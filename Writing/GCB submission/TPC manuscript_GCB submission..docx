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1E6B8" w14:textId="6FC6B4DB" w:rsidR="002B3E95" w:rsidRPr="00391A35" w:rsidRDefault="00A82847" w:rsidP="001B3FA5">
      <w:pPr>
        <w:spacing w:line="480" w:lineRule="auto"/>
        <w:rPr>
          <w:rFonts w:ascii="Arial" w:hAnsi="Arial" w:cs="Arial"/>
          <w:b/>
          <w:bCs/>
        </w:rPr>
      </w:pPr>
      <w:r w:rsidRPr="00391A35">
        <w:rPr>
          <w:rFonts w:ascii="Arial" w:hAnsi="Arial" w:cs="Arial"/>
          <w:b/>
          <w:bCs/>
        </w:rPr>
        <w:t xml:space="preserve">Factors determining </w:t>
      </w:r>
      <w:r w:rsidR="00661B3E" w:rsidRPr="00391A35">
        <w:rPr>
          <w:rFonts w:ascii="Arial" w:hAnsi="Arial" w:cs="Arial"/>
          <w:b/>
          <w:bCs/>
        </w:rPr>
        <w:t xml:space="preserve">distributions of rainforest </w:t>
      </w:r>
      <w:r w:rsidR="00661B3E" w:rsidRPr="00391A35">
        <w:rPr>
          <w:rFonts w:ascii="Arial" w:hAnsi="Arial" w:cs="Arial"/>
          <w:b/>
          <w:bCs/>
          <w:i/>
          <w:iCs/>
        </w:rPr>
        <w:t>Drosophila</w:t>
      </w:r>
      <w:r w:rsidR="00661B3E" w:rsidRPr="00391A35">
        <w:rPr>
          <w:rFonts w:ascii="Arial" w:hAnsi="Arial" w:cs="Arial"/>
          <w:b/>
          <w:bCs/>
        </w:rPr>
        <w:t xml:space="preserve"> shift</w:t>
      </w:r>
      <w:r w:rsidR="00CE5F0E" w:rsidRPr="00391A35">
        <w:rPr>
          <w:rFonts w:ascii="Arial" w:hAnsi="Arial" w:cs="Arial"/>
          <w:b/>
          <w:bCs/>
        </w:rPr>
        <w:t xml:space="preserve"> from</w:t>
      </w:r>
      <w:r w:rsidR="00661B3E" w:rsidRPr="00391A35">
        <w:rPr>
          <w:rFonts w:ascii="Arial" w:hAnsi="Arial" w:cs="Arial"/>
          <w:b/>
          <w:bCs/>
        </w:rPr>
        <w:t xml:space="preserve"> interspecific competition</w:t>
      </w:r>
      <w:r w:rsidR="00A912E8">
        <w:rPr>
          <w:rFonts w:ascii="Arial" w:hAnsi="Arial" w:cs="Arial"/>
          <w:b/>
          <w:bCs/>
        </w:rPr>
        <w:t xml:space="preserve"> to high temperature</w:t>
      </w:r>
      <w:r w:rsidR="00416CAE" w:rsidRPr="00391A35">
        <w:rPr>
          <w:rFonts w:ascii="Arial" w:hAnsi="Arial" w:cs="Arial"/>
          <w:b/>
          <w:bCs/>
        </w:rPr>
        <w:t xml:space="preserve"> </w:t>
      </w:r>
      <w:r w:rsidR="00DA6D41" w:rsidRPr="00391A35">
        <w:rPr>
          <w:rFonts w:ascii="Arial" w:hAnsi="Arial" w:cs="Arial"/>
          <w:b/>
          <w:bCs/>
        </w:rPr>
        <w:t xml:space="preserve">with </w:t>
      </w:r>
      <w:r w:rsidR="00A912E8">
        <w:rPr>
          <w:rFonts w:ascii="Arial" w:hAnsi="Arial" w:cs="Arial"/>
          <w:b/>
          <w:bCs/>
        </w:rPr>
        <w:t>de</w:t>
      </w:r>
      <w:r w:rsidR="0027048F">
        <w:rPr>
          <w:rFonts w:ascii="Arial" w:hAnsi="Arial" w:cs="Arial"/>
          <w:b/>
          <w:bCs/>
        </w:rPr>
        <w:t>creasing</w:t>
      </w:r>
      <w:r w:rsidR="00661B3E" w:rsidRPr="00391A35">
        <w:rPr>
          <w:rFonts w:ascii="Arial" w:hAnsi="Arial" w:cs="Arial"/>
          <w:b/>
          <w:bCs/>
        </w:rPr>
        <w:t xml:space="preserve"> elevation</w:t>
      </w:r>
    </w:p>
    <w:p w14:paraId="11CF18F2" w14:textId="77777777" w:rsidR="00A4527B" w:rsidRPr="00391A35" w:rsidRDefault="00A4527B" w:rsidP="001B3FA5">
      <w:pPr>
        <w:spacing w:line="480" w:lineRule="auto"/>
        <w:rPr>
          <w:rFonts w:ascii="Arial" w:hAnsi="Arial" w:cs="Arial"/>
          <w:b/>
          <w:bCs/>
        </w:rPr>
      </w:pPr>
    </w:p>
    <w:p w14:paraId="561F1C9B" w14:textId="17BC10C1" w:rsidR="003421EC" w:rsidRPr="00391A35" w:rsidRDefault="00C23E58" w:rsidP="001B3FA5">
      <w:pPr>
        <w:spacing w:line="480" w:lineRule="auto"/>
        <w:rPr>
          <w:rFonts w:ascii="Arial" w:hAnsi="Arial" w:cs="Arial"/>
        </w:rPr>
      </w:pPr>
      <w:r w:rsidRPr="00391A35">
        <w:rPr>
          <w:rFonts w:ascii="Arial" w:hAnsi="Arial" w:cs="Arial"/>
          <w:b/>
          <w:bCs/>
        </w:rPr>
        <w:t xml:space="preserve">Running title: </w:t>
      </w:r>
      <w:r w:rsidR="005E3223" w:rsidRPr="00391A35">
        <w:rPr>
          <w:rFonts w:ascii="Arial" w:hAnsi="Arial" w:cs="Arial"/>
        </w:rPr>
        <w:t xml:space="preserve">Biotic and abiotic </w:t>
      </w:r>
      <w:r w:rsidR="00A82530" w:rsidRPr="00391A35">
        <w:rPr>
          <w:rFonts w:ascii="Arial" w:hAnsi="Arial" w:cs="Arial"/>
        </w:rPr>
        <w:t>effects on</w:t>
      </w:r>
      <w:r w:rsidR="00235E6A" w:rsidRPr="00391A35">
        <w:rPr>
          <w:rFonts w:ascii="Arial" w:hAnsi="Arial" w:cs="Arial"/>
        </w:rPr>
        <w:t xml:space="preserve"> distributions</w:t>
      </w:r>
    </w:p>
    <w:p w14:paraId="35314CA5" w14:textId="77777777" w:rsidR="00EF6334" w:rsidRPr="00391A35" w:rsidRDefault="00EF6334" w:rsidP="001B3FA5">
      <w:pPr>
        <w:spacing w:line="480" w:lineRule="auto"/>
        <w:rPr>
          <w:rFonts w:ascii="Arial" w:hAnsi="Arial" w:cs="Arial"/>
          <w:b/>
          <w:bCs/>
        </w:rPr>
      </w:pPr>
    </w:p>
    <w:p w14:paraId="1519C0A8" w14:textId="76EFFEA0" w:rsidR="00E23278" w:rsidRPr="00391A35" w:rsidRDefault="00502714" w:rsidP="001B3FA5">
      <w:pPr>
        <w:spacing w:line="480" w:lineRule="auto"/>
        <w:rPr>
          <w:rFonts w:ascii="Arial" w:hAnsi="Arial" w:cs="Arial"/>
        </w:rPr>
      </w:pPr>
      <w:r w:rsidRPr="00391A35">
        <w:rPr>
          <w:rFonts w:ascii="Arial" w:hAnsi="Arial" w:cs="Arial"/>
          <w:b/>
          <w:bCs/>
        </w:rPr>
        <w:t>Authors</w:t>
      </w:r>
      <w:r w:rsidRPr="00391A35">
        <w:rPr>
          <w:rFonts w:ascii="Arial" w:hAnsi="Arial" w:cs="Arial"/>
        </w:rPr>
        <w:t>:</w:t>
      </w:r>
    </w:p>
    <w:p w14:paraId="371C53AD" w14:textId="1739C94B" w:rsidR="00A61E10" w:rsidRPr="00391A35" w:rsidRDefault="00502714" w:rsidP="001B3FA5">
      <w:pPr>
        <w:spacing w:line="480" w:lineRule="auto"/>
        <w:rPr>
          <w:rFonts w:ascii="Arial" w:hAnsi="Arial" w:cs="Arial"/>
        </w:rPr>
      </w:pPr>
      <w:proofErr w:type="spellStart"/>
      <w:r w:rsidRPr="00391A35">
        <w:rPr>
          <w:rFonts w:ascii="Arial" w:hAnsi="Arial" w:cs="Arial"/>
        </w:rPr>
        <w:t>Jinlin</w:t>
      </w:r>
      <w:proofErr w:type="spellEnd"/>
      <w:r w:rsidRPr="00391A35">
        <w:rPr>
          <w:rFonts w:ascii="Arial" w:hAnsi="Arial" w:cs="Arial"/>
        </w:rPr>
        <w:t xml:space="preserve"> Chen</w:t>
      </w:r>
      <w:r w:rsidR="00E23278" w:rsidRPr="00391A35">
        <w:rPr>
          <w:rFonts w:ascii="Arial" w:hAnsi="Arial" w:cs="Arial"/>
          <w:vertAlign w:val="superscript"/>
        </w:rPr>
        <w:t>1</w:t>
      </w:r>
      <w:r w:rsidR="00AD4F61" w:rsidRPr="00391A35">
        <w:rPr>
          <w:rFonts w:ascii="Arial" w:hAnsi="Arial" w:cs="Arial"/>
          <w:vertAlign w:val="superscript"/>
        </w:rPr>
        <w:t>*</w:t>
      </w:r>
      <w:r w:rsidR="00E23278" w:rsidRPr="00391A35">
        <w:rPr>
          <w:rFonts w:ascii="Arial" w:hAnsi="Arial" w:cs="Arial"/>
        </w:rPr>
        <w:t xml:space="preserve"> </w:t>
      </w:r>
    </w:p>
    <w:p w14:paraId="1D7D4497" w14:textId="6E38B87E" w:rsidR="00E23278" w:rsidRPr="00391A35" w:rsidRDefault="00A61E10" w:rsidP="001B3FA5">
      <w:pPr>
        <w:spacing w:line="480" w:lineRule="auto"/>
        <w:ind w:firstLine="720"/>
        <w:rPr>
          <w:rStyle w:val="orcid-id-https"/>
          <w:rFonts w:ascii="Arial" w:hAnsi="Arial" w:cs="Arial"/>
        </w:rPr>
      </w:pPr>
      <w:r w:rsidRPr="00391A35">
        <w:rPr>
          <w:rFonts w:ascii="Arial" w:hAnsi="Arial" w:cs="Arial"/>
        </w:rPr>
        <w:t xml:space="preserve">ORCID number: </w:t>
      </w:r>
      <w:r w:rsidR="00E23278" w:rsidRPr="00391A35">
        <w:rPr>
          <w:rStyle w:val="orcid-id-https"/>
          <w:rFonts w:ascii="Arial" w:hAnsi="Arial" w:cs="Arial"/>
        </w:rPr>
        <w:t>0000-0002-</w:t>
      </w:r>
      <w:r w:rsidR="00166CBB" w:rsidRPr="00391A35">
        <w:rPr>
          <w:rStyle w:val="orcid-id-https"/>
          <w:rFonts w:ascii="Arial" w:hAnsi="Arial" w:cs="Arial"/>
        </w:rPr>
        <w:t>8435</w:t>
      </w:r>
      <w:r w:rsidR="00E23278" w:rsidRPr="00391A35">
        <w:rPr>
          <w:rStyle w:val="orcid-id-https"/>
          <w:rFonts w:ascii="Arial" w:hAnsi="Arial" w:cs="Arial"/>
        </w:rPr>
        <w:t>-</w:t>
      </w:r>
      <w:r w:rsidR="005E4C32" w:rsidRPr="00391A35">
        <w:rPr>
          <w:rStyle w:val="orcid-id-https"/>
          <w:rFonts w:ascii="Arial" w:hAnsi="Arial" w:cs="Arial"/>
        </w:rPr>
        <w:t>0897</w:t>
      </w:r>
    </w:p>
    <w:p w14:paraId="420E8C99" w14:textId="31D7C220" w:rsidR="00A61E10" w:rsidRPr="00391A35" w:rsidRDefault="00A61E10" w:rsidP="001B3FA5">
      <w:pPr>
        <w:spacing w:line="480" w:lineRule="auto"/>
        <w:ind w:firstLine="720"/>
        <w:rPr>
          <w:rFonts w:ascii="Arial" w:hAnsi="Arial" w:cs="Arial"/>
        </w:rPr>
      </w:pPr>
      <w:r w:rsidRPr="00391A35">
        <w:rPr>
          <w:rStyle w:val="orcid-id-https"/>
          <w:rFonts w:ascii="Arial" w:hAnsi="Arial" w:cs="Arial"/>
        </w:rPr>
        <w:t>Email: chen.jin.lin@hotmail.com</w:t>
      </w:r>
    </w:p>
    <w:p w14:paraId="66FCA65C" w14:textId="37C3FDC2" w:rsidR="00A61E10" w:rsidRPr="00391A35" w:rsidRDefault="00502714" w:rsidP="001B3FA5">
      <w:pPr>
        <w:spacing w:line="480" w:lineRule="auto"/>
        <w:rPr>
          <w:rFonts w:ascii="Arial" w:hAnsi="Arial" w:cs="Arial"/>
        </w:rPr>
      </w:pPr>
      <w:r w:rsidRPr="00391A35">
        <w:rPr>
          <w:rFonts w:ascii="Arial" w:hAnsi="Arial" w:cs="Arial"/>
        </w:rPr>
        <w:t>Owen T. Lewis</w:t>
      </w:r>
      <w:r w:rsidR="00E23278" w:rsidRPr="00391A35">
        <w:rPr>
          <w:rFonts w:ascii="Arial" w:hAnsi="Arial" w:cs="Arial"/>
          <w:vertAlign w:val="superscript"/>
        </w:rPr>
        <w:t>1</w:t>
      </w:r>
      <w:r w:rsidR="00251DC0" w:rsidRPr="00391A35">
        <w:rPr>
          <w:rFonts w:ascii="Arial" w:hAnsi="Arial" w:cs="Arial"/>
          <w:vertAlign w:val="superscript"/>
        </w:rPr>
        <w:t>*</w:t>
      </w:r>
      <w:r w:rsidR="00E23278" w:rsidRPr="00391A35">
        <w:rPr>
          <w:rFonts w:ascii="Arial" w:hAnsi="Arial" w:cs="Arial"/>
        </w:rPr>
        <w:t xml:space="preserve"> </w:t>
      </w:r>
    </w:p>
    <w:p w14:paraId="412D738F" w14:textId="2134124A" w:rsidR="009C6601" w:rsidRPr="00391A35" w:rsidRDefault="00A61E10" w:rsidP="001B3FA5">
      <w:pPr>
        <w:spacing w:line="480" w:lineRule="auto"/>
        <w:ind w:left="720"/>
        <w:rPr>
          <w:rFonts w:ascii="Arial" w:hAnsi="Arial" w:cs="Arial"/>
        </w:rPr>
      </w:pPr>
      <w:r w:rsidRPr="00391A35">
        <w:rPr>
          <w:rFonts w:ascii="Arial" w:hAnsi="Arial" w:cs="Arial"/>
        </w:rPr>
        <w:t xml:space="preserve">ORCID number: </w:t>
      </w:r>
      <w:r w:rsidR="00E23278" w:rsidRPr="00391A35">
        <w:rPr>
          <w:rFonts w:ascii="Arial" w:hAnsi="Arial" w:cs="Arial"/>
        </w:rPr>
        <w:t>0000-0001-7935-6111</w:t>
      </w:r>
    </w:p>
    <w:p w14:paraId="65AE6344" w14:textId="5F66664F" w:rsidR="00A61E10" w:rsidRPr="00391A35" w:rsidRDefault="00A61E10" w:rsidP="001B3FA5">
      <w:pPr>
        <w:spacing w:line="480" w:lineRule="auto"/>
        <w:ind w:left="720"/>
        <w:rPr>
          <w:rFonts w:ascii="Arial" w:hAnsi="Arial" w:cs="Arial"/>
        </w:rPr>
      </w:pPr>
      <w:r w:rsidRPr="00391A35">
        <w:rPr>
          <w:rFonts w:ascii="Arial" w:hAnsi="Arial" w:cs="Arial"/>
        </w:rPr>
        <w:t xml:space="preserve">Email: </w:t>
      </w:r>
      <w:r w:rsidR="00C34ABE" w:rsidRPr="00391A35">
        <w:rPr>
          <w:rFonts w:ascii="Arial" w:hAnsi="Arial" w:cs="Arial"/>
        </w:rPr>
        <w:t>owen.lewis@zoo.ox.ac.uk</w:t>
      </w:r>
    </w:p>
    <w:p w14:paraId="56A755BB" w14:textId="11D1E3E2" w:rsidR="00E23278" w:rsidRPr="00391A35" w:rsidRDefault="00E23278" w:rsidP="001B3FA5">
      <w:pPr>
        <w:pStyle w:val="ListParagraph"/>
        <w:numPr>
          <w:ilvl w:val="0"/>
          <w:numId w:val="19"/>
        </w:numPr>
        <w:spacing w:line="480" w:lineRule="auto"/>
        <w:rPr>
          <w:rFonts w:ascii="Arial" w:hAnsi="Arial" w:cs="Arial"/>
        </w:rPr>
      </w:pPr>
      <w:r w:rsidRPr="00391A35">
        <w:rPr>
          <w:rFonts w:ascii="Arial" w:hAnsi="Arial" w:cs="Arial"/>
        </w:rPr>
        <w:t>Department of Zoology, University of Oxford</w:t>
      </w:r>
    </w:p>
    <w:p w14:paraId="3C201FA8" w14:textId="1F30FF05" w:rsidR="0038101D" w:rsidRPr="00391A35" w:rsidRDefault="0038101D" w:rsidP="001B3FA5">
      <w:pPr>
        <w:spacing w:line="480" w:lineRule="auto"/>
        <w:ind w:left="360"/>
        <w:rPr>
          <w:rFonts w:ascii="Arial" w:hAnsi="Arial" w:cs="Arial"/>
        </w:rPr>
      </w:pPr>
      <w:r w:rsidRPr="00391A35">
        <w:rPr>
          <w:rFonts w:ascii="Arial" w:hAnsi="Arial" w:cs="Arial"/>
        </w:rPr>
        <w:t>*</w:t>
      </w:r>
      <w:r w:rsidR="00251DC0" w:rsidRPr="00391A35">
        <w:rPr>
          <w:rFonts w:ascii="Arial" w:hAnsi="Arial" w:cs="Arial"/>
        </w:rPr>
        <w:t>Co-c</w:t>
      </w:r>
      <w:r w:rsidRPr="00391A35">
        <w:rPr>
          <w:rFonts w:ascii="Arial" w:hAnsi="Arial" w:cs="Arial"/>
        </w:rPr>
        <w:t>orrespond</w:t>
      </w:r>
      <w:r w:rsidR="00251DC0" w:rsidRPr="00391A35">
        <w:rPr>
          <w:rFonts w:ascii="Arial" w:hAnsi="Arial" w:cs="Arial"/>
        </w:rPr>
        <w:t>ing authors</w:t>
      </w:r>
    </w:p>
    <w:p w14:paraId="67A96933" w14:textId="77777777" w:rsidR="00174930" w:rsidRPr="00391A35" w:rsidRDefault="00174930" w:rsidP="001B3FA5">
      <w:pPr>
        <w:spacing w:line="480" w:lineRule="auto"/>
        <w:rPr>
          <w:rFonts w:ascii="Arial" w:hAnsi="Arial" w:cs="Arial"/>
        </w:rPr>
      </w:pPr>
    </w:p>
    <w:p w14:paraId="62E2E413" w14:textId="072B6D2E" w:rsidR="006F7D5C" w:rsidRPr="00391A35" w:rsidRDefault="00DC5A0D" w:rsidP="001B3FA5">
      <w:pPr>
        <w:spacing w:line="480" w:lineRule="auto"/>
        <w:rPr>
          <w:rFonts w:ascii="Arial" w:hAnsi="Arial" w:cs="Arial"/>
        </w:rPr>
      </w:pPr>
      <w:r w:rsidRPr="00391A35">
        <w:rPr>
          <w:rFonts w:ascii="Arial" w:hAnsi="Arial" w:cs="Arial"/>
          <w:b/>
          <w:bCs/>
        </w:rPr>
        <w:t>Author Contributions</w:t>
      </w:r>
      <w:r w:rsidRPr="00391A35">
        <w:rPr>
          <w:rFonts w:ascii="Arial" w:hAnsi="Arial" w:cs="Arial"/>
        </w:rPr>
        <w:t>:</w:t>
      </w:r>
    </w:p>
    <w:p w14:paraId="29A61B00" w14:textId="4EDD807B" w:rsidR="006C154E" w:rsidRPr="00391A35" w:rsidRDefault="00DC5A0D" w:rsidP="001B3FA5">
      <w:pPr>
        <w:spacing w:line="480" w:lineRule="auto"/>
        <w:ind w:firstLine="720"/>
        <w:rPr>
          <w:rFonts w:ascii="Arial" w:hAnsi="Arial" w:cs="Arial"/>
        </w:rPr>
      </w:pPr>
      <w:r w:rsidRPr="00391A35">
        <w:rPr>
          <w:rFonts w:ascii="Arial" w:hAnsi="Arial" w:cs="Arial"/>
        </w:rPr>
        <w:t>JC and OTL both contributed to the development of ideas. JC designed and conducted the experimental work. JC analy</w:t>
      </w:r>
      <w:r w:rsidR="0061167D">
        <w:rPr>
          <w:rFonts w:ascii="Arial" w:hAnsi="Arial" w:cs="Arial"/>
        </w:rPr>
        <w:t>s</w:t>
      </w:r>
      <w:r w:rsidRPr="00391A35">
        <w:rPr>
          <w:rFonts w:ascii="Arial" w:hAnsi="Arial" w:cs="Arial"/>
        </w:rPr>
        <w:t>ed the results and led the writing of the manuscript. OTL contributed to the writing.</w:t>
      </w:r>
    </w:p>
    <w:p w14:paraId="333498B3" w14:textId="77777777" w:rsidR="006F7D5C" w:rsidRPr="00391A35" w:rsidRDefault="006F7D5C" w:rsidP="001B3FA5">
      <w:pPr>
        <w:spacing w:line="480" w:lineRule="auto"/>
        <w:rPr>
          <w:rFonts w:ascii="Arial" w:hAnsi="Arial" w:cs="Arial"/>
        </w:rPr>
      </w:pPr>
    </w:p>
    <w:p w14:paraId="17E0FCED" w14:textId="5EC97F4C" w:rsidR="006F7D5C" w:rsidRPr="00391A35" w:rsidRDefault="00174930" w:rsidP="001B3FA5">
      <w:pPr>
        <w:spacing w:line="480" w:lineRule="auto"/>
        <w:rPr>
          <w:rFonts w:ascii="Arial" w:hAnsi="Arial" w:cs="Arial"/>
        </w:rPr>
      </w:pPr>
      <w:r w:rsidRPr="00391A35">
        <w:rPr>
          <w:rFonts w:ascii="Arial" w:hAnsi="Arial" w:cs="Arial"/>
          <w:b/>
          <w:bCs/>
        </w:rPr>
        <w:t>Funding</w:t>
      </w:r>
      <w:r w:rsidRPr="00391A35">
        <w:rPr>
          <w:rFonts w:ascii="Arial" w:hAnsi="Arial" w:cs="Arial"/>
        </w:rPr>
        <w:t>:</w:t>
      </w:r>
    </w:p>
    <w:p w14:paraId="77DECD9E" w14:textId="4CDAE5BD" w:rsidR="00174930" w:rsidRPr="00391A35" w:rsidRDefault="00450B10" w:rsidP="001B3FA5">
      <w:pPr>
        <w:spacing w:line="480" w:lineRule="auto"/>
        <w:ind w:firstLine="720"/>
        <w:rPr>
          <w:rFonts w:ascii="Arial" w:hAnsi="Arial" w:cs="Arial"/>
        </w:rPr>
      </w:pPr>
      <w:r w:rsidRPr="00391A35">
        <w:rPr>
          <w:rFonts w:ascii="Arial" w:hAnsi="Arial" w:cs="Arial"/>
        </w:rPr>
        <w:t xml:space="preserve">This </w:t>
      </w:r>
      <w:r w:rsidR="00174930" w:rsidRPr="00391A35">
        <w:rPr>
          <w:rFonts w:ascii="Arial" w:hAnsi="Arial" w:cs="Arial"/>
        </w:rPr>
        <w:t xml:space="preserve">work was supported by NERC grant NE/N010221/1 to OTL and </w:t>
      </w:r>
      <w:r w:rsidR="00FB3BA8" w:rsidRPr="00391A35">
        <w:rPr>
          <w:rFonts w:ascii="Arial" w:hAnsi="Arial" w:cs="Arial"/>
        </w:rPr>
        <w:t xml:space="preserve">a </w:t>
      </w:r>
      <w:r w:rsidR="00174930" w:rsidRPr="00391A35">
        <w:rPr>
          <w:rFonts w:ascii="Arial" w:hAnsi="Arial" w:cs="Arial"/>
        </w:rPr>
        <w:t>tuition grant from the China Scholarship Council to JC.</w:t>
      </w:r>
    </w:p>
    <w:p w14:paraId="53079D30" w14:textId="63CD4996" w:rsidR="006F7D5C" w:rsidRPr="00391A35" w:rsidRDefault="006F7D5C" w:rsidP="001B3FA5">
      <w:pPr>
        <w:spacing w:line="480" w:lineRule="auto"/>
        <w:rPr>
          <w:rFonts w:ascii="Arial" w:hAnsi="Arial" w:cs="Arial"/>
        </w:rPr>
      </w:pPr>
    </w:p>
    <w:p w14:paraId="199B5C14" w14:textId="5505269E" w:rsidR="006F7EC4" w:rsidRPr="00391A35" w:rsidRDefault="00E84D24" w:rsidP="001B3FA5">
      <w:pPr>
        <w:spacing w:line="480" w:lineRule="auto"/>
        <w:rPr>
          <w:rFonts w:ascii="Arial" w:hAnsi="Arial" w:cs="Arial"/>
        </w:rPr>
      </w:pPr>
      <w:r w:rsidRPr="00391A35">
        <w:rPr>
          <w:rFonts w:ascii="Arial" w:hAnsi="Arial" w:cs="Arial"/>
          <w:b/>
          <w:bCs/>
        </w:rPr>
        <w:t>Conflict of Interest</w:t>
      </w:r>
      <w:r w:rsidR="006F7EC4" w:rsidRPr="00391A35">
        <w:rPr>
          <w:rFonts w:ascii="Arial" w:hAnsi="Arial" w:cs="Arial"/>
        </w:rPr>
        <w:t>:</w:t>
      </w:r>
    </w:p>
    <w:p w14:paraId="558CF07C" w14:textId="7956D5D3" w:rsidR="006F7EC4" w:rsidRPr="00391A35" w:rsidRDefault="006F7EC4" w:rsidP="001B3FA5">
      <w:pPr>
        <w:spacing w:line="480" w:lineRule="auto"/>
        <w:rPr>
          <w:rFonts w:ascii="Arial" w:hAnsi="Arial" w:cs="Arial"/>
        </w:rPr>
      </w:pPr>
      <w:r w:rsidRPr="00391A35">
        <w:rPr>
          <w:rFonts w:ascii="Arial" w:hAnsi="Arial" w:cs="Arial"/>
        </w:rPr>
        <w:lastRenderedPageBreak/>
        <w:tab/>
        <w:t>There is no conflict of interest to dec</w:t>
      </w:r>
      <w:r w:rsidR="00E84D24" w:rsidRPr="00391A35">
        <w:rPr>
          <w:rFonts w:ascii="Arial" w:hAnsi="Arial" w:cs="Arial"/>
        </w:rPr>
        <w:t>lare.</w:t>
      </w:r>
    </w:p>
    <w:p w14:paraId="380BEAAA" w14:textId="4CAD441A" w:rsidR="0084378D" w:rsidRPr="00391A35" w:rsidRDefault="0084378D" w:rsidP="001B3FA5">
      <w:pPr>
        <w:spacing w:line="480" w:lineRule="auto"/>
        <w:rPr>
          <w:rFonts w:ascii="Arial" w:hAnsi="Arial" w:cs="Arial"/>
        </w:rPr>
      </w:pPr>
    </w:p>
    <w:p w14:paraId="2E1A8591" w14:textId="487386F8" w:rsidR="0084378D" w:rsidRPr="00391A35" w:rsidRDefault="0084378D" w:rsidP="001B3FA5">
      <w:pPr>
        <w:spacing w:line="480" w:lineRule="auto"/>
        <w:rPr>
          <w:rFonts w:ascii="Arial" w:hAnsi="Arial" w:cs="Arial"/>
          <w:b/>
          <w:bCs/>
        </w:rPr>
      </w:pPr>
      <w:r w:rsidRPr="00391A35">
        <w:rPr>
          <w:rFonts w:ascii="Arial" w:hAnsi="Arial" w:cs="Arial"/>
          <w:b/>
          <w:bCs/>
        </w:rPr>
        <w:t>Data Accessibility:</w:t>
      </w:r>
    </w:p>
    <w:p w14:paraId="130DB203" w14:textId="79EF10B6" w:rsidR="0084378D" w:rsidRPr="00391A35" w:rsidRDefault="0084378D" w:rsidP="001B3FA5">
      <w:pPr>
        <w:spacing w:line="480" w:lineRule="auto"/>
        <w:rPr>
          <w:rFonts w:ascii="Arial" w:hAnsi="Arial" w:cs="Arial"/>
        </w:rPr>
      </w:pPr>
      <w:r w:rsidRPr="00391A35">
        <w:rPr>
          <w:rFonts w:ascii="Arial" w:hAnsi="Arial" w:cs="Arial"/>
        </w:rPr>
        <w:t xml:space="preserve">All original data are achieved on </w:t>
      </w:r>
      <w:proofErr w:type="spellStart"/>
      <w:r w:rsidRPr="00391A35">
        <w:rPr>
          <w:rFonts w:ascii="Arial" w:hAnsi="Arial" w:cs="Arial"/>
        </w:rPr>
        <w:t>Zenedo</w:t>
      </w:r>
      <w:proofErr w:type="spellEnd"/>
      <w:r w:rsidRPr="00391A35">
        <w:rPr>
          <w:rFonts w:ascii="Arial" w:hAnsi="Arial" w:cs="Arial"/>
        </w:rPr>
        <w:t xml:space="preserve"> (10.5281/zenodo.6400611) and code of analysis are available on GitHub (</w:t>
      </w:r>
      <w:hyperlink r:id="rId8" w:history="1">
        <w:r w:rsidRPr="00391A35">
          <w:rPr>
            <w:rStyle w:val="Hyperlink"/>
            <w:rFonts w:ascii="Arial" w:hAnsi="Arial" w:cs="Arial"/>
          </w:rPr>
          <w:t>https://github.com/Jinlinc/DistributionRegulators.git</w:t>
        </w:r>
      </w:hyperlink>
      <w:r w:rsidRPr="00391A35">
        <w:rPr>
          <w:rFonts w:ascii="Arial" w:hAnsi="Arial" w:cs="Arial"/>
        </w:rPr>
        <w:t>).</w:t>
      </w:r>
    </w:p>
    <w:p w14:paraId="1182A04E" w14:textId="77777777" w:rsidR="00553A46" w:rsidRPr="00391A35" w:rsidRDefault="00553A46" w:rsidP="00553A46">
      <w:pPr>
        <w:spacing w:line="480" w:lineRule="auto"/>
        <w:rPr>
          <w:rFonts w:ascii="Arial" w:hAnsi="Arial" w:cs="Arial"/>
          <w:b/>
          <w:bCs/>
        </w:rPr>
      </w:pPr>
    </w:p>
    <w:p w14:paraId="30189181" w14:textId="2AD6E7AD" w:rsidR="00553A46" w:rsidRPr="00391A35" w:rsidRDefault="00553A46" w:rsidP="00553A46">
      <w:pPr>
        <w:spacing w:line="480" w:lineRule="auto"/>
        <w:rPr>
          <w:rFonts w:ascii="Arial" w:hAnsi="Arial" w:cs="Arial"/>
        </w:rPr>
      </w:pPr>
      <w:r w:rsidRPr="00391A35">
        <w:rPr>
          <w:rFonts w:ascii="Arial" w:hAnsi="Arial" w:cs="Arial"/>
          <w:b/>
          <w:bCs/>
        </w:rPr>
        <w:t>Acknowledgements</w:t>
      </w:r>
      <w:r w:rsidRPr="00391A35">
        <w:rPr>
          <w:rFonts w:ascii="Arial" w:hAnsi="Arial" w:cs="Arial"/>
        </w:rPr>
        <w:t>:</w:t>
      </w:r>
    </w:p>
    <w:p w14:paraId="3992C7ED" w14:textId="34A16DCB" w:rsidR="00553A46" w:rsidRPr="00391A35" w:rsidRDefault="00553A46" w:rsidP="00553A46">
      <w:pPr>
        <w:spacing w:line="480" w:lineRule="auto"/>
        <w:ind w:firstLine="720"/>
        <w:rPr>
          <w:rFonts w:ascii="Arial" w:hAnsi="Arial" w:cs="Arial"/>
        </w:rPr>
      </w:pPr>
      <w:r w:rsidRPr="00391A35">
        <w:rPr>
          <w:rFonts w:ascii="Arial" w:hAnsi="Arial" w:cs="Arial"/>
        </w:rPr>
        <w:t xml:space="preserve">We thank the laboratories of Jan </w:t>
      </w:r>
      <w:proofErr w:type="spellStart"/>
      <w:r w:rsidRPr="00391A35">
        <w:rPr>
          <w:rFonts w:ascii="Arial" w:hAnsi="Arial" w:cs="Arial"/>
        </w:rPr>
        <w:t>Hrček</w:t>
      </w:r>
      <w:proofErr w:type="spellEnd"/>
      <w:r w:rsidRPr="00391A35">
        <w:rPr>
          <w:rFonts w:ascii="Arial" w:hAnsi="Arial" w:cs="Arial"/>
        </w:rPr>
        <w:t xml:space="preserve"> (Czech Academy of Sciences) and Megan </w:t>
      </w:r>
      <w:proofErr w:type="spellStart"/>
      <w:r w:rsidRPr="00391A35">
        <w:rPr>
          <w:rFonts w:ascii="Arial" w:hAnsi="Arial" w:cs="Arial"/>
        </w:rPr>
        <w:t>Higgie</w:t>
      </w:r>
      <w:proofErr w:type="spellEnd"/>
      <w:r w:rsidRPr="00391A35">
        <w:rPr>
          <w:rFonts w:ascii="Arial" w:hAnsi="Arial" w:cs="Arial"/>
        </w:rPr>
        <w:t xml:space="preserve"> (James Cook University, Townsville) for their assistance in establishing </w:t>
      </w:r>
      <w:r w:rsidRPr="00391A35">
        <w:rPr>
          <w:rFonts w:ascii="Arial" w:hAnsi="Arial" w:cs="Arial"/>
          <w:i/>
          <w:iCs/>
        </w:rPr>
        <w:t>Drosophila</w:t>
      </w:r>
      <w:r w:rsidRPr="00391A35">
        <w:rPr>
          <w:rFonts w:ascii="Arial" w:hAnsi="Arial" w:cs="Arial"/>
        </w:rPr>
        <w:t xml:space="preserve"> laboratory cultures. Jan </w:t>
      </w:r>
      <w:proofErr w:type="spellStart"/>
      <w:r w:rsidRPr="00391A35">
        <w:rPr>
          <w:rFonts w:ascii="Arial" w:hAnsi="Arial" w:cs="Arial"/>
        </w:rPr>
        <w:t>Hrček</w:t>
      </w:r>
      <w:proofErr w:type="spellEnd"/>
      <w:r w:rsidRPr="00391A35">
        <w:rPr>
          <w:rFonts w:ascii="Arial" w:hAnsi="Arial" w:cs="Arial"/>
        </w:rPr>
        <w:t xml:space="preserve">, Chia-Hua Lue, Nick </w:t>
      </w:r>
      <w:proofErr w:type="spellStart"/>
      <w:r w:rsidRPr="00391A35">
        <w:rPr>
          <w:rFonts w:ascii="Arial" w:hAnsi="Arial" w:cs="Arial"/>
        </w:rPr>
        <w:t>Pardikes</w:t>
      </w:r>
      <w:proofErr w:type="spellEnd"/>
      <w:r w:rsidRPr="00391A35">
        <w:rPr>
          <w:rFonts w:ascii="Arial" w:hAnsi="Arial" w:cs="Arial"/>
        </w:rPr>
        <w:t xml:space="preserve">, </w:t>
      </w:r>
      <w:proofErr w:type="spellStart"/>
      <w:r w:rsidRPr="00391A35">
        <w:rPr>
          <w:rFonts w:ascii="Arial" w:hAnsi="Arial" w:cs="Arial"/>
        </w:rPr>
        <w:t>Mélanie</w:t>
      </w:r>
      <w:proofErr w:type="spellEnd"/>
      <w:r w:rsidRPr="00391A35">
        <w:rPr>
          <w:rFonts w:ascii="Arial" w:hAnsi="Arial" w:cs="Arial"/>
        </w:rPr>
        <w:t xml:space="preserve"> Thierry and the Oxford Fly group provided valuable advice and shared facilities. We thank Chris Terry, </w:t>
      </w:r>
      <w:proofErr w:type="spellStart"/>
      <w:r w:rsidRPr="00391A35">
        <w:rPr>
          <w:rFonts w:ascii="Arial" w:hAnsi="Arial" w:cs="Arial"/>
        </w:rPr>
        <w:t>Mélanie</w:t>
      </w:r>
      <w:proofErr w:type="spellEnd"/>
      <w:r w:rsidRPr="00391A35">
        <w:rPr>
          <w:rFonts w:ascii="Arial" w:hAnsi="Arial" w:cs="Arial"/>
        </w:rPr>
        <w:t xml:space="preserve"> Thierry,</w:t>
      </w:r>
      <w:r w:rsidR="0061167D">
        <w:rPr>
          <w:rFonts w:ascii="Arial" w:hAnsi="Arial" w:cs="Arial"/>
        </w:rPr>
        <w:t xml:space="preserve"> </w:t>
      </w:r>
      <w:r w:rsidR="0061167D" w:rsidRPr="00391A35">
        <w:rPr>
          <w:rFonts w:ascii="Arial" w:hAnsi="Arial" w:cs="Arial"/>
        </w:rPr>
        <w:t>Eleanor O’Brien</w:t>
      </w:r>
      <w:r w:rsidR="0061167D">
        <w:rPr>
          <w:rFonts w:ascii="Arial" w:hAnsi="Arial" w:cs="Arial"/>
        </w:rPr>
        <w:t>,</w:t>
      </w:r>
      <w:r w:rsidRPr="00391A35">
        <w:rPr>
          <w:rFonts w:ascii="Arial" w:hAnsi="Arial" w:cs="Arial"/>
        </w:rPr>
        <w:t xml:space="preserve"> </w:t>
      </w:r>
      <w:proofErr w:type="spellStart"/>
      <w:r w:rsidRPr="00391A35">
        <w:rPr>
          <w:rFonts w:ascii="Arial" w:hAnsi="Arial" w:cs="Arial"/>
        </w:rPr>
        <w:t>Mukhlish</w:t>
      </w:r>
      <w:proofErr w:type="spellEnd"/>
      <w:r w:rsidRPr="00391A35">
        <w:rPr>
          <w:rFonts w:ascii="Arial" w:hAnsi="Arial" w:cs="Arial"/>
        </w:rPr>
        <w:t xml:space="preserve"> Jamal Musa </w:t>
      </w:r>
      <w:proofErr w:type="spellStart"/>
      <w:r w:rsidRPr="00391A35">
        <w:rPr>
          <w:rFonts w:ascii="Arial" w:hAnsi="Arial" w:cs="Arial"/>
        </w:rPr>
        <w:t>Holle</w:t>
      </w:r>
      <w:proofErr w:type="spellEnd"/>
      <w:r w:rsidR="0061167D">
        <w:rPr>
          <w:rFonts w:ascii="Arial" w:hAnsi="Arial" w:cs="Arial"/>
        </w:rPr>
        <w:t xml:space="preserve"> and</w:t>
      </w:r>
      <w:r w:rsidRPr="00391A35">
        <w:rPr>
          <w:rFonts w:ascii="Arial" w:hAnsi="Arial" w:cs="Arial"/>
        </w:rPr>
        <w:t xml:space="preserve"> Benjamin Van Doren for advice on data analysis and comments on the manuscript.</w:t>
      </w:r>
    </w:p>
    <w:p w14:paraId="3E60472F" w14:textId="3871EAC7" w:rsidR="0084378D" w:rsidRPr="00391A35" w:rsidRDefault="0084378D" w:rsidP="001B3FA5">
      <w:pPr>
        <w:spacing w:line="480" w:lineRule="auto"/>
        <w:rPr>
          <w:rFonts w:ascii="Arial" w:hAnsi="Arial" w:cs="Arial"/>
        </w:rPr>
      </w:pPr>
      <w:r w:rsidRPr="00391A35">
        <w:rPr>
          <w:rFonts w:ascii="Arial" w:hAnsi="Arial" w:cs="Arial"/>
        </w:rPr>
        <w:br w:type="page"/>
      </w:r>
    </w:p>
    <w:p w14:paraId="6823C519" w14:textId="6DA3C2B4" w:rsidR="001C6FA4" w:rsidRPr="00391A35" w:rsidRDefault="00211590" w:rsidP="001B3FA5">
      <w:pPr>
        <w:spacing w:line="480" w:lineRule="auto"/>
        <w:rPr>
          <w:rFonts w:ascii="Arial" w:hAnsi="Arial" w:cs="Arial"/>
        </w:rPr>
      </w:pPr>
      <w:r w:rsidRPr="00391A35">
        <w:rPr>
          <w:rFonts w:ascii="Arial" w:hAnsi="Arial" w:cs="Arial"/>
          <w:b/>
          <w:bCs/>
        </w:rPr>
        <w:lastRenderedPageBreak/>
        <w:t>Abstract:</w:t>
      </w:r>
    </w:p>
    <w:p w14:paraId="4972A3CF" w14:textId="238E16FE" w:rsidR="00D26FEE" w:rsidRPr="00391A35" w:rsidRDefault="002C44C1" w:rsidP="001B3FA5">
      <w:pPr>
        <w:spacing w:line="480" w:lineRule="auto"/>
        <w:ind w:firstLine="720"/>
        <w:rPr>
          <w:rFonts w:ascii="Arial" w:hAnsi="Arial" w:cs="Arial"/>
        </w:rPr>
      </w:pPr>
      <w:r w:rsidRPr="00391A35">
        <w:rPr>
          <w:rFonts w:ascii="Arial" w:hAnsi="Arial" w:cs="Arial"/>
        </w:rPr>
        <w:t xml:space="preserve">Species turnover </w:t>
      </w:r>
      <w:r w:rsidR="009A5B7B" w:rsidRPr="00391A35">
        <w:rPr>
          <w:rFonts w:ascii="Arial" w:hAnsi="Arial" w:cs="Arial"/>
        </w:rPr>
        <w:t>with elevation</w:t>
      </w:r>
      <w:r w:rsidRPr="00391A35">
        <w:rPr>
          <w:rFonts w:ascii="Arial" w:hAnsi="Arial" w:cs="Arial"/>
        </w:rPr>
        <w:t xml:space="preserve"> is a widespread phenomenon</w:t>
      </w:r>
      <w:r w:rsidR="00AD530D" w:rsidRPr="00391A35">
        <w:rPr>
          <w:rFonts w:ascii="Arial" w:hAnsi="Arial" w:cs="Arial"/>
        </w:rPr>
        <w:t xml:space="preserve"> and provides valuable information on </w:t>
      </w:r>
      <w:r w:rsidR="002E7E3A" w:rsidRPr="00391A35">
        <w:rPr>
          <w:rFonts w:ascii="Arial" w:hAnsi="Arial" w:cs="Arial"/>
        </w:rPr>
        <w:t>why</w:t>
      </w:r>
      <w:r w:rsidR="00E50ECF" w:rsidRPr="00391A35">
        <w:rPr>
          <w:rFonts w:ascii="Arial" w:hAnsi="Arial" w:cs="Arial"/>
        </w:rPr>
        <w:t xml:space="preserve"> and how</w:t>
      </w:r>
      <w:r w:rsidR="002E7E3A" w:rsidRPr="00391A35">
        <w:rPr>
          <w:rFonts w:ascii="Arial" w:hAnsi="Arial" w:cs="Arial"/>
        </w:rPr>
        <w:t xml:space="preserve"> </w:t>
      </w:r>
      <w:r w:rsidR="00AD530D" w:rsidRPr="00391A35">
        <w:rPr>
          <w:rFonts w:ascii="Arial" w:hAnsi="Arial" w:cs="Arial"/>
        </w:rPr>
        <w:t xml:space="preserve">ecological communities might reorganize </w:t>
      </w:r>
      <w:r w:rsidR="00B123E8" w:rsidRPr="00391A35">
        <w:rPr>
          <w:rFonts w:ascii="Arial" w:hAnsi="Arial" w:cs="Arial"/>
        </w:rPr>
        <w:t>as the climate warms</w:t>
      </w:r>
      <w:r w:rsidRPr="00391A35">
        <w:rPr>
          <w:rFonts w:ascii="Arial" w:hAnsi="Arial" w:cs="Arial"/>
        </w:rPr>
        <w:t xml:space="preserve">. </w:t>
      </w:r>
      <w:r w:rsidR="00BB2330" w:rsidRPr="00391A35">
        <w:rPr>
          <w:rFonts w:ascii="Arial" w:hAnsi="Arial" w:cs="Arial"/>
        </w:rPr>
        <w:t>T</w:t>
      </w:r>
      <w:r w:rsidR="0048767E" w:rsidRPr="00391A35">
        <w:rPr>
          <w:rFonts w:ascii="Arial" w:hAnsi="Arial" w:cs="Arial"/>
        </w:rPr>
        <w:t>ropical mountains</w:t>
      </w:r>
      <w:r w:rsidR="002430C1" w:rsidRPr="00391A35">
        <w:rPr>
          <w:rFonts w:ascii="Arial" w:hAnsi="Arial" w:cs="Arial"/>
        </w:rPr>
        <w:t xml:space="preserve"> </w:t>
      </w:r>
      <w:r w:rsidR="00BB2330" w:rsidRPr="00391A35">
        <w:rPr>
          <w:rFonts w:ascii="Arial" w:hAnsi="Arial" w:cs="Arial"/>
        </w:rPr>
        <w:t>typically have</w:t>
      </w:r>
      <w:r w:rsidR="0048767E" w:rsidRPr="00391A35">
        <w:rPr>
          <w:rFonts w:ascii="Arial" w:hAnsi="Arial" w:cs="Arial"/>
        </w:rPr>
        <w:t xml:space="preserve"> pronounced thermal gradients </w:t>
      </w:r>
      <w:r w:rsidR="00BB2330" w:rsidRPr="00391A35">
        <w:rPr>
          <w:rFonts w:ascii="Arial" w:hAnsi="Arial" w:cs="Arial"/>
        </w:rPr>
        <w:t xml:space="preserve">and </w:t>
      </w:r>
      <w:r w:rsidR="00393D82" w:rsidRPr="00391A35">
        <w:rPr>
          <w:rFonts w:ascii="Arial" w:hAnsi="Arial" w:cs="Arial"/>
        </w:rPr>
        <w:t xml:space="preserve">intense </w:t>
      </w:r>
      <w:r w:rsidR="00BB2330" w:rsidRPr="00391A35">
        <w:rPr>
          <w:rFonts w:ascii="Arial" w:hAnsi="Arial" w:cs="Arial"/>
        </w:rPr>
        <w:t>species interactions</w:t>
      </w:r>
      <w:r w:rsidR="00393D82" w:rsidRPr="00391A35">
        <w:rPr>
          <w:rFonts w:ascii="Arial" w:hAnsi="Arial" w:cs="Arial"/>
        </w:rPr>
        <w:t>, providing a testing ground for</w:t>
      </w:r>
      <w:r w:rsidR="00BB2330" w:rsidRPr="00391A35">
        <w:rPr>
          <w:rFonts w:ascii="Arial" w:hAnsi="Arial" w:cs="Arial"/>
        </w:rPr>
        <w:t xml:space="preserve"> </w:t>
      </w:r>
      <w:r w:rsidR="00393D82" w:rsidRPr="00391A35">
        <w:rPr>
          <w:rFonts w:ascii="Arial" w:hAnsi="Arial" w:cs="Arial"/>
        </w:rPr>
        <w:t xml:space="preserve">investigating </w:t>
      </w:r>
      <w:r w:rsidR="00E861DB" w:rsidRPr="00391A35">
        <w:rPr>
          <w:rFonts w:ascii="Arial" w:hAnsi="Arial" w:cs="Arial"/>
        </w:rPr>
        <w:t>the relationship between</w:t>
      </w:r>
      <w:r w:rsidR="00A71910" w:rsidRPr="00391A35">
        <w:rPr>
          <w:rFonts w:ascii="Arial" w:hAnsi="Arial" w:cs="Arial"/>
        </w:rPr>
        <w:t xml:space="preserve"> </w:t>
      </w:r>
      <w:r w:rsidR="00393D82" w:rsidRPr="00391A35">
        <w:rPr>
          <w:rFonts w:ascii="Arial" w:hAnsi="Arial" w:cs="Arial"/>
        </w:rPr>
        <w:t xml:space="preserve">thermal </w:t>
      </w:r>
      <w:r w:rsidR="00A71910" w:rsidRPr="00391A35">
        <w:rPr>
          <w:rFonts w:ascii="Arial" w:hAnsi="Arial" w:cs="Arial"/>
        </w:rPr>
        <w:t>tolerance</w:t>
      </w:r>
      <w:r w:rsidR="00FB3BA8" w:rsidRPr="00391A35">
        <w:rPr>
          <w:rFonts w:ascii="Arial" w:hAnsi="Arial" w:cs="Arial"/>
        </w:rPr>
        <w:t>s and</w:t>
      </w:r>
      <w:r w:rsidR="00A71910" w:rsidRPr="00391A35">
        <w:rPr>
          <w:rFonts w:ascii="Arial" w:hAnsi="Arial" w:cs="Arial"/>
        </w:rPr>
        <w:t xml:space="preserve"> biotic </w:t>
      </w:r>
      <w:r w:rsidR="00FB3BA8" w:rsidRPr="00391A35">
        <w:rPr>
          <w:rFonts w:ascii="Arial" w:hAnsi="Arial" w:cs="Arial"/>
        </w:rPr>
        <w:t>interactions</w:t>
      </w:r>
      <w:r w:rsidR="00393D82" w:rsidRPr="00391A35">
        <w:rPr>
          <w:rFonts w:ascii="Arial" w:hAnsi="Arial" w:cs="Arial"/>
        </w:rPr>
        <w:t xml:space="preserve"> </w:t>
      </w:r>
      <w:r w:rsidR="00552B1B" w:rsidRPr="00391A35">
        <w:rPr>
          <w:rFonts w:ascii="Arial" w:hAnsi="Arial" w:cs="Arial"/>
        </w:rPr>
        <w:t>a</w:t>
      </w:r>
      <w:r w:rsidR="00E861DB" w:rsidRPr="00391A35">
        <w:rPr>
          <w:rFonts w:ascii="Arial" w:hAnsi="Arial" w:cs="Arial"/>
        </w:rPr>
        <w:t>s</w:t>
      </w:r>
      <w:r w:rsidR="00393D82" w:rsidRPr="00391A35">
        <w:rPr>
          <w:rFonts w:ascii="Arial" w:hAnsi="Arial" w:cs="Arial"/>
        </w:rPr>
        <w:t xml:space="preserve"> the proximate factors </w:t>
      </w:r>
      <w:r w:rsidR="00552B1B" w:rsidRPr="00391A35">
        <w:rPr>
          <w:rFonts w:ascii="Arial" w:hAnsi="Arial" w:cs="Arial"/>
        </w:rPr>
        <w:t>determining</w:t>
      </w:r>
      <w:r w:rsidR="00393D82" w:rsidRPr="00391A35">
        <w:rPr>
          <w:rFonts w:ascii="Arial" w:hAnsi="Arial" w:cs="Arial"/>
        </w:rPr>
        <w:t xml:space="preserve"> species’ distributions</w:t>
      </w:r>
      <w:r w:rsidR="00A71910" w:rsidRPr="00391A35">
        <w:rPr>
          <w:rFonts w:ascii="Arial" w:hAnsi="Arial" w:cs="Arial"/>
        </w:rPr>
        <w:t xml:space="preserve">. </w:t>
      </w:r>
      <w:r w:rsidR="0095609A" w:rsidRPr="00391A35">
        <w:rPr>
          <w:rFonts w:ascii="Arial" w:hAnsi="Arial" w:cs="Arial"/>
        </w:rPr>
        <w:t>We</w:t>
      </w:r>
      <w:r w:rsidR="000D0FD3" w:rsidRPr="00391A35">
        <w:rPr>
          <w:rFonts w:ascii="Arial" w:hAnsi="Arial" w:cs="Arial"/>
        </w:rPr>
        <w:t xml:space="preserve"> </w:t>
      </w:r>
      <w:r w:rsidR="009937ED" w:rsidRPr="00391A35">
        <w:rPr>
          <w:rFonts w:ascii="Arial" w:hAnsi="Arial" w:cs="Arial"/>
        </w:rPr>
        <w:t xml:space="preserve">investigated </w:t>
      </w:r>
      <w:r w:rsidR="000D0FD3" w:rsidRPr="00391A35">
        <w:rPr>
          <w:rFonts w:ascii="Arial" w:hAnsi="Arial" w:cs="Arial"/>
        </w:rPr>
        <w:t>thermal tolerance</w:t>
      </w:r>
      <w:r w:rsidR="009937ED" w:rsidRPr="00391A35">
        <w:rPr>
          <w:rFonts w:ascii="Arial" w:hAnsi="Arial" w:cs="Arial"/>
        </w:rPr>
        <w:t>s</w:t>
      </w:r>
      <w:r w:rsidR="000D0FD3" w:rsidRPr="00391A35">
        <w:rPr>
          <w:rFonts w:ascii="Arial" w:hAnsi="Arial" w:cs="Arial"/>
        </w:rPr>
        <w:t xml:space="preserve"> and </w:t>
      </w:r>
      <w:r w:rsidR="009937ED" w:rsidRPr="00391A35">
        <w:rPr>
          <w:rFonts w:ascii="Arial" w:hAnsi="Arial" w:cs="Arial"/>
        </w:rPr>
        <w:t xml:space="preserve">interspecific </w:t>
      </w:r>
      <w:r w:rsidR="000D0FD3" w:rsidRPr="00391A35">
        <w:rPr>
          <w:rFonts w:ascii="Arial" w:hAnsi="Arial" w:cs="Arial"/>
        </w:rPr>
        <w:t xml:space="preserve">competition as causes of species turnover </w:t>
      </w:r>
      <w:r w:rsidR="004640D6" w:rsidRPr="00391A35">
        <w:rPr>
          <w:rFonts w:ascii="Arial" w:hAnsi="Arial" w:cs="Arial"/>
        </w:rPr>
        <w:t xml:space="preserve">in </w:t>
      </w:r>
      <w:r w:rsidR="002B3EAB" w:rsidRPr="00391A35">
        <w:rPr>
          <w:rFonts w:ascii="Arial" w:hAnsi="Arial" w:cs="Arial"/>
        </w:rPr>
        <w:t xml:space="preserve">the </w:t>
      </w:r>
      <w:r w:rsidR="004640D6" w:rsidRPr="00391A35">
        <w:rPr>
          <w:rFonts w:ascii="Arial" w:hAnsi="Arial" w:cs="Arial"/>
        </w:rPr>
        <w:t xml:space="preserve">nine </w:t>
      </w:r>
      <w:r w:rsidR="00300DAC" w:rsidRPr="00391A35">
        <w:rPr>
          <w:rFonts w:ascii="Arial" w:hAnsi="Arial" w:cs="Arial"/>
        </w:rPr>
        <w:t>most</w:t>
      </w:r>
      <w:r w:rsidR="002B3EAB" w:rsidRPr="00391A35">
        <w:rPr>
          <w:rFonts w:ascii="Arial" w:hAnsi="Arial" w:cs="Arial"/>
        </w:rPr>
        <w:t xml:space="preserve"> </w:t>
      </w:r>
      <w:r w:rsidR="00300DAC" w:rsidRPr="00391A35">
        <w:rPr>
          <w:rFonts w:ascii="Arial" w:hAnsi="Arial" w:cs="Arial"/>
        </w:rPr>
        <w:t xml:space="preserve">abundant </w:t>
      </w:r>
      <w:r w:rsidR="004640D6" w:rsidRPr="00391A35">
        <w:rPr>
          <w:rFonts w:ascii="Arial" w:hAnsi="Arial" w:cs="Arial"/>
        </w:rPr>
        <w:t xml:space="preserve">species of </w:t>
      </w:r>
      <w:r w:rsidR="004640D6" w:rsidRPr="00391A35">
        <w:rPr>
          <w:rFonts w:ascii="Arial" w:hAnsi="Arial" w:cs="Arial"/>
          <w:i/>
          <w:iCs/>
        </w:rPr>
        <w:t>Drosophila</w:t>
      </w:r>
      <w:r w:rsidR="004640D6" w:rsidRPr="00391A35">
        <w:rPr>
          <w:rFonts w:ascii="Arial" w:hAnsi="Arial" w:cs="Arial"/>
        </w:rPr>
        <w:t xml:space="preserve"> </w:t>
      </w:r>
      <w:r w:rsidR="000D0FD3" w:rsidRPr="00391A35">
        <w:rPr>
          <w:rFonts w:ascii="Arial" w:hAnsi="Arial" w:cs="Arial"/>
        </w:rPr>
        <w:t>along elevation</w:t>
      </w:r>
      <w:r w:rsidR="004640D6" w:rsidRPr="00391A35">
        <w:rPr>
          <w:rFonts w:ascii="Arial" w:hAnsi="Arial" w:cs="Arial"/>
        </w:rPr>
        <w:t>al</w:t>
      </w:r>
      <w:r w:rsidR="000D0FD3" w:rsidRPr="00391A35">
        <w:rPr>
          <w:rFonts w:ascii="Arial" w:hAnsi="Arial" w:cs="Arial"/>
        </w:rPr>
        <w:t xml:space="preserve"> gradients in the Australian Wet Tropics.</w:t>
      </w:r>
      <w:r w:rsidRPr="00391A35">
        <w:rPr>
          <w:rFonts w:ascii="Arial" w:hAnsi="Arial" w:cs="Arial"/>
        </w:rPr>
        <w:t xml:space="preserve"> </w:t>
      </w:r>
      <w:r w:rsidR="00467A92" w:rsidRPr="00391A35">
        <w:rPr>
          <w:rFonts w:ascii="Arial" w:hAnsi="Arial" w:cs="Arial"/>
        </w:rPr>
        <w:t>U</w:t>
      </w:r>
      <w:r w:rsidR="000B7346" w:rsidRPr="00391A35">
        <w:rPr>
          <w:rFonts w:ascii="Arial" w:hAnsi="Arial" w:cs="Arial"/>
        </w:rPr>
        <w:t>pper thermal limit</w:t>
      </w:r>
      <w:r w:rsidR="000F5489" w:rsidRPr="00391A35">
        <w:rPr>
          <w:rFonts w:ascii="Arial" w:hAnsi="Arial" w:cs="Arial"/>
        </w:rPr>
        <w:t>s</w:t>
      </w:r>
      <w:r w:rsidR="000B7346" w:rsidRPr="00391A35">
        <w:rPr>
          <w:rFonts w:ascii="Arial" w:hAnsi="Arial" w:cs="Arial"/>
        </w:rPr>
        <w:t xml:space="preserve"> </w:t>
      </w:r>
      <w:r w:rsidR="00361A91" w:rsidRPr="00391A35">
        <w:rPr>
          <w:rFonts w:ascii="Arial" w:hAnsi="Arial" w:cs="Arial"/>
        </w:rPr>
        <w:t>varied less among species</w:t>
      </w:r>
      <w:r w:rsidR="000B7346" w:rsidRPr="00391A35">
        <w:rPr>
          <w:rFonts w:ascii="Arial" w:hAnsi="Arial" w:cs="Arial"/>
        </w:rPr>
        <w:t xml:space="preserve"> </w:t>
      </w:r>
      <w:r w:rsidR="00475C40" w:rsidRPr="00391A35">
        <w:rPr>
          <w:rFonts w:ascii="Arial" w:hAnsi="Arial" w:cs="Arial"/>
        </w:rPr>
        <w:t>than</w:t>
      </w:r>
      <w:r w:rsidR="000B7346" w:rsidRPr="00391A35">
        <w:rPr>
          <w:rFonts w:ascii="Arial" w:hAnsi="Arial" w:cs="Arial"/>
        </w:rPr>
        <w:t xml:space="preserve"> lower </w:t>
      </w:r>
      <w:r w:rsidR="00F12376" w:rsidRPr="00391A35">
        <w:rPr>
          <w:rFonts w:ascii="Arial" w:hAnsi="Arial" w:cs="Arial"/>
        </w:rPr>
        <w:t xml:space="preserve">thermal </w:t>
      </w:r>
      <w:r w:rsidR="000B7346" w:rsidRPr="00391A35">
        <w:rPr>
          <w:rFonts w:ascii="Arial" w:hAnsi="Arial" w:cs="Arial"/>
        </w:rPr>
        <w:t>limit</w:t>
      </w:r>
      <w:r w:rsidR="000F5489" w:rsidRPr="00391A35">
        <w:rPr>
          <w:rFonts w:ascii="Arial" w:hAnsi="Arial" w:cs="Arial"/>
        </w:rPr>
        <w:t>s;</w:t>
      </w:r>
      <w:r w:rsidR="000B7346" w:rsidRPr="00391A35">
        <w:rPr>
          <w:rFonts w:ascii="Arial" w:hAnsi="Arial" w:cs="Arial"/>
        </w:rPr>
        <w:t xml:space="preserve"> n</w:t>
      </w:r>
      <w:r w:rsidR="00346626" w:rsidRPr="00391A35">
        <w:rPr>
          <w:rFonts w:ascii="Arial" w:hAnsi="Arial" w:cs="Arial"/>
        </w:rPr>
        <w:t>one</w:t>
      </w:r>
      <w:r w:rsidR="000B7346" w:rsidRPr="00391A35">
        <w:rPr>
          <w:rFonts w:ascii="Arial" w:hAnsi="Arial" w:cs="Arial"/>
        </w:rPr>
        <w:t xml:space="preserve">theless, </w:t>
      </w:r>
      <w:r w:rsidR="00467A92" w:rsidRPr="00391A35">
        <w:rPr>
          <w:rFonts w:ascii="Arial" w:hAnsi="Arial" w:cs="Arial"/>
        </w:rPr>
        <w:t xml:space="preserve">at low elevation sites </w:t>
      </w:r>
      <w:r w:rsidR="000F5489" w:rsidRPr="00391A35">
        <w:rPr>
          <w:rFonts w:ascii="Arial" w:hAnsi="Arial" w:cs="Arial"/>
        </w:rPr>
        <w:t xml:space="preserve">these </w:t>
      </w:r>
      <w:r w:rsidR="004D3D27" w:rsidRPr="00391A35">
        <w:rPr>
          <w:rFonts w:ascii="Arial" w:hAnsi="Arial" w:cs="Arial"/>
        </w:rPr>
        <w:t>small</w:t>
      </w:r>
      <w:r w:rsidR="000B7346" w:rsidRPr="00391A35">
        <w:rPr>
          <w:rFonts w:ascii="Arial" w:hAnsi="Arial" w:cs="Arial"/>
        </w:rPr>
        <w:t xml:space="preserve"> difference</w:t>
      </w:r>
      <w:r w:rsidR="000F5489" w:rsidRPr="00391A35">
        <w:rPr>
          <w:rFonts w:ascii="Arial" w:hAnsi="Arial" w:cs="Arial"/>
        </w:rPr>
        <w:t>s</w:t>
      </w:r>
      <w:r w:rsidR="00467A92" w:rsidRPr="00391A35">
        <w:rPr>
          <w:rFonts w:ascii="Arial" w:hAnsi="Arial" w:cs="Arial"/>
        </w:rPr>
        <w:t xml:space="preserve"> </w:t>
      </w:r>
      <w:r w:rsidR="00A71910" w:rsidRPr="00391A35">
        <w:rPr>
          <w:rFonts w:ascii="Arial" w:hAnsi="Arial" w:cs="Arial"/>
        </w:rPr>
        <w:t>determine</w:t>
      </w:r>
      <w:r w:rsidR="00300DAC" w:rsidRPr="00391A35">
        <w:rPr>
          <w:rFonts w:ascii="Arial" w:hAnsi="Arial" w:cs="Arial"/>
        </w:rPr>
        <w:t>d</w:t>
      </w:r>
      <w:r w:rsidR="00A71910" w:rsidRPr="00391A35">
        <w:rPr>
          <w:rFonts w:ascii="Arial" w:hAnsi="Arial" w:cs="Arial"/>
        </w:rPr>
        <w:t xml:space="preserve"> </w:t>
      </w:r>
      <w:r w:rsidR="00467A92" w:rsidRPr="00391A35">
        <w:rPr>
          <w:rFonts w:ascii="Arial" w:hAnsi="Arial" w:cs="Arial"/>
        </w:rPr>
        <w:t xml:space="preserve">the </w:t>
      </w:r>
      <w:r w:rsidR="00A71910" w:rsidRPr="00391A35">
        <w:rPr>
          <w:rFonts w:ascii="Arial" w:hAnsi="Arial" w:cs="Arial"/>
        </w:rPr>
        <w:t>composition</w:t>
      </w:r>
      <w:r w:rsidR="00467A92" w:rsidRPr="00391A35">
        <w:rPr>
          <w:rFonts w:ascii="Arial" w:hAnsi="Arial" w:cs="Arial"/>
        </w:rPr>
        <w:t xml:space="preserve"> of communities</w:t>
      </w:r>
      <w:r w:rsidR="00A71910" w:rsidRPr="00391A35">
        <w:rPr>
          <w:rFonts w:ascii="Arial" w:hAnsi="Arial" w:cs="Arial"/>
        </w:rPr>
        <w:t xml:space="preserve"> through</w:t>
      </w:r>
      <w:r w:rsidR="000B7346" w:rsidRPr="00391A35">
        <w:rPr>
          <w:rFonts w:ascii="Arial" w:hAnsi="Arial" w:cs="Arial"/>
        </w:rPr>
        <w:t xml:space="preserve"> environmental sorting. In contrast, community composition </w:t>
      </w:r>
      <w:r w:rsidR="002A401F" w:rsidRPr="00391A35">
        <w:rPr>
          <w:rFonts w:ascii="Arial" w:hAnsi="Arial" w:cs="Arial"/>
        </w:rPr>
        <w:t xml:space="preserve">at </w:t>
      </w:r>
      <w:r w:rsidR="00990893" w:rsidRPr="00391A35">
        <w:rPr>
          <w:rFonts w:ascii="Arial" w:hAnsi="Arial" w:cs="Arial"/>
        </w:rPr>
        <w:t xml:space="preserve">cool, </w:t>
      </w:r>
      <w:r w:rsidR="002A401F" w:rsidRPr="00391A35">
        <w:rPr>
          <w:rFonts w:ascii="Arial" w:hAnsi="Arial" w:cs="Arial"/>
        </w:rPr>
        <w:t xml:space="preserve">high elevations </w:t>
      </w:r>
      <w:r w:rsidR="00A71910" w:rsidRPr="00391A35">
        <w:rPr>
          <w:rFonts w:ascii="Arial" w:hAnsi="Arial" w:cs="Arial"/>
        </w:rPr>
        <w:t>wa</w:t>
      </w:r>
      <w:r w:rsidR="000B7346" w:rsidRPr="00391A35">
        <w:rPr>
          <w:rFonts w:ascii="Arial" w:hAnsi="Arial" w:cs="Arial"/>
        </w:rPr>
        <w:t>s</w:t>
      </w:r>
      <w:r w:rsidR="00597390" w:rsidRPr="00391A35">
        <w:rPr>
          <w:rFonts w:ascii="Arial" w:hAnsi="Arial" w:cs="Arial"/>
        </w:rPr>
        <w:t xml:space="preserve"> </w:t>
      </w:r>
      <w:r w:rsidR="000B7346" w:rsidRPr="00391A35">
        <w:rPr>
          <w:rFonts w:ascii="Arial" w:hAnsi="Arial" w:cs="Arial"/>
        </w:rPr>
        <w:t>driven by interspecific competition rather tha</w:t>
      </w:r>
      <w:r w:rsidR="00BC7557" w:rsidRPr="00391A35">
        <w:rPr>
          <w:rFonts w:ascii="Arial" w:hAnsi="Arial" w:cs="Arial"/>
        </w:rPr>
        <w:t>n</w:t>
      </w:r>
      <w:r w:rsidR="003D3B41" w:rsidRPr="00391A35">
        <w:rPr>
          <w:rFonts w:ascii="Arial" w:hAnsi="Arial" w:cs="Arial"/>
        </w:rPr>
        <w:t xml:space="preserve"> tolerance to</w:t>
      </w:r>
      <w:r w:rsidR="00BC7557" w:rsidRPr="00391A35">
        <w:rPr>
          <w:rFonts w:ascii="Arial" w:hAnsi="Arial" w:cs="Arial"/>
        </w:rPr>
        <w:t xml:space="preserve"> </w:t>
      </w:r>
      <w:r w:rsidR="00300DAC" w:rsidRPr="00391A35">
        <w:rPr>
          <w:rFonts w:ascii="Arial" w:hAnsi="Arial" w:cs="Arial"/>
        </w:rPr>
        <w:t>low temperature</w:t>
      </w:r>
      <w:r w:rsidR="00990893" w:rsidRPr="00391A35">
        <w:rPr>
          <w:rFonts w:ascii="Arial" w:hAnsi="Arial" w:cs="Arial"/>
        </w:rPr>
        <w:t>s</w:t>
      </w:r>
      <w:r w:rsidR="000B7346" w:rsidRPr="00391A35">
        <w:rPr>
          <w:rFonts w:ascii="Arial" w:hAnsi="Arial" w:cs="Arial"/>
        </w:rPr>
        <w:t>. These results</w:t>
      </w:r>
      <w:r w:rsidR="00FE2FBA" w:rsidRPr="00391A35">
        <w:rPr>
          <w:rFonts w:ascii="Arial" w:hAnsi="Arial" w:cs="Arial"/>
        </w:rPr>
        <w:t xml:space="preserve"> </w:t>
      </w:r>
      <w:r w:rsidR="00990893" w:rsidRPr="00391A35">
        <w:rPr>
          <w:rFonts w:ascii="Arial" w:hAnsi="Arial" w:cs="Arial"/>
        </w:rPr>
        <w:t>run counter to common assumptions</w:t>
      </w:r>
      <w:r w:rsidR="000B7346" w:rsidRPr="00391A35">
        <w:rPr>
          <w:rFonts w:ascii="Arial" w:hAnsi="Arial" w:cs="Arial"/>
        </w:rPr>
        <w:t xml:space="preserve"> about the </w:t>
      </w:r>
      <w:r w:rsidR="009118C8" w:rsidRPr="00391A35">
        <w:rPr>
          <w:rFonts w:ascii="Arial" w:hAnsi="Arial" w:cs="Arial"/>
        </w:rPr>
        <w:t>role of</w:t>
      </w:r>
      <w:r w:rsidR="000B7346" w:rsidRPr="00391A35">
        <w:rPr>
          <w:rFonts w:ascii="Arial" w:hAnsi="Arial" w:cs="Arial"/>
        </w:rPr>
        <w:t xml:space="preserve"> abiotic and biotic factors </w:t>
      </w:r>
      <w:r w:rsidR="00984A4A" w:rsidRPr="00391A35">
        <w:rPr>
          <w:rFonts w:ascii="Arial" w:hAnsi="Arial" w:cs="Arial"/>
        </w:rPr>
        <w:t xml:space="preserve">in structuring </w:t>
      </w:r>
      <w:r w:rsidR="000B7346" w:rsidRPr="00391A35">
        <w:rPr>
          <w:rFonts w:ascii="Arial" w:hAnsi="Arial" w:cs="Arial"/>
        </w:rPr>
        <w:t>communit</w:t>
      </w:r>
      <w:r w:rsidR="00984A4A" w:rsidRPr="00391A35">
        <w:rPr>
          <w:rFonts w:ascii="Arial" w:hAnsi="Arial" w:cs="Arial"/>
        </w:rPr>
        <w:t>ies</w:t>
      </w:r>
      <w:r w:rsidR="004C5562">
        <w:rPr>
          <w:rFonts w:ascii="Arial" w:hAnsi="Arial" w:cs="Arial"/>
        </w:rPr>
        <w:t xml:space="preserve"> along thermal gradients</w:t>
      </w:r>
      <w:r w:rsidR="00990893" w:rsidRPr="00391A35">
        <w:rPr>
          <w:rFonts w:ascii="Arial" w:hAnsi="Arial" w:cs="Arial"/>
        </w:rPr>
        <w:t>,</w:t>
      </w:r>
      <w:r w:rsidR="00984A4A" w:rsidRPr="00391A35">
        <w:rPr>
          <w:rFonts w:ascii="Arial" w:hAnsi="Arial" w:cs="Arial"/>
        </w:rPr>
        <w:t xml:space="preserve"> </w:t>
      </w:r>
      <w:r w:rsidR="000B7346" w:rsidRPr="00391A35">
        <w:rPr>
          <w:rFonts w:ascii="Arial" w:hAnsi="Arial" w:cs="Arial"/>
        </w:rPr>
        <w:t xml:space="preserve">and </w:t>
      </w:r>
      <w:r w:rsidR="009118C8" w:rsidRPr="00391A35">
        <w:rPr>
          <w:rFonts w:ascii="Arial" w:hAnsi="Arial" w:cs="Arial"/>
        </w:rPr>
        <w:t>indicate that</w:t>
      </w:r>
      <w:r w:rsidR="003D3B41" w:rsidRPr="00391A35">
        <w:rPr>
          <w:rFonts w:ascii="Arial" w:hAnsi="Arial" w:cs="Arial"/>
        </w:rPr>
        <w:t xml:space="preserve"> </w:t>
      </w:r>
      <w:r w:rsidR="000B7346" w:rsidRPr="00391A35">
        <w:rPr>
          <w:rFonts w:ascii="Arial" w:hAnsi="Arial" w:cs="Arial"/>
        </w:rPr>
        <w:t>tropical insect</w:t>
      </w:r>
      <w:r w:rsidR="00790963" w:rsidRPr="00391A35">
        <w:rPr>
          <w:rFonts w:ascii="Arial" w:hAnsi="Arial" w:cs="Arial"/>
        </w:rPr>
        <w:t>s</w:t>
      </w:r>
      <w:r w:rsidR="009118C8" w:rsidRPr="00391A35">
        <w:rPr>
          <w:rFonts w:ascii="Arial" w:hAnsi="Arial" w:cs="Arial"/>
        </w:rPr>
        <w:t xml:space="preserve"> may be vulnerable</w:t>
      </w:r>
      <w:r w:rsidR="000B7346" w:rsidRPr="00391A35">
        <w:rPr>
          <w:rFonts w:ascii="Arial" w:hAnsi="Arial" w:cs="Arial"/>
        </w:rPr>
        <w:t xml:space="preserve"> </w:t>
      </w:r>
      <w:r w:rsidR="009118C8" w:rsidRPr="00391A35">
        <w:rPr>
          <w:rFonts w:ascii="Arial" w:hAnsi="Arial" w:cs="Arial"/>
        </w:rPr>
        <w:t xml:space="preserve">to future warming </w:t>
      </w:r>
      <w:r w:rsidR="00264929" w:rsidRPr="00391A35">
        <w:rPr>
          <w:rFonts w:ascii="Arial" w:hAnsi="Arial" w:cs="Arial"/>
        </w:rPr>
        <w:t>wherever their distributions lie along elevational and other temperature</w:t>
      </w:r>
      <w:r w:rsidR="000B7346" w:rsidRPr="00391A35">
        <w:rPr>
          <w:rFonts w:ascii="Arial" w:hAnsi="Arial" w:cs="Arial"/>
        </w:rPr>
        <w:t xml:space="preserve"> gradient</w:t>
      </w:r>
      <w:r w:rsidR="00264929" w:rsidRPr="00391A35">
        <w:rPr>
          <w:rFonts w:ascii="Arial" w:hAnsi="Arial" w:cs="Arial"/>
        </w:rPr>
        <w:t>s</w:t>
      </w:r>
      <w:r w:rsidR="000B7346" w:rsidRPr="00391A35">
        <w:rPr>
          <w:rFonts w:ascii="Arial" w:hAnsi="Arial" w:cs="Arial"/>
        </w:rPr>
        <w:t>.</w:t>
      </w:r>
    </w:p>
    <w:p w14:paraId="3B88D5B8" w14:textId="77777777" w:rsidR="00D26FEE" w:rsidRPr="00391A35" w:rsidRDefault="00D26FEE" w:rsidP="001B3FA5">
      <w:pPr>
        <w:spacing w:line="480" w:lineRule="auto"/>
        <w:ind w:firstLine="720"/>
        <w:rPr>
          <w:rFonts w:ascii="Arial" w:hAnsi="Arial" w:cs="Arial"/>
        </w:rPr>
      </w:pPr>
    </w:p>
    <w:p w14:paraId="1592C72F" w14:textId="77777777" w:rsidR="0084378D" w:rsidRPr="00391A35" w:rsidRDefault="0084378D" w:rsidP="001B3FA5">
      <w:pPr>
        <w:spacing w:line="480" w:lineRule="auto"/>
        <w:rPr>
          <w:rFonts w:ascii="Arial" w:hAnsi="Arial" w:cs="Arial"/>
          <w:b/>
          <w:bCs/>
        </w:rPr>
      </w:pPr>
      <w:r w:rsidRPr="00391A35">
        <w:rPr>
          <w:rFonts w:ascii="Arial" w:hAnsi="Arial" w:cs="Arial"/>
          <w:b/>
          <w:bCs/>
        </w:rPr>
        <w:t>Keywords:</w:t>
      </w:r>
    </w:p>
    <w:p w14:paraId="3AF01A42" w14:textId="3B9556CC" w:rsidR="0084378D" w:rsidRPr="00391A35" w:rsidRDefault="0084378D" w:rsidP="002345FD">
      <w:pPr>
        <w:spacing w:line="480" w:lineRule="auto"/>
        <w:ind w:firstLine="720"/>
        <w:rPr>
          <w:rFonts w:ascii="Arial" w:hAnsi="Arial" w:cs="Arial"/>
        </w:rPr>
      </w:pPr>
      <w:r w:rsidRPr="00391A35">
        <w:rPr>
          <w:rFonts w:ascii="Arial" w:hAnsi="Arial" w:cs="Arial"/>
        </w:rPr>
        <w:t xml:space="preserve">Species distribution, climate change, </w:t>
      </w:r>
      <w:r w:rsidRPr="00391A35">
        <w:rPr>
          <w:rFonts w:ascii="Arial" w:hAnsi="Arial" w:cs="Arial"/>
          <w:i/>
          <w:iCs/>
        </w:rPr>
        <w:t>Drosophila</w:t>
      </w:r>
      <w:r w:rsidRPr="00391A35">
        <w:rPr>
          <w:rFonts w:ascii="Arial" w:hAnsi="Arial" w:cs="Arial"/>
        </w:rPr>
        <w:t>, tropics, thermal tolerance, thermal performance curve, biotic competition, coexistence.</w:t>
      </w:r>
    </w:p>
    <w:p w14:paraId="002437D3" w14:textId="4406BA0C" w:rsidR="00344335" w:rsidRPr="00391A35" w:rsidRDefault="00344335">
      <w:pPr>
        <w:spacing w:line="480" w:lineRule="auto"/>
        <w:rPr>
          <w:rFonts w:ascii="Arial" w:hAnsi="Arial" w:cs="Arial"/>
        </w:rPr>
        <w:pPrChange w:id="0" w:author="Jinlin Chen" w:date="2022-02-09T11:38:00Z">
          <w:pPr>
            <w:ind w:firstLine="720"/>
          </w:pPr>
        </w:pPrChange>
      </w:pPr>
      <w:r w:rsidRPr="00391A35">
        <w:rPr>
          <w:rFonts w:ascii="Arial" w:hAnsi="Arial" w:cs="Arial"/>
        </w:rPr>
        <w:br w:type="page"/>
      </w:r>
    </w:p>
    <w:p w14:paraId="1E28F4C9" w14:textId="48CBF26D" w:rsidR="00682E64" w:rsidRPr="00391A35" w:rsidRDefault="005469BF" w:rsidP="001B3FA5">
      <w:pPr>
        <w:spacing w:line="480" w:lineRule="auto"/>
        <w:rPr>
          <w:rFonts w:ascii="Arial" w:hAnsi="Arial" w:cs="Arial"/>
        </w:rPr>
      </w:pPr>
      <w:r w:rsidRPr="00391A35">
        <w:rPr>
          <w:rFonts w:ascii="Arial" w:hAnsi="Arial" w:cs="Arial"/>
          <w:b/>
          <w:bCs/>
        </w:rPr>
        <w:lastRenderedPageBreak/>
        <w:t>Introduction</w:t>
      </w:r>
    </w:p>
    <w:p w14:paraId="787A8457" w14:textId="25094117" w:rsidR="0072065A" w:rsidRPr="00391A35" w:rsidRDefault="00682E64" w:rsidP="001B3FA5">
      <w:pPr>
        <w:spacing w:line="480" w:lineRule="auto"/>
        <w:ind w:firstLine="720"/>
        <w:rPr>
          <w:rFonts w:ascii="Arial" w:hAnsi="Arial" w:cs="Arial"/>
        </w:rPr>
      </w:pPr>
      <w:r w:rsidRPr="00391A35">
        <w:rPr>
          <w:rFonts w:ascii="Arial" w:hAnsi="Arial" w:cs="Arial"/>
        </w:rPr>
        <w:t>T</w:t>
      </w:r>
      <w:r w:rsidR="000D48E4" w:rsidRPr="00391A35">
        <w:rPr>
          <w:rFonts w:ascii="Arial" w:hAnsi="Arial" w:cs="Arial"/>
        </w:rPr>
        <w:t xml:space="preserve">emperature </w:t>
      </w:r>
      <w:r w:rsidR="00174E32" w:rsidRPr="00391A35">
        <w:rPr>
          <w:rFonts w:ascii="Arial" w:hAnsi="Arial" w:cs="Arial"/>
        </w:rPr>
        <w:t>has a fundamental impact on the</w:t>
      </w:r>
      <w:r w:rsidR="0016770C" w:rsidRPr="00391A35">
        <w:rPr>
          <w:rFonts w:ascii="Arial" w:hAnsi="Arial" w:cs="Arial"/>
        </w:rPr>
        <w:t xml:space="preserve"> </w:t>
      </w:r>
      <w:r w:rsidRPr="00391A35">
        <w:rPr>
          <w:rFonts w:ascii="Arial" w:hAnsi="Arial" w:cs="Arial"/>
        </w:rPr>
        <w:t>reproduction, survival, growth, and behavio</w:t>
      </w:r>
      <w:r w:rsidR="00313720" w:rsidRPr="00391A35">
        <w:rPr>
          <w:rFonts w:ascii="Arial" w:hAnsi="Arial" w:cs="Arial"/>
        </w:rPr>
        <w:t>u</w:t>
      </w:r>
      <w:r w:rsidRPr="00391A35">
        <w:rPr>
          <w:rFonts w:ascii="Arial" w:hAnsi="Arial" w:cs="Arial"/>
        </w:rPr>
        <w:t xml:space="preserve">r </w:t>
      </w:r>
      <w:r w:rsidR="00174E32" w:rsidRPr="00391A35">
        <w:rPr>
          <w:rFonts w:ascii="Arial" w:hAnsi="Arial" w:cs="Arial"/>
        </w:rPr>
        <w:t>of</w:t>
      </w:r>
      <w:r w:rsidR="00821B2B" w:rsidRPr="00391A35">
        <w:rPr>
          <w:rFonts w:ascii="Arial" w:hAnsi="Arial" w:cs="Arial"/>
        </w:rPr>
        <w:t xml:space="preserve"> </w:t>
      </w:r>
      <w:r w:rsidR="00DC53FD" w:rsidRPr="00391A35">
        <w:rPr>
          <w:rFonts w:ascii="Arial" w:hAnsi="Arial" w:cs="Arial"/>
        </w:rPr>
        <w:t>organisms</w:t>
      </w:r>
      <w:r w:rsidR="00821B2B" w:rsidRPr="00391A35">
        <w:rPr>
          <w:rFonts w:ascii="Arial" w:hAnsi="Arial" w:cs="Arial"/>
        </w:rPr>
        <w:t xml:space="preserve"> </w:t>
      </w:r>
      <w:r w:rsidR="00B52630" w:rsidRPr="00391A35">
        <w:rPr>
          <w:rFonts w:ascii="Arial" w:hAnsi="Arial" w:cs="Arial"/>
        </w:rPr>
        <w:fldChar w:fldCharType="begin" w:fldLock="1"/>
      </w:r>
      <w:r w:rsidR="00243DAB" w:rsidRPr="00391A35">
        <w:rPr>
          <w:rFonts w:ascii="Arial" w:hAnsi="Arial" w:cs="Arial"/>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performance","type":"article-journal","volume":"4"},"uris":["http://www.mendeley.com/documents/?uuid=f7fd8879-b29a-3315-8a1e-b8512bc8aaa6"]},{"id":"ITEM-2","itemData":{"DOI":"10.1093/icb/19.1.357","ISSN":"15407063","abstract":"An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aspects of performance (including optimal temperature range, thermal performance breadth), apply these techniques in an example on the thermal sensitivity of locomotion in frogs, and evaluate potential applications. © 1979 by the American Society of Zoologists.","author":[{"dropping-particle":"","family":"Huey","given":"Raymond B.","non-dropping-particle":"","parse-names":false,"suffix":""},{"dropping-particle":"","family":"Stevenson","given":"R. D.","non-dropping-particle":"","parse-names":false,"suffix":""}],"container-title":"Integrative and Comparative Biology","id":"ITEM-2","issue":"1","issued":{"date-parts":[["1979","2","1"]]},"page":"357-366","title":"Integrating thermal physiology and ecology of ectotherms: A discussion of approaches","type":"article-journal","volume":"19"},"uris":["http://www.mendeley.com/documents/?uuid=dd9a5da7-179e-3016-b84b-2fbc1edf6dfe"]}],"mendeley":{"formattedCitation":"(Huey and Kingsolver 1989; Huey and Stevenson 1979)","plainTextFormattedCitation":"(Huey and Kingsolver 1989; Huey and Stevenson 1979)","previouslyFormattedCitation":"(Huey and Kingsolver 1989; Huey and Stevenson 1979)"},"properties":{"noteIndex":0},"schema":"https://github.com/citation-style-language/schema/raw/master/csl-citation.json"}</w:instrText>
      </w:r>
      <w:r w:rsidR="00B52630" w:rsidRPr="00391A35">
        <w:rPr>
          <w:rFonts w:ascii="Arial" w:hAnsi="Arial" w:cs="Arial"/>
        </w:rPr>
        <w:fldChar w:fldCharType="separate"/>
      </w:r>
      <w:r w:rsidR="008F7A5F" w:rsidRPr="00391A35">
        <w:rPr>
          <w:rFonts w:ascii="Arial" w:hAnsi="Arial" w:cs="Arial"/>
          <w:noProof/>
        </w:rPr>
        <w:t>(Huey and Kingsolver 1989; Huey and Stevenson 1979)</w:t>
      </w:r>
      <w:r w:rsidR="00B52630" w:rsidRPr="00391A35">
        <w:rPr>
          <w:rFonts w:ascii="Arial" w:hAnsi="Arial" w:cs="Arial"/>
        </w:rPr>
        <w:fldChar w:fldCharType="end"/>
      </w:r>
      <w:r w:rsidR="00494420" w:rsidRPr="00391A35">
        <w:rPr>
          <w:rFonts w:ascii="Arial" w:hAnsi="Arial" w:cs="Arial"/>
        </w:rPr>
        <w:t xml:space="preserve">, </w:t>
      </w:r>
      <w:r w:rsidR="00174E32" w:rsidRPr="00391A35">
        <w:rPr>
          <w:rFonts w:ascii="Arial" w:hAnsi="Arial" w:cs="Arial"/>
        </w:rPr>
        <w:t xml:space="preserve">strongly influencing </w:t>
      </w:r>
      <w:r w:rsidR="00DC53FD" w:rsidRPr="00391A35">
        <w:rPr>
          <w:rFonts w:ascii="Arial" w:hAnsi="Arial" w:cs="Arial"/>
        </w:rPr>
        <w:t>species’</w:t>
      </w:r>
      <w:r w:rsidR="00212C22" w:rsidRPr="00391A35">
        <w:rPr>
          <w:rFonts w:ascii="Arial" w:hAnsi="Arial" w:cs="Arial"/>
        </w:rPr>
        <w:t xml:space="preserve"> ranges and abundances </w:t>
      </w:r>
      <w:r w:rsidR="00212C22" w:rsidRPr="00391A35">
        <w:rPr>
          <w:rFonts w:ascii="Arial" w:hAnsi="Arial" w:cs="Arial"/>
        </w:rPr>
        <w:fldChar w:fldCharType="begin" w:fldLock="1"/>
      </w:r>
      <w:r w:rsidR="008D7FE8" w:rsidRPr="00391A35">
        <w:rPr>
          <w:rFonts w:ascii="Arial" w:hAnsi="Arial" w:cs="Arial"/>
        </w:rPr>
        <w:instrText>ADDIN CSL_CITATION {"citationItems":[{"id":"ITEM-1","itemData":{"DOI":"10.1016/0169-5347(94)90248-8","ISSN":"01695347","abstract":"Recent ecological studies on species borders have used a number of approaches to establish causation for specific environmental factors and to identify the traits involved. These include interspecific comparisons, detailed investigations of marginal populations, and experimental manipulation. Species borders continue to be largely ignored in evolutionary biology, although some work suggests that marginal populations may often be relatively better-adapted to unfavourable conditions but perform poorly under most other conditions. © 1994.","author":[{"dropping-particle":"","family":"Hoffmann","given":"Ary A.","non-dropping-particle":"","parse-names":false,"suffix":""},{"dropping-particle":"","family":"Blows","given":"Mark W.","non-dropping-particle":"","parse-names":false,"suffix":""}],"container-title":"Trends in Ecology and Evolution","id":"ITEM-1","issue":"6","issued":{"date-parts":[["1994"]]},"page":"223-227","title":"Species borders: ecological and evolutionary perspectives","type":"article-journal","volume":"9"},"uris":["http://www.mendeley.com/documents/?uuid=fe3b49c0-d017-3e7a-a0a1-3753e643af04"]},{"id":"ITEM-2","itemData":{"DOI":"10.1111/j.1461-0248.2005.00824.x","ISSN":"1461023X","abstract":"The first expected symptoms of a climate change-generated biodiversity crisis are range contractions and extinctions at lower elevational and latitudinal limits to species distributions. However, whilst range expansions at high elevations and latitudes have been widely documented, there has been surprisingly little evidence for contractions at warm margins. We show that lower elevational limits for 16 butterfly species in central Spain have risen on average by 212 m (± SE 60) in 30 years, accompanying a 1.3°C rise (equivalent to c. 225 m) in mean annual temperature. These elevational shifts signify an average reduction in habitable area by one-third, with losses of 50-80% projected for the coming century, given maintenance of the species thermal associations. The results suggest that many species have already suffered climate-mediated habitat losses that may threaten their long-term chances of survival. ©2005 Blackwell Publishing Ltd/CNRS.","author":[{"dropping-particle":"","family":"Wilson","given":"Robert J.","non-dropping-particle":"","parse-names":false,"suffix":""},{"dropping-particle":"","family":"Gutiérrez","given":"David","non-dropping-particle":"","parse-names":false,"suffix":""},{"dropping-particle":"","family":"Gutiérrez","given":"Javier","non-dropping-particle":"","parse-names":false,"suffix":""},{"dropping-particle":"","family":"Martínez","given":"David","non-dropping-particle":"","parse-names":false,"suffix":""},{"dropping-particle":"","family":"Agudo","given":"Rosa","non-dropping-particle":"","parse-names":false,"suffix":""},{"dropping-particle":"","family":"Monserrat","given":"Victor J.","non-dropping-particle":"","parse-names":false,"suffix":""}],"container-title":"Ecology Letters","id":"ITEM-2","issue":"11","issued":{"date-parts":[["2005","11","1"]]},"page":"1138-1146","publisher":"John Wiley &amp; Sons, Ltd","title":"Changes to the elevational limits and extent of species ranges associated with climate change","type":"article-journal","volume":"8"},"uris":["http://www.mendeley.com/documents/?uuid=1c6c4a69-1208-36e5-a54e-8762c4281fe3"]}],"mendeley":{"formattedCitation":"(Hoffmann and Blows 1994; Wilson et al. 2005)","plainTextFormattedCitation":"(Hoffmann and Blows 1994; Wilson et al. 2005)","previouslyFormattedCitation":"(Hoffmann and Blows 1994; Wilson et al. 2005)"},"properties":{"noteIndex":0},"schema":"https://github.com/citation-style-language/schema/raw/master/csl-citation.json"}</w:instrText>
      </w:r>
      <w:r w:rsidR="00212C22" w:rsidRPr="00391A35">
        <w:rPr>
          <w:rFonts w:ascii="Arial" w:hAnsi="Arial" w:cs="Arial"/>
        </w:rPr>
        <w:fldChar w:fldCharType="separate"/>
      </w:r>
      <w:r w:rsidR="007F7CF6" w:rsidRPr="00391A35">
        <w:rPr>
          <w:rFonts w:ascii="Arial" w:hAnsi="Arial" w:cs="Arial"/>
          <w:noProof/>
        </w:rPr>
        <w:t>(Hoffmann and Blows 1994; Wilson et al. 2005)</w:t>
      </w:r>
      <w:r w:rsidR="00212C22" w:rsidRPr="00391A35">
        <w:rPr>
          <w:rFonts w:ascii="Arial" w:hAnsi="Arial" w:cs="Arial"/>
        </w:rPr>
        <w:fldChar w:fldCharType="end"/>
      </w:r>
      <w:r w:rsidR="00212C22" w:rsidRPr="00391A35">
        <w:rPr>
          <w:rFonts w:ascii="Arial" w:hAnsi="Arial" w:cs="Arial"/>
        </w:rPr>
        <w:t xml:space="preserve">. </w:t>
      </w:r>
      <w:r w:rsidR="0064581A" w:rsidRPr="00391A35">
        <w:rPr>
          <w:rFonts w:ascii="Arial" w:hAnsi="Arial" w:cs="Arial"/>
        </w:rPr>
        <w:t>As</w:t>
      </w:r>
      <w:r w:rsidR="00B34A57" w:rsidRPr="00391A35">
        <w:rPr>
          <w:rFonts w:ascii="Arial" w:hAnsi="Arial" w:cs="Arial"/>
        </w:rPr>
        <w:t xml:space="preserve"> a result,</w:t>
      </w:r>
      <w:r w:rsidR="00494420" w:rsidRPr="00391A35">
        <w:rPr>
          <w:rFonts w:ascii="Arial" w:hAnsi="Arial" w:cs="Arial"/>
        </w:rPr>
        <w:t xml:space="preserve"> e</w:t>
      </w:r>
      <w:r w:rsidR="00925E42" w:rsidRPr="00391A35">
        <w:rPr>
          <w:rFonts w:ascii="Arial" w:hAnsi="Arial" w:cs="Arial"/>
        </w:rPr>
        <w:t>stimates of thermal tolerances based on laboratory assays or species’ distributions have been used</w:t>
      </w:r>
      <w:r w:rsidR="0064581A" w:rsidRPr="00391A35">
        <w:rPr>
          <w:rFonts w:ascii="Arial" w:hAnsi="Arial" w:cs="Arial"/>
        </w:rPr>
        <w:t xml:space="preserve"> widely</w:t>
      </w:r>
      <w:r w:rsidR="00925E42" w:rsidRPr="00391A35">
        <w:rPr>
          <w:rFonts w:ascii="Arial" w:hAnsi="Arial" w:cs="Arial"/>
        </w:rPr>
        <w:t xml:space="preserve"> to evaluate species’ sensitivity to climate change </w:t>
      </w:r>
      <w:r w:rsidR="00925E42" w:rsidRPr="00391A35">
        <w:rPr>
          <w:rFonts w:ascii="Arial" w:hAnsi="Arial" w:cs="Arial"/>
        </w:rPr>
        <w:fldChar w:fldCharType="begin" w:fldLock="1"/>
      </w:r>
      <w:r w:rsidR="008D7FE8" w:rsidRPr="00391A35">
        <w:rPr>
          <w:rFonts w:ascii="Arial" w:hAnsi="Arial" w:cs="Arial"/>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America","id":"ITEM-2","issue":"18","issued":{"date-parts":[["2008","5","6"]]},"page":"6668-6672","publisher":"National Academy of Sciences","title":"Impacts of climate warming on terrestrial ectotherms across latitude","type":"article-journal","volume":"105"},"uris":["http://www.mendeley.com/documents/?uuid=a4ded3da-faa1-35c9-92a5-8209db87cb05"]}],"mendeley":{"formattedCitation":"(Deutsch et al. 2008; Kearney and Porter 2009)","plainTextFormattedCitation":"(Deutsch et al. 2008; Kearney and Porter 2009)","previouslyFormattedCitation":"(Deutsch et al. 2008; Kearney and Porter 2009)"},"properties":{"noteIndex":0},"schema":"https://github.com/citation-style-language/schema/raw/master/csl-citation.json"}</w:instrText>
      </w:r>
      <w:r w:rsidR="00925E42" w:rsidRPr="00391A35">
        <w:rPr>
          <w:rFonts w:ascii="Arial" w:hAnsi="Arial" w:cs="Arial"/>
        </w:rPr>
        <w:fldChar w:fldCharType="separate"/>
      </w:r>
      <w:r w:rsidR="008D7FE8" w:rsidRPr="00391A35">
        <w:rPr>
          <w:rFonts w:ascii="Arial" w:hAnsi="Arial" w:cs="Arial"/>
          <w:noProof/>
        </w:rPr>
        <w:t>(Deutsch et al. 2008; Kearney and Porter 2009)</w:t>
      </w:r>
      <w:r w:rsidR="00925E42" w:rsidRPr="00391A35">
        <w:rPr>
          <w:rFonts w:ascii="Arial" w:hAnsi="Arial" w:cs="Arial"/>
        </w:rPr>
        <w:fldChar w:fldCharType="end"/>
      </w:r>
      <w:r w:rsidR="00925E42" w:rsidRPr="00391A35">
        <w:rPr>
          <w:rFonts w:ascii="Arial" w:hAnsi="Arial" w:cs="Arial"/>
        </w:rPr>
        <w:t xml:space="preserve">. </w:t>
      </w:r>
      <w:r w:rsidR="00FB148A" w:rsidRPr="00391A35">
        <w:rPr>
          <w:rFonts w:ascii="Arial" w:hAnsi="Arial" w:cs="Arial"/>
        </w:rPr>
        <w:t>T</w:t>
      </w:r>
      <w:r w:rsidR="003B38B1" w:rsidRPr="00391A35">
        <w:rPr>
          <w:rFonts w:ascii="Arial" w:hAnsi="Arial" w:cs="Arial"/>
        </w:rPr>
        <w:t>ropical ecosy</w:t>
      </w:r>
      <w:r w:rsidR="00740637" w:rsidRPr="00391A35">
        <w:rPr>
          <w:rFonts w:ascii="Arial" w:hAnsi="Arial" w:cs="Arial"/>
        </w:rPr>
        <w:t>s</w:t>
      </w:r>
      <w:r w:rsidR="003B38B1" w:rsidRPr="00391A35">
        <w:rPr>
          <w:rFonts w:ascii="Arial" w:hAnsi="Arial" w:cs="Arial"/>
        </w:rPr>
        <w:t>tems</w:t>
      </w:r>
      <w:r w:rsidR="0066617B" w:rsidRPr="00391A35">
        <w:rPr>
          <w:rFonts w:ascii="Arial" w:hAnsi="Arial" w:cs="Arial"/>
        </w:rPr>
        <w:t xml:space="preserve"> comprise many species that</w:t>
      </w:r>
      <w:r w:rsidR="003B38B1" w:rsidRPr="00391A35">
        <w:rPr>
          <w:rFonts w:ascii="Arial" w:hAnsi="Arial" w:cs="Arial"/>
        </w:rPr>
        <w:t xml:space="preserve"> </w:t>
      </w:r>
      <w:r w:rsidR="003127D2" w:rsidRPr="00391A35">
        <w:rPr>
          <w:rFonts w:ascii="Arial" w:hAnsi="Arial" w:cs="Arial"/>
        </w:rPr>
        <w:t xml:space="preserve">live </w:t>
      </w:r>
      <w:r w:rsidR="0066617B" w:rsidRPr="00391A35">
        <w:rPr>
          <w:rFonts w:ascii="Arial" w:hAnsi="Arial" w:cs="Arial"/>
        </w:rPr>
        <w:t xml:space="preserve">close </w:t>
      </w:r>
      <w:r w:rsidR="003127D2" w:rsidRPr="00391A35">
        <w:rPr>
          <w:rFonts w:ascii="Arial" w:hAnsi="Arial" w:cs="Arial"/>
        </w:rPr>
        <w:t xml:space="preserve">to their upper thermal limits </w:t>
      </w:r>
      <w:r w:rsidR="003127D2" w:rsidRPr="00391A35">
        <w:rPr>
          <w:rFonts w:ascii="Arial" w:hAnsi="Arial" w:cs="Arial"/>
        </w:rPr>
        <w:fldChar w:fldCharType="begin" w:fldLock="1"/>
      </w:r>
      <w:r w:rsidR="003127D2" w:rsidRPr="00391A35">
        <w:rPr>
          <w:rFonts w:ascii="Arial" w:hAnsi="Arial" w:cs="Arial"/>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Sciences","id":"ITEM-2","issue":"1664","issued":{"date-parts":[["2009","6","7"]]},"note":"heat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warming","type":"article-journal","volume":"276"},"uris":["http://www.mendeley.com/documents/?uuid=b4d4f274-2649-308a-8340-0519a6ba5497"]},{"id":"ITEM-3","itemData":{"DOI":"10.1111/j.1365-2486.2011.02542.x","ISSN":"13541013","abstract":"Effects of climate warming on wild populations of organisms are expected to be greatest at higher latitudes, paralleling greater anticipated increases in temperature in these regions. Yet, these expectations assume that populations in different regions are equally susceptible to the effects of warming. This is unlikely to be the case. Here, we develop a series of predictive models for physiological thermal tolerances in ants based on current and future climates. We found that tropical ants have lower warming tolerances, a metric of susceptibility to climate warming, than temperate ants despite greater increases in temperature at higher latitudes. Using climatic, ecological and phylogenetic data, we refine our predictions of which ants (across all regions) were most susceptible to climate warming. We found that ants occupying warmer and more mesic forested habitats at lower elevations are the most physiologically susceptible to deleterious effects of climate warming. Phylogenetic history was also a strong indicator of physiological susceptibility. In short, we find that ants that live in the canopies of hot, tropical forest are the most at risk, globally, from climate warming. Unfortunately this is where many, perhaps most, ant and other species on Earth live. © 2011 Blackwell Publishing Ltd.","author":[{"dropping-particle":"","family":"Diamond","given":"Sarah E.","non-dropping-particle":"","parse-names":false,"suffix":""},{"dropping-particle":"","family":"Sorger","given":"D. Magdalena","non-dropping-particle":"","parse-names":false,"suffix":""},{"dropping-particle":"","family":"Hulcr","given":"Jiri","non-dropping-particle":"","parse-names":false,"suffix":""},{"dropping-particle":"","family":"Pelini","given":"Shannon L.","non-dropping-particle":"","parse-names":false,"suffix":""},{"dropping-particle":"Del","family":"Toro","given":"Israel","non-dropping-particle":"","parse-names":false,"suffix":""},{"dropping-particle":"","family":"Hirsch","given":"Christopher","non-dropping-particle":"","parse-names":false,"suffix":""},{"dropping-particle":"","family":"Oberg","given":"Erik","non-dropping-particle":"","parse-names":false,"suffix":""},{"dropping-particle":"","family":"Dunn","given":"Robert R.","non-dropping-particle":"","parse-names":false,"suffix":""}],"container-title":"Global Change Biology","id":"ITEM-3","issue":"2","issued":{"date-parts":[["2012","2","1"]]},"page":"448-456","publisher":"John Wiley &amp; Sons, Ltd","title":"Who likes it hot? A global analysis of the climatic, ecological, and evolutionary determinants of warming tolerance in ants","type":"article-journal","volume":"18"},"uris":["http://www.mendeley.com/documents/?uuid=ccccc685-f698-384e-81b8-5b9facc23c21"]}],"mendeley":{"formattedCitation":"(Deutsch et al. 2008; Diamond et al. 2012; Huey et al. 2009)","plainTextFormattedCitation":"(Deutsch et al. 2008; Diamond et al. 2012; Huey et al. 2009)","previouslyFormattedCitation":"(Deutsch et al. 2008; Diamond et al. 2012; Huey et al. 2009)"},"properties":{"noteIndex":0},"schema":"https://github.com/citation-style-language/schema/raw/master/csl-citation.json"}</w:instrText>
      </w:r>
      <w:r w:rsidR="003127D2" w:rsidRPr="00391A35">
        <w:rPr>
          <w:rFonts w:ascii="Arial" w:hAnsi="Arial" w:cs="Arial"/>
        </w:rPr>
        <w:fldChar w:fldCharType="separate"/>
      </w:r>
      <w:r w:rsidR="003127D2" w:rsidRPr="00391A35">
        <w:rPr>
          <w:rFonts w:ascii="Arial" w:hAnsi="Arial" w:cs="Arial"/>
          <w:noProof/>
        </w:rPr>
        <w:t>(Deutsch et al. 2008; Diamond et al. 2012; Huey et al. 2009)</w:t>
      </w:r>
      <w:r w:rsidR="003127D2" w:rsidRPr="00391A35">
        <w:rPr>
          <w:rFonts w:ascii="Arial" w:hAnsi="Arial" w:cs="Arial"/>
        </w:rPr>
        <w:fldChar w:fldCharType="end"/>
      </w:r>
      <w:r w:rsidR="003127D2" w:rsidRPr="00391A35">
        <w:rPr>
          <w:rFonts w:ascii="Arial" w:hAnsi="Arial" w:cs="Arial"/>
        </w:rPr>
        <w:t xml:space="preserve">, </w:t>
      </w:r>
      <w:r w:rsidR="0008542D" w:rsidRPr="00391A35">
        <w:rPr>
          <w:rFonts w:ascii="Arial" w:hAnsi="Arial" w:cs="Arial"/>
        </w:rPr>
        <w:t xml:space="preserve">and </w:t>
      </w:r>
      <w:r w:rsidR="0066617B" w:rsidRPr="00391A35">
        <w:rPr>
          <w:rFonts w:ascii="Arial" w:hAnsi="Arial" w:cs="Arial"/>
        </w:rPr>
        <w:t xml:space="preserve">which </w:t>
      </w:r>
      <w:r w:rsidR="00117D38" w:rsidRPr="00391A35">
        <w:rPr>
          <w:rFonts w:ascii="Arial" w:hAnsi="Arial" w:cs="Arial"/>
        </w:rPr>
        <w:t>may</w:t>
      </w:r>
      <w:r w:rsidR="00DB60AE" w:rsidRPr="00391A35">
        <w:rPr>
          <w:rFonts w:ascii="Arial" w:hAnsi="Arial" w:cs="Arial"/>
        </w:rPr>
        <w:t xml:space="preserve"> </w:t>
      </w:r>
      <w:r w:rsidR="00117D38" w:rsidRPr="00391A35">
        <w:rPr>
          <w:rFonts w:ascii="Arial" w:hAnsi="Arial" w:cs="Arial"/>
        </w:rPr>
        <w:t xml:space="preserve">not </w:t>
      </w:r>
      <w:r w:rsidR="003127D2" w:rsidRPr="00391A35">
        <w:rPr>
          <w:rFonts w:ascii="Arial" w:hAnsi="Arial" w:cs="Arial"/>
        </w:rPr>
        <w:t>tolerat</w:t>
      </w:r>
      <w:r w:rsidR="00117D38" w:rsidRPr="00391A35">
        <w:rPr>
          <w:rFonts w:ascii="Arial" w:hAnsi="Arial" w:cs="Arial"/>
        </w:rPr>
        <w:t>e</w:t>
      </w:r>
      <w:r w:rsidR="003127D2" w:rsidRPr="00391A35">
        <w:rPr>
          <w:rFonts w:ascii="Arial" w:hAnsi="Arial" w:cs="Arial"/>
        </w:rPr>
        <w:t xml:space="preserve"> or adapt to </w:t>
      </w:r>
      <w:r w:rsidR="003379E6">
        <w:rPr>
          <w:rFonts w:ascii="Arial" w:hAnsi="Arial" w:cs="Arial"/>
        </w:rPr>
        <w:t>warmer</w:t>
      </w:r>
      <w:r w:rsidR="00362A6D" w:rsidRPr="00391A35">
        <w:rPr>
          <w:rFonts w:ascii="Arial" w:hAnsi="Arial" w:cs="Arial"/>
        </w:rPr>
        <w:t xml:space="preserve"> temperatures</w:t>
      </w:r>
      <w:r w:rsidR="003127D2" w:rsidRPr="00391A35">
        <w:rPr>
          <w:rFonts w:ascii="Arial" w:hAnsi="Arial" w:cs="Arial"/>
        </w:rPr>
        <w:t xml:space="preserve"> </w:t>
      </w:r>
      <w:r w:rsidR="003127D2" w:rsidRPr="00391A35">
        <w:rPr>
          <w:rFonts w:ascii="Arial" w:hAnsi="Arial" w:cs="Arial"/>
        </w:rPr>
        <w:fldChar w:fldCharType="begin" w:fldLock="1"/>
      </w:r>
      <w:r w:rsidR="00B500BB" w:rsidRPr="00391A35">
        <w:rPr>
          <w:rFonts w:ascii="Arial" w:hAnsi="Arial" w:cs="Arial"/>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phylogenetically","type":"article-journal","volume":"109"},"uris":["http://www.mendeley.com/documents/?uuid=fda03cb5-0910-39da-97ce-ca7e1c3ab356"]},{"id":"ITEM-2","itemData":{"DOI":"10.1890/11-1187.1","ISSN":"00129658","PMID":"22624199","abstract":"Evolutionary history and physiology mediate species responses to climate change. Tropical species that do not naturally experience high temperature variability have a narrow thermal tolerance compared to similar taxa at temperate latitudes and could therefore be most vulnerable to warming. However, the thermal adaptation of a species may also be influenced by spatial temperature variations over its geographical range. Spatial climate gradients, especially from topography, may also broaden thermal tolerance and therefore act to buffer warming impacts. Here we show that for low-seasonality environments, high spatial heterogeneity in temperature correlates significantly with greater warming tolerance in insects globally. Based on this relationship, we find that climate change projections of direct physiological impacts on insect fitness highlight the vulnerability of tropical lowland areas to future warming. Thus, in addition to seasonality, spatial heterogeneity may play a critical role in thermal adaptation and climate change impacts particularly in the tropics. © 2012 by the Ecological Society of America.","author":[{"dropping-particle":"","family":"Bonebrake","given":"Timothy C.","non-dropping-particle":"","parse-names":false,"suffix":""},{"dropping-particle":"","family":"Deutsch","given":"Curtis A.","non-dropping-particle":"","parse-names":false,"suffix":""}],"container-title":"Ecology","id":"ITEM-2","issue":"3","issued":{"date-parts":[["2012","3","1"]]},"note":"in tropics, there is less spatial climate heterogeneity, and tolerance range to warming","page":"449-455","publisher":"John Wiley &amp; Sons, Ltd","title":"Climate heterogeneity modulates impact of warming on tropical insects","type":"article-journal","volume":"93"},"uris":["http://www.mendeley.com/documents/?uuid=2d7d47a1-bda8-38c1-afb8-8ff13e0b1b1d"]}],"mendeley":{"formattedCitation":"(Bonebrake and Deutsch 2012; Kellermann et al. 2012)","plainTextFormattedCitation":"(Bonebrake and Deutsch 2012; Kellermann et al. 2012)","previouslyFormattedCitation":"(Bonebrake and Deutsch 2012; Kellermann et al. 2012)"},"properties":{"noteIndex":0},"schema":"https://github.com/citation-style-language/schema/raw/master/csl-citation.json"}</w:instrText>
      </w:r>
      <w:r w:rsidR="003127D2" w:rsidRPr="00391A35">
        <w:rPr>
          <w:rFonts w:ascii="Arial" w:hAnsi="Arial" w:cs="Arial"/>
        </w:rPr>
        <w:fldChar w:fldCharType="separate"/>
      </w:r>
      <w:r w:rsidR="008D7FE8" w:rsidRPr="00391A35">
        <w:rPr>
          <w:rFonts w:ascii="Arial" w:hAnsi="Arial" w:cs="Arial"/>
          <w:noProof/>
        </w:rPr>
        <w:t>(Bonebrake and Deutsch 2012; Kellermann et al. 2012)</w:t>
      </w:r>
      <w:r w:rsidR="003127D2" w:rsidRPr="00391A35">
        <w:rPr>
          <w:rFonts w:ascii="Arial" w:hAnsi="Arial" w:cs="Arial"/>
        </w:rPr>
        <w:fldChar w:fldCharType="end"/>
      </w:r>
      <w:r w:rsidR="003127D2" w:rsidRPr="00391A35">
        <w:rPr>
          <w:rFonts w:ascii="Arial" w:hAnsi="Arial" w:cs="Arial"/>
        </w:rPr>
        <w:t xml:space="preserve">. </w:t>
      </w:r>
      <w:r w:rsidR="0067098E" w:rsidRPr="00391A35">
        <w:rPr>
          <w:rFonts w:ascii="Arial" w:hAnsi="Arial" w:cs="Arial"/>
        </w:rPr>
        <w:t>The n</w:t>
      </w:r>
      <w:r w:rsidR="008F30FA" w:rsidRPr="00391A35">
        <w:rPr>
          <w:rFonts w:ascii="Arial" w:hAnsi="Arial" w:cs="Arial"/>
        </w:rPr>
        <w:t>arrow thermal range</w:t>
      </w:r>
      <w:r w:rsidR="001B6F7F" w:rsidRPr="00391A35">
        <w:rPr>
          <w:rFonts w:ascii="Arial" w:hAnsi="Arial" w:cs="Arial"/>
        </w:rPr>
        <w:t>s</w:t>
      </w:r>
      <w:r w:rsidR="0067098E" w:rsidRPr="00391A35">
        <w:rPr>
          <w:rFonts w:ascii="Arial" w:hAnsi="Arial" w:cs="Arial"/>
        </w:rPr>
        <w:t xml:space="preserve"> of tropical insects</w:t>
      </w:r>
      <w:r w:rsidR="001B262E" w:rsidRPr="00391A35">
        <w:rPr>
          <w:rFonts w:ascii="Arial" w:hAnsi="Arial" w:cs="Arial"/>
        </w:rPr>
        <w:t xml:space="preserve"> </w:t>
      </w:r>
      <w:r w:rsidR="001B262E" w:rsidRPr="00391A35">
        <w:rPr>
          <w:rFonts w:ascii="Arial" w:hAnsi="Arial" w:cs="Arial"/>
        </w:rPr>
        <w:fldChar w:fldCharType="begin" w:fldLock="1"/>
      </w:r>
      <w:r w:rsidR="001B262E" w:rsidRPr="00391A35">
        <w:rPr>
          <w:rFonts w:ascii="Arial" w:hAnsi="Arial" w:cs="Arial"/>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change","type":"article-journal","volume":"281"},"uris":["http://www.mendeley.com/documents/?uuid=2d25c29c-a335-39f1-9c9a-4a2f1d8d6544"]}],"mendeley":{"formattedCitation":"(Khaliq et al. 2014)","plainTextFormattedCitation":"(Khaliq et al. 2014)","previouslyFormattedCitation":"(Khaliq et al. 2014)"},"properties":{"noteIndex":0},"schema":"https://github.com/citation-style-language/schema/raw/master/csl-citation.json"}</w:instrText>
      </w:r>
      <w:r w:rsidR="001B262E" w:rsidRPr="00391A35">
        <w:rPr>
          <w:rFonts w:ascii="Arial" w:hAnsi="Arial" w:cs="Arial"/>
        </w:rPr>
        <w:fldChar w:fldCharType="separate"/>
      </w:r>
      <w:r w:rsidR="001B262E" w:rsidRPr="00391A35">
        <w:rPr>
          <w:rFonts w:ascii="Arial" w:hAnsi="Arial" w:cs="Arial"/>
          <w:noProof/>
        </w:rPr>
        <w:t>(Khaliq et al. 2014)</w:t>
      </w:r>
      <w:r w:rsidR="001B262E" w:rsidRPr="00391A35">
        <w:rPr>
          <w:rFonts w:ascii="Arial" w:hAnsi="Arial" w:cs="Arial"/>
        </w:rPr>
        <w:fldChar w:fldCharType="end"/>
      </w:r>
      <w:r w:rsidR="001B262E" w:rsidRPr="00391A35">
        <w:rPr>
          <w:rFonts w:ascii="Arial" w:hAnsi="Arial" w:cs="Arial"/>
        </w:rPr>
        <w:t xml:space="preserve"> </w:t>
      </w:r>
      <w:r w:rsidR="0067098E" w:rsidRPr="00391A35">
        <w:rPr>
          <w:rFonts w:ascii="Arial" w:hAnsi="Arial" w:cs="Arial"/>
        </w:rPr>
        <w:t>also mean that they</w:t>
      </w:r>
      <w:r w:rsidR="002964A5" w:rsidRPr="00391A35">
        <w:rPr>
          <w:rFonts w:ascii="Arial" w:hAnsi="Arial" w:cs="Arial"/>
        </w:rPr>
        <w:t xml:space="preserve"> will need to undertake</w:t>
      </w:r>
      <w:r w:rsidR="001B262E" w:rsidRPr="00391A35">
        <w:rPr>
          <w:rFonts w:ascii="Arial" w:hAnsi="Arial" w:cs="Arial"/>
        </w:rPr>
        <w:t xml:space="preserve"> </w:t>
      </w:r>
      <w:r w:rsidR="002964A5" w:rsidRPr="00391A35">
        <w:rPr>
          <w:rFonts w:ascii="Arial" w:hAnsi="Arial" w:cs="Arial"/>
        </w:rPr>
        <w:t xml:space="preserve">relatively </w:t>
      </w:r>
      <w:r w:rsidR="001B262E" w:rsidRPr="00391A35">
        <w:rPr>
          <w:rFonts w:ascii="Arial" w:hAnsi="Arial" w:cs="Arial"/>
        </w:rPr>
        <w:t xml:space="preserve">large </w:t>
      </w:r>
      <w:r w:rsidR="0017639C" w:rsidRPr="00391A35">
        <w:rPr>
          <w:rFonts w:ascii="Arial" w:hAnsi="Arial" w:cs="Arial"/>
        </w:rPr>
        <w:t xml:space="preserve">latitudinal or elevational </w:t>
      </w:r>
      <w:r w:rsidR="001B262E" w:rsidRPr="00391A35">
        <w:rPr>
          <w:rFonts w:ascii="Arial" w:hAnsi="Arial" w:cs="Arial"/>
        </w:rPr>
        <w:t>range-shift</w:t>
      </w:r>
      <w:r w:rsidR="002964A5" w:rsidRPr="00391A35">
        <w:rPr>
          <w:rFonts w:ascii="Arial" w:hAnsi="Arial" w:cs="Arial"/>
        </w:rPr>
        <w:t>s</w:t>
      </w:r>
      <w:r w:rsidR="001B262E" w:rsidRPr="00391A35">
        <w:rPr>
          <w:rFonts w:ascii="Arial" w:hAnsi="Arial" w:cs="Arial"/>
        </w:rPr>
        <w:t xml:space="preserve"> </w:t>
      </w:r>
      <w:r w:rsidR="0017639C" w:rsidRPr="00391A35">
        <w:rPr>
          <w:rFonts w:ascii="Arial" w:hAnsi="Arial" w:cs="Arial"/>
        </w:rPr>
        <w:t>to track their climate envelopes</w:t>
      </w:r>
      <w:r w:rsidR="00362A6D" w:rsidRPr="00391A35">
        <w:rPr>
          <w:rFonts w:ascii="Arial" w:hAnsi="Arial" w:cs="Arial"/>
        </w:rPr>
        <w:t xml:space="preserve"> as the climate warms</w:t>
      </w:r>
      <w:r w:rsidR="001B262E" w:rsidRPr="00391A35">
        <w:rPr>
          <w:rFonts w:ascii="Arial" w:hAnsi="Arial" w:cs="Arial"/>
        </w:rPr>
        <w:t xml:space="preserve">, increasing the risk of extinction and community disassembly </w:t>
      </w:r>
      <w:r w:rsidR="004F5042" w:rsidRPr="00391A35">
        <w:rPr>
          <w:rFonts w:ascii="Arial" w:hAnsi="Arial" w:cs="Arial"/>
        </w:rPr>
        <w:fldChar w:fldCharType="begin" w:fldLock="1"/>
      </w:r>
      <w:r w:rsidR="00E13FED" w:rsidRPr="00391A35">
        <w:rPr>
          <w:rFonts w:ascii="Arial" w:hAnsi="Arial" w:cs="Arial"/>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tropics","type":"article-journal","volume":"322"},"uris":["http://www.mendeley.com/documents/?uuid=efcbb00a-4f36-3d21-bf39-1166fa394a51"]},{"id":"ITEM-2","itemData":{"DOI":"10.1111/j.1461-0248.2011.01689.x","ISSN":"14610248","PMID":"21978234","abstract":"Both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 © 2011 Blackwell Publishing Ltd/CNRS.","author":[{"dropping-particle":"","family":"Sheldon","given":"Kimberly S.","non-dropping-particle":"","parse-names":false,"suffix":""},{"dropping-particle":"","family":"Yang","given":"Sylvia","non-dropping-particle":"","parse-names":false,"suffix":""},{"dropping-particle":"","family":"Tewksbury","given":"Joshua J.","non-dropping-particle":"","parse-names":false,"suffix":""}],"container-title":"Ecology Letters","id":"ITEM-2","issue":"12","issued":{"date-parts":[["2011","12","1"]]},"note":"Elevational ranges are smaller at low latitudes for most groups and, as a consequence, tropical communities appear to be more sensitive to temperature increases compared with temperate communities.","page":"1191-1200","publisher":"Blackwell Publishing Ltd","title":"Climate change and community disassembly: Impacts of warming on tropical and temperate montane community structure","type":"article-journal","volume":"14"},"uris":["http://www.mendeley.com/documents/?uuid=5a78b13d-5185-3d78-a606-3b8ccde26ba1"]}],"mendeley":{"formattedCitation":"(Colwell et al. 2008; Sheldon, Yang, and Tewksbury 2011)","plainTextFormattedCitation":"(Colwell et al. 2008; Sheldon, Yang, and Tewksbury 2011)","previouslyFormattedCitation":"(Colwell et al. 2008; Sheldon, Yang, and Tewksbury 2011)"},"properties":{"noteIndex":0},"schema":"https://github.com/citation-style-language/schema/raw/master/csl-citation.json"}</w:instrText>
      </w:r>
      <w:r w:rsidR="004F5042" w:rsidRPr="00391A35">
        <w:rPr>
          <w:rFonts w:ascii="Arial" w:hAnsi="Arial" w:cs="Arial"/>
        </w:rPr>
        <w:fldChar w:fldCharType="separate"/>
      </w:r>
      <w:r w:rsidR="00E13FED" w:rsidRPr="00391A35">
        <w:rPr>
          <w:rFonts w:ascii="Arial" w:hAnsi="Arial" w:cs="Arial"/>
          <w:noProof/>
        </w:rPr>
        <w:t>(Colwell et al. 2008; Sheldon, Yang, and Tewksbury 2011)</w:t>
      </w:r>
      <w:r w:rsidR="004F5042" w:rsidRPr="00391A35">
        <w:rPr>
          <w:rFonts w:ascii="Arial" w:hAnsi="Arial" w:cs="Arial"/>
        </w:rPr>
        <w:fldChar w:fldCharType="end"/>
      </w:r>
      <w:r w:rsidR="0026735A" w:rsidRPr="00391A35">
        <w:rPr>
          <w:rFonts w:ascii="Arial" w:hAnsi="Arial" w:cs="Arial"/>
        </w:rPr>
        <w:t>.</w:t>
      </w:r>
      <w:r w:rsidR="005913F3" w:rsidRPr="00391A35">
        <w:rPr>
          <w:rFonts w:ascii="Arial" w:hAnsi="Arial" w:cs="Arial"/>
        </w:rPr>
        <w:t xml:space="preserve"> </w:t>
      </w:r>
    </w:p>
    <w:p w14:paraId="2E34BF15" w14:textId="1EDA83DC" w:rsidR="00855A36" w:rsidRPr="00391A35" w:rsidRDefault="0072065A" w:rsidP="001B3FA5">
      <w:pPr>
        <w:spacing w:line="480" w:lineRule="auto"/>
        <w:ind w:firstLine="720"/>
        <w:rPr>
          <w:rFonts w:ascii="Arial" w:hAnsi="Arial" w:cs="Arial"/>
        </w:rPr>
      </w:pPr>
      <w:r w:rsidRPr="00391A35">
        <w:rPr>
          <w:rFonts w:ascii="Arial" w:hAnsi="Arial" w:cs="Arial"/>
        </w:rPr>
        <w:t xml:space="preserve">Despite </w:t>
      </w:r>
      <w:r w:rsidR="00362A6D" w:rsidRPr="00391A35">
        <w:rPr>
          <w:rFonts w:ascii="Arial" w:hAnsi="Arial" w:cs="Arial"/>
        </w:rPr>
        <w:t>high</w:t>
      </w:r>
      <w:r w:rsidRPr="00391A35">
        <w:rPr>
          <w:rFonts w:ascii="Arial" w:hAnsi="Arial" w:cs="Arial"/>
        </w:rPr>
        <w:t xml:space="preserve"> relevance for understanding species’ responses to climate change</w:t>
      </w:r>
      <w:r w:rsidR="006D282F" w:rsidRPr="00391A35">
        <w:rPr>
          <w:rFonts w:ascii="Arial" w:hAnsi="Arial" w:cs="Arial"/>
        </w:rPr>
        <w:t xml:space="preserve"> in tropical ecosystems</w:t>
      </w:r>
      <w:r w:rsidR="00362A6D" w:rsidRPr="00391A35">
        <w:rPr>
          <w:rFonts w:ascii="Arial" w:hAnsi="Arial" w:cs="Arial"/>
        </w:rPr>
        <w:t xml:space="preserve"> </w:t>
      </w:r>
      <w:r w:rsidR="00362A6D" w:rsidRPr="00391A35">
        <w:rPr>
          <w:rFonts w:ascii="Arial" w:hAnsi="Arial" w:cs="Arial"/>
        </w:rPr>
        <w:fldChar w:fldCharType="begin" w:fldLock="1"/>
      </w:r>
      <w:r w:rsidR="00362A6D" w:rsidRPr="00391A35">
        <w:rPr>
          <w:rFonts w:ascii="Arial" w:hAnsi="Arial" w:cs="Arial"/>
        </w:rPr>
        <w:instrText>ADDIN CSL_CITATION {"citationItems":[{"id":"ITEM-1","itemData":{"DOI":"10.1016/j.biocon.2011.11.027","ISSN":"00063207","abstract":"As a broad scientific consensus in support of anthropogenic global warming emerged in the 1980s, a few biologists were quick to make predictions of the likely impacts in the tropics. Most conservation biologists, however, saw climate change as a much less immediate threat to tropical terrestrial ecosystems than deforestation, logging, and hunting. There has been a rapid shift in opinion in the last few years, with the widespread recognition that the climate is already changing at a rate that is relevant to current conservation actions in the tropics. Unfortunately, more than a decade of relative neglect of climate change research has left tropical biologists with little hard information on which to plan a response. The most widely used climate projections for the tropics do not represent the full range of model possibilities and do not reflect the current rates of greenhouse gas emission. The 2-3. °C rise that is commonly assumed could be 4-6, or even 7. °C, while projections for rainfall and other climate variables have still greater uncertainty. These climatic uncertainties are compounded by our ignorance about the potential biological consequences of these changes. It is very likely, however, that the majority of the tropics will soon be subject to climatic conditions that have not existed anywhere on Earth for millions of years. It's a new world and all bets are off. © 2011 Elsevier Ltd.","author":[{"dropping-particle":"","family":"Corlett","given":"Richard T.","non-dropping-particle":"","parse-names":false,"suffix":""}],"container-title":"Biological Conservation","id":"ITEM-1","issue":"1","issued":{"date-parts":[["2012","7","1"]]},"page":"22-25","publisher":"Elsevier Ltd","title":"Climate change in the tropics: The end of the world as we know it?","type":"article","volume":"151"},"uris":["http://www.mendeley.com/documents/?uuid=248391de-0239-32a6-810b-a63d87016106"]}],"mendeley":{"formattedCitation":"(Corlett 2012)","plainTextFormattedCitation":"(Corlett 2012)","previouslyFormattedCitation":"(Corlett 2012)"},"properties":{"noteIndex":0},"schema":"https://github.com/citation-style-language/schema/raw/master/csl-citation.json"}</w:instrText>
      </w:r>
      <w:r w:rsidR="00362A6D" w:rsidRPr="00391A35">
        <w:rPr>
          <w:rFonts w:ascii="Arial" w:hAnsi="Arial" w:cs="Arial"/>
        </w:rPr>
        <w:fldChar w:fldCharType="separate"/>
      </w:r>
      <w:r w:rsidR="00362A6D" w:rsidRPr="00391A35">
        <w:rPr>
          <w:rFonts w:ascii="Arial" w:hAnsi="Arial" w:cs="Arial"/>
          <w:noProof/>
        </w:rPr>
        <w:t>(Corlett 2012)</w:t>
      </w:r>
      <w:r w:rsidR="00362A6D" w:rsidRPr="00391A35">
        <w:rPr>
          <w:rFonts w:ascii="Arial" w:hAnsi="Arial" w:cs="Arial"/>
        </w:rPr>
        <w:fldChar w:fldCharType="end"/>
      </w:r>
      <w:r w:rsidR="0013633E" w:rsidRPr="00391A35">
        <w:rPr>
          <w:rFonts w:ascii="Arial" w:hAnsi="Arial" w:cs="Arial"/>
        </w:rPr>
        <w:t xml:space="preserve">, </w:t>
      </w:r>
      <w:r w:rsidR="005D607A" w:rsidRPr="00391A35">
        <w:rPr>
          <w:rFonts w:ascii="Arial" w:hAnsi="Arial" w:cs="Arial"/>
        </w:rPr>
        <w:t xml:space="preserve">it </w:t>
      </w:r>
      <w:r w:rsidRPr="00391A35">
        <w:rPr>
          <w:rFonts w:ascii="Arial" w:hAnsi="Arial" w:cs="Arial"/>
        </w:rPr>
        <w:t xml:space="preserve">remains </w:t>
      </w:r>
      <w:r w:rsidR="0086269E">
        <w:rPr>
          <w:rFonts w:ascii="Arial" w:hAnsi="Arial" w:cs="Arial"/>
        </w:rPr>
        <w:t>questioned</w:t>
      </w:r>
      <w:r w:rsidR="005D607A" w:rsidRPr="00391A35">
        <w:rPr>
          <w:rFonts w:ascii="Arial" w:hAnsi="Arial" w:cs="Arial"/>
        </w:rPr>
        <w:t xml:space="preserve"> </w:t>
      </w:r>
      <w:r w:rsidR="0013633E" w:rsidRPr="00391A35">
        <w:rPr>
          <w:rFonts w:ascii="Arial" w:hAnsi="Arial" w:cs="Arial"/>
        </w:rPr>
        <w:t xml:space="preserve">whether </w:t>
      </w:r>
      <w:r w:rsidR="00F42C42" w:rsidRPr="00391A35">
        <w:rPr>
          <w:rFonts w:ascii="Arial" w:hAnsi="Arial" w:cs="Arial"/>
        </w:rPr>
        <w:t>temperature is the major</w:t>
      </w:r>
      <w:r w:rsidR="00C42A5F" w:rsidRPr="00391A35">
        <w:rPr>
          <w:rFonts w:ascii="Arial" w:hAnsi="Arial" w:cs="Arial"/>
        </w:rPr>
        <w:t xml:space="preserve"> proximate</w:t>
      </w:r>
      <w:r w:rsidR="00F42C42" w:rsidRPr="00391A35">
        <w:rPr>
          <w:rFonts w:ascii="Arial" w:hAnsi="Arial" w:cs="Arial"/>
        </w:rPr>
        <w:t xml:space="preserve"> </w:t>
      </w:r>
      <w:r w:rsidR="00041FC7" w:rsidRPr="00391A35">
        <w:rPr>
          <w:rFonts w:ascii="Arial" w:hAnsi="Arial" w:cs="Arial"/>
        </w:rPr>
        <w:t xml:space="preserve">factor setting the </w:t>
      </w:r>
      <w:r w:rsidR="00DD61C2" w:rsidRPr="00391A35">
        <w:rPr>
          <w:rFonts w:ascii="Arial" w:hAnsi="Arial" w:cs="Arial"/>
        </w:rPr>
        <w:t>position</w:t>
      </w:r>
      <w:r w:rsidR="00C42A5F" w:rsidRPr="00391A35">
        <w:rPr>
          <w:rFonts w:ascii="Arial" w:hAnsi="Arial" w:cs="Arial"/>
        </w:rPr>
        <w:t xml:space="preserve"> of </w:t>
      </w:r>
      <w:r w:rsidR="00DD61C2" w:rsidRPr="00391A35">
        <w:rPr>
          <w:rFonts w:ascii="Arial" w:hAnsi="Arial" w:cs="Arial"/>
        </w:rPr>
        <w:t xml:space="preserve">the </w:t>
      </w:r>
      <w:r w:rsidR="007219F4" w:rsidRPr="00391A35">
        <w:rPr>
          <w:rFonts w:ascii="Arial" w:hAnsi="Arial" w:cs="Arial"/>
        </w:rPr>
        <w:t>‘</w:t>
      </w:r>
      <w:r w:rsidR="005D607A" w:rsidRPr="00391A35">
        <w:rPr>
          <w:rFonts w:ascii="Arial" w:hAnsi="Arial" w:cs="Arial"/>
        </w:rPr>
        <w:t>warm</w:t>
      </w:r>
      <w:r w:rsidR="005F5F33" w:rsidRPr="00391A35">
        <w:rPr>
          <w:rFonts w:ascii="Arial" w:hAnsi="Arial" w:cs="Arial"/>
        </w:rPr>
        <w:t>’</w:t>
      </w:r>
      <w:r w:rsidR="009A4B71" w:rsidRPr="00391A35">
        <w:rPr>
          <w:rFonts w:ascii="Arial" w:hAnsi="Arial" w:cs="Arial"/>
        </w:rPr>
        <w:t xml:space="preserve"> (low-</w:t>
      </w:r>
      <w:r w:rsidR="0008542D" w:rsidRPr="00391A35">
        <w:rPr>
          <w:rFonts w:ascii="Arial" w:hAnsi="Arial" w:cs="Arial"/>
        </w:rPr>
        <w:t>latitude</w:t>
      </w:r>
      <w:r w:rsidR="009A4B71" w:rsidRPr="00391A35">
        <w:rPr>
          <w:rFonts w:ascii="Arial" w:hAnsi="Arial" w:cs="Arial"/>
        </w:rPr>
        <w:t xml:space="preserve"> or low-elevation)</w:t>
      </w:r>
      <w:r w:rsidR="005D607A" w:rsidRPr="00391A35">
        <w:rPr>
          <w:rFonts w:ascii="Arial" w:hAnsi="Arial" w:cs="Arial"/>
        </w:rPr>
        <w:t xml:space="preserve"> </w:t>
      </w:r>
      <w:r w:rsidR="00F119D3" w:rsidRPr="00391A35">
        <w:rPr>
          <w:rFonts w:ascii="Arial" w:hAnsi="Arial" w:cs="Arial"/>
        </w:rPr>
        <w:t>limits</w:t>
      </w:r>
      <w:r w:rsidR="00D23F96" w:rsidRPr="00391A35">
        <w:rPr>
          <w:rFonts w:ascii="Arial" w:hAnsi="Arial" w:cs="Arial"/>
        </w:rPr>
        <w:t xml:space="preserve"> </w:t>
      </w:r>
      <w:r w:rsidR="00DD61C2" w:rsidRPr="00391A35">
        <w:rPr>
          <w:rFonts w:ascii="Arial" w:hAnsi="Arial" w:cs="Arial"/>
        </w:rPr>
        <w:t>of</w:t>
      </w:r>
      <w:r w:rsidR="00C42A5F" w:rsidRPr="00391A35">
        <w:rPr>
          <w:rFonts w:ascii="Arial" w:hAnsi="Arial" w:cs="Arial"/>
        </w:rPr>
        <w:t xml:space="preserve"> species’ </w:t>
      </w:r>
      <w:r w:rsidR="004610BC" w:rsidRPr="00391A35">
        <w:rPr>
          <w:rFonts w:ascii="Arial" w:hAnsi="Arial" w:cs="Arial"/>
        </w:rPr>
        <w:t>distribution</w:t>
      </w:r>
      <w:r w:rsidR="005913F3" w:rsidRPr="00391A35">
        <w:rPr>
          <w:rFonts w:ascii="Arial" w:hAnsi="Arial" w:cs="Arial"/>
        </w:rPr>
        <w:t>s</w:t>
      </w:r>
      <w:r w:rsidR="005D607A" w:rsidRPr="00391A35">
        <w:rPr>
          <w:rFonts w:ascii="Arial" w:hAnsi="Arial" w:cs="Arial"/>
        </w:rPr>
        <w:t>.</w:t>
      </w:r>
      <w:r w:rsidR="00F506E1" w:rsidRPr="00391A35">
        <w:rPr>
          <w:rFonts w:ascii="Arial" w:hAnsi="Arial" w:cs="Arial"/>
        </w:rPr>
        <w:t xml:space="preserve"> </w:t>
      </w:r>
      <w:r w:rsidR="00F139BB" w:rsidRPr="00391A35">
        <w:rPr>
          <w:rFonts w:ascii="Arial" w:hAnsi="Arial" w:cs="Arial"/>
        </w:rPr>
        <w:t>G</w:t>
      </w:r>
      <w:r w:rsidR="00B73B4A" w:rsidRPr="00391A35">
        <w:rPr>
          <w:rFonts w:ascii="Arial" w:hAnsi="Arial" w:cs="Arial"/>
        </w:rPr>
        <w:t>lobal analys</w:t>
      </w:r>
      <w:r w:rsidR="00F139BB" w:rsidRPr="00391A35">
        <w:rPr>
          <w:rFonts w:ascii="Arial" w:hAnsi="Arial" w:cs="Arial"/>
        </w:rPr>
        <w:t>e</w:t>
      </w:r>
      <w:r w:rsidR="00B73B4A" w:rsidRPr="00391A35">
        <w:rPr>
          <w:rFonts w:ascii="Arial" w:hAnsi="Arial" w:cs="Arial"/>
        </w:rPr>
        <w:t>s found s</w:t>
      </w:r>
      <w:r w:rsidR="00F42C42" w:rsidRPr="00391A35">
        <w:rPr>
          <w:rFonts w:ascii="Arial" w:hAnsi="Arial" w:cs="Arial"/>
        </w:rPr>
        <w:t>maller distribution shifts in response to warming</w:t>
      </w:r>
      <w:r w:rsidR="00B73B4A" w:rsidRPr="00391A35">
        <w:rPr>
          <w:rFonts w:ascii="Arial" w:hAnsi="Arial" w:cs="Arial"/>
        </w:rPr>
        <w:t xml:space="preserve"> at warm </w:t>
      </w:r>
      <w:r w:rsidR="00CF24C0" w:rsidRPr="00391A35">
        <w:rPr>
          <w:rFonts w:ascii="Arial" w:hAnsi="Arial" w:cs="Arial"/>
        </w:rPr>
        <w:t>range</w:t>
      </w:r>
      <w:r w:rsidR="007F142A" w:rsidRPr="00391A35">
        <w:rPr>
          <w:rFonts w:ascii="Arial" w:hAnsi="Arial" w:cs="Arial"/>
        </w:rPr>
        <w:t xml:space="preserve"> </w:t>
      </w:r>
      <w:r w:rsidR="00F119D3" w:rsidRPr="00391A35">
        <w:rPr>
          <w:rFonts w:ascii="Arial" w:hAnsi="Arial" w:cs="Arial"/>
        </w:rPr>
        <w:t>limits</w:t>
      </w:r>
      <w:r w:rsidR="00B73B4A" w:rsidRPr="00391A35">
        <w:rPr>
          <w:rFonts w:ascii="Arial" w:hAnsi="Arial" w:cs="Arial"/>
        </w:rPr>
        <w:t xml:space="preserve"> than</w:t>
      </w:r>
      <w:r w:rsidR="00406296" w:rsidRPr="00391A35">
        <w:rPr>
          <w:rFonts w:ascii="Arial" w:hAnsi="Arial" w:cs="Arial"/>
        </w:rPr>
        <w:t xml:space="preserve"> at</w:t>
      </w:r>
      <w:r w:rsidR="00B73B4A" w:rsidRPr="00391A35">
        <w:rPr>
          <w:rFonts w:ascii="Arial" w:hAnsi="Arial" w:cs="Arial"/>
        </w:rPr>
        <w:t xml:space="preserve"> co</w:t>
      </w:r>
      <w:r w:rsidR="00D11F74">
        <w:rPr>
          <w:rFonts w:ascii="Arial" w:hAnsi="Arial" w:cs="Arial"/>
        </w:rPr>
        <w:t>ol</w:t>
      </w:r>
      <w:r w:rsidR="00B73B4A" w:rsidRPr="00391A35">
        <w:rPr>
          <w:rFonts w:ascii="Arial" w:hAnsi="Arial" w:cs="Arial"/>
        </w:rPr>
        <w:t xml:space="preserve"> </w:t>
      </w:r>
      <w:r w:rsidR="00CF24C0" w:rsidRPr="00391A35">
        <w:rPr>
          <w:rFonts w:ascii="Arial" w:hAnsi="Arial" w:cs="Arial"/>
        </w:rPr>
        <w:t>range</w:t>
      </w:r>
      <w:r w:rsidR="007F142A" w:rsidRPr="00391A35">
        <w:rPr>
          <w:rFonts w:ascii="Arial" w:hAnsi="Arial" w:cs="Arial"/>
        </w:rPr>
        <w:t xml:space="preserve"> </w:t>
      </w:r>
      <w:r w:rsidR="00F119D3" w:rsidRPr="00391A35">
        <w:rPr>
          <w:rFonts w:ascii="Arial" w:hAnsi="Arial" w:cs="Arial"/>
        </w:rPr>
        <w:t>limits</w:t>
      </w:r>
      <w:r w:rsidR="00F42C42" w:rsidRPr="00391A35">
        <w:rPr>
          <w:rFonts w:ascii="Arial" w:hAnsi="Arial" w:cs="Arial"/>
        </w:rPr>
        <w:t xml:space="preserve"> </w:t>
      </w:r>
      <w:r w:rsidR="00F42C42" w:rsidRPr="00391A35">
        <w:rPr>
          <w:rFonts w:ascii="Arial" w:hAnsi="Arial" w:cs="Arial"/>
        </w:rPr>
        <w:fldChar w:fldCharType="begin" w:fldLock="1"/>
      </w:r>
      <w:r w:rsidR="00F42C42" w:rsidRPr="00391A35">
        <w:rPr>
          <w:rFonts w:ascii="Arial" w:hAnsi="Arial" w:cs="Arial"/>
        </w:rPr>
        <w:instrText>ADDIN CSL_CITATION {"citationItems":[{"id":"ITEM-1","itemData":{"DOI":"10.1111/j.1466-8238.2010.00594.x","ISSN":"1466822X","abstract":"Aim To estimate whether species have shifted at equal rates at their leading edges (cool boundaries) and trailing edges (warm boundaries) in response to climate change. We provide the first such evidence for tropical insects, here examining elevation shifts for the upper and lower boundaries shifts of montane moths. Threats to species on tropical mountains are considered.Location Mount Kinabalu, Sabah, Malaysia.Methods We surveyed Lepidoptera (Geometridae) on Mount Kinabalu in 2007, 42 years after the previous surveys in 1965. Changes in species upper and lower boundaries, elevational extents and range areas were assessed. We randomly subsampled the data to ensure comparable datasets between years. Estimated shifts were compared for endemic versus more widespread species, and for species that reached their range limits at different elevations.Results Species that reached their upper limits at 2500-2700 m (n= 28 species, 20% of those considered) retreated at both their lower and upper boundaries, and hence showed substantial average range contractions (-300 m in elevational extent and -45 km2 in estimated range area). These declines may be associated with changes in cloud cover and the presence of ecological barriers (geological and vegetation transitions) which impede uphill movement. Other than this group, most species (n= 109, 80% of the species considered) expanded their upper boundaries upwards (by an average of 152 m) more than they retreated at their lower boundaries (77 m).Main conclusions Without constraints, leading margins shifted uphill faster than trailing margins retreated, such that many species increased their elevational extents. However, this did not result in increases in range area because the area of land available declines with increasing elevation. Species close to a major ecological/geological transition zone on the mountain flank declined in their range areas. Extinction risk may increase long before species reach the summit, even when undisturbed habitats are available. © 2010 Blackwell Publishing Ltd.","author":[{"dropping-particle":"","family":"Chen","given":"I. Ching","non-dropping-particle":"","parse-names":false,"suffix":""},{"dropping-particle":"","family":"Hill","given":"Jane K.","non-dropping-particle":"","parse-names":false,"suffix":""},{"dropping-particle":"","family":"Shiu","given":"Hau Jie","non-dropping-particle":"","parse-names":false,"suffix":""},{"dropping-particle":"","family":"Holloway","given":"Jeremy D.","non-dropping-particle":"","parse-names":false,"suffix":""},{"dropping-particle":"","family":"Benedick","given":"Suzan","non-dropping-particle":"","parse-names":false,"suffix":""},{"dropping-particle":"","family":"Chey","given":"Vun Khen","non-dropping-particle":"","parse-names":false,"suffix":""},{"dropping-particle":"","family":"Barlow","given":"Henry S.","non-dropping-particle":"","parse-names":false,"suffix":""},{"dropping-particle":"","family":"Thomas","given":"Chris D.","non-dropping-particle":"","parse-names":false,"suffix":""}],"container-title":"Global Ecology and Biogeography","id":"ITEM-1","issue":"1","issued":{"date-parts":[["2011","1","1"]]},"page":"34-45","publisher":"John Wiley &amp; Sons, Ltd","title":"Asymmetric boundary shifts of tropical montane Lepidoptera over four decades of climate warming","type":"article-journal","volume":"20"},"uris":["http://www.mendeley.com/documents/?uuid=fc8ad41b-7b90-347e-a509-16ac0b4081f6"]},{"id":"ITEM-2","itemData":{"DOI":"10.1038/nclimate1539","ISSN":"1758678X","abstract":"The redistribution of life on Earth has emerged as one of the most significant biological responses to anthropogenic climate warming1-3. Despite being one of the most long-standing puzzles in ecology4, we still have little understanding of how temperature sets geographic range boundaries5. Here we show that marine and terrestrial ectotherms differ in the degree to which they fill their potential latitudinal ranges, as predicted from their thermal tolerance limits. Marine ectotherms more fully occupy the extent of latitudes tolerable within their thermal tolerance limits, and are consequently predicted to expand at their poleward range boundaries and contract at their equatorward boundaries with climate warming. In contrast, terrestrial ectotherms are excluded from the warmest regions of their latitudinal range; thus, the equatorward, or 'trailing' range boundaries, may not shift consistently towards the poles with climate warming. Using global observations of climate-induced range shifts, we test this prediction and show that in the ocean, shifts at both range boundaries have been equally responsive, whereas on land, equatorward range boundaries have lagged in response to climate warming. These results indicate that marine species' ranges conform more closely to their limits of thermal tolerance, and thus range shifts will be more predictable and coherent. However, on land, warmer range boundaries are not at equilibrium with heat tolerance. Understanding the relative contribution of factors other than temperature in controlling equatorward range limits is critical for predicting distribution changes, with implications for population and community viability. © 2012 Macmillan Publishers Limited. All rights reserved.","author":[{"dropping-particle":"","family":"Sunday","given":"Jennifer M.","non-dropping-particle":"","parse-names":false,"suffix":""},{"dropping-particle":"","family":"Bates","given":"Amanda E.","non-dropping-particle":"","parse-names":false,"suffix":""},{"dropping-particle":"","family":"Dulvy","given":"Nicholas K.","non-dropping-particle":"","parse-names":false,"suffix":""}],"container-title":"Nature Climate Change","id":"ITEM-2","issue":"9","issued":{"date-parts":[["2012"]]},"note":"1. Terrestial species tend to underfill in their warm physiological boundary and overfill at their cold physiological boundary (highest summer temperature data: average or extreme?)\n2. equatorward underfilling increase with lattitude: meaning that tropical species are closer to their upper thermal limits\n3. cold boundary overfilling: depends on how critical temperature are measures. For example, adult or diapause stage?\n4. From the meta-analysis, boundaries of terrestial species are more sensitive in their colder end.\n5. proposed reasons for underfilling: 1) other abiotic factor like precipitation, 2) this temperature only use monthly average, so didn't capture daily extreme temperature or interannual anomalies.","page":"686-690","title":"Thermal tolerance and the global redistribution of animals","type":"article-journal","volume":"2"},"uris":["http://www.mendeley.com/documents/?uuid=a075e7b1-b825-320b-a3ed-5101d90fbad8"]}],"mendeley":{"formattedCitation":"(Chen, Hill, Shiu, et al. 2011; Sunday, Bates, and Dulvy 2012)","plainTextFormattedCitation":"(Chen, Hill, Shiu, et al. 2011; Sunday, Bates, and Dulvy 2012)","previouslyFormattedCitation":"(Chen, Hill, Shiu, et al. 2011; Sunday, Bates, and Dulvy 2012)"},"properties":{"noteIndex":0},"schema":"https://github.com/citation-style-language/schema/raw/master/csl-citation.json"}</w:instrText>
      </w:r>
      <w:r w:rsidR="00F42C42" w:rsidRPr="00391A35">
        <w:rPr>
          <w:rFonts w:ascii="Arial" w:hAnsi="Arial" w:cs="Arial"/>
        </w:rPr>
        <w:fldChar w:fldCharType="separate"/>
      </w:r>
      <w:r w:rsidR="00F42C42" w:rsidRPr="00391A35">
        <w:rPr>
          <w:rFonts w:ascii="Arial" w:hAnsi="Arial" w:cs="Arial"/>
          <w:noProof/>
        </w:rPr>
        <w:t>(Chen, Hill, Shiu, et al. 2011; Sunday, Bates, and Dulvy 2012)</w:t>
      </w:r>
      <w:r w:rsidR="00F42C42" w:rsidRPr="00391A35">
        <w:rPr>
          <w:rFonts w:ascii="Arial" w:hAnsi="Arial" w:cs="Arial"/>
        </w:rPr>
        <w:fldChar w:fldCharType="end"/>
      </w:r>
      <w:r w:rsidR="00DB60AE" w:rsidRPr="00391A35">
        <w:rPr>
          <w:rFonts w:ascii="Arial" w:hAnsi="Arial" w:cs="Arial"/>
        </w:rPr>
        <w:t xml:space="preserve">, </w:t>
      </w:r>
      <w:r w:rsidR="0086269E">
        <w:rPr>
          <w:rFonts w:ascii="Arial" w:hAnsi="Arial" w:cs="Arial"/>
        </w:rPr>
        <w:t>and</w:t>
      </w:r>
      <w:r w:rsidR="00DB60AE" w:rsidRPr="00391A35">
        <w:rPr>
          <w:rFonts w:ascii="Arial" w:hAnsi="Arial" w:cs="Arial"/>
        </w:rPr>
        <w:t xml:space="preserve"> </w:t>
      </w:r>
      <w:r w:rsidR="003425BA" w:rsidRPr="00391A35">
        <w:rPr>
          <w:rFonts w:ascii="Arial" w:hAnsi="Arial" w:cs="Arial"/>
        </w:rPr>
        <w:t xml:space="preserve">some </w:t>
      </w:r>
      <w:r w:rsidR="00190E24" w:rsidRPr="00391A35">
        <w:rPr>
          <w:rFonts w:ascii="Arial" w:hAnsi="Arial" w:cs="Arial"/>
        </w:rPr>
        <w:t>l</w:t>
      </w:r>
      <w:r w:rsidR="00F42C42" w:rsidRPr="00391A35">
        <w:rPr>
          <w:rFonts w:ascii="Arial" w:hAnsi="Arial" w:cs="Arial"/>
        </w:rPr>
        <w:t xml:space="preserve">aboratory </w:t>
      </w:r>
      <w:r w:rsidR="00190E24" w:rsidRPr="00391A35">
        <w:rPr>
          <w:rFonts w:ascii="Arial" w:hAnsi="Arial" w:cs="Arial"/>
        </w:rPr>
        <w:t xml:space="preserve">assays have </w:t>
      </w:r>
      <w:r w:rsidR="00406296" w:rsidRPr="00391A35">
        <w:rPr>
          <w:rFonts w:ascii="Arial" w:hAnsi="Arial" w:cs="Arial"/>
        </w:rPr>
        <w:t>found</w:t>
      </w:r>
      <w:r w:rsidR="00190E24" w:rsidRPr="00391A35">
        <w:rPr>
          <w:rFonts w:ascii="Arial" w:hAnsi="Arial" w:cs="Arial"/>
        </w:rPr>
        <w:t xml:space="preserve"> </w:t>
      </w:r>
      <w:r w:rsidR="00DB60AE" w:rsidRPr="00391A35">
        <w:rPr>
          <w:rFonts w:ascii="Arial" w:hAnsi="Arial" w:cs="Arial"/>
        </w:rPr>
        <w:t>similar</w:t>
      </w:r>
      <w:r w:rsidR="00406296" w:rsidRPr="00391A35">
        <w:rPr>
          <w:rFonts w:ascii="Arial" w:hAnsi="Arial" w:cs="Arial"/>
        </w:rPr>
        <w:t xml:space="preserve"> </w:t>
      </w:r>
      <w:r w:rsidR="00F42C42" w:rsidRPr="00391A35">
        <w:rPr>
          <w:rFonts w:ascii="Arial" w:hAnsi="Arial" w:cs="Arial"/>
        </w:rPr>
        <w:t xml:space="preserve">upper thermal limits </w:t>
      </w:r>
      <w:r w:rsidR="00A338DE" w:rsidRPr="00391A35">
        <w:rPr>
          <w:rFonts w:ascii="Arial" w:hAnsi="Arial" w:cs="Arial"/>
        </w:rPr>
        <w:t>for</w:t>
      </w:r>
      <w:r w:rsidR="00330C52" w:rsidRPr="00391A35">
        <w:rPr>
          <w:rFonts w:ascii="Arial" w:hAnsi="Arial" w:cs="Arial"/>
        </w:rPr>
        <w:t xml:space="preserve"> tropical </w:t>
      </w:r>
      <w:r w:rsidR="00DB60AE" w:rsidRPr="00391A35">
        <w:rPr>
          <w:rFonts w:ascii="Arial" w:hAnsi="Arial" w:cs="Arial"/>
        </w:rPr>
        <w:t xml:space="preserve">and temperate </w:t>
      </w:r>
      <w:r w:rsidR="00330C52" w:rsidRPr="00391A35">
        <w:rPr>
          <w:rFonts w:ascii="Arial" w:hAnsi="Arial" w:cs="Arial"/>
        </w:rPr>
        <w:t>species</w:t>
      </w:r>
      <w:r w:rsidR="007949ED" w:rsidRPr="00391A35">
        <w:rPr>
          <w:rFonts w:ascii="Arial" w:hAnsi="Arial" w:cs="Arial"/>
        </w:rPr>
        <w:t xml:space="preserve"> </w:t>
      </w:r>
      <w:r w:rsidR="007949ED" w:rsidRPr="00391A35">
        <w:rPr>
          <w:rFonts w:ascii="Arial" w:hAnsi="Arial" w:cs="Arial"/>
        </w:rPr>
        <w:fldChar w:fldCharType="begin" w:fldLock="1"/>
      </w:r>
      <w:r w:rsidR="00273874" w:rsidRPr="00391A35">
        <w:rPr>
          <w:rFonts w:ascii="Arial" w:hAnsi="Arial" w:cs="Arial"/>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Sciences","id":"ITEM-3","issue":"1778","issued":{"date-parts":[["2019","8","5"]]},"page":"20180548","publisher":"Royal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species","type":"article-journal","volume":"374"},"uris":["http://www.mendeley.com/documents/?uuid=7a69c023-046b-3b79-9458-1b2e0d72de06"]}],"mendeley":{"formattedCitation":"(MacLean et al. 2019; Nowrouzi et al. 2018; Overgaard, Kearney, and Hoffmann 2014)","plainTextFormattedCitation":"(MacLean et al. 2019; Nowrouzi et al. 2018; Overgaard, Kearney, and Hoffmann 2014)","previouslyFormattedCitation":"(MacLean et al. 2019; Nowrouzi et al. 2018; Overgaard, Kearney, and Hoffmann 2014)"},"properties":{"noteIndex":0},"schema":"https://github.com/citation-style-language/schema/raw/master/csl-citation.json"}</w:instrText>
      </w:r>
      <w:r w:rsidR="007949ED" w:rsidRPr="00391A35">
        <w:rPr>
          <w:rFonts w:ascii="Arial" w:hAnsi="Arial" w:cs="Arial"/>
        </w:rPr>
        <w:fldChar w:fldCharType="separate"/>
      </w:r>
      <w:r w:rsidR="00AC693A" w:rsidRPr="00391A35">
        <w:rPr>
          <w:rFonts w:ascii="Arial" w:hAnsi="Arial" w:cs="Arial"/>
          <w:noProof/>
        </w:rPr>
        <w:t>(MacLean et al. 2019; Nowrouzi et al. 2018; Overgaard, Kearney, and Hoffmann 2014)</w:t>
      </w:r>
      <w:r w:rsidR="007949ED" w:rsidRPr="00391A35">
        <w:rPr>
          <w:rFonts w:ascii="Arial" w:hAnsi="Arial" w:cs="Arial"/>
        </w:rPr>
        <w:fldChar w:fldCharType="end"/>
      </w:r>
      <w:r w:rsidR="0013633E" w:rsidRPr="00391A35">
        <w:rPr>
          <w:rFonts w:ascii="Arial" w:hAnsi="Arial" w:cs="Arial"/>
        </w:rPr>
        <w:t>. Instead, other abiotic factor</w:t>
      </w:r>
      <w:r w:rsidR="006B607A" w:rsidRPr="00391A35">
        <w:rPr>
          <w:rFonts w:ascii="Arial" w:hAnsi="Arial" w:cs="Arial"/>
        </w:rPr>
        <w:t xml:space="preserve">s (e.g. </w:t>
      </w:r>
      <w:r w:rsidR="0013633E" w:rsidRPr="00391A35">
        <w:rPr>
          <w:rFonts w:ascii="Arial" w:hAnsi="Arial" w:cs="Arial"/>
        </w:rPr>
        <w:t>precipitation</w:t>
      </w:r>
      <w:r w:rsidR="006B607A" w:rsidRPr="00391A35">
        <w:rPr>
          <w:rFonts w:ascii="Arial" w:hAnsi="Arial" w:cs="Arial"/>
        </w:rPr>
        <w:t>)</w:t>
      </w:r>
      <w:r w:rsidR="002C44A3" w:rsidRPr="00391A35">
        <w:rPr>
          <w:rFonts w:ascii="Arial" w:hAnsi="Arial" w:cs="Arial"/>
        </w:rPr>
        <w:t xml:space="preserve"> </w:t>
      </w:r>
      <w:r w:rsidR="006D3017" w:rsidRPr="00391A35">
        <w:rPr>
          <w:rFonts w:ascii="Arial" w:hAnsi="Arial" w:cs="Arial"/>
        </w:rPr>
        <w:t xml:space="preserve">or </w:t>
      </w:r>
      <w:r w:rsidR="002C44A3" w:rsidRPr="00391A35">
        <w:rPr>
          <w:rFonts w:ascii="Arial" w:hAnsi="Arial" w:cs="Arial"/>
        </w:rPr>
        <w:t xml:space="preserve">biotic </w:t>
      </w:r>
      <w:r w:rsidR="002C44A3" w:rsidRPr="00391A35">
        <w:rPr>
          <w:rFonts w:ascii="Arial" w:hAnsi="Arial" w:cs="Arial"/>
        </w:rPr>
        <w:lastRenderedPageBreak/>
        <w:t xml:space="preserve">interactions may </w:t>
      </w:r>
      <w:r w:rsidR="00CC350F" w:rsidRPr="00391A35">
        <w:rPr>
          <w:rFonts w:ascii="Arial" w:hAnsi="Arial" w:cs="Arial"/>
        </w:rPr>
        <w:t>be</w:t>
      </w:r>
      <w:r w:rsidR="004C373B" w:rsidRPr="00391A35">
        <w:rPr>
          <w:rFonts w:ascii="Arial" w:hAnsi="Arial" w:cs="Arial"/>
        </w:rPr>
        <w:t xml:space="preserve"> </w:t>
      </w:r>
      <w:r w:rsidR="006D3017" w:rsidRPr="00391A35">
        <w:rPr>
          <w:rFonts w:ascii="Arial" w:hAnsi="Arial" w:cs="Arial"/>
        </w:rPr>
        <w:t xml:space="preserve">critical in </w:t>
      </w:r>
      <w:r w:rsidR="004C373B" w:rsidRPr="00391A35">
        <w:rPr>
          <w:rFonts w:ascii="Arial" w:hAnsi="Arial" w:cs="Arial"/>
        </w:rPr>
        <w:t>determining</w:t>
      </w:r>
      <w:r w:rsidR="006D3017" w:rsidRPr="00391A35">
        <w:rPr>
          <w:rFonts w:ascii="Arial" w:hAnsi="Arial" w:cs="Arial"/>
        </w:rPr>
        <w:t xml:space="preserve"> range limits</w:t>
      </w:r>
      <w:r w:rsidR="004C373B" w:rsidRPr="00391A35">
        <w:rPr>
          <w:rFonts w:ascii="Arial" w:hAnsi="Arial" w:cs="Arial"/>
        </w:rPr>
        <w:t xml:space="preserve"> in </w:t>
      </w:r>
      <w:r w:rsidR="00666F18" w:rsidRPr="00391A35">
        <w:rPr>
          <w:rFonts w:ascii="Arial" w:hAnsi="Arial" w:cs="Arial"/>
        </w:rPr>
        <w:t xml:space="preserve">the </w:t>
      </w:r>
      <w:r w:rsidR="004C373B" w:rsidRPr="00391A35">
        <w:rPr>
          <w:rFonts w:ascii="Arial" w:hAnsi="Arial" w:cs="Arial"/>
        </w:rPr>
        <w:t>tropi</w:t>
      </w:r>
      <w:r w:rsidR="00E03BDB" w:rsidRPr="00391A35">
        <w:rPr>
          <w:rFonts w:ascii="Arial" w:hAnsi="Arial" w:cs="Arial"/>
        </w:rPr>
        <w:t>cs</w:t>
      </w:r>
      <w:r w:rsidR="00243DAB" w:rsidRPr="00391A35">
        <w:rPr>
          <w:rFonts w:ascii="Arial" w:hAnsi="Arial" w:cs="Arial"/>
        </w:rPr>
        <w:t xml:space="preserve"> </w:t>
      </w:r>
      <w:r w:rsidR="00243DAB" w:rsidRPr="00391A35">
        <w:rPr>
          <w:rFonts w:ascii="Arial" w:hAnsi="Arial" w:cs="Arial"/>
        </w:rPr>
        <w:fldChar w:fldCharType="begin" w:fldLock="1"/>
      </w:r>
      <w:r w:rsidR="001502A7" w:rsidRPr="00391A35">
        <w:rPr>
          <w:rFonts w:ascii="Arial" w:hAnsi="Arial" w:cs="Arial"/>
        </w:rPr>
        <w:instrText>ADDIN CSL_CITATION {"citationItems":[{"id":"ITEM-1","itemData":{"DOI":"10.1038/nature05747","ISSN":"14764687","PMID":"17476266","abstract":"Although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P.","non-dropping-particle":"","parse-names":false,"suffix":""}],"container-title":"Nature","id":"ITEM-1","issue":"7140","issued":{"date-parts":[["2007"]]},"page":"80-82","title":"Drought sensitivity shapes species distribution patterns in tropical forests","type":"article-journal","volume":"447"},"uris":["http://www.mendeley.com/documents/?uuid=c97406e9-fc08-320d-9169-a30ad3ed3785"]},{"id":"ITEM-2","itemData":{"DOI":"10.1016/j.tree.2015.09.011","ISSN":"01695347","abstract":"A long-standing theory, originating with Darwin, suggests that abiotic forces set species range limits at high latitude, high elevation, and other abiotically 'stressful' areas, while species interactions set range limits in apparently more benign regions. This theory is of considerable importance for both basic and applied ecology, and while it is often assumed to be a ubiquitous pattern, it has not been clearly defined or broadly tested. We review tests of this idea and dissect how the strength of species interactions must vary across stress gradients to generate the predicted pattern. We conclude by suggesting approaches to better test this theory, which will deepen our understanding of the forces that determine species ranges and govern responses to climate change. Both climate and species interactions set species range limits, but it is unclear when each is most important.An old hypothesis, first proposed by Darwin, suggests that abiotic factors should be key drivers of limits in abiotically stressful areas, and species interactions should dominate in abiotically benign areas.Four distinct mechanisms, ranging from per-capita effects to community-level synergies, could result in differential importance of species interactions across stress gradients.These mechanisms, operating alone or in tandem, can result in patterns consistent or inconsistent with Darwin's hypothesis, depending on the strength and direction of effects.The most robust test of this hypothesis, not to date performed in any study, is to analyze how sensitive range limit location is to changes in the strength of one or more species interactions and also to abiotic stressors.","author":[{"dropping-particle":"","family":"Louthan","given":"Allison M.","non-dropping-particle":"","parse-names":false,"suffix":""},{"dropping-particle":"","family":"Doak","given":"Daniel F.","non-dropping-particle":"","parse-names":false,"suffix":""},{"dropping-particle":"","family":"Angert","given":"Amy L.","non-dropping-particle":"","parse-names":false,"suffix":""}],"container-title":"Trends in Ecology and Evolution","id":"ITEM-2","issue":"12","issued":{"date-parts":[["2015"]]},"page":"780-792","title":"Where and When do Species Interactions Set Range Limits?","type":"article","volume":"30"},"uris":["http://www.mendeley.com/documents/?uuid=13730153-28a1-36a0-9c86-53e8f9117ed4"]}],"mendeley":{"formattedCitation":"(Engelbrecht et al. 2007; Louthan, Doak, and Angert 2015)","plainTextFormattedCitation":"(Engelbrecht et al. 2007; Louthan, Doak, and Angert 2015)","previouslyFormattedCitation":"(Engelbrecht et al. 2007; Louthan, Doak, and Angert 2015)"},"properties":{"noteIndex":0},"schema":"https://github.com/citation-style-language/schema/raw/master/csl-citation.json"}</w:instrText>
      </w:r>
      <w:r w:rsidR="00243DAB" w:rsidRPr="00391A35">
        <w:rPr>
          <w:rFonts w:ascii="Arial" w:hAnsi="Arial" w:cs="Arial"/>
        </w:rPr>
        <w:fldChar w:fldCharType="separate"/>
      </w:r>
      <w:r w:rsidR="00B500BB" w:rsidRPr="00391A35">
        <w:rPr>
          <w:rFonts w:ascii="Arial" w:hAnsi="Arial" w:cs="Arial"/>
          <w:noProof/>
        </w:rPr>
        <w:t>(Engelbrecht et al. 2007; Louthan, Doak, and Angert 2015)</w:t>
      </w:r>
      <w:r w:rsidR="00243DAB" w:rsidRPr="00391A35">
        <w:rPr>
          <w:rFonts w:ascii="Arial" w:hAnsi="Arial" w:cs="Arial"/>
        </w:rPr>
        <w:fldChar w:fldCharType="end"/>
      </w:r>
      <w:r w:rsidR="002C44A3" w:rsidRPr="00391A35">
        <w:rPr>
          <w:rFonts w:ascii="Arial" w:hAnsi="Arial" w:cs="Arial"/>
        </w:rPr>
        <w:t xml:space="preserve">. </w:t>
      </w:r>
    </w:p>
    <w:p w14:paraId="052A36FE" w14:textId="6A2B9FEA" w:rsidR="003948B0" w:rsidRPr="00391A35" w:rsidRDefault="00BF709B" w:rsidP="001B3FA5">
      <w:pPr>
        <w:spacing w:line="480" w:lineRule="auto"/>
        <w:ind w:firstLine="720"/>
        <w:rPr>
          <w:rFonts w:ascii="Arial" w:hAnsi="Arial" w:cs="Arial"/>
        </w:rPr>
      </w:pPr>
      <w:r w:rsidRPr="00391A35">
        <w:rPr>
          <w:rFonts w:ascii="Arial" w:hAnsi="Arial" w:cs="Arial"/>
        </w:rPr>
        <w:t xml:space="preserve">A common </w:t>
      </w:r>
      <w:r w:rsidR="0036738C" w:rsidRPr="00391A35">
        <w:rPr>
          <w:rFonts w:ascii="Arial" w:hAnsi="Arial" w:cs="Arial"/>
        </w:rPr>
        <w:t>expectation, first expressed by Darwin,</w:t>
      </w:r>
      <w:r w:rsidRPr="00391A35">
        <w:rPr>
          <w:rFonts w:ascii="Arial" w:hAnsi="Arial" w:cs="Arial"/>
        </w:rPr>
        <w:t xml:space="preserve"> is</w:t>
      </w:r>
      <w:r w:rsidR="009470C9" w:rsidRPr="00391A35">
        <w:rPr>
          <w:rFonts w:ascii="Arial" w:hAnsi="Arial" w:cs="Arial"/>
        </w:rPr>
        <w:t xml:space="preserve"> that tolerance to low temperature</w:t>
      </w:r>
      <w:r w:rsidR="0014061B" w:rsidRPr="00391A35">
        <w:rPr>
          <w:rFonts w:ascii="Arial" w:hAnsi="Arial" w:cs="Arial"/>
        </w:rPr>
        <w:t>s</w:t>
      </w:r>
      <w:r w:rsidR="009470C9" w:rsidRPr="00391A35">
        <w:rPr>
          <w:rFonts w:ascii="Arial" w:hAnsi="Arial" w:cs="Arial"/>
        </w:rPr>
        <w:t xml:space="preserve"> </w:t>
      </w:r>
      <w:r w:rsidR="00C31F3A" w:rsidRPr="00391A35">
        <w:rPr>
          <w:rFonts w:ascii="Arial" w:hAnsi="Arial" w:cs="Arial"/>
        </w:rPr>
        <w:t xml:space="preserve">will </w:t>
      </w:r>
      <w:r w:rsidR="009470C9" w:rsidRPr="00391A35">
        <w:rPr>
          <w:rFonts w:ascii="Arial" w:hAnsi="Arial" w:cs="Arial"/>
        </w:rPr>
        <w:t>set co</w:t>
      </w:r>
      <w:r w:rsidR="0086269E">
        <w:rPr>
          <w:rFonts w:ascii="Arial" w:hAnsi="Arial" w:cs="Arial"/>
        </w:rPr>
        <w:t>ol</w:t>
      </w:r>
      <w:r w:rsidR="009470C9" w:rsidRPr="00391A35">
        <w:rPr>
          <w:rFonts w:ascii="Arial" w:hAnsi="Arial" w:cs="Arial"/>
        </w:rPr>
        <w:t xml:space="preserve"> </w:t>
      </w:r>
      <w:r w:rsidR="00D73977" w:rsidRPr="00391A35">
        <w:rPr>
          <w:rFonts w:ascii="Arial" w:hAnsi="Arial" w:cs="Arial"/>
        </w:rPr>
        <w:t xml:space="preserve">range </w:t>
      </w:r>
      <w:r w:rsidR="000A3D73" w:rsidRPr="00391A35">
        <w:rPr>
          <w:rFonts w:ascii="Arial" w:hAnsi="Arial" w:cs="Arial"/>
        </w:rPr>
        <w:t>limits</w:t>
      </w:r>
      <w:r w:rsidR="00C31F3A" w:rsidRPr="00391A35">
        <w:rPr>
          <w:rFonts w:ascii="Arial" w:hAnsi="Arial" w:cs="Arial"/>
        </w:rPr>
        <w:t>,</w:t>
      </w:r>
      <w:r w:rsidR="000A3D73" w:rsidRPr="00391A35">
        <w:rPr>
          <w:rFonts w:ascii="Arial" w:hAnsi="Arial" w:cs="Arial"/>
        </w:rPr>
        <w:t xml:space="preserve"> </w:t>
      </w:r>
      <w:r w:rsidR="009470C9" w:rsidRPr="00391A35">
        <w:rPr>
          <w:rFonts w:ascii="Arial" w:hAnsi="Arial" w:cs="Arial"/>
        </w:rPr>
        <w:t>while biotic interactions</w:t>
      </w:r>
      <w:r w:rsidR="00BC58C1" w:rsidRPr="00391A35">
        <w:rPr>
          <w:rFonts w:ascii="Arial" w:hAnsi="Arial" w:cs="Arial"/>
        </w:rPr>
        <w:t xml:space="preserve"> </w:t>
      </w:r>
      <w:r w:rsidR="00C31F3A" w:rsidRPr="00391A35">
        <w:rPr>
          <w:rFonts w:ascii="Arial" w:hAnsi="Arial" w:cs="Arial"/>
        </w:rPr>
        <w:t xml:space="preserve">will </w:t>
      </w:r>
      <w:r w:rsidR="0038359F" w:rsidRPr="00391A35">
        <w:rPr>
          <w:rFonts w:ascii="Arial" w:hAnsi="Arial" w:cs="Arial"/>
        </w:rPr>
        <w:t xml:space="preserve">more often </w:t>
      </w:r>
      <w:r w:rsidR="00F54613" w:rsidRPr="00391A35">
        <w:rPr>
          <w:rFonts w:ascii="Arial" w:hAnsi="Arial" w:cs="Arial"/>
        </w:rPr>
        <w:t xml:space="preserve">set </w:t>
      </w:r>
      <w:r w:rsidR="00AC7B20" w:rsidRPr="00391A35">
        <w:rPr>
          <w:rFonts w:ascii="Arial" w:hAnsi="Arial" w:cs="Arial"/>
        </w:rPr>
        <w:t xml:space="preserve">warm </w:t>
      </w:r>
      <w:r w:rsidR="00D73977" w:rsidRPr="00391A35">
        <w:rPr>
          <w:rFonts w:ascii="Arial" w:hAnsi="Arial" w:cs="Arial"/>
        </w:rPr>
        <w:t xml:space="preserve">range </w:t>
      </w:r>
      <w:r w:rsidR="00F54613" w:rsidRPr="00391A35">
        <w:rPr>
          <w:rFonts w:ascii="Arial" w:hAnsi="Arial" w:cs="Arial"/>
        </w:rPr>
        <w:t xml:space="preserve">limits </w:t>
      </w:r>
      <w:r w:rsidR="00AC7B20" w:rsidRPr="00391A35">
        <w:rPr>
          <w:rFonts w:ascii="Arial" w:hAnsi="Arial" w:cs="Arial"/>
        </w:rPr>
        <w:fldChar w:fldCharType="begin" w:fldLock="1"/>
      </w:r>
      <w:r w:rsidR="00273874" w:rsidRPr="00391A35">
        <w:rPr>
          <w:rFonts w:ascii="Arial" w:hAnsi="Arial" w:cs="Arial"/>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estimates","type":"article-journal","volume":"23"},"uris":["http://www.mendeley.com/documents/?uuid=9d7fb375-23cf-3880-a4a8-b5cea02475e7"]},{"id":"ITEM-2","itemData":{"DOI":"10.1111/ele.13864","ISSN":"14610248","PMID":"34453406","abstract":"Predicting which ecological factors constrain species distributions is a fundamental ecological question and critical to forecasting geographic responses to global change. Darwin hypothesised that abiotic factors generally impose species’ high-latitude and high-elevation (typically cool) range limits, whereas biotic interactions more often impose species’ low-latitude/low-elevation (typically warm) limits, but empirical support has been mixed. Here, we clarify three predictions arising from Darwin's hypothesis and show that previously mixed support is partially due to researchers testing different predictions. Using a comprehensive literature review (885 range limits), we find that biotic interactions, including competition, predation and parasitism, contributed to &gt;60% of range limits and influenced species’ warm limits more often than cool limits. Abiotic factors contributed more often than biotic interactions to cool range limits, but temperature contributed frequently to both cool and warm limits. Our results suggest that most range limits will be sensitive to climate warming, but warm-limit responses in particular will depend strongly on biotic interactions.","author":[{"dropping-particle":"","family":"Paquette","given":"Alexandra","non-dropping-particle":"","parse-names":false,"suffix":""},{"dropping-particle":"","family":"Hargreaves","given":"Anna L.","non-dropping-particle":"","parse-names":false,"suffix":""}],"container-title":"Ecology Letters","editor":[{"dropping-particle":"","family":"Ghalambor","given":"Cameron","non-dropping-particle":"","parse-names":false,"suffix":""}],"id":"ITEM-2","issue":"11","issued":{"date-parts":[["2021","11","27"]]},"note":"I don't understand what is each data point in their plots and the meaning of their y axis [comment on 2022 Feb]. y axis: can both biotic and abiotic factor have &amp;gt;50% probability of ... in one study??","page":"2427-2438","publisher":"John Wiley and Sons Inc","title":"Biotic interactions are more often important at species’ warm versus cool range edges","type":"article","volume":"24"},"uris":["http://www.mendeley.com/documents/?uuid=a1f2dbfc-9730-3744-8aa8-4f7542435a1d"]}],"mendeley":{"formattedCitation":"(O’Brien et al. 2017; Paquette and Hargreaves 2021)","plainTextFormattedCitation":"(O’Brien et al. 2017; Paquette and Hargreaves 2021)","previouslyFormattedCitation":"(O’Brien et al. 2017; Paquette and Hargreaves 2021)"},"properties":{"noteIndex":0},"schema":"https://github.com/citation-style-language/schema/raw/master/csl-citation.json"}</w:instrText>
      </w:r>
      <w:r w:rsidR="00AC7B20" w:rsidRPr="00391A35">
        <w:rPr>
          <w:rFonts w:ascii="Arial" w:hAnsi="Arial" w:cs="Arial"/>
        </w:rPr>
        <w:fldChar w:fldCharType="separate"/>
      </w:r>
      <w:r w:rsidR="00996ED5" w:rsidRPr="00391A35">
        <w:rPr>
          <w:rFonts w:ascii="Arial" w:hAnsi="Arial" w:cs="Arial"/>
          <w:noProof/>
        </w:rPr>
        <w:t>(O’Brien et al. 2017; Paquette and Hargreaves 2021)</w:t>
      </w:r>
      <w:r w:rsidR="00AC7B20" w:rsidRPr="00391A35">
        <w:rPr>
          <w:rFonts w:ascii="Arial" w:hAnsi="Arial" w:cs="Arial"/>
        </w:rPr>
        <w:fldChar w:fldCharType="end"/>
      </w:r>
      <w:r w:rsidR="00AC7B20" w:rsidRPr="00391A35">
        <w:rPr>
          <w:rFonts w:ascii="Arial" w:hAnsi="Arial" w:cs="Arial"/>
        </w:rPr>
        <w:t xml:space="preserve">. </w:t>
      </w:r>
      <w:r w:rsidR="00866C20" w:rsidRPr="00391A35">
        <w:rPr>
          <w:rFonts w:ascii="Arial" w:hAnsi="Arial" w:cs="Arial"/>
        </w:rPr>
        <w:t xml:space="preserve">However, a </w:t>
      </w:r>
      <w:r w:rsidR="00465CB0" w:rsidRPr="00391A35">
        <w:rPr>
          <w:rFonts w:ascii="Arial" w:hAnsi="Arial" w:cs="Arial"/>
        </w:rPr>
        <w:t xml:space="preserve">recent </w:t>
      </w:r>
      <w:r w:rsidR="00AD55A7" w:rsidRPr="00391A35">
        <w:rPr>
          <w:rFonts w:ascii="Arial" w:hAnsi="Arial" w:cs="Arial"/>
        </w:rPr>
        <w:t xml:space="preserve">analysis </w:t>
      </w:r>
      <w:r w:rsidR="00C31F3A" w:rsidRPr="00391A35">
        <w:rPr>
          <w:rFonts w:ascii="Arial" w:hAnsi="Arial" w:cs="Arial"/>
        </w:rPr>
        <w:t>of data for</w:t>
      </w:r>
      <w:r w:rsidR="00AD55A7" w:rsidRPr="00391A35">
        <w:rPr>
          <w:rFonts w:ascii="Arial" w:hAnsi="Arial" w:cs="Arial"/>
        </w:rPr>
        <w:t xml:space="preserve"> 654 taxa</w:t>
      </w:r>
      <w:r w:rsidRPr="00391A35">
        <w:rPr>
          <w:rFonts w:ascii="Arial" w:hAnsi="Arial" w:cs="Arial"/>
        </w:rPr>
        <w:t xml:space="preserve"> </w:t>
      </w:r>
      <w:r w:rsidR="00465CB0" w:rsidRPr="00391A35">
        <w:rPr>
          <w:rFonts w:ascii="Arial" w:hAnsi="Arial" w:cs="Arial"/>
        </w:rPr>
        <w:t xml:space="preserve">found </w:t>
      </w:r>
      <w:r w:rsidR="00866C20" w:rsidRPr="00391A35">
        <w:rPr>
          <w:rFonts w:ascii="Arial" w:hAnsi="Arial" w:cs="Arial"/>
        </w:rPr>
        <w:t>that biotic factor</w:t>
      </w:r>
      <w:r w:rsidR="00761716" w:rsidRPr="00391A35">
        <w:rPr>
          <w:rFonts w:ascii="Arial" w:hAnsi="Arial" w:cs="Arial"/>
        </w:rPr>
        <w:t>s</w:t>
      </w:r>
      <w:r w:rsidR="00866C20" w:rsidRPr="00391A35">
        <w:rPr>
          <w:rFonts w:ascii="Arial" w:hAnsi="Arial" w:cs="Arial"/>
        </w:rPr>
        <w:t xml:space="preserve"> became</w:t>
      </w:r>
      <w:r w:rsidR="00AB5978" w:rsidRPr="00391A35">
        <w:rPr>
          <w:rFonts w:ascii="Arial" w:hAnsi="Arial" w:cs="Arial"/>
        </w:rPr>
        <w:t xml:space="preserve"> less</w:t>
      </w:r>
      <w:r w:rsidR="00866C20" w:rsidRPr="00391A35">
        <w:rPr>
          <w:rFonts w:ascii="Arial" w:hAnsi="Arial" w:cs="Arial"/>
        </w:rPr>
        <w:t xml:space="preserve"> important </w:t>
      </w:r>
      <w:r w:rsidR="00273874" w:rsidRPr="00391A35">
        <w:rPr>
          <w:rFonts w:ascii="Arial" w:hAnsi="Arial" w:cs="Arial"/>
        </w:rPr>
        <w:t>in determining warm limits</w:t>
      </w:r>
      <w:r w:rsidR="00866C20" w:rsidRPr="00391A35">
        <w:rPr>
          <w:rFonts w:ascii="Arial" w:hAnsi="Arial" w:cs="Arial"/>
        </w:rPr>
        <w:t xml:space="preserve"> towards </w:t>
      </w:r>
      <w:r w:rsidR="00761716" w:rsidRPr="00391A35">
        <w:rPr>
          <w:rFonts w:ascii="Arial" w:hAnsi="Arial" w:cs="Arial"/>
        </w:rPr>
        <w:t xml:space="preserve">the </w:t>
      </w:r>
      <w:r w:rsidR="00866C20" w:rsidRPr="00391A35">
        <w:rPr>
          <w:rFonts w:ascii="Arial" w:hAnsi="Arial" w:cs="Arial"/>
        </w:rPr>
        <w:t>tropics</w:t>
      </w:r>
      <w:r w:rsidR="00761716" w:rsidRPr="00391A35">
        <w:rPr>
          <w:rFonts w:ascii="Arial" w:hAnsi="Arial" w:cs="Arial"/>
        </w:rPr>
        <w:t>,</w:t>
      </w:r>
      <w:r w:rsidR="00866C20" w:rsidRPr="00391A35">
        <w:rPr>
          <w:rFonts w:ascii="Arial" w:hAnsi="Arial" w:cs="Arial"/>
        </w:rPr>
        <w:t xml:space="preserve"> while abiotic factor</w:t>
      </w:r>
      <w:r w:rsidR="00761716" w:rsidRPr="00391A35">
        <w:rPr>
          <w:rFonts w:ascii="Arial" w:hAnsi="Arial" w:cs="Arial"/>
        </w:rPr>
        <w:t>s</w:t>
      </w:r>
      <w:r w:rsidR="00866C20" w:rsidRPr="00391A35">
        <w:rPr>
          <w:rFonts w:ascii="Arial" w:hAnsi="Arial" w:cs="Arial"/>
        </w:rPr>
        <w:t xml:space="preserve"> remain</w:t>
      </w:r>
      <w:r w:rsidR="00AB5978" w:rsidRPr="00391A35">
        <w:rPr>
          <w:rFonts w:ascii="Arial" w:hAnsi="Arial" w:cs="Arial"/>
        </w:rPr>
        <w:t>ed</w:t>
      </w:r>
      <w:r w:rsidR="00866C20" w:rsidRPr="00391A35">
        <w:rPr>
          <w:rFonts w:ascii="Arial" w:hAnsi="Arial" w:cs="Arial"/>
        </w:rPr>
        <w:t xml:space="preserve"> </w:t>
      </w:r>
      <w:r w:rsidR="00F54613" w:rsidRPr="00391A35">
        <w:rPr>
          <w:rFonts w:ascii="Arial" w:hAnsi="Arial" w:cs="Arial"/>
        </w:rPr>
        <w:t>consistently</w:t>
      </w:r>
      <w:r w:rsidR="00AB5978" w:rsidRPr="00391A35">
        <w:rPr>
          <w:rFonts w:ascii="Arial" w:hAnsi="Arial" w:cs="Arial"/>
        </w:rPr>
        <w:t xml:space="preserve"> </w:t>
      </w:r>
      <w:r w:rsidR="00866C20" w:rsidRPr="00391A35">
        <w:rPr>
          <w:rFonts w:ascii="Arial" w:hAnsi="Arial" w:cs="Arial"/>
        </w:rPr>
        <w:t>important</w:t>
      </w:r>
      <w:r w:rsidR="00AD55A7" w:rsidRPr="00391A35">
        <w:rPr>
          <w:rFonts w:ascii="Arial" w:hAnsi="Arial" w:cs="Arial"/>
        </w:rPr>
        <w:t xml:space="preserve"> </w:t>
      </w:r>
      <w:r w:rsidR="0026717C" w:rsidRPr="00391A35">
        <w:rPr>
          <w:rFonts w:ascii="Arial" w:hAnsi="Arial" w:cs="Arial"/>
        </w:rPr>
        <w:t xml:space="preserve">across latitudes </w:t>
      </w:r>
      <w:r w:rsidR="00AD55A7" w:rsidRPr="00391A35">
        <w:rPr>
          <w:rFonts w:ascii="Arial" w:hAnsi="Arial" w:cs="Arial"/>
        </w:rPr>
        <w:fldChar w:fldCharType="begin" w:fldLock="1"/>
      </w:r>
      <w:r w:rsidR="00C65A1D" w:rsidRPr="00391A35">
        <w:rPr>
          <w:rFonts w:ascii="Arial" w:hAnsi="Arial" w:cs="Arial"/>
        </w:rPr>
        <w:instrText>ADDIN CSL_CITATION {"citationItems":[{"id":"ITEM-1","itemData":{"DOI":"10.1111/ele.13864","ISSN":"14610248","PMID":"34453406","abstract":"Predicting which ecological factors constrain species distributions is a fundamental ecological question and critical to forecasting geographic responses to global change. Darwin hypothesised that abiotic factors generally impose species’ high-latitude and high-elevation (typically cool) range limits, whereas biotic interactions more often impose species’ low-latitude/low-elevation (typically warm) limits, but empirical support has been mixed. Here, we clarify three predictions arising from Darwin's hypothesis and show that previously mixed support is partially due to researchers testing different predictions. Using a comprehensive literature review (885 range limits), we find that biotic interactions, including competition, predation and parasitism, contributed to &gt;60% of range limits and influenced species’ warm limits more often than cool limits. Abiotic factors contributed more often than biotic interactions to cool range limits, but temperature contributed frequently to both cool and warm limits. Our results suggest that most range limits will be sensitive to climate warming, but warm-limit responses in particular will depend strongly on biotic interactions.","author":[{"dropping-particle":"","family":"Paquette","given":"Alexandra","non-dropping-particle":"","parse-names":false,"suffix":""},{"dropping-particle":"","family":"Hargreaves","given":"Anna L.","non-dropping-particle":"","parse-names":false,"suffix":""}],"container-title":"Ecology Letters","editor":[{"dropping-particle":"","family":"Ghalambor","given":"Cameron","non-dropping-particle":"","parse-names":false,"suffix":""}],"id":"ITEM-1","issue":"11","issued":{"date-parts":[["2021","11","27"]]},"note":"I don't understand what is each data point in their plots and the meaning of their y axis [comment on 2022 Feb]. y axis: can both biotic and abiotic factor have &amp;gt;50% probability of ... in one study??","page":"2427-2438","publisher":"John Wiley and Sons Inc","title":"Biotic interactions are more often important at species’ warm versus cool range edges","type":"article","volume":"24"},"uris":["http://www.mendeley.com/documents/?uuid=a1f2dbfc-9730-3744-8aa8-4f7542435a1d"]}],"mendeley":{"formattedCitation":"(Paquette and Hargreaves 2021)","plainTextFormattedCitation":"(Paquette and Hargreaves 2021)","previouslyFormattedCitation":"(Paquette and Hargreaves 2021)"},"properties":{"noteIndex":0},"schema":"https://github.com/citation-style-language/schema/raw/master/csl-citation.json"}</w:instrText>
      </w:r>
      <w:r w:rsidR="00AD55A7" w:rsidRPr="00391A35">
        <w:rPr>
          <w:rFonts w:ascii="Arial" w:hAnsi="Arial" w:cs="Arial"/>
        </w:rPr>
        <w:fldChar w:fldCharType="separate"/>
      </w:r>
      <w:r w:rsidR="00AD55A7" w:rsidRPr="00391A35">
        <w:rPr>
          <w:rFonts w:ascii="Arial" w:hAnsi="Arial" w:cs="Arial"/>
          <w:noProof/>
        </w:rPr>
        <w:t>(Paquette and Hargreaves 2021)</w:t>
      </w:r>
      <w:r w:rsidR="00AD55A7" w:rsidRPr="00391A35">
        <w:rPr>
          <w:rFonts w:ascii="Arial" w:hAnsi="Arial" w:cs="Arial"/>
        </w:rPr>
        <w:fldChar w:fldCharType="end"/>
      </w:r>
      <w:r w:rsidR="000143F7" w:rsidRPr="00391A35">
        <w:rPr>
          <w:rFonts w:ascii="Arial" w:hAnsi="Arial" w:cs="Arial"/>
        </w:rPr>
        <w:t>, highlighting the regional difference</w:t>
      </w:r>
      <w:r w:rsidR="00D64A36" w:rsidRPr="00391A35">
        <w:rPr>
          <w:rFonts w:ascii="Arial" w:hAnsi="Arial" w:cs="Arial"/>
        </w:rPr>
        <w:t>s</w:t>
      </w:r>
      <w:r w:rsidR="000143F7" w:rsidRPr="00391A35">
        <w:rPr>
          <w:rFonts w:ascii="Arial" w:hAnsi="Arial" w:cs="Arial"/>
        </w:rPr>
        <w:t xml:space="preserve"> </w:t>
      </w:r>
      <w:r w:rsidR="00CD6587" w:rsidRPr="00391A35">
        <w:rPr>
          <w:rFonts w:ascii="Arial" w:hAnsi="Arial" w:cs="Arial"/>
        </w:rPr>
        <w:t>in the relative role</w:t>
      </w:r>
      <w:r w:rsidR="00D64A36" w:rsidRPr="00391A35">
        <w:rPr>
          <w:rFonts w:ascii="Arial" w:hAnsi="Arial" w:cs="Arial"/>
        </w:rPr>
        <w:t>s</w:t>
      </w:r>
      <w:r w:rsidR="00CD6587" w:rsidRPr="00391A35">
        <w:rPr>
          <w:rFonts w:ascii="Arial" w:hAnsi="Arial" w:cs="Arial"/>
        </w:rPr>
        <w:t xml:space="preserve"> of abiotic and biotic factors </w:t>
      </w:r>
      <w:r w:rsidR="00F40723" w:rsidRPr="00391A35">
        <w:rPr>
          <w:rFonts w:ascii="Arial" w:hAnsi="Arial" w:cs="Arial"/>
        </w:rPr>
        <w:t>on</w:t>
      </w:r>
      <w:r w:rsidR="00CD6587" w:rsidRPr="00391A35">
        <w:rPr>
          <w:rFonts w:ascii="Arial" w:hAnsi="Arial" w:cs="Arial"/>
        </w:rPr>
        <w:t xml:space="preserve"> local thermal gradients.</w:t>
      </w:r>
    </w:p>
    <w:p w14:paraId="170C1D0F" w14:textId="06CFB703" w:rsidR="00741E47" w:rsidRPr="00391A35" w:rsidRDefault="00DF4354" w:rsidP="001B3FA5">
      <w:pPr>
        <w:spacing w:line="480" w:lineRule="auto"/>
        <w:ind w:firstLine="720"/>
        <w:rPr>
          <w:rFonts w:ascii="Arial" w:hAnsi="Arial" w:cs="Arial"/>
        </w:rPr>
      </w:pPr>
      <w:r w:rsidRPr="00391A35">
        <w:rPr>
          <w:rFonts w:ascii="Arial" w:hAnsi="Arial" w:cs="Arial"/>
        </w:rPr>
        <w:t>T</w:t>
      </w:r>
      <w:r w:rsidR="009976A6" w:rsidRPr="00391A35">
        <w:rPr>
          <w:rFonts w:ascii="Arial" w:hAnsi="Arial" w:cs="Arial"/>
        </w:rPr>
        <w:t xml:space="preserve">here </w:t>
      </w:r>
      <w:r w:rsidR="00E80E2C" w:rsidRPr="00391A35">
        <w:rPr>
          <w:rFonts w:ascii="Arial" w:hAnsi="Arial" w:cs="Arial"/>
        </w:rPr>
        <w:t>remains</w:t>
      </w:r>
      <w:r w:rsidR="009976A6" w:rsidRPr="00391A35">
        <w:rPr>
          <w:rFonts w:ascii="Arial" w:hAnsi="Arial" w:cs="Arial"/>
        </w:rPr>
        <w:t xml:space="preserve"> </w:t>
      </w:r>
      <w:r w:rsidR="00104A5C" w:rsidRPr="00391A35">
        <w:rPr>
          <w:rFonts w:ascii="Arial" w:hAnsi="Arial" w:cs="Arial"/>
        </w:rPr>
        <w:t>limited empirical evidence</w:t>
      </w:r>
      <w:r w:rsidR="00EB27D6" w:rsidRPr="00391A35">
        <w:rPr>
          <w:rFonts w:ascii="Arial" w:hAnsi="Arial" w:cs="Arial"/>
        </w:rPr>
        <w:t xml:space="preserve"> on the</w:t>
      </w:r>
      <w:r w:rsidR="00E80E2C" w:rsidRPr="00391A35">
        <w:rPr>
          <w:rFonts w:ascii="Arial" w:hAnsi="Arial" w:cs="Arial"/>
        </w:rPr>
        <w:t xml:space="preserve"> proximate factors setting range limits in </w:t>
      </w:r>
      <w:r w:rsidR="00104A5C" w:rsidRPr="00391A35">
        <w:rPr>
          <w:rFonts w:ascii="Arial" w:hAnsi="Arial" w:cs="Arial"/>
        </w:rPr>
        <w:t xml:space="preserve">species-rich tropical </w:t>
      </w:r>
      <w:r w:rsidR="00E80E2C" w:rsidRPr="00391A35">
        <w:rPr>
          <w:rFonts w:ascii="Arial" w:hAnsi="Arial" w:cs="Arial"/>
        </w:rPr>
        <w:t xml:space="preserve">communities </w:t>
      </w:r>
      <w:r w:rsidR="00B308DE" w:rsidRPr="00391A35">
        <w:rPr>
          <w:rFonts w:ascii="Arial" w:hAnsi="Arial" w:cs="Arial"/>
        </w:rPr>
        <w:fldChar w:fldCharType="begin" w:fldLock="1"/>
      </w:r>
      <w:r w:rsidR="00B500BB" w:rsidRPr="00391A35">
        <w:rPr>
          <w:rFonts w:ascii="Arial" w:hAnsi="Arial" w:cs="Arial"/>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global","type":"article","volume":"23"},"uris":["http://www.mendeley.com/documents/?uuid=be1f3190-5768-353b-8895-f62cd83bf5be"]},{"id":"ITEM-2","itemData":{"DOI":"10.1111/j.1600-0587.2012.07785.x","ISSN":"16000587","abstract":"Tropical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A.","non-dropping-particle":"","parse-names":false,"suffix":""}],"container-title":"Ecography","id":"ITEM-2","issue":"1","issued":{"date-parts":[["2013","1","1"]]},"note":"Summary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animals","type":"article-journal","volume":"36"},"uris":["http://www.mendeley.com/documents/?uuid=e6bebe03-7629-33ab-a806-033fb3e2b572"]}],"mendeley":{"formattedCitation":"(Feeley, Stroud, and Perez 2017; Jankowski et al. 2013)","plainTextFormattedCitation":"(Feeley, Stroud, and Perez 2017; Jankowski et al. 2013)","previouslyFormattedCitation":"(Feeley, Stroud, and Perez 2017; Jankowski et al. 2013)"},"properties":{"noteIndex":0},"schema":"https://github.com/citation-style-language/schema/raw/master/csl-citation.json"}</w:instrText>
      </w:r>
      <w:r w:rsidR="00B308DE" w:rsidRPr="00391A35">
        <w:rPr>
          <w:rFonts w:ascii="Arial" w:hAnsi="Arial" w:cs="Arial"/>
        </w:rPr>
        <w:fldChar w:fldCharType="separate"/>
      </w:r>
      <w:r w:rsidR="00B500BB" w:rsidRPr="00391A35">
        <w:rPr>
          <w:rFonts w:ascii="Arial" w:hAnsi="Arial" w:cs="Arial"/>
          <w:noProof/>
        </w:rPr>
        <w:t>(Feeley, Stroud, and Perez 2017; Jankowski et al. 2013)</w:t>
      </w:r>
      <w:r w:rsidR="00B308DE" w:rsidRPr="00391A35">
        <w:rPr>
          <w:rFonts w:ascii="Arial" w:hAnsi="Arial" w:cs="Arial"/>
        </w:rPr>
        <w:fldChar w:fldCharType="end"/>
      </w:r>
      <w:r w:rsidR="00D93B53" w:rsidRPr="00391A35">
        <w:rPr>
          <w:rFonts w:ascii="Arial" w:hAnsi="Arial" w:cs="Arial"/>
        </w:rPr>
        <w:t>, and m</w:t>
      </w:r>
      <w:r w:rsidR="00104A5C" w:rsidRPr="00391A35">
        <w:rPr>
          <w:rFonts w:ascii="Arial" w:hAnsi="Arial" w:cs="Arial"/>
        </w:rPr>
        <w:t xml:space="preserve">ost </w:t>
      </w:r>
      <w:r w:rsidR="00642958" w:rsidRPr="00391A35">
        <w:rPr>
          <w:rFonts w:ascii="Arial" w:hAnsi="Arial" w:cs="Arial"/>
        </w:rPr>
        <w:t>such studies</w:t>
      </w:r>
      <w:r w:rsidR="00104A5C" w:rsidRPr="00391A35">
        <w:rPr>
          <w:rFonts w:ascii="Arial" w:hAnsi="Arial" w:cs="Arial"/>
        </w:rPr>
        <w:t xml:space="preserve"> exami</w:t>
      </w:r>
      <w:r w:rsidR="00BC58C1" w:rsidRPr="00391A35">
        <w:rPr>
          <w:rFonts w:ascii="Arial" w:hAnsi="Arial" w:cs="Arial"/>
        </w:rPr>
        <w:t>n</w:t>
      </w:r>
      <w:r w:rsidR="00597C33" w:rsidRPr="00391A35">
        <w:rPr>
          <w:rFonts w:ascii="Arial" w:hAnsi="Arial" w:cs="Arial"/>
        </w:rPr>
        <w:t>e</w:t>
      </w:r>
      <w:r w:rsidR="001C21A9" w:rsidRPr="00391A35">
        <w:rPr>
          <w:rFonts w:ascii="Arial" w:hAnsi="Arial" w:cs="Arial"/>
        </w:rPr>
        <w:t xml:space="preserve"> only</w:t>
      </w:r>
      <w:r w:rsidR="00104A5C" w:rsidRPr="00391A35">
        <w:rPr>
          <w:rFonts w:ascii="Arial" w:hAnsi="Arial" w:cs="Arial"/>
        </w:rPr>
        <w:t xml:space="preserve"> the correlation between thermal</w:t>
      </w:r>
      <w:r w:rsidR="00DB7090" w:rsidRPr="00391A35">
        <w:rPr>
          <w:rFonts w:ascii="Arial" w:hAnsi="Arial" w:cs="Arial"/>
        </w:rPr>
        <w:t xml:space="preserve"> traits</w:t>
      </w:r>
      <w:r w:rsidR="00104A5C" w:rsidRPr="00391A35">
        <w:rPr>
          <w:rFonts w:ascii="Arial" w:hAnsi="Arial" w:cs="Arial"/>
        </w:rPr>
        <w:t xml:space="preserve"> </w:t>
      </w:r>
      <w:r w:rsidR="00123444" w:rsidRPr="00391A35">
        <w:rPr>
          <w:rFonts w:ascii="Arial" w:hAnsi="Arial" w:cs="Arial"/>
        </w:rPr>
        <w:t>(such as critical temperature</w:t>
      </w:r>
      <w:r w:rsidR="001A3F5F" w:rsidRPr="00391A35">
        <w:rPr>
          <w:rFonts w:ascii="Arial" w:hAnsi="Arial" w:cs="Arial"/>
        </w:rPr>
        <w:t>s</w:t>
      </w:r>
      <w:r w:rsidR="00123444" w:rsidRPr="00391A35">
        <w:rPr>
          <w:rFonts w:ascii="Arial" w:hAnsi="Arial" w:cs="Arial"/>
        </w:rPr>
        <w:t xml:space="preserve"> and optimal temperatures)</w:t>
      </w:r>
      <w:r w:rsidR="00DB7090" w:rsidRPr="00391A35">
        <w:rPr>
          <w:rFonts w:ascii="Arial" w:hAnsi="Arial" w:cs="Arial"/>
        </w:rPr>
        <w:t xml:space="preserve"> and species’ distributions </w:t>
      </w:r>
      <w:r w:rsidR="0049794D" w:rsidRPr="00391A35">
        <w:rPr>
          <w:rFonts w:ascii="Arial" w:hAnsi="Arial" w:cs="Arial"/>
        </w:rPr>
        <w:fldChar w:fldCharType="begin" w:fldLock="1"/>
      </w:r>
      <w:r w:rsidR="00E34263" w:rsidRPr="00391A35">
        <w:rPr>
          <w:rFonts w:ascii="Arial" w:hAnsi="Arial" w:cs="Arial"/>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49794D" w:rsidRPr="00391A35">
        <w:rPr>
          <w:rFonts w:ascii="Arial" w:hAnsi="Arial" w:cs="Arial"/>
        </w:rPr>
        <w:fldChar w:fldCharType="separate"/>
      </w:r>
      <w:r w:rsidR="0049794D" w:rsidRPr="00391A35">
        <w:rPr>
          <w:rFonts w:ascii="Arial" w:hAnsi="Arial" w:cs="Arial"/>
          <w:noProof/>
        </w:rPr>
        <w:t>(Cahill et al. 2014)</w:t>
      </w:r>
      <w:r w:rsidR="0049794D" w:rsidRPr="00391A35">
        <w:rPr>
          <w:rFonts w:ascii="Arial" w:hAnsi="Arial" w:cs="Arial"/>
        </w:rPr>
        <w:fldChar w:fldCharType="end"/>
      </w:r>
      <w:r w:rsidR="00104A5C" w:rsidRPr="00391A35">
        <w:rPr>
          <w:rFonts w:ascii="Arial" w:hAnsi="Arial" w:cs="Arial"/>
        </w:rPr>
        <w:t xml:space="preserve">. </w:t>
      </w:r>
      <w:r w:rsidR="002D6434" w:rsidRPr="00391A35">
        <w:rPr>
          <w:rFonts w:ascii="Arial" w:hAnsi="Arial" w:cs="Arial"/>
        </w:rPr>
        <w:t>A significant correlation between tolerance and distribution does not rule out a role for biotic interactions, which are</w:t>
      </w:r>
      <w:r w:rsidR="00FD36C7" w:rsidRPr="00391A35">
        <w:rPr>
          <w:rFonts w:ascii="Arial" w:hAnsi="Arial" w:cs="Arial"/>
        </w:rPr>
        <w:t xml:space="preserve"> </w:t>
      </w:r>
      <w:r w:rsidR="00CC308A" w:rsidRPr="00391A35">
        <w:rPr>
          <w:rFonts w:ascii="Arial" w:hAnsi="Arial" w:cs="Arial"/>
        </w:rPr>
        <w:t xml:space="preserve">themselves </w:t>
      </w:r>
      <w:r w:rsidR="00DB7090" w:rsidRPr="00391A35">
        <w:rPr>
          <w:rFonts w:ascii="Arial" w:hAnsi="Arial" w:cs="Arial"/>
        </w:rPr>
        <w:t>sensitive to</w:t>
      </w:r>
      <w:r w:rsidR="00FD36C7" w:rsidRPr="00391A35">
        <w:rPr>
          <w:rFonts w:ascii="Arial" w:hAnsi="Arial" w:cs="Arial"/>
        </w:rPr>
        <w:t xml:space="preserve"> temperature</w:t>
      </w:r>
      <w:r w:rsidR="009F45C7" w:rsidRPr="00391A35">
        <w:rPr>
          <w:rFonts w:ascii="Arial" w:hAnsi="Arial" w:cs="Arial"/>
        </w:rPr>
        <w:t xml:space="preserve"> </w:t>
      </w:r>
      <w:r w:rsidR="00D22043" w:rsidRPr="00391A35">
        <w:rPr>
          <w:rFonts w:ascii="Arial" w:hAnsi="Arial" w:cs="Arial"/>
        </w:rPr>
        <w:fldChar w:fldCharType="begin" w:fldLock="1"/>
      </w:r>
      <w:r w:rsidR="00655A0E" w:rsidRPr="00391A35">
        <w:rPr>
          <w:rFonts w:ascii="Arial" w:hAnsi="Arial" w:cs="Arial"/>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D22043" w:rsidRPr="00391A35">
        <w:rPr>
          <w:rFonts w:ascii="Arial" w:hAnsi="Arial" w:cs="Arial"/>
        </w:rPr>
        <w:fldChar w:fldCharType="separate"/>
      </w:r>
      <w:r w:rsidR="00BC7557" w:rsidRPr="00391A35">
        <w:rPr>
          <w:rFonts w:ascii="Arial" w:hAnsi="Arial" w:cs="Arial"/>
          <w:noProof/>
        </w:rPr>
        <w:t>(Gilman et al. 2010)</w:t>
      </w:r>
      <w:r w:rsidR="00D22043" w:rsidRPr="00391A35">
        <w:rPr>
          <w:rFonts w:ascii="Arial" w:hAnsi="Arial" w:cs="Arial"/>
        </w:rPr>
        <w:fldChar w:fldCharType="end"/>
      </w:r>
      <w:r w:rsidR="009F45C7" w:rsidRPr="00391A35">
        <w:rPr>
          <w:rFonts w:ascii="Arial" w:hAnsi="Arial" w:cs="Arial"/>
        </w:rPr>
        <w:t xml:space="preserve">. </w:t>
      </w:r>
      <w:r w:rsidR="00A615DD" w:rsidRPr="00391A35">
        <w:rPr>
          <w:rFonts w:ascii="Arial" w:hAnsi="Arial" w:cs="Arial"/>
        </w:rPr>
        <w:t>Addit</w:t>
      </w:r>
      <w:r w:rsidR="00D64A36" w:rsidRPr="00391A35">
        <w:rPr>
          <w:rFonts w:ascii="Arial" w:hAnsi="Arial" w:cs="Arial"/>
        </w:rPr>
        <w:t>i</w:t>
      </w:r>
      <w:r w:rsidR="00A615DD" w:rsidRPr="00391A35">
        <w:rPr>
          <w:rFonts w:ascii="Arial" w:hAnsi="Arial" w:cs="Arial"/>
        </w:rPr>
        <w:t>onally</w:t>
      </w:r>
      <w:r w:rsidR="00DC3C37" w:rsidRPr="00391A35">
        <w:rPr>
          <w:rFonts w:ascii="Arial" w:hAnsi="Arial" w:cs="Arial"/>
        </w:rPr>
        <w:t>,</w:t>
      </w:r>
      <w:r w:rsidR="00571A54" w:rsidRPr="00391A35">
        <w:rPr>
          <w:rFonts w:ascii="Arial" w:hAnsi="Arial" w:cs="Arial"/>
        </w:rPr>
        <w:t xml:space="preserve"> the</w:t>
      </w:r>
      <w:r w:rsidR="00DC3C37" w:rsidRPr="00391A35">
        <w:rPr>
          <w:rFonts w:ascii="Arial" w:hAnsi="Arial" w:cs="Arial"/>
        </w:rPr>
        <w:t xml:space="preserve"> </w:t>
      </w:r>
      <w:r w:rsidR="00571A54" w:rsidRPr="00391A35">
        <w:rPr>
          <w:rFonts w:ascii="Arial" w:hAnsi="Arial" w:cs="Arial"/>
        </w:rPr>
        <w:t xml:space="preserve">abundance and distribution of a species </w:t>
      </w:r>
      <w:r w:rsidR="00445466" w:rsidRPr="00391A35">
        <w:rPr>
          <w:rFonts w:ascii="Arial" w:hAnsi="Arial" w:cs="Arial"/>
        </w:rPr>
        <w:t>may</w:t>
      </w:r>
      <w:r w:rsidR="009F45C7" w:rsidRPr="00391A35">
        <w:rPr>
          <w:rFonts w:ascii="Arial" w:hAnsi="Arial" w:cs="Arial"/>
        </w:rPr>
        <w:t xml:space="preserve"> still be sensitive to temperature change</w:t>
      </w:r>
      <w:r w:rsidR="00571A54" w:rsidRPr="00391A35">
        <w:rPr>
          <w:rFonts w:ascii="Arial" w:hAnsi="Arial" w:cs="Arial"/>
        </w:rPr>
        <w:t>,</w:t>
      </w:r>
      <w:r w:rsidR="009F45C7" w:rsidRPr="00391A35">
        <w:rPr>
          <w:rFonts w:ascii="Arial" w:hAnsi="Arial" w:cs="Arial"/>
        </w:rPr>
        <w:t xml:space="preserve"> even when biotic interaction</w:t>
      </w:r>
      <w:r w:rsidR="00092B36" w:rsidRPr="00391A35">
        <w:rPr>
          <w:rFonts w:ascii="Arial" w:hAnsi="Arial" w:cs="Arial"/>
        </w:rPr>
        <w:t xml:space="preserve"> is</w:t>
      </w:r>
      <w:r w:rsidR="00642958" w:rsidRPr="00391A35">
        <w:rPr>
          <w:rFonts w:ascii="Arial" w:hAnsi="Arial" w:cs="Arial"/>
        </w:rPr>
        <w:t xml:space="preserve"> </w:t>
      </w:r>
      <w:r w:rsidR="009F45C7" w:rsidRPr="00391A35">
        <w:rPr>
          <w:rFonts w:ascii="Arial" w:hAnsi="Arial" w:cs="Arial"/>
        </w:rPr>
        <w:t xml:space="preserve">the </w:t>
      </w:r>
      <w:r w:rsidR="00DC3C37" w:rsidRPr="00391A35">
        <w:rPr>
          <w:rFonts w:ascii="Arial" w:hAnsi="Arial" w:cs="Arial"/>
        </w:rPr>
        <w:t xml:space="preserve">proximate </w:t>
      </w:r>
      <w:r w:rsidR="0075433F" w:rsidRPr="00391A35">
        <w:rPr>
          <w:rFonts w:ascii="Arial" w:hAnsi="Arial" w:cs="Arial"/>
        </w:rPr>
        <w:t xml:space="preserve">factor determining </w:t>
      </w:r>
      <w:r w:rsidR="00FD36C7" w:rsidRPr="00391A35">
        <w:rPr>
          <w:rFonts w:ascii="Arial" w:hAnsi="Arial" w:cs="Arial"/>
        </w:rPr>
        <w:t xml:space="preserve">species </w:t>
      </w:r>
      <w:r w:rsidR="00F67CBF" w:rsidRPr="00391A35">
        <w:rPr>
          <w:rFonts w:ascii="Arial" w:hAnsi="Arial" w:cs="Arial"/>
        </w:rPr>
        <w:t>composition</w:t>
      </w:r>
      <w:r w:rsidR="00FD36C7" w:rsidRPr="00391A35">
        <w:rPr>
          <w:rFonts w:ascii="Arial" w:hAnsi="Arial" w:cs="Arial"/>
        </w:rPr>
        <w:t xml:space="preserve">. </w:t>
      </w:r>
      <w:r w:rsidR="00741E47" w:rsidRPr="00391A35">
        <w:rPr>
          <w:rFonts w:ascii="Arial" w:hAnsi="Arial" w:cs="Arial"/>
        </w:rPr>
        <w:t>To understand the relationship between temperature and distribution</w:t>
      </w:r>
      <w:r w:rsidR="00365ADC" w:rsidRPr="00391A35">
        <w:rPr>
          <w:rFonts w:ascii="Arial" w:hAnsi="Arial" w:cs="Arial"/>
        </w:rPr>
        <w:t>,</w:t>
      </w:r>
      <w:r w:rsidR="00255E80" w:rsidRPr="00391A35">
        <w:rPr>
          <w:rFonts w:ascii="Arial" w:hAnsi="Arial" w:cs="Arial"/>
        </w:rPr>
        <w:t xml:space="preserve"> studies</w:t>
      </w:r>
      <w:r w:rsidR="00741E47" w:rsidRPr="00391A35">
        <w:rPr>
          <w:rFonts w:ascii="Arial" w:hAnsi="Arial" w:cs="Arial"/>
        </w:rPr>
        <w:t xml:space="preserve"> quantify</w:t>
      </w:r>
      <w:r w:rsidR="00255E80" w:rsidRPr="00391A35">
        <w:rPr>
          <w:rFonts w:ascii="Arial" w:hAnsi="Arial" w:cs="Arial"/>
        </w:rPr>
        <w:t>ing</w:t>
      </w:r>
      <w:r w:rsidR="00741E47" w:rsidRPr="00391A35">
        <w:rPr>
          <w:rFonts w:ascii="Arial" w:hAnsi="Arial" w:cs="Arial"/>
        </w:rPr>
        <w:t xml:space="preserve"> </w:t>
      </w:r>
      <w:r w:rsidR="00923CB1" w:rsidRPr="00391A35">
        <w:rPr>
          <w:rFonts w:ascii="Arial" w:hAnsi="Arial" w:cs="Arial"/>
        </w:rPr>
        <w:t>both</w:t>
      </w:r>
      <w:r w:rsidR="00445466" w:rsidRPr="00391A35">
        <w:rPr>
          <w:rFonts w:ascii="Arial" w:hAnsi="Arial" w:cs="Arial"/>
        </w:rPr>
        <w:t xml:space="preserve"> thermal traits and</w:t>
      </w:r>
      <w:r w:rsidR="00923CB1" w:rsidRPr="00391A35">
        <w:rPr>
          <w:rFonts w:ascii="Arial" w:hAnsi="Arial" w:cs="Arial"/>
        </w:rPr>
        <w:t xml:space="preserve"> </w:t>
      </w:r>
      <w:r w:rsidR="00741E47" w:rsidRPr="00391A35">
        <w:rPr>
          <w:rFonts w:ascii="Arial" w:hAnsi="Arial" w:cs="Arial"/>
        </w:rPr>
        <w:t>temperature-dependent biotic interaction</w:t>
      </w:r>
      <w:r w:rsidR="00642958" w:rsidRPr="00391A35">
        <w:rPr>
          <w:rFonts w:ascii="Arial" w:hAnsi="Arial" w:cs="Arial"/>
        </w:rPr>
        <w:t>s</w:t>
      </w:r>
      <w:r w:rsidR="00D22043" w:rsidRPr="00391A35">
        <w:rPr>
          <w:rFonts w:ascii="Arial" w:hAnsi="Arial" w:cs="Arial"/>
        </w:rPr>
        <w:t xml:space="preserve"> </w:t>
      </w:r>
      <w:r w:rsidR="00255E80" w:rsidRPr="00391A35">
        <w:rPr>
          <w:rFonts w:ascii="Arial" w:hAnsi="Arial" w:cs="Arial"/>
        </w:rPr>
        <w:t xml:space="preserve">are required </w:t>
      </w:r>
      <w:r w:rsidR="00D22043" w:rsidRPr="00391A35">
        <w:rPr>
          <w:rFonts w:ascii="Arial" w:hAnsi="Arial" w:cs="Arial"/>
        </w:rPr>
        <w:fldChar w:fldCharType="begin" w:fldLock="1"/>
      </w:r>
      <w:r w:rsidR="00A04836" w:rsidRPr="00391A35">
        <w:rPr>
          <w:rFonts w:ascii="Arial" w:hAnsi="Arial" w:cs="Arial"/>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D22043" w:rsidRPr="00391A35">
        <w:rPr>
          <w:rFonts w:ascii="Arial" w:hAnsi="Arial" w:cs="Arial"/>
        </w:rPr>
        <w:fldChar w:fldCharType="separate"/>
      </w:r>
      <w:r w:rsidR="00D22043" w:rsidRPr="00391A35">
        <w:rPr>
          <w:rFonts w:ascii="Arial" w:hAnsi="Arial" w:cs="Arial"/>
          <w:noProof/>
        </w:rPr>
        <w:t>(Cahill et al. 2014)</w:t>
      </w:r>
      <w:r w:rsidR="00D22043" w:rsidRPr="00391A35">
        <w:rPr>
          <w:rFonts w:ascii="Arial" w:hAnsi="Arial" w:cs="Arial"/>
        </w:rPr>
        <w:fldChar w:fldCharType="end"/>
      </w:r>
      <w:r w:rsidR="00741E47" w:rsidRPr="00391A35">
        <w:rPr>
          <w:rFonts w:ascii="Arial" w:hAnsi="Arial" w:cs="Arial"/>
        </w:rPr>
        <w:t xml:space="preserve">. Such studies </w:t>
      </w:r>
      <w:r w:rsidR="009A142B" w:rsidRPr="00391A35">
        <w:rPr>
          <w:rFonts w:ascii="Arial" w:hAnsi="Arial" w:cs="Arial"/>
        </w:rPr>
        <w:t>ca</w:t>
      </w:r>
      <w:r w:rsidR="007329FF" w:rsidRPr="00391A35">
        <w:rPr>
          <w:rFonts w:ascii="Arial" w:hAnsi="Arial" w:cs="Arial"/>
        </w:rPr>
        <w:t>n</w:t>
      </w:r>
      <w:r w:rsidR="009A142B" w:rsidRPr="00391A35">
        <w:rPr>
          <w:rFonts w:ascii="Arial" w:hAnsi="Arial" w:cs="Arial"/>
        </w:rPr>
        <w:t xml:space="preserve"> </w:t>
      </w:r>
      <w:r w:rsidR="007329FF" w:rsidRPr="00391A35">
        <w:rPr>
          <w:rFonts w:ascii="Arial" w:hAnsi="Arial" w:cs="Arial"/>
        </w:rPr>
        <w:t>help unify</w:t>
      </w:r>
      <w:r w:rsidR="00741E47" w:rsidRPr="00391A35">
        <w:rPr>
          <w:rFonts w:ascii="Arial" w:hAnsi="Arial" w:cs="Arial"/>
        </w:rPr>
        <w:t xml:space="preserve"> the long-separate concept</w:t>
      </w:r>
      <w:r w:rsidR="00682757" w:rsidRPr="00391A35">
        <w:rPr>
          <w:rFonts w:ascii="Arial" w:hAnsi="Arial" w:cs="Arial"/>
        </w:rPr>
        <w:t>s</w:t>
      </w:r>
      <w:r w:rsidR="00741E47" w:rsidRPr="00391A35">
        <w:rPr>
          <w:rFonts w:ascii="Arial" w:hAnsi="Arial" w:cs="Arial"/>
        </w:rPr>
        <w:t xml:space="preserve"> of environmental and biotic filter</w:t>
      </w:r>
      <w:r w:rsidR="00165C8E" w:rsidRPr="00391A35">
        <w:rPr>
          <w:rFonts w:ascii="Arial" w:hAnsi="Arial" w:cs="Arial"/>
        </w:rPr>
        <w:t>s</w:t>
      </w:r>
      <w:r w:rsidR="00A04836" w:rsidRPr="00391A35">
        <w:rPr>
          <w:rFonts w:ascii="Arial" w:hAnsi="Arial" w:cs="Arial"/>
        </w:rPr>
        <w:t xml:space="preserve"> </w:t>
      </w:r>
      <w:r w:rsidR="00A04836" w:rsidRPr="00391A35">
        <w:rPr>
          <w:rFonts w:ascii="Arial" w:hAnsi="Arial" w:cs="Arial"/>
        </w:rPr>
        <w:fldChar w:fldCharType="begin" w:fldLock="1"/>
      </w:r>
      <w:r w:rsidR="001D33EE" w:rsidRPr="00391A35">
        <w:rPr>
          <w:rFonts w:ascii="Arial" w:hAnsi="Arial" w:cs="Arial"/>
        </w:rPr>
        <w:instrText>ADDIN CSL_CITATION {"citationItems":[{"id":"ITEM-1","itemData":{"DOI":"10.1146/annurev-ecolsys-110411-160411","ISSN":"1543-592X","abstract":"Although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fitness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Influences of stabilizing niche differences and fitness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 ? 2012 by Annual Reviews. All rights reserved.","author":[{"dropping-particle":"","family":"HilleRisLambers","given":"J.","non-dropping-particle":"","parse-names":false,"suffix":""},{"dropping-particle":"","family":"Adler","given":"P.B.","non-dropping-particle":"","parse-names":false,"suffix":""},{"dropping-particle":"","family":"Harpole","given":"W.S.","non-dropping-particle":"","parse-names":false,"suffix":""},{"dropping-particle":"","family":"Levine","given":"J.M.","non-dropping-particle":"","parse-names":false,"suffix":""},{"dropping-particle":"","family":"Mayfield","given":"M.M.","non-dropping-particle":"","parse-names":false,"suffix":""}],"container-title":"Annual Review of Ecology, Evolution, and Systematics","id":"ITEM-1","issue":"1","issued":{"date-parts":[["2012","12"]]},"page":"227-248","title":"Rethinking Community Assembly through the Lens of Coexistence Theory","type":"article-journal","volume":"43"},"uris":["http://www.mendeley.com/documents/?uuid=c48b1a36-89e5-3ed4-ac1d-a0b8ae3592fd"]}],"mendeley":{"formattedCitation":"(HilleRisLambers et al. 2012)","plainTextFormattedCitation":"(HilleRisLambers et al. 2012)","previouslyFormattedCitation":"(HilleRisLambers et al. 2012)"},"properties":{"noteIndex":0},"schema":"https://github.com/citation-style-language/schema/raw/master/csl-citation.json"}</w:instrText>
      </w:r>
      <w:r w:rsidR="00A04836" w:rsidRPr="00391A35">
        <w:rPr>
          <w:rFonts w:ascii="Arial" w:hAnsi="Arial" w:cs="Arial"/>
        </w:rPr>
        <w:fldChar w:fldCharType="separate"/>
      </w:r>
      <w:r w:rsidR="00A04836" w:rsidRPr="00391A35">
        <w:rPr>
          <w:rFonts w:ascii="Arial" w:hAnsi="Arial" w:cs="Arial"/>
          <w:noProof/>
        </w:rPr>
        <w:t>(HilleRisLambers et al. 2012)</w:t>
      </w:r>
      <w:r w:rsidR="00A04836" w:rsidRPr="00391A35">
        <w:rPr>
          <w:rFonts w:ascii="Arial" w:hAnsi="Arial" w:cs="Arial"/>
        </w:rPr>
        <w:fldChar w:fldCharType="end"/>
      </w:r>
      <w:r w:rsidR="007329FF" w:rsidRPr="00391A35">
        <w:rPr>
          <w:rFonts w:ascii="Arial" w:hAnsi="Arial" w:cs="Arial"/>
        </w:rPr>
        <w:t xml:space="preserve">, as well as providing </w:t>
      </w:r>
      <w:r w:rsidR="00682757" w:rsidRPr="00391A35">
        <w:rPr>
          <w:rFonts w:ascii="Arial" w:hAnsi="Arial" w:cs="Arial"/>
        </w:rPr>
        <w:t xml:space="preserve">practical information </w:t>
      </w:r>
      <w:r w:rsidR="00891F98" w:rsidRPr="00391A35">
        <w:rPr>
          <w:rFonts w:ascii="Arial" w:hAnsi="Arial" w:cs="Arial"/>
        </w:rPr>
        <w:t>to inform c</w:t>
      </w:r>
      <w:r w:rsidR="00741E47" w:rsidRPr="00391A35">
        <w:rPr>
          <w:rFonts w:ascii="Arial" w:hAnsi="Arial" w:cs="Arial"/>
        </w:rPr>
        <w:t>onservation</w:t>
      </w:r>
      <w:r w:rsidR="00891F98" w:rsidRPr="00391A35">
        <w:rPr>
          <w:rFonts w:ascii="Arial" w:hAnsi="Arial" w:cs="Arial"/>
        </w:rPr>
        <w:t xml:space="preserve"> efforts</w:t>
      </w:r>
      <w:r w:rsidR="00741E47" w:rsidRPr="00391A35">
        <w:rPr>
          <w:rFonts w:ascii="Arial" w:hAnsi="Arial" w:cs="Arial"/>
        </w:rPr>
        <w:t xml:space="preserve"> </w:t>
      </w:r>
      <w:r w:rsidR="007329FF" w:rsidRPr="00391A35">
        <w:rPr>
          <w:rFonts w:ascii="Arial" w:hAnsi="Arial" w:cs="Arial"/>
        </w:rPr>
        <w:t>in the face of c</w:t>
      </w:r>
      <w:r w:rsidR="00F22147" w:rsidRPr="00391A35">
        <w:rPr>
          <w:rFonts w:ascii="Arial" w:hAnsi="Arial" w:cs="Arial"/>
        </w:rPr>
        <w:t>limate change.</w:t>
      </w:r>
    </w:p>
    <w:p w14:paraId="228293B6" w14:textId="0795944F" w:rsidR="008823E5" w:rsidRPr="00391A35" w:rsidRDefault="008478B5" w:rsidP="001B3FA5">
      <w:pPr>
        <w:spacing w:line="480" w:lineRule="auto"/>
        <w:ind w:firstLine="720"/>
        <w:rPr>
          <w:rFonts w:ascii="Arial" w:hAnsi="Arial" w:cs="Arial"/>
        </w:rPr>
      </w:pPr>
      <w:r w:rsidRPr="00391A35">
        <w:rPr>
          <w:rFonts w:ascii="Arial" w:hAnsi="Arial" w:cs="Arial"/>
        </w:rPr>
        <w:lastRenderedPageBreak/>
        <w:t xml:space="preserve">To investigate the roles of thermal tolerances and biotic interactions in determining species’ range </w:t>
      </w:r>
      <w:r w:rsidR="00367A88" w:rsidRPr="00391A35">
        <w:rPr>
          <w:rFonts w:ascii="Arial" w:hAnsi="Arial" w:cs="Arial"/>
        </w:rPr>
        <w:t xml:space="preserve">limits </w:t>
      </w:r>
      <w:r w:rsidRPr="00391A35">
        <w:rPr>
          <w:rFonts w:ascii="Arial" w:hAnsi="Arial" w:cs="Arial"/>
        </w:rPr>
        <w:t>and structuring communities, we</w:t>
      </w:r>
      <w:r w:rsidR="00860A04" w:rsidRPr="00391A35">
        <w:rPr>
          <w:rFonts w:ascii="Arial" w:hAnsi="Arial" w:cs="Arial"/>
        </w:rPr>
        <w:t xml:space="preserve"> </w:t>
      </w:r>
      <w:r w:rsidR="0017477F" w:rsidRPr="00391A35">
        <w:rPr>
          <w:rFonts w:ascii="Arial" w:hAnsi="Arial" w:cs="Arial"/>
        </w:rPr>
        <w:t xml:space="preserve">focused on </w:t>
      </w:r>
      <w:r w:rsidR="00860A04" w:rsidRPr="00391A35">
        <w:rPr>
          <w:rFonts w:ascii="Arial" w:hAnsi="Arial" w:cs="Arial"/>
        </w:rPr>
        <w:t xml:space="preserve">the community of </w:t>
      </w:r>
      <w:r w:rsidR="00860A04" w:rsidRPr="00391A35">
        <w:rPr>
          <w:rFonts w:ascii="Arial" w:hAnsi="Arial" w:cs="Arial"/>
          <w:i/>
          <w:iCs/>
        </w:rPr>
        <w:t>Drosophila</w:t>
      </w:r>
      <w:r w:rsidR="00860A04" w:rsidRPr="00391A35">
        <w:rPr>
          <w:rFonts w:ascii="Arial" w:hAnsi="Arial" w:cs="Arial"/>
        </w:rPr>
        <w:t xml:space="preserve"> flies occupying </w:t>
      </w:r>
      <w:r w:rsidR="00354025" w:rsidRPr="00391A35">
        <w:rPr>
          <w:rFonts w:ascii="Arial" w:hAnsi="Arial" w:cs="Arial"/>
        </w:rPr>
        <w:t xml:space="preserve">mountain </w:t>
      </w:r>
      <w:r w:rsidR="006E0D62" w:rsidRPr="00391A35">
        <w:rPr>
          <w:rFonts w:ascii="Arial" w:hAnsi="Arial" w:cs="Arial"/>
        </w:rPr>
        <w:t>rainforest habitats in north-eastern Australia.</w:t>
      </w:r>
      <w:r w:rsidR="00290AB9" w:rsidRPr="00391A35">
        <w:rPr>
          <w:rFonts w:ascii="Arial" w:hAnsi="Arial" w:cs="Arial"/>
        </w:rPr>
        <w:t xml:space="preserve"> T</w:t>
      </w:r>
      <w:r w:rsidR="00CA2D05" w:rsidRPr="00391A35">
        <w:rPr>
          <w:rFonts w:ascii="Arial" w:hAnsi="Arial" w:cs="Arial"/>
        </w:rPr>
        <w:t>hese and other t</w:t>
      </w:r>
      <w:r w:rsidR="00290AB9" w:rsidRPr="00391A35">
        <w:rPr>
          <w:rFonts w:ascii="Arial" w:hAnsi="Arial" w:cs="Arial"/>
        </w:rPr>
        <w:t xml:space="preserve">ropical mountains provide natural environmental gradients to test the sensitivity of species to temperature </w:t>
      </w:r>
      <w:r w:rsidR="00290AB9" w:rsidRPr="00391A35">
        <w:rPr>
          <w:rFonts w:ascii="Arial" w:hAnsi="Arial" w:cs="Arial"/>
        </w:rPr>
        <w:fldChar w:fldCharType="begin" w:fldLock="1"/>
      </w:r>
      <w:r w:rsidR="00290AB9" w:rsidRPr="00391A35">
        <w:rPr>
          <w:rFonts w:ascii="Arial" w:hAnsi="Arial" w:cs="Arial"/>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290AB9" w:rsidRPr="00391A35">
        <w:rPr>
          <w:rFonts w:ascii="Arial" w:hAnsi="Arial" w:cs="Arial"/>
        </w:rPr>
        <w:fldChar w:fldCharType="separate"/>
      </w:r>
      <w:r w:rsidR="00290AB9" w:rsidRPr="00391A35">
        <w:rPr>
          <w:rFonts w:ascii="Arial" w:hAnsi="Arial" w:cs="Arial"/>
          <w:noProof/>
        </w:rPr>
        <w:t>(Corlett 2011)</w:t>
      </w:r>
      <w:r w:rsidR="00290AB9" w:rsidRPr="00391A35">
        <w:rPr>
          <w:rFonts w:ascii="Arial" w:hAnsi="Arial" w:cs="Arial"/>
        </w:rPr>
        <w:fldChar w:fldCharType="end"/>
      </w:r>
      <w:r w:rsidR="001231C9" w:rsidRPr="00391A35">
        <w:rPr>
          <w:rFonts w:ascii="Arial" w:hAnsi="Arial" w:cs="Arial"/>
        </w:rPr>
        <w:t xml:space="preserve">, with pronounced </w:t>
      </w:r>
      <w:r w:rsidR="00CA2D05" w:rsidRPr="00391A35">
        <w:rPr>
          <w:rFonts w:ascii="Arial" w:hAnsi="Arial" w:cs="Arial"/>
        </w:rPr>
        <w:t>changes in</w:t>
      </w:r>
      <w:r w:rsidR="00290AB9" w:rsidRPr="00391A35">
        <w:rPr>
          <w:rFonts w:ascii="Arial" w:hAnsi="Arial" w:cs="Arial"/>
        </w:rPr>
        <w:t xml:space="preserve"> </w:t>
      </w:r>
      <w:r w:rsidR="00CA2D05" w:rsidRPr="00391A35">
        <w:rPr>
          <w:rFonts w:ascii="Arial" w:hAnsi="Arial" w:cs="Arial"/>
        </w:rPr>
        <w:t>s</w:t>
      </w:r>
      <w:r w:rsidR="009D7F22" w:rsidRPr="00391A35">
        <w:rPr>
          <w:rFonts w:ascii="Arial" w:hAnsi="Arial" w:cs="Arial"/>
        </w:rPr>
        <w:t>pecies composition</w:t>
      </w:r>
      <w:r w:rsidR="00CA2D05" w:rsidRPr="00391A35">
        <w:rPr>
          <w:rFonts w:ascii="Arial" w:hAnsi="Arial" w:cs="Arial"/>
        </w:rPr>
        <w:t xml:space="preserve"> with elevation for </w:t>
      </w:r>
      <w:r w:rsidR="00E57A1F" w:rsidRPr="00391A35">
        <w:rPr>
          <w:rFonts w:ascii="Arial" w:hAnsi="Arial" w:cs="Arial"/>
        </w:rPr>
        <w:t>many taxa</w:t>
      </w:r>
      <w:r w:rsidR="009D7F22" w:rsidRPr="00391A35">
        <w:rPr>
          <w:rFonts w:ascii="Arial" w:hAnsi="Arial" w:cs="Arial"/>
        </w:rPr>
        <w:t xml:space="preserve"> </w:t>
      </w:r>
      <w:r w:rsidR="0095141B" w:rsidRPr="00391A35">
        <w:rPr>
          <w:rFonts w:ascii="Arial" w:hAnsi="Arial" w:cs="Arial"/>
        </w:rPr>
        <w:fldChar w:fldCharType="begin" w:fldLock="1"/>
      </w:r>
      <w:r w:rsidR="00B8751F" w:rsidRPr="00391A35">
        <w:rPr>
          <w:rFonts w:ascii="Arial" w:hAnsi="Arial" w:cs="Arial"/>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Bolitho, and Fox 2003)","plainTextFormattedCitation":"(Williams, Bolitho, and Fox 2003)","previouslyFormattedCitation":"(Williams, Bolitho, and Fox 2003)"},"properties":{"noteIndex":0},"schema":"https://github.com/citation-style-language/schema/raw/master/csl-citation.json"}</w:instrText>
      </w:r>
      <w:r w:rsidR="0095141B" w:rsidRPr="00391A35">
        <w:rPr>
          <w:rFonts w:ascii="Arial" w:hAnsi="Arial" w:cs="Arial"/>
        </w:rPr>
        <w:fldChar w:fldCharType="separate"/>
      </w:r>
      <w:r w:rsidR="00C65A1D" w:rsidRPr="00391A35">
        <w:rPr>
          <w:rFonts w:ascii="Arial" w:hAnsi="Arial" w:cs="Arial"/>
          <w:noProof/>
        </w:rPr>
        <w:t>(Williams, Bolitho, and Fox 2003)</w:t>
      </w:r>
      <w:r w:rsidR="0095141B" w:rsidRPr="00391A35">
        <w:rPr>
          <w:rFonts w:ascii="Arial" w:hAnsi="Arial" w:cs="Arial"/>
        </w:rPr>
        <w:fldChar w:fldCharType="end"/>
      </w:r>
      <w:r w:rsidR="009D7F22" w:rsidRPr="00391A35">
        <w:rPr>
          <w:rFonts w:ascii="Arial" w:hAnsi="Arial" w:cs="Arial"/>
        </w:rPr>
        <w:t>.</w:t>
      </w:r>
      <w:r w:rsidR="0085568B" w:rsidRPr="00391A35">
        <w:rPr>
          <w:rFonts w:ascii="Arial" w:hAnsi="Arial" w:cs="Arial"/>
        </w:rPr>
        <w:t xml:space="preserve"> </w:t>
      </w:r>
      <w:r w:rsidR="009958A7" w:rsidRPr="00391A35">
        <w:rPr>
          <w:rFonts w:ascii="Arial" w:hAnsi="Arial" w:cs="Arial"/>
        </w:rPr>
        <w:t>We hypothesize</w:t>
      </w:r>
      <w:r w:rsidR="00A72D75" w:rsidRPr="00391A35">
        <w:rPr>
          <w:rFonts w:ascii="Arial" w:hAnsi="Arial" w:cs="Arial"/>
        </w:rPr>
        <w:t>d</w:t>
      </w:r>
      <w:r w:rsidR="009958A7" w:rsidRPr="00391A35">
        <w:rPr>
          <w:rFonts w:ascii="Arial" w:hAnsi="Arial" w:cs="Arial"/>
        </w:rPr>
        <w:t xml:space="preserve"> that</w:t>
      </w:r>
      <w:r w:rsidR="0043073D" w:rsidRPr="00391A35">
        <w:rPr>
          <w:rFonts w:ascii="Arial" w:hAnsi="Arial" w:cs="Arial"/>
        </w:rPr>
        <w:t xml:space="preserve"> species turnover </w:t>
      </w:r>
      <w:r w:rsidR="003B77DF" w:rsidRPr="00391A35">
        <w:rPr>
          <w:rFonts w:ascii="Arial" w:hAnsi="Arial" w:cs="Arial"/>
        </w:rPr>
        <w:t>along the</w:t>
      </w:r>
      <w:r w:rsidR="0043073D" w:rsidRPr="00391A35">
        <w:rPr>
          <w:rFonts w:ascii="Arial" w:hAnsi="Arial" w:cs="Arial"/>
        </w:rPr>
        <w:t xml:space="preserve"> </w:t>
      </w:r>
      <w:r w:rsidR="001C1AD0" w:rsidRPr="00391A35">
        <w:rPr>
          <w:rFonts w:ascii="Arial" w:hAnsi="Arial" w:cs="Arial"/>
        </w:rPr>
        <w:t>elevational</w:t>
      </w:r>
      <w:r w:rsidR="0043073D" w:rsidRPr="00391A35">
        <w:rPr>
          <w:rFonts w:ascii="Arial" w:hAnsi="Arial" w:cs="Arial"/>
        </w:rPr>
        <w:t xml:space="preserve"> gradient </w:t>
      </w:r>
      <w:r w:rsidR="003B77DF" w:rsidRPr="00391A35">
        <w:rPr>
          <w:rFonts w:ascii="Arial" w:hAnsi="Arial" w:cs="Arial"/>
        </w:rPr>
        <w:t xml:space="preserve">would result </w:t>
      </w:r>
      <w:r w:rsidR="007336D0" w:rsidRPr="00391A35">
        <w:rPr>
          <w:rFonts w:ascii="Arial" w:hAnsi="Arial" w:cs="Arial"/>
        </w:rPr>
        <w:t>from</w:t>
      </w:r>
      <w:r w:rsidR="0043073D" w:rsidRPr="00391A35">
        <w:rPr>
          <w:rFonts w:ascii="Arial" w:hAnsi="Arial" w:cs="Arial"/>
        </w:rPr>
        <w:t xml:space="preserve"> </w:t>
      </w:r>
      <w:r w:rsidR="0070603B" w:rsidRPr="00391A35">
        <w:rPr>
          <w:rFonts w:ascii="Arial" w:hAnsi="Arial" w:cs="Arial"/>
        </w:rPr>
        <w:t>thermal constrain</w:t>
      </w:r>
      <w:r w:rsidR="0091102E" w:rsidRPr="00391A35">
        <w:rPr>
          <w:rFonts w:ascii="Arial" w:hAnsi="Arial" w:cs="Arial"/>
        </w:rPr>
        <w:t>t</w:t>
      </w:r>
      <w:r w:rsidR="0070603B" w:rsidRPr="00391A35">
        <w:rPr>
          <w:rFonts w:ascii="Arial" w:hAnsi="Arial" w:cs="Arial"/>
        </w:rPr>
        <w:t>s</w:t>
      </w:r>
      <w:r w:rsidR="0043073D" w:rsidRPr="00391A35">
        <w:rPr>
          <w:rFonts w:ascii="Arial" w:hAnsi="Arial" w:cs="Arial"/>
        </w:rPr>
        <w:t xml:space="preserve"> </w:t>
      </w:r>
      <w:r w:rsidR="00E70C64" w:rsidRPr="00391A35">
        <w:rPr>
          <w:rFonts w:ascii="Arial" w:hAnsi="Arial" w:cs="Arial"/>
        </w:rPr>
        <w:t>at cool, high elevation</w:t>
      </w:r>
      <w:r w:rsidR="005079B0" w:rsidRPr="00391A35">
        <w:rPr>
          <w:rFonts w:ascii="Arial" w:hAnsi="Arial" w:cs="Arial"/>
        </w:rPr>
        <w:t xml:space="preserve"> </w:t>
      </w:r>
      <w:r w:rsidR="00E70C64" w:rsidRPr="00391A35">
        <w:rPr>
          <w:rFonts w:ascii="Arial" w:hAnsi="Arial" w:cs="Arial"/>
        </w:rPr>
        <w:t>s</w:t>
      </w:r>
      <w:r w:rsidR="005079B0" w:rsidRPr="00391A35">
        <w:rPr>
          <w:rFonts w:ascii="Arial" w:hAnsi="Arial" w:cs="Arial"/>
        </w:rPr>
        <w:t>ites</w:t>
      </w:r>
      <w:r w:rsidR="009813A8" w:rsidRPr="00391A35">
        <w:rPr>
          <w:rFonts w:ascii="Arial" w:hAnsi="Arial" w:cs="Arial"/>
        </w:rPr>
        <w:t>,</w:t>
      </w:r>
      <w:r w:rsidR="005079B0" w:rsidRPr="00391A35">
        <w:rPr>
          <w:rFonts w:ascii="Arial" w:hAnsi="Arial" w:cs="Arial"/>
        </w:rPr>
        <w:t xml:space="preserve"> but from</w:t>
      </w:r>
      <w:r w:rsidR="0043073D" w:rsidRPr="00391A35">
        <w:rPr>
          <w:rFonts w:ascii="Arial" w:hAnsi="Arial" w:cs="Arial"/>
        </w:rPr>
        <w:t xml:space="preserve"> </w:t>
      </w:r>
      <w:r w:rsidR="0070603B" w:rsidRPr="00391A35">
        <w:rPr>
          <w:rFonts w:ascii="Arial" w:hAnsi="Arial" w:cs="Arial"/>
        </w:rPr>
        <w:t xml:space="preserve">competitive exclusion at </w:t>
      </w:r>
      <w:r w:rsidR="00E70C64" w:rsidRPr="00391A35">
        <w:rPr>
          <w:rFonts w:ascii="Arial" w:hAnsi="Arial" w:cs="Arial"/>
        </w:rPr>
        <w:t>warm</w:t>
      </w:r>
      <w:r w:rsidR="0086269E">
        <w:rPr>
          <w:rFonts w:ascii="Arial" w:hAnsi="Arial" w:cs="Arial"/>
        </w:rPr>
        <w:t>er</w:t>
      </w:r>
      <w:r w:rsidR="00E70C64" w:rsidRPr="00391A35">
        <w:rPr>
          <w:rFonts w:ascii="Arial" w:hAnsi="Arial" w:cs="Arial"/>
        </w:rPr>
        <w:t xml:space="preserve">, </w:t>
      </w:r>
      <w:r w:rsidR="0070603B" w:rsidRPr="00391A35">
        <w:rPr>
          <w:rFonts w:ascii="Arial" w:hAnsi="Arial" w:cs="Arial"/>
        </w:rPr>
        <w:t>lowland</w:t>
      </w:r>
      <w:r w:rsidR="00E70C64" w:rsidRPr="00391A35">
        <w:rPr>
          <w:rFonts w:ascii="Arial" w:hAnsi="Arial" w:cs="Arial"/>
        </w:rPr>
        <w:t xml:space="preserve"> sites</w:t>
      </w:r>
      <w:r w:rsidR="0070603B" w:rsidRPr="00391A35">
        <w:rPr>
          <w:rFonts w:ascii="Arial" w:hAnsi="Arial" w:cs="Arial"/>
        </w:rPr>
        <w:t>. Thus</w:t>
      </w:r>
      <w:r w:rsidR="005479BF" w:rsidRPr="00391A35">
        <w:rPr>
          <w:rFonts w:ascii="Arial" w:hAnsi="Arial" w:cs="Arial"/>
        </w:rPr>
        <w:t>,</w:t>
      </w:r>
      <w:r w:rsidR="0070603B" w:rsidRPr="00391A35">
        <w:rPr>
          <w:rFonts w:ascii="Arial" w:hAnsi="Arial" w:cs="Arial"/>
        </w:rPr>
        <w:t xml:space="preserve"> we predict</w:t>
      </w:r>
      <w:r w:rsidR="00A72D75" w:rsidRPr="00391A35">
        <w:rPr>
          <w:rFonts w:ascii="Arial" w:hAnsi="Arial" w:cs="Arial"/>
        </w:rPr>
        <w:t>ed</w:t>
      </w:r>
      <w:r w:rsidR="0070603B" w:rsidRPr="00391A35">
        <w:rPr>
          <w:rFonts w:ascii="Arial" w:hAnsi="Arial" w:cs="Arial"/>
        </w:rPr>
        <w:t xml:space="preserve"> that </w:t>
      </w:r>
      <w:r w:rsidR="00E36F4E" w:rsidRPr="00391A35">
        <w:rPr>
          <w:rFonts w:ascii="Arial" w:hAnsi="Arial" w:cs="Arial"/>
        </w:rPr>
        <w:t>cold</w:t>
      </w:r>
      <w:r w:rsidR="00AF43E9" w:rsidRPr="00391A35">
        <w:rPr>
          <w:rFonts w:ascii="Arial" w:hAnsi="Arial" w:cs="Arial"/>
        </w:rPr>
        <w:t>-</w:t>
      </w:r>
      <w:r w:rsidR="00E36F4E" w:rsidRPr="00391A35">
        <w:rPr>
          <w:rFonts w:ascii="Arial" w:hAnsi="Arial" w:cs="Arial"/>
        </w:rPr>
        <w:t>toleran</w:t>
      </w:r>
      <w:r w:rsidR="00F127F3" w:rsidRPr="00391A35">
        <w:rPr>
          <w:rFonts w:ascii="Arial" w:hAnsi="Arial" w:cs="Arial"/>
        </w:rPr>
        <w:t>t</w:t>
      </w:r>
      <w:r w:rsidR="00E36F4E" w:rsidRPr="00391A35">
        <w:rPr>
          <w:rFonts w:ascii="Arial" w:hAnsi="Arial" w:cs="Arial"/>
        </w:rPr>
        <w:t xml:space="preserve"> </w:t>
      </w:r>
      <w:r w:rsidR="001C6518" w:rsidRPr="00391A35">
        <w:rPr>
          <w:rFonts w:ascii="Arial" w:hAnsi="Arial" w:cs="Arial"/>
        </w:rPr>
        <w:t>species would become more</w:t>
      </w:r>
      <w:r w:rsidR="00DC2308" w:rsidRPr="00391A35">
        <w:rPr>
          <w:rFonts w:ascii="Arial" w:hAnsi="Arial" w:cs="Arial"/>
        </w:rPr>
        <w:t xml:space="preserve"> abunda</w:t>
      </w:r>
      <w:r w:rsidR="001C6518" w:rsidRPr="00391A35">
        <w:rPr>
          <w:rFonts w:ascii="Arial" w:hAnsi="Arial" w:cs="Arial"/>
        </w:rPr>
        <w:t>nt</w:t>
      </w:r>
      <w:r w:rsidR="00DC2308" w:rsidRPr="00391A35">
        <w:rPr>
          <w:rFonts w:ascii="Arial" w:hAnsi="Arial" w:cs="Arial"/>
        </w:rPr>
        <w:t xml:space="preserve"> </w:t>
      </w:r>
      <w:r w:rsidR="001C6518" w:rsidRPr="00391A35">
        <w:rPr>
          <w:rFonts w:ascii="Arial" w:hAnsi="Arial" w:cs="Arial"/>
        </w:rPr>
        <w:t xml:space="preserve">at </w:t>
      </w:r>
      <w:r w:rsidR="00DC2308" w:rsidRPr="00391A35">
        <w:rPr>
          <w:rFonts w:ascii="Arial" w:hAnsi="Arial" w:cs="Arial"/>
        </w:rPr>
        <w:t>high</w:t>
      </w:r>
      <w:r w:rsidR="001C6518" w:rsidRPr="00391A35">
        <w:rPr>
          <w:rFonts w:ascii="Arial" w:hAnsi="Arial" w:cs="Arial"/>
        </w:rPr>
        <w:t>er</w:t>
      </w:r>
      <w:r w:rsidR="00DC2308" w:rsidRPr="00391A35">
        <w:rPr>
          <w:rFonts w:ascii="Arial" w:hAnsi="Arial" w:cs="Arial"/>
        </w:rPr>
        <w:t xml:space="preserve"> elevations</w:t>
      </w:r>
      <w:r w:rsidR="00D70E50" w:rsidRPr="00391A35">
        <w:rPr>
          <w:rFonts w:ascii="Arial" w:hAnsi="Arial" w:cs="Arial"/>
        </w:rPr>
        <w:t>. We also predicted</w:t>
      </w:r>
      <w:r w:rsidR="00E57D05" w:rsidRPr="00391A35">
        <w:rPr>
          <w:rFonts w:ascii="Arial" w:hAnsi="Arial" w:cs="Arial"/>
        </w:rPr>
        <w:t xml:space="preserve"> that</w:t>
      </w:r>
      <w:r w:rsidR="005479BF" w:rsidRPr="00391A35">
        <w:rPr>
          <w:rFonts w:ascii="Arial" w:hAnsi="Arial" w:cs="Arial"/>
        </w:rPr>
        <w:t xml:space="preserve"> </w:t>
      </w:r>
      <w:r w:rsidR="00E36F4E" w:rsidRPr="00391A35">
        <w:rPr>
          <w:rFonts w:ascii="Arial" w:hAnsi="Arial" w:cs="Arial"/>
        </w:rPr>
        <w:t>species</w:t>
      </w:r>
      <w:r w:rsidR="0091102E" w:rsidRPr="00391A35">
        <w:rPr>
          <w:rFonts w:ascii="Arial" w:hAnsi="Arial" w:cs="Arial"/>
        </w:rPr>
        <w:t xml:space="preserve"> </w:t>
      </w:r>
      <w:r w:rsidR="00E57D05" w:rsidRPr="00391A35">
        <w:rPr>
          <w:rFonts w:ascii="Arial" w:hAnsi="Arial" w:cs="Arial"/>
        </w:rPr>
        <w:t xml:space="preserve">with </w:t>
      </w:r>
      <w:r w:rsidR="00E36F4E" w:rsidRPr="00391A35">
        <w:rPr>
          <w:rFonts w:ascii="Arial" w:hAnsi="Arial" w:cs="Arial"/>
        </w:rPr>
        <w:t xml:space="preserve">reduced abundance </w:t>
      </w:r>
      <w:r w:rsidR="00276E88" w:rsidRPr="00391A35">
        <w:rPr>
          <w:rFonts w:ascii="Arial" w:hAnsi="Arial" w:cs="Arial"/>
        </w:rPr>
        <w:t>at low elevations</w:t>
      </w:r>
      <w:r w:rsidR="005479BF" w:rsidRPr="00391A35">
        <w:rPr>
          <w:rFonts w:ascii="Arial" w:hAnsi="Arial" w:cs="Arial"/>
        </w:rPr>
        <w:t xml:space="preserve"> </w:t>
      </w:r>
      <w:r w:rsidR="001C4B66" w:rsidRPr="00391A35">
        <w:rPr>
          <w:rFonts w:ascii="Arial" w:hAnsi="Arial" w:cs="Arial"/>
        </w:rPr>
        <w:t xml:space="preserve">would </w:t>
      </w:r>
      <w:r w:rsidR="005479BF" w:rsidRPr="00391A35">
        <w:rPr>
          <w:rFonts w:ascii="Arial" w:hAnsi="Arial" w:cs="Arial"/>
        </w:rPr>
        <w:t>be</w:t>
      </w:r>
      <w:r w:rsidR="001C4B66" w:rsidRPr="00391A35">
        <w:rPr>
          <w:rFonts w:ascii="Arial" w:hAnsi="Arial" w:cs="Arial"/>
        </w:rPr>
        <w:t xml:space="preserve"> those</w:t>
      </w:r>
      <w:r w:rsidR="005479BF" w:rsidRPr="00391A35">
        <w:rPr>
          <w:rFonts w:ascii="Arial" w:hAnsi="Arial" w:cs="Arial"/>
        </w:rPr>
        <w:t xml:space="preserve"> limited by competition with species</w:t>
      </w:r>
      <w:r w:rsidR="00CD56F0" w:rsidRPr="00391A35">
        <w:rPr>
          <w:rFonts w:ascii="Arial" w:hAnsi="Arial" w:cs="Arial"/>
        </w:rPr>
        <w:t xml:space="preserve"> with lowland-biased distributions, </w:t>
      </w:r>
      <w:r w:rsidR="005479BF" w:rsidRPr="00391A35">
        <w:rPr>
          <w:rFonts w:ascii="Arial" w:hAnsi="Arial" w:cs="Arial"/>
        </w:rPr>
        <w:t xml:space="preserve">and </w:t>
      </w:r>
      <w:r w:rsidR="00E36F4E" w:rsidRPr="00391A35">
        <w:rPr>
          <w:rFonts w:ascii="Arial" w:hAnsi="Arial" w:cs="Arial"/>
        </w:rPr>
        <w:t>not necessarily</w:t>
      </w:r>
      <w:r w:rsidR="005479BF" w:rsidRPr="00391A35">
        <w:rPr>
          <w:rFonts w:ascii="Arial" w:hAnsi="Arial" w:cs="Arial"/>
        </w:rPr>
        <w:t xml:space="preserve"> </w:t>
      </w:r>
      <w:r w:rsidR="00CD56F0" w:rsidRPr="00391A35">
        <w:rPr>
          <w:rFonts w:ascii="Arial" w:hAnsi="Arial" w:cs="Arial"/>
        </w:rPr>
        <w:t>those with</w:t>
      </w:r>
      <w:r w:rsidR="00E36F4E" w:rsidRPr="00391A35">
        <w:rPr>
          <w:rFonts w:ascii="Arial" w:hAnsi="Arial" w:cs="Arial"/>
        </w:rPr>
        <w:t xml:space="preserve"> </w:t>
      </w:r>
      <w:r w:rsidR="00C06021" w:rsidRPr="00391A35">
        <w:rPr>
          <w:rFonts w:ascii="Arial" w:hAnsi="Arial" w:cs="Arial"/>
        </w:rPr>
        <w:t>lower</w:t>
      </w:r>
      <w:r w:rsidR="00E36F4E" w:rsidRPr="00391A35">
        <w:rPr>
          <w:rFonts w:ascii="Arial" w:hAnsi="Arial" w:cs="Arial"/>
        </w:rPr>
        <w:t xml:space="preserve"> heat tolerance</w:t>
      </w:r>
      <w:r w:rsidR="005479BF" w:rsidRPr="00391A35">
        <w:rPr>
          <w:rFonts w:ascii="Arial" w:hAnsi="Arial" w:cs="Arial"/>
        </w:rPr>
        <w:t>.</w:t>
      </w:r>
      <w:r w:rsidR="00E36F4E" w:rsidRPr="00391A35">
        <w:rPr>
          <w:rFonts w:ascii="Arial" w:hAnsi="Arial" w:cs="Arial"/>
        </w:rPr>
        <w:t xml:space="preserve"> </w:t>
      </w:r>
      <w:r w:rsidR="009958A7" w:rsidRPr="00391A35">
        <w:rPr>
          <w:rFonts w:ascii="Arial" w:hAnsi="Arial" w:cs="Arial"/>
        </w:rPr>
        <w:t>To test the</w:t>
      </w:r>
      <w:r w:rsidR="00C06021" w:rsidRPr="00391A35">
        <w:rPr>
          <w:rFonts w:ascii="Arial" w:hAnsi="Arial" w:cs="Arial"/>
        </w:rPr>
        <w:t>se</w:t>
      </w:r>
      <w:r w:rsidR="009958A7" w:rsidRPr="00391A35">
        <w:rPr>
          <w:rFonts w:ascii="Arial" w:hAnsi="Arial" w:cs="Arial"/>
        </w:rPr>
        <w:t xml:space="preserve"> </w:t>
      </w:r>
      <w:r w:rsidR="00A2500C" w:rsidRPr="00391A35">
        <w:rPr>
          <w:rFonts w:ascii="Arial" w:hAnsi="Arial" w:cs="Arial"/>
        </w:rPr>
        <w:t>predictions</w:t>
      </w:r>
      <w:r w:rsidR="009958A7" w:rsidRPr="00391A35">
        <w:rPr>
          <w:rFonts w:ascii="Arial" w:hAnsi="Arial" w:cs="Arial"/>
        </w:rPr>
        <w:t xml:space="preserve">, </w:t>
      </w:r>
      <w:r w:rsidR="001245D6" w:rsidRPr="00391A35">
        <w:rPr>
          <w:rFonts w:ascii="Arial" w:hAnsi="Arial" w:cs="Arial"/>
        </w:rPr>
        <w:t xml:space="preserve">we </w:t>
      </w:r>
      <w:r w:rsidR="000A7008" w:rsidRPr="00391A35">
        <w:rPr>
          <w:rFonts w:ascii="Arial" w:hAnsi="Arial" w:cs="Arial"/>
        </w:rPr>
        <w:t xml:space="preserve">first </w:t>
      </w:r>
      <w:r w:rsidR="00F76B1A" w:rsidRPr="00391A35">
        <w:rPr>
          <w:rFonts w:ascii="Arial" w:hAnsi="Arial" w:cs="Arial"/>
        </w:rPr>
        <w:t>examined correlations between species</w:t>
      </w:r>
      <w:r w:rsidR="000A7008" w:rsidRPr="00391A35">
        <w:rPr>
          <w:rFonts w:ascii="Arial" w:hAnsi="Arial" w:cs="Arial"/>
        </w:rPr>
        <w:t>’</w:t>
      </w:r>
      <w:r w:rsidR="00F76B1A" w:rsidRPr="00391A35">
        <w:rPr>
          <w:rFonts w:ascii="Arial" w:hAnsi="Arial" w:cs="Arial"/>
        </w:rPr>
        <w:t xml:space="preserve"> distribution</w:t>
      </w:r>
      <w:r w:rsidR="00AE49E1" w:rsidRPr="00391A35">
        <w:rPr>
          <w:rFonts w:ascii="Arial" w:hAnsi="Arial" w:cs="Arial"/>
        </w:rPr>
        <w:t>s</w:t>
      </w:r>
      <w:r w:rsidR="00F76B1A" w:rsidRPr="00391A35">
        <w:rPr>
          <w:rFonts w:ascii="Arial" w:hAnsi="Arial" w:cs="Arial"/>
        </w:rPr>
        <w:t xml:space="preserve"> and multiple thermal tolerance traits. </w:t>
      </w:r>
      <w:r w:rsidR="000A7008" w:rsidRPr="00391A35">
        <w:rPr>
          <w:rFonts w:ascii="Arial" w:hAnsi="Arial" w:cs="Arial"/>
        </w:rPr>
        <w:t xml:space="preserve">We then used laboratory experiments </w:t>
      </w:r>
      <w:r w:rsidR="00CF5EFD" w:rsidRPr="00391A35">
        <w:rPr>
          <w:rFonts w:ascii="Arial" w:hAnsi="Arial" w:cs="Arial"/>
        </w:rPr>
        <w:t xml:space="preserve">mimicking upland and lowland thermal conditions </w:t>
      </w:r>
      <w:r w:rsidR="000A7008" w:rsidRPr="00391A35">
        <w:rPr>
          <w:rFonts w:ascii="Arial" w:hAnsi="Arial" w:cs="Arial"/>
        </w:rPr>
        <w:t xml:space="preserve">to </w:t>
      </w:r>
      <w:r w:rsidR="00CF5EFD" w:rsidRPr="00391A35">
        <w:rPr>
          <w:rFonts w:ascii="Arial" w:hAnsi="Arial" w:cs="Arial"/>
        </w:rPr>
        <w:t xml:space="preserve">examine </w:t>
      </w:r>
      <w:r w:rsidR="005833CE" w:rsidRPr="00391A35">
        <w:rPr>
          <w:rFonts w:ascii="Arial" w:hAnsi="Arial" w:cs="Arial"/>
        </w:rPr>
        <w:t xml:space="preserve">short-term and long-term </w:t>
      </w:r>
      <w:r w:rsidR="00CF5EFD" w:rsidRPr="00391A35">
        <w:rPr>
          <w:rFonts w:ascii="Arial" w:hAnsi="Arial" w:cs="Arial"/>
        </w:rPr>
        <w:t>competitive outcomes for</w:t>
      </w:r>
      <w:r w:rsidR="00F76B1A" w:rsidRPr="00391A35">
        <w:rPr>
          <w:rFonts w:ascii="Arial" w:hAnsi="Arial" w:cs="Arial"/>
        </w:rPr>
        <w:t xml:space="preserve"> pairs of species with similar or different distribution</w:t>
      </w:r>
      <w:r w:rsidR="005833CE" w:rsidRPr="00391A35">
        <w:rPr>
          <w:rFonts w:ascii="Arial" w:hAnsi="Arial" w:cs="Arial"/>
        </w:rPr>
        <w:t xml:space="preserve"> types</w:t>
      </w:r>
      <w:r w:rsidR="00F76B1A" w:rsidRPr="00391A35">
        <w:rPr>
          <w:rFonts w:ascii="Arial" w:hAnsi="Arial" w:cs="Arial"/>
        </w:rPr>
        <w:t xml:space="preserve">. </w:t>
      </w:r>
    </w:p>
    <w:p w14:paraId="397CD896" w14:textId="29336F41" w:rsidR="00930FF3" w:rsidRPr="00391A35" w:rsidRDefault="00930FF3" w:rsidP="001B3FA5">
      <w:pPr>
        <w:spacing w:line="480" w:lineRule="auto"/>
        <w:rPr>
          <w:rFonts w:ascii="Arial" w:hAnsi="Arial" w:cs="Arial"/>
        </w:rPr>
      </w:pPr>
    </w:p>
    <w:p w14:paraId="353FCC55" w14:textId="77777777" w:rsidR="005E43FE" w:rsidRPr="00391A35" w:rsidRDefault="005E43FE" w:rsidP="001B3FA5">
      <w:pPr>
        <w:spacing w:line="480" w:lineRule="auto"/>
        <w:rPr>
          <w:rFonts w:ascii="Arial" w:hAnsi="Arial" w:cs="Arial"/>
        </w:rPr>
      </w:pPr>
    </w:p>
    <w:p w14:paraId="4D550837" w14:textId="6E556488" w:rsidR="002663CF" w:rsidRPr="00391A35" w:rsidRDefault="002663CF" w:rsidP="001B3FA5">
      <w:pPr>
        <w:spacing w:line="480" w:lineRule="auto"/>
        <w:rPr>
          <w:rFonts w:ascii="Arial" w:hAnsi="Arial" w:cs="Arial"/>
          <w:b/>
          <w:bCs/>
        </w:rPr>
      </w:pPr>
      <w:r w:rsidRPr="00391A35">
        <w:rPr>
          <w:rFonts w:ascii="Arial" w:hAnsi="Arial" w:cs="Arial"/>
          <w:b/>
          <w:bCs/>
        </w:rPr>
        <w:t>Methods</w:t>
      </w:r>
    </w:p>
    <w:p w14:paraId="19441040" w14:textId="4ACA7F13" w:rsidR="00E8544C" w:rsidRPr="00391A35" w:rsidRDefault="005F33E8" w:rsidP="001B3FA5">
      <w:pPr>
        <w:pStyle w:val="ListParagraph"/>
        <w:numPr>
          <w:ilvl w:val="0"/>
          <w:numId w:val="2"/>
        </w:numPr>
        <w:spacing w:line="480" w:lineRule="auto"/>
        <w:rPr>
          <w:rFonts w:ascii="Arial" w:hAnsi="Arial" w:cs="Arial"/>
        </w:rPr>
      </w:pPr>
      <w:r w:rsidRPr="00391A35">
        <w:rPr>
          <w:rFonts w:ascii="Arial" w:hAnsi="Arial" w:cs="Arial"/>
        </w:rPr>
        <w:t xml:space="preserve">Species </w:t>
      </w:r>
      <w:r w:rsidR="00E8544C" w:rsidRPr="00391A35">
        <w:rPr>
          <w:rFonts w:ascii="Arial" w:hAnsi="Arial" w:cs="Arial"/>
        </w:rPr>
        <w:t>distribution</w:t>
      </w:r>
      <w:r w:rsidRPr="00391A35">
        <w:rPr>
          <w:rFonts w:ascii="Arial" w:hAnsi="Arial" w:cs="Arial"/>
        </w:rPr>
        <w:t>s along elevational gradients</w:t>
      </w:r>
    </w:p>
    <w:p w14:paraId="63302F8E" w14:textId="55B12647" w:rsidR="00E8544C" w:rsidRPr="00391A35" w:rsidRDefault="00E8544C" w:rsidP="001B3FA5">
      <w:pPr>
        <w:spacing w:line="480" w:lineRule="auto"/>
        <w:ind w:firstLine="360"/>
        <w:rPr>
          <w:rFonts w:ascii="Arial" w:eastAsia="Calibri" w:hAnsi="Arial" w:cs="Arial"/>
        </w:rPr>
      </w:pPr>
      <w:r w:rsidRPr="00391A35">
        <w:rPr>
          <w:rFonts w:ascii="Arial" w:hAnsi="Arial" w:cs="Arial"/>
          <w:i/>
          <w:iCs/>
        </w:rPr>
        <w:t xml:space="preserve">Field survey. </w:t>
      </w:r>
      <w:r w:rsidRPr="00391A35">
        <w:rPr>
          <w:rFonts w:ascii="Arial" w:hAnsi="Arial" w:cs="Arial"/>
        </w:rPr>
        <w:t xml:space="preserve">Field data </w:t>
      </w:r>
      <w:r w:rsidR="009A2888" w:rsidRPr="00391A35">
        <w:rPr>
          <w:rFonts w:ascii="Arial" w:hAnsi="Arial" w:cs="Arial"/>
        </w:rPr>
        <w:t xml:space="preserve">on </w:t>
      </w:r>
      <w:r w:rsidR="009A2888" w:rsidRPr="00391A35">
        <w:rPr>
          <w:rFonts w:ascii="Arial" w:hAnsi="Arial" w:cs="Arial"/>
          <w:i/>
          <w:iCs/>
        </w:rPr>
        <w:t>Drosophila</w:t>
      </w:r>
      <w:r w:rsidR="009A2888" w:rsidRPr="00391A35">
        <w:rPr>
          <w:rFonts w:ascii="Arial" w:hAnsi="Arial" w:cs="Arial"/>
        </w:rPr>
        <w:t xml:space="preserve"> communities </w:t>
      </w:r>
      <w:r w:rsidRPr="00391A35">
        <w:rPr>
          <w:rFonts w:ascii="Arial" w:hAnsi="Arial" w:cs="Arial"/>
        </w:rPr>
        <w:t xml:space="preserve">were collected from rainforest sites at </w:t>
      </w:r>
      <w:proofErr w:type="spellStart"/>
      <w:r w:rsidRPr="00391A35">
        <w:rPr>
          <w:rFonts w:ascii="Arial" w:hAnsi="Arial" w:cs="Arial"/>
        </w:rPr>
        <w:t>Paluma</w:t>
      </w:r>
      <w:proofErr w:type="spellEnd"/>
      <w:r w:rsidRPr="00391A35">
        <w:rPr>
          <w:rFonts w:ascii="Arial" w:hAnsi="Arial" w:cs="Arial"/>
        </w:rPr>
        <w:t xml:space="preserve"> Range (S18° 59.031' E146° 14.096') and </w:t>
      </w:r>
      <w:proofErr w:type="spellStart"/>
      <w:r w:rsidRPr="00391A35">
        <w:rPr>
          <w:rFonts w:ascii="Arial" w:hAnsi="Arial" w:cs="Arial"/>
        </w:rPr>
        <w:t>Kirrama</w:t>
      </w:r>
      <w:proofErr w:type="spellEnd"/>
      <w:r w:rsidRPr="00391A35">
        <w:rPr>
          <w:rFonts w:ascii="Arial" w:hAnsi="Arial" w:cs="Arial"/>
        </w:rPr>
        <w:t xml:space="preserve"> Range (S18° 12.134' E145° 53.102'), Queensland, Australia. </w:t>
      </w:r>
      <w:r w:rsidR="00290AB9" w:rsidRPr="00391A35">
        <w:rPr>
          <w:rFonts w:ascii="Arial" w:hAnsi="Arial" w:cs="Arial"/>
        </w:rPr>
        <w:t xml:space="preserve">These sites lie within the Wet Tropics bioregion which has high levels of endemism </w:t>
      </w:r>
      <w:r w:rsidR="00BE29E7" w:rsidRPr="00391A35">
        <w:rPr>
          <w:rFonts w:ascii="Arial" w:hAnsi="Arial" w:cs="Arial"/>
        </w:rPr>
        <w:t>associated with</w:t>
      </w:r>
      <w:r w:rsidR="00290AB9" w:rsidRPr="00391A35">
        <w:rPr>
          <w:rFonts w:ascii="Arial" w:hAnsi="Arial" w:cs="Arial"/>
        </w:rPr>
        <w:t xml:space="preserve"> cool</w:t>
      </w:r>
      <w:r w:rsidR="00BE29E7" w:rsidRPr="00391A35">
        <w:rPr>
          <w:rFonts w:ascii="Arial" w:hAnsi="Arial" w:cs="Arial"/>
        </w:rPr>
        <w:t xml:space="preserve"> and</w:t>
      </w:r>
      <w:r w:rsidR="00290AB9" w:rsidRPr="00391A35">
        <w:rPr>
          <w:rFonts w:ascii="Arial" w:hAnsi="Arial" w:cs="Arial"/>
        </w:rPr>
        <w:t xml:space="preserve"> moist upland </w:t>
      </w:r>
      <w:r w:rsidR="00290AB9" w:rsidRPr="00391A35">
        <w:rPr>
          <w:rFonts w:ascii="Arial" w:hAnsi="Arial" w:cs="Arial"/>
        </w:rPr>
        <w:lastRenderedPageBreak/>
        <w:t xml:space="preserve">refugia </w:t>
      </w:r>
      <w:r w:rsidR="00290AB9" w:rsidRPr="00391A35">
        <w:rPr>
          <w:rFonts w:ascii="Arial" w:hAnsi="Arial" w:cs="Arial"/>
        </w:rPr>
        <w:fldChar w:fldCharType="begin" w:fldLock="1"/>
      </w:r>
      <w:r w:rsidR="00B8751F" w:rsidRPr="00391A35">
        <w:rPr>
          <w:rFonts w:ascii="Arial" w:hAnsi="Arial" w:cs="Arial"/>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et al. 2003)","plainTextFormattedCitation":"(Williams et al. 2003)","previouslyFormattedCitation":"(Williams et al. 2003)"},"properties":{"noteIndex":0},"schema":"https://github.com/citation-style-language/schema/raw/master/csl-citation.json"}</w:instrText>
      </w:r>
      <w:r w:rsidR="00290AB9" w:rsidRPr="00391A35">
        <w:rPr>
          <w:rFonts w:ascii="Arial" w:hAnsi="Arial" w:cs="Arial"/>
        </w:rPr>
        <w:fldChar w:fldCharType="separate"/>
      </w:r>
      <w:r w:rsidR="00C65A1D" w:rsidRPr="00391A35">
        <w:rPr>
          <w:rFonts w:ascii="Arial" w:hAnsi="Arial" w:cs="Arial"/>
          <w:noProof/>
        </w:rPr>
        <w:t>(Williams et al. 2003)</w:t>
      </w:r>
      <w:r w:rsidR="00290AB9" w:rsidRPr="00391A35">
        <w:rPr>
          <w:rFonts w:ascii="Arial" w:hAnsi="Arial" w:cs="Arial"/>
        </w:rPr>
        <w:fldChar w:fldCharType="end"/>
      </w:r>
      <w:r w:rsidR="00290AB9" w:rsidRPr="00391A35">
        <w:rPr>
          <w:rFonts w:ascii="Arial" w:hAnsi="Arial" w:cs="Arial"/>
        </w:rPr>
        <w:t xml:space="preserve">. </w:t>
      </w:r>
      <w:r w:rsidRPr="00391A35">
        <w:rPr>
          <w:rFonts w:ascii="Arial" w:hAnsi="Arial" w:cs="Arial"/>
        </w:rPr>
        <w:t xml:space="preserve">Abundances of </w:t>
      </w:r>
      <w:r w:rsidRPr="00391A35">
        <w:rPr>
          <w:rFonts w:ascii="Arial" w:hAnsi="Arial" w:cs="Arial"/>
          <w:i/>
          <w:iCs/>
        </w:rPr>
        <w:t xml:space="preserve">Drosophila </w:t>
      </w:r>
      <w:r w:rsidRPr="00391A35">
        <w:rPr>
          <w:rFonts w:ascii="Arial" w:hAnsi="Arial" w:cs="Arial"/>
        </w:rPr>
        <w:t xml:space="preserve">at these sites peak during the period March to June. </w:t>
      </w:r>
      <w:r w:rsidRPr="00391A35">
        <w:rPr>
          <w:rFonts w:ascii="Arial" w:hAnsi="Arial" w:cs="Arial"/>
          <w:i/>
          <w:iCs/>
        </w:rPr>
        <w:t>Drosophila</w:t>
      </w:r>
      <w:r w:rsidRPr="00391A35">
        <w:rPr>
          <w:rFonts w:ascii="Arial" w:hAnsi="Arial" w:cs="Arial"/>
        </w:rPr>
        <w:t xml:space="preserve"> pupae were sampled using bottle traps baited with fermented banana from 11</w:t>
      </w:r>
      <w:r w:rsidRPr="00391A35">
        <w:rPr>
          <w:rFonts w:ascii="Arial" w:hAnsi="Arial" w:cs="Arial"/>
          <w:vertAlign w:val="superscript"/>
        </w:rPr>
        <w:t>th</w:t>
      </w:r>
      <w:r w:rsidRPr="00391A35">
        <w:rPr>
          <w:rFonts w:ascii="Arial" w:hAnsi="Arial" w:cs="Arial"/>
        </w:rPr>
        <w:t xml:space="preserve"> March – 12</w:t>
      </w:r>
      <w:r w:rsidRPr="00391A35">
        <w:rPr>
          <w:rFonts w:ascii="Arial" w:hAnsi="Arial" w:cs="Arial"/>
          <w:vertAlign w:val="superscript"/>
        </w:rPr>
        <w:t>th</w:t>
      </w:r>
      <w:r w:rsidRPr="00391A35">
        <w:rPr>
          <w:rFonts w:ascii="Arial" w:hAnsi="Arial" w:cs="Arial"/>
        </w:rPr>
        <w:t xml:space="preserve"> April 2016 for three sites at elevation of 70m, 350-390m, and 730-880m </w:t>
      </w:r>
      <w:r w:rsidR="00630A27" w:rsidRPr="00391A35">
        <w:rPr>
          <w:rFonts w:ascii="Arial" w:hAnsi="Arial" w:cs="Arial"/>
        </w:rPr>
        <w:t>(</w:t>
      </w:r>
      <w:r w:rsidR="0047599C" w:rsidRPr="00391A35">
        <w:rPr>
          <w:rFonts w:ascii="Arial" w:hAnsi="Arial" w:cs="Arial"/>
        </w:rPr>
        <w:t xml:space="preserve">subsequently referred to as </w:t>
      </w:r>
      <w:r w:rsidR="00630A27" w:rsidRPr="00391A35">
        <w:rPr>
          <w:rFonts w:ascii="Arial" w:hAnsi="Arial" w:cs="Arial"/>
        </w:rPr>
        <w:t>low-, mid- and high-elevation</w:t>
      </w:r>
      <w:r w:rsidR="0047599C" w:rsidRPr="00391A35">
        <w:rPr>
          <w:rFonts w:ascii="Arial" w:hAnsi="Arial" w:cs="Arial"/>
        </w:rPr>
        <w:t>, respectively</w:t>
      </w:r>
      <w:r w:rsidR="00630A27" w:rsidRPr="00391A35">
        <w:rPr>
          <w:rFonts w:ascii="Arial" w:hAnsi="Arial" w:cs="Arial"/>
        </w:rPr>
        <w:t xml:space="preserve">) </w:t>
      </w:r>
      <w:r w:rsidRPr="00391A35">
        <w:rPr>
          <w:rFonts w:ascii="Arial" w:eastAsia="Calibri" w:hAnsi="Arial" w:cs="Arial"/>
        </w:rPr>
        <w:t>on the two mountain</w:t>
      </w:r>
      <w:r w:rsidR="00843096" w:rsidRPr="00391A35">
        <w:rPr>
          <w:rFonts w:ascii="Arial" w:eastAsia="Calibri" w:hAnsi="Arial" w:cs="Arial"/>
        </w:rPr>
        <w:t>s</w:t>
      </w:r>
      <w:r w:rsidRPr="00391A35">
        <w:rPr>
          <w:rFonts w:ascii="Arial" w:eastAsia="Calibri" w:hAnsi="Arial" w:cs="Arial"/>
        </w:rPr>
        <w:t>.</w:t>
      </w:r>
      <w:r w:rsidR="00BC7246" w:rsidRPr="00391A35">
        <w:rPr>
          <w:rFonts w:ascii="Arial" w:eastAsia="Calibri" w:hAnsi="Arial" w:cs="Arial"/>
        </w:rPr>
        <w:t xml:space="preserve"> </w:t>
      </w:r>
      <w:r w:rsidRPr="00391A35">
        <w:rPr>
          <w:rFonts w:ascii="Arial" w:eastAsia="Calibri" w:hAnsi="Arial" w:cs="Arial"/>
        </w:rPr>
        <w:t>182 pupae were sampled at each site and 716 pupae</w:t>
      </w:r>
      <w:r w:rsidR="00F626B4" w:rsidRPr="00391A35">
        <w:rPr>
          <w:rFonts w:ascii="Arial" w:eastAsia="Calibri" w:hAnsi="Arial" w:cs="Arial"/>
        </w:rPr>
        <w:t xml:space="preserve"> in total</w:t>
      </w:r>
      <w:r w:rsidRPr="00391A35">
        <w:rPr>
          <w:rFonts w:ascii="Arial" w:eastAsia="Calibri" w:hAnsi="Arial" w:cs="Arial"/>
        </w:rPr>
        <w:t xml:space="preserve"> were successfully identified to species by DNA </w:t>
      </w:r>
      <w:r w:rsidR="009D4460" w:rsidRPr="00391A35">
        <w:rPr>
          <w:rFonts w:ascii="Arial" w:eastAsia="Calibri" w:hAnsi="Arial" w:cs="Arial"/>
        </w:rPr>
        <w:t>metabarcoding</w:t>
      </w:r>
      <w:r w:rsidR="00675629" w:rsidRPr="00391A35">
        <w:rPr>
          <w:rFonts w:ascii="Arial" w:eastAsia="Calibri" w:hAnsi="Arial" w:cs="Arial"/>
        </w:rPr>
        <w:t xml:space="preserve"> </w:t>
      </w:r>
      <w:r w:rsidR="00675629" w:rsidRPr="00391A35">
        <w:rPr>
          <w:rFonts w:ascii="Arial" w:eastAsia="Calibri" w:hAnsi="Arial" w:cs="Arial"/>
        </w:rPr>
        <w:fldChar w:fldCharType="begin" w:fldLock="1"/>
      </w:r>
      <w:r w:rsidR="0017477F" w:rsidRPr="00391A35">
        <w:rPr>
          <w:rFonts w:ascii="Arial" w:eastAsia="Calibri" w:hAnsi="Arial" w:cs="Arial"/>
        </w:rPr>
        <w:instrText>ADDIN CSL_CITATION {"citationItems":[{"id":"ITEM-1","itemData":{"DOI":"10.1111/ecog.05390","ISSN":"16000587","abstract":"The analysis of interaction networks across spatial environmental gradients is a powerful approach to investigate the responses of communities to global change. Using a combination of DNA metabarcoding and traditional molecular methods we built bipartite Drosophila – parasitoid food webs from six Australian rainforest sites across gradients spanning 850 m in elevation and 5°C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we did not detect significant changes to fundamental metrics of network structure including nestedness and specialisation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 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T.","non-dropping-particle":"","parse-names":false,"suffix":""}],"container-title":"Ecography","id":"ITEM-1","issue":"3","issued":{"date-parts":[["2021","3","26"]]},"page":"403-413","publisher":"Blackwell Publishing Ltd","title":"Molecular analyses reveal consistent food web structure with elevation in rainforest Drosophila – parasitoid communities","type":"article-journal","volume":"44"},"uris":["http://www.mendeley.com/documents/?uuid=0a4fc6ee-4ce1-3796-9517-34df725ae463"]}],"mendeley":{"formattedCitation":"(Jeffs et al. 2021)","plainTextFormattedCitation":"(Jeffs et al. 2021)","previouslyFormattedCitation":"(Jeffs et al. 2021)"},"properties":{"noteIndex":0},"schema":"https://github.com/citation-style-language/schema/raw/master/csl-citation.json"}</w:instrText>
      </w:r>
      <w:r w:rsidR="00675629" w:rsidRPr="00391A35">
        <w:rPr>
          <w:rFonts w:ascii="Arial" w:eastAsia="Calibri" w:hAnsi="Arial" w:cs="Arial"/>
        </w:rPr>
        <w:fldChar w:fldCharType="separate"/>
      </w:r>
      <w:r w:rsidR="00675629" w:rsidRPr="00391A35">
        <w:rPr>
          <w:rFonts w:ascii="Arial" w:eastAsia="Calibri" w:hAnsi="Arial" w:cs="Arial"/>
          <w:noProof/>
        </w:rPr>
        <w:t>(Jeffs et al. 2021)</w:t>
      </w:r>
      <w:r w:rsidR="00675629" w:rsidRPr="00391A35">
        <w:rPr>
          <w:rFonts w:ascii="Arial" w:eastAsia="Calibri" w:hAnsi="Arial" w:cs="Arial"/>
        </w:rPr>
        <w:fldChar w:fldCharType="end"/>
      </w:r>
      <w:r w:rsidRPr="00391A35">
        <w:rPr>
          <w:rFonts w:ascii="Arial" w:eastAsia="Calibri" w:hAnsi="Arial" w:cs="Arial"/>
        </w:rPr>
        <w:t xml:space="preserve">, with 86 – 134 pupae at each site. </w:t>
      </w:r>
      <w:r w:rsidR="008A5CAC" w:rsidRPr="00391A35">
        <w:rPr>
          <w:rFonts w:ascii="Arial" w:eastAsia="Calibri" w:hAnsi="Arial" w:cs="Arial"/>
        </w:rPr>
        <w:t>Two</w:t>
      </w:r>
      <w:r w:rsidR="0047599C" w:rsidRPr="00391A35">
        <w:rPr>
          <w:rFonts w:ascii="Arial" w:eastAsia="Calibri" w:hAnsi="Arial" w:cs="Arial"/>
        </w:rPr>
        <w:t xml:space="preserve"> infrequent species</w:t>
      </w:r>
      <w:r w:rsidR="008A5CAC" w:rsidRPr="00391A35">
        <w:rPr>
          <w:rFonts w:ascii="Arial" w:eastAsia="Calibri" w:hAnsi="Arial" w:cs="Arial"/>
        </w:rPr>
        <w:t>,</w:t>
      </w:r>
      <w:r w:rsidR="0047599C" w:rsidRPr="00391A35">
        <w:rPr>
          <w:rFonts w:ascii="Arial" w:eastAsia="Calibri" w:hAnsi="Arial" w:cs="Arial"/>
        </w:rPr>
        <w:t xml:space="preserve"> </w:t>
      </w:r>
      <w:r w:rsidRPr="00391A35">
        <w:rPr>
          <w:rFonts w:ascii="Arial" w:hAnsi="Arial" w:cs="Arial"/>
          <w:i/>
          <w:iCs/>
        </w:rPr>
        <w:t>Drosophila</w:t>
      </w:r>
      <w:r w:rsidRPr="00391A35">
        <w:rPr>
          <w:rFonts w:ascii="Arial" w:eastAsia="Calibri" w:hAnsi="Arial" w:cs="Arial"/>
          <w:i/>
          <w:iCs/>
        </w:rPr>
        <w:t xml:space="preserve"> serrata</w:t>
      </w:r>
      <w:r w:rsidRPr="00391A35">
        <w:rPr>
          <w:rFonts w:ascii="Arial" w:eastAsia="Calibri" w:hAnsi="Arial" w:cs="Arial"/>
        </w:rPr>
        <w:t xml:space="preserve"> (1 </w:t>
      </w:r>
      <w:r w:rsidR="00A940A4" w:rsidRPr="00391A35">
        <w:rPr>
          <w:rFonts w:ascii="Arial" w:eastAsia="Calibri" w:hAnsi="Arial" w:cs="Arial"/>
        </w:rPr>
        <w:t>sample</w:t>
      </w:r>
      <w:r w:rsidRPr="00391A35">
        <w:rPr>
          <w:rFonts w:ascii="Arial" w:eastAsia="Calibri" w:hAnsi="Arial" w:cs="Arial"/>
        </w:rPr>
        <w:t xml:space="preserve">) and </w:t>
      </w:r>
      <w:r w:rsidRPr="00391A35">
        <w:rPr>
          <w:rFonts w:ascii="Arial" w:eastAsia="Calibri" w:hAnsi="Arial" w:cs="Arial"/>
          <w:i/>
          <w:iCs/>
        </w:rPr>
        <w:t xml:space="preserve">D. </w:t>
      </w:r>
      <w:proofErr w:type="spellStart"/>
      <w:r w:rsidRPr="00391A35">
        <w:rPr>
          <w:rFonts w:ascii="Arial" w:eastAsia="Calibri" w:hAnsi="Arial" w:cs="Arial"/>
          <w:i/>
          <w:iCs/>
        </w:rPr>
        <w:t>immigrans</w:t>
      </w:r>
      <w:proofErr w:type="spellEnd"/>
      <w:r w:rsidRPr="00391A35">
        <w:rPr>
          <w:rFonts w:ascii="Arial" w:eastAsia="Calibri" w:hAnsi="Arial" w:cs="Arial"/>
        </w:rPr>
        <w:t xml:space="preserve"> (4 </w:t>
      </w:r>
      <w:r w:rsidR="00A940A4" w:rsidRPr="00391A35">
        <w:rPr>
          <w:rFonts w:ascii="Arial" w:eastAsia="Calibri" w:hAnsi="Arial" w:cs="Arial"/>
        </w:rPr>
        <w:t>samples</w:t>
      </w:r>
      <w:r w:rsidRPr="00391A35">
        <w:rPr>
          <w:rFonts w:ascii="Arial" w:eastAsia="Calibri" w:hAnsi="Arial" w:cs="Arial"/>
        </w:rPr>
        <w:t>)</w:t>
      </w:r>
      <w:r w:rsidR="008A5CAC" w:rsidRPr="00391A35">
        <w:rPr>
          <w:rFonts w:ascii="Arial" w:eastAsia="Calibri" w:hAnsi="Arial" w:cs="Arial"/>
        </w:rPr>
        <w:t xml:space="preserve">, </w:t>
      </w:r>
      <w:r w:rsidRPr="00391A35">
        <w:rPr>
          <w:rFonts w:ascii="Arial" w:eastAsia="Calibri" w:hAnsi="Arial" w:cs="Arial"/>
        </w:rPr>
        <w:t>were excluded from analys</w:t>
      </w:r>
      <w:r w:rsidR="008A5CAC" w:rsidRPr="00391A35">
        <w:rPr>
          <w:rFonts w:ascii="Arial" w:eastAsia="Calibri" w:hAnsi="Arial" w:cs="Arial"/>
        </w:rPr>
        <w:t>e</w:t>
      </w:r>
      <w:r w:rsidRPr="00391A35">
        <w:rPr>
          <w:rFonts w:ascii="Arial" w:eastAsia="Calibri" w:hAnsi="Arial" w:cs="Arial"/>
        </w:rPr>
        <w:t>s.</w:t>
      </w:r>
    </w:p>
    <w:p w14:paraId="03E33244" w14:textId="6AB3124D" w:rsidR="00A71EDD" w:rsidRPr="00391A35" w:rsidRDefault="00E8544C" w:rsidP="001B3FA5">
      <w:pPr>
        <w:spacing w:line="480" w:lineRule="auto"/>
        <w:ind w:firstLine="360"/>
        <w:rPr>
          <w:rFonts w:ascii="Arial" w:hAnsi="Arial" w:cs="Arial"/>
        </w:rPr>
      </w:pPr>
      <w:r w:rsidRPr="00391A35">
        <w:rPr>
          <w:rFonts w:ascii="Arial" w:hAnsi="Arial" w:cs="Arial"/>
          <w:i/>
          <w:iCs/>
        </w:rPr>
        <w:t>Distribution analysis</w:t>
      </w:r>
      <w:r w:rsidRPr="00391A35">
        <w:rPr>
          <w:rFonts w:ascii="Arial" w:hAnsi="Arial" w:cs="Arial"/>
        </w:rPr>
        <w:t xml:space="preserve">. </w:t>
      </w:r>
      <w:r w:rsidR="00B64D77" w:rsidRPr="00391A35">
        <w:rPr>
          <w:rFonts w:ascii="Arial" w:hAnsi="Arial" w:cs="Arial"/>
        </w:rPr>
        <w:t xml:space="preserve">Two methods were used to assess </w:t>
      </w:r>
      <w:r w:rsidR="00A869AB" w:rsidRPr="00391A35">
        <w:rPr>
          <w:rFonts w:ascii="Arial" w:hAnsi="Arial" w:cs="Arial"/>
        </w:rPr>
        <w:t xml:space="preserve">trends in </w:t>
      </w:r>
      <w:r w:rsidR="00A940A4" w:rsidRPr="00391A35">
        <w:rPr>
          <w:rFonts w:ascii="Arial" w:hAnsi="Arial" w:cs="Arial"/>
        </w:rPr>
        <w:t xml:space="preserve">relative </w:t>
      </w:r>
      <w:r w:rsidR="00A869AB" w:rsidRPr="00391A35">
        <w:rPr>
          <w:rFonts w:ascii="Arial" w:hAnsi="Arial" w:cs="Arial"/>
        </w:rPr>
        <w:t>abundance with elevation for individual species.</w:t>
      </w:r>
      <w:r w:rsidR="00042C20" w:rsidRPr="00391A35">
        <w:rPr>
          <w:rFonts w:ascii="Arial" w:hAnsi="Arial" w:cs="Arial"/>
        </w:rPr>
        <w:t xml:space="preserve"> First, t</w:t>
      </w:r>
      <w:r w:rsidR="00A71EDD" w:rsidRPr="00391A35">
        <w:rPr>
          <w:rFonts w:ascii="Arial" w:hAnsi="Arial" w:cs="Arial"/>
        </w:rPr>
        <w:t xml:space="preserve">he probability </w:t>
      </w:r>
      <w:r w:rsidR="008B415D" w:rsidRPr="00391A35">
        <w:rPr>
          <w:rFonts w:ascii="Arial" w:hAnsi="Arial" w:cs="Arial"/>
        </w:rPr>
        <w:t xml:space="preserve">of </w:t>
      </w:r>
      <w:r w:rsidR="00A71EDD" w:rsidRPr="00391A35">
        <w:rPr>
          <w:rFonts w:ascii="Arial" w:hAnsi="Arial" w:cs="Arial"/>
        </w:rPr>
        <w:t>detect</w:t>
      </w:r>
      <w:r w:rsidR="008B415D" w:rsidRPr="00391A35">
        <w:rPr>
          <w:rFonts w:ascii="Arial" w:hAnsi="Arial" w:cs="Arial"/>
        </w:rPr>
        <w:t>ing</w:t>
      </w:r>
      <w:r w:rsidR="00A71EDD" w:rsidRPr="00391A35">
        <w:rPr>
          <w:rFonts w:ascii="Arial" w:hAnsi="Arial" w:cs="Arial"/>
        </w:rPr>
        <w:t xml:space="preserve"> a particular </w:t>
      </w:r>
      <w:r w:rsidR="00A71EDD" w:rsidRPr="00391A35">
        <w:rPr>
          <w:rFonts w:ascii="Arial" w:hAnsi="Arial" w:cs="Arial"/>
          <w:i/>
          <w:iCs/>
        </w:rPr>
        <w:t>Drosophila</w:t>
      </w:r>
      <w:r w:rsidR="00A71EDD" w:rsidRPr="00391A35">
        <w:rPr>
          <w:rFonts w:ascii="Arial" w:hAnsi="Arial" w:cs="Arial"/>
        </w:rPr>
        <w:t xml:space="preserve"> species among other co-</w:t>
      </w:r>
      <w:r w:rsidR="008B415D" w:rsidRPr="00391A35">
        <w:rPr>
          <w:rFonts w:ascii="Arial" w:hAnsi="Arial" w:cs="Arial"/>
        </w:rPr>
        <w:t xml:space="preserve">occurring </w:t>
      </w:r>
      <w:r w:rsidR="00A71EDD" w:rsidRPr="00391A35">
        <w:rPr>
          <w:rFonts w:ascii="Arial" w:hAnsi="Arial" w:cs="Arial"/>
          <w:i/>
          <w:iCs/>
        </w:rPr>
        <w:t>Drosophila</w:t>
      </w:r>
      <w:r w:rsidR="00A71EDD" w:rsidRPr="00391A35">
        <w:rPr>
          <w:rFonts w:ascii="Arial" w:hAnsi="Arial" w:cs="Arial"/>
        </w:rPr>
        <w:t xml:space="preserve"> species </w:t>
      </w:r>
      <w:r w:rsidR="008B415D" w:rsidRPr="00391A35">
        <w:rPr>
          <w:rFonts w:ascii="Arial" w:hAnsi="Arial" w:cs="Arial"/>
        </w:rPr>
        <w:t xml:space="preserve">was </w:t>
      </w:r>
      <w:proofErr w:type="spellStart"/>
      <w:r w:rsidR="00A71EDD" w:rsidRPr="00391A35">
        <w:rPr>
          <w:rFonts w:ascii="Arial" w:hAnsi="Arial" w:cs="Arial"/>
        </w:rPr>
        <w:t>modeled</w:t>
      </w:r>
      <w:proofErr w:type="spellEnd"/>
      <w:r w:rsidR="00A71EDD" w:rsidRPr="00391A35">
        <w:rPr>
          <w:rFonts w:ascii="Arial" w:hAnsi="Arial" w:cs="Arial"/>
        </w:rPr>
        <w:t xml:space="preserve"> </w:t>
      </w:r>
      <w:r w:rsidR="008B415D" w:rsidRPr="00391A35">
        <w:rPr>
          <w:rFonts w:ascii="Arial" w:hAnsi="Arial" w:cs="Arial"/>
        </w:rPr>
        <w:t xml:space="preserve">as a function of </w:t>
      </w:r>
      <w:r w:rsidR="00A71EDD" w:rsidRPr="00391A35">
        <w:rPr>
          <w:rFonts w:ascii="Arial" w:hAnsi="Arial" w:cs="Arial"/>
          <w:i/>
          <w:iCs/>
        </w:rPr>
        <w:t>elevation</w:t>
      </w:r>
      <w:r w:rsidR="00A71EDD" w:rsidRPr="00391A35">
        <w:rPr>
          <w:rFonts w:ascii="Arial" w:hAnsi="Arial" w:cs="Arial"/>
        </w:rPr>
        <w:t xml:space="preserve">, </w:t>
      </w:r>
      <w:r w:rsidR="00A71EDD" w:rsidRPr="00391A35">
        <w:rPr>
          <w:rFonts w:ascii="Arial" w:hAnsi="Arial" w:cs="Arial"/>
          <w:i/>
          <w:iCs/>
        </w:rPr>
        <w:t>transect</w:t>
      </w:r>
      <w:r w:rsidR="00A71EDD" w:rsidRPr="00391A35">
        <w:rPr>
          <w:rFonts w:ascii="Arial" w:hAnsi="Arial" w:cs="Arial"/>
        </w:rPr>
        <w:t xml:space="preserve"> and their </w:t>
      </w:r>
      <w:r w:rsidR="008B415D" w:rsidRPr="00391A35">
        <w:rPr>
          <w:rFonts w:ascii="Arial" w:hAnsi="Arial" w:cs="Arial"/>
        </w:rPr>
        <w:t xml:space="preserve">interaction </w:t>
      </w:r>
      <w:r w:rsidR="00564C2D" w:rsidRPr="00391A35">
        <w:rPr>
          <w:rFonts w:ascii="Arial" w:hAnsi="Arial" w:cs="Arial"/>
        </w:rPr>
        <w:t>in</w:t>
      </w:r>
      <w:r w:rsidR="00A71EDD" w:rsidRPr="00391A35">
        <w:rPr>
          <w:rFonts w:ascii="Arial" w:hAnsi="Arial" w:cs="Arial"/>
        </w:rPr>
        <w:t xml:space="preserve"> a generalized linear model (family = “binomial”) using the </w:t>
      </w:r>
      <w:r w:rsidR="00A71EDD" w:rsidRPr="00391A35">
        <w:rPr>
          <w:rFonts w:ascii="Arial" w:hAnsi="Arial" w:cs="Arial"/>
          <w:i/>
          <w:iCs/>
        </w:rPr>
        <w:t>stats</w:t>
      </w:r>
      <w:r w:rsidR="00A71EDD" w:rsidRPr="00391A35">
        <w:rPr>
          <w:rFonts w:ascii="Arial" w:hAnsi="Arial" w:cs="Arial"/>
        </w:rPr>
        <w:t xml:space="preserve"> package in R. </w:t>
      </w:r>
      <w:r w:rsidR="00564C2D" w:rsidRPr="00391A35">
        <w:rPr>
          <w:rFonts w:ascii="Arial" w:hAnsi="Arial" w:cs="Arial"/>
        </w:rPr>
        <w:t>For</w:t>
      </w:r>
      <w:r w:rsidR="003C0525" w:rsidRPr="00391A35">
        <w:rPr>
          <w:rFonts w:ascii="Arial" w:hAnsi="Arial" w:cs="Arial"/>
        </w:rPr>
        <w:t xml:space="preserve"> each species, </w:t>
      </w:r>
      <w:r w:rsidR="006828CE" w:rsidRPr="00391A35">
        <w:rPr>
          <w:rFonts w:ascii="Arial" w:hAnsi="Arial" w:cs="Arial"/>
        </w:rPr>
        <w:t>the response variable</w:t>
      </w:r>
      <w:r w:rsidR="003C0525" w:rsidRPr="00391A35">
        <w:rPr>
          <w:rFonts w:ascii="Arial" w:hAnsi="Arial" w:cs="Arial"/>
        </w:rPr>
        <w:t xml:space="preserve"> was 1 if the pupa was identified as the focal species and 0 if it was identified as any other species.</w:t>
      </w:r>
      <w:r w:rsidR="007D432E" w:rsidRPr="00391A35">
        <w:rPr>
          <w:rFonts w:ascii="Arial" w:hAnsi="Arial" w:cs="Arial"/>
        </w:rPr>
        <w:t xml:space="preserve"> </w:t>
      </w:r>
      <w:r w:rsidR="00042C20" w:rsidRPr="00391A35">
        <w:rPr>
          <w:rFonts w:ascii="Arial" w:hAnsi="Arial" w:cs="Arial"/>
        </w:rPr>
        <w:t>Second, since n</w:t>
      </w:r>
      <w:r w:rsidR="007D432E" w:rsidRPr="00391A35">
        <w:rPr>
          <w:rFonts w:ascii="Arial" w:hAnsi="Arial" w:cs="Arial"/>
        </w:rPr>
        <w:t xml:space="preserve">one of the species </w:t>
      </w:r>
      <w:r w:rsidR="00143310" w:rsidRPr="00391A35">
        <w:rPr>
          <w:rFonts w:ascii="Arial" w:hAnsi="Arial" w:cs="Arial"/>
        </w:rPr>
        <w:t>had a</w:t>
      </w:r>
      <w:r w:rsidR="007D432E" w:rsidRPr="00391A35">
        <w:rPr>
          <w:rFonts w:ascii="Arial" w:hAnsi="Arial" w:cs="Arial"/>
        </w:rPr>
        <w:t xml:space="preserve"> bimodal distribution </w:t>
      </w:r>
      <w:r w:rsidR="00143310" w:rsidRPr="00391A35">
        <w:rPr>
          <w:rFonts w:ascii="Arial" w:hAnsi="Arial" w:cs="Arial"/>
        </w:rPr>
        <w:t>with</w:t>
      </w:r>
      <w:r w:rsidR="007D432E" w:rsidRPr="00391A35">
        <w:rPr>
          <w:rFonts w:ascii="Arial" w:hAnsi="Arial" w:cs="Arial"/>
        </w:rPr>
        <w:t xml:space="preserve"> elevation, abundance-weighted mean elevation (</w:t>
      </w:r>
      <w:proofErr w:type="spellStart"/>
      <w:r w:rsidR="007D432E" w:rsidRPr="00391A35">
        <w:rPr>
          <w:rFonts w:ascii="Arial" w:hAnsi="Arial" w:cs="Arial"/>
          <w:i/>
          <w:iCs/>
        </w:rPr>
        <w:t>hIndex</w:t>
      </w:r>
      <w:proofErr w:type="spellEnd"/>
      <w:r w:rsidR="007D432E" w:rsidRPr="00391A35">
        <w:rPr>
          <w:rFonts w:ascii="Arial" w:hAnsi="Arial" w:cs="Arial"/>
        </w:rPr>
        <w:t xml:space="preserve">) </w:t>
      </w:r>
      <w:r w:rsidR="00746AF8" w:rsidRPr="00391A35">
        <w:rPr>
          <w:rFonts w:ascii="Arial" w:hAnsi="Arial" w:cs="Arial"/>
        </w:rPr>
        <w:t xml:space="preserve">was </w:t>
      </w:r>
      <w:r w:rsidR="00FD57D2" w:rsidRPr="00391A35">
        <w:rPr>
          <w:rFonts w:ascii="Arial" w:hAnsi="Arial" w:cs="Arial"/>
        </w:rPr>
        <w:t>used as a simple alternative method</w:t>
      </w:r>
      <w:r w:rsidR="007F0232" w:rsidRPr="00391A35">
        <w:rPr>
          <w:rFonts w:ascii="Arial" w:hAnsi="Arial" w:cs="Arial"/>
        </w:rPr>
        <w:t xml:space="preserve"> to quantify distribution</w:t>
      </w:r>
      <w:r w:rsidR="00746AF8" w:rsidRPr="00391A35">
        <w:rPr>
          <w:rFonts w:ascii="Arial" w:hAnsi="Arial" w:cs="Arial"/>
        </w:rPr>
        <w:t>s</w:t>
      </w:r>
      <w:r w:rsidR="007F0232" w:rsidRPr="00391A35">
        <w:rPr>
          <w:rFonts w:ascii="Arial" w:hAnsi="Arial" w:cs="Arial"/>
        </w:rPr>
        <w:t xml:space="preserve">. The location of each sample was assigned </w:t>
      </w:r>
      <w:r w:rsidR="00A77C1E" w:rsidRPr="00391A35">
        <w:rPr>
          <w:rFonts w:ascii="Arial" w:hAnsi="Arial" w:cs="Arial"/>
        </w:rPr>
        <w:t xml:space="preserve">a </w:t>
      </w:r>
      <w:r w:rsidR="007F0232" w:rsidRPr="00391A35">
        <w:rPr>
          <w:rFonts w:ascii="Arial" w:hAnsi="Arial" w:cs="Arial"/>
        </w:rPr>
        <w:t xml:space="preserve">value of 0, 0.5, </w:t>
      </w:r>
      <w:r w:rsidR="00636681" w:rsidRPr="00391A35">
        <w:rPr>
          <w:rFonts w:ascii="Arial" w:hAnsi="Arial" w:cs="Arial"/>
        </w:rPr>
        <w:t xml:space="preserve">or </w:t>
      </w:r>
      <w:r w:rsidR="007F0232" w:rsidRPr="00391A35">
        <w:rPr>
          <w:rFonts w:ascii="Arial" w:hAnsi="Arial" w:cs="Arial"/>
        </w:rPr>
        <w:t>1 if it was collected at low-, mid- and high-elevation sites, respectively.</w:t>
      </w:r>
      <w:r w:rsidR="00A77C1E" w:rsidRPr="00391A35">
        <w:rPr>
          <w:rFonts w:ascii="Arial" w:hAnsi="Arial" w:cs="Arial"/>
        </w:rPr>
        <w:t xml:space="preserve"> </w:t>
      </w:r>
      <w:proofErr w:type="spellStart"/>
      <w:r w:rsidR="00A77C1E" w:rsidRPr="00391A35">
        <w:rPr>
          <w:rFonts w:ascii="Arial" w:hAnsi="Arial" w:cs="Arial"/>
          <w:i/>
          <w:iCs/>
        </w:rPr>
        <w:t>hIndex</w:t>
      </w:r>
      <w:proofErr w:type="spellEnd"/>
      <w:r w:rsidR="00A77C1E" w:rsidRPr="00391A35">
        <w:rPr>
          <w:rFonts w:ascii="Arial" w:hAnsi="Arial" w:cs="Arial"/>
        </w:rPr>
        <w:t xml:space="preserve"> was calculated </w:t>
      </w:r>
      <w:r w:rsidR="0031239F" w:rsidRPr="00391A35">
        <w:rPr>
          <w:rFonts w:ascii="Arial" w:hAnsi="Arial" w:cs="Arial"/>
        </w:rPr>
        <w:t xml:space="preserve">for each species </w:t>
      </w:r>
      <w:r w:rsidR="00A77C1E" w:rsidRPr="00391A35">
        <w:rPr>
          <w:rFonts w:ascii="Arial" w:hAnsi="Arial" w:cs="Arial"/>
        </w:rPr>
        <w:t xml:space="preserve">by averaging </w:t>
      </w:r>
      <w:r w:rsidR="004F4008" w:rsidRPr="00391A35">
        <w:rPr>
          <w:rFonts w:ascii="Arial" w:hAnsi="Arial" w:cs="Arial"/>
        </w:rPr>
        <w:t xml:space="preserve">these </w:t>
      </w:r>
      <w:r w:rsidR="00A77C1E" w:rsidRPr="00391A35">
        <w:rPr>
          <w:rFonts w:ascii="Arial" w:hAnsi="Arial" w:cs="Arial"/>
        </w:rPr>
        <w:t xml:space="preserve">values </w:t>
      </w:r>
      <w:r w:rsidR="0031239F" w:rsidRPr="00391A35">
        <w:rPr>
          <w:rFonts w:ascii="Arial" w:hAnsi="Arial" w:cs="Arial"/>
        </w:rPr>
        <w:t>for</w:t>
      </w:r>
      <w:r w:rsidR="00A77C1E" w:rsidRPr="00391A35">
        <w:rPr>
          <w:rFonts w:ascii="Arial" w:hAnsi="Arial" w:cs="Arial"/>
        </w:rPr>
        <w:t xml:space="preserve"> samples from both transects. </w:t>
      </w:r>
      <w:r w:rsidR="005F115F" w:rsidRPr="00391A35">
        <w:rPr>
          <w:rFonts w:ascii="Arial" w:hAnsi="Arial" w:cs="Arial"/>
        </w:rPr>
        <w:t>Correspondence</w:t>
      </w:r>
      <w:r w:rsidR="00917704" w:rsidRPr="00391A35">
        <w:rPr>
          <w:rFonts w:ascii="Arial" w:hAnsi="Arial" w:cs="Arial"/>
        </w:rPr>
        <w:t xml:space="preserve"> between the two measures</w:t>
      </w:r>
      <w:r w:rsidR="00955504" w:rsidRPr="00391A35">
        <w:rPr>
          <w:rFonts w:ascii="Arial" w:hAnsi="Arial" w:cs="Arial"/>
        </w:rPr>
        <w:t xml:space="preserve"> was tested by Spearman’s rank correlation test </w:t>
      </w:r>
      <w:r w:rsidR="00A77C1E" w:rsidRPr="00391A35">
        <w:rPr>
          <w:rFonts w:ascii="Arial" w:hAnsi="Arial" w:cs="Arial"/>
        </w:rPr>
        <w:t xml:space="preserve">between the coefficient </w:t>
      </w:r>
      <w:r w:rsidR="0031239F" w:rsidRPr="00391A35">
        <w:rPr>
          <w:rFonts w:ascii="Arial" w:hAnsi="Arial" w:cs="Arial"/>
        </w:rPr>
        <w:t xml:space="preserve">value for </w:t>
      </w:r>
      <w:r w:rsidR="00A77C1E" w:rsidRPr="00391A35">
        <w:rPr>
          <w:rFonts w:ascii="Arial" w:hAnsi="Arial" w:cs="Arial"/>
          <w:i/>
          <w:iCs/>
        </w:rPr>
        <w:t>elevation</w:t>
      </w:r>
      <w:r w:rsidR="00A77C1E" w:rsidRPr="00391A35">
        <w:rPr>
          <w:rFonts w:ascii="Arial" w:hAnsi="Arial" w:cs="Arial"/>
        </w:rPr>
        <w:t xml:space="preserve"> in the regression and </w:t>
      </w:r>
      <w:proofErr w:type="spellStart"/>
      <w:r w:rsidR="00A77C1E" w:rsidRPr="00391A35">
        <w:rPr>
          <w:rFonts w:ascii="Arial" w:hAnsi="Arial" w:cs="Arial"/>
          <w:i/>
          <w:iCs/>
        </w:rPr>
        <w:t>hIndex</w:t>
      </w:r>
      <w:proofErr w:type="spellEnd"/>
      <w:r w:rsidR="00917704" w:rsidRPr="00391A35">
        <w:rPr>
          <w:rFonts w:ascii="Arial" w:hAnsi="Arial" w:cs="Arial"/>
        </w:rPr>
        <w:t xml:space="preserve"> across species.</w:t>
      </w:r>
    </w:p>
    <w:p w14:paraId="5BA72EA6" w14:textId="77777777" w:rsidR="00E8544C" w:rsidRPr="00391A35" w:rsidRDefault="00E8544C" w:rsidP="001B3FA5">
      <w:pPr>
        <w:pStyle w:val="ListParagraph"/>
        <w:spacing w:line="480" w:lineRule="auto"/>
        <w:rPr>
          <w:rFonts w:ascii="Arial" w:hAnsi="Arial" w:cs="Arial"/>
        </w:rPr>
      </w:pPr>
    </w:p>
    <w:p w14:paraId="40920718" w14:textId="43DF3864" w:rsidR="00BA0A14" w:rsidRPr="00391A35" w:rsidRDefault="00E8544C" w:rsidP="001B3FA5">
      <w:pPr>
        <w:pStyle w:val="ListParagraph"/>
        <w:numPr>
          <w:ilvl w:val="0"/>
          <w:numId w:val="2"/>
        </w:numPr>
        <w:spacing w:line="480" w:lineRule="auto"/>
        <w:rPr>
          <w:rFonts w:ascii="Arial" w:hAnsi="Arial" w:cs="Arial"/>
        </w:rPr>
      </w:pPr>
      <w:r w:rsidRPr="00391A35">
        <w:rPr>
          <w:rFonts w:ascii="Arial" w:hAnsi="Arial" w:cs="Arial"/>
        </w:rPr>
        <w:t>Maintenance of laboratory culture</w:t>
      </w:r>
    </w:p>
    <w:p w14:paraId="11A7A4E1" w14:textId="1DD79BE5" w:rsidR="00302A7A" w:rsidRPr="00391A35" w:rsidRDefault="00066D54" w:rsidP="001B3FA5">
      <w:pPr>
        <w:spacing w:line="480" w:lineRule="auto"/>
        <w:ind w:firstLine="360"/>
        <w:rPr>
          <w:rFonts w:ascii="Arial" w:hAnsi="Arial" w:cs="Arial"/>
        </w:rPr>
      </w:pPr>
      <w:r w:rsidRPr="00391A35">
        <w:rPr>
          <w:rFonts w:ascii="Arial" w:hAnsi="Arial" w:cs="Arial"/>
          <w:i/>
          <w:iCs/>
        </w:rPr>
        <w:lastRenderedPageBreak/>
        <w:t xml:space="preserve">Drosophila </w:t>
      </w:r>
      <w:proofErr w:type="spellStart"/>
      <w:r w:rsidRPr="00391A35">
        <w:rPr>
          <w:rFonts w:ascii="Arial" w:hAnsi="Arial" w:cs="Arial"/>
        </w:rPr>
        <w:t>isofemale</w:t>
      </w:r>
      <w:proofErr w:type="spellEnd"/>
      <w:r w:rsidRPr="00391A35">
        <w:rPr>
          <w:rFonts w:ascii="Arial" w:hAnsi="Arial" w:cs="Arial"/>
        </w:rPr>
        <w:t xml:space="preserve"> cultures</w:t>
      </w:r>
      <w:r w:rsidR="009B358C" w:rsidRPr="00391A35">
        <w:rPr>
          <w:rFonts w:ascii="Arial" w:hAnsi="Arial" w:cs="Arial"/>
        </w:rPr>
        <w:t xml:space="preserve"> </w:t>
      </w:r>
      <w:r w:rsidRPr="00391A35">
        <w:rPr>
          <w:rFonts w:ascii="Arial" w:hAnsi="Arial" w:cs="Arial"/>
        </w:rPr>
        <w:t>were established</w:t>
      </w:r>
      <w:r w:rsidR="00661CC1" w:rsidRPr="00391A35">
        <w:rPr>
          <w:rFonts w:ascii="Arial" w:hAnsi="Arial" w:cs="Arial"/>
        </w:rPr>
        <w:t xml:space="preserve"> in 2017 and 2018</w:t>
      </w:r>
      <w:r w:rsidR="00045B7F" w:rsidRPr="00391A35">
        <w:rPr>
          <w:rFonts w:ascii="Arial" w:hAnsi="Arial" w:cs="Arial"/>
        </w:rPr>
        <w:t xml:space="preserve"> from </w:t>
      </w:r>
      <w:r w:rsidR="00505233" w:rsidRPr="00391A35">
        <w:rPr>
          <w:rFonts w:ascii="Arial" w:hAnsi="Arial" w:cs="Arial"/>
        </w:rPr>
        <w:t>adults</w:t>
      </w:r>
      <w:r w:rsidR="00045B7F" w:rsidRPr="00391A35">
        <w:rPr>
          <w:rFonts w:ascii="Arial" w:hAnsi="Arial" w:cs="Arial"/>
        </w:rPr>
        <w:t xml:space="preserve"> collected from</w:t>
      </w:r>
      <w:r w:rsidR="00C23C9E" w:rsidRPr="00391A35">
        <w:rPr>
          <w:rFonts w:ascii="Arial" w:hAnsi="Arial" w:cs="Arial"/>
        </w:rPr>
        <w:t xml:space="preserve"> high- and low-</w:t>
      </w:r>
      <w:r w:rsidR="00846F63" w:rsidRPr="00391A35">
        <w:rPr>
          <w:rFonts w:ascii="Arial" w:hAnsi="Arial" w:cs="Arial"/>
        </w:rPr>
        <w:t>elevation</w:t>
      </w:r>
      <w:r w:rsidR="00C23C9E" w:rsidRPr="00391A35">
        <w:rPr>
          <w:rFonts w:ascii="Arial" w:hAnsi="Arial" w:cs="Arial"/>
        </w:rPr>
        <w:t xml:space="preserve"> </w:t>
      </w:r>
      <w:r w:rsidR="00045B7F" w:rsidRPr="00391A35">
        <w:rPr>
          <w:rFonts w:ascii="Arial" w:hAnsi="Arial" w:cs="Arial"/>
        </w:rPr>
        <w:t>sites.</w:t>
      </w:r>
      <w:r w:rsidRPr="00391A35">
        <w:rPr>
          <w:rFonts w:ascii="Arial" w:hAnsi="Arial" w:cs="Arial"/>
        </w:rPr>
        <w:t xml:space="preserve"> </w:t>
      </w:r>
      <w:r w:rsidR="00B04D68" w:rsidRPr="00391A35">
        <w:rPr>
          <w:rFonts w:ascii="Arial" w:hAnsi="Arial" w:cs="Arial"/>
        </w:rPr>
        <w:t>C</w:t>
      </w:r>
      <w:r w:rsidR="009A2B58" w:rsidRPr="00391A35">
        <w:rPr>
          <w:rFonts w:ascii="Arial" w:hAnsi="Arial" w:cs="Arial"/>
        </w:rPr>
        <w:t>u</w:t>
      </w:r>
      <w:r w:rsidRPr="00391A35">
        <w:rPr>
          <w:rFonts w:ascii="Arial" w:hAnsi="Arial" w:cs="Arial"/>
        </w:rPr>
        <w:t xml:space="preserve">ltures </w:t>
      </w:r>
      <w:r w:rsidR="003B2DE4" w:rsidRPr="00391A35">
        <w:rPr>
          <w:rFonts w:ascii="Arial" w:hAnsi="Arial" w:cs="Arial"/>
        </w:rPr>
        <w:t>were</w:t>
      </w:r>
      <w:r w:rsidRPr="00391A35">
        <w:rPr>
          <w:rFonts w:ascii="Arial" w:hAnsi="Arial" w:cs="Arial"/>
        </w:rPr>
        <w:t xml:space="preserve"> maintained</w:t>
      </w:r>
      <w:r w:rsidR="003B2DE4" w:rsidRPr="00391A35">
        <w:rPr>
          <w:rFonts w:ascii="Arial" w:hAnsi="Arial" w:cs="Arial"/>
        </w:rPr>
        <w:t xml:space="preserve"> initially</w:t>
      </w:r>
      <w:r w:rsidRPr="00391A35">
        <w:rPr>
          <w:rFonts w:ascii="Arial" w:hAnsi="Arial" w:cs="Arial"/>
        </w:rPr>
        <w:t xml:space="preserve"> at 2</w:t>
      </w:r>
      <w:r w:rsidR="00CA4488" w:rsidRPr="00391A35">
        <w:rPr>
          <w:rFonts w:ascii="Arial" w:hAnsi="Arial" w:cs="Arial"/>
        </w:rPr>
        <w:t>4</w:t>
      </w:r>
      <w:r w:rsidRPr="00391A35">
        <w:rPr>
          <w:rFonts w:ascii="Arial" w:hAnsi="Arial" w:cs="Arial"/>
        </w:rPr>
        <w:t>°C</w:t>
      </w:r>
      <w:r w:rsidR="00DA3B9F" w:rsidRPr="00391A35">
        <w:rPr>
          <w:rFonts w:ascii="Arial" w:hAnsi="Arial" w:cs="Arial"/>
        </w:rPr>
        <w:t xml:space="preserve"> </w:t>
      </w:r>
      <w:r w:rsidRPr="00391A35">
        <w:rPr>
          <w:rFonts w:ascii="Arial" w:hAnsi="Arial" w:cs="Arial"/>
        </w:rPr>
        <w:t>at the Biology Centre, Czech Academy of Sciences</w:t>
      </w:r>
      <w:r w:rsidR="00483379" w:rsidRPr="00391A35">
        <w:rPr>
          <w:rFonts w:ascii="Arial" w:hAnsi="Arial" w:cs="Arial"/>
        </w:rPr>
        <w:t>,</w:t>
      </w:r>
      <w:r w:rsidR="0018727E" w:rsidRPr="00391A35">
        <w:rPr>
          <w:rFonts w:ascii="Arial" w:hAnsi="Arial" w:cs="Arial"/>
        </w:rPr>
        <w:t xml:space="preserve"> </w:t>
      </w:r>
      <w:r w:rsidR="00B04D68" w:rsidRPr="00391A35">
        <w:rPr>
          <w:rFonts w:ascii="Arial" w:hAnsi="Arial" w:cs="Arial"/>
        </w:rPr>
        <w:t>and</w:t>
      </w:r>
      <w:r w:rsidRPr="00391A35">
        <w:rPr>
          <w:rFonts w:ascii="Arial" w:hAnsi="Arial" w:cs="Arial"/>
        </w:rPr>
        <w:t xml:space="preserve"> </w:t>
      </w:r>
      <w:r w:rsidR="002E02E9" w:rsidRPr="00391A35">
        <w:rPr>
          <w:rFonts w:ascii="Arial" w:hAnsi="Arial" w:cs="Arial"/>
        </w:rPr>
        <w:t xml:space="preserve">then </w:t>
      </w:r>
      <w:r w:rsidRPr="00391A35">
        <w:rPr>
          <w:rFonts w:ascii="Arial" w:hAnsi="Arial" w:cs="Arial"/>
        </w:rPr>
        <w:t xml:space="preserve">transferred </w:t>
      </w:r>
      <w:r w:rsidR="00EC7BD0" w:rsidRPr="00391A35">
        <w:rPr>
          <w:rFonts w:ascii="Arial" w:hAnsi="Arial" w:cs="Arial"/>
        </w:rPr>
        <w:t xml:space="preserve">to </w:t>
      </w:r>
      <w:r w:rsidRPr="00391A35">
        <w:rPr>
          <w:rFonts w:ascii="Arial" w:hAnsi="Arial" w:cs="Arial"/>
        </w:rPr>
        <w:t>the Department of Zoology, University of Oxford</w:t>
      </w:r>
      <w:r w:rsidR="00B04D68" w:rsidRPr="00391A35">
        <w:rPr>
          <w:rFonts w:ascii="Arial" w:hAnsi="Arial" w:cs="Arial"/>
        </w:rPr>
        <w:t>, UK,</w:t>
      </w:r>
      <w:r w:rsidRPr="00391A35">
        <w:rPr>
          <w:rFonts w:ascii="Arial" w:hAnsi="Arial" w:cs="Arial"/>
        </w:rPr>
        <w:t xml:space="preserve"> </w:t>
      </w:r>
      <w:r w:rsidR="00EC7BD0" w:rsidRPr="00391A35">
        <w:rPr>
          <w:rFonts w:ascii="Arial" w:hAnsi="Arial" w:cs="Arial"/>
        </w:rPr>
        <w:t xml:space="preserve">in </w:t>
      </w:r>
      <w:r w:rsidRPr="00391A35">
        <w:rPr>
          <w:rFonts w:ascii="Arial" w:hAnsi="Arial" w:cs="Arial"/>
        </w:rPr>
        <w:t>December 2018</w:t>
      </w:r>
      <w:r w:rsidR="00EC7BD0" w:rsidRPr="00391A35">
        <w:rPr>
          <w:rFonts w:ascii="Arial" w:hAnsi="Arial" w:cs="Arial"/>
        </w:rPr>
        <w:t>, where they were maintained at 25°C</w:t>
      </w:r>
      <w:r w:rsidR="00A71D2F" w:rsidRPr="00391A35">
        <w:rPr>
          <w:rFonts w:ascii="Arial" w:hAnsi="Arial" w:cs="Arial"/>
        </w:rPr>
        <w:t>.</w:t>
      </w:r>
      <w:r w:rsidR="00DA3B9F" w:rsidRPr="00391A35">
        <w:rPr>
          <w:rFonts w:ascii="Arial" w:hAnsi="Arial" w:cs="Arial"/>
        </w:rPr>
        <w:t xml:space="preserve"> </w:t>
      </w:r>
      <w:r w:rsidR="00EC7BD0" w:rsidRPr="00391A35">
        <w:rPr>
          <w:rFonts w:ascii="Arial" w:hAnsi="Arial" w:cs="Arial"/>
        </w:rPr>
        <w:t>C</w:t>
      </w:r>
      <w:r w:rsidR="00DA3B9F" w:rsidRPr="00391A35">
        <w:rPr>
          <w:rFonts w:ascii="Arial" w:hAnsi="Arial" w:cs="Arial"/>
        </w:rPr>
        <w:t xml:space="preserve">ultures and </w:t>
      </w:r>
      <w:r w:rsidR="00FD0493" w:rsidRPr="00391A35">
        <w:rPr>
          <w:rFonts w:ascii="Arial" w:hAnsi="Arial" w:cs="Arial"/>
        </w:rPr>
        <w:t xml:space="preserve">all </w:t>
      </w:r>
      <w:r w:rsidR="00DA3B9F" w:rsidRPr="00391A35">
        <w:rPr>
          <w:rFonts w:ascii="Arial" w:hAnsi="Arial" w:cs="Arial"/>
        </w:rPr>
        <w:t>experiments</w:t>
      </w:r>
      <w:r w:rsidR="00FD0493" w:rsidRPr="00391A35">
        <w:rPr>
          <w:rFonts w:ascii="Arial" w:hAnsi="Arial" w:cs="Arial"/>
        </w:rPr>
        <w:t xml:space="preserve"> mentioned below</w:t>
      </w:r>
      <w:r w:rsidR="00DA3B9F" w:rsidRPr="00391A35">
        <w:rPr>
          <w:rFonts w:ascii="Arial" w:hAnsi="Arial" w:cs="Arial"/>
        </w:rPr>
        <w:t xml:space="preserve"> were maintained under</w:t>
      </w:r>
      <w:r w:rsidR="003D14FA" w:rsidRPr="00391A35">
        <w:rPr>
          <w:rFonts w:ascii="Arial" w:hAnsi="Arial" w:cs="Arial"/>
        </w:rPr>
        <w:t xml:space="preserve"> a</w:t>
      </w:r>
      <w:r w:rsidR="00DA3B9F" w:rsidRPr="00391A35">
        <w:rPr>
          <w:rFonts w:ascii="Arial" w:hAnsi="Arial" w:cs="Arial"/>
        </w:rPr>
        <w:t xml:space="preserve"> 12h/12h light/dark cycle.</w:t>
      </w:r>
      <w:r w:rsidR="00BA0A14" w:rsidRPr="00391A35">
        <w:rPr>
          <w:rFonts w:ascii="Arial" w:hAnsi="Arial" w:cs="Arial"/>
        </w:rPr>
        <w:t xml:space="preserve"> </w:t>
      </w:r>
      <w:r w:rsidR="00E129D5" w:rsidRPr="00391A35">
        <w:rPr>
          <w:rFonts w:ascii="Arial" w:hAnsi="Arial" w:cs="Arial"/>
        </w:rPr>
        <w:t>There were</w:t>
      </w:r>
      <w:r w:rsidR="00A71D2F" w:rsidRPr="00391A35">
        <w:rPr>
          <w:rFonts w:ascii="Arial" w:hAnsi="Arial" w:cs="Arial"/>
        </w:rPr>
        <w:t xml:space="preserve"> approximately 15 to 30 non-overlapping generations in </w:t>
      </w:r>
      <w:r w:rsidR="007E6F6F" w:rsidRPr="00391A35">
        <w:rPr>
          <w:rFonts w:ascii="Arial" w:hAnsi="Arial" w:cs="Arial"/>
        </w:rPr>
        <w:t xml:space="preserve">the </w:t>
      </w:r>
      <w:r w:rsidR="00A71D2F" w:rsidRPr="00391A35">
        <w:rPr>
          <w:rFonts w:ascii="Arial" w:hAnsi="Arial" w:cs="Arial"/>
        </w:rPr>
        <w:t>Czech</w:t>
      </w:r>
      <w:r w:rsidR="00CA4488" w:rsidRPr="00391A35">
        <w:rPr>
          <w:rFonts w:ascii="Arial" w:hAnsi="Arial" w:cs="Arial"/>
        </w:rPr>
        <w:t xml:space="preserve"> Republic</w:t>
      </w:r>
      <w:r w:rsidR="00A71D2F" w:rsidRPr="00391A35">
        <w:rPr>
          <w:rFonts w:ascii="Arial" w:hAnsi="Arial" w:cs="Arial"/>
        </w:rPr>
        <w:t xml:space="preserve"> and </w:t>
      </w:r>
      <w:r w:rsidR="003B6A4E" w:rsidRPr="00391A35">
        <w:rPr>
          <w:rFonts w:ascii="Arial" w:hAnsi="Arial" w:cs="Arial"/>
        </w:rPr>
        <w:t>four to seven</w:t>
      </w:r>
      <w:r w:rsidR="00A71D2F" w:rsidRPr="00391A35">
        <w:rPr>
          <w:rFonts w:ascii="Arial" w:hAnsi="Arial" w:cs="Arial"/>
        </w:rPr>
        <w:t xml:space="preserve"> non-overlapping generations in Oxford before </w:t>
      </w:r>
      <w:r w:rsidR="002C082E" w:rsidRPr="00391A35">
        <w:rPr>
          <w:rFonts w:ascii="Arial" w:hAnsi="Arial" w:cs="Arial"/>
        </w:rPr>
        <w:t xml:space="preserve">cultures were </w:t>
      </w:r>
      <w:r w:rsidR="00A71D2F" w:rsidRPr="00391A35">
        <w:rPr>
          <w:rFonts w:ascii="Arial" w:hAnsi="Arial" w:cs="Arial"/>
        </w:rPr>
        <w:t xml:space="preserve">used to </w:t>
      </w:r>
      <w:r w:rsidR="002C082E" w:rsidRPr="00391A35">
        <w:rPr>
          <w:rFonts w:ascii="Arial" w:hAnsi="Arial" w:cs="Arial"/>
        </w:rPr>
        <w:t xml:space="preserve">establish </w:t>
      </w:r>
      <w:r w:rsidR="00A71D2F" w:rsidRPr="00391A35">
        <w:rPr>
          <w:rFonts w:ascii="Arial" w:hAnsi="Arial" w:cs="Arial"/>
        </w:rPr>
        <w:t xml:space="preserve">mass bred </w:t>
      </w:r>
      <w:r w:rsidR="00045B7F" w:rsidRPr="00391A35">
        <w:rPr>
          <w:rFonts w:ascii="Arial" w:hAnsi="Arial" w:cs="Arial"/>
        </w:rPr>
        <w:t>lines</w:t>
      </w:r>
      <w:r w:rsidR="002F0913" w:rsidRPr="00391A35">
        <w:rPr>
          <w:rFonts w:ascii="Arial" w:hAnsi="Arial" w:cs="Arial"/>
        </w:rPr>
        <w:t xml:space="preserve"> (MBLs)</w:t>
      </w:r>
      <w:r w:rsidR="00A71D2F" w:rsidRPr="00391A35">
        <w:rPr>
          <w:rFonts w:ascii="Arial" w:hAnsi="Arial" w:cs="Arial"/>
        </w:rPr>
        <w:t>.</w:t>
      </w:r>
    </w:p>
    <w:p w14:paraId="5CA4CEF7" w14:textId="58163325" w:rsidR="00C46392" w:rsidRPr="00391A35" w:rsidRDefault="00C46392" w:rsidP="001B3FA5">
      <w:pPr>
        <w:spacing w:line="480" w:lineRule="auto"/>
        <w:ind w:firstLine="360"/>
        <w:rPr>
          <w:rFonts w:ascii="Arial" w:hAnsi="Arial" w:cs="Arial"/>
        </w:rPr>
      </w:pPr>
      <w:r w:rsidRPr="00391A35">
        <w:rPr>
          <w:rFonts w:ascii="Arial" w:hAnsi="Arial" w:cs="Arial"/>
        </w:rPr>
        <w:t xml:space="preserve">To revive genetic variation, we </w:t>
      </w:r>
      <w:r w:rsidR="00177ECE" w:rsidRPr="00391A35">
        <w:rPr>
          <w:rFonts w:ascii="Arial" w:hAnsi="Arial" w:cs="Arial"/>
        </w:rPr>
        <w:t>made</w:t>
      </w:r>
      <w:r w:rsidRPr="00391A35">
        <w:rPr>
          <w:rFonts w:ascii="Arial" w:hAnsi="Arial" w:cs="Arial"/>
        </w:rPr>
        <w:t xml:space="preserve"> MBLs</w:t>
      </w:r>
      <w:r w:rsidR="00692C98" w:rsidRPr="00391A35">
        <w:rPr>
          <w:rFonts w:ascii="Arial" w:hAnsi="Arial" w:cs="Arial"/>
        </w:rPr>
        <w:t xml:space="preserve"> of each </w:t>
      </w:r>
      <w:r w:rsidR="00692C98" w:rsidRPr="00391A35">
        <w:rPr>
          <w:rFonts w:ascii="Arial" w:hAnsi="Arial" w:cs="Arial"/>
          <w:i/>
          <w:iCs/>
        </w:rPr>
        <w:t>Drosophila</w:t>
      </w:r>
      <w:r w:rsidR="00692C98" w:rsidRPr="00391A35">
        <w:rPr>
          <w:rFonts w:ascii="Arial" w:hAnsi="Arial" w:cs="Arial"/>
        </w:rPr>
        <w:t xml:space="preserve"> species</w:t>
      </w:r>
      <w:r w:rsidRPr="00391A35">
        <w:rPr>
          <w:rFonts w:ascii="Arial" w:hAnsi="Arial" w:cs="Arial"/>
        </w:rPr>
        <w:t xml:space="preserve"> by combining four </w:t>
      </w:r>
      <w:proofErr w:type="spellStart"/>
      <w:r w:rsidRPr="00391A35">
        <w:rPr>
          <w:rFonts w:ascii="Arial" w:hAnsi="Arial" w:cs="Arial"/>
        </w:rPr>
        <w:t>isofemale</w:t>
      </w:r>
      <w:proofErr w:type="spellEnd"/>
      <w:r w:rsidRPr="00391A35">
        <w:rPr>
          <w:rFonts w:ascii="Arial" w:hAnsi="Arial" w:cs="Arial"/>
        </w:rPr>
        <w:t xml:space="preserve"> lines (except for </w:t>
      </w:r>
      <w:r w:rsidRPr="00391A35">
        <w:rPr>
          <w:rFonts w:ascii="Arial" w:hAnsi="Arial" w:cs="Arial"/>
          <w:i/>
          <w:iCs/>
        </w:rPr>
        <w:t>D. pandora</w:t>
      </w:r>
      <w:r w:rsidRPr="00391A35">
        <w:rPr>
          <w:rFonts w:ascii="Arial" w:hAnsi="Arial" w:cs="Arial"/>
        </w:rPr>
        <w:t xml:space="preserve">, where only three </w:t>
      </w:r>
      <w:proofErr w:type="spellStart"/>
      <w:r w:rsidRPr="00391A35">
        <w:rPr>
          <w:rFonts w:ascii="Arial" w:hAnsi="Arial" w:cs="Arial"/>
        </w:rPr>
        <w:t>isofemale</w:t>
      </w:r>
      <w:proofErr w:type="spellEnd"/>
      <w:r w:rsidRPr="00391A35">
        <w:rPr>
          <w:rFonts w:ascii="Arial" w:hAnsi="Arial" w:cs="Arial"/>
        </w:rPr>
        <w:t xml:space="preserve"> lines were available). The four lines were selected from different mountains and different </w:t>
      </w:r>
      <w:r w:rsidR="00846F63" w:rsidRPr="00391A35">
        <w:rPr>
          <w:rFonts w:ascii="Arial" w:hAnsi="Arial" w:cs="Arial"/>
        </w:rPr>
        <w:t>elevation</w:t>
      </w:r>
      <w:r w:rsidR="007E6F6F" w:rsidRPr="00391A35">
        <w:rPr>
          <w:rFonts w:ascii="Arial" w:hAnsi="Arial" w:cs="Arial"/>
        </w:rPr>
        <w:t>s</w:t>
      </w:r>
      <w:r w:rsidRPr="00391A35">
        <w:rPr>
          <w:rFonts w:ascii="Arial" w:hAnsi="Arial" w:cs="Arial"/>
        </w:rPr>
        <w:t xml:space="preserve"> if possible (</w:t>
      </w:r>
      <w:r w:rsidR="009411A8" w:rsidRPr="00391A35">
        <w:rPr>
          <w:rFonts w:ascii="Arial" w:hAnsi="Arial" w:cs="Arial"/>
        </w:rPr>
        <w:t>d</w:t>
      </w:r>
      <w:r w:rsidRPr="00391A35">
        <w:rPr>
          <w:rFonts w:ascii="Arial" w:hAnsi="Arial" w:cs="Arial"/>
        </w:rPr>
        <w:t xml:space="preserve">etailed </w:t>
      </w:r>
      <w:r w:rsidR="00F77896" w:rsidRPr="00391A35">
        <w:rPr>
          <w:rFonts w:ascii="Arial" w:hAnsi="Arial" w:cs="Arial"/>
        </w:rPr>
        <w:t xml:space="preserve">information </w:t>
      </w:r>
      <w:r w:rsidRPr="00391A35">
        <w:rPr>
          <w:rFonts w:ascii="Arial" w:hAnsi="Arial" w:cs="Arial"/>
        </w:rPr>
        <w:t xml:space="preserve">in </w:t>
      </w:r>
      <w:r w:rsidR="009411A8" w:rsidRPr="00391A35">
        <w:rPr>
          <w:rFonts w:ascii="Arial" w:hAnsi="Arial" w:cs="Arial"/>
        </w:rPr>
        <w:t>S</w:t>
      </w:r>
      <w:r w:rsidRPr="00391A35">
        <w:rPr>
          <w:rFonts w:ascii="Arial" w:hAnsi="Arial" w:cs="Arial"/>
        </w:rPr>
        <w:t xml:space="preserve">upplementary </w:t>
      </w:r>
      <w:r w:rsidR="009411A8" w:rsidRPr="00391A35">
        <w:rPr>
          <w:rFonts w:ascii="Arial" w:hAnsi="Arial" w:cs="Arial"/>
        </w:rPr>
        <w:t>T</w:t>
      </w:r>
      <w:r w:rsidRPr="00391A35">
        <w:rPr>
          <w:rFonts w:ascii="Arial" w:hAnsi="Arial" w:cs="Arial"/>
        </w:rPr>
        <w:t xml:space="preserve">able 1). Each </w:t>
      </w:r>
      <w:r w:rsidR="0067513E" w:rsidRPr="00391A35">
        <w:rPr>
          <w:rFonts w:ascii="Arial" w:hAnsi="Arial" w:cs="Arial"/>
        </w:rPr>
        <w:t xml:space="preserve">mass bred </w:t>
      </w:r>
      <w:r w:rsidRPr="00391A35">
        <w:rPr>
          <w:rFonts w:ascii="Arial" w:hAnsi="Arial" w:cs="Arial"/>
        </w:rPr>
        <w:t>population was initiated using two independently-reared MBLs of the same species. Large population</w:t>
      </w:r>
      <w:r w:rsidR="00692C98" w:rsidRPr="00391A35">
        <w:rPr>
          <w:rFonts w:ascii="Arial" w:hAnsi="Arial" w:cs="Arial"/>
        </w:rPr>
        <w:t>s</w:t>
      </w:r>
      <w:r w:rsidRPr="00391A35">
        <w:rPr>
          <w:rFonts w:ascii="Arial" w:hAnsi="Arial" w:cs="Arial"/>
        </w:rPr>
        <w:t xml:space="preserve"> </w:t>
      </w:r>
      <w:r w:rsidR="00692C98" w:rsidRPr="00391A35">
        <w:rPr>
          <w:rFonts w:ascii="Arial" w:hAnsi="Arial" w:cs="Arial"/>
        </w:rPr>
        <w:t>were</w:t>
      </w:r>
      <w:r w:rsidRPr="00391A35">
        <w:rPr>
          <w:rFonts w:ascii="Arial" w:hAnsi="Arial" w:cs="Arial"/>
        </w:rPr>
        <w:t xml:space="preserve"> maintained at 25°C for more than four generations before </w:t>
      </w:r>
      <w:r w:rsidR="00692C98" w:rsidRPr="00391A35">
        <w:rPr>
          <w:rFonts w:ascii="Arial" w:hAnsi="Arial" w:cs="Arial"/>
        </w:rPr>
        <w:t>measuring the</w:t>
      </w:r>
      <w:r w:rsidR="007E6F6F" w:rsidRPr="00391A35">
        <w:rPr>
          <w:rFonts w:ascii="Arial" w:hAnsi="Arial" w:cs="Arial"/>
        </w:rPr>
        <w:t xml:space="preserve"> </w:t>
      </w:r>
      <w:r w:rsidR="000773AE" w:rsidRPr="00391A35">
        <w:rPr>
          <w:rFonts w:ascii="Arial" w:hAnsi="Arial" w:cs="Arial"/>
        </w:rPr>
        <w:t>thermal trait</w:t>
      </w:r>
      <w:r w:rsidR="007E6F6F" w:rsidRPr="00391A35">
        <w:rPr>
          <w:rFonts w:ascii="Arial" w:hAnsi="Arial" w:cs="Arial"/>
        </w:rPr>
        <w:t>s</w:t>
      </w:r>
      <w:r w:rsidRPr="00391A35">
        <w:rPr>
          <w:rFonts w:ascii="Arial" w:hAnsi="Arial" w:cs="Arial"/>
        </w:rPr>
        <w:t>.</w:t>
      </w:r>
      <w:r w:rsidR="00BF3CD4">
        <w:rPr>
          <w:rFonts w:ascii="Arial" w:hAnsi="Arial" w:cs="Arial"/>
        </w:rPr>
        <w:t xml:space="preserve"> </w:t>
      </w:r>
      <w:r w:rsidR="00BF3CD4" w:rsidRPr="00391A35">
        <w:rPr>
          <w:rFonts w:ascii="Arial" w:hAnsi="Arial" w:cs="Arial"/>
        </w:rPr>
        <w:t>The MBLs were maintained at 25°C until 2020 and at 23°C thereafter.</w:t>
      </w:r>
      <w:r w:rsidRPr="00391A35">
        <w:rPr>
          <w:rFonts w:ascii="Arial" w:hAnsi="Arial" w:cs="Arial"/>
        </w:rPr>
        <w:t xml:space="preserve"> </w:t>
      </w:r>
      <w:r w:rsidR="00BF3CD4">
        <w:rPr>
          <w:rFonts w:ascii="Arial" w:hAnsi="Arial" w:cs="Arial"/>
        </w:rPr>
        <w:t>In this way</w:t>
      </w:r>
      <w:r w:rsidRPr="00391A35">
        <w:rPr>
          <w:rFonts w:ascii="Arial" w:hAnsi="Arial" w:cs="Arial"/>
        </w:rPr>
        <w:t xml:space="preserve">, </w:t>
      </w:r>
      <w:r w:rsidR="00E26B2C" w:rsidRPr="00391A35">
        <w:rPr>
          <w:rFonts w:ascii="Arial" w:hAnsi="Arial" w:cs="Arial"/>
        </w:rPr>
        <w:t>measurements</w:t>
      </w:r>
      <w:r w:rsidRPr="00391A35">
        <w:rPr>
          <w:rFonts w:ascii="Arial" w:hAnsi="Arial" w:cs="Arial"/>
        </w:rPr>
        <w:t xml:space="preserve"> should not have been influenced by maternal effect</w:t>
      </w:r>
      <w:r w:rsidR="003D2158" w:rsidRPr="00391A35">
        <w:rPr>
          <w:rFonts w:ascii="Arial" w:hAnsi="Arial" w:cs="Arial"/>
        </w:rPr>
        <w:t>s</w:t>
      </w:r>
      <w:r w:rsidRPr="00391A35">
        <w:rPr>
          <w:rFonts w:ascii="Arial" w:hAnsi="Arial" w:cs="Arial"/>
        </w:rPr>
        <w:t xml:space="preserve">, acclimation, or </w:t>
      </w:r>
      <w:proofErr w:type="spellStart"/>
      <w:r w:rsidRPr="00391A35">
        <w:rPr>
          <w:rFonts w:ascii="Arial" w:hAnsi="Arial" w:cs="Arial"/>
        </w:rPr>
        <w:t>isofemale</w:t>
      </w:r>
      <w:proofErr w:type="spellEnd"/>
      <w:r w:rsidRPr="00391A35">
        <w:rPr>
          <w:rFonts w:ascii="Arial" w:hAnsi="Arial" w:cs="Arial"/>
        </w:rPr>
        <w:t xml:space="preserve"> line effect</w:t>
      </w:r>
      <w:r w:rsidR="009E52D6" w:rsidRPr="00391A35">
        <w:rPr>
          <w:rFonts w:ascii="Arial" w:hAnsi="Arial" w:cs="Arial"/>
        </w:rPr>
        <w:t>s</w:t>
      </w:r>
      <w:r w:rsidRPr="00391A35">
        <w:rPr>
          <w:rFonts w:ascii="Arial" w:hAnsi="Arial" w:cs="Arial"/>
        </w:rPr>
        <w:t xml:space="preserve">. </w:t>
      </w:r>
    </w:p>
    <w:p w14:paraId="3804610F" w14:textId="3A51603F" w:rsidR="00366CD1" w:rsidRPr="00391A35" w:rsidRDefault="00366CD1" w:rsidP="001B3FA5">
      <w:pPr>
        <w:spacing w:line="480" w:lineRule="auto"/>
        <w:ind w:firstLine="360"/>
        <w:rPr>
          <w:rFonts w:ascii="Arial" w:hAnsi="Arial" w:cs="Arial"/>
        </w:rPr>
      </w:pPr>
      <w:r w:rsidRPr="00391A35">
        <w:rPr>
          <w:rFonts w:ascii="Arial" w:hAnsi="Arial" w:cs="Arial"/>
        </w:rPr>
        <w:t xml:space="preserve">Nine tropical </w:t>
      </w:r>
      <w:r w:rsidRPr="00391A35">
        <w:rPr>
          <w:rFonts w:ascii="Arial" w:hAnsi="Arial" w:cs="Arial"/>
          <w:i/>
          <w:iCs/>
        </w:rPr>
        <w:t>Drosophila</w:t>
      </w:r>
      <w:r w:rsidRPr="00391A35">
        <w:rPr>
          <w:rFonts w:ascii="Arial" w:hAnsi="Arial" w:cs="Arial"/>
        </w:rPr>
        <w:t xml:space="preserve"> species </w:t>
      </w:r>
      <w:r w:rsidR="00341390" w:rsidRPr="00391A35">
        <w:rPr>
          <w:rFonts w:ascii="Arial" w:hAnsi="Arial" w:cs="Arial"/>
        </w:rPr>
        <w:t xml:space="preserve">(listed in Supplementary Table 1) </w:t>
      </w:r>
      <w:r w:rsidRPr="00391A35">
        <w:rPr>
          <w:rFonts w:ascii="Arial" w:hAnsi="Arial" w:cs="Arial"/>
        </w:rPr>
        <w:t xml:space="preserve">were included in laboratory </w:t>
      </w:r>
      <w:r w:rsidR="00341390" w:rsidRPr="00391A35">
        <w:rPr>
          <w:rFonts w:ascii="Arial" w:hAnsi="Arial" w:cs="Arial"/>
        </w:rPr>
        <w:t xml:space="preserve">thermal trait </w:t>
      </w:r>
      <w:r w:rsidRPr="00391A35">
        <w:rPr>
          <w:rFonts w:ascii="Arial" w:hAnsi="Arial" w:cs="Arial"/>
        </w:rPr>
        <w:t>measurements</w:t>
      </w:r>
      <w:r w:rsidR="009854CE" w:rsidRPr="00391A35">
        <w:rPr>
          <w:rFonts w:ascii="Arial" w:hAnsi="Arial" w:cs="Arial"/>
        </w:rPr>
        <w:t>.</w:t>
      </w:r>
      <w:r w:rsidRPr="00391A35">
        <w:rPr>
          <w:rFonts w:ascii="Arial" w:hAnsi="Arial" w:cs="Arial"/>
        </w:rPr>
        <w:t xml:space="preserve"> </w:t>
      </w:r>
      <w:r w:rsidR="00E37EDB" w:rsidRPr="00391A35">
        <w:rPr>
          <w:rFonts w:ascii="Arial" w:hAnsi="Arial" w:cs="Arial"/>
        </w:rPr>
        <w:t xml:space="preserve">Of the available species, only </w:t>
      </w:r>
      <w:r w:rsidR="00BE193C" w:rsidRPr="00391A35">
        <w:rPr>
          <w:rFonts w:ascii="Arial" w:hAnsi="Arial" w:cs="Arial"/>
          <w:i/>
          <w:iCs/>
        </w:rPr>
        <w:t>D</w:t>
      </w:r>
      <w:r w:rsidR="0066386C">
        <w:rPr>
          <w:rFonts w:ascii="Arial" w:hAnsi="Arial" w:cs="Arial"/>
          <w:i/>
          <w:iCs/>
        </w:rPr>
        <w:t>.</w:t>
      </w:r>
      <w:r w:rsidR="00BE193C" w:rsidRPr="00391A35">
        <w:rPr>
          <w:rFonts w:ascii="Arial" w:hAnsi="Arial" w:cs="Arial"/>
        </w:rPr>
        <w:t xml:space="preserve"> </w:t>
      </w:r>
      <w:proofErr w:type="spellStart"/>
      <w:r w:rsidRPr="00391A35">
        <w:rPr>
          <w:rFonts w:ascii="Arial" w:hAnsi="Arial" w:cs="Arial"/>
          <w:i/>
          <w:iCs/>
        </w:rPr>
        <w:t>rubida</w:t>
      </w:r>
      <w:proofErr w:type="spellEnd"/>
      <w:r w:rsidRPr="00391A35">
        <w:rPr>
          <w:rFonts w:ascii="Arial" w:hAnsi="Arial" w:cs="Arial"/>
        </w:rPr>
        <w:t xml:space="preserve"> was not included because it </w:t>
      </w:r>
      <w:r w:rsidR="00671BF8" w:rsidRPr="00391A35">
        <w:rPr>
          <w:rFonts w:ascii="Arial" w:hAnsi="Arial" w:cs="Arial"/>
        </w:rPr>
        <w:t>was</w:t>
      </w:r>
      <w:r w:rsidRPr="00391A35">
        <w:rPr>
          <w:rFonts w:ascii="Arial" w:hAnsi="Arial" w:cs="Arial"/>
        </w:rPr>
        <w:t xml:space="preserve"> difficult to raise</w:t>
      </w:r>
      <w:r w:rsidR="00D05ED3" w:rsidRPr="00391A35">
        <w:rPr>
          <w:rFonts w:ascii="Arial" w:hAnsi="Arial" w:cs="Arial"/>
        </w:rPr>
        <w:t xml:space="preserve"> in</w:t>
      </w:r>
      <w:r w:rsidR="00E37EDB" w:rsidRPr="00391A35">
        <w:rPr>
          <w:rFonts w:ascii="Arial" w:hAnsi="Arial" w:cs="Arial"/>
        </w:rPr>
        <w:t xml:space="preserve"> </w:t>
      </w:r>
      <w:r w:rsidRPr="00391A35">
        <w:rPr>
          <w:rFonts w:ascii="Arial" w:hAnsi="Arial" w:cs="Arial"/>
        </w:rPr>
        <w:t xml:space="preserve">large </w:t>
      </w:r>
      <w:r w:rsidR="009D0B74" w:rsidRPr="00391A35">
        <w:rPr>
          <w:rFonts w:ascii="Arial" w:hAnsi="Arial" w:cs="Arial"/>
        </w:rPr>
        <w:t>numbers</w:t>
      </w:r>
      <w:r w:rsidRPr="00391A35">
        <w:rPr>
          <w:rFonts w:ascii="Arial" w:hAnsi="Arial" w:cs="Arial"/>
        </w:rPr>
        <w:t xml:space="preserve"> and</w:t>
      </w:r>
      <w:r w:rsidR="00450C61" w:rsidRPr="00391A35">
        <w:rPr>
          <w:rFonts w:ascii="Arial" w:hAnsi="Arial" w:cs="Arial"/>
        </w:rPr>
        <w:t xml:space="preserve"> to </w:t>
      </w:r>
      <w:r w:rsidRPr="00391A35">
        <w:rPr>
          <w:rFonts w:ascii="Arial" w:hAnsi="Arial" w:cs="Arial"/>
        </w:rPr>
        <w:t xml:space="preserve">synchronize with </w:t>
      </w:r>
      <w:r w:rsidR="009411A8" w:rsidRPr="00391A35">
        <w:rPr>
          <w:rFonts w:ascii="Arial" w:hAnsi="Arial" w:cs="Arial"/>
        </w:rPr>
        <w:t xml:space="preserve">the </w:t>
      </w:r>
      <w:r w:rsidRPr="00391A35">
        <w:rPr>
          <w:rFonts w:ascii="Arial" w:hAnsi="Arial" w:cs="Arial"/>
        </w:rPr>
        <w:t xml:space="preserve">other species. </w:t>
      </w:r>
      <w:proofErr w:type="spellStart"/>
      <w:r w:rsidRPr="00391A35">
        <w:rPr>
          <w:rFonts w:ascii="Arial" w:hAnsi="Arial" w:cs="Arial"/>
        </w:rPr>
        <w:t>Isofemale</w:t>
      </w:r>
      <w:proofErr w:type="spellEnd"/>
      <w:r w:rsidRPr="00391A35">
        <w:rPr>
          <w:rFonts w:ascii="Arial" w:hAnsi="Arial" w:cs="Arial"/>
        </w:rPr>
        <w:t xml:space="preserve"> lines of </w:t>
      </w:r>
      <w:r w:rsidRPr="00391A35">
        <w:rPr>
          <w:rFonts w:ascii="Arial" w:hAnsi="Arial" w:cs="Arial"/>
          <w:i/>
          <w:iCs/>
        </w:rPr>
        <w:t xml:space="preserve">D. </w:t>
      </w:r>
      <w:proofErr w:type="spellStart"/>
      <w:r w:rsidRPr="00391A35">
        <w:rPr>
          <w:rFonts w:ascii="Arial" w:hAnsi="Arial" w:cs="Arial"/>
          <w:i/>
          <w:iCs/>
        </w:rPr>
        <w:t>pseudotakihashii</w:t>
      </w:r>
      <w:proofErr w:type="spellEnd"/>
      <w:r w:rsidRPr="00391A35">
        <w:rPr>
          <w:rFonts w:ascii="Arial" w:hAnsi="Arial" w:cs="Arial"/>
        </w:rPr>
        <w:t xml:space="preserve"> w</w:t>
      </w:r>
      <w:r w:rsidR="004223C5" w:rsidRPr="00391A35">
        <w:rPr>
          <w:rFonts w:ascii="Arial" w:hAnsi="Arial" w:cs="Arial"/>
        </w:rPr>
        <w:t>ere</w:t>
      </w:r>
      <w:r w:rsidRPr="00391A35">
        <w:rPr>
          <w:rFonts w:ascii="Arial" w:hAnsi="Arial" w:cs="Arial"/>
        </w:rPr>
        <w:t xml:space="preserve"> contaminated </w:t>
      </w:r>
      <w:r w:rsidR="009411A8" w:rsidRPr="00391A35">
        <w:rPr>
          <w:rFonts w:ascii="Arial" w:hAnsi="Arial" w:cs="Arial"/>
        </w:rPr>
        <w:t xml:space="preserve">by another species </w:t>
      </w:r>
      <w:r w:rsidRPr="00391A35">
        <w:rPr>
          <w:rFonts w:ascii="Arial" w:hAnsi="Arial" w:cs="Arial"/>
        </w:rPr>
        <w:t xml:space="preserve">before </w:t>
      </w:r>
      <w:r w:rsidR="005C76E3" w:rsidRPr="00391A35">
        <w:rPr>
          <w:rFonts w:ascii="Arial" w:hAnsi="Arial" w:cs="Arial"/>
        </w:rPr>
        <w:t>measuring</w:t>
      </w:r>
      <w:r w:rsidRPr="00391A35">
        <w:rPr>
          <w:rFonts w:ascii="Arial" w:hAnsi="Arial" w:cs="Arial"/>
        </w:rPr>
        <w:t xml:space="preserve"> </w:t>
      </w:r>
      <w:r w:rsidR="005C76E3" w:rsidRPr="00391A35">
        <w:rPr>
          <w:rFonts w:ascii="Arial" w:hAnsi="Arial" w:cs="Arial"/>
        </w:rPr>
        <w:t xml:space="preserve">the </w:t>
      </w:r>
      <w:r w:rsidRPr="00391A35">
        <w:rPr>
          <w:rFonts w:ascii="Arial" w:hAnsi="Arial" w:cs="Arial"/>
        </w:rPr>
        <w:t xml:space="preserve">thermal traits. Therefore, its thermal traits were not measured. </w:t>
      </w:r>
      <w:r w:rsidR="003D4619" w:rsidRPr="00391A35">
        <w:rPr>
          <w:rFonts w:ascii="Arial" w:hAnsi="Arial" w:cs="Arial"/>
        </w:rPr>
        <w:t xml:space="preserve">A new </w:t>
      </w:r>
      <w:r w:rsidRPr="00391A35">
        <w:rPr>
          <w:rFonts w:ascii="Arial" w:hAnsi="Arial" w:cs="Arial"/>
        </w:rPr>
        <w:t xml:space="preserve">MBL </w:t>
      </w:r>
      <w:r w:rsidR="003D4619" w:rsidRPr="00391A35">
        <w:rPr>
          <w:rFonts w:ascii="Arial" w:hAnsi="Arial" w:cs="Arial"/>
        </w:rPr>
        <w:t>originated from</w:t>
      </w:r>
      <w:r w:rsidRPr="00391A35">
        <w:rPr>
          <w:rFonts w:ascii="Arial" w:hAnsi="Arial" w:cs="Arial"/>
        </w:rPr>
        <w:t xml:space="preserve"> the two</w:t>
      </w:r>
      <w:r w:rsidR="003D4619" w:rsidRPr="00391A35">
        <w:rPr>
          <w:rFonts w:ascii="Arial" w:hAnsi="Arial" w:cs="Arial"/>
        </w:rPr>
        <w:t xml:space="preserve"> </w:t>
      </w:r>
      <w:r w:rsidR="009411A8" w:rsidRPr="00391A35">
        <w:rPr>
          <w:rFonts w:ascii="Arial" w:hAnsi="Arial" w:cs="Arial"/>
        </w:rPr>
        <w:t>available</w:t>
      </w:r>
      <w:r w:rsidRPr="00391A35">
        <w:rPr>
          <w:rFonts w:ascii="Arial" w:hAnsi="Arial" w:cs="Arial"/>
        </w:rPr>
        <w:t xml:space="preserve"> </w:t>
      </w:r>
      <w:r w:rsidRPr="00391A35">
        <w:rPr>
          <w:rFonts w:ascii="Arial" w:hAnsi="Arial" w:cs="Arial"/>
          <w:i/>
          <w:iCs/>
        </w:rPr>
        <w:t xml:space="preserve">D. </w:t>
      </w:r>
      <w:proofErr w:type="spellStart"/>
      <w:r w:rsidRPr="00391A35">
        <w:rPr>
          <w:rFonts w:ascii="Arial" w:hAnsi="Arial" w:cs="Arial"/>
          <w:i/>
          <w:iCs/>
        </w:rPr>
        <w:t>pseudotakihashii</w:t>
      </w:r>
      <w:proofErr w:type="spellEnd"/>
      <w:r w:rsidRPr="00391A35">
        <w:rPr>
          <w:rFonts w:ascii="Arial" w:hAnsi="Arial" w:cs="Arial"/>
        </w:rPr>
        <w:t xml:space="preserve"> </w:t>
      </w:r>
      <w:proofErr w:type="spellStart"/>
      <w:r w:rsidRPr="00391A35">
        <w:rPr>
          <w:rFonts w:ascii="Arial" w:hAnsi="Arial" w:cs="Arial"/>
        </w:rPr>
        <w:t>isofemale</w:t>
      </w:r>
      <w:proofErr w:type="spellEnd"/>
      <w:r w:rsidRPr="00391A35">
        <w:rPr>
          <w:rFonts w:ascii="Arial" w:hAnsi="Arial" w:cs="Arial"/>
        </w:rPr>
        <w:t xml:space="preserve"> lines was used in </w:t>
      </w:r>
      <w:r w:rsidR="001F08FD" w:rsidRPr="00391A35">
        <w:rPr>
          <w:rFonts w:ascii="Arial" w:hAnsi="Arial" w:cs="Arial"/>
        </w:rPr>
        <w:t xml:space="preserve">the </w:t>
      </w:r>
      <w:r w:rsidRPr="00391A35">
        <w:rPr>
          <w:rFonts w:ascii="Arial" w:hAnsi="Arial" w:cs="Arial"/>
        </w:rPr>
        <w:t xml:space="preserve">competition </w:t>
      </w:r>
      <w:r w:rsidR="0081673A" w:rsidRPr="00391A35">
        <w:rPr>
          <w:rFonts w:ascii="Arial" w:hAnsi="Arial" w:cs="Arial"/>
        </w:rPr>
        <w:t>experiment</w:t>
      </w:r>
      <w:r w:rsidRPr="00391A35">
        <w:rPr>
          <w:rFonts w:ascii="Arial" w:hAnsi="Arial" w:cs="Arial"/>
        </w:rPr>
        <w:t xml:space="preserve">. </w:t>
      </w:r>
      <w:r w:rsidR="00C64D3E" w:rsidRPr="00391A35">
        <w:rPr>
          <w:rFonts w:ascii="Arial" w:hAnsi="Arial" w:cs="Arial"/>
          <w:i/>
          <w:iCs/>
        </w:rPr>
        <w:t>Drosophila</w:t>
      </w:r>
      <w:r w:rsidR="00C64D3E" w:rsidRPr="00391A35">
        <w:rPr>
          <w:rFonts w:ascii="Arial" w:hAnsi="Arial" w:cs="Arial"/>
        </w:rPr>
        <w:t xml:space="preserve"> </w:t>
      </w:r>
      <w:r w:rsidRPr="00391A35">
        <w:rPr>
          <w:rFonts w:ascii="Arial" w:hAnsi="Arial" w:cs="Arial"/>
          <w:i/>
          <w:iCs/>
        </w:rPr>
        <w:lastRenderedPageBreak/>
        <w:t>melanogaster</w:t>
      </w:r>
      <w:r w:rsidRPr="00391A35">
        <w:rPr>
          <w:rFonts w:ascii="Arial" w:hAnsi="Arial" w:cs="Arial"/>
        </w:rPr>
        <w:t xml:space="preserve"> does not occur naturally at the study </w:t>
      </w:r>
      <w:r w:rsidR="00213BE3" w:rsidRPr="00391A35">
        <w:rPr>
          <w:rFonts w:ascii="Arial" w:hAnsi="Arial" w:cs="Arial"/>
        </w:rPr>
        <w:t>sites,</w:t>
      </w:r>
      <w:r w:rsidR="006729C0" w:rsidRPr="00391A35">
        <w:rPr>
          <w:rFonts w:ascii="Arial" w:hAnsi="Arial" w:cs="Arial"/>
        </w:rPr>
        <w:t xml:space="preserve"> but a </w:t>
      </w:r>
      <w:r w:rsidR="00F203EE" w:rsidRPr="00391A35">
        <w:rPr>
          <w:rFonts w:ascii="Arial" w:hAnsi="Arial" w:cs="Arial"/>
        </w:rPr>
        <w:t>laboratory</w:t>
      </w:r>
      <w:r w:rsidRPr="00391A35">
        <w:rPr>
          <w:rFonts w:ascii="Arial" w:hAnsi="Arial" w:cs="Arial"/>
        </w:rPr>
        <w:t xml:space="preserve"> strain (wild type, </w:t>
      </w:r>
      <w:r w:rsidRPr="00391A35">
        <w:rPr>
          <w:rFonts w:ascii="Arial" w:hAnsi="Arial" w:cs="Arial"/>
          <w:i/>
          <w:iCs/>
        </w:rPr>
        <w:t>Dah</w:t>
      </w:r>
      <w:r w:rsidRPr="00391A35">
        <w:rPr>
          <w:rFonts w:ascii="Arial" w:hAnsi="Arial" w:cs="Arial"/>
        </w:rPr>
        <w:t xml:space="preserve"> strain) was measured for thermal performance together with the focal species</w:t>
      </w:r>
      <w:r w:rsidR="006729C0" w:rsidRPr="00391A35">
        <w:rPr>
          <w:rFonts w:ascii="Arial" w:hAnsi="Arial" w:cs="Arial"/>
        </w:rPr>
        <w:t>,</w:t>
      </w:r>
      <w:r w:rsidRPr="00391A35">
        <w:rPr>
          <w:rFonts w:ascii="Arial" w:hAnsi="Arial" w:cs="Arial"/>
        </w:rPr>
        <w:t xml:space="preserve"> as a benchmark for future comparisons.</w:t>
      </w:r>
    </w:p>
    <w:p w14:paraId="798EB14B" w14:textId="0EA13BC0" w:rsidR="0059511F" w:rsidRPr="00391A35" w:rsidRDefault="0059511F" w:rsidP="001B3FA5">
      <w:pPr>
        <w:spacing w:line="480" w:lineRule="auto"/>
        <w:rPr>
          <w:rFonts w:ascii="Arial" w:eastAsia="Calibri" w:hAnsi="Arial" w:cs="Arial"/>
        </w:rPr>
      </w:pPr>
    </w:p>
    <w:p w14:paraId="5A7DE35B" w14:textId="0AE1C78B" w:rsidR="00845D80" w:rsidRPr="00391A35" w:rsidRDefault="00845D80" w:rsidP="001B3FA5">
      <w:pPr>
        <w:pStyle w:val="ListParagraph"/>
        <w:numPr>
          <w:ilvl w:val="0"/>
          <w:numId w:val="2"/>
        </w:numPr>
        <w:spacing w:line="480" w:lineRule="auto"/>
        <w:rPr>
          <w:rFonts w:ascii="Arial" w:eastAsia="Calibri" w:hAnsi="Arial" w:cs="Arial"/>
        </w:rPr>
      </w:pPr>
      <w:r w:rsidRPr="00391A35">
        <w:rPr>
          <w:rFonts w:ascii="Arial" w:eastAsia="Calibri" w:hAnsi="Arial" w:cs="Arial"/>
        </w:rPr>
        <w:t>Reproductive thermal performance</w:t>
      </w:r>
    </w:p>
    <w:p w14:paraId="22116FD3" w14:textId="5A8050F1" w:rsidR="00B431C8" w:rsidRPr="00391A35" w:rsidRDefault="00893FBB" w:rsidP="001B3FA5">
      <w:pPr>
        <w:spacing w:line="480" w:lineRule="auto"/>
        <w:ind w:firstLine="360"/>
        <w:rPr>
          <w:rFonts w:ascii="Arial" w:hAnsi="Arial" w:cs="Arial"/>
        </w:rPr>
      </w:pPr>
      <w:r w:rsidRPr="00391A35">
        <w:rPr>
          <w:rFonts w:ascii="Arial" w:hAnsi="Arial" w:cs="Arial"/>
          <w:i/>
          <w:iCs/>
        </w:rPr>
        <w:t>Experimental measurements</w:t>
      </w:r>
      <w:r w:rsidRPr="00391A35">
        <w:rPr>
          <w:rFonts w:ascii="Arial" w:hAnsi="Arial" w:cs="Arial"/>
        </w:rPr>
        <w:t xml:space="preserve">: </w:t>
      </w:r>
      <w:r w:rsidR="003C0F19" w:rsidRPr="00391A35">
        <w:rPr>
          <w:rFonts w:ascii="Arial" w:hAnsi="Arial" w:cs="Arial"/>
        </w:rPr>
        <w:t>We exposed f</w:t>
      </w:r>
      <w:r w:rsidR="00DA3B9F" w:rsidRPr="00391A35">
        <w:rPr>
          <w:rFonts w:ascii="Arial" w:hAnsi="Arial" w:cs="Arial"/>
        </w:rPr>
        <w:t>lies to temperature</w:t>
      </w:r>
      <w:r w:rsidR="00900195" w:rsidRPr="00391A35">
        <w:rPr>
          <w:rFonts w:ascii="Arial" w:hAnsi="Arial" w:cs="Arial"/>
        </w:rPr>
        <w:t>s</w:t>
      </w:r>
      <w:r w:rsidR="00DA3B9F" w:rsidRPr="00391A35">
        <w:rPr>
          <w:rFonts w:ascii="Arial" w:hAnsi="Arial" w:cs="Arial"/>
        </w:rPr>
        <w:t xml:space="preserve"> ranging from 14°C to 32°C </w:t>
      </w:r>
      <w:r w:rsidR="003C0F19" w:rsidRPr="00391A35">
        <w:rPr>
          <w:rFonts w:ascii="Arial" w:hAnsi="Arial" w:cs="Arial"/>
        </w:rPr>
        <w:t>and</w:t>
      </w:r>
      <w:r w:rsidR="00900195" w:rsidRPr="00391A35">
        <w:rPr>
          <w:rFonts w:ascii="Arial" w:hAnsi="Arial" w:cs="Arial"/>
        </w:rPr>
        <w:t xml:space="preserve"> </w:t>
      </w:r>
      <w:r w:rsidR="00DA3B9F" w:rsidRPr="00391A35">
        <w:rPr>
          <w:rFonts w:ascii="Arial" w:hAnsi="Arial" w:cs="Arial"/>
        </w:rPr>
        <w:t>measure</w:t>
      </w:r>
      <w:r w:rsidR="003C0F19" w:rsidRPr="00391A35">
        <w:rPr>
          <w:rFonts w:ascii="Arial" w:hAnsi="Arial" w:cs="Arial"/>
        </w:rPr>
        <w:t>d</w:t>
      </w:r>
      <w:r w:rsidR="00DA3B9F" w:rsidRPr="00391A35">
        <w:rPr>
          <w:rFonts w:ascii="Arial" w:hAnsi="Arial" w:cs="Arial"/>
        </w:rPr>
        <w:t xml:space="preserve"> how their </w:t>
      </w:r>
      <w:r w:rsidR="001815A7" w:rsidRPr="00391A35">
        <w:rPr>
          <w:rFonts w:ascii="Arial" w:hAnsi="Arial" w:cs="Arial"/>
        </w:rPr>
        <w:t>reproductive success</w:t>
      </w:r>
      <w:r w:rsidR="00DA3B9F" w:rsidRPr="00391A35">
        <w:rPr>
          <w:rFonts w:ascii="Arial" w:hAnsi="Arial" w:cs="Arial"/>
        </w:rPr>
        <w:t xml:space="preserve"> change</w:t>
      </w:r>
      <w:r w:rsidR="00213BE3" w:rsidRPr="00391A35">
        <w:rPr>
          <w:rFonts w:ascii="Arial" w:hAnsi="Arial" w:cs="Arial"/>
        </w:rPr>
        <w:t>d</w:t>
      </w:r>
      <w:r w:rsidR="00DA3B9F" w:rsidRPr="00391A35">
        <w:rPr>
          <w:rFonts w:ascii="Arial" w:hAnsi="Arial" w:cs="Arial"/>
        </w:rPr>
        <w:t xml:space="preserve"> with temperature</w:t>
      </w:r>
      <w:r w:rsidRPr="00391A35">
        <w:rPr>
          <w:rFonts w:ascii="Arial" w:hAnsi="Arial" w:cs="Arial"/>
        </w:rPr>
        <w:t xml:space="preserve"> (</w:t>
      </w:r>
      <w:r w:rsidR="00F17278" w:rsidRPr="00391A35">
        <w:rPr>
          <w:rFonts w:ascii="Arial" w:hAnsi="Arial" w:cs="Arial"/>
        </w:rPr>
        <w:t xml:space="preserve">procedures are detailed </w:t>
      </w:r>
      <w:r w:rsidR="00287C62" w:rsidRPr="00391A35">
        <w:rPr>
          <w:rFonts w:ascii="Arial" w:hAnsi="Arial" w:cs="Arial"/>
        </w:rPr>
        <w:t xml:space="preserve">in </w:t>
      </w:r>
      <w:r w:rsidR="008E6ABD" w:rsidRPr="00391A35">
        <w:rPr>
          <w:rFonts w:ascii="Arial" w:hAnsi="Arial" w:cs="Arial"/>
        </w:rPr>
        <w:t>S</w:t>
      </w:r>
      <w:r w:rsidRPr="00391A35">
        <w:rPr>
          <w:rFonts w:ascii="Arial" w:hAnsi="Arial" w:cs="Arial"/>
        </w:rPr>
        <w:t xml:space="preserve">upplementary </w:t>
      </w:r>
      <w:r w:rsidR="003C0F19" w:rsidRPr="00391A35">
        <w:rPr>
          <w:rFonts w:ascii="Arial" w:hAnsi="Arial" w:cs="Arial"/>
        </w:rPr>
        <w:t>F</w:t>
      </w:r>
      <w:r w:rsidRPr="00391A35">
        <w:rPr>
          <w:rFonts w:ascii="Arial" w:hAnsi="Arial" w:cs="Arial"/>
        </w:rPr>
        <w:t xml:space="preserve">igure </w:t>
      </w:r>
      <w:r w:rsidR="00287C62" w:rsidRPr="00391A35">
        <w:rPr>
          <w:rFonts w:ascii="Arial" w:hAnsi="Arial" w:cs="Arial"/>
        </w:rPr>
        <w:t>1A</w:t>
      </w:r>
      <w:r w:rsidRPr="00391A35">
        <w:rPr>
          <w:rFonts w:ascii="Arial" w:hAnsi="Arial" w:cs="Arial"/>
        </w:rPr>
        <w:t>)</w:t>
      </w:r>
      <w:r w:rsidR="00DA3B9F" w:rsidRPr="00391A35">
        <w:rPr>
          <w:rFonts w:ascii="Arial" w:hAnsi="Arial" w:cs="Arial"/>
        </w:rPr>
        <w:t xml:space="preserve">. To </w:t>
      </w:r>
      <w:r w:rsidR="00F85FFE" w:rsidRPr="00391A35">
        <w:rPr>
          <w:rFonts w:ascii="Arial" w:hAnsi="Arial" w:cs="Arial"/>
        </w:rPr>
        <w:t xml:space="preserve">generate </w:t>
      </w:r>
      <w:r w:rsidR="00DA3B9F" w:rsidRPr="00391A35">
        <w:rPr>
          <w:rFonts w:ascii="Arial" w:hAnsi="Arial" w:cs="Arial"/>
        </w:rPr>
        <w:t>the adults flies</w:t>
      </w:r>
      <w:r w:rsidR="00F85FFE" w:rsidRPr="00391A35">
        <w:rPr>
          <w:rFonts w:ascii="Arial" w:hAnsi="Arial" w:cs="Arial"/>
        </w:rPr>
        <w:t xml:space="preserve"> to initiate the experiment,</w:t>
      </w:r>
      <w:r w:rsidR="00DA3B9F" w:rsidRPr="00391A35">
        <w:rPr>
          <w:rFonts w:ascii="Arial" w:hAnsi="Arial" w:cs="Arial"/>
        </w:rPr>
        <w:t xml:space="preserve"> fly eggs collected from the population cage were reared at low density (</w:t>
      </w:r>
      <w:r w:rsidR="00FF00A9" w:rsidRPr="00391A35">
        <w:rPr>
          <w:rFonts w:ascii="Arial" w:hAnsi="Arial" w:cs="Arial"/>
        </w:rPr>
        <w:t>&lt;</w:t>
      </w:r>
      <w:r w:rsidR="00DA3B9F" w:rsidRPr="00391A35">
        <w:rPr>
          <w:rFonts w:ascii="Arial" w:hAnsi="Arial" w:cs="Arial"/>
        </w:rPr>
        <w:t xml:space="preserve">100 eggs per vial) at 25°C. </w:t>
      </w:r>
      <w:r w:rsidR="00F85FFE" w:rsidRPr="00391A35">
        <w:rPr>
          <w:rFonts w:ascii="Arial" w:hAnsi="Arial" w:cs="Arial"/>
        </w:rPr>
        <w:t>Emerging</w:t>
      </w:r>
      <w:r w:rsidR="00DA3B9F" w:rsidRPr="00391A35">
        <w:rPr>
          <w:rFonts w:ascii="Arial" w:hAnsi="Arial" w:cs="Arial"/>
        </w:rPr>
        <w:t xml:space="preserve"> </w:t>
      </w:r>
      <w:r w:rsidR="00B431C8" w:rsidRPr="00391A35">
        <w:rPr>
          <w:rFonts w:ascii="Arial" w:hAnsi="Arial" w:cs="Arial"/>
        </w:rPr>
        <w:t>adults were separated</w:t>
      </w:r>
      <w:r w:rsidR="008E6ABD" w:rsidRPr="00391A35">
        <w:rPr>
          <w:rFonts w:ascii="Arial" w:hAnsi="Arial" w:cs="Arial"/>
        </w:rPr>
        <w:t xml:space="preserve"> by sex</w:t>
      </w:r>
      <w:r w:rsidR="00F85FFE" w:rsidRPr="00391A35">
        <w:rPr>
          <w:rFonts w:ascii="Arial" w:hAnsi="Arial" w:cs="Arial"/>
        </w:rPr>
        <w:t xml:space="preserve"> within 12 hours</w:t>
      </w:r>
      <w:r w:rsidR="00B431C8" w:rsidRPr="00391A35">
        <w:rPr>
          <w:rFonts w:ascii="Arial" w:hAnsi="Arial" w:cs="Arial"/>
        </w:rPr>
        <w:t xml:space="preserve"> to guarantee </w:t>
      </w:r>
      <w:r w:rsidR="002E1E9B" w:rsidRPr="00391A35">
        <w:rPr>
          <w:rFonts w:ascii="Arial" w:hAnsi="Arial" w:cs="Arial"/>
        </w:rPr>
        <w:t xml:space="preserve">that </w:t>
      </w:r>
      <w:r w:rsidR="003C0F19" w:rsidRPr="00391A35">
        <w:rPr>
          <w:rFonts w:ascii="Arial" w:hAnsi="Arial" w:cs="Arial"/>
        </w:rPr>
        <w:t xml:space="preserve">they </w:t>
      </w:r>
      <w:r w:rsidR="002E1E9B" w:rsidRPr="00391A35">
        <w:rPr>
          <w:rFonts w:ascii="Arial" w:hAnsi="Arial" w:cs="Arial"/>
        </w:rPr>
        <w:t>were</w:t>
      </w:r>
      <w:r w:rsidR="003C0F19" w:rsidRPr="00391A35">
        <w:rPr>
          <w:rFonts w:ascii="Arial" w:hAnsi="Arial" w:cs="Arial"/>
        </w:rPr>
        <w:t xml:space="preserve"> </w:t>
      </w:r>
      <w:r w:rsidR="00B431C8" w:rsidRPr="00391A35">
        <w:rPr>
          <w:rFonts w:ascii="Arial" w:hAnsi="Arial" w:cs="Arial"/>
        </w:rPr>
        <w:t>unmated. Rearing was started on different days</w:t>
      </w:r>
      <w:r w:rsidR="007823B1" w:rsidRPr="00391A35">
        <w:rPr>
          <w:rFonts w:ascii="Arial" w:hAnsi="Arial" w:cs="Arial"/>
        </w:rPr>
        <w:t xml:space="preserve"> for different species</w:t>
      </w:r>
      <w:r w:rsidR="00B431C8" w:rsidRPr="00391A35">
        <w:rPr>
          <w:rFonts w:ascii="Arial" w:hAnsi="Arial" w:cs="Arial"/>
        </w:rPr>
        <w:t xml:space="preserve"> to synchronize the first day of egg-laying.</w:t>
      </w:r>
      <w:r w:rsidR="007823B1" w:rsidRPr="00391A35">
        <w:rPr>
          <w:rFonts w:ascii="Arial" w:hAnsi="Arial" w:cs="Arial"/>
        </w:rPr>
        <w:t xml:space="preserve"> Two additional vials with five pairs of flies were monitored daily </w:t>
      </w:r>
      <w:r w:rsidR="00336F06" w:rsidRPr="00391A35">
        <w:rPr>
          <w:rFonts w:ascii="Arial" w:hAnsi="Arial" w:cs="Arial"/>
        </w:rPr>
        <w:t xml:space="preserve">for sexual maturation, indicated by egg laying. </w:t>
      </w:r>
      <w:r w:rsidR="00B431C8" w:rsidRPr="00391A35">
        <w:rPr>
          <w:rFonts w:ascii="Arial" w:hAnsi="Arial" w:cs="Arial"/>
        </w:rPr>
        <w:t xml:space="preserve">Two days after the first observation of egg-laying in both vials, </w:t>
      </w:r>
      <w:r w:rsidR="00840204" w:rsidRPr="00391A35">
        <w:rPr>
          <w:rFonts w:ascii="Arial" w:hAnsi="Arial" w:cs="Arial"/>
        </w:rPr>
        <w:t>t</w:t>
      </w:r>
      <w:r w:rsidR="00B431C8" w:rsidRPr="00391A35">
        <w:rPr>
          <w:rFonts w:ascii="Arial" w:hAnsi="Arial" w:cs="Arial"/>
        </w:rPr>
        <w:t xml:space="preserve">wo virgin females </w:t>
      </w:r>
      <w:r w:rsidR="00840204" w:rsidRPr="00391A35">
        <w:rPr>
          <w:rFonts w:ascii="Arial" w:hAnsi="Arial" w:cs="Arial"/>
        </w:rPr>
        <w:t>and</w:t>
      </w:r>
      <w:r w:rsidR="00B431C8" w:rsidRPr="00391A35">
        <w:rPr>
          <w:rFonts w:ascii="Arial" w:hAnsi="Arial" w:cs="Arial"/>
        </w:rPr>
        <w:t xml:space="preserve"> two virgin males </w:t>
      </w:r>
      <w:r w:rsidR="00336F06" w:rsidRPr="00391A35">
        <w:rPr>
          <w:rFonts w:ascii="Arial" w:hAnsi="Arial" w:cs="Arial"/>
        </w:rPr>
        <w:t>were paired in</w:t>
      </w:r>
      <w:r w:rsidR="008E6ABD" w:rsidRPr="00391A35">
        <w:rPr>
          <w:rFonts w:ascii="Arial" w:hAnsi="Arial" w:cs="Arial"/>
        </w:rPr>
        <w:t xml:space="preserve"> </w:t>
      </w:r>
      <w:r w:rsidR="00336F06" w:rsidRPr="00391A35">
        <w:rPr>
          <w:rFonts w:ascii="Arial" w:hAnsi="Arial" w:cs="Arial"/>
        </w:rPr>
        <w:t xml:space="preserve">a new </w:t>
      </w:r>
      <w:r w:rsidR="008E6ABD" w:rsidRPr="00391A35">
        <w:rPr>
          <w:rFonts w:ascii="Arial" w:hAnsi="Arial" w:cs="Arial"/>
        </w:rPr>
        <w:t>vial</w:t>
      </w:r>
      <w:r w:rsidR="00336F06" w:rsidRPr="00391A35">
        <w:rPr>
          <w:rFonts w:ascii="Arial" w:hAnsi="Arial" w:cs="Arial"/>
        </w:rPr>
        <w:t xml:space="preserve"> containing</w:t>
      </w:r>
      <w:r w:rsidR="00B431C8" w:rsidRPr="00391A35">
        <w:rPr>
          <w:rFonts w:ascii="Arial" w:hAnsi="Arial" w:cs="Arial"/>
        </w:rPr>
        <w:t xml:space="preserve"> 4ml </w:t>
      </w:r>
      <w:r w:rsidR="00B431C8" w:rsidRPr="00391A35">
        <w:rPr>
          <w:rFonts w:ascii="Arial" w:hAnsi="Arial" w:cs="Arial"/>
          <w:i/>
        </w:rPr>
        <w:t>Drosophila</w:t>
      </w:r>
      <w:r w:rsidR="00B431C8" w:rsidRPr="00391A35">
        <w:rPr>
          <w:rFonts w:ascii="Arial" w:hAnsi="Arial" w:cs="Arial"/>
        </w:rPr>
        <w:t xml:space="preserve"> medium (weight/volume concentration: 8% corn flour, 4% yeast, 5% sugar, 1% agar, and 1.67% methyl-4-hydroxybenzoate). Vials were randomly </w:t>
      </w:r>
      <w:r w:rsidR="00840204" w:rsidRPr="00391A35">
        <w:rPr>
          <w:rFonts w:ascii="Arial" w:hAnsi="Arial" w:cs="Arial"/>
        </w:rPr>
        <w:t xml:space="preserve">assigned </w:t>
      </w:r>
      <w:r w:rsidR="00B431C8" w:rsidRPr="00391A35">
        <w:rPr>
          <w:rFonts w:ascii="Arial" w:hAnsi="Arial" w:cs="Arial"/>
        </w:rPr>
        <w:t xml:space="preserve">to water baths set at one of seven constant temperatures (14°C, 17°C, 20°C, 23°C, 26°C, 29°C, 32°C). </w:t>
      </w:r>
      <w:r w:rsidR="00141508" w:rsidRPr="00391A35">
        <w:rPr>
          <w:rFonts w:ascii="Arial" w:hAnsi="Arial" w:cs="Arial"/>
        </w:rPr>
        <w:t>For each species and each temperature treatment, eight replicates were evenly split between two</w:t>
      </w:r>
      <w:r w:rsidR="00DB3F14" w:rsidRPr="00391A35">
        <w:rPr>
          <w:rFonts w:ascii="Arial" w:hAnsi="Arial" w:cs="Arial"/>
        </w:rPr>
        <w:t xml:space="preserve"> experimental</w:t>
      </w:r>
      <w:r w:rsidR="00141508" w:rsidRPr="00391A35">
        <w:rPr>
          <w:rFonts w:ascii="Arial" w:hAnsi="Arial" w:cs="Arial"/>
        </w:rPr>
        <w:t xml:space="preserve"> blocks</w:t>
      </w:r>
      <w:r w:rsidR="00336F06" w:rsidRPr="00391A35">
        <w:rPr>
          <w:rFonts w:ascii="Arial" w:hAnsi="Arial" w:cs="Arial"/>
        </w:rPr>
        <w:t>,</w:t>
      </w:r>
      <w:r w:rsidR="00141508" w:rsidRPr="00391A35">
        <w:rPr>
          <w:rFonts w:ascii="Arial" w:hAnsi="Arial" w:cs="Arial"/>
        </w:rPr>
        <w:t xml:space="preserve"> making up a total of 1512 vials.</w:t>
      </w:r>
      <w:r w:rsidR="00962FB6" w:rsidRPr="00391A35">
        <w:rPr>
          <w:rFonts w:ascii="Arial" w:hAnsi="Arial" w:cs="Arial"/>
        </w:rPr>
        <w:t xml:space="preserve"> </w:t>
      </w:r>
      <w:r w:rsidR="00B431C8" w:rsidRPr="00391A35">
        <w:rPr>
          <w:rFonts w:ascii="Arial" w:hAnsi="Arial" w:cs="Arial"/>
        </w:rPr>
        <w:t xml:space="preserve">Vials were submerged </w:t>
      </w:r>
      <w:r w:rsidR="0066324D" w:rsidRPr="00391A35">
        <w:rPr>
          <w:rFonts w:ascii="Arial" w:hAnsi="Arial" w:cs="Arial"/>
        </w:rPr>
        <w:t>with the water</w:t>
      </w:r>
      <w:r w:rsidR="00B431C8" w:rsidRPr="00391A35">
        <w:rPr>
          <w:rFonts w:ascii="Arial" w:hAnsi="Arial" w:cs="Arial"/>
        </w:rPr>
        <w:t xml:space="preserve"> level kept above the </w:t>
      </w:r>
      <w:r w:rsidR="00122DD3" w:rsidRPr="00391A35">
        <w:rPr>
          <w:rFonts w:ascii="Arial" w:hAnsi="Arial" w:cs="Arial"/>
        </w:rPr>
        <w:t>zone within which</w:t>
      </w:r>
      <w:r w:rsidR="00B431C8" w:rsidRPr="00391A35">
        <w:rPr>
          <w:rFonts w:ascii="Arial" w:hAnsi="Arial" w:cs="Arial"/>
        </w:rPr>
        <w:t xml:space="preserve"> flies could freely move. The temperature and </w:t>
      </w:r>
      <w:r w:rsidR="00B5245A" w:rsidRPr="00391A35">
        <w:rPr>
          <w:rFonts w:ascii="Arial" w:hAnsi="Arial" w:cs="Arial"/>
        </w:rPr>
        <w:t xml:space="preserve">relative </w:t>
      </w:r>
      <w:r w:rsidR="00B431C8" w:rsidRPr="00391A35">
        <w:rPr>
          <w:rFonts w:ascii="Arial" w:hAnsi="Arial" w:cs="Arial"/>
        </w:rPr>
        <w:t xml:space="preserve">humidity of vials in each water bath were monitored </w:t>
      </w:r>
      <w:r w:rsidR="00B5245A" w:rsidRPr="00391A35">
        <w:rPr>
          <w:rFonts w:ascii="Arial" w:hAnsi="Arial" w:cs="Arial"/>
        </w:rPr>
        <w:t>with</w:t>
      </w:r>
      <w:r w:rsidR="00B431C8" w:rsidRPr="00391A35">
        <w:rPr>
          <w:rFonts w:ascii="Arial" w:hAnsi="Arial" w:cs="Arial"/>
        </w:rPr>
        <w:t xml:space="preserve">in two empty tubes placed at the centre and the corner. </w:t>
      </w:r>
      <w:r w:rsidR="00122DD3" w:rsidRPr="00391A35">
        <w:rPr>
          <w:rFonts w:ascii="Arial" w:hAnsi="Arial" w:cs="Arial"/>
        </w:rPr>
        <w:t xml:space="preserve">Observed temperatures varied </w:t>
      </w:r>
      <w:r w:rsidR="00122DD3" w:rsidRPr="00391A35">
        <w:rPr>
          <w:rFonts w:ascii="Arial" w:hAnsi="Arial" w:cs="Arial"/>
        </w:rPr>
        <w:sym w:font="Symbol" w:char="F0B1"/>
      </w:r>
      <w:r w:rsidR="00122DD3" w:rsidRPr="00391A35">
        <w:rPr>
          <w:rFonts w:ascii="Arial" w:hAnsi="Arial" w:cs="Arial"/>
        </w:rPr>
        <w:t>0.5°C around the</w:t>
      </w:r>
      <w:r w:rsidR="006C2AB3" w:rsidRPr="00391A35">
        <w:rPr>
          <w:rFonts w:ascii="Arial" w:hAnsi="Arial" w:cs="Arial"/>
        </w:rPr>
        <w:t xml:space="preserve"> set temperature</w:t>
      </w:r>
      <w:r w:rsidR="00122DD3" w:rsidRPr="00391A35">
        <w:rPr>
          <w:rFonts w:ascii="Arial" w:hAnsi="Arial" w:cs="Arial"/>
        </w:rPr>
        <w:t xml:space="preserve">. Temperatures in the centre of the water bath were on average 0.5°C </w:t>
      </w:r>
      <w:r w:rsidR="00122DD3" w:rsidRPr="00391A35">
        <w:rPr>
          <w:rFonts w:ascii="Arial" w:hAnsi="Arial" w:cs="Arial"/>
        </w:rPr>
        <w:lastRenderedPageBreak/>
        <w:t>higher than at the corners; the</w:t>
      </w:r>
      <w:r w:rsidR="00AA775B" w:rsidRPr="00391A35">
        <w:rPr>
          <w:rFonts w:ascii="Arial" w:hAnsi="Arial" w:cs="Arial"/>
        </w:rPr>
        <w:t xml:space="preserve"> average of the</w:t>
      </w:r>
      <w:r w:rsidR="00122DD3" w:rsidRPr="00391A35">
        <w:rPr>
          <w:rFonts w:ascii="Arial" w:hAnsi="Arial" w:cs="Arial"/>
        </w:rPr>
        <w:t xml:space="preserve"> former</w:t>
      </w:r>
      <w:r w:rsidR="001E5B7C" w:rsidRPr="00391A35">
        <w:rPr>
          <w:rFonts w:ascii="Arial" w:hAnsi="Arial" w:cs="Arial"/>
        </w:rPr>
        <w:t xml:space="preserve"> during the experimental period</w:t>
      </w:r>
      <w:r w:rsidR="00122DD3" w:rsidRPr="00391A35">
        <w:rPr>
          <w:rFonts w:ascii="Arial" w:hAnsi="Arial" w:cs="Arial"/>
        </w:rPr>
        <w:t xml:space="preserve"> was used as the corrected temperature in analyses. </w:t>
      </w:r>
      <w:r w:rsidR="00B5245A" w:rsidRPr="00391A35">
        <w:rPr>
          <w:rFonts w:ascii="Arial" w:hAnsi="Arial" w:cs="Arial"/>
        </w:rPr>
        <w:t>Relative h</w:t>
      </w:r>
      <w:r w:rsidR="00B431C8" w:rsidRPr="00391A35">
        <w:rPr>
          <w:rFonts w:ascii="Arial" w:hAnsi="Arial" w:cs="Arial"/>
        </w:rPr>
        <w:t xml:space="preserve">umidity </w:t>
      </w:r>
      <w:r w:rsidR="006E75F1" w:rsidRPr="00391A35">
        <w:rPr>
          <w:rFonts w:ascii="Arial" w:hAnsi="Arial" w:cs="Arial"/>
        </w:rPr>
        <w:t>levels were</w:t>
      </w:r>
      <w:r w:rsidR="00B431C8" w:rsidRPr="00391A35">
        <w:rPr>
          <w:rFonts w:ascii="Arial" w:hAnsi="Arial" w:cs="Arial"/>
        </w:rPr>
        <w:t xml:space="preserve"> similar to field condition</w:t>
      </w:r>
      <w:r w:rsidR="006E75F1" w:rsidRPr="00391A35">
        <w:rPr>
          <w:rFonts w:ascii="Arial" w:hAnsi="Arial" w:cs="Arial"/>
        </w:rPr>
        <w:t>s</w:t>
      </w:r>
      <w:r w:rsidR="00B431C8" w:rsidRPr="00391A35">
        <w:rPr>
          <w:rFonts w:ascii="Arial" w:hAnsi="Arial" w:cs="Arial"/>
        </w:rPr>
        <w:t>, ranging between 80% - 95%.</w:t>
      </w:r>
      <w:r w:rsidR="00A45497" w:rsidRPr="00391A35">
        <w:rPr>
          <w:rFonts w:ascii="Arial" w:hAnsi="Arial" w:cs="Arial"/>
        </w:rPr>
        <w:t xml:space="preserve"> </w:t>
      </w:r>
    </w:p>
    <w:p w14:paraId="3FE2EF00" w14:textId="665B0F1C" w:rsidR="00893FBB" w:rsidRPr="00391A35" w:rsidRDefault="00893FBB" w:rsidP="001B3FA5">
      <w:pPr>
        <w:spacing w:line="480" w:lineRule="auto"/>
        <w:ind w:firstLine="360"/>
        <w:rPr>
          <w:rFonts w:ascii="Arial" w:hAnsi="Arial" w:cs="Arial"/>
        </w:rPr>
      </w:pPr>
      <w:r w:rsidRPr="00391A35">
        <w:rPr>
          <w:rFonts w:ascii="Arial" w:hAnsi="Arial" w:cs="Arial"/>
        </w:rPr>
        <w:t xml:space="preserve">As </w:t>
      </w:r>
      <w:r w:rsidR="00C1367C" w:rsidRPr="00391A35">
        <w:rPr>
          <w:rFonts w:ascii="Arial" w:hAnsi="Arial" w:cs="Arial"/>
        </w:rPr>
        <w:t xml:space="preserve">temperature influenced how </w:t>
      </w:r>
      <w:r w:rsidRPr="00391A35">
        <w:rPr>
          <w:rFonts w:ascii="Arial" w:hAnsi="Arial" w:cs="Arial"/>
        </w:rPr>
        <w:t xml:space="preserve">fecundity changed through time (Supplementary </w:t>
      </w:r>
      <w:r w:rsidR="003C0F19" w:rsidRPr="00391A35">
        <w:rPr>
          <w:rFonts w:ascii="Arial" w:hAnsi="Arial" w:cs="Arial"/>
        </w:rPr>
        <w:t>F</w:t>
      </w:r>
      <w:r w:rsidRPr="00391A35">
        <w:rPr>
          <w:rFonts w:ascii="Arial" w:hAnsi="Arial" w:cs="Arial"/>
        </w:rPr>
        <w:t xml:space="preserve">igure </w:t>
      </w:r>
      <w:r w:rsidR="00287C62" w:rsidRPr="00391A35">
        <w:rPr>
          <w:rFonts w:ascii="Arial" w:hAnsi="Arial" w:cs="Arial"/>
        </w:rPr>
        <w:t>1B</w:t>
      </w:r>
      <w:r w:rsidRPr="00391A35">
        <w:rPr>
          <w:rFonts w:ascii="Arial" w:hAnsi="Arial" w:cs="Arial"/>
        </w:rPr>
        <w:t>), offspring numbers were measured for the 1</w:t>
      </w:r>
      <w:r w:rsidRPr="00391A35">
        <w:rPr>
          <w:rFonts w:ascii="Arial" w:hAnsi="Arial" w:cs="Arial"/>
          <w:vertAlign w:val="superscript"/>
        </w:rPr>
        <w:t xml:space="preserve">st </w:t>
      </w:r>
      <w:r w:rsidRPr="00391A35">
        <w:rPr>
          <w:rFonts w:ascii="Arial" w:hAnsi="Arial" w:cs="Arial"/>
        </w:rPr>
        <w:t>– 2</w:t>
      </w:r>
      <w:r w:rsidRPr="00391A35">
        <w:rPr>
          <w:rFonts w:ascii="Arial" w:hAnsi="Arial" w:cs="Arial"/>
          <w:vertAlign w:val="superscript"/>
        </w:rPr>
        <w:t>nd</w:t>
      </w:r>
      <w:r w:rsidRPr="00391A35">
        <w:rPr>
          <w:rFonts w:ascii="Arial" w:hAnsi="Arial" w:cs="Arial"/>
        </w:rPr>
        <w:t xml:space="preserve"> day and the 7</w:t>
      </w:r>
      <w:r w:rsidRPr="00391A35">
        <w:rPr>
          <w:rFonts w:ascii="Arial" w:hAnsi="Arial" w:cs="Arial"/>
          <w:vertAlign w:val="superscript"/>
        </w:rPr>
        <w:t>th</w:t>
      </w:r>
      <w:r w:rsidRPr="00391A35">
        <w:rPr>
          <w:rFonts w:ascii="Arial" w:hAnsi="Arial" w:cs="Arial"/>
        </w:rPr>
        <w:t xml:space="preserve"> – 8</w:t>
      </w:r>
      <w:r w:rsidRPr="00391A35">
        <w:rPr>
          <w:rFonts w:ascii="Arial" w:hAnsi="Arial" w:cs="Arial"/>
          <w:vertAlign w:val="superscript"/>
        </w:rPr>
        <w:t>th</w:t>
      </w:r>
      <w:r w:rsidRPr="00391A35">
        <w:rPr>
          <w:rFonts w:ascii="Arial" w:hAnsi="Arial" w:cs="Arial"/>
        </w:rPr>
        <w:t xml:space="preserve"> day and </w:t>
      </w:r>
      <w:r w:rsidR="00B5245A" w:rsidRPr="00391A35">
        <w:rPr>
          <w:rFonts w:ascii="Arial" w:hAnsi="Arial" w:cs="Arial"/>
        </w:rPr>
        <w:t>then</w:t>
      </w:r>
      <w:r w:rsidRPr="00391A35">
        <w:rPr>
          <w:rFonts w:ascii="Arial" w:hAnsi="Arial" w:cs="Arial"/>
        </w:rPr>
        <w:t xml:space="preserve"> </w:t>
      </w:r>
      <w:r w:rsidR="00747F03" w:rsidRPr="00391A35">
        <w:rPr>
          <w:rFonts w:ascii="Arial" w:hAnsi="Arial" w:cs="Arial"/>
        </w:rPr>
        <w:t>averaged</w:t>
      </w:r>
      <w:r w:rsidRPr="00391A35">
        <w:rPr>
          <w:rFonts w:ascii="Arial" w:hAnsi="Arial" w:cs="Arial"/>
        </w:rPr>
        <w:t xml:space="preserve"> to reflect relative fecundity in early adult life. After eight</w:t>
      </w:r>
      <w:r w:rsidR="00B5245A" w:rsidRPr="00391A35">
        <w:rPr>
          <w:rFonts w:ascii="Arial" w:hAnsi="Arial" w:cs="Arial"/>
        </w:rPr>
        <w:t xml:space="preserve"> </w:t>
      </w:r>
      <w:r w:rsidRPr="00391A35">
        <w:rPr>
          <w:rFonts w:ascii="Arial" w:hAnsi="Arial" w:cs="Arial"/>
        </w:rPr>
        <w:t>day</w:t>
      </w:r>
      <w:r w:rsidR="00B5245A" w:rsidRPr="00391A35">
        <w:rPr>
          <w:rFonts w:ascii="Arial" w:hAnsi="Arial" w:cs="Arial"/>
        </w:rPr>
        <w:t>s of</w:t>
      </w:r>
      <w:r w:rsidRPr="00391A35">
        <w:rPr>
          <w:rFonts w:ascii="Arial" w:hAnsi="Arial" w:cs="Arial"/>
        </w:rPr>
        <w:t xml:space="preserve"> exposure to temperature treatments, all flies were </w:t>
      </w:r>
      <w:r w:rsidR="002F4A9B" w:rsidRPr="00391A35">
        <w:rPr>
          <w:rFonts w:ascii="Arial" w:hAnsi="Arial" w:cs="Arial"/>
        </w:rPr>
        <w:t>returned to</w:t>
      </w:r>
      <w:r w:rsidRPr="00391A35">
        <w:rPr>
          <w:rFonts w:ascii="Arial" w:hAnsi="Arial" w:cs="Arial"/>
        </w:rPr>
        <w:t xml:space="preserve"> 25°C for another four days to examine their recovery of reproduction. Surviving flies were recorded at the beginning and end of each period. </w:t>
      </w:r>
      <w:r w:rsidR="002F4A9B" w:rsidRPr="00391A35">
        <w:rPr>
          <w:rFonts w:ascii="Arial" w:hAnsi="Arial" w:cs="Arial"/>
        </w:rPr>
        <w:t xml:space="preserve">Eggs </w:t>
      </w:r>
      <w:r w:rsidRPr="00391A35">
        <w:rPr>
          <w:rFonts w:ascii="Arial" w:hAnsi="Arial" w:cs="Arial"/>
        </w:rPr>
        <w:t>produced during the test periods developed at the same temperature as their parents. Vials were left for 5</w:t>
      </w:r>
      <w:r w:rsidR="002615B1" w:rsidRPr="00391A35">
        <w:rPr>
          <w:rFonts w:ascii="Arial" w:hAnsi="Arial" w:cs="Arial"/>
        </w:rPr>
        <w:t xml:space="preserve"> – </w:t>
      </w:r>
      <w:r w:rsidRPr="00391A35">
        <w:rPr>
          <w:rFonts w:ascii="Arial" w:hAnsi="Arial" w:cs="Arial"/>
        </w:rPr>
        <w:t>7 days</w:t>
      </w:r>
      <w:r w:rsidR="002F4A9B" w:rsidRPr="00391A35">
        <w:rPr>
          <w:rFonts w:ascii="Arial" w:hAnsi="Arial" w:cs="Arial"/>
        </w:rPr>
        <w:t xml:space="preserve"> after </w:t>
      </w:r>
      <w:r w:rsidR="00EC03A5" w:rsidRPr="00391A35">
        <w:rPr>
          <w:rFonts w:ascii="Arial" w:hAnsi="Arial" w:cs="Arial"/>
        </w:rPr>
        <w:t xml:space="preserve">the </w:t>
      </w:r>
      <w:r w:rsidR="002F4A9B" w:rsidRPr="00391A35">
        <w:rPr>
          <w:rFonts w:ascii="Arial" w:hAnsi="Arial" w:cs="Arial"/>
        </w:rPr>
        <w:t>first emergence was observed</w:t>
      </w:r>
      <w:r w:rsidRPr="00391A35">
        <w:rPr>
          <w:rFonts w:ascii="Arial" w:hAnsi="Arial" w:cs="Arial"/>
        </w:rPr>
        <w:t xml:space="preserve"> </w:t>
      </w:r>
      <w:r w:rsidR="009E5850" w:rsidRPr="00391A35">
        <w:rPr>
          <w:rFonts w:ascii="Arial" w:hAnsi="Arial" w:cs="Arial"/>
        </w:rPr>
        <w:t xml:space="preserve">and </w:t>
      </w:r>
      <w:r w:rsidR="002F4A9B" w:rsidRPr="00391A35">
        <w:rPr>
          <w:rFonts w:ascii="Arial" w:hAnsi="Arial" w:cs="Arial"/>
        </w:rPr>
        <w:t>then</w:t>
      </w:r>
      <w:r w:rsidR="001E2895" w:rsidRPr="00391A35">
        <w:rPr>
          <w:rFonts w:ascii="Arial" w:hAnsi="Arial" w:cs="Arial"/>
        </w:rPr>
        <w:t xml:space="preserve"> </w:t>
      </w:r>
      <w:r w:rsidR="00EC03A5" w:rsidRPr="00391A35">
        <w:rPr>
          <w:rFonts w:ascii="Arial" w:hAnsi="Arial" w:cs="Arial"/>
        </w:rPr>
        <w:t xml:space="preserve">the </w:t>
      </w:r>
      <w:r w:rsidR="009E5850" w:rsidRPr="00391A35">
        <w:rPr>
          <w:rFonts w:ascii="Arial" w:hAnsi="Arial" w:cs="Arial"/>
        </w:rPr>
        <w:t>offspring w</w:t>
      </w:r>
      <w:r w:rsidR="00EC03A5" w:rsidRPr="00391A35">
        <w:rPr>
          <w:rFonts w:ascii="Arial" w:hAnsi="Arial" w:cs="Arial"/>
        </w:rPr>
        <w:t>as</w:t>
      </w:r>
      <w:r w:rsidR="009E5850" w:rsidRPr="00391A35">
        <w:rPr>
          <w:rFonts w:ascii="Arial" w:hAnsi="Arial" w:cs="Arial"/>
        </w:rPr>
        <w:t xml:space="preserve"> counted</w:t>
      </w:r>
      <w:r w:rsidRPr="00391A35">
        <w:rPr>
          <w:rFonts w:ascii="Arial" w:hAnsi="Arial" w:cs="Arial"/>
        </w:rPr>
        <w:t xml:space="preserve">. </w:t>
      </w:r>
      <w:r w:rsidR="00A528D5" w:rsidRPr="00391A35">
        <w:rPr>
          <w:rFonts w:ascii="Arial" w:hAnsi="Arial" w:cs="Arial"/>
        </w:rPr>
        <w:t>The experiment was conducted from May to August 2019.</w:t>
      </w:r>
    </w:p>
    <w:p w14:paraId="3139412C" w14:textId="5218FF32" w:rsidR="009E1151" w:rsidRPr="00391A35" w:rsidRDefault="009E1151" w:rsidP="001B3FA5">
      <w:pPr>
        <w:spacing w:line="480" w:lineRule="auto"/>
        <w:ind w:firstLine="360"/>
        <w:rPr>
          <w:rFonts w:ascii="Arial" w:hAnsi="Arial" w:cs="Arial"/>
        </w:rPr>
      </w:pPr>
      <w:r w:rsidRPr="00391A35">
        <w:rPr>
          <w:rFonts w:ascii="Arial" w:hAnsi="Arial" w:cs="Arial"/>
          <w:i/>
          <w:iCs/>
        </w:rPr>
        <w:t>Thermal performance curve</w:t>
      </w:r>
      <w:r w:rsidR="00F45D05" w:rsidRPr="00391A35">
        <w:rPr>
          <w:rFonts w:ascii="Arial" w:hAnsi="Arial" w:cs="Arial"/>
        </w:rPr>
        <w:t>:</w:t>
      </w:r>
      <w:r w:rsidRPr="00391A35">
        <w:rPr>
          <w:rFonts w:ascii="Arial" w:hAnsi="Arial" w:cs="Arial"/>
        </w:rPr>
        <w:t xml:space="preserve"> A multi-level, non-linear piecewise model was fitted </w:t>
      </w:r>
      <w:r w:rsidR="00CC7375" w:rsidRPr="00391A35">
        <w:rPr>
          <w:rFonts w:ascii="Arial" w:hAnsi="Arial" w:cs="Arial"/>
        </w:rPr>
        <w:t xml:space="preserve">to describe how reproductive success changed with temperature for </w:t>
      </w:r>
      <w:r w:rsidR="00DA4EDF" w:rsidRPr="00391A35">
        <w:rPr>
          <w:rFonts w:ascii="Arial" w:hAnsi="Arial" w:cs="Arial"/>
        </w:rPr>
        <w:t>each</w:t>
      </w:r>
      <w:r w:rsidR="00CC7375" w:rsidRPr="00391A35">
        <w:rPr>
          <w:rFonts w:ascii="Arial" w:hAnsi="Arial" w:cs="Arial"/>
        </w:rPr>
        <w:t xml:space="preserve"> </w:t>
      </w:r>
      <w:r w:rsidR="00CC7375" w:rsidRPr="00391A35">
        <w:rPr>
          <w:rFonts w:ascii="Arial" w:hAnsi="Arial" w:cs="Arial"/>
          <w:i/>
          <w:iCs/>
        </w:rPr>
        <w:t>Drosophila</w:t>
      </w:r>
      <w:r w:rsidR="00CC7375" w:rsidRPr="00391A35">
        <w:rPr>
          <w:rFonts w:ascii="Arial" w:hAnsi="Arial" w:cs="Arial"/>
        </w:rPr>
        <w:t xml:space="preserve"> species. </w:t>
      </w:r>
      <w:r w:rsidRPr="00391A35">
        <w:rPr>
          <w:rFonts w:ascii="Arial" w:hAnsi="Arial" w:cs="Arial"/>
        </w:rPr>
        <w:t>The average daily fecundity per female was square root transformed</w:t>
      </w:r>
      <w:r w:rsidR="00904EE0" w:rsidRPr="00391A35">
        <w:rPr>
          <w:rFonts w:ascii="Arial" w:hAnsi="Arial" w:cs="Arial"/>
        </w:rPr>
        <w:t xml:space="preserve">, </w:t>
      </w:r>
      <w:r w:rsidR="00BC6A6A" w:rsidRPr="00391A35">
        <w:rPr>
          <w:rFonts w:ascii="Arial" w:hAnsi="Arial" w:cs="Arial"/>
        </w:rPr>
        <w:t>then</w:t>
      </w:r>
      <w:r w:rsidRPr="00391A35">
        <w:rPr>
          <w:rFonts w:ascii="Arial" w:hAnsi="Arial" w:cs="Arial"/>
        </w:rPr>
        <w:t xml:space="preserve"> </w:t>
      </w:r>
      <w:r w:rsidR="00610FD5" w:rsidRPr="00391A35">
        <w:rPr>
          <w:rFonts w:ascii="Arial" w:hAnsi="Arial" w:cs="Arial"/>
        </w:rPr>
        <w:t>modelled</w:t>
      </w:r>
      <w:r w:rsidRPr="00391A35">
        <w:rPr>
          <w:rFonts w:ascii="Arial" w:hAnsi="Arial" w:cs="Arial"/>
        </w:rPr>
        <w:t xml:space="preserve"> with the Briere2 function </w:t>
      </w:r>
      <w:r w:rsidRPr="00391A35">
        <w:rPr>
          <w:rFonts w:ascii="Arial" w:hAnsi="Arial" w:cs="Arial"/>
        </w:rPr>
        <w:fldChar w:fldCharType="begin" w:fldLock="1"/>
      </w:r>
      <w:r w:rsidRPr="00391A35">
        <w:rPr>
          <w:rFonts w:ascii="Arial" w:hAnsi="Arial" w:cs="Arial"/>
        </w:rPr>
        <w:instrText>ADDIN CSL_CITATION {"citationItems":[{"id":"ITEM-1","itemData":{"DOI":"10.1093/ee/28.1.22","ISSN":"0046225X","abstract":"Two novel and simple mathematical models of arthropod temperature-dependent development are proposed. These models are easy to use and have 3 (equation 1) and 4 (equation 2) ecologically meaningful parameters, respectively. Each parameter can be estimated using nonlinear regression. These models were used to compare developmental rates at constant temperatures for our own experiments on Lobesia botrana (Dennis and Schiffermuller) and for data from 6 insect species described (a total of 13 stages). In all cases, we obtained an accurate nonlinear description of the rate of development against temperature given by the adjusted R2 (Kvalseth, 1985). The adjusted R2 calculated extended from 0.86 to 0.99 and were identical for our equations 1 and 2. In all cases, equation 2 provided the lowest residual sums of squares. The models gave upper T(L) and lower T0 temperature threshold estimations, and the estimations obtained were better by using equation 1 rather equation 2. Confidence intervals for each parameter were given and a comparison between estimated and observed temperature thresholds were presented.","author":[{"dropping-particle":"","family":"Briere","given":"Jean Francois","non-dropping-particle":"","parse-names":false,"suffix":""},{"dropping-particle":"","family":"Pracros","given":"Pascale","non-dropping-particle":"","parse-names":false,"suffix":""},{"dropping-particle":"","family":"Roux","given":"Alain Yves","non-dropping-particle":"Le","parse-names":false,"suffix":""},{"dropping-particle":"","family":"Pierre","given":"Jean Sebastien","non-dropping-particle":"","parse-names":false,"suffix":""}],"container-title":"Environmental Entomology","id":"ITEM-1","issue":"1","issued":{"date-parts":[["1999","2","1"]]},"page":"22-29","publisher":"Oxford Academic","title":"A novel rate model of temperature-dependent development for arthropods","type":"article-journal","volume":"28"},"uris":["http://www.mendeley.com/documents/?uuid=e5026fdb-c6ab-30fe-b97d-2422e8437c2e"]}],"mendeley":{"formattedCitation":"(Briere et al. 1999)","plainTextFormattedCitation":"(Briere et al. 1999)","previouslyFormattedCitation":"(Briere et al. 1999)"},"properties":{"noteIndex":0},"schema":"https://github.com/citation-style-language/schema/raw/master/csl-citation.json"}</w:instrText>
      </w:r>
      <w:r w:rsidRPr="00391A35">
        <w:rPr>
          <w:rFonts w:ascii="Arial" w:hAnsi="Arial" w:cs="Arial"/>
        </w:rPr>
        <w:fldChar w:fldCharType="separate"/>
      </w:r>
      <w:r w:rsidRPr="00391A35">
        <w:rPr>
          <w:rFonts w:ascii="Arial" w:hAnsi="Arial" w:cs="Arial"/>
          <w:noProof/>
        </w:rPr>
        <w:t>(Briere et al. 1999)</w:t>
      </w:r>
      <w:r w:rsidRPr="00391A35">
        <w:rPr>
          <w:rFonts w:ascii="Arial" w:hAnsi="Arial" w:cs="Arial"/>
        </w:rPr>
        <w:fldChar w:fldCharType="end"/>
      </w:r>
      <w:r w:rsidRPr="00391A35">
        <w:rPr>
          <w:rFonts w:ascii="Arial" w:hAnsi="Arial" w:cs="Arial"/>
        </w:rPr>
        <w:t>:</w:t>
      </w:r>
    </w:p>
    <w:p w14:paraId="7E5C534A" w14:textId="706110E9" w:rsidR="0026541E" w:rsidRPr="00391A35" w:rsidRDefault="00944CBA" w:rsidP="001B3FA5">
      <w:pPr>
        <w:spacing w:line="480" w:lineRule="auto"/>
        <w:ind w:firstLine="360"/>
        <w:rPr>
          <w:rFonts w:ascii="Arial" w:hAnsi="Arial" w:cs="Arial"/>
        </w:rP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d>
            <m:dPr>
              <m:ctrlPr>
                <w:rPr>
                  <w:rFonts w:ascii="Cambria Math" w:hAnsi="Cambria Math" w:cs="Arial"/>
                  <w:i/>
                </w:rPr>
              </m:ctrlPr>
            </m:dPr>
            <m:e>
              <m:r>
                <w:rPr>
                  <w:rFonts w:ascii="Cambria Math" w:hAnsi="Cambria Math" w:cs="Arial"/>
                </w:rPr>
                <m:t>T</m:t>
              </m:r>
            </m:e>
          </m:d>
          <m:r>
            <w:rPr>
              <w:rFonts w:ascii="Cambria Math" w:hAnsi="Cambria Math" w:cs="Arial"/>
            </w:rPr>
            <m:t xml:space="preserve">= </m:t>
          </m:r>
          <m:d>
            <m:dPr>
              <m:begChr m:val="{"/>
              <m:endChr m:val=""/>
              <m:ctrlPr>
                <w:rPr>
                  <w:rFonts w:ascii="Cambria Math" w:hAnsi="Cambria Math" w:cs="Arial"/>
                  <w:i/>
                </w:rPr>
              </m:ctrlPr>
            </m:dPr>
            <m:e>
              <m:eqArr>
                <m:eqArrPr>
                  <m:ctrlPr>
                    <w:rPr>
                      <w:rFonts w:ascii="Cambria Math" w:hAnsi="Cambria Math" w:cs="Arial"/>
                      <w:i/>
                    </w:rPr>
                  </m:ctrlPr>
                </m:eqArrPr>
                <m:e>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rPr>
                    <m:t>×T×</m:t>
                  </m:r>
                  <m:d>
                    <m:dPr>
                      <m:ctrlPr>
                        <w:rPr>
                          <w:rFonts w:ascii="Cambria Math" w:hAnsi="Cambria Math" w:cs="Arial"/>
                          <w:i/>
                        </w:rPr>
                      </m:ctrlPr>
                    </m:dPr>
                    <m:e>
                      <m:r>
                        <w:rPr>
                          <w:rFonts w:ascii="Cambria Math" w:hAnsi="Cambria Math" w:cs="Arial"/>
                        </w:rPr>
                        <m:t>T-</m:t>
                      </m:r>
                      <m:sSub>
                        <m:sSubPr>
                          <m:ctrlPr>
                            <w:rPr>
                              <w:rFonts w:ascii="Cambria Math" w:hAnsi="Cambria Math" w:cs="Arial"/>
                              <w:i/>
                            </w:rPr>
                          </m:ctrlPr>
                        </m:sSubPr>
                        <m:e>
                          <m:r>
                            <w:rPr>
                              <w:rFonts w:ascii="Cambria Math" w:hAnsi="Cambria Math" w:cs="Arial"/>
                            </w:rPr>
                            <m:t>RTmin</m:t>
                          </m:r>
                        </m:e>
                        <m:sub>
                          <m:r>
                            <w:rPr>
                              <w:rFonts w:ascii="Cambria Math" w:hAnsi="Cambria Math" w:cs="Arial"/>
                            </w:rPr>
                            <m:t>i</m:t>
                          </m:r>
                        </m:sub>
                      </m:sSub>
                    </m:e>
                  </m:d>
                  <m:r>
                    <w:rPr>
                      <w:rFonts w:ascii="Cambria Math" w:hAnsi="Cambria Math" w:cs="Arial"/>
                    </w:rPr>
                    <m:t xml:space="preserve">× </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RTmax</m:t>
                          </m:r>
                        </m:e>
                        <m:sub>
                          <m:r>
                            <w:rPr>
                              <w:rFonts w:ascii="Cambria Math" w:hAnsi="Cambria Math" w:cs="Arial"/>
                            </w:rPr>
                            <m:t>i</m:t>
                          </m:r>
                        </m:sub>
                      </m:sSub>
                      <m:r>
                        <w:rPr>
                          <w:rFonts w:ascii="Cambria Math" w:hAnsi="Cambria Math" w:cs="Arial"/>
                        </w:rPr>
                        <m:t>-T)</m:t>
                      </m:r>
                    </m:e>
                    <m:sup>
                      <m:r>
                        <w:rPr>
                          <w:rFonts w:ascii="Cambria Math" w:hAnsi="Cambria Math" w:cs="Arial"/>
                        </w:rPr>
                        <m:t>1/</m:t>
                      </m:r>
                      <m:sSub>
                        <m:sSubPr>
                          <m:ctrlPr>
                            <w:rPr>
                              <w:rFonts w:ascii="Cambria Math" w:hAnsi="Cambria Math" w:cs="Arial"/>
                              <w:i/>
                            </w:rPr>
                          </m:ctrlPr>
                        </m:sSubPr>
                        <m:e>
                          <m:r>
                            <w:rPr>
                              <w:rFonts w:ascii="Cambria Math" w:hAnsi="Cambria Math" w:cs="Arial"/>
                            </w:rPr>
                            <m:t>b</m:t>
                          </m:r>
                        </m:e>
                        <m:sub>
                          <m:r>
                            <w:rPr>
                              <w:rFonts w:ascii="Cambria Math" w:hAnsi="Cambria Math" w:cs="Arial"/>
                            </w:rPr>
                            <m:t>i</m:t>
                          </m:r>
                        </m:sub>
                      </m:sSub>
                    </m:sup>
                  </m:sSup>
                  <m:r>
                    <w:rPr>
                      <w:rFonts w:ascii="Cambria Math" w:hAnsi="Cambria Math" w:cs="Arial"/>
                    </w:rPr>
                    <m:t xml:space="preserve">  (for </m:t>
                  </m:r>
                  <m:sSub>
                    <m:sSubPr>
                      <m:ctrlPr>
                        <w:rPr>
                          <w:rFonts w:ascii="Cambria Math" w:hAnsi="Cambria Math" w:cs="Arial"/>
                          <w:i/>
                        </w:rPr>
                      </m:ctrlPr>
                    </m:sSubPr>
                    <m:e>
                      <m:r>
                        <w:rPr>
                          <w:rFonts w:ascii="Cambria Math" w:hAnsi="Cambria Math" w:cs="Arial"/>
                        </w:rPr>
                        <m:t>RTmax</m:t>
                      </m:r>
                    </m:e>
                    <m:sub>
                      <m:r>
                        <w:rPr>
                          <w:rFonts w:ascii="Cambria Math" w:hAnsi="Cambria Math" w:cs="Arial"/>
                        </w:rPr>
                        <m:t>i</m:t>
                      </m:r>
                    </m:sub>
                  </m:sSub>
                  <m:r>
                    <w:rPr>
                      <w:rFonts w:ascii="Cambria Math" w:hAnsi="Cambria Math" w:cs="Arial"/>
                    </w:rPr>
                    <m:t>&gt;T&gt;</m:t>
                  </m:r>
                  <m:sSub>
                    <m:sSubPr>
                      <m:ctrlPr>
                        <w:rPr>
                          <w:rFonts w:ascii="Cambria Math" w:hAnsi="Cambria Math" w:cs="Arial"/>
                          <w:i/>
                        </w:rPr>
                      </m:ctrlPr>
                    </m:sSubPr>
                    <m:e>
                      <m:r>
                        <w:rPr>
                          <w:rFonts w:ascii="Cambria Math" w:hAnsi="Cambria Math" w:cs="Arial"/>
                        </w:rPr>
                        <m:t>RTmin</m:t>
                      </m:r>
                    </m:e>
                    <m:sub>
                      <m:r>
                        <w:rPr>
                          <w:rFonts w:ascii="Cambria Math" w:hAnsi="Cambria Math" w:cs="Arial"/>
                        </w:rPr>
                        <m:t>i</m:t>
                      </m:r>
                    </m:sub>
                  </m:sSub>
                  <m:r>
                    <w:rPr>
                      <w:rFonts w:ascii="Cambria Math" w:hAnsi="Cambria Math" w:cs="Arial"/>
                    </w:rPr>
                    <m:t>)</m:t>
                  </m:r>
                </m:e>
                <m:e>
                  <m:r>
                    <w:rPr>
                      <w:rFonts w:ascii="Cambria Math" w:hAnsi="Cambria Math" w:cs="Arial"/>
                    </w:rPr>
                    <m:t>0  (for T≤</m:t>
                  </m:r>
                  <m:sSub>
                    <m:sSubPr>
                      <m:ctrlPr>
                        <w:rPr>
                          <w:rFonts w:ascii="Cambria Math" w:hAnsi="Cambria Math" w:cs="Arial"/>
                          <w:i/>
                        </w:rPr>
                      </m:ctrlPr>
                    </m:sSubPr>
                    <m:e>
                      <m:r>
                        <w:rPr>
                          <w:rFonts w:ascii="Cambria Math" w:hAnsi="Cambria Math" w:cs="Arial"/>
                        </w:rPr>
                        <m:t>RTmin</m:t>
                      </m:r>
                    </m:e>
                    <m:sub>
                      <m:r>
                        <w:rPr>
                          <w:rFonts w:ascii="Cambria Math" w:hAnsi="Cambria Math" w:cs="Arial"/>
                        </w:rPr>
                        <m:t>i</m:t>
                      </m:r>
                    </m:sub>
                  </m:sSub>
                  <m:r>
                    <w:rPr>
                      <w:rFonts w:ascii="Cambria Math" w:hAnsi="Cambria Math" w:cs="Arial"/>
                    </w:rPr>
                    <m:t xml:space="preserve"> or T ≥</m:t>
                  </m:r>
                  <m:sSub>
                    <m:sSubPr>
                      <m:ctrlPr>
                        <w:rPr>
                          <w:rFonts w:ascii="Cambria Math" w:hAnsi="Cambria Math" w:cs="Arial"/>
                          <w:i/>
                        </w:rPr>
                      </m:ctrlPr>
                    </m:sSubPr>
                    <m:e>
                      <m:r>
                        <w:rPr>
                          <w:rFonts w:ascii="Cambria Math" w:hAnsi="Cambria Math" w:cs="Arial"/>
                        </w:rPr>
                        <m:t>RTmax</m:t>
                      </m:r>
                    </m:e>
                    <m:sub>
                      <m:r>
                        <w:rPr>
                          <w:rFonts w:ascii="Cambria Math" w:hAnsi="Cambria Math" w:cs="Arial"/>
                        </w:rPr>
                        <m:t>i</m:t>
                      </m:r>
                    </m:sub>
                  </m:sSub>
                  <m:r>
                    <w:rPr>
                      <w:rFonts w:ascii="Cambria Math" w:hAnsi="Cambria Math" w:cs="Arial"/>
                    </w:rPr>
                    <m:t>)</m:t>
                  </m:r>
                </m:e>
              </m:eqArr>
            </m:e>
          </m:d>
        </m:oMath>
      </m:oMathPara>
    </w:p>
    <w:p w14:paraId="78C50E9E" w14:textId="51F42447" w:rsidR="0011286C" w:rsidRPr="00391A35" w:rsidRDefault="009E1151" w:rsidP="001B3FA5">
      <w:pPr>
        <w:spacing w:line="480" w:lineRule="auto"/>
        <w:rPr>
          <w:rFonts w:ascii="Arial" w:hAnsi="Arial" w:cs="Arial"/>
          <w:color w:val="000000" w:themeColor="text1"/>
        </w:rPr>
      </w:pPr>
      <w:r w:rsidRPr="00391A35">
        <w:rPr>
          <w:rFonts w:ascii="Arial" w:hAnsi="Arial" w:cs="Arial"/>
        </w:rPr>
        <w:t>where</w:t>
      </w:r>
      <w:r w:rsidR="000456C4" w:rsidRPr="00391A35">
        <w:rPr>
          <w:rFonts w:ascii="Arial" w:hAnsi="Arial" w:cs="Arial"/>
        </w:rPr>
        <w:t xml:space="preserve"> </w:t>
      </w:r>
      <w:r w:rsidR="00D71FA3" w:rsidRPr="00391A35">
        <w:rPr>
          <w:rFonts w:ascii="Arial" w:hAnsi="Arial" w:cs="Arial"/>
          <w:i/>
          <w:iCs/>
        </w:rPr>
        <w:t>P</w:t>
      </w:r>
      <w:r w:rsidR="00D30DEC" w:rsidRPr="00391A35">
        <w:rPr>
          <w:rFonts w:ascii="Arial" w:hAnsi="Arial" w:cs="Arial"/>
          <w:i/>
          <w:iCs/>
          <w:vertAlign w:val="subscript"/>
        </w:rPr>
        <w:t>i</w:t>
      </w:r>
      <w:r w:rsidR="00D71FA3" w:rsidRPr="00391A35">
        <w:rPr>
          <w:rFonts w:ascii="Arial" w:hAnsi="Arial" w:cs="Arial"/>
          <w:i/>
          <w:iCs/>
        </w:rPr>
        <w:t xml:space="preserve">(T) </w:t>
      </w:r>
      <w:r w:rsidR="00D71FA3" w:rsidRPr="00391A35">
        <w:rPr>
          <w:rFonts w:ascii="Arial" w:hAnsi="Arial" w:cs="Arial"/>
        </w:rPr>
        <w:t>is the reproductive performance</w:t>
      </w:r>
      <w:r w:rsidR="00D30DEC" w:rsidRPr="00391A35">
        <w:rPr>
          <w:rFonts w:ascii="Arial" w:hAnsi="Arial" w:cs="Arial"/>
        </w:rPr>
        <w:t xml:space="preserve"> of species </w:t>
      </w:r>
      <w:proofErr w:type="spellStart"/>
      <w:r w:rsidR="00D30DEC" w:rsidRPr="00391A35">
        <w:rPr>
          <w:rFonts w:ascii="Arial" w:hAnsi="Arial" w:cs="Arial"/>
          <w:i/>
          <w:iCs/>
        </w:rPr>
        <w:t>i</w:t>
      </w:r>
      <w:proofErr w:type="spellEnd"/>
      <w:r w:rsidR="00D71FA3" w:rsidRPr="00391A35">
        <w:rPr>
          <w:rFonts w:ascii="Arial" w:hAnsi="Arial" w:cs="Arial"/>
        </w:rPr>
        <w:t xml:space="preserve"> in temperature</w:t>
      </w:r>
      <w:r w:rsidR="00D71FA3" w:rsidRPr="00391A35">
        <w:rPr>
          <w:rFonts w:ascii="Arial" w:hAnsi="Arial" w:cs="Arial"/>
          <w:i/>
          <w:iCs/>
        </w:rPr>
        <w:t xml:space="preserve"> T</w:t>
      </w:r>
      <w:r w:rsidR="00D71FA3" w:rsidRPr="00391A35">
        <w:rPr>
          <w:rFonts w:ascii="Arial" w:hAnsi="Arial" w:cs="Arial"/>
        </w:rPr>
        <w:t>,</w:t>
      </w:r>
      <w:r w:rsidRPr="00391A35">
        <w:rPr>
          <w:rFonts w:ascii="Arial" w:hAnsi="Arial" w:cs="Arial"/>
        </w:rPr>
        <w:t xml:space="preserve"> </w:t>
      </w:r>
      <w:proofErr w:type="spellStart"/>
      <w:r w:rsidRPr="00391A35">
        <w:rPr>
          <w:rFonts w:ascii="Arial" w:hAnsi="Arial" w:cs="Arial"/>
          <w:i/>
          <w:iCs/>
        </w:rPr>
        <w:t>RTmin</w:t>
      </w:r>
      <w:proofErr w:type="spellEnd"/>
      <w:r w:rsidRPr="00391A35">
        <w:rPr>
          <w:rFonts w:ascii="Arial" w:hAnsi="Arial" w:cs="Arial"/>
          <w:vertAlign w:val="subscript"/>
        </w:rPr>
        <w:t xml:space="preserve"> </w:t>
      </w:r>
      <w:r w:rsidRPr="00391A35">
        <w:rPr>
          <w:rFonts w:ascii="Arial" w:hAnsi="Arial" w:cs="Arial"/>
        </w:rPr>
        <w:t xml:space="preserve">and </w:t>
      </w:r>
      <w:proofErr w:type="spellStart"/>
      <w:r w:rsidRPr="00391A35">
        <w:rPr>
          <w:rFonts w:ascii="Arial" w:hAnsi="Arial" w:cs="Arial"/>
          <w:i/>
          <w:iCs/>
        </w:rPr>
        <w:t>RTmax</w:t>
      </w:r>
      <w:proofErr w:type="spellEnd"/>
      <w:r w:rsidRPr="00391A35">
        <w:rPr>
          <w:rFonts w:ascii="Arial" w:hAnsi="Arial" w:cs="Arial"/>
        </w:rPr>
        <w:t xml:space="preserve"> are the minimum and maximum temperatures for the species to reproduce, </w:t>
      </w:r>
      <w:r w:rsidRPr="00391A35">
        <w:rPr>
          <w:rFonts w:ascii="Arial" w:hAnsi="Arial" w:cs="Arial"/>
          <w:i/>
          <w:iCs/>
        </w:rPr>
        <w:t>a</w:t>
      </w:r>
      <w:r w:rsidRPr="00391A35">
        <w:rPr>
          <w:rFonts w:ascii="Arial" w:hAnsi="Arial" w:cs="Arial"/>
        </w:rPr>
        <w:t xml:space="preserve"> is a scaling factor and </w:t>
      </w:r>
      <w:r w:rsidRPr="00391A35">
        <w:rPr>
          <w:rFonts w:ascii="Arial" w:hAnsi="Arial" w:cs="Arial"/>
          <w:i/>
          <w:iCs/>
        </w:rPr>
        <w:t>b</w:t>
      </w:r>
      <w:r w:rsidRPr="00391A35">
        <w:rPr>
          <w:rFonts w:ascii="Arial" w:hAnsi="Arial" w:cs="Arial"/>
        </w:rPr>
        <w:t xml:space="preserve"> is a shape factor of the curve. Values of</w:t>
      </w:r>
      <w:r w:rsidR="000456C4" w:rsidRPr="00391A35">
        <w:rPr>
          <w:rFonts w:ascii="Arial" w:hAnsi="Arial" w:cs="Arial"/>
        </w:rPr>
        <w:t xml:space="preserve"> </w:t>
      </w:r>
      <w:proofErr w:type="spellStart"/>
      <w:r w:rsidR="000456C4" w:rsidRPr="00391A35">
        <w:rPr>
          <w:rFonts w:ascii="Arial" w:hAnsi="Arial" w:cs="Arial"/>
          <w:i/>
          <w:iCs/>
        </w:rPr>
        <w:t>RTmin</w:t>
      </w:r>
      <w:proofErr w:type="spellEnd"/>
      <w:r w:rsidRPr="00391A35">
        <w:rPr>
          <w:rFonts w:ascii="Arial" w:hAnsi="Arial" w:cs="Arial"/>
        </w:rPr>
        <w:t xml:space="preserve"> </w:t>
      </w:r>
      <w:r w:rsidR="000456C4" w:rsidRPr="00391A35">
        <w:rPr>
          <w:rFonts w:ascii="Arial" w:hAnsi="Arial" w:cs="Arial"/>
        </w:rPr>
        <w:t xml:space="preserve">of the nine species were </w:t>
      </w:r>
      <w:r w:rsidR="00610FD5" w:rsidRPr="00391A35">
        <w:rPr>
          <w:rFonts w:ascii="Arial" w:hAnsi="Arial" w:cs="Arial"/>
        </w:rPr>
        <w:t>modelled</w:t>
      </w:r>
      <w:r w:rsidR="000456C4" w:rsidRPr="00391A35">
        <w:rPr>
          <w:rFonts w:ascii="Arial" w:hAnsi="Arial" w:cs="Arial"/>
        </w:rPr>
        <w:t xml:space="preserve"> by a Gaussian distribution </w:t>
      </w:r>
      <w:r w:rsidRPr="00391A35">
        <w:rPr>
          <w:rFonts w:ascii="Arial" w:hAnsi="Arial" w:cs="Arial"/>
        </w:rPr>
        <w:t>whose mean</w:t>
      </w:r>
      <w:r w:rsidR="004D57A9" w:rsidRPr="00391A35">
        <w:rPr>
          <w:rFonts w:ascii="Arial" w:hAnsi="Arial" w:cs="Arial"/>
        </w:rPr>
        <w:t xml:space="preserv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RTmin</m:t>
            </m:r>
          </m:sub>
        </m:sSub>
      </m:oMath>
      <w:r w:rsidR="00C14F9D" w:rsidRPr="00391A35">
        <w:rPr>
          <w:rFonts w:ascii="Arial" w:hAnsi="Arial" w:cs="Arial"/>
        </w:rPr>
        <w:t xml:space="preserve">, </w:t>
      </w:r>
      <w:r w:rsidRPr="00391A35">
        <w:rPr>
          <w:rFonts w:ascii="Arial" w:hAnsi="Arial" w:cs="Arial"/>
        </w:rPr>
        <w:t>and variance</w:t>
      </w:r>
      <w:r w:rsidR="004D57A9" w:rsidRPr="00391A35">
        <w:rPr>
          <w:rFonts w:ascii="Arial" w:hAnsi="Arial" w:cs="Arial"/>
        </w:rPr>
        <w:t xml:space="preserve">, </w:t>
      </w:r>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σ</m:t>
                </m:r>
              </m:e>
              <m:sub>
                <m:r>
                  <w:rPr>
                    <w:rFonts w:ascii="Cambria Math" w:hAnsi="Cambria Math" w:cs="Arial"/>
                  </w:rPr>
                  <m:t>RTmin</m:t>
                </m:r>
              </m:sub>
            </m:sSub>
          </m:e>
          <m:sup>
            <m:r>
              <w:rPr>
                <w:rFonts w:ascii="Cambria Math" w:hAnsi="Cambria Math" w:cs="Arial"/>
              </w:rPr>
              <m:t>2</m:t>
            </m:r>
          </m:sup>
        </m:sSup>
      </m:oMath>
      <w:r w:rsidR="004D57A9" w:rsidRPr="00391A35">
        <w:rPr>
          <w:rFonts w:ascii="Arial" w:hAnsi="Arial" w:cs="Arial"/>
        </w:rPr>
        <w:t>,</w:t>
      </w:r>
      <w:r w:rsidRPr="00391A35">
        <w:rPr>
          <w:rFonts w:ascii="Arial" w:hAnsi="Arial" w:cs="Arial"/>
        </w:rPr>
        <w:t xml:space="preserve"> were the </w:t>
      </w:r>
      <w:r w:rsidR="000456C4" w:rsidRPr="00391A35">
        <w:rPr>
          <w:rFonts w:ascii="Arial" w:hAnsi="Arial" w:cs="Arial"/>
        </w:rPr>
        <w:t>hyper</w:t>
      </w:r>
      <w:r w:rsidRPr="00391A35">
        <w:rPr>
          <w:rFonts w:ascii="Arial" w:hAnsi="Arial" w:cs="Arial"/>
        </w:rPr>
        <w:t xml:space="preserve"> parameters in the multi-level model.</w:t>
      </w:r>
      <w:r w:rsidR="005A24A9" w:rsidRPr="00391A35">
        <w:rPr>
          <w:rFonts w:ascii="Arial" w:hAnsi="Arial" w:cs="Arial"/>
        </w:rPr>
        <w:t xml:space="preserve"> The same appli</w:t>
      </w:r>
      <w:r w:rsidR="00D30DEC" w:rsidRPr="00391A35">
        <w:rPr>
          <w:rFonts w:ascii="Arial" w:hAnsi="Arial" w:cs="Arial"/>
        </w:rPr>
        <w:t>ed</w:t>
      </w:r>
      <w:r w:rsidR="005A24A9" w:rsidRPr="00391A35">
        <w:rPr>
          <w:rFonts w:ascii="Arial" w:hAnsi="Arial" w:cs="Arial"/>
        </w:rPr>
        <w:t xml:space="preserve"> to </w:t>
      </w:r>
      <w:proofErr w:type="spellStart"/>
      <w:r w:rsidR="005A24A9" w:rsidRPr="00391A35">
        <w:rPr>
          <w:rFonts w:ascii="Arial" w:hAnsi="Arial" w:cs="Arial"/>
          <w:i/>
          <w:iCs/>
        </w:rPr>
        <w:t>RTmax</w:t>
      </w:r>
      <w:r w:rsidR="005A24A9" w:rsidRPr="00391A35">
        <w:rPr>
          <w:rFonts w:ascii="Arial" w:hAnsi="Arial" w:cs="Arial"/>
          <w:i/>
          <w:iCs/>
          <w:vertAlign w:val="subscript"/>
        </w:rPr>
        <w:t>i</w:t>
      </w:r>
      <w:proofErr w:type="spellEnd"/>
      <w:r w:rsidR="005A24A9" w:rsidRPr="00391A35">
        <w:rPr>
          <w:rFonts w:ascii="Arial" w:hAnsi="Arial" w:cs="Arial"/>
        </w:rPr>
        <w:t xml:space="preserve">, </w:t>
      </w:r>
      <w:r w:rsidR="005A24A9" w:rsidRPr="00391A35">
        <w:rPr>
          <w:rFonts w:ascii="Arial" w:hAnsi="Arial" w:cs="Arial"/>
          <w:i/>
          <w:iCs/>
        </w:rPr>
        <w:t>a</w:t>
      </w:r>
      <w:r w:rsidR="005A24A9" w:rsidRPr="00391A35">
        <w:rPr>
          <w:rFonts w:ascii="Arial" w:hAnsi="Arial" w:cs="Arial"/>
          <w:i/>
          <w:iCs/>
          <w:vertAlign w:val="subscript"/>
        </w:rPr>
        <w:t>i</w:t>
      </w:r>
      <w:r w:rsidR="005A24A9" w:rsidRPr="00391A35">
        <w:rPr>
          <w:rFonts w:ascii="Arial" w:hAnsi="Arial" w:cs="Arial"/>
        </w:rPr>
        <w:t xml:space="preserve">, and </w:t>
      </w:r>
      <w:r w:rsidR="005A24A9" w:rsidRPr="00391A35">
        <w:rPr>
          <w:rFonts w:ascii="Arial" w:hAnsi="Arial" w:cs="Arial"/>
          <w:i/>
          <w:iCs/>
        </w:rPr>
        <w:t>b</w:t>
      </w:r>
      <w:r w:rsidR="005A24A9" w:rsidRPr="00391A35">
        <w:rPr>
          <w:rFonts w:ascii="Arial" w:hAnsi="Arial" w:cs="Arial"/>
          <w:i/>
          <w:iCs/>
          <w:vertAlign w:val="subscript"/>
        </w:rPr>
        <w:t>i</w:t>
      </w:r>
      <w:r w:rsidR="005A24A9" w:rsidRPr="00391A35">
        <w:rPr>
          <w:rFonts w:ascii="Arial" w:hAnsi="Arial" w:cs="Arial"/>
        </w:rPr>
        <w:t>.</w:t>
      </w:r>
      <w:r w:rsidR="00C5799B" w:rsidRPr="00391A35">
        <w:rPr>
          <w:rFonts w:ascii="Arial" w:hAnsi="Arial" w:cs="Arial"/>
          <w:i/>
          <w:iCs/>
        </w:rPr>
        <w:t xml:space="preserve"> P(T)</w:t>
      </w:r>
      <w:r w:rsidR="00C5799B" w:rsidRPr="00391A35">
        <w:rPr>
          <w:rFonts w:ascii="Arial" w:hAnsi="Arial" w:cs="Arial"/>
        </w:rPr>
        <w:t xml:space="preserve"> </w:t>
      </w:r>
      <w:r w:rsidRPr="00391A35">
        <w:rPr>
          <w:rFonts w:ascii="Arial" w:hAnsi="Arial" w:cs="Arial"/>
        </w:rPr>
        <w:t xml:space="preserve">was </w:t>
      </w:r>
      <w:r w:rsidR="00610FD5" w:rsidRPr="00391A35">
        <w:rPr>
          <w:rFonts w:ascii="Arial" w:hAnsi="Arial" w:cs="Arial"/>
        </w:rPr>
        <w:t>modelled</w:t>
      </w:r>
      <w:r w:rsidRPr="00391A35">
        <w:rPr>
          <w:rFonts w:ascii="Arial" w:hAnsi="Arial" w:cs="Arial"/>
        </w:rPr>
        <w:t xml:space="preserve"> </w:t>
      </w:r>
      <w:r w:rsidR="00CC7375" w:rsidRPr="00391A35">
        <w:rPr>
          <w:rFonts w:ascii="Arial" w:hAnsi="Arial" w:cs="Arial"/>
        </w:rPr>
        <w:t>assuming</w:t>
      </w:r>
      <w:r w:rsidRPr="00391A35">
        <w:rPr>
          <w:rFonts w:ascii="Arial" w:hAnsi="Arial" w:cs="Arial"/>
        </w:rPr>
        <w:t xml:space="preserve"> a </w:t>
      </w:r>
      <w:r w:rsidR="00CC7375" w:rsidRPr="00391A35">
        <w:rPr>
          <w:rFonts w:ascii="Arial" w:hAnsi="Arial" w:cs="Arial"/>
        </w:rPr>
        <w:t>Gaussian</w:t>
      </w:r>
      <w:r w:rsidRPr="00391A35">
        <w:rPr>
          <w:rFonts w:ascii="Arial" w:hAnsi="Arial" w:cs="Arial"/>
        </w:rPr>
        <w:t xml:space="preserve"> distribution</w:t>
      </w:r>
      <w:r w:rsidR="00C61446" w:rsidRPr="00391A35">
        <w:rPr>
          <w:rFonts w:ascii="Arial" w:hAnsi="Arial" w:cs="Arial"/>
        </w:rPr>
        <w:t xml:space="preserve"> of </w:t>
      </w:r>
      <w:r w:rsidR="00505A46" w:rsidRPr="00391A35">
        <w:rPr>
          <w:rFonts w:ascii="Arial" w:hAnsi="Arial" w:cs="Arial"/>
        </w:rPr>
        <w:t>errors</w:t>
      </w:r>
      <w:r w:rsidRPr="00391A35">
        <w:rPr>
          <w:rFonts w:ascii="Arial" w:hAnsi="Arial" w:cs="Arial"/>
        </w:rPr>
        <w:t xml:space="preserve">. </w:t>
      </w:r>
      <w:r w:rsidR="00C5799B" w:rsidRPr="00391A35">
        <w:rPr>
          <w:rFonts w:ascii="Arial" w:hAnsi="Arial" w:cs="Arial"/>
        </w:rPr>
        <w:t>A</w:t>
      </w:r>
      <w:r w:rsidR="00560940" w:rsidRPr="00391A35">
        <w:rPr>
          <w:rFonts w:ascii="Arial" w:hAnsi="Arial" w:cs="Arial"/>
        </w:rPr>
        <w:t>lthough a</w:t>
      </w:r>
      <w:r w:rsidR="00C5799B" w:rsidRPr="00391A35">
        <w:rPr>
          <w:rFonts w:ascii="Arial" w:hAnsi="Arial" w:cs="Arial"/>
        </w:rPr>
        <w:t xml:space="preserve"> </w:t>
      </w:r>
      <w:r w:rsidR="00BC6A6A" w:rsidRPr="00391A35">
        <w:rPr>
          <w:rFonts w:ascii="Arial" w:hAnsi="Arial" w:cs="Arial"/>
        </w:rPr>
        <w:t>Gaussian</w:t>
      </w:r>
      <w:r w:rsidR="00C5799B" w:rsidRPr="00391A35">
        <w:rPr>
          <w:rFonts w:ascii="Arial" w:hAnsi="Arial" w:cs="Arial"/>
        </w:rPr>
        <w:t xml:space="preserve"> distribution is not ideal to model the transformed count data, which are all positive, </w:t>
      </w:r>
      <w:r w:rsidR="00AC673E" w:rsidRPr="00391A35">
        <w:rPr>
          <w:rFonts w:ascii="Arial" w:hAnsi="Arial" w:cs="Arial"/>
        </w:rPr>
        <w:t>models using untra</w:t>
      </w:r>
      <w:r w:rsidR="00653C81" w:rsidRPr="00391A35">
        <w:rPr>
          <w:rFonts w:ascii="Arial" w:hAnsi="Arial" w:cs="Arial"/>
        </w:rPr>
        <w:t>n</w:t>
      </w:r>
      <w:r w:rsidR="00AC673E" w:rsidRPr="00391A35">
        <w:rPr>
          <w:rFonts w:ascii="Arial" w:hAnsi="Arial" w:cs="Arial"/>
        </w:rPr>
        <w:t>sformed</w:t>
      </w:r>
      <w:r w:rsidR="009145A4" w:rsidRPr="00391A35">
        <w:rPr>
          <w:rFonts w:ascii="Arial" w:hAnsi="Arial" w:cs="Arial"/>
        </w:rPr>
        <w:t xml:space="preserve"> </w:t>
      </w:r>
      <w:r w:rsidR="00501B9C" w:rsidRPr="00391A35">
        <w:rPr>
          <w:rFonts w:ascii="Arial" w:hAnsi="Arial" w:cs="Arial"/>
        </w:rPr>
        <w:t xml:space="preserve">count </w:t>
      </w:r>
      <w:r w:rsidR="00501B9C" w:rsidRPr="00391A35">
        <w:rPr>
          <w:rFonts w:ascii="Arial" w:hAnsi="Arial" w:cs="Arial"/>
        </w:rPr>
        <w:lastRenderedPageBreak/>
        <w:t>numbers</w:t>
      </w:r>
      <w:r w:rsidR="00C5799B" w:rsidRPr="00391A35">
        <w:rPr>
          <w:rFonts w:ascii="Arial" w:hAnsi="Arial" w:cs="Arial"/>
        </w:rPr>
        <w:t xml:space="preserve"> with Poisson, zero-inflated Poisson, negative binomial,</w:t>
      </w:r>
      <w:r w:rsidR="00AC673E" w:rsidRPr="00391A35">
        <w:rPr>
          <w:rFonts w:ascii="Arial" w:hAnsi="Arial" w:cs="Arial"/>
        </w:rPr>
        <w:t xml:space="preserve"> and</w:t>
      </w:r>
      <w:r w:rsidR="00C5799B" w:rsidRPr="00391A35">
        <w:rPr>
          <w:rFonts w:ascii="Arial" w:hAnsi="Arial" w:cs="Arial"/>
        </w:rPr>
        <w:t xml:space="preserve"> lognormal distribution</w:t>
      </w:r>
      <w:r w:rsidR="00AC673E" w:rsidRPr="00391A35">
        <w:rPr>
          <w:rFonts w:ascii="Arial" w:hAnsi="Arial" w:cs="Arial"/>
        </w:rPr>
        <w:t>s</w:t>
      </w:r>
      <w:r w:rsidR="00C5799B" w:rsidRPr="00391A35">
        <w:rPr>
          <w:rFonts w:ascii="Arial" w:hAnsi="Arial" w:cs="Arial"/>
        </w:rPr>
        <w:t xml:space="preserve"> did not </w:t>
      </w:r>
      <w:r w:rsidR="009145A4" w:rsidRPr="00391A35">
        <w:rPr>
          <w:rFonts w:ascii="Arial" w:hAnsi="Arial" w:cs="Arial"/>
        </w:rPr>
        <w:t>adequately</w:t>
      </w:r>
      <w:r w:rsidR="00C5799B" w:rsidRPr="00391A35">
        <w:rPr>
          <w:rFonts w:ascii="Arial" w:hAnsi="Arial" w:cs="Arial"/>
        </w:rPr>
        <w:t xml:space="preserve"> converge, potentially due to the piecewise nature of the thermal performance functions. </w:t>
      </w:r>
      <w:r w:rsidR="00F64E4C" w:rsidRPr="00391A35">
        <w:rPr>
          <w:rFonts w:ascii="Arial" w:hAnsi="Arial" w:cs="Arial"/>
        </w:rPr>
        <w:t>T</w:t>
      </w:r>
      <w:r w:rsidR="00A70845" w:rsidRPr="00391A35">
        <w:rPr>
          <w:rFonts w:ascii="Arial" w:hAnsi="Arial" w:cs="Arial"/>
        </w:rPr>
        <w:t xml:space="preserve">he </w:t>
      </w:r>
      <w:r w:rsidRPr="00391A35">
        <w:rPr>
          <w:rFonts w:ascii="Arial" w:hAnsi="Arial" w:cs="Arial"/>
        </w:rPr>
        <w:t>standard deviation</w:t>
      </w:r>
      <w:r w:rsidR="004A33A9" w:rsidRPr="00391A35">
        <w:rPr>
          <w:rFonts w:ascii="Arial" w:hAnsi="Arial" w:cs="Arial"/>
        </w:rPr>
        <w:t>s</w:t>
      </w:r>
      <w:r w:rsidR="00F64E4C" w:rsidRPr="00391A35">
        <w:rPr>
          <w:rFonts w:ascii="Arial" w:hAnsi="Arial" w:cs="Arial"/>
        </w:rPr>
        <w:t xml:space="preserve"> of the Gaussian distribution of </w:t>
      </w:r>
      <w:r w:rsidR="00F64E4C" w:rsidRPr="00391A35">
        <w:rPr>
          <w:rFonts w:ascii="Arial" w:hAnsi="Arial" w:cs="Arial"/>
          <w:i/>
          <w:iCs/>
        </w:rPr>
        <w:t xml:space="preserve">P(T) </w:t>
      </w:r>
      <w:r w:rsidR="00F64E4C" w:rsidRPr="00391A35">
        <w:rPr>
          <w:rFonts w:ascii="Arial" w:hAnsi="Arial" w:cs="Arial"/>
        </w:rPr>
        <w:t>were assumed different in different temperature treatments and follow</w:t>
      </w:r>
      <w:r w:rsidR="004A33A9" w:rsidRPr="00391A35">
        <w:rPr>
          <w:rFonts w:ascii="Arial" w:hAnsi="Arial" w:cs="Arial"/>
        </w:rPr>
        <w:t>ed</w:t>
      </w:r>
      <w:r w:rsidR="00F64E4C" w:rsidRPr="00391A35">
        <w:rPr>
          <w:rFonts w:ascii="Arial" w:hAnsi="Arial" w:cs="Arial"/>
        </w:rPr>
        <w:t xml:space="preserve"> a Gaussian distribution</w:t>
      </w:r>
      <w:r w:rsidR="004A33A9" w:rsidRPr="00391A35">
        <w:rPr>
          <w:rFonts w:ascii="Arial" w:hAnsi="Arial" w:cs="Arial"/>
        </w:rPr>
        <w:t xml:space="preserve">, </w:t>
      </w:r>
      <m:oMath>
        <m:sSub>
          <m:sSubPr>
            <m:ctrlPr>
              <w:rPr>
                <w:rFonts w:ascii="Cambria Math" w:hAnsi="Cambria Math" w:cs="Arial"/>
                <w:i/>
              </w:rPr>
            </m:ctrlPr>
          </m:sSubPr>
          <m:e>
            <m:r>
              <w:rPr>
                <w:rFonts w:ascii="Cambria Math" w:hAnsi="Cambria Math" w:cs="Arial"/>
              </w:rPr>
              <m:t>σ</m:t>
            </m:r>
          </m:e>
          <m:sub>
            <m:r>
              <w:rPr>
                <w:rFonts w:ascii="Cambria Math" w:hAnsi="Cambria Math" w:cs="Arial"/>
              </w:rPr>
              <m:t>P(T)</m:t>
            </m:r>
          </m:sub>
        </m:sSub>
        <m:r>
          <w:rPr>
            <w:rFonts w:ascii="Cambria Math" w:hAnsi="Cambria Math" w:cs="Arial"/>
          </w:rPr>
          <m:t xml:space="preserve"> ~ Gaussian(</m:t>
        </m:r>
        <m:sSub>
          <m:sSubPr>
            <m:ctrlPr>
              <w:rPr>
                <w:rFonts w:ascii="Cambria Math" w:hAnsi="Cambria Math" w:cs="Arial"/>
                <w:i/>
              </w:rPr>
            </m:ctrlPr>
          </m:sSubPr>
          <m:e>
            <m:r>
              <w:rPr>
                <w:rFonts w:ascii="Cambria Math" w:hAnsi="Cambria Math" w:cs="Arial"/>
              </w:rPr>
              <m:t>μ</m:t>
            </m:r>
          </m:e>
          <m:sub>
            <m:sSub>
              <m:sSubPr>
                <m:ctrlPr>
                  <w:rPr>
                    <w:rFonts w:ascii="Cambria Math" w:hAnsi="Cambria Math" w:cs="Arial"/>
                    <w:i/>
                  </w:rPr>
                </m:ctrlPr>
              </m:sSubPr>
              <m:e>
                <m:r>
                  <w:rPr>
                    <w:rFonts w:ascii="Cambria Math" w:hAnsi="Cambria Math" w:cs="Arial"/>
                  </w:rPr>
                  <m:t>σ</m:t>
                </m:r>
              </m:e>
              <m:sub>
                <m:r>
                  <w:rPr>
                    <w:rFonts w:ascii="Cambria Math" w:hAnsi="Cambria Math" w:cs="Arial"/>
                  </w:rPr>
                  <m:t>P</m:t>
                </m:r>
              </m:sub>
            </m:sSub>
          </m:sub>
        </m:sSub>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σ</m:t>
                </m:r>
              </m:e>
              <m:sub>
                <m:sSub>
                  <m:sSubPr>
                    <m:ctrlPr>
                      <w:rPr>
                        <w:rFonts w:ascii="Cambria Math" w:hAnsi="Cambria Math" w:cs="Arial"/>
                        <w:i/>
                      </w:rPr>
                    </m:ctrlPr>
                  </m:sSubPr>
                  <m:e>
                    <m:r>
                      <w:rPr>
                        <w:rFonts w:ascii="Cambria Math" w:hAnsi="Cambria Math" w:cs="Arial"/>
                      </w:rPr>
                      <m:t>σ</m:t>
                    </m:r>
                  </m:e>
                  <m:sub>
                    <m:r>
                      <w:rPr>
                        <w:rFonts w:ascii="Cambria Math" w:hAnsi="Cambria Math" w:cs="Arial"/>
                      </w:rPr>
                      <m:t>P</m:t>
                    </m:r>
                  </m:sub>
                </m:sSub>
              </m:sub>
            </m:sSub>
          </m:e>
          <m:sup>
            <m:r>
              <w:rPr>
                <w:rFonts w:ascii="Cambria Math" w:hAnsi="Cambria Math" w:cs="Arial"/>
              </w:rPr>
              <m:t>2</m:t>
            </m:r>
          </m:sup>
        </m:sSup>
        <m:r>
          <w:rPr>
            <w:rFonts w:ascii="Cambria Math" w:hAnsi="Cambria Math" w:cs="Arial"/>
          </w:rPr>
          <m:t>)</m:t>
        </m:r>
      </m:oMath>
      <w:r w:rsidR="004A33A9" w:rsidRPr="00391A35">
        <w:rPr>
          <w:rFonts w:ascii="Arial" w:hAnsi="Arial" w:cs="Arial"/>
        </w:rPr>
        <w:t xml:space="preserve">. </w:t>
      </w:r>
      <w:r w:rsidR="00991736" w:rsidRPr="00391A35">
        <w:rPr>
          <w:rFonts w:ascii="Arial" w:hAnsi="Arial" w:cs="Arial"/>
        </w:rPr>
        <w:t xml:space="preserve">This </w:t>
      </w:r>
      <w:r w:rsidRPr="00391A35">
        <w:rPr>
          <w:rFonts w:ascii="Arial" w:hAnsi="Arial" w:cs="Arial"/>
        </w:rPr>
        <w:t>generated better fit</w:t>
      </w:r>
      <w:r w:rsidR="00991736" w:rsidRPr="00391A35">
        <w:rPr>
          <w:rFonts w:ascii="Arial" w:hAnsi="Arial" w:cs="Arial"/>
        </w:rPr>
        <w:t>s</w:t>
      </w:r>
      <w:r w:rsidRPr="00391A35">
        <w:rPr>
          <w:rFonts w:ascii="Arial" w:hAnsi="Arial" w:cs="Arial"/>
        </w:rPr>
        <w:t xml:space="preserve"> than assuming the same standard deviation</w:t>
      </w:r>
      <w:r w:rsidR="009145A4" w:rsidRPr="00391A35">
        <w:rPr>
          <w:rFonts w:ascii="Arial" w:hAnsi="Arial" w:cs="Arial"/>
        </w:rPr>
        <w:t xml:space="preserve"> of </w:t>
      </w:r>
      <w:r w:rsidR="009145A4" w:rsidRPr="00391A35">
        <w:rPr>
          <w:rFonts w:ascii="Arial" w:hAnsi="Arial" w:cs="Arial"/>
          <w:i/>
          <w:iCs/>
        </w:rPr>
        <w:t>P(T)</w:t>
      </w:r>
      <w:r w:rsidRPr="00391A35">
        <w:rPr>
          <w:rFonts w:ascii="Arial" w:hAnsi="Arial" w:cs="Arial"/>
        </w:rPr>
        <w:t xml:space="preserve"> across temperature treatments, as judged by </w:t>
      </w:r>
      <w:r w:rsidRPr="00391A35">
        <w:rPr>
          <w:rStyle w:val="st"/>
          <w:rFonts w:ascii="Arial" w:hAnsi="Arial" w:cs="Arial"/>
        </w:rPr>
        <w:t>leave-one-out cross-validation</w:t>
      </w:r>
      <w:r w:rsidRPr="00391A35">
        <w:rPr>
          <w:rFonts w:ascii="Arial" w:hAnsi="Arial" w:cs="Arial"/>
        </w:rPr>
        <w:t xml:space="preserve">. This was because when the temperature was equal or close to </w:t>
      </w:r>
      <w:proofErr w:type="spellStart"/>
      <w:r w:rsidRPr="00391A35">
        <w:rPr>
          <w:rFonts w:ascii="Arial" w:hAnsi="Arial" w:cs="Arial"/>
          <w:i/>
          <w:iCs/>
        </w:rPr>
        <w:t>RTmin</w:t>
      </w:r>
      <w:proofErr w:type="spellEnd"/>
      <w:r w:rsidRPr="00391A35">
        <w:rPr>
          <w:rFonts w:ascii="Arial" w:hAnsi="Arial" w:cs="Arial"/>
        </w:rPr>
        <w:t xml:space="preserve"> and </w:t>
      </w:r>
      <w:proofErr w:type="spellStart"/>
      <w:r w:rsidRPr="00391A35">
        <w:rPr>
          <w:rFonts w:ascii="Arial" w:hAnsi="Arial" w:cs="Arial"/>
          <w:i/>
          <w:iCs/>
        </w:rPr>
        <w:t>RTmax</w:t>
      </w:r>
      <w:proofErr w:type="spellEnd"/>
      <w:r w:rsidRPr="00391A35">
        <w:rPr>
          <w:rFonts w:ascii="Arial" w:hAnsi="Arial" w:cs="Arial"/>
        </w:rPr>
        <w:t>,</w:t>
      </w:r>
      <w:r w:rsidR="00557654" w:rsidRPr="00391A35">
        <w:rPr>
          <w:rFonts w:ascii="Arial" w:hAnsi="Arial" w:cs="Arial"/>
        </w:rPr>
        <w:t xml:space="preserve"> </w:t>
      </w:r>
      <w:r w:rsidR="00557654" w:rsidRPr="00391A35">
        <w:rPr>
          <w:rFonts w:ascii="Arial" w:hAnsi="Arial" w:cs="Arial"/>
          <w:i/>
          <w:iCs/>
        </w:rPr>
        <w:t>P(T)</w:t>
      </w:r>
      <w:r w:rsidR="00557654" w:rsidRPr="00391A35">
        <w:rPr>
          <w:rFonts w:ascii="Arial" w:hAnsi="Arial" w:cs="Arial"/>
        </w:rPr>
        <w:t xml:space="preserve"> </w:t>
      </w:r>
      <w:r w:rsidR="004A33A9" w:rsidRPr="00391A35">
        <w:rPr>
          <w:rFonts w:ascii="Arial" w:hAnsi="Arial" w:cs="Arial"/>
        </w:rPr>
        <w:t>wa</w:t>
      </w:r>
      <w:r w:rsidR="00557654" w:rsidRPr="00391A35">
        <w:rPr>
          <w:rFonts w:ascii="Arial" w:hAnsi="Arial" w:cs="Arial"/>
        </w:rPr>
        <w:t>s close to zero and its</w:t>
      </w:r>
      <w:r w:rsidRPr="00391A35">
        <w:rPr>
          <w:rFonts w:ascii="Arial" w:hAnsi="Arial" w:cs="Arial"/>
        </w:rPr>
        <w:t xml:space="preserve"> standard deviation </w:t>
      </w:r>
      <w:r w:rsidR="004A33A9" w:rsidRPr="00391A35">
        <w:rPr>
          <w:rFonts w:ascii="Arial" w:hAnsi="Arial" w:cs="Arial"/>
        </w:rPr>
        <w:t>wa</w:t>
      </w:r>
      <w:r w:rsidR="00557654" w:rsidRPr="00391A35">
        <w:rPr>
          <w:rFonts w:ascii="Arial" w:hAnsi="Arial" w:cs="Arial"/>
        </w:rPr>
        <w:t>s also small</w:t>
      </w:r>
      <w:r w:rsidRPr="00391A35">
        <w:rPr>
          <w:rFonts w:ascii="Arial" w:hAnsi="Arial" w:cs="Arial"/>
        </w:rPr>
        <w:t xml:space="preserve">. </w:t>
      </w:r>
    </w:p>
    <w:p w14:paraId="389331C9" w14:textId="3FD650FC" w:rsidR="00650333" w:rsidRPr="00391A35" w:rsidRDefault="004D57A9" w:rsidP="001B3FA5">
      <w:pPr>
        <w:spacing w:line="480" w:lineRule="auto"/>
        <w:ind w:firstLine="360"/>
        <w:rPr>
          <w:rFonts w:ascii="Arial" w:hAnsi="Arial" w:cs="Arial"/>
        </w:rPr>
      </w:pPr>
      <w:r w:rsidRPr="00391A35">
        <w:rPr>
          <w:rFonts w:ascii="Arial" w:hAnsi="Arial" w:cs="Arial"/>
          <w:color w:val="000000" w:themeColor="text1"/>
        </w:rPr>
        <w:t xml:space="preserve">The prior distributions of the hyper parameters </w:t>
      </w:r>
      <m:oMath>
        <m:sSub>
          <m:sSubPr>
            <m:ctrlPr>
              <w:rPr>
                <w:rFonts w:ascii="Cambria Math" w:hAnsi="Cambria Math" w:cs="Arial"/>
                <w:i/>
                <w:color w:val="000000" w:themeColor="text1"/>
              </w:rPr>
            </m:ctrlPr>
          </m:sSubPr>
          <m:e>
            <m:r>
              <w:rPr>
                <w:rFonts w:ascii="Cambria Math" w:hAnsi="Cambria Math" w:cs="Arial"/>
                <w:color w:val="000000" w:themeColor="text1"/>
              </w:rPr>
              <m:t>μ</m:t>
            </m:r>
          </m:e>
          <m:sub>
            <m:r>
              <w:rPr>
                <w:rFonts w:ascii="Cambria Math" w:hAnsi="Cambria Math" w:cs="Arial"/>
                <w:color w:val="000000" w:themeColor="text1"/>
              </w:rPr>
              <m:t>RTmin</m:t>
            </m:r>
          </m:sub>
        </m:sSub>
      </m:oMath>
      <w:r w:rsidRPr="00391A35">
        <w:rPr>
          <w:rFonts w:ascii="Arial" w:hAnsi="Arial" w:cs="Arial"/>
          <w:color w:val="000000" w:themeColor="text1"/>
        </w:rPr>
        <w:t>,</w:t>
      </w:r>
      <w:r w:rsidR="00D71FA3" w:rsidRPr="00391A35">
        <w:rPr>
          <w:rFonts w:ascii="Arial" w:hAnsi="Arial" w:cs="Arial"/>
          <w:color w:val="000000" w:themeColor="text1"/>
        </w:rPr>
        <w:t xml:space="preserve"> </w:t>
      </w:r>
      <m:oMath>
        <m:sSub>
          <m:sSubPr>
            <m:ctrlPr>
              <w:rPr>
                <w:rFonts w:ascii="Cambria Math" w:hAnsi="Cambria Math" w:cs="Arial"/>
                <w:i/>
                <w:color w:val="000000" w:themeColor="text1"/>
              </w:rPr>
            </m:ctrlPr>
          </m:sSubPr>
          <m:e>
            <m:r>
              <w:rPr>
                <w:rFonts w:ascii="Cambria Math" w:hAnsi="Cambria Math" w:cs="Arial"/>
                <w:color w:val="000000" w:themeColor="text1"/>
              </w:rPr>
              <m:t>μ</m:t>
            </m:r>
          </m:e>
          <m:sub>
            <m:r>
              <w:rPr>
                <w:rFonts w:ascii="Cambria Math" w:hAnsi="Cambria Math" w:cs="Arial"/>
                <w:color w:val="000000" w:themeColor="text1"/>
              </w:rPr>
              <m:t>RTmax</m:t>
            </m:r>
          </m:sub>
        </m:sSub>
      </m:oMath>
      <w:r w:rsidRPr="00391A35">
        <w:rPr>
          <w:rFonts w:ascii="Arial" w:hAnsi="Arial" w:cs="Arial"/>
          <w:color w:val="000000" w:themeColor="text1"/>
        </w:rPr>
        <w:t xml:space="preserve">, </w:t>
      </w:r>
      <m:oMath>
        <m:sSub>
          <m:sSubPr>
            <m:ctrlPr>
              <w:rPr>
                <w:rFonts w:ascii="Cambria Math" w:hAnsi="Cambria Math" w:cs="Arial"/>
                <w:i/>
                <w:color w:val="000000" w:themeColor="text1"/>
              </w:rPr>
            </m:ctrlPr>
          </m:sSubPr>
          <m:e>
            <m:r>
              <w:rPr>
                <w:rFonts w:ascii="Cambria Math" w:hAnsi="Cambria Math" w:cs="Arial"/>
                <w:color w:val="000000" w:themeColor="text1"/>
              </w:rPr>
              <m:t>μ</m:t>
            </m:r>
          </m:e>
          <m:sub>
            <m:r>
              <w:rPr>
                <w:rFonts w:ascii="Cambria Math" w:hAnsi="Cambria Math" w:cs="Arial"/>
                <w:color w:val="000000" w:themeColor="text1"/>
              </w:rPr>
              <m:t>a</m:t>
            </m:r>
          </m:sub>
        </m:sSub>
      </m:oMath>
      <w:r w:rsidRPr="00391A35">
        <w:rPr>
          <w:rFonts w:ascii="Arial" w:hAnsi="Arial" w:cs="Arial"/>
          <w:color w:val="000000" w:themeColor="text1"/>
        </w:rPr>
        <w:t xml:space="preserve">, </w:t>
      </w:r>
      <m:oMath>
        <m:sSub>
          <m:sSubPr>
            <m:ctrlPr>
              <w:rPr>
                <w:rFonts w:ascii="Cambria Math" w:hAnsi="Cambria Math" w:cs="Arial"/>
                <w:i/>
                <w:color w:val="000000" w:themeColor="text1"/>
              </w:rPr>
            </m:ctrlPr>
          </m:sSubPr>
          <m:e>
            <m:r>
              <w:rPr>
                <w:rFonts w:ascii="Cambria Math" w:hAnsi="Cambria Math" w:cs="Arial"/>
                <w:color w:val="000000" w:themeColor="text1"/>
              </w:rPr>
              <m:t>μ</m:t>
            </m:r>
          </m:e>
          <m:sub>
            <m:r>
              <w:rPr>
                <w:rFonts w:ascii="Cambria Math" w:hAnsi="Cambria Math" w:cs="Arial"/>
                <w:color w:val="000000" w:themeColor="text1"/>
              </w:rPr>
              <m:t>b</m:t>
            </m:r>
          </m:sub>
        </m:sSub>
      </m:oMath>
      <w:r w:rsidRPr="00391A35">
        <w:rPr>
          <w:rFonts w:ascii="Arial" w:hAnsi="Arial" w:cs="Arial"/>
          <w:color w:val="000000" w:themeColor="text1"/>
        </w:rPr>
        <w:t>,</w:t>
      </w:r>
      <w:r w:rsidR="000F3A12" w:rsidRPr="00391A35">
        <w:rPr>
          <w:rFonts w:ascii="Arial" w:hAnsi="Arial" w:cs="Arial"/>
          <w:color w:val="000000" w:themeColor="text1"/>
        </w:rPr>
        <w:t xml:space="preserve"> and</w:t>
      </w:r>
      <w:r w:rsidRPr="00391A35">
        <w:rPr>
          <w:rFonts w:ascii="Arial" w:hAnsi="Arial" w:cs="Arial"/>
          <w:color w:val="000000" w:themeColor="text1"/>
        </w:rPr>
        <w:t xml:space="preserve"> </w:t>
      </w:r>
      <m:oMath>
        <m:sSub>
          <m:sSubPr>
            <m:ctrlPr>
              <w:rPr>
                <w:rFonts w:ascii="Cambria Math" w:hAnsi="Cambria Math" w:cs="Arial"/>
                <w:i/>
                <w:color w:val="000000" w:themeColor="text1"/>
              </w:rPr>
            </m:ctrlPr>
          </m:sSubPr>
          <m:e>
            <m:r>
              <w:rPr>
                <w:rFonts w:ascii="Cambria Math" w:hAnsi="Cambria Math" w:cs="Arial"/>
                <w:color w:val="000000" w:themeColor="text1"/>
              </w:rPr>
              <m:t>μ</m:t>
            </m:r>
          </m:e>
          <m:sub>
            <m:sSub>
              <m:sSubPr>
                <m:ctrlPr>
                  <w:rPr>
                    <w:rFonts w:ascii="Cambria Math" w:hAnsi="Cambria Math" w:cs="Arial"/>
                    <w:i/>
                    <w:color w:val="000000" w:themeColor="text1"/>
                  </w:rPr>
                </m:ctrlPr>
              </m:sSubPr>
              <m:e>
                <m:r>
                  <w:rPr>
                    <w:rFonts w:ascii="Cambria Math" w:hAnsi="Cambria Math" w:cs="Arial"/>
                    <w:color w:val="000000" w:themeColor="text1"/>
                  </w:rPr>
                  <m:t>σ</m:t>
                </m:r>
              </m:e>
              <m:sub>
                <m:r>
                  <w:rPr>
                    <w:rFonts w:ascii="Cambria Math" w:hAnsi="Cambria Math" w:cs="Arial"/>
                    <w:color w:val="000000" w:themeColor="text1"/>
                  </w:rPr>
                  <m:t>P</m:t>
                </m:r>
              </m:sub>
            </m:sSub>
          </m:sub>
        </m:sSub>
      </m:oMath>
      <w:r w:rsidR="000F3A12" w:rsidRPr="00391A35">
        <w:rPr>
          <w:rFonts w:ascii="Arial" w:hAnsi="Arial" w:cs="Arial"/>
          <w:color w:val="000000" w:themeColor="text1"/>
        </w:rPr>
        <w:t xml:space="preserve"> are Gaussian distribution</w:t>
      </w:r>
      <w:r w:rsidR="0012098B" w:rsidRPr="00391A35">
        <w:rPr>
          <w:rFonts w:ascii="Arial" w:hAnsi="Arial" w:cs="Arial"/>
          <w:color w:val="000000" w:themeColor="text1"/>
        </w:rPr>
        <w:t>s</w:t>
      </w:r>
      <w:r w:rsidR="000F3A12" w:rsidRPr="00391A35">
        <w:rPr>
          <w:rFonts w:ascii="Arial" w:hAnsi="Arial" w:cs="Arial"/>
          <w:color w:val="000000" w:themeColor="text1"/>
        </w:rPr>
        <w:t xml:space="preserve"> with reasonable means (15</w:t>
      </w:r>
      <w:r w:rsidR="000F3A12" w:rsidRPr="00391A35">
        <w:rPr>
          <w:rFonts w:ascii="Arial" w:hAnsi="Arial" w:cs="Arial"/>
          <w:b/>
          <w:bCs/>
          <w:color w:val="000000" w:themeColor="text1"/>
        </w:rPr>
        <w:t>°</w:t>
      </w:r>
      <w:r w:rsidR="000F3A12" w:rsidRPr="00391A35">
        <w:rPr>
          <w:rFonts w:ascii="Arial" w:hAnsi="Arial" w:cs="Arial"/>
          <w:color w:val="000000" w:themeColor="text1"/>
        </w:rPr>
        <w:t>C, 30</w:t>
      </w:r>
      <w:r w:rsidR="000F3A12" w:rsidRPr="00391A35">
        <w:rPr>
          <w:rFonts w:ascii="Arial" w:hAnsi="Arial" w:cs="Arial"/>
          <w:b/>
          <w:bCs/>
          <w:color w:val="000000" w:themeColor="text1"/>
        </w:rPr>
        <w:t>°</w:t>
      </w:r>
      <w:r w:rsidR="000F3A12" w:rsidRPr="00391A35">
        <w:rPr>
          <w:rFonts w:ascii="Arial" w:hAnsi="Arial" w:cs="Arial"/>
          <w:color w:val="000000" w:themeColor="text1"/>
        </w:rPr>
        <w:t>C, 0, 0, 0) and relatively large</w:t>
      </w:r>
      <w:r w:rsidR="009E7BBE" w:rsidRPr="00391A35">
        <w:rPr>
          <w:rFonts w:ascii="Arial" w:hAnsi="Arial" w:cs="Arial"/>
          <w:color w:val="000000" w:themeColor="text1"/>
        </w:rPr>
        <w:t xml:space="preserve"> standard </w:t>
      </w:r>
      <w:r w:rsidR="00896E4C" w:rsidRPr="00391A35">
        <w:rPr>
          <w:rFonts w:ascii="Arial" w:hAnsi="Arial" w:cs="Arial"/>
          <w:color w:val="000000" w:themeColor="text1"/>
        </w:rPr>
        <w:t>deviation</w:t>
      </w:r>
      <w:r w:rsidR="00A81B65" w:rsidRPr="00391A35">
        <w:rPr>
          <w:rFonts w:ascii="Arial" w:hAnsi="Arial" w:cs="Arial"/>
          <w:color w:val="000000" w:themeColor="text1"/>
        </w:rPr>
        <w:t>s</w:t>
      </w:r>
      <w:r w:rsidR="00896E4C" w:rsidRPr="00391A35">
        <w:rPr>
          <w:rFonts w:ascii="Arial" w:hAnsi="Arial" w:cs="Arial"/>
          <w:color w:val="000000" w:themeColor="text1"/>
        </w:rPr>
        <w:t xml:space="preserve"> </w:t>
      </w:r>
      <w:r w:rsidR="009E7BBE" w:rsidRPr="00391A35">
        <w:rPr>
          <w:rFonts w:ascii="Arial" w:hAnsi="Arial" w:cs="Arial"/>
          <w:color w:val="000000" w:themeColor="text1"/>
        </w:rPr>
        <w:t xml:space="preserve">(10, 10, 1, 10, 10). The prior distribution of the hyper parameters </w:t>
      </w:r>
      <m:oMath>
        <m:sSup>
          <m:sSupPr>
            <m:ctrlPr>
              <w:rPr>
                <w:rFonts w:ascii="Cambria Math" w:hAnsi="Cambria Math" w:cs="Arial"/>
                <w:i/>
                <w:color w:val="000000" w:themeColor="text1"/>
              </w:rPr>
            </m:ctrlPr>
          </m:sSupPr>
          <m:e>
            <m:sSub>
              <m:sSubPr>
                <m:ctrlPr>
                  <w:rPr>
                    <w:rFonts w:ascii="Cambria Math" w:hAnsi="Cambria Math" w:cs="Arial"/>
                    <w:i/>
                    <w:color w:val="000000" w:themeColor="text1"/>
                  </w:rPr>
                </m:ctrlPr>
              </m:sSubPr>
              <m:e>
                <m:r>
                  <w:rPr>
                    <w:rFonts w:ascii="Cambria Math" w:hAnsi="Cambria Math" w:cs="Arial"/>
                    <w:color w:val="000000" w:themeColor="text1"/>
                  </w:rPr>
                  <m:t>σ</m:t>
                </m:r>
              </m:e>
              <m:sub>
                <m:r>
                  <w:rPr>
                    <w:rFonts w:ascii="Cambria Math" w:hAnsi="Cambria Math" w:cs="Arial"/>
                    <w:color w:val="000000" w:themeColor="text1"/>
                  </w:rPr>
                  <m:t>RTmin</m:t>
                </m:r>
              </m:sub>
            </m:sSub>
          </m:e>
          <m:sup>
            <m:r>
              <w:rPr>
                <w:rFonts w:ascii="Cambria Math" w:hAnsi="Cambria Math" w:cs="Arial"/>
                <w:color w:val="000000" w:themeColor="text1"/>
              </w:rPr>
              <m:t>2</m:t>
            </m:r>
          </m:sup>
        </m:sSup>
      </m:oMath>
      <w:r w:rsidR="009E7BBE" w:rsidRPr="00391A35">
        <w:rPr>
          <w:rFonts w:ascii="Arial" w:hAnsi="Arial" w:cs="Arial"/>
          <w:color w:val="000000" w:themeColor="text1"/>
        </w:rPr>
        <w:t xml:space="preserve">, </w:t>
      </w:r>
      <m:oMath>
        <m:sSup>
          <m:sSupPr>
            <m:ctrlPr>
              <w:rPr>
                <w:rFonts w:ascii="Cambria Math" w:hAnsi="Cambria Math" w:cs="Arial"/>
                <w:i/>
                <w:color w:val="000000" w:themeColor="text1"/>
              </w:rPr>
            </m:ctrlPr>
          </m:sSupPr>
          <m:e>
            <m:sSub>
              <m:sSubPr>
                <m:ctrlPr>
                  <w:rPr>
                    <w:rFonts w:ascii="Cambria Math" w:hAnsi="Cambria Math" w:cs="Arial"/>
                    <w:i/>
                    <w:color w:val="000000" w:themeColor="text1"/>
                  </w:rPr>
                </m:ctrlPr>
              </m:sSubPr>
              <m:e>
                <m:r>
                  <w:rPr>
                    <w:rFonts w:ascii="Cambria Math" w:hAnsi="Cambria Math" w:cs="Arial"/>
                    <w:color w:val="000000" w:themeColor="text1"/>
                  </w:rPr>
                  <m:t>σ</m:t>
                </m:r>
              </m:e>
              <m:sub>
                <m:r>
                  <w:rPr>
                    <w:rFonts w:ascii="Cambria Math" w:hAnsi="Cambria Math" w:cs="Arial"/>
                    <w:color w:val="000000" w:themeColor="text1"/>
                  </w:rPr>
                  <m:t>RTmax</m:t>
                </m:r>
              </m:sub>
            </m:sSub>
          </m:e>
          <m:sup>
            <m:r>
              <w:rPr>
                <w:rFonts w:ascii="Cambria Math" w:hAnsi="Cambria Math" w:cs="Arial"/>
                <w:color w:val="000000" w:themeColor="text1"/>
              </w:rPr>
              <m:t>2</m:t>
            </m:r>
          </m:sup>
        </m:sSup>
      </m:oMath>
      <w:r w:rsidR="009E7BBE" w:rsidRPr="00391A35">
        <w:rPr>
          <w:rFonts w:ascii="Arial" w:hAnsi="Arial" w:cs="Arial"/>
          <w:color w:val="000000" w:themeColor="text1"/>
        </w:rPr>
        <w:t xml:space="preserve">, </w:t>
      </w:r>
      <m:oMath>
        <m:sSup>
          <m:sSupPr>
            <m:ctrlPr>
              <w:rPr>
                <w:rFonts w:ascii="Cambria Math" w:hAnsi="Cambria Math" w:cs="Arial"/>
                <w:i/>
                <w:color w:val="000000" w:themeColor="text1"/>
              </w:rPr>
            </m:ctrlPr>
          </m:sSupPr>
          <m:e>
            <m:sSub>
              <m:sSubPr>
                <m:ctrlPr>
                  <w:rPr>
                    <w:rFonts w:ascii="Cambria Math" w:hAnsi="Cambria Math" w:cs="Arial"/>
                    <w:i/>
                    <w:color w:val="000000" w:themeColor="text1"/>
                  </w:rPr>
                </m:ctrlPr>
              </m:sSubPr>
              <m:e>
                <m:r>
                  <w:rPr>
                    <w:rFonts w:ascii="Cambria Math" w:hAnsi="Cambria Math" w:cs="Arial"/>
                    <w:color w:val="000000" w:themeColor="text1"/>
                  </w:rPr>
                  <m:t>σ</m:t>
                </m:r>
              </m:e>
              <m:sub>
                <m:r>
                  <w:rPr>
                    <w:rFonts w:ascii="Cambria Math" w:hAnsi="Cambria Math" w:cs="Arial"/>
                    <w:color w:val="000000" w:themeColor="text1"/>
                  </w:rPr>
                  <m:t>a</m:t>
                </m:r>
              </m:sub>
            </m:sSub>
          </m:e>
          <m:sup>
            <m:r>
              <w:rPr>
                <w:rFonts w:ascii="Cambria Math" w:hAnsi="Cambria Math" w:cs="Arial"/>
                <w:color w:val="000000" w:themeColor="text1"/>
              </w:rPr>
              <m:t>2</m:t>
            </m:r>
          </m:sup>
        </m:sSup>
      </m:oMath>
      <w:r w:rsidR="009E7BBE" w:rsidRPr="00391A35">
        <w:rPr>
          <w:rFonts w:ascii="Arial" w:hAnsi="Arial" w:cs="Arial"/>
          <w:color w:val="000000" w:themeColor="text1"/>
        </w:rPr>
        <w:t xml:space="preserve">, </w:t>
      </w:r>
      <m:oMath>
        <m:sSup>
          <m:sSupPr>
            <m:ctrlPr>
              <w:rPr>
                <w:rFonts w:ascii="Cambria Math" w:hAnsi="Cambria Math" w:cs="Arial"/>
                <w:i/>
                <w:color w:val="000000" w:themeColor="text1"/>
              </w:rPr>
            </m:ctrlPr>
          </m:sSupPr>
          <m:e>
            <m:sSub>
              <m:sSubPr>
                <m:ctrlPr>
                  <w:rPr>
                    <w:rFonts w:ascii="Cambria Math" w:hAnsi="Cambria Math" w:cs="Arial"/>
                    <w:i/>
                    <w:color w:val="000000" w:themeColor="text1"/>
                  </w:rPr>
                </m:ctrlPr>
              </m:sSubPr>
              <m:e>
                <m:r>
                  <w:rPr>
                    <w:rFonts w:ascii="Cambria Math" w:hAnsi="Cambria Math" w:cs="Arial"/>
                    <w:color w:val="000000" w:themeColor="text1"/>
                  </w:rPr>
                  <m:t>σ</m:t>
                </m:r>
              </m:e>
              <m:sub>
                <m:r>
                  <w:rPr>
                    <w:rFonts w:ascii="Cambria Math" w:hAnsi="Cambria Math" w:cs="Arial"/>
                    <w:color w:val="000000" w:themeColor="text1"/>
                  </w:rPr>
                  <m:t>b</m:t>
                </m:r>
              </m:sub>
            </m:sSub>
          </m:e>
          <m:sup>
            <m:r>
              <w:rPr>
                <w:rFonts w:ascii="Cambria Math" w:hAnsi="Cambria Math" w:cs="Arial"/>
                <w:color w:val="000000" w:themeColor="text1"/>
              </w:rPr>
              <m:t>2</m:t>
            </m:r>
          </m:sup>
        </m:sSup>
      </m:oMath>
      <w:r w:rsidR="009E7BBE" w:rsidRPr="00391A35">
        <w:rPr>
          <w:rFonts w:ascii="Arial" w:hAnsi="Arial" w:cs="Arial"/>
          <w:color w:val="000000" w:themeColor="text1"/>
        </w:rPr>
        <w:t xml:space="preserve">, and </w:t>
      </w:r>
      <m:oMath>
        <m:sSup>
          <m:sSupPr>
            <m:ctrlPr>
              <w:rPr>
                <w:rFonts w:ascii="Cambria Math" w:hAnsi="Cambria Math" w:cs="Arial"/>
                <w:i/>
                <w:color w:val="000000" w:themeColor="text1"/>
              </w:rPr>
            </m:ctrlPr>
          </m:sSupPr>
          <m:e>
            <m:sSub>
              <m:sSubPr>
                <m:ctrlPr>
                  <w:rPr>
                    <w:rFonts w:ascii="Cambria Math" w:hAnsi="Cambria Math" w:cs="Arial"/>
                    <w:i/>
                    <w:color w:val="000000" w:themeColor="text1"/>
                  </w:rPr>
                </m:ctrlPr>
              </m:sSubPr>
              <m:e>
                <m:r>
                  <w:rPr>
                    <w:rFonts w:ascii="Cambria Math" w:hAnsi="Cambria Math" w:cs="Arial"/>
                    <w:color w:val="000000" w:themeColor="text1"/>
                  </w:rPr>
                  <m:t>σ</m:t>
                </m:r>
              </m:e>
              <m:sub>
                <m:sSub>
                  <m:sSubPr>
                    <m:ctrlPr>
                      <w:rPr>
                        <w:rFonts w:ascii="Cambria Math" w:hAnsi="Cambria Math" w:cs="Arial"/>
                        <w:i/>
                        <w:color w:val="000000" w:themeColor="text1"/>
                      </w:rPr>
                    </m:ctrlPr>
                  </m:sSubPr>
                  <m:e>
                    <m:r>
                      <w:rPr>
                        <w:rFonts w:ascii="Cambria Math" w:hAnsi="Cambria Math" w:cs="Arial"/>
                        <w:color w:val="000000" w:themeColor="text1"/>
                      </w:rPr>
                      <m:t>σ</m:t>
                    </m:r>
                  </m:e>
                  <m:sub>
                    <m:r>
                      <w:rPr>
                        <w:rFonts w:ascii="Cambria Math" w:hAnsi="Cambria Math" w:cs="Arial"/>
                        <w:color w:val="000000" w:themeColor="text1"/>
                      </w:rPr>
                      <m:t>P</m:t>
                    </m:r>
                  </m:sub>
                </m:sSub>
              </m:sub>
            </m:sSub>
          </m:e>
          <m:sup>
            <m:r>
              <w:rPr>
                <w:rFonts w:ascii="Cambria Math" w:hAnsi="Cambria Math" w:cs="Arial"/>
                <w:color w:val="000000" w:themeColor="text1"/>
              </w:rPr>
              <m:t>2</m:t>
            </m:r>
          </m:sup>
        </m:sSup>
      </m:oMath>
      <w:r w:rsidR="009E7BBE" w:rsidRPr="00391A35">
        <w:rPr>
          <w:rFonts w:ascii="Arial" w:hAnsi="Arial" w:cs="Arial"/>
          <w:color w:val="000000" w:themeColor="text1"/>
        </w:rPr>
        <w:t xml:space="preserve"> is inverse-gamma</w:t>
      </w:r>
      <w:r w:rsidR="004F7313">
        <w:rPr>
          <w:rFonts w:ascii="Arial" w:hAnsi="Arial" w:cs="Arial"/>
          <w:color w:val="000000" w:themeColor="text1"/>
        </w:rPr>
        <w:t xml:space="preserve"> </w:t>
      </w:r>
      <w:r w:rsidR="009E7BBE" w:rsidRPr="00391A35">
        <w:rPr>
          <w:rFonts w:ascii="Arial" w:hAnsi="Arial" w:cs="Arial"/>
          <w:color w:val="000000" w:themeColor="text1"/>
        </w:rPr>
        <w:t xml:space="preserve">(0.001, 0.001), which is a commonly </w:t>
      </w:r>
      <w:r w:rsidR="009E7BBE" w:rsidRPr="00391A35">
        <w:rPr>
          <w:rFonts w:ascii="Arial" w:hAnsi="Arial" w:cs="Arial"/>
        </w:rPr>
        <w:t>used non-informative distribution for priors of variance.</w:t>
      </w:r>
      <w:r w:rsidR="001B115F" w:rsidRPr="00391A35">
        <w:rPr>
          <w:rFonts w:ascii="Arial" w:hAnsi="Arial" w:cs="Arial"/>
          <w:color w:val="000000" w:themeColor="text1"/>
        </w:rPr>
        <w:t xml:space="preserve"> </w:t>
      </w:r>
      <w:r w:rsidR="009E1151" w:rsidRPr="00391A35">
        <w:rPr>
          <w:rFonts w:ascii="Arial" w:hAnsi="Arial" w:cs="Arial"/>
          <w:color w:val="000000" w:themeColor="text1"/>
        </w:rPr>
        <w:t xml:space="preserve">The values of </w:t>
      </w:r>
      <w:r w:rsidR="009E1151" w:rsidRPr="00391A35">
        <w:rPr>
          <w:rFonts w:ascii="Arial" w:hAnsi="Arial" w:cs="Arial"/>
          <w:i/>
          <w:iCs/>
          <w:color w:val="000000" w:themeColor="text1"/>
        </w:rPr>
        <w:t>a</w:t>
      </w:r>
      <w:r w:rsidR="009E0B30" w:rsidRPr="00391A35">
        <w:rPr>
          <w:rFonts w:ascii="Arial" w:hAnsi="Arial" w:cs="Arial"/>
          <w:i/>
          <w:iCs/>
          <w:color w:val="000000" w:themeColor="text1"/>
          <w:vertAlign w:val="subscript"/>
        </w:rPr>
        <w:t>i</w:t>
      </w:r>
      <w:r w:rsidR="009E1151" w:rsidRPr="00391A35">
        <w:rPr>
          <w:rFonts w:ascii="Arial" w:hAnsi="Arial" w:cs="Arial"/>
          <w:color w:val="000000" w:themeColor="text1"/>
        </w:rPr>
        <w:t xml:space="preserve"> </w:t>
      </w:r>
      <w:r w:rsidR="001113A3" w:rsidRPr="00391A35">
        <w:rPr>
          <w:rFonts w:ascii="Arial" w:hAnsi="Arial" w:cs="Arial"/>
          <w:color w:val="000000" w:themeColor="text1"/>
        </w:rPr>
        <w:t xml:space="preserve">and </w:t>
      </w:r>
      <w:r w:rsidR="001113A3" w:rsidRPr="00391A35">
        <w:rPr>
          <w:rFonts w:ascii="Arial" w:hAnsi="Arial" w:cs="Arial"/>
          <w:i/>
          <w:iCs/>
          <w:color w:val="000000" w:themeColor="text1"/>
        </w:rPr>
        <w:t>b</w:t>
      </w:r>
      <w:r w:rsidR="009E0B30" w:rsidRPr="00391A35">
        <w:rPr>
          <w:rFonts w:ascii="Arial" w:hAnsi="Arial" w:cs="Arial"/>
          <w:i/>
          <w:iCs/>
          <w:color w:val="000000" w:themeColor="text1"/>
          <w:vertAlign w:val="subscript"/>
        </w:rPr>
        <w:t>i</w:t>
      </w:r>
      <w:r w:rsidR="001113A3" w:rsidRPr="00391A35">
        <w:rPr>
          <w:rFonts w:ascii="Arial" w:hAnsi="Arial" w:cs="Arial"/>
          <w:color w:val="000000" w:themeColor="text1"/>
        </w:rPr>
        <w:t xml:space="preserve"> </w:t>
      </w:r>
      <w:r w:rsidR="009E1151" w:rsidRPr="00391A35">
        <w:rPr>
          <w:rFonts w:ascii="Arial" w:hAnsi="Arial" w:cs="Arial"/>
          <w:color w:val="000000" w:themeColor="text1"/>
        </w:rPr>
        <w:t>were bounded to be positive.</w:t>
      </w:r>
      <w:r w:rsidR="001113A3" w:rsidRPr="00391A35">
        <w:rPr>
          <w:rFonts w:ascii="Arial" w:hAnsi="Arial" w:cs="Arial"/>
          <w:color w:val="000000" w:themeColor="text1"/>
        </w:rPr>
        <w:t xml:space="preserve"> </w:t>
      </w:r>
      <w:r w:rsidR="009E1151" w:rsidRPr="00391A35">
        <w:rPr>
          <w:rFonts w:ascii="Arial" w:hAnsi="Arial" w:cs="Arial"/>
          <w:color w:val="000000" w:themeColor="text1"/>
        </w:rPr>
        <w:t xml:space="preserve">The values of </w:t>
      </w:r>
      <w:proofErr w:type="spellStart"/>
      <w:r w:rsidR="009E1151" w:rsidRPr="00391A35">
        <w:rPr>
          <w:rFonts w:ascii="Arial" w:hAnsi="Arial" w:cs="Arial"/>
          <w:i/>
          <w:iCs/>
          <w:color w:val="000000" w:themeColor="text1"/>
        </w:rPr>
        <w:t>RTmin</w:t>
      </w:r>
      <w:r w:rsidR="009E0B30" w:rsidRPr="00391A35">
        <w:rPr>
          <w:rFonts w:ascii="Arial" w:hAnsi="Arial" w:cs="Arial"/>
          <w:i/>
          <w:iCs/>
          <w:color w:val="000000" w:themeColor="text1"/>
          <w:vertAlign w:val="subscript"/>
        </w:rPr>
        <w:t>i</w:t>
      </w:r>
      <w:proofErr w:type="spellEnd"/>
      <w:r w:rsidR="009E1151" w:rsidRPr="00391A35">
        <w:rPr>
          <w:rFonts w:ascii="Arial" w:hAnsi="Arial" w:cs="Arial"/>
          <w:color w:val="000000" w:themeColor="text1"/>
          <w:vertAlign w:val="subscript"/>
        </w:rPr>
        <w:t xml:space="preserve"> </w:t>
      </w:r>
      <w:r w:rsidR="009E1151" w:rsidRPr="00391A35">
        <w:rPr>
          <w:rFonts w:ascii="Arial" w:hAnsi="Arial" w:cs="Arial"/>
          <w:color w:val="000000" w:themeColor="text1"/>
        </w:rPr>
        <w:t xml:space="preserve">were bounded </w:t>
      </w:r>
      <w:r w:rsidR="009E0B30" w:rsidRPr="00391A35">
        <w:rPr>
          <w:rFonts w:ascii="Arial" w:hAnsi="Arial" w:cs="Arial"/>
          <w:color w:val="000000" w:themeColor="text1"/>
        </w:rPr>
        <w:t>between 0°C to</w:t>
      </w:r>
      <w:r w:rsidR="009E1151" w:rsidRPr="00391A35">
        <w:rPr>
          <w:rFonts w:ascii="Arial" w:hAnsi="Arial" w:cs="Arial"/>
          <w:color w:val="000000" w:themeColor="text1"/>
        </w:rPr>
        <w:t xml:space="preserve"> 17°C</w:t>
      </w:r>
      <w:r w:rsidR="00FE3AF8" w:rsidRPr="00391A35">
        <w:rPr>
          <w:rFonts w:ascii="Arial" w:hAnsi="Arial" w:cs="Arial"/>
          <w:color w:val="000000" w:themeColor="text1"/>
        </w:rPr>
        <w:t xml:space="preserve"> and</w:t>
      </w:r>
      <w:r w:rsidR="009E1151" w:rsidRPr="00391A35">
        <w:rPr>
          <w:rFonts w:ascii="Arial" w:hAnsi="Arial" w:cs="Arial"/>
          <w:color w:val="000000" w:themeColor="text1"/>
        </w:rPr>
        <w:t xml:space="preserve"> </w:t>
      </w:r>
      <w:r w:rsidR="00FE3AF8" w:rsidRPr="00391A35">
        <w:rPr>
          <w:rFonts w:ascii="Arial" w:hAnsi="Arial" w:cs="Arial"/>
          <w:color w:val="000000" w:themeColor="text1"/>
        </w:rPr>
        <w:t>t</w:t>
      </w:r>
      <w:r w:rsidR="009E1151" w:rsidRPr="00391A35">
        <w:rPr>
          <w:rFonts w:ascii="Arial" w:hAnsi="Arial" w:cs="Arial"/>
          <w:color w:val="000000" w:themeColor="text1"/>
        </w:rPr>
        <w:t xml:space="preserve">he values of </w:t>
      </w:r>
      <w:proofErr w:type="spellStart"/>
      <w:r w:rsidR="009E1151" w:rsidRPr="00391A35">
        <w:rPr>
          <w:rFonts w:ascii="Arial" w:hAnsi="Arial" w:cs="Arial"/>
          <w:i/>
          <w:iCs/>
          <w:color w:val="000000" w:themeColor="text1"/>
        </w:rPr>
        <w:t>RTmax</w:t>
      </w:r>
      <w:r w:rsidR="009E0B30" w:rsidRPr="00391A35">
        <w:rPr>
          <w:rFonts w:ascii="Arial" w:hAnsi="Arial" w:cs="Arial"/>
          <w:i/>
          <w:iCs/>
          <w:color w:val="000000" w:themeColor="text1"/>
          <w:vertAlign w:val="subscript"/>
        </w:rPr>
        <w:t>i</w:t>
      </w:r>
      <w:proofErr w:type="spellEnd"/>
      <w:r w:rsidR="009E1151" w:rsidRPr="00391A35">
        <w:rPr>
          <w:rFonts w:ascii="Arial" w:hAnsi="Arial" w:cs="Arial"/>
          <w:color w:val="000000" w:themeColor="text1"/>
        </w:rPr>
        <w:t xml:space="preserve"> were bounded between 26°C </w:t>
      </w:r>
      <w:r w:rsidR="009E0B30" w:rsidRPr="00391A35">
        <w:rPr>
          <w:rFonts w:ascii="Arial" w:hAnsi="Arial" w:cs="Arial"/>
          <w:color w:val="000000" w:themeColor="text1"/>
        </w:rPr>
        <w:t>to</w:t>
      </w:r>
      <w:r w:rsidR="009E1151" w:rsidRPr="00391A35">
        <w:rPr>
          <w:rFonts w:ascii="Arial" w:hAnsi="Arial" w:cs="Arial"/>
          <w:color w:val="000000" w:themeColor="text1"/>
        </w:rPr>
        <w:t xml:space="preserve"> 35°C </w:t>
      </w:r>
      <w:r w:rsidR="00267E34" w:rsidRPr="00391A35">
        <w:rPr>
          <w:rFonts w:ascii="Arial" w:hAnsi="Arial" w:cs="Arial"/>
          <w:color w:val="000000" w:themeColor="text1"/>
        </w:rPr>
        <w:t>based on</w:t>
      </w:r>
      <w:r w:rsidR="00FE3AF8" w:rsidRPr="00391A35">
        <w:rPr>
          <w:rFonts w:ascii="Arial" w:hAnsi="Arial" w:cs="Arial"/>
          <w:color w:val="000000" w:themeColor="text1"/>
        </w:rPr>
        <w:t xml:space="preserve"> prior knowledge</w:t>
      </w:r>
      <w:r w:rsidR="004F3776" w:rsidRPr="00391A35">
        <w:rPr>
          <w:rFonts w:ascii="Arial" w:hAnsi="Arial" w:cs="Arial"/>
          <w:color w:val="000000" w:themeColor="text1"/>
        </w:rPr>
        <w:t xml:space="preserve"> of the range of temperatures under which Australian </w:t>
      </w:r>
      <w:r w:rsidR="004F3776" w:rsidRPr="00391A35">
        <w:rPr>
          <w:rFonts w:ascii="Arial" w:hAnsi="Arial" w:cs="Arial"/>
          <w:i/>
          <w:iCs/>
          <w:color w:val="000000" w:themeColor="text1"/>
        </w:rPr>
        <w:t>Drosophila</w:t>
      </w:r>
      <w:r w:rsidR="004F3776" w:rsidRPr="00391A35">
        <w:rPr>
          <w:rFonts w:ascii="Arial" w:hAnsi="Arial" w:cs="Arial"/>
          <w:color w:val="000000" w:themeColor="text1"/>
        </w:rPr>
        <w:t xml:space="preserve"> can reproduce</w:t>
      </w:r>
      <w:r w:rsidR="00055F3A" w:rsidRPr="00391A35">
        <w:rPr>
          <w:rFonts w:ascii="Arial" w:hAnsi="Arial" w:cs="Arial"/>
          <w:color w:val="000000" w:themeColor="text1"/>
        </w:rPr>
        <w:t>.</w:t>
      </w:r>
      <w:r w:rsidR="009E1151" w:rsidRPr="00391A35">
        <w:rPr>
          <w:rFonts w:ascii="Arial" w:hAnsi="Arial" w:cs="Arial"/>
        </w:rPr>
        <w:t xml:space="preserve"> </w:t>
      </w:r>
      <w:r w:rsidR="00A8174D" w:rsidRPr="00391A35">
        <w:rPr>
          <w:rFonts w:ascii="Arial" w:hAnsi="Arial" w:cs="Arial"/>
        </w:rPr>
        <w:t xml:space="preserve">The multi-level model was fitted under </w:t>
      </w:r>
      <w:r w:rsidR="00374302" w:rsidRPr="00391A35">
        <w:rPr>
          <w:rFonts w:ascii="Arial" w:hAnsi="Arial" w:cs="Arial"/>
        </w:rPr>
        <w:t xml:space="preserve">a </w:t>
      </w:r>
      <w:r w:rsidR="00A8174D" w:rsidRPr="00391A35">
        <w:rPr>
          <w:rFonts w:ascii="Arial" w:hAnsi="Arial" w:cs="Arial"/>
        </w:rPr>
        <w:t>Bayesian framework using MCMC sampling within the</w:t>
      </w:r>
      <w:r w:rsidR="00A8174D" w:rsidRPr="00391A35">
        <w:rPr>
          <w:rFonts w:ascii="Arial" w:hAnsi="Arial" w:cs="Arial"/>
          <w:i/>
          <w:iCs/>
        </w:rPr>
        <w:t xml:space="preserve"> </w:t>
      </w:r>
      <w:proofErr w:type="spellStart"/>
      <w:r w:rsidR="00A8174D" w:rsidRPr="00391A35">
        <w:rPr>
          <w:rFonts w:ascii="Arial" w:hAnsi="Arial" w:cs="Arial"/>
          <w:i/>
          <w:iCs/>
        </w:rPr>
        <w:t>rstan</w:t>
      </w:r>
      <w:proofErr w:type="spellEnd"/>
      <w:r w:rsidR="00A8174D" w:rsidRPr="00391A35">
        <w:rPr>
          <w:rFonts w:ascii="Arial" w:hAnsi="Arial" w:cs="Arial"/>
        </w:rPr>
        <w:t xml:space="preserve"> package</w:t>
      </w:r>
      <w:r w:rsidR="00A23F24">
        <w:rPr>
          <w:rFonts w:ascii="Arial" w:hAnsi="Arial" w:cs="Arial"/>
        </w:rPr>
        <w:t xml:space="preserve"> (Stan Development Team, 2021)</w:t>
      </w:r>
      <w:r w:rsidR="00A8174D" w:rsidRPr="00391A35">
        <w:rPr>
          <w:rFonts w:ascii="Arial" w:hAnsi="Arial" w:cs="Arial"/>
        </w:rPr>
        <w:t xml:space="preserve"> in R.</w:t>
      </w:r>
      <w:r w:rsidR="0011286C" w:rsidRPr="00391A35">
        <w:rPr>
          <w:rFonts w:ascii="Arial" w:hAnsi="Arial" w:cs="Arial"/>
        </w:rPr>
        <w:t xml:space="preserve"> Models converged and performance was acceptable in diagnostic plots (</w:t>
      </w:r>
      <w:r w:rsidR="0011286C" w:rsidRPr="00391A35">
        <w:rPr>
          <w:rFonts w:ascii="Arial" w:hAnsi="Arial" w:cs="Arial"/>
          <w:color w:val="000000" w:themeColor="text1"/>
        </w:rPr>
        <w:t xml:space="preserve">Supplementary Figure 2). </w:t>
      </w:r>
      <w:r w:rsidR="00A8174D" w:rsidRPr="00391A35">
        <w:rPr>
          <w:rFonts w:ascii="Arial" w:hAnsi="Arial" w:cs="Arial"/>
        </w:rPr>
        <w:t xml:space="preserve"> </w:t>
      </w:r>
      <w:r w:rsidR="009E1151" w:rsidRPr="00391A35">
        <w:rPr>
          <w:rFonts w:ascii="Arial" w:hAnsi="Arial" w:cs="Arial"/>
        </w:rPr>
        <w:t>Medians of the posterior distributions were used as the parameter values to construct the thermal performance curve</w:t>
      </w:r>
      <w:r w:rsidR="000B0166" w:rsidRPr="00391A35">
        <w:rPr>
          <w:rFonts w:ascii="Arial" w:hAnsi="Arial" w:cs="Arial"/>
        </w:rPr>
        <w:t>s</w:t>
      </w:r>
      <w:r w:rsidR="009E1151" w:rsidRPr="00391A35">
        <w:rPr>
          <w:rFonts w:ascii="Arial" w:hAnsi="Arial" w:cs="Arial"/>
        </w:rPr>
        <w:t>.</w:t>
      </w:r>
      <w:r w:rsidR="004F4BA8" w:rsidRPr="00391A35">
        <w:rPr>
          <w:rFonts w:ascii="Arial" w:hAnsi="Arial" w:cs="Arial"/>
        </w:rPr>
        <w:t xml:space="preserve"> Optimal temperature</w:t>
      </w:r>
      <w:r w:rsidR="00D962E5" w:rsidRPr="00391A35">
        <w:rPr>
          <w:rFonts w:ascii="Arial" w:hAnsi="Arial" w:cs="Arial"/>
        </w:rPr>
        <w:t>s</w:t>
      </w:r>
      <w:r w:rsidR="004F4BA8" w:rsidRPr="00391A35">
        <w:rPr>
          <w:rFonts w:ascii="Arial" w:hAnsi="Arial" w:cs="Arial"/>
        </w:rPr>
        <w:t xml:space="preserve"> for peak reproduction </w:t>
      </w:r>
      <w:r w:rsidR="00D962E5" w:rsidRPr="00391A35">
        <w:rPr>
          <w:rFonts w:ascii="Arial" w:hAnsi="Arial" w:cs="Arial"/>
        </w:rPr>
        <w:t xml:space="preserve">were </w:t>
      </w:r>
      <w:r w:rsidR="004F4BA8" w:rsidRPr="00391A35">
        <w:rPr>
          <w:rFonts w:ascii="Arial" w:hAnsi="Arial" w:cs="Arial"/>
        </w:rPr>
        <w:t xml:space="preserve">calculated </w:t>
      </w:r>
      <w:r w:rsidR="00D962E5" w:rsidRPr="00391A35">
        <w:rPr>
          <w:rFonts w:ascii="Arial" w:hAnsi="Arial" w:cs="Arial"/>
        </w:rPr>
        <w:t xml:space="preserve">directly </w:t>
      </w:r>
      <w:r w:rsidR="00896E4C" w:rsidRPr="00391A35">
        <w:rPr>
          <w:rFonts w:ascii="Arial" w:hAnsi="Arial" w:cs="Arial"/>
        </w:rPr>
        <w:t xml:space="preserve">from </w:t>
      </w:r>
      <w:r w:rsidR="00650333" w:rsidRPr="00391A35">
        <w:rPr>
          <w:rFonts w:ascii="Arial" w:hAnsi="Arial" w:cs="Arial"/>
        </w:rPr>
        <w:t>known parameters:</w:t>
      </w:r>
    </w:p>
    <w:p w14:paraId="4A2FA4FB" w14:textId="607C6E46" w:rsidR="009E1151" w:rsidRPr="00391A35" w:rsidRDefault="004F4BA8" w:rsidP="001B3FA5">
      <w:pPr>
        <w:spacing w:line="480" w:lineRule="auto"/>
        <w:ind w:firstLine="360"/>
        <w:rPr>
          <w:rFonts w:ascii="Arial" w:hAnsi="Arial" w:cs="Arial"/>
        </w:rPr>
      </w:pPr>
      <m:oMath>
        <m:r>
          <w:rPr>
            <w:rFonts w:ascii="Cambria Math" w:hAnsi="Cambria Math" w:cs="Arial"/>
          </w:rPr>
          <m:t>RTopt=</m:t>
        </m:r>
        <m:f>
          <m:fPr>
            <m:ctrlPr>
              <w:rPr>
                <w:rFonts w:ascii="Cambria Math" w:hAnsi="Cambria Math" w:cs="Arial"/>
                <w:i/>
              </w:rPr>
            </m:ctrlPr>
          </m:fPr>
          <m:num>
            <m:r>
              <w:rPr>
                <w:rFonts w:ascii="Cambria Math" w:hAnsi="Cambria Math" w:cs="Arial"/>
              </w:rPr>
              <m:t>2bRTmax+</m:t>
            </m:r>
            <m:d>
              <m:dPr>
                <m:ctrlPr>
                  <w:rPr>
                    <w:rFonts w:ascii="Cambria Math" w:hAnsi="Cambria Math" w:cs="Arial"/>
                    <w:i/>
                  </w:rPr>
                </m:ctrlPr>
              </m:dPr>
              <m:e>
                <m:r>
                  <w:rPr>
                    <w:rFonts w:ascii="Cambria Math" w:hAnsi="Cambria Math" w:cs="Arial"/>
                  </w:rPr>
                  <m:t>b+1</m:t>
                </m:r>
              </m:e>
            </m:d>
            <m:r>
              <w:rPr>
                <w:rFonts w:ascii="Cambria Math" w:hAnsi="Cambria Math" w:cs="Arial"/>
              </w:rPr>
              <m:t>RTmin+</m:t>
            </m:r>
            <m:rad>
              <m:radPr>
                <m:degHide m:val="1"/>
                <m:ctrlPr>
                  <w:rPr>
                    <w:rFonts w:ascii="Cambria Math" w:hAnsi="Cambria Math" w:cs="Arial"/>
                    <w:i/>
                  </w:rPr>
                </m:ctrlPr>
              </m:radPr>
              <m:deg/>
              <m:e>
                <m:r>
                  <w:rPr>
                    <w:rFonts w:ascii="Cambria Math" w:hAnsi="Cambria Math" w:cs="Arial"/>
                  </w:rPr>
                  <m:t>4</m:t>
                </m:r>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sSup>
                  <m:sSupPr>
                    <m:ctrlPr>
                      <w:rPr>
                        <w:rFonts w:ascii="Cambria Math" w:hAnsi="Cambria Math" w:cs="Arial"/>
                        <w:i/>
                      </w:rPr>
                    </m:ctrlPr>
                  </m:sSupPr>
                  <m:e>
                    <m:r>
                      <w:rPr>
                        <w:rFonts w:ascii="Cambria Math" w:hAnsi="Cambria Math" w:cs="Arial"/>
                      </w:rPr>
                      <m:t>RTmax</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(b+1)</m:t>
                    </m:r>
                  </m:e>
                  <m:sup>
                    <m:r>
                      <w:rPr>
                        <w:rFonts w:ascii="Cambria Math" w:hAnsi="Cambria Math" w:cs="Arial"/>
                      </w:rPr>
                      <m:t>2</m:t>
                    </m:r>
                  </m:sup>
                </m:sSup>
                <m:sSup>
                  <m:sSupPr>
                    <m:ctrlPr>
                      <w:rPr>
                        <w:rFonts w:ascii="Cambria Math" w:hAnsi="Cambria Math" w:cs="Arial"/>
                        <w:i/>
                      </w:rPr>
                    </m:ctrlPr>
                  </m:sSupPr>
                  <m:e>
                    <m:r>
                      <w:rPr>
                        <w:rFonts w:ascii="Cambria Math" w:hAnsi="Cambria Math" w:cs="Arial"/>
                      </w:rPr>
                      <m:t>RTmin</m:t>
                    </m:r>
                  </m:e>
                  <m:sup>
                    <m:r>
                      <w:rPr>
                        <w:rFonts w:ascii="Cambria Math" w:hAnsi="Cambria Math" w:cs="Arial"/>
                      </w:rPr>
                      <m:t>2</m:t>
                    </m:r>
                  </m:sup>
                </m:sSup>
                <m:r>
                  <w:rPr>
                    <w:rFonts w:ascii="Cambria Math" w:hAnsi="Cambria Math" w:cs="Arial"/>
                  </w:rPr>
                  <m:t>-4</m:t>
                </m:r>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r>
                  <w:rPr>
                    <w:rFonts w:ascii="Cambria Math" w:hAnsi="Cambria Math" w:cs="Arial"/>
                  </w:rPr>
                  <m:t>RTminRTmax</m:t>
                </m:r>
              </m:e>
            </m:rad>
          </m:num>
          <m:den>
            <m:r>
              <w:rPr>
                <w:rFonts w:ascii="Cambria Math" w:hAnsi="Cambria Math" w:cs="Arial"/>
              </w:rPr>
              <m:t>4b+2</m:t>
            </m:r>
          </m:den>
        </m:f>
      </m:oMath>
      <w:r w:rsidR="00BC6A6A" w:rsidRPr="00391A35">
        <w:rPr>
          <w:rFonts w:ascii="Arial" w:hAnsi="Arial" w:cs="Arial"/>
        </w:rPr>
        <w:t xml:space="preserve"> </w:t>
      </w:r>
    </w:p>
    <w:p w14:paraId="4CA8D816" w14:textId="5DE6AE80" w:rsidR="00F45D05" w:rsidRPr="00391A35" w:rsidRDefault="00F45D05" w:rsidP="001B3FA5">
      <w:pPr>
        <w:spacing w:line="480" w:lineRule="auto"/>
        <w:ind w:firstLine="360"/>
        <w:rPr>
          <w:rFonts w:ascii="Arial" w:hAnsi="Arial" w:cs="Arial"/>
        </w:rPr>
      </w:pPr>
      <w:r w:rsidRPr="00391A35">
        <w:rPr>
          <w:rFonts w:ascii="Arial" w:hAnsi="Arial" w:cs="Arial"/>
          <w:i/>
          <w:iCs/>
        </w:rPr>
        <w:lastRenderedPageBreak/>
        <w:t>Regression analysis</w:t>
      </w:r>
      <w:r w:rsidRPr="00391A35">
        <w:rPr>
          <w:rFonts w:ascii="Arial" w:hAnsi="Arial" w:cs="Arial"/>
        </w:rPr>
        <w:t xml:space="preserve">: The </w:t>
      </w:r>
      <w:r w:rsidR="00287C62" w:rsidRPr="00391A35">
        <w:rPr>
          <w:rFonts w:ascii="Arial" w:hAnsi="Arial" w:cs="Arial"/>
        </w:rPr>
        <w:t>medians of the posterior distributions</w:t>
      </w:r>
      <w:r w:rsidRPr="00391A35">
        <w:rPr>
          <w:rFonts w:ascii="Arial" w:hAnsi="Arial" w:cs="Arial"/>
        </w:rPr>
        <w:t xml:space="preserve"> of </w:t>
      </w:r>
      <w:proofErr w:type="spellStart"/>
      <w:r w:rsidRPr="00391A35">
        <w:rPr>
          <w:rFonts w:ascii="Arial" w:hAnsi="Arial" w:cs="Arial"/>
          <w:i/>
          <w:iCs/>
        </w:rPr>
        <w:t>RTmin</w:t>
      </w:r>
      <w:proofErr w:type="spellEnd"/>
      <w:r w:rsidR="00EA5252" w:rsidRPr="00391A35">
        <w:rPr>
          <w:rFonts w:ascii="Arial" w:hAnsi="Arial" w:cs="Arial"/>
        </w:rPr>
        <w:t>,</w:t>
      </w:r>
      <w:r w:rsidRPr="00391A35">
        <w:rPr>
          <w:rFonts w:ascii="Arial" w:hAnsi="Arial" w:cs="Arial"/>
        </w:rPr>
        <w:t xml:space="preserve"> </w:t>
      </w:r>
      <w:proofErr w:type="spellStart"/>
      <w:r w:rsidRPr="00391A35">
        <w:rPr>
          <w:rFonts w:ascii="Arial" w:hAnsi="Arial" w:cs="Arial"/>
          <w:i/>
          <w:iCs/>
        </w:rPr>
        <w:t>RTmax</w:t>
      </w:r>
      <w:proofErr w:type="spellEnd"/>
      <w:r w:rsidRPr="00391A35">
        <w:rPr>
          <w:rFonts w:ascii="Arial" w:hAnsi="Arial" w:cs="Arial"/>
        </w:rPr>
        <w:t>, and</w:t>
      </w:r>
      <w:r w:rsidRPr="00391A35">
        <w:rPr>
          <w:rFonts w:ascii="Arial" w:hAnsi="Arial" w:cs="Arial"/>
          <w:i/>
          <w:iCs/>
        </w:rPr>
        <w:t xml:space="preserve"> </w:t>
      </w:r>
      <w:proofErr w:type="spellStart"/>
      <w:r w:rsidRPr="00391A35">
        <w:rPr>
          <w:rFonts w:ascii="Arial" w:hAnsi="Arial" w:cs="Arial"/>
          <w:i/>
          <w:iCs/>
        </w:rPr>
        <w:t>RTopt</w:t>
      </w:r>
      <w:proofErr w:type="spellEnd"/>
      <w:r w:rsidRPr="00391A35">
        <w:rPr>
          <w:rFonts w:ascii="Arial" w:hAnsi="Arial" w:cs="Arial"/>
        </w:rPr>
        <w:t xml:space="preserve"> were </w:t>
      </w:r>
      <w:r w:rsidR="00A23F24" w:rsidRPr="00391A35">
        <w:rPr>
          <w:rFonts w:ascii="Arial" w:hAnsi="Arial" w:cs="Arial"/>
        </w:rPr>
        <w:t>modelled</w:t>
      </w:r>
      <w:r w:rsidRPr="00391A35">
        <w:rPr>
          <w:rFonts w:ascii="Arial" w:hAnsi="Arial" w:cs="Arial"/>
        </w:rPr>
        <w:t xml:space="preserve"> by </w:t>
      </w:r>
      <w:proofErr w:type="spellStart"/>
      <w:r w:rsidRPr="00391A35">
        <w:rPr>
          <w:rFonts w:ascii="Arial" w:hAnsi="Arial" w:cs="Arial"/>
          <w:i/>
          <w:iCs/>
        </w:rPr>
        <w:t>hIndex</w:t>
      </w:r>
      <w:proofErr w:type="spellEnd"/>
      <w:r w:rsidRPr="00391A35">
        <w:rPr>
          <w:rFonts w:ascii="Arial" w:hAnsi="Arial" w:cs="Arial"/>
        </w:rPr>
        <w:t xml:space="preserve"> </w:t>
      </w:r>
      <w:r w:rsidR="00483566" w:rsidRPr="00391A35">
        <w:rPr>
          <w:rFonts w:ascii="Arial" w:hAnsi="Arial" w:cs="Arial"/>
        </w:rPr>
        <w:t>in</w:t>
      </w:r>
      <w:r w:rsidR="00D962E5" w:rsidRPr="00391A35">
        <w:rPr>
          <w:rFonts w:ascii="Arial" w:hAnsi="Arial" w:cs="Arial"/>
        </w:rPr>
        <w:t xml:space="preserve"> a</w:t>
      </w:r>
      <w:r w:rsidR="00833524" w:rsidRPr="00391A35">
        <w:rPr>
          <w:rFonts w:ascii="Arial" w:hAnsi="Arial" w:cs="Arial"/>
        </w:rPr>
        <w:t xml:space="preserve"> linear model with</w:t>
      </w:r>
      <w:r w:rsidR="00113079" w:rsidRPr="00391A35">
        <w:rPr>
          <w:rFonts w:ascii="Arial" w:hAnsi="Arial" w:cs="Arial"/>
        </w:rPr>
        <w:t xml:space="preserve"> </w:t>
      </w:r>
      <w:r w:rsidR="00833524" w:rsidRPr="00391A35">
        <w:rPr>
          <w:rFonts w:ascii="Arial" w:hAnsi="Arial" w:cs="Arial"/>
        </w:rPr>
        <w:t>phylogenetic correction</w:t>
      </w:r>
      <w:r w:rsidR="000B3C03" w:rsidRPr="00391A35">
        <w:rPr>
          <w:rFonts w:ascii="Arial" w:hAnsi="Arial" w:cs="Arial"/>
        </w:rPr>
        <w:t>.</w:t>
      </w:r>
      <w:r w:rsidR="00113079" w:rsidRPr="00391A35">
        <w:rPr>
          <w:rFonts w:ascii="Arial" w:hAnsi="Arial" w:cs="Arial"/>
        </w:rPr>
        <w:t xml:space="preserve"> </w:t>
      </w:r>
      <w:r w:rsidR="000B3C03" w:rsidRPr="00391A35">
        <w:rPr>
          <w:rFonts w:ascii="Arial" w:hAnsi="Arial" w:cs="Arial"/>
        </w:rPr>
        <w:t>P</w:t>
      </w:r>
      <w:r w:rsidR="00113079" w:rsidRPr="00391A35">
        <w:rPr>
          <w:rFonts w:ascii="Arial" w:hAnsi="Arial" w:cs="Arial"/>
        </w:rPr>
        <w:t>hylogen</w:t>
      </w:r>
      <w:r w:rsidR="000B3C03" w:rsidRPr="00391A35">
        <w:rPr>
          <w:rFonts w:ascii="Arial" w:hAnsi="Arial" w:cs="Arial"/>
        </w:rPr>
        <w:t>etic tree</w:t>
      </w:r>
      <w:r w:rsidR="00113079" w:rsidRPr="00391A35">
        <w:rPr>
          <w:rFonts w:ascii="Arial" w:hAnsi="Arial" w:cs="Arial"/>
        </w:rPr>
        <w:t xml:space="preserve"> </w:t>
      </w:r>
      <w:r w:rsidR="000B3C03" w:rsidRPr="00391A35">
        <w:rPr>
          <w:rFonts w:ascii="Arial" w:hAnsi="Arial" w:cs="Arial"/>
        </w:rPr>
        <w:t>were modified from</w:t>
      </w:r>
      <w:r w:rsidR="002E0D06" w:rsidRPr="00391A35">
        <w:rPr>
          <w:rFonts w:ascii="Arial" w:hAnsi="Arial" w:cs="Arial"/>
        </w:rPr>
        <w:t xml:space="preserve"> </w:t>
      </w:r>
      <w:r w:rsidR="00C65A1D" w:rsidRPr="00391A35">
        <w:rPr>
          <w:rFonts w:ascii="Arial" w:hAnsi="Arial" w:cs="Arial"/>
        </w:rPr>
        <w:fldChar w:fldCharType="begin" w:fldLock="1"/>
      </w:r>
      <w:r w:rsidR="00B8751F" w:rsidRPr="00391A35">
        <w:rPr>
          <w:rFonts w:ascii="Arial" w:hAnsi="Arial" w:cs="Arial"/>
        </w:rPr>
        <w:instrText>ADDIN CSL_CITATION {"citationItems":[{"id":"ITEM-1","itemData":{"DOI":"10.1093/gbe/evab179","ISSN":"17596653","PMID":"34343293","abstract":"The vinegar fly Drosophila melanogaster is a pivotal model for invertebrate development, genetics, physiology, neuroscience, and disease. The whole family Drosophilidae, which contains over 4,400 species, offers a plethora of cases for comparative and evolutionary studies. Despite a long history of phylogenetic inference, many relationships remain unresolved among the genera, subgenera, and species groups in the Drosophilidae. To clarify these relationships, we first developed a set of new genomic markers and assembled a multilocus data set of 17 genes from 704 species of Drosophilidae. We then inferred a species tree with highly supported groups for this family. Additionally, we were able to determine the phylogenetic position of some previously unplaced species. These results establish a new framework for investigating the evolution of traits in fruit flies, as well as valuable resources for systematics.","author":[{"dropping-particle":"","family":"Finet","given":"Cédric","non-dropping-particle":"","parse-names":false,"suffix":""},{"dropping-particle":"","family":"Kassner","given":"Victoria A","non-dropping-particle":"","parse-names":false,"suffix":""},{"dropping-particle":"","family":"Carvalho","given":"Antonio B","non-dropping-particle":"","parse-names":false,"suffix":""},{"dropping-particle":"","family":"Chung","given":"Henry","non-dropping-particle":"","parse-names":false,"suffix":""},{"dropping-particle":"","family":"Day","given":"Jonathan P.","non-dropping-particle":"","parse-names":false,"suffix":""},{"dropping-particle":"","family":"Day","given":"Stephanie","non-dropping-particle":"","parse-names":false,"suffix":""},{"dropping-particle":"","family":"Delaney","given":"Emily K","non-dropping-particle":"","parse-names":false,"suffix":""},{"dropping-particle":"","family":"Ré","given":"Francine C","non-dropping-particle":"De","parse-names":false,"suffix":""},{"dropping-particle":"","family":"Dufour","given":"Héloïse D","non-dropping-particle":"","parse-names":false,"suffix":""},{"dropping-particle":"","family":"Dupim","given":"Eduardo","non-dropping-particle":"","parse-names":false,"suffix":""},{"dropping-particle":"","family":"Izumitani","given":"Hiroyuki F","non-dropping-particle":"","parse-names":false,"suffix":""},{"dropping-particle":"","family":"Gautério","given":"Thaísa B","non-dropping-particle":"","parse-names":false,"suffix":""},{"dropping-particle":"","family":"Justen","given":"Jessa","non-dropping-particle":"","parse-names":false,"suffix":""},{"dropping-particle":"","family":"Katoh","given":"Toru","non-dropping-particle":"","parse-names":false,"suffix":""},{"dropping-particle":"","family":"Kopp","given":"Artyom","non-dropping-particle":"","parse-names":false,"suffix":""},{"dropping-particle":"","family":"Koshikawa","given":"Shigeyuki","non-dropping-particle":"","parse-names":false,"suffix":""},{"dropping-particle":"","family":"Longdon","given":"Ben","non-dropping-particle":"","parse-names":false,"suffix":""},{"dropping-particle":"","family":"Loreto","given":"Elgion L","non-dropping-particle":"","parse-names":false,"suffix":""},{"dropping-particle":"","family":"Nunes","given":"Maria D.S.","non-dropping-particle":"","parse-names":false,"suffix":""},{"dropping-particle":"","family":"Raja","given":"Komal K.B.","non-dropping-particle":"","parse-names":false,"suffix":""},{"dropping-particle":"","family":"Rebeiz","given":"Mark","non-dropping-particle":"","parse-names":false,"suffix":""},{"dropping-particle":"","family":"Ritchie","given":"Michael G","non-dropping-particle":"","parse-names":false,"suffix":""},{"dropping-particle":"","family":"Saakyan","given":"Gayane","non-dropping-particle":"","parse-names":false,"suffix":""},{"dropping-particle":"","family":"Sneddon","given":"Tanya","non-dropping-particle":"","parse-names":false,"suffix":""},{"dropping-particle":"","family":"Teramoto","given":"Machiko","non-dropping-particle":"","parse-names":false,"suffix":""},{"dropping-particle":"","family":"Tyukmaeva","given":"Venera","non-dropping-particle":"","parse-names":false,"suffix":""},{"dropping-particle":"","family":"Vanderlinde","given":"Thyago","non-dropping-particle":"","parse-names":false,"suffix":""},{"dropping-particle":"","family":"Wey","given":"Emily E","non-dropping-particle":"","parse-names":false,"suffix":""},{"dropping-particle":"","family":"Werner","given":"Thomas","non-dropping-particle":"","parse-names":false,"suffix":""},{"dropping-particle":"","family":"Williams","given":"Thomas M","non-dropping-particle":"","parse-names":false,"suffix":""},{"dropping-particle":"","family":"Robe","given":"Lizandra J","non-dropping-particle":"","parse-names":false,"suffix":""},{"dropping-particle":"","family":"Toda","given":"Masanori J","non-dropping-particle":"","parse-names":false,"suffix":""},{"dropping-particle":"","family":"Marlétaz","given":"Ferdinand","non-dropping-particle":"","parse-names":false,"suffix":""}],"container-title":"Genome biology and evolution","editor":[{"dropping-particle":"","family":"Gonzalez","given":"Josefa","non-dropping-particle":"","parse-names":false,"suffix":""}],"id":"ITEM-1","issue":"8","issued":{"date-parts":[["2021","8","3"]]},"publisher":"NLM (Medline)","title":"DrosoPhyla: Resources for Drosophilid Phylogeny and Systematics","type":"article-journal","volume":"13"},"uris":["http://www.mendeley.com/documents/?uuid=db857f06-5dd0-3b35-9d2b-3598bbca9f9f"]}],"mendeley":{"formattedCitation":"(Finet et al. 2021)","manualFormatting":"Finet et al. 2021","plainTextFormattedCitation":"(Finet et al. 2021)","previouslyFormattedCitation":"(Finet et al. 2021)"},"properties":{"noteIndex":0},"schema":"https://github.com/citation-style-language/schema/raw/master/csl-citation.json"}</w:instrText>
      </w:r>
      <w:r w:rsidR="00C65A1D" w:rsidRPr="00391A35">
        <w:rPr>
          <w:rFonts w:ascii="Arial" w:hAnsi="Arial" w:cs="Arial"/>
        </w:rPr>
        <w:fldChar w:fldCharType="separate"/>
      </w:r>
      <w:r w:rsidR="00C65A1D" w:rsidRPr="00391A35">
        <w:rPr>
          <w:rFonts w:ascii="Arial" w:hAnsi="Arial" w:cs="Arial"/>
          <w:noProof/>
        </w:rPr>
        <w:t>Finet et al. 2021</w:t>
      </w:r>
      <w:r w:rsidR="00C65A1D" w:rsidRPr="00391A35">
        <w:rPr>
          <w:rFonts w:ascii="Arial" w:hAnsi="Arial" w:cs="Arial"/>
        </w:rPr>
        <w:fldChar w:fldCharType="end"/>
      </w:r>
      <w:r w:rsidR="00ED0465" w:rsidRPr="00391A35">
        <w:rPr>
          <w:rFonts w:ascii="Arial" w:hAnsi="Arial" w:cs="Arial"/>
        </w:rPr>
        <w:t xml:space="preserve"> </w:t>
      </w:r>
      <w:r w:rsidR="00113079" w:rsidRPr="00391A35">
        <w:rPr>
          <w:rFonts w:ascii="Arial" w:hAnsi="Arial" w:cs="Arial"/>
        </w:rPr>
        <w:t>(</w:t>
      </w:r>
      <w:r w:rsidR="008C3C92" w:rsidRPr="00391A35">
        <w:rPr>
          <w:rFonts w:ascii="Arial" w:hAnsi="Arial" w:cs="Arial"/>
        </w:rPr>
        <w:t>Supplementary Figure</w:t>
      </w:r>
      <w:r w:rsidR="005C56E9" w:rsidRPr="00391A35">
        <w:rPr>
          <w:rFonts w:ascii="Arial" w:hAnsi="Arial" w:cs="Arial"/>
        </w:rPr>
        <w:t xml:space="preserve"> 3</w:t>
      </w:r>
      <w:r w:rsidR="00113079" w:rsidRPr="00391A35">
        <w:rPr>
          <w:rFonts w:ascii="Arial" w:hAnsi="Arial" w:cs="Arial"/>
        </w:rPr>
        <w:t>)</w:t>
      </w:r>
      <w:r w:rsidR="005C56E9" w:rsidRPr="00391A35">
        <w:rPr>
          <w:rFonts w:ascii="Arial" w:hAnsi="Arial" w:cs="Arial"/>
        </w:rPr>
        <w:t>.</w:t>
      </w:r>
      <w:r w:rsidR="008C3C92" w:rsidRPr="00391A35">
        <w:rPr>
          <w:rFonts w:ascii="Arial" w:hAnsi="Arial" w:cs="Arial"/>
        </w:rPr>
        <w:t xml:space="preserve"> </w:t>
      </w:r>
      <w:r w:rsidRPr="00391A35">
        <w:rPr>
          <w:rFonts w:ascii="Arial" w:hAnsi="Arial" w:cs="Arial"/>
        </w:rPr>
        <w:t xml:space="preserve">Fecundity at 29°C and 17°C, </w:t>
      </w:r>
      <w:r w:rsidR="00A70845" w:rsidRPr="00391A35">
        <w:rPr>
          <w:rFonts w:ascii="Arial" w:hAnsi="Arial" w:cs="Arial"/>
        </w:rPr>
        <w:t xml:space="preserve">and </w:t>
      </w:r>
      <w:r w:rsidRPr="00391A35">
        <w:rPr>
          <w:rFonts w:ascii="Arial" w:hAnsi="Arial" w:cs="Arial"/>
        </w:rPr>
        <w:t>recovered fecundity after 29°C and 14°C</w:t>
      </w:r>
      <w:r w:rsidR="00385D82" w:rsidRPr="00391A35">
        <w:rPr>
          <w:rFonts w:ascii="Arial" w:hAnsi="Arial" w:cs="Arial"/>
        </w:rPr>
        <w:t>,</w:t>
      </w:r>
      <w:r w:rsidRPr="00391A35">
        <w:rPr>
          <w:rFonts w:ascii="Arial" w:hAnsi="Arial" w:cs="Arial"/>
        </w:rPr>
        <w:t xml:space="preserve"> were used as direct measurements of performance in high </w:t>
      </w:r>
      <w:r w:rsidR="00927429" w:rsidRPr="00391A35">
        <w:rPr>
          <w:rFonts w:ascii="Arial" w:hAnsi="Arial" w:cs="Arial"/>
        </w:rPr>
        <w:t>or</w:t>
      </w:r>
      <w:r w:rsidRPr="00391A35">
        <w:rPr>
          <w:rFonts w:ascii="Arial" w:hAnsi="Arial" w:cs="Arial"/>
        </w:rPr>
        <w:t xml:space="preserve"> low temperatures. The</w:t>
      </w:r>
      <w:r w:rsidR="006F3374" w:rsidRPr="00391A35">
        <w:rPr>
          <w:rFonts w:ascii="Arial" w:hAnsi="Arial" w:cs="Arial"/>
        </w:rPr>
        <w:t>se</w:t>
      </w:r>
      <w:r w:rsidRPr="00391A35">
        <w:rPr>
          <w:rFonts w:ascii="Arial" w:hAnsi="Arial" w:cs="Arial"/>
        </w:rPr>
        <w:t xml:space="preserve"> </w:t>
      </w:r>
      <w:r w:rsidR="00833524" w:rsidRPr="00391A35">
        <w:rPr>
          <w:rFonts w:ascii="Arial" w:hAnsi="Arial" w:cs="Arial"/>
        </w:rPr>
        <w:t>fecundities</w:t>
      </w:r>
      <w:r w:rsidRPr="00391A35">
        <w:rPr>
          <w:rFonts w:ascii="Arial" w:hAnsi="Arial" w:cs="Arial"/>
        </w:rPr>
        <w:t xml:space="preserve"> were </w:t>
      </w:r>
      <w:r w:rsidR="00A23F24" w:rsidRPr="00391A35">
        <w:rPr>
          <w:rFonts w:ascii="Arial" w:hAnsi="Arial" w:cs="Arial"/>
        </w:rPr>
        <w:t>modelled</w:t>
      </w:r>
      <w:r w:rsidRPr="00391A35">
        <w:rPr>
          <w:rFonts w:ascii="Arial" w:hAnsi="Arial" w:cs="Arial"/>
        </w:rPr>
        <w:t xml:space="preserve"> </w:t>
      </w:r>
      <w:r w:rsidR="00123BB0" w:rsidRPr="00391A35">
        <w:rPr>
          <w:rFonts w:ascii="Arial" w:hAnsi="Arial" w:cs="Arial"/>
        </w:rPr>
        <w:t xml:space="preserve">as a function of </w:t>
      </w:r>
      <w:proofErr w:type="spellStart"/>
      <w:r w:rsidRPr="00391A35">
        <w:rPr>
          <w:rFonts w:ascii="Arial" w:hAnsi="Arial" w:cs="Arial"/>
          <w:i/>
          <w:iCs/>
        </w:rPr>
        <w:t>hIndex</w:t>
      </w:r>
      <w:proofErr w:type="spellEnd"/>
      <w:r w:rsidRPr="00391A35">
        <w:rPr>
          <w:rFonts w:ascii="Arial" w:hAnsi="Arial" w:cs="Arial"/>
        </w:rPr>
        <w:t xml:space="preserve"> and </w:t>
      </w:r>
      <w:r w:rsidRPr="00391A35">
        <w:rPr>
          <w:rFonts w:ascii="Arial" w:hAnsi="Arial" w:cs="Arial"/>
          <w:i/>
          <w:iCs/>
        </w:rPr>
        <w:t>experimental block</w:t>
      </w:r>
      <w:r w:rsidRPr="00391A35">
        <w:rPr>
          <w:rFonts w:ascii="Arial" w:hAnsi="Arial" w:cs="Arial"/>
        </w:rPr>
        <w:t xml:space="preserve"> as fix</w:t>
      </w:r>
      <w:r w:rsidR="00385D82" w:rsidRPr="00391A35">
        <w:rPr>
          <w:rFonts w:ascii="Arial" w:hAnsi="Arial" w:cs="Arial"/>
        </w:rPr>
        <w:t>ed</w:t>
      </w:r>
      <w:r w:rsidRPr="00391A35">
        <w:rPr>
          <w:rFonts w:ascii="Arial" w:hAnsi="Arial" w:cs="Arial"/>
        </w:rPr>
        <w:t xml:space="preserve"> effects</w:t>
      </w:r>
      <w:r w:rsidR="00123BB0" w:rsidRPr="00391A35">
        <w:rPr>
          <w:rFonts w:ascii="Arial" w:hAnsi="Arial" w:cs="Arial"/>
        </w:rPr>
        <w:t>,</w:t>
      </w:r>
      <w:r w:rsidRPr="00391A35">
        <w:rPr>
          <w:rFonts w:ascii="Arial" w:hAnsi="Arial" w:cs="Arial"/>
        </w:rPr>
        <w:t xml:space="preserve"> and </w:t>
      </w:r>
      <w:r w:rsidRPr="00391A35">
        <w:rPr>
          <w:rFonts w:ascii="Arial" w:hAnsi="Arial" w:cs="Arial"/>
          <w:i/>
          <w:iCs/>
        </w:rPr>
        <w:t>species</w:t>
      </w:r>
      <w:r w:rsidRPr="00391A35">
        <w:rPr>
          <w:rFonts w:ascii="Arial" w:hAnsi="Arial" w:cs="Arial"/>
        </w:rPr>
        <w:t xml:space="preserve"> as a random effect in </w:t>
      </w:r>
      <w:r w:rsidR="00EB3A00" w:rsidRPr="00391A35">
        <w:rPr>
          <w:rFonts w:ascii="Arial" w:hAnsi="Arial" w:cs="Arial"/>
        </w:rPr>
        <w:t xml:space="preserve">a </w:t>
      </w:r>
      <w:r w:rsidRPr="00391A35">
        <w:rPr>
          <w:rFonts w:ascii="Arial" w:hAnsi="Arial" w:cs="Arial"/>
        </w:rPr>
        <w:t xml:space="preserve">generalized linear </w:t>
      </w:r>
      <w:r w:rsidR="0090652D" w:rsidRPr="00391A35">
        <w:rPr>
          <w:rFonts w:ascii="Arial" w:hAnsi="Arial" w:cs="Arial"/>
        </w:rPr>
        <w:t>mixed-effect</w:t>
      </w:r>
      <w:r w:rsidRPr="00391A35">
        <w:rPr>
          <w:rFonts w:ascii="Arial" w:hAnsi="Arial" w:cs="Arial"/>
        </w:rPr>
        <w:t xml:space="preserve"> model</w:t>
      </w:r>
      <w:r w:rsidR="00C17970" w:rsidRPr="00391A35">
        <w:rPr>
          <w:rFonts w:ascii="Arial" w:hAnsi="Arial" w:cs="Arial"/>
        </w:rPr>
        <w:t xml:space="preserve"> (family = “negative binomial”)</w:t>
      </w:r>
      <w:r w:rsidRPr="00391A35">
        <w:rPr>
          <w:rFonts w:ascii="Arial" w:hAnsi="Arial" w:cs="Arial"/>
        </w:rPr>
        <w:t xml:space="preserve"> </w:t>
      </w:r>
      <w:r w:rsidR="00870031" w:rsidRPr="00391A35">
        <w:rPr>
          <w:rFonts w:ascii="Arial" w:hAnsi="Arial" w:cs="Arial"/>
        </w:rPr>
        <w:t>with phylogenetic correction</w:t>
      </w:r>
      <w:r w:rsidRPr="00391A35">
        <w:rPr>
          <w:rFonts w:ascii="Arial" w:hAnsi="Arial" w:cs="Arial"/>
        </w:rPr>
        <w:t>.</w:t>
      </w:r>
      <w:r w:rsidR="006F3374" w:rsidRPr="00391A35">
        <w:rPr>
          <w:rFonts w:ascii="Arial" w:hAnsi="Arial" w:cs="Arial"/>
        </w:rPr>
        <w:t xml:space="preserve"> </w:t>
      </w:r>
      <w:r w:rsidR="00EB3A00" w:rsidRPr="00391A35">
        <w:rPr>
          <w:rFonts w:ascii="Arial" w:hAnsi="Arial" w:cs="Arial"/>
        </w:rPr>
        <w:t>These</w:t>
      </w:r>
      <w:r w:rsidR="006F3374" w:rsidRPr="00391A35">
        <w:rPr>
          <w:rFonts w:ascii="Arial" w:hAnsi="Arial" w:cs="Arial"/>
        </w:rPr>
        <w:t xml:space="preserve"> regression analys</w:t>
      </w:r>
      <w:r w:rsidR="00A70845" w:rsidRPr="00391A35">
        <w:rPr>
          <w:rFonts w:ascii="Arial" w:hAnsi="Arial" w:cs="Arial"/>
        </w:rPr>
        <w:t>e</w:t>
      </w:r>
      <w:r w:rsidR="006F3374" w:rsidRPr="00391A35">
        <w:rPr>
          <w:rFonts w:ascii="Arial" w:hAnsi="Arial" w:cs="Arial"/>
        </w:rPr>
        <w:t>s were conducted using</w:t>
      </w:r>
      <w:r w:rsidR="00A70845" w:rsidRPr="00391A35">
        <w:rPr>
          <w:rFonts w:ascii="Arial" w:hAnsi="Arial" w:cs="Arial"/>
        </w:rPr>
        <w:t xml:space="preserve"> the</w:t>
      </w:r>
      <w:r w:rsidR="006F3374" w:rsidRPr="00391A35">
        <w:rPr>
          <w:rFonts w:ascii="Arial" w:hAnsi="Arial" w:cs="Arial"/>
        </w:rPr>
        <w:t xml:space="preserve"> </w:t>
      </w:r>
      <w:r w:rsidR="006F3374" w:rsidRPr="00391A35">
        <w:rPr>
          <w:rFonts w:ascii="Arial" w:hAnsi="Arial" w:cs="Arial"/>
          <w:i/>
          <w:iCs/>
        </w:rPr>
        <w:t>brms</w:t>
      </w:r>
      <w:r w:rsidR="006F3374" w:rsidRPr="00391A35">
        <w:rPr>
          <w:rFonts w:ascii="Arial" w:hAnsi="Arial" w:cs="Arial"/>
        </w:rPr>
        <w:t xml:space="preserve"> package</w:t>
      </w:r>
      <w:r w:rsidR="000A3F13" w:rsidRPr="00391A35">
        <w:rPr>
          <w:rFonts w:ascii="Arial" w:hAnsi="Arial" w:cs="Arial"/>
        </w:rPr>
        <w:t xml:space="preserve"> </w:t>
      </w:r>
      <w:r w:rsidR="00B8751F" w:rsidRPr="00391A35">
        <w:rPr>
          <w:rFonts w:ascii="Arial" w:hAnsi="Arial" w:cs="Arial"/>
        </w:rPr>
        <w:fldChar w:fldCharType="begin" w:fldLock="1"/>
      </w:r>
      <w:r w:rsidR="0065008B" w:rsidRPr="00391A35">
        <w:rPr>
          <w:rFonts w:ascii="Arial" w:hAnsi="Arial" w:cs="Arial"/>
        </w:rPr>
        <w:instrText>ADDIN CSL_CITATION {"citationItems":[{"id":"ITEM-1","itemData":{"DOI":"10.18637/jss.v100.i05","ISSN":"15487660","abstract":"Item response theory (IRT) is widely applied in the human sciences to model persons’ responses on a set of items measuring one or more latent constructs. While several R packages have been developed that implement IRT models, they tend to be restricted to respective pre-specified classes of models. Further, most implementations are frequentist while the availability of Bayesian methods remains comparably limited. I demonstrate how to use the R package brms together with the probabilistic programming language Stan to specify and fit a wide range of Bayesian IRT models using flexible and intuitive multilevel formula syntax. Further, item and person parameters can be related in both a linear or non-linear manner. Various distributions for categorical, ordinal, and continuous responses are supported. Users may even define their own custom response distribution for use in the presented framework. Common IRT model classes that can be specified natively in the presented framework include 1PL and 2PL logistic models optionally also containing guessing parameters, graded response and partial credit ordinal models, as well as drift diffusion models of response times coupled with binary decisions. Posterior distributions of item and person parameters can be conveniently extracted and post-processed. Model fit can be evaluated and compared using Bayes factors and efficient cross-validation procedures.","author":[{"dropping-particle":"","family":"Bürkner","given":"Paul-Christian","non-dropping-particle":"","parse-names":false,"suffix":""}],"container-title":"Journal of Statistical Software","id":"ITEM-1","issue":"5","issued":{"date-parts":[["2021","11","30"]]},"page":"1-54","publisher":"Foundation for Open Access Statistic","title":"Bayesian Item Response Modeling in R with brms and Stan","type":"article-journal","volume":"100"},"uris":["http://www.mendeley.com/documents/?uuid=53be867f-2be7-3533-996b-57b9d511a718"]}],"mendeley":{"formattedCitation":"(Bürkner 2021)","plainTextFormattedCitation":"(Bürkner 2021)","previouslyFormattedCitation":"(Bürkner 2021)"},"properties":{"noteIndex":0},"schema":"https://github.com/citation-style-language/schema/raw/master/csl-citation.json"}</w:instrText>
      </w:r>
      <w:r w:rsidR="00B8751F" w:rsidRPr="00391A35">
        <w:rPr>
          <w:rFonts w:ascii="Arial" w:hAnsi="Arial" w:cs="Arial"/>
        </w:rPr>
        <w:fldChar w:fldCharType="separate"/>
      </w:r>
      <w:r w:rsidR="00B8751F" w:rsidRPr="00391A35">
        <w:rPr>
          <w:rFonts w:ascii="Arial" w:hAnsi="Arial" w:cs="Arial"/>
          <w:noProof/>
        </w:rPr>
        <w:t>(Bürkner 2021)</w:t>
      </w:r>
      <w:r w:rsidR="00B8751F" w:rsidRPr="00391A35">
        <w:rPr>
          <w:rFonts w:ascii="Arial" w:hAnsi="Arial" w:cs="Arial"/>
        </w:rPr>
        <w:fldChar w:fldCharType="end"/>
      </w:r>
      <w:r w:rsidR="006F3374" w:rsidRPr="00391A35">
        <w:rPr>
          <w:rFonts w:ascii="Arial" w:hAnsi="Arial" w:cs="Arial"/>
        </w:rPr>
        <w:t xml:space="preserve"> in R. </w:t>
      </w:r>
      <w:r w:rsidR="00993283" w:rsidRPr="00391A35">
        <w:rPr>
          <w:rFonts w:ascii="Arial" w:hAnsi="Arial" w:cs="Arial"/>
          <w:i/>
          <w:iCs/>
        </w:rPr>
        <w:t>D</w:t>
      </w:r>
      <w:r w:rsidR="00D53E2C" w:rsidRPr="00391A35">
        <w:rPr>
          <w:rFonts w:ascii="Arial" w:hAnsi="Arial" w:cs="Arial"/>
          <w:i/>
          <w:iCs/>
        </w:rPr>
        <w:t>rosophila</w:t>
      </w:r>
      <w:r w:rsidR="00993283" w:rsidRPr="00391A35">
        <w:rPr>
          <w:rFonts w:ascii="Arial" w:hAnsi="Arial" w:cs="Arial"/>
          <w:i/>
          <w:iCs/>
        </w:rPr>
        <w:t xml:space="preserve"> melanogaster</w:t>
      </w:r>
      <w:r w:rsidR="00993283" w:rsidRPr="00391A35">
        <w:rPr>
          <w:rFonts w:ascii="Arial" w:hAnsi="Arial" w:cs="Arial"/>
        </w:rPr>
        <w:t xml:space="preserve"> and </w:t>
      </w:r>
      <w:r w:rsidR="00993283" w:rsidRPr="00391A35">
        <w:rPr>
          <w:rFonts w:ascii="Arial" w:hAnsi="Arial" w:cs="Arial"/>
          <w:i/>
          <w:iCs/>
        </w:rPr>
        <w:t xml:space="preserve">D. </w:t>
      </w:r>
      <w:proofErr w:type="spellStart"/>
      <w:r w:rsidR="00993283" w:rsidRPr="00391A35">
        <w:rPr>
          <w:rFonts w:ascii="Arial" w:hAnsi="Arial" w:cs="Arial"/>
          <w:i/>
          <w:iCs/>
        </w:rPr>
        <w:t>simulans</w:t>
      </w:r>
      <w:proofErr w:type="spellEnd"/>
      <w:r w:rsidR="00993283" w:rsidRPr="00391A35">
        <w:rPr>
          <w:rFonts w:ascii="Arial" w:hAnsi="Arial" w:cs="Arial"/>
        </w:rPr>
        <w:t xml:space="preserve"> were not included in the regression because their distribution patterns were unavailable</w:t>
      </w:r>
      <w:r w:rsidR="006F3374" w:rsidRPr="00391A35">
        <w:rPr>
          <w:rFonts w:ascii="Arial" w:hAnsi="Arial" w:cs="Arial"/>
        </w:rPr>
        <w:t xml:space="preserve"> from </w:t>
      </w:r>
      <w:r w:rsidR="00A70845" w:rsidRPr="00391A35">
        <w:rPr>
          <w:rFonts w:ascii="Arial" w:hAnsi="Arial" w:cs="Arial"/>
        </w:rPr>
        <w:t xml:space="preserve">the </w:t>
      </w:r>
      <w:r w:rsidR="006F3374" w:rsidRPr="00391A35">
        <w:rPr>
          <w:rFonts w:ascii="Arial" w:hAnsi="Arial" w:cs="Arial"/>
        </w:rPr>
        <w:t>field survey</w:t>
      </w:r>
      <w:r w:rsidR="00993283" w:rsidRPr="00391A35">
        <w:rPr>
          <w:rFonts w:ascii="Arial" w:hAnsi="Arial" w:cs="Arial"/>
        </w:rPr>
        <w:t>.</w:t>
      </w:r>
    </w:p>
    <w:p w14:paraId="240CD6D3" w14:textId="241D075A" w:rsidR="00DC6F22" w:rsidRPr="00391A35" w:rsidRDefault="00DC6F22" w:rsidP="001B3FA5">
      <w:pPr>
        <w:spacing w:line="480" w:lineRule="auto"/>
        <w:ind w:firstLine="360"/>
        <w:rPr>
          <w:rFonts w:ascii="Arial" w:hAnsi="Arial" w:cs="Arial"/>
        </w:rPr>
      </w:pPr>
    </w:p>
    <w:p w14:paraId="08AFCBCF" w14:textId="50AA4409" w:rsidR="00DC6F22" w:rsidRPr="00391A35" w:rsidRDefault="00DC6F22" w:rsidP="001B3FA5">
      <w:pPr>
        <w:pStyle w:val="ListParagraph"/>
        <w:numPr>
          <w:ilvl w:val="0"/>
          <w:numId w:val="2"/>
        </w:numPr>
        <w:spacing w:line="480" w:lineRule="auto"/>
        <w:rPr>
          <w:rFonts w:ascii="Arial" w:hAnsi="Arial" w:cs="Arial"/>
        </w:rPr>
      </w:pPr>
      <w:r w:rsidRPr="00391A35">
        <w:rPr>
          <w:rFonts w:ascii="Arial" w:hAnsi="Arial" w:cs="Arial"/>
        </w:rPr>
        <w:t>Thermal knockdown</w:t>
      </w:r>
    </w:p>
    <w:p w14:paraId="6B1EF598" w14:textId="7D363B41" w:rsidR="00DC6F22" w:rsidRPr="00391A35" w:rsidRDefault="00476605" w:rsidP="001B3FA5">
      <w:pPr>
        <w:spacing w:line="480" w:lineRule="auto"/>
        <w:ind w:firstLine="360"/>
        <w:rPr>
          <w:rFonts w:ascii="Arial" w:hAnsi="Arial" w:cs="Arial"/>
        </w:rPr>
      </w:pPr>
      <w:r w:rsidRPr="00391A35">
        <w:rPr>
          <w:rFonts w:ascii="Arial" w:hAnsi="Arial" w:cs="Arial"/>
          <w:i/>
          <w:iCs/>
        </w:rPr>
        <w:t>Experimental measurements</w:t>
      </w:r>
      <w:r w:rsidRPr="00391A35">
        <w:rPr>
          <w:rFonts w:ascii="Arial" w:hAnsi="Arial" w:cs="Arial"/>
        </w:rPr>
        <w:t xml:space="preserve">: </w:t>
      </w:r>
      <w:r w:rsidR="00DC6F22" w:rsidRPr="00391A35">
        <w:rPr>
          <w:rFonts w:ascii="Arial" w:hAnsi="Arial" w:cs="Arial"/>
        </w:rPr>
        <w:t xml:space="preserve">Resistance to extreme cold temperature was measured </w:t>
      </w:r>
      <w:r w:rsidR="00BE1532" w:rsidRPr="00391A35">
        <w:rPr>
          <w:rFonts w:ascii="Arial" w:hAnsi="Arial" w:cs="Arial"/>
        </w:rPr>
        <w:t xml:space="preserve">as </w:t>
      </w:r>
      <w:r w:rsidR="00DC6F22" w:rsidRPr="00391A35">
        <w:rPr>
          <w:rFonts w:ascii="Arial" w:hAnsi="Arial" w:cs="Arial"/>
        </w:rPr>
        <w:t xml:space="preserve">knockdown time </w:t>
      </w:r>
      <w:r w:rsidR="00BE1532" w:rsidRPr="00391A35">
        <w:rPr>
          <w:rFonts w:ascii="Arial" w:hAnsi="Arial" w:cs="Arial"/>
        </w:rPr>
        <w:t xml:space="preserve">for each individual </w:t>
      </w:r>
      <w:r w:rsidR="00DC6F22" w:rsidRPr="00391A35">
        <w:rPr>
          <w:rFonts w:ascii="Arial" w:hAnsi="Arial" w:cs="Arial"/>
        </w:rPr>
        <w:t xml:space="preserve">at 5°C and the time for recovery of </w:t>
      </w:r>
      <w:r w:rsidR="00065485" w:rsidRPr="00391A35">
        <w:rPr>
          <w:rFonts w:ascii="Arial" w:hAnsi="Arial" w:cs="Arial"/>
        </w:rPr>
        <w:t>mobility</w:t>
      </w:r>
      <w:r w:rsidR="00DC6F22" w:rsidRPr="00391A35">
        <w:rPr>
          <w:rFonts w:ascii="Arial" w:hAnsi="Arial" w:cs="Arial"/>
        </w:rPr>
        <w:t xml:space="preserve"> after a 30-minute exposure to 5°C. </w:t>
      </w:r>
      <w:r w:rsidR="00BE1532" w:rsidRPr="00391A35">
        <w:rPr>
          <w:rFonts w:ascii="Arial" w:hAnsi="Arial" w:cs="Arial"/>
        </w:rPr>
        <w:t>The c</w:t>
      </w:r>
      <w:r w:rsidR="00DC6F22" w:rsidRPr="00391A35">
        <w:rPr>
          <w:rFonts w:ascii="Arial" w:hAnsi="Arial" w:cs="Arial"/>
        </w:rPr>
        <w:t xml:space="preserve">onstant temperature </w:t>
      </w:r>
      <w:r w:rsidR="009F5FB6" w:rsidRPr="00391A35">
        <w:rPr>
          <w:rFonts w:ascii="Arial" w:hAnsi="Arial" w:cs="Arial"/>
        </w:rPr>
        <w:t xml:space="preserve">chosen </w:t>
      </w:r>
      <w:r w:rsidR="00DC6F22" w:rsidRPr="00391A35">
        <w:rPr>
          <w:rFonts w:ascii="Arial" w:hAnsi="Arial" w:cs="Arial"/>
        </w:rPr>
        <w:t xml:space="preserve">for cold stress </w:t>
      </w:r>
      <w:r w:rsidR="009F5FB6" w:rsidRPr="00391A35">
        <w:rPr>
          <w:rFonts w:ascii="Arial" w:hAnsi="Arial" w:cs="Arial"/>
        </w:rPr>
        <w:t xml:space="preserve">studies </w:t>
      </w:r>
      <w:r w:rsidR="00DC6F22" w:rsidRPr="00391A35">
        <w:rPr>
          <w:rFonts w:ascii="Arial" w:hAnsi="Arial" w:cs="Arial"/>
        </w:rPr>
        <w:t xml:space="preserve">is often around 0°C </w:t>
      </w:r>
      <w:r w:rsidR="00DC6F22" w:rsidRPr="00391A35">
        <w:rPr>
          <w:rFonts w:ascii="Arial" w:hAnsi="Arial" w:cs="Arial"/>
        </w:rPr>
        <w:fldChar w:fldCharType="begin" w:fldLock="1"/>
      </w:r>
      <w:r w:rsidR="00DC6F22" w:rsidRPr="00391A35">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391A35">
        <w:rPr>
          <w:rFonts w:ascii="Arial" w:hAnsi="Arial" w:cs="Arial"/>
        </w:rPr>
        <w:fldChar w:fldCharType="separate"/>
      </w:r>
      <w:r w:rsidR="00DC6F22" w:rsidRPr="00391A35">
        <w:rPr>
          <w:rFonts w:ascii="Arial" w:hAnsi="Arial" w:cs="Arial"/>
          <w:noProof/>
        </w:rPr>
        <w:t>(Gibert et al. 2001)</w:t>
      </w:r>
      <w:r w:rsidR="00DC6F22" w:rsidRPr="00391A35">
        <w:rPr>
          <w:rFonts w:ascii="Arial" w:hAnsi="Arial" w:cs="Arial"/>
        </w:rPr>
        <w:fldChar w:fldCharType="end"/>
      </w:r>
      <w:r w:rsidR="00DC6F22" w:rsidRPr="00391A35">
        <w:rPr>
          <w:rFonts w:ascii="Arial" w:hAnsi="Arial" w:cs="Arial"/>
        </w:rPr>
        <w:t xml:space="preserve">. As tropical species often have significantly weaker cold resistance </w:t>
      </w:r>
      <w:r w:rsidR="00DC6F22" w:rsidRPr="00391A35">
        <w:rPr>
          <w:rFonts w:ascii="Arial" w:hAnsi="Arial" w:cs="Arial"/>
        </w:rPr>
        <w:fldChar w:fldCharType="begin" w:fldLock="1"/>
      </w:r>
      <w:r w:rsidR="00DC6F22" w:rsidRPr="00391A35">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391A35">
        <w:rPr>
          <w:rFonts w:ascii="Arial" w:hAnsi="Arial" w:cs="Arial"/>
        </w:rPr>
        <w:fldChar w:fldCharType="separate"/>
      </w:r>
      <w:r w:rsidR="00DC6F22" w:rsidRPr="00391A35">
        <w:rPr>
          <w:rFonts w:ascii="Arial" w:hAnsi="Arial" w:cs="Arial"/>
          <w:noProof/>
        </w:rPr>
        <w:t>(Gibert et al. 2001)</w:t>
      </w:r>
      <w:r w:rsidR="00DC6F22" w:rsidRPr="00391A35">
        <w:rPr>
          <w:rFonts w:ascii="Arial" w:hAnsi="Arial" w:cs="Arial"/>
        </w:rPr>
        <w:fldChar w:fldCharType="end"/>
      </w:r>
      <w:r w:rsidR="00DC6F22" w:rsidRPr="00391A35">
        <w:rPr>
          <w:rFonts w:ascii="Arial" w:hAnsi="Arial" w:cs="Arial"/>
        </w:rPr>
        <w:t>, 5°C was used instead to increase the variation among the tested species after pilot trials. Heat stress was chosen to be 40°C, which follows common practice</w:t>
      </w:r>
      <w:r w:rsidR="00824155" w:rsidRPr="00391A35">
        <w:rPr>
          <w:rFonts w:ascii="Arial" w:hAnsi="Arial" w:cs="Arial"/>
        </w:rPr>
        <w:t xml:space="preserve"> for </w:t>
      </w:r>
      <w:r w:rsidR="00824155" w:rsidRPr="00391A35">
        <w:rPr>
          <w:rFonts w:ascii="Arial" w:hAnsi="Arial" w:cs="Arial"/>
          <w:i/>
          <w:iCs/>
        </w:rPr>
        <w:t>Drosophila</w:t>
      </w:r>
      <w:r w:rsidR="00824155" w:rsidRPr="00391A35">
        <w:rPr>
          <w:rFonts w:ascii="Arial" w:hAnsi="Arial" w:cs="Arial"/>
        </w:rPr>
        <w:t xml:space="preserve"> species </w:t>
      </w:r>
      <w:r w:rsidR="00DC6F22" w:rsidRPr="00391A35">
        <w:rPr>
          <w:rFonts w:ascii="Arial" w:hAnsi="Arial" w:cs="Arial"/>
        </w:rPr>
        <w:fldChar w:fldCharType="begin" w:fldLock="1"/>
      </w:r>
      <w:r w:rsidR="00B8751F" w:rsidRPr="00391A35">
        <w:rPr>
          <w:rFonts w:ascii="Arial" w:hAnsi="Arial" w:cs="Arial"/>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Sørensen, and Loeschcke 2003)","plainTextFormattedCitation":"(Hoffmann, Sørensen, and Loeschcke 2003)","previouslyFormattedCitation":"(Hoffmann, Sørensen, and Loeschcke 2003)"},"properties":{"noteIndex":0},"schema":"https://github.com/citation-style-language/schema/raw/master/csl-citation.json"}</w:instrText>
      </w:r>
      <w:r w:rsidR="00DC6F22" w:rsidRPr="00391A35">
        <w:rPr>
          <w:rFonts w:ascii="Arial" w:hAnsi="Arial" w:cs="Arial"/>
        </w:rPr>
        <w:fldChar w:fldCharType="separate"/>
      </w:r>
      <w:r w:rsidR="00C65A1D" w:rsidRPr="00391A35">
        <w:rPr>
          <w:rFonts w:ascii="Arial" w:hAnsi="Arial" w:cs="Arial"/>
          <w:noProof/>
        </w:rPr>
        <w:t>(Hoffmann, Sørensen, and Loeschcke 2003)</w:t>
      </w:r>
      <w:r w:rsidR="00DC6F22" w:rsidRPr="00391A35">
        <w:rPr>
          <w:rFonts w:ascii="Arial" w:hAnsi="Arial" w:cs="Arial"/>
        </w:rPr>
        <w:fldChar w:fldCharType="end"/>
      </w:r>
      <w:r w:rsidR="00DC6F22" w:rsidRPr="00391A35">
        <w:rPr>
          <w:rFonts w:ascii="Arial" w:hAnsi="Arial" w:cs="Arial"/>
        </w:rPr>
        <w:t xml:space="preserve"> and is expected to capture the between-species variance in heat </w:t>
      </w:r>
      <w:r w:rsidR="006D65CC">
        <w:rPr>
          <w:rFonts w:ascii="Arial" w:hAnsi="Arial" w:cs="Arial"/>
        </w:rPr>
        <w:t>tolerance</w:t>
      </w:r>
      <w:r w:rsidR="00DC6F22" w:rsidRPr="00391A35">
        <w:rPr>
          <w:rFonts w:ascii="Arial" w:hAnsi="Arial" w:cs="Arial"/>
        </w:rPr>
        <w:t xml:space="preserve"> over a time scale which is convenient to measure </w:t>
      </w:r>
      <w:r w:rsidR="00DC6F22" w:rsidRPr="00391A35">
        <w:rPr>
          <w:rFonts w:ascii="Arial" w:hAnsi="Arial" w:cs="Arial"/>
        </w:rPr>
        <w:fldChar w:fldCharType="begin" w:fldLock="1"/>
      </w:r>
      <w:r w:rsidR="00DC6F22" w:rsidRPr="00391A35">
        <w:rPr>
          <w:rFonts w:ascii="Arial" w:hAnsi="Arial" w:cs="Arial"/>
        </w:rPr>
        <w:instrText>ADDIN CSL_CITATION {"citationItems":[{"id":"ITEM-1","itemData":{"DOI":"10.1111/1365-2435.13279","ISSN":"13652435","abstract":"Thermal tolerance is a critical determinant of ectotherm distribution, which is likely to be influenced by future climate change. To predict such distributional changes, simple and comparable measures of heat tolerance are needed and these measures should ideally correlate with the characteristics of the species current thermal environments. A recent model (thermal tolerance landscapes—TTLs) uses the exponential relation between temperature and knockdown time to describe the thermal tolerance of ectotherms across time/temperature scales. Here, we established TTLs for 11 Drosophila species representing different thermal ecotypes by measuring knockdown time at 9–17 stressful temperatures (0.5°C intervals). These temperatures caused knockdown times ranging from &lt;10 min to &gt;12 hrs and all species displayed the expected exponential relation between temperature and knockdown time (average R2 = 0.98). Previous studies using TTLs have reported a trade-off between tolerance to acute and chronic heat stress in ectotherms. The present study did not find evidence to support this trade-off in drosophilids. Instead, we show how this “trade-off” can arise as an analytical artefact caused by insufficient data collection and excessive data extrapolation. Dynamic assays represent an alternative method to describe heat tolerance of ectotherms, where animals are exposed to gradually increasing temperatures until knockdown. The comparability of static and dynamic assays has previously been questioned, but here we show that static and dynamic assays give comparable information on heat tolerance. Using the constants derived from static TTLs, we mathematically model the expected dynamic knockdown temperature and subsequently confirm this model by comparison to empirically obtained knockdown temperatures from all 11 species. Characterisation of heat tolerance in laboratory settings is an important tool in thermal biology, but more so if the measures correlate with the environmental gradients that characterise the fundamental niche of species. Here, we show that both static and dynamic assays were characterised by strong correlations to precipitation of the driest month and maximum temperature of the warmest month combined (R2 = 0.68–0.71). This demonstrates that both assay types offer simple measures of heat tolerance that are ecologically relevant for the tested drosophilids. A plain language summary is available for this article.","author":[{"dropping-particle":"","family":"Jørgensen","given":"Lisa Bjerregaard","non-dropping-particle":"","parse-names":false,"suffix":""},{"dropping-particle":"","family":"Malte","given":"Hans","non-dropping-particle":"","parse-names":false,"suffix":""},{"dropping-particle":"","family":"Overgaard","given":"Johannes","non-dropping-particle":"","parse-names":false,"suffix":""}],"container-title":"Functional Ecology","editor":[{"dropping-particle":"","family":"White","given":"Craig","non-dropping-particle":"","parse-names":false,"suffix":""}],"id":"ITEM-1","issue":"4","issued":{"date-parts":[["2019","4","1"]]},"page":"629-642","publisher":"Blackwell Publishing Ltd","title":"How to assess Drosophila heat tolerance: Unifying static and dynamic tolerance assays to predict heat distribution limits","type":"article-journal","volume":"33"},"uris":["http://www.mendeley.com/documents/?uuid=b1ee455f-b578-3878-9087-26fc79a2ea63"]}],"mendeley":{"formattedCitation":"(Jørgensen, Malte, and Overgaard 2019)","plainTextFormattedCitation":"(Jørgensen, Malte, and Overgaard 2019)","previouslyFormattedCitation":"(Jørgensen, Malte, and Overgaard 2019)"},"properties":{"noteIndex":0},"schema":"https://github.com/citation-style-language/schema/raw/master/csl-citation.json"}</w:instrText>
      </w:r>
      <w:r w:rsidR="00DC6F22" w:rsidRPr="00391A35">
        <w:rPr>
          <w:rFonts w:ascii="Arial" w:hAnsi="Arial" w:cs="Arial"/>
        </w:rPr>
        <w:fldChar w:fldCharType="separate"/>
      </w:r>
      <w:r w:rsidR="00DC6F22" w:rsidRPr="00391A35">
        <w:rPr>
          <w:rFonts w:ascii="Arial" w:hAnsi="Arial" w:cs="Arial"/>
          <w:noProof/>
        </w:rPr>
        <w:t>(Jørgensen, Malte, and Overgaard 2019)</w:t>
      </w:r>
      <w:r w:rsidR="00DC6F22" w:rsidRPr="00391A35">
        <w:rPr>
          <w:rFonts w:ascii="Arial" w:hAnsi="Arial" w:cs="Arial"/>
        </w:rPr>
        <w:fldChar w:fldCharType="end"/>
      </w:r>
      <w:r w:rsidR="00DC6F22" w:rsidRPr="00391A35">
        <w:rPr>
          <w:rFonts w:ascii="Arial" w:hAnsi="Arial" w:cs="Arial"/>
        </w:rPr>
        <w:t xml:space="preserve">. After being knocked down by heat (40°C), most flies did not survive. In this case, only knockdown time was used </w:t>
      </w:r>
      <w:r w:rsidR="00DC6F22" w:rsidRPr="00391A35">
        <w:rPr>
          <w:rFonts w:ascii="Arial" w:hAnsi="Arial" w:cs="Arial"/>
        </w:rPr>
        <w:lastRenderedPageBreak/>
        <w:t xml:space="preserve">to evaluate resistance to </w:t>
      </w:r>
      <w:r w:rsidR="00E75815">
        <w:rPr>
          <w:rFonts w:ascii="Arial" w:hAnsi="Arial" w:cs="Arial"/>
        </w:rPr>
        <w:t>heat</w:t>
      </w:r>
      <w:r w:rsidR="00DC6F22" w:rsidRPr="00391A35">
        <w:rPr>
          <w:rFonts w:ascii="Arial" w:hAnsi="Arial" w:cs="Arial"/>
        </w:rPr>
        <w:t>.</w:t>
      </w:r>
      <w:r w:rsidR="00B8751F" w:rsidRPr="00391A35">
        <w:rPr>
          <w:rFonts w:ascii="Arial" w:hAnsi="Arial" w:cs="Arial"/>
        </w:rPr>
        <w:t xml:space="preserve"> The knockdown experiments were conducted </w:t>
      </w:r>
      <w:r w:rsidR="00686F10" w:rsidRPr="00391A35">
        <w:rPr>
          <w:rFonts w:ascii="Arial" w:hAnsi="Arial" w:cs="Arial"/>
        </w:rPr>
        <w:t>from</w:t>
      </w:r>
      <w:r w:rsidR="00B8751F" w:rsidRPr="00391A35">
        <w:rPr>
          <w:rFonts w:ascii="Arial" w:hAnsi="Arial" w:cs="Arial"/>
        </w:rPr>
        <w:t xml:space="preserve"> </w:t>
      </w:r>
      <w:r w:rsidR="00686F10" w:rsidRPr="00391A35">
        <w:rPr>
          <w:rFonts w:ascii="Arial" w:hAnsi="Arial" w:cs="Arial"/>
        </w:rPr>
        <w:t xml:space="preserve">May to </w:t>
      </w:r>
      <w:r w:rsidR="00B8751F" w:rsidRPr="00391A35">
        <w:rPr>
          <w:rFonts w:ascii="Arial" w:hAnsi="Arial" w:cs="Arial"/>
        </w:rPr>
        <w:t>Jun 2019.</w:t>
      </w:r>
    </w:p>
    <w:p w14:paraId="1DC0BFCF" w14:textId="0F7EDEAB" w:rsidR="00DC6F22" w:rsidRPr="00391A35" w:rsidRDefault="00DC6F22" w:rsidP="001B3FA5">
      <w:pPr>
        <w:spacing w:line="480" w:lineRule="auto"/>
        <w:ind w:firstLine="360"/>
        <w:rPr>
          <w:rFonts w:ascii="Arial" w:hAnsi="Arial" w:cs="Arial"/>
        </w:rPr>
      </w:pPr>
      <w:r w:rsidRPr="00391A35">
        <w:rPr>
          <w:rFonts w:ascii="Arial" w:hAnsi="Arial" w:cs="Arial"/>
        </w:rPr>
        <w:t>Virgin adult flies</w:t>
      </w:r>
      <w:r w:rsidR="00D34AAE" w:rsidRPr="00391A35">
        <w:rPr>
          <w:rFonts w:ascii="Arial" w:hAnsi="Arial" w:cs="Arial"/>
        </w:rPr>
        <w:t xml:space="preserve"> (</w:t>
      </w:r>
      <w:r w:rsidRPr="00391A35">
        <w:rPr>
          <w:rFonts w:ascii="Arial" w:hAnsi="Arial" w:cs="Arial"/>
        </w:rPr>
        <w:t xml:space="preserve">siblings of those </w:t>
      </w:r>
      <w:r w:rsidR="00525BC1" w:rsidRPr="00391A35">
        <w:rPr>
          <w:rFonts w:ascii="Arial" w:hAnsi="Arial" w:cs="Arial"/>
        </w:rPr>
        <w:t>used for</w:t>
      </w:r>
      <w:r w:rsidRPr="00391A35">
        <w:rPr>
          <w:rFonts w:ascii="Arial" w:hAnsi="Arial" w:cs="Arial"/>
        </w:rPr>
        <w:t xml:space="preserve"> </w:t>
      </w:r>
      <w:r w:rsidR="0085416C" w:rsidRPr="00391A35">
        <w:rPr>
          <w:rFonts w:ascii="Arial" w:hAnsi="Arial" w:cs="Arial"/>
        </w:rPr>
        <w:t>reproduction</w:t>
      </w:r>
      <w:r w:rsidRPr="00391A35">
        <w:rPr>
          <w:rFonts w:ascii="Arial" w:hAnsi="Arial" w:cs="Arial"/>
        </w:rPr>
        <w:t xml:space="preserve"> measurement</w:t>
      </w:r>
      <w:r w:rsidR="00D34AAE" w:rsidRPr="00391A35">
        <w:rPr>
          <w:rFonts w:ascii="Arial" w:hAnsi="Arial" w:cs="Arial"/>
        </w:rPr>
        <w:t>s)</w:t>
      </w:r>
      <w:r w:rsidRPr="00391A35">
        <w:rPr>
          <w:rFonts w:ascii="Arial" w:hAnsi="Arial" w:cs="Arial"/>
        </w:rPr>
        <w:t xml:space="preserve"> were kept in </w:t>
      </w:r>
      <w:r w:rsidR="00C07CDE" w:rsidRPr="00391A35">
        <w:rPr>
          <w:rFonts w:ascii="Arial" w:hAnsi="Arial" w:cs="Arial"/>
        </w:rPr>
        <w:t xml:space="preserve">same-sex </w:t>
      </w:r>
      <w:r w:rsidRPr="00391A35">
        <w:rPr>
          <w:rFonts w:ascii="Arial" w:hAnsi="Arial" w:cs="Arial"/>
        </w:rPr>
        <w:t>groups</w:t>
      </w:r>
      <w:r w:rsidR="00E271AB" w:rsidRPr="00391A35">
        <w:rPr>
          <w:rFonts w:ascii="Arial" w:hAnsi="Arial" w:cs="Arial"/>
        </w:rPr>
        <w:t xml:space="preserve"> </w:t>
      </w:r>
      <w:r w:rsidRPr="00391A35">
        <w:rPr>
          <w:rFonts w:ascii="Arial" w:hAnsi="Arial" w:cs="Arial"/>
        </w:rPr>
        <w:t xml:space="preserve">at 25°C for 9-10 days before </w:t>
      </w:r>
      <w:r w:rsidR="009A45D2" w:rsidRPr="00391A35">
        <w:rPr>
          <w:rFonts w:ascii="Arial" w:hAnsi="Arial" w:cs="Arial"/>
        </w:rPr>
        <w:t>knockdown assays</w:t>
      </w:r>
      <w:r w:rsidRPr="00391A35">
        <w:rPr>
          <w:rFonts w:ascii="Arial" w:hAnsi="Arial" w:cs="Arial"/>
        </w:rPr>
        <w:t>.</w:t>
      </w:r>
      <w:r w:rsidR="00E271AB" w:rsidRPr="00391A35">
        <w:rPr>
          <w:rFonts w:ascii="Arial" w:hAnsi="Arial" w:cs="Arial"/>
        </w:rPr>
        <w:t xml:space="preserve"> </w:t>
      </w:r>
      <w:r w:rsidR="009A45D2" w:rsidRPr="00391A35">
        <w:rPr>
          <w:rFonts w:ascii="Arial" w:hAnsi="Arial" w:cs="Arial"/>
        </w:rPr>
        <w:t xml:space="preserve">Assays </w:t>
      </w:r>
      <w:r w:rsidR="00E271AB" w:rsidRPr="00391A35">
        <w:rPr>
          <w:rFonts w:ascii="Arial" w:hAnsi="Arial" w:cs="Arial"/>
        </w:rPr>
        <w:t>were conducted for male and female flies separately.</w:t>
      </w:r>
      <w:r w:rsidRPr="00391A35">
        <w:rPr>
          <w:rFonts w:ascii="Arial" w:hAnsi="Arial" w:cs="Arial"/>
        </w:rPr>
        <w:t xml:space="preserve"> An observation rack was divided into</w:t>
      </w:r>
      <w:r w:rsidR="0092432D" w:rsidRPr="00391A35">
        <w:rPr>
          <w:rFonts w:ascii="Arial" w:hAnsi="Arial" w:cs="Arial"/>
        </w:rPr>
        <w:t xml:space="preserve"> </w:t>
      </w:r>
      <w:r w:rsidR="00AC1D03" w:rsidRPr="00391A35">
        <w:rPr>
          <w:rFonts w:ascii="Arial" w:hAnsi="Arial" w:cs="Arial"/>
        </w:rPr>
        <w:t>nine</w:t>
      </w:r>
      <w:r w:rsidR="0092432D" w:rsidRPr="00391A35">
        <w:rPr>
          <w:rFonts w:ascii="Arial" w:hAnsi="Arial" w:cs="Arial"/>
        </w:rPr>
        <w:t xml:space="preserve"> (3x3) cells.</w:t>
      </w:r>
      <w:r w:rsidRPr="00391A35">
        <w:rPr>
          <w:rFonts w:ascii="Arial" w:hAnsi="Arial" w:cs="Arial"/>
        </w:rPr>
        <w:t xml:space="preserve"> </w:t>
      </w:r>
      <w:r w:rsidR="0092432D" w:rsidRPr="00391A35">
        <w:rPr>
          <w:rFonts w:ascii="Arial" w:hAnsi="Arial" w:cs="Arial"/>
        </w:rPr>
        <w:t xml:space="preserve">Each cell was randomly assigned one of the nine </w:t>
      </w:r>
      <w:r w:rsidR="0092432D" w:rsidRPr="00391A35">
        <w:rPr>
          <w:rFonts w:ascii="Arial" w:hAnsi="Arial" w:cs="Arial"/>
          <w:i/>
          <w:iCs/>
        </w:rPr>
        <w:t>Drosophila</w:t>
      </w:r>
      <w:r w:rsidR="0092432D" w:rsidRPr="00391A35">
        <w:rPr>
          <w:rFonts w:ascii="Arial" w:hAnsi="Arial" w:cs="Arial"/>
        </w:rPr>
        <w:t xml:space="preserve"> species</w:t>
      </w:r>
      <w:r w:rsidR="00E271AB" w:rsidRPr="00391A35">
        <w:rPr>
          <w:rFonts w:ascii="Arial" w:hAnsi="Arial" w:cs="Arial"/>
        </w:rPr>
        <w:t xml:space="preserve"> and </w:t>
      </w:r>
      <w:r w:rsidR="0092432D" w:rsidRPr="00391A35">
        <w:rPr>
          <w:rFonts w:ascii="Arial" w:hAnsi="Arial" w:cs="Arial"/>
        </w:rPr>
        <w:t>h</w:t>
      </w:r>
      <w:r w:rsidR="00E271AB" w:rsidRPr="00391A35">
        <w:rPr>
          <w:rFonts w:ascii="Arial" w:hAnsi="Arial" w:cs="Arial"/>
        </w:rPr>
        <w:t>eld</w:t>
      </w:r>
      <w:r w:rsidR="0092432D" w:rsidRPr="00391A35">
        <w:rPr>
          <w:rFonts w:ascii="Arial" w:hAnsi="Arial" w:cs="Arial"/>
        </w:rPr>
        <w:t xml:space="preserve"> seven</w:t>
      </w:r>
      <w:r w:rsidR="009D077E" w:rsidRPr="00391A35">
        <w:rPr>
          <w:rFonts w:ascii="Arial" w:hAnsi="Arial" w:cs="Arial"/>
        </w:rPr>
        <w:t xml:space="preserve"> flat-bottomed 3ml glass vial</w:t>
      </w:r>
      <w:r w:rsidR="00790DAF" w:rsidRPr="00391A35">
        <w:rPr>
          <w:rFonts w:ascii="Arial" w:hAnsi="Arial" w:cs="Arial"/>
        </w:rPr>
        <w:t>s</w:t>
      </w:r>
      <w:r w:rsidR="00873032" w:rsidRPr="00391A35">
        <w:rPr>
          <w:rFonts w:ascii="Arial" w:hAnsi="Arial" w:cs="Arial"/>
        </w:rPr>
        <w:t>, each with a</w:t>
      </w:r>
      <w:r w:rsidR="0092432D" w:rsidRPr="00391A35">
        <w:rPr>
          <w:rFonts w:ascii="Arial" w:hAnsi="Arial" w:cs="Arial"/>
        </w:rPr>
        <w:t xml:space="preserve"> </w:t>
      </w:r>
      <w:r w:rsidR="00E271AB" w:rsidRPr="00391A35">
        <w:rPr>
          <w:rFonts w:ascii="Arial" w:hAnsi="Arial" w:cs="Arial"/>
        </w:rPr>
        <w:t xml:space="preserve">randomly-selected individual </w:t>
      </w:r>
      <w:r w:rsidR="00873032" w:rsidRPr="00391A35">
        <w:rPr>
          <w:rFonts w:ascii="Arial" w:hAnsi="Arial" w:cs="Arial"/>
        </w:rPr>
        <w:t>of the allocated species</w:t>
      </w:r>
      <w:r w:rsidR="00E271AB" w:rsidRPr="00391A35">
        <w:rPr>
          <w:rFonts w:ascii="Arial" w:hAnsi="Arial" w:cs="Arial"/>
        </w:rPr>
        <w:t xml:space="preserve">. </w:t>
      </w:r>
      <w:r w:rsidR="00414A9F" w:rsidRPr="00391A35">
        <w:rPr>
          <w:rFonts w:ascii="Arial" w:hAnsi="Arial" w:cs="Arial"/>
        </w:rPr>
        <w:t xml:space="preserve">One set of observations on such a </w:t>
      </w:r>
      <w:r w:rsidR="006A5788" w:rsidRPr="00391A35">
        <w:rPr>
          <w:rFonts w:ascii="Arial" w:hAnsi="Arial" w:cs="Arial"/>
        </w:rPr>
        <w:t xml:space="preserve">set-up represents a single block. </w:t>
      </w:r>
      <w:r w:rsidR="00C07CDE" w:rsidRPr="00391A35">
        <w:rPr>
          <w:rFonts w:ascii="Arial" w:hAnsi="Arial" w:cs="Arial"/>
        </w:rPr>
        <w:t>We repeated m</w:t>
      </w:r>
      <w:r w:rsidR="00AC1D03" w:rsidRPr="00391A35">
        <w:rPr>
          <w:rFonts w:ascii="Arial" w:hAnsi="Arial" w:cs="Arial"/>
        </w:rPr>
        <w:t>easurement</w:t>
      </w:r>
      <w:r w:rsidR="00C07CDE" w:rsidRPr="00391A35">
        <w:rPr>
          <w:rFonts w:ascii="Arial" w:hAnsi="Arial" w:cs="Arial"/>
        </w:rPr>
        <w:t>s</w:t>
      </w:r>
      <w:r w:rsidR="00AC1D03" w:rsidRPr="00391A35">
        <w:rPr>
          <w:rFonts w:ascii="Arial" w:hAnsi="Arial" w:cs="Arial"/>
        </w:rPr>
        <w:t xml:space="preserve"> for three experimental blocks, and t</w:t>
      </w:r>
      <w:r w:rsidR="00E271AB" w:rsidRPr="00391A35">
        <w:rPr>
          <w:rFonts w:ascii="Arial" w:hAnsi="Arial" w:cs="Arial"/>
        </w:rPr>
        <w:t xml:space="preserve">he </w:t>
      </w:r>
      <w:r w:rsidR="00AC1D03" w:rsidRPr="00391A35">
        <w:rPr>
          <w:rFonts w:ascii="Arial" w:hAnsi="Arial" w:cs="Arial"/>
        </w:rPr>
        <w:t>allocation</w:t>
      </w:r>
      <w:r w:rsidR="00E271AB" w:rsidRPr="00391A35">
        <w:rPr>
          <w:rFonts w:ascii="Arial" w:hAnsi="Arial" w:cs="Arial"/>
        </w:rPr>
        <w:t xml:space="preserve"> of species</w:t>
      </w:r>
      <w:r w:rsidR="00AC1D03" w:rsidRPr="00391A35">
        <w:rPr>
          <w:rFonts w:ascii="Arial" w:hAnsi="Arial" w:cs="Arial"/>
        </w:rPr>
        <w:t xml:space="preserve"> to cells</w:t>
      </w:r>
      <w:r w:rsidR="00E271AB" w:rsidRPr="00391A35">
        <w:rPr>
          <w:rFonts w:ascii="Arial" w:hAnsi="Arial" w:cs="Arial"/>
        </w:rPr>
        <w:t xml:space="preserve"> w</w:t>
      </w:r>
      <w:r w:rsidR="00C07CDE" w:rsidRPr="00391A35">
        <w:rPr>
          <w:rFonts w:ascii="Arial" w:hAnsi="Arial" w:cs="Arial"/>
        </w:rPr>
        <w:t>as</w:t>
      </w:r>
      <w:r w:rsidR="00E271AB" w:rsidRPr="00391A35">
        <w:rPr>
          <w:rFonts w:ascii="Arial" w:hAnsi="Arial" w:cs="Arial"/>
        </w:rPr>
        <w:t xml:space="preserve"> redrawn for each block</w:t>
      </w:r>
      <w:r w:rsidRPr="00391A35">
        <w:rPr>
          <w:rFonts w:ascii="Arial" w:hAnsi="Arial" w:cs="Arial"/>
        </w:rPr>
        <w:t xml:space="preserve">. </w:t>
      </w:r>
      <w:r w:rsidR="00EC4109" w:rsidRPr="00391A35">
        <w:rPr>
          <w:rFonts w:ascii="Arial" w:hAnsi="Arial" w:cs="Arial"/>
        </w:rPr>
        <w:t xml:space="preserve">In total, </w:t>
      </w:r>
      <w:r w:rsidR="00C07CDE" w:rsidRPr="00391A35">
        <w:rPr>
          <w:rFonts w:ascii="Arial" w:hAnsi="Arial" w:cs="Arial"/>
        </w:rPr>
        <w:t xml:space="preserve">we measured </w:t>
      </w:r>
      <w:r w:rsidR="00AC1D03" w:rsidRPr="00391A35">
        <w:rPr>
          <w:rFonts w:ascii="Arial" w:hAnsi="Arial" w:cs="Arial"/>
        </w:rPr>
        <w:t xml:space="preserve">21 individuals per species per sex . </w:t>
      </w:r>
      <w:r w:rsidR="00EC4109" w:rsidRPr="00391A35">
        <w:rPr>
          <w:rFonts w:ascii="Arial" w:hAnsi="Arial" w:cs="Arial"/>
        </w:rPr>
        <w:t>During measurement, t</w:t>
      </w:r>
      <w:r w:rsidRPr="00391A35">
        <w:rPr>
          <w:rFonts w:ascii="Arial" w:hAnsi="Arial" w:cs="Arial"/>
        </w:rPr>
        <w:t>he observation rack was moved immediately into the incubator</w:t>
      </w:r>
      <w:r w:rsidR="005C5C52" w:rsidRPr="00391A35">
        <w:rPr>
          <w:rFonts w:ascii="Arial" w:hAnsi="Arial" w:cs="Arial"/>
        </w:rPr>
        <w:t xml:space="preserve"> pre-set at 5°C or 40°C</w:t>
      </w:r>
      <w:r w:rsidRPr="00391A35">
        <w:rPr>
          <w:rFonts w:ascii="Arial" w:hAnsi="Arial" w:cs="Arial"/>
        </w:rPr>
        <w:t>. Every tube was</w:t>
      </w:r>
      <w:r w:rsidR="00CA39C1" w:rsidRPr="00391A35">
        <w:rPr>
          <w:rFonts w:ascii="Arial" w:hAnsi="Arial" w:cs="Arial"/>
        </w:rPr>
        <w:t xml:space="preserve"> </w:t>
      </w:r>
      <w:r w:rsidRPr="00391A35">
        <w:rPr>
          <w:rFonts w:ascii="Arial" w:hAnsi="Arial" w:cs="Arial"/>
        </w:rPr>
        <w:t>examined</w:t>
      </w:r>
      <w:r w:rsidR="00B36FEB" w:rsidRPr="00391A35">
        <w:rPr>
          <w:rFonts w:ascii="Arial" w:hAnsi="Arial" w:cs="Arial"/>
        </w:rPr>
        <w:t xml:space="preserve"> </w:t>
      </w:r>
      <w:r w:rsidRPr="00391A35">
        <w:rPr>
          <w:rFonts w:ascii="Arial" w:hAnsi="Arial" w:cs="Arial"/>
        </w:rPr>
        <w:t>once every minute and flies that lost their ability</w:t>
      </w:r>
      <w:r w:rsidR="001E3430" w:rsidRPr="00391A35">
        <w:rPr>
          <w:rFonts w:ascii="Arial" w:hAnsi="Arial" w:cs="Arial"/>
        </w:rPr>
        <w:t xml:space="preserve"> to stand </w:t>
      </w:r>
      <w:r w:rsidRPr="00391A35">
        <w:rPr>
          <w:rFonts w:ascii="Arial" w:hAnsi="Arial" w:cs="Arial"/>
        </w:rPr>
        <w:t>in that minute were recorded.</w:t>
      </w:r>
      <w:r w:rsidR="005C5C52" w:rsidRPr="00391A35">
        <w:rPr>
          <w:rFonts w:ascii="Arial" w:hAnsi="Arial" w:cs="Arial"/>
        </w:rPr>
        <w:t xml:space="preserve"> After </w:t>
      </w:r>
      <w:r w:rsidR="00C14FCB" w:rsidRPr="00391A35">
        <w:rPr>
          <w:rFonts w:ascii="Arial" w:hAnsi="Arial" w:cs="Arial"/>
        </w:rPr>
        <w:t xml:space="preserve">exposure </w:t>
      </w:r>
      <w:r w:rsidR="005C5C52" w:rsidRPr="00391A35">
        <w:rPr>
          <w:rFonts w:ascii="Arial" w:hAnsi="Arial" w:cs="Arial"/>
        </w:rPr>
        <w:t xml:space="preserve">to 5°C for 30 minutes, all flies were in </w:t>
      </w:r>
      <w:r w:rsidR="00C07CDE" w:rsidRPr="00391A35">
        <w:rPr>
          <w:rFonts w:ascii="Arial" w:hAnsi="Arial" w:cs="Arial"/>
        </w:rPr>
        <w:t xml:space="preserve">a </w:t>
      </w:r>
      <w:r w:rsidR="005C5C52" w:rsidRPr="00391A35">
        <w:rPr>
          <w:rFonts w:ascii="Arial" w:hAnsi="Arial" w:cs="Arial"/>
        </w:rPr>
        <w:t xml:space="preserve">chill coma. </w:t>
      </w:r>
      <w:r w:rsidR="007C2A27" w:rsidRPr="00391A35">
        <w:rPr>
          <w:rFonts w:ascii="Arial" w:hAnsi="Arial" w:cs="Arial"/>
        </w:rPr>
        <w:t xml:space="preserve">The observation rack was moved to </w:t>
      </w:r>
      <w:r w:rsidR="00C07CDE" w:rsidRPr="00391A35">
        <w:rPr>
          <w:rFonts w:ascii="Arial" w:hAnsi="Arial" w:cs="Arial"/>
        </w:rPr>
        <w:t xml:space="preserve">a </w:t>
      </w:r>
      <w:r w:rsidR="007C2A27" w:rsidRPr="00391A35">
        <w:rPr>
          <w:rFonts w:ascii="Arial" w:hAnsi="Arial" w:cs="Arial"/>
        </w:rPr>
        <w:t>25°C room. Flies were left undisturbed and</w:t>
      </w:r>
      <w:r w:rsidR="00C14FCB" w:rsidRPr="00391A35">
        <w:rPr>
          <w:rFonts w:ascii="Arial" w:hAnsi="Arial" w:cs="Arial"/>
        </w:rPr>
        <w:t xml:space="preserve"> the</w:t>
      </w:r>
      <w:r w:rsidR="00CA39C1" w:rsidRPr="00391A35">
        <w:rPr>
          <w:rFonts w:ascii="Arial" w:hAnsi="Arial" w:cs="Arial"/>
        </w:rPr>
        <w:t xml:space="preserve"> time taken until each </w:t>
      </w:r>
      <w:r w:rsidR="007C2A27" w:rsidRPr="00391A35">
        <w:rPr>
          <w:rFonts w:ascii="Arial" w:hAnsi="Arial" w:cs="Arial"/>
        </w:rPr>
        <w:t>fly regain</w:t>
      </w:r>
      <w:r w:rsidR="00CA39C1" w:rsidRPr="00391A35">
        <w:rPr>
          <w:rFonts w:ascii="Arial" w:hAnsi="Arial" w:cs="Arial"/>
        </w:rPr>
        <w:t>ed</w:t>
      </w:r>
      <w:r w:rsidR="007C2A27" w:rsidRPr="00391A35">
        <w:rPr>
          <w:rFonts w:ascii="Arial" w:hAnsi="Arial" w:cs="Arial"/>
        </w:rPr>
        <w:t xml:space="preserve"> its ability to stand was recorded.</w:t>
      </w:r>
      <w:r w:rsidR="005C5C52" w:rsidRPr="00391A35">
        <w:rPr>
          <w:rFonts w:ascii="Arial" w:hAnsi="Arial" w:cs="Arial"/>
        </w:rPr>
        <w:t xml:space="preserve"> </w:t>
      </w:r>
    </w:p>
    <w:p w14:paraId="2F00E490" w14:textId="0246FCDB" w:rsidR="00DC6F22" w:rsidRPr="00391A35" w:rsidRDefault="00476605" w:rsidP="001B3FA5">
      <w:pPr>
        <w:spacing w:line="480" w:lineRule="auto"/>
        <w:ind w:firstLine="360"/>
        <w:rPr>
          <w:rFonts w:ascii="Arial" w:hAnsi="Arial" w:cs="Arial"/>
        </w:rPr>
      </w:pPr>
      <w:r w:rsidRPr="00391A35">
        <w:rPr>
          <w:rFonts w:ascii="Arial" w:hAnsi="Arial" w:cs="Arial"/>
          <w:i/>
          <w:iCs/>
        </w:rPr>
        <w:t>Regression analysis</w:t>
      </w:r>
      <w:r w:rsidRPr="00391A35">
        <w:rPr>
          <w:rFonts w:ascii="Arial" w:hAnsi="Arial" w:cs="Arial"/>
        </w:rPr>
        <w:t xml:space="preserve">: The </w:t>
      </w:r>
      <w:r w:rsidR="00A26A08" w:rsidRPr="00391A35">
        <w:rPr>
          <w:rFonts w:ascii="Arial" w:hAnsi="Arial" w:cs="Arial"/>
        </w:rPr>
        <w:t xml:space="preserve">knockdown time by heat, knockdown time by cold and recovery time from cold of both sexes were first compared among species </w:t>
      </w:r>
      <w:r w:rsidR="004A0290" w:rsidRPr="00391A35">
        <w:rPr>
          <w:rFonts w:ascii="Arial" w:hAnsi="Arial" w:cs="Arial"/>
        </w:rPr>
        <w:t xml:space="preserve">using </w:t>
      </w:r>
      <w:r w:rsidR="00A26A08" w:rsidRPr="00391A35">
        <w:rPr>
          <w:rFonts w:ascii="Arial" w:hAnsi="Arial" w:cs="Arial"/>
        </w:rPr>
        <w:t>ANOVA. When interspecific variation was observed, they were</w:t>
      </w:r>
      <w:r w:rsidRPr="00391A35">
        <w:rPr>
          <w:rFonts w:ascii="Arial" w:hAnsi="Arial" w:cs="Arial"/>
        </w:rPr>
        <w:t xml:space="preserve"> </w:t>
      </w:r>
      <w:r w:rsidR="004C1F45" w:rsidRPr="00391A35">
        <w:rPr>
          <w:rFonts w:ascii="Arial" w:hAnsi="Arial" w:cs="Arial"/>
        </w:rPr>
        <w:t>modelled</w:t>
      </w:r>
      <w:r w:rsidRPr="00391A35">
        <w:rPr>
          <w:rFonts w:ascii="Arial" w:hAnsi="Arial" w:cs="Arial"/>
        </w:rPr>
        <w:t xml:space="preserve"> </w:t>
      </w:r>
      <w:r w:rsidR="00A26A08" w:rsidRPr="00391A35">
        <w:rPr>
          <w:rFonts w:ascii="Arial" w:hAnsi="Arial" w:cs="Arial"/>
        </w:rPr>
        <w:t>by</w:t>
      </w:r>
      <w:r w:rsidRPr="00391A35">
        <w:rPr>
          <w:rFonts w:ascii="Arial" w:hAnsi="Arial" w:cs="Arial"/>
        </w:rPr>
        <w:t xml:space="preserve"> </w:t>
      </w:r>
      <w:proofErr w:type="spellStart"/>
      <w:r w:rsidRPr="00391A35">
        <w:rPr>
          <w:rFonts w:ascii="Arial" w:hAnsi="Arial" w:cs="Arial"/>
          <w:i/>
          <w:iCs/>
        </w:rPr>
        <w:t>hIndex</w:t>
      </w:r>
      <w:proofErr w:type="spellEnd"/>
      <w:r w:rsidRPr="00391A35">
        <w:rPr>
          <w:rFonts w:ascii="Arial" w:hAnsi="Arial" w:cs="Arial"/>
        </w:rPr>
        <w:t xml:space="preserve">, </w:t>
      </w:r>
      <w:r w:rsidRPr="00391A35">
        <w:rPr>
          <w:rFonts w:ascii="Arial" w:hAnsi="Arial" w:cs="Arial"/>
          <w:i/>
          <w:iCs/>
        </w:rPr>
        <w:t>block</w:t>
      </w:r>
      <w:r w:rsidRPr="00391A35">
        <w:rPr>
          <w:rFonts w:ascii="Arial" w:hAnsi="Arial" w:cs="Arial"/>
        </w:rPr>
        <w:t xml:space="preserve">, and </w:t>
      </w:r>
      <w:r w:rsidR="00A26A08" w:rsidRPr="00391A35">
        <w:rPr>
          <w:rFonts w:ascii="Arial" w:hAnsi="Arial" w:cs="Arial"/>
          <w:i/>
          <w:iCs/>
        </w:rPr>
        <w:t>cell</w:t>
      </w:r>
      <w:r w:rsidRPr="00391A35">
        <w:rPr>
          <w:rFonts w:ascii="Arial" w:hAnsi="Arial" w:cs="Arial"/>
          <w:i/>
          <w:iCs/>
        </w:rPr>
        <w:t xml:space="preserve"> position</w:t>
      </w:r>
      <w:r w:rsidRPr="00391A35">
        <w:rPr>
          <w:rFonts w:ascii="Arial" w:hAnsi="Arial" w:cs="Arial"/>
        </w:rPr>
        <w:t xml:space="preserve"> as fixed effects, and </w:t>
      </w:r>
      <w:r w:rsidRPr="00391A35">
        <w:rPr>
          <w:rFonts w:ascii="Arial" w:hAnsi="Arial" w:cs="Arial"/>
          <w:i/>
          <w:iCs/>
        </w:rPr>
        <w:t>species</w:t>
      </w:r>
      <w:r w:rsidR="00CA39C1" w:rsidRPr="00391A35">
        <w:rPr>
          <w:rFonts w:ascii="Arial" w:hAnsi="Arial" w:cs="Arial"/>
        </w:rPr>
        <w:t xml:space="preserve"> </w:t>
      </w:r>
      <w:r w:rsidRPr="00391A35">
        <w:rPr>
          <w:rFonts w:ascii="Arial" w:hAnsi="Arial" w:cs="Arial"/>
        </w:rPr>
        <w:t>as a random effect in linear mix</w:t>
      </w:r>
      <w:r w:rsidR="001E5B23" w:rsidRPr="00391A35">
        <w:rPr>
          <w:rFonts w:ascii="Arial" w:hAnsi="Arial" w:cs="Arial"/>
        </w:rPr>
        <w:t>ed</w:t>
      </w:r>
      <w:r w:rsidRPr="00391A35">
        <w:rPr>
          <w:rFonts w:ascii="Arial" w:hAnsi="Arial" w:cs="Arial"/>
        </w:rPr>
        <w:t>-effect model</w:t>
      </w:r>
      <w:r w:rsidR="0087019C" w:rsidRPr="00391A35">
        <w:rPr>
          <w:rFonts w:ascii="Arial" w:hAnsi="Arial" w:cs="Arial"/>
        </w:rPr>
        <w:t>s</w:t>
      </w:r>
      <w:r w:rsidR="00A26A08" w:rsidRPr="00391A35">
        <w:rPr>
          <w:rFonts w:ascii="Arial" w:hAnsi="Arial" w:cs="Arial"/>
        </w:rPr>
        <w:t xml:space="preserve"> with phylogenetic correction</w:t>
      </w:r>
      <w:r w:rsidR="00474F76" w:rsidRPr="00391A35">
        <w:rPr>
          <w:rFonts w:ascii="Arial" w:hAnsi="Arial" w:cs="Arial"/>
        </w:rPr>
        <w:t xml:space="preserve"> using</w:t>
      </w:r>
      <w:r w:rsidR="001E5B23" w:rsidRPr="00391A35">
        <w:rPr>
          <w:rFonts w:ascii="Arial" w:hAnsi="Arial" w:cs="Arial"/>
        </w:rPr>
        <w:t xml:space="preserve"> the</w:t>
      </w:r>
      <w:r w:rsidR="00474F76" w:rsidRPr="00391A35">
        <w:rPr>
          <w:rFonts w:ascii="Arial" w:hAnsi="Arial" w:cs="Arial"/>
        </w:rPr>
        <w:t xml:space="preserve"> </w:t>
      </w:r>
      <w:r w:rsidR="00474F76" w:rsidRPr="00391A35">
        <w:rPr>
          <w:rFonts w:ascii="Arial" w:hAnsi="Arial" w:cs="Arial"/>
          <w:i/>
          <w:iCs/>
        </w:rPr>
        <w:t>brms</w:t>
      </w:r>
      <w:r w:rsidR="00474F76" w:rsidRPr="00391A35">
        <w:rPr>
          <w:rFonts w:ascii="Arial" w:hAnsi="Arial" w:cs="Arial"/>
        </w:rPr>
        <w:t xml:space="preserve"> package in R</w:t>
      </w:r>
      <w:r w:rsidRPr="00391A35">
        <w:rPr>
          <w:rFonts w:ascii="Arial" w:hAnsi="Arial" w:cs="Arial"/>
        </w:rPr>
        <w:t>.</w:t>
      </w:r>
      <w:r w:rsidR="00CA39C1" w:rsidRPr="00391A35">
        <w:rPr>
          <w:rFonts w:ascii="Arial" w:hAnsi="Arial" w:cs="Arial"/>
        </w:rPr>
        <w:t xml:space="preserve"> </w:t>
      </w:r>
      <w:r w:rsidR="006832B5" w:rsidRPr="00391A35">
        <w:rPr>
          <w:rFonts w:ascii="Arial" w:hAnsi="Arial" w:cs="Arial"/>
          <w:i/>
          <w:iCs/>
        </w:rPr>
        <w:t>S</w:t>
      </w:r>
      <w:r w:rsidR="00CA39C1" w:rsidRPr="00391A35">
        <w:rPr>
          <w:rFonts w:ascii="Arial" w:hAnsi="Arial" w:cs="Arial"/>
          <w:i/>
          <w:iCs/>
        </w:rPr>
        <w:t>pecies</w:t>
      </w:r>
      <w:r w:rsidR="00CA39C1" w:rsidRPr="00391A35">
        <w:rPr>
          <w:rFonts w:ascii="Arial" w:hAnsi="Arial" w:cs="Arial"/>
        </w:rPr>
        <w:t xml:space="preserve"> was included as </w:t>
      </w:r>
      <w:r w:rsidR="006832B5" w:rsidRPr="00391A35">
        <w:rPr>
          <w:rFonts w:ascii="Arial" w:hAnsi="Arial" w:cs="Arial"/>
        </w:rPr>
        <w:t xml:space="preserve">a </w:t>
      </w:r>
      <w:r w:rsidR="00CA39C1" w:rsidRPr="00391A35">
        <w:rPr>
          <w:rFonts w:ascii="Arial" w:hAnsi="Arial" w:cs="Arial"/>
        </w:rPr>
        <w:t xml:space="preserve">random effect to </w:t>
      </w:r>
      <w:r w:rsidR="006832B5" w:rsidRPr="00391A35">
        <w:rPr>
          <w:rFonts w:ascii="Arial" w:hAnsi="Arial" w:cs="Arial"/>
        </w:rPr>
        <w:t>account for</w:t>
      </w:r>
      <w:r w:rsidR="00CA39C1" w:rsidRPr="00391A35">
        <w:rPr>
          <w:rFonts w:ascii="Arial" w:hAnsi="Arial" w:cs="Arial"/>
        </w:rPr>
        <w:t xml:space="preserve"> repeated measures.</w:t>
      </w:r>
      <w:r w:rsidR="00993283" w:rsidRPr="00391A35">
        <w:rPr>
          <w:rFonts w:ascii="Arial" w:hAnsi="Arial" w:cs="Arial"/>
        </w:rPr>
        <w:t xml:space="preserve"> </w:t>
      </w:r>
    </w:p>
    <w:p w14:paraId="4A72F684" w14:textId="135C5FDC" w:rsidR="00893FBB" w:rsidRPr="00391A35" w:rsidRDefault="00893FBB" w:rsidP="004C1F45">
      <w:pPr>
        <w:spacing w:line="480" w:lineRule="auto"/>
        <w:rPr>
          <w:rFonts w:ascii="Arial" w:hAnsi="Arial" w:cs="Arial"/>
        </w:rPr>
      </w:pPr>
    </w:p>
    <w:p w14:paraId="59D63FDB" w14:textId="573AB7A8" w:rsidR="001F5B9D" w:rsidRPr="00391A35" w:rsidRDefault="001F5B9D" w:rsidP="001B3FA5">
      <w:pPr>
        <w:pStyle w:val="ListParagraph"/>
        <w:numPr>
          <w:ilvl w:val="0"/>
          <w:numId w:val="2"/>
        </w:numPr>
        <w:spacing w:line="480" w:lineRule="auto"/>
        <w:rPr>
          <w:rFonts w:ascii="Arial" w:hAnsi="Arial" w:cs="Arial"/>
        </w:rPr>
      </w:pPr>
      <w:r w:rsidRPr="00391A35">
        <w:rPr>
          <w:rFonts w:ascii="Arial" w:hAnsi="Arial" w:cs="Arial"/>
        </w:rPr>
        <w:t>Short-term competition</w:t>
      </w:r>
    </w:p>
    <w:p w14:paraId="783BC873" w14:textId="66C76239" w:rsidR="00F978AD" w:rsidRPr="00391A35" w:rsidRDefault="00416039" w:rsidP="001B3FA5">
      <w:pPr>
        <w:spacing w:line="480" w:lineRule="auto"/>
        <w:ind w:firstLine="360"/>
        <w:rPr>
          <w:ins w:id="1" w:author="Owen Lewis" w:date="2022-02-22T14:53:00Z"/>
          <w:rFonts w:ascii="Arial" w:hAnsi="Arial" w:cs="Arial"/>
        </w:rPr>
      </w:pPr>
      <w:r w:rsidRPr="00391A35">
        <w:rPr>
          <w:rFonts w:ascii="Arial" w:hAnsi="Arial" w:cs="Arial"/>
          <w:i/>
          <w:iCs/>
        </w:rPr>
        <w:lastRenderedPageBreak/>
        <w:t>Experiment</w:t>
      </w:r>
      <w:r w:rsidR="00414133" w:rsidRPr="00391A35">
        <w:rPr>
          <w:rFonts w:ascii="Arial" w:hAnsi="Arial" w:cs="Arial"/>
          <w:i/>
          <w:iCs/>
        </w:rPr>
        <w:t>al</w:t>
      </w:r>
      <w:r w:rsidRPr="00391A35">
        <w:rPr>
          <w:rFonts w:ascii="Arial" w:hAnsi="Arial" w:cs="Arial"/>
          <w:i/>
          <w:iCs/>
        </w:rPr>
        <w:t xml:space="preserve"> design</w:t>
      </w:r>
      <w:r w:rsidRPr="00391A35">
        <w:rPr>
          <w:rFonts w:ascii="Arial" w:hAnsi="Arial" w:cs="Arial"/>
        </w:rPr>
        <w:t xml:space="preserve">: </w:t>
      </w:r>
      <w:r w:rsidR="00890A27" w:rsidRPr="00391A35">
        <w:rPr>
          <w:rFonts w:ascii="Arial" w:hAnsi="Arial" w:cs="Arial"/>
        </w:rPr>
        <w:t>Pairs of species were reared in the same vials for one generation to evaluate how the densities of intraspecific and interspecific competitors influence</w:t>
      </w:r>
      <w:r w:rsidR="00E47504" w:rsidRPr="00391A35">
        <w:rPr>
          <w:rFonts w:ascii="Arial" w:hAnsi="Arial" w:cs="Arial"/>
        </w:rPr>
        <w:t>d</w:t>
      </w:r>
      <w:r w:rsidR="00890A27" w:rsidRPr="00391A35">
        <w:rPr>
          <w:rFonts w:ascii="Arial" w:hAnsi="Arial" w:cs="Arial"/>
        </w:rPr>
        <w:t xml:space="preserve"> reproductive success </w:t>
      </w:r>
      <w:r w:rsidR="00AB515C" w:rsidRPr="00391A35">
        <w:rPr>
          <w:rFonts w:ascii="Arial" w:hAnsi="Arial" w:cs="Arial"/>
        </w:rPr>
        <w:t xml:space="preserve">under </w:t>
      </w:r>
      <w:r w:rsidR="00890A27" w:rsidRPr="00391A35">
        <w:rPr>
          <w:rFonts w:ascii="Arial" w:hAnsi="Arial" w:cs="Arial"/>
        </w:rPr>
        <w:t>temperature regimes</w:t>
      </w:r>
      <w:r w:rsidR="00AB515C" w:rsidRPr="00391A35">
        <w:rPr>
          <w:rFonts w:ascii="Arial" w:hAnsi="Arial" w:cs="Arial"/>
        </w:rPr>
        <w:t xml:space="preserve"> typical of lowland and upland sites</w:t>
      </w:r>
      <w:r w:rsidR="00330E35" w:rsidRPr="00391A35">
        <w:rPr>
          <w:rFonts w:ascii="Arial" w:hAnsi="Arial" w:cs="Arial"/>
        </w:rPr>
        <w:t xml:space="preserve">. </w:t>
      </w:r>
      <w:r w:rsidR="0016116E" w:rsidRPr="00391A35">
        <w:rPr>
          <w:rFonts w:ascii="Arial" w:hAnsi="Arial" w:cs="Arial"/>
        </w:rPr>
        <w:t>We used</w:t>
      </w:r>
      <w:r w:rsidR="00330E35" w:rsidRPr="00391A35">
        <w:rPr>
          <w:rFonts w:ascii="Arial" w:hAnsi="Arial" w:cs="Arial"/>
        </w:rPr>
        <w:t xml:space="preserve"> incubators set at alternating temperatures</w:t>
      </w:r>
      <w:r w:rsidR="00890A27" w:rsidRPr="00391A35">
        <w:rPr>
          <w:rFonts w:ascii="Arial" w:hAnsi="Arial" w:cs="Arial"/>
        </w:rPr>
        <w:t xml:space="preserve"> </w:t>
      </w:r>
      <w:r w:rsidR="00330E35" w:rsidRPr="00391A35">
        <w:rPr>
          <w:rFonts w:ascii="Arial" w:hAnsi="Arial" w:cs="Arial"/>
        </w:rPr>
        <w:t>mimicking da</w:t>
      </w:r>
      <w:r w:rsidR="003E37A1" w:rsidRPr="00391A35">
        <w:rPr>
          <w:rFonts w:ascii="Arial" w:hAnsi="Arial" w:cs="Arial"/>
        </w:rPr>
        <w:t>y</w:t>
      </w:r>
      <w:r w:rsidR="006F6EA3" w:rsidRPr="00391A35">
        <w:rPr>
          <w:rFonts w:ascii="Arial" w:hAnsi="Arial" w:cs="Arial"/>
        </w:rPr>
        <w:t>-</w:t>
      </w:r>
      <w:r w:rsidR="00D3689D" w:rsidRPr="00391A35">
        <w:rPr>
          <w:rFonts w:ascii="Arial" w:hAnsi="Arial" w:cs="Arial"/>
        </w:rPr>
        <w:t xml:space="preserve">time and </w:t>
      </w:r>
      <w:r w:rsidR="00330E35" w:rsidRPr="00391A35">
        <w:rPr>
          <w:rFonts w:ascii="Arial" w:hAnsi="Arial" w:cs="Arial"/>
        </w:rPr>
        <w:t>nigh</w:t>
      </w:r>
      <w:r w:rsidR="006F6EA3" w:rsidRPr="00391A35">
        <w:rPr>
          <w:rFonts w:ascii="Arial" w:hAnsi="Arial" w:cs="Arial"/>
        </w:rPr>
        <w:t>t-</w:t>
      </w:r>
      <w:r w:rsidR="00330E35" w:rsidRPr="00391A35">
        <w:rPr>
          <w:rFonts w:ascii="Arial" w:hAnsi="Arial" w:cs="Arial"/>
        </w:rPr>
        <w:t>t</w:t>
      </w:r>
      <w:r w:rsidR="00D3689D" w:rsidRPr="00391A35">
        <w:rPr>
          <w:rFonts w:ascii="Arial" w:hAnsi="Arial" w:cs="Arial"/>
        </w:rPr>
        <w:t>ime</w:t>
      </w:r>
      <w:r w:rsidR="00330E35" w:rsidRPr="00391A35">
        <w:rPr>
          <w:rFonts w:ascii="Arial" w:hAnsi="Arial" w:cs="Arial"/>
        </w:rPr>
        <w:t xml:space="preserve"> temperatures </w:t>
      </w:r>
      <w:r w:rsidR="0044543D">
        <w:rPr>
          <w:rFonts w:ascii="Arial" w:hAnsi="Arial" w:cs="Arial"/>
        </w:rPr>
        <w:t>in</w:t>
      </w:r>
      <w:r w:rsidR="0016116E" w:rsidRPr="00391A35">
        <w:rPr>
          <w:rFonts w:ascii="Arial" w:hAnsi="Arial" w:cs="Arial"/>
        </w:rPr>
        <w:t xml:space="preserve"> </w:t>
      </w:r>
      <w:r w:rsidR="00330E35" w:rsidRPr="00391A35">
        <w:rPr>
          <w:rFonts w:ascii="Arial" w:hAnsi="Arial" w:cs="Arial"/>
        </w:rPr>
        <w:t>February</w:t>
      </w:r>
      <w:r w:rsidR="007300BD" w:rsidRPr="00391A35">
        <w:rPr>
          <w:rFonts w:ascii="Arial" w:hAnsi="Arial" w:cs="Arial"/>
        </w:rPr>
        <w:t xml:space="preserve"> </w:t>
      </w:r>
      <w:r w:rsidR="0016116E" w:rsidRPr="00391A35">
        <w:rPr>
          <w:rFonts w:ascii="Arial" w:hAnsi="Arial" w:cs="Arial"/>
        </w:rPr>
        <w:t xml:space="preserve">at </w:t>
      </w:r>
      <w:r w:rsidR="00B65B06" w:rsidRPr="00391A35">
        <w:rPr>
          <w:rFonts w:ascii="Arial" w:hAnsi="Arial" w:cs="Arial"/>
        </w:rPr>
        <w:t>high-elevation</w:t>
      </w:r>
      <w:r w:rsidR="00330E35" w:rsidRPr="00391A35">
        <w:rPr>
          <w:rFonts w:ascii="Arial" w:hAnsi="Arial" w:cs="Arial"/>
        </w:rPr>
        <w:t xml:space="preserve"> (23°C /</w:t>
      </w:r>
      <w:r w:rsidR="00A700FF" w:rsidRPr="00391A35">
        <w:rPr>
          <w:rFonts w:ascii="Arial" w:hAnsi="Arial" w:cs="Arial"/>
        </w:rPr>
        <w:t xml:space="preserve"> </w:t>
      </w:r>
      <w:r w:rsidR="00330E35" w:rsidRPr="00391A35">
        <w:rPr>
          <w:rFonts w:ascii="Arial" w:hAnsi="Arial" w:cs="Arial"/>
        </w:rPr>
        <w:t xml:space="preserve">21°C) and </w:t>
      </w:r>
      <w:r w:rsidR="00B65B06" w:rsidRPr="00391A35">
        <w:rPr>
          <w:rFonts w:ascii="Arial" w:hAnsi="Arial" w:cs="Arial"/>
        </w:rPr>
        <w:t xml:space="preserve">low-elevation sites </w:t>
      </w:r>
      <w:r w:rsidR="00330E35" w:rsidRPr="00391A35">
        <w:rPr>
          <w:rFonts w:ascii="Arial" w:hAnsi="Arial" w:cs="Arial"/>
        </w:rPr>
        <w:t>(28.5°C /</w:t>
      </w:r>
      <w:r w:rsidR="00A700FF" w:rsidRPr="00391A35">
        <w:rPr>
          <w:rFonts w:ascii="Arial" w:hAnsi="Arial" w:cs="Arial"/>
        </w:rPr>
        <w:t xml:space="preserve"> </w:t>
      </w:r>
      <w:r w:rsidR="00330E35" w:rsidRPr="00391A35">
        <w:rPr>
          <w:rFonts w:ascii="Arial" w:hAnsi="Arial" w:cs="Arial"/>
        </w:rPr>
        <w:t xml:space="preserve">24°C) (Supplementary </w:t>
      </w:r>
      <w:r w:rsidR="009D29F3" w:rsidRPr="00391A35">
        <w:rPr>
          <w:rFonts w:ascii="Arial" w:hAnsi="Arial" w:cs="Arial"/>
        </w:rPr>
        <w:t>F</w:t>
      </w:r>
      <w:r w:rsidR="00330E35" w:rsidRPr="00391A35">
        <w:rPr>
          <w:rFonts w:ascii="Arial" w:hAnsi="Arial" w:cs="Arial"/>
        </w:rPr>
        <w:t xml:space="preserve">igure </w:t>
      </w:r>
      <w:r w:rsidR="009D29F3" w:rsidRPr="00391A35">
        <w:rPr>
          <w:rFonts w:ascii="Arial" w:hAnsi="Arial" w:cs="Arial"/>
        </w:rPr>
        <w:t>4</w:t>
      </w:r>
      <w:r w:rsidR="00330E35" w:rsidRPr="00391A35">
        <w:rPr>
          <w:rFonts w:ascii="Arial" w:hAnsi="Arial" w:cs="Arial"/>
        </w:rPr>
        <w:t>)</w:t>
      </w:r>
      <w:r w:rsidR="00890A27" w:rsidRPr="00391A35">
        <w:rPr>
          <w:rFonts w:ascii="Arial" w:hAnsi="Arial" w:cs="Arial"/>
        </w:rPr>
        <w:t xml:space="preserve">. </w:t>
      </w:r>
      <w:r w:rsidR="00BA5173" w:rsidRPr="00391A35">
        <w:rPr>
          <w:rFonts w:ascii="Arial" w:hAnsi="Arial" w:cs="Arial"/>
        </w:rPr>
        <w:t>Adults to establish the competition experiment were reared</w:t>
      </w:r>
      <w:r w:rsidR="008A27E4" w:rsidRPr="00391A35">
        <w:rPr>
          <w:rFonts w:ascii="Arial" w:hAnsi="Arial" w:cs="Arial"/>
        </w:rPr>
        <w:t xml:space="preserve"> at moderate density (300 – 500 per bottle</w:t>
      </w:r>
      <w:r w:rsidR="00603DC6" w:rsidRPr="00391A35">
        <w:rPr>
          <w:rFonts w:ascii="Arial" w:hAnsi="Arial" w:cs="Arial"/>
        </w:rPr>
        <w:t>)</w:t>
      </w:r>
      <w:r w:rsidR="008A27E4" w:rsidRPr="00391A35">
        <w:rPr>
          <w:rFonts w:ascii="Arial" w:hAnsi="Arial" w:cs="Arial"/>
        </w:rPr>
        <w:t xml:space="preserve"> </w:t>
      </w:r>
      <w:r w:rsidR="005632ED" w:rsidRPr="00391A35">
        <w:rPr>
          <w:rFonts w:ascii="Arial" w:hAnsi="Arial" w:cs="Arial"/>
        </w:rPr>
        <w:t>at</w:t>
      </w:r>
      <w:r w:rsidR="008A27E4" w:rsidRPr="00391A35">
        <w:rPr>
          <w:rFonts w:ascii="Arial" w:hAnsi="Arial" w:cs="Arial"/>
        </w:rPr>
        <w:t xml:space="preserve"> their testing temperature regimes.</w:t>
      </w:r>
      <w:r w:rsidR="00BA5173" w:rsidRPr="00391A35">
        <w:rPr>
          <w:rFonts w:ascii="Arial" w:hAnsi="Arial" w:cs="Arial"/>
        </w:rPr>
        <w:t xml:space="preserve"> After </w:t>
      </w:r>
      <w:proofErr w:type="spellStart"/>
      <w:r w:rsidR="00BA5173" w:rsidRPr="00391A35">
        <w:rPr>
          <w:rFonts w:ascii="Arial" w:hAnsi="Arial" w:cs="Arial"/>
        </w:rPr>
        <w:t>eclosion</w:t>
      </w:r>
      <w:proofErr w:type="spellEnd"/>
      <w:r w:rsidR="00BA5173" w:rsidRPr="00391A35">
        <w:rPr>
          <w:rFonts w:ascii="Arial" w:hAnsi="Arial" w:cs="Arial"/>
        </w:rPr>
        <w:t xml:space="preserve">, individuals that emerged within the same 48 hours were kept together in mixed-sex containers. Two days after the first observation of egg-laying, adults of different sexes were separated, and from the following day were allowed to </w:t>
      </w:r>
      <w:r w:rsidR="001117BC" w:rsidRPr="00391A35">
        <w:rPr>
          <w:rFonts w:ascii="Arial" w:hAnsi="Arial" w:cs="Arial"/>
        </w:rPr>
        <w:t xml:space="preserve">compete and </w:t>
      </w:r>
      <w:r w:rsidR="00BA5173" w:rsidRPr="00391A35">
        <w:rPr>
          <w:rFonts w:ascii="Arial" w:hAnsi="Arial" w:cs="Arial"/>
        </w:rPr>
        <w:t xml:space="preserve">lay eggs in the 5 ml experimental vials for two days before being discarded. </w:t>
      </w:r>
    </w:p>
    <w:p w14:paraId="3816078D" w14:textId="69334411" w:rsidR="0060784D" w:rsidRPr="00391A35" w:rsidRDefault="0060784D" w:rsidP="001B3FA5">
      <w:pPr>
        <w:spacing w:line="480" w:lineRule="auto"/>
        <w:ind w:firstLine="360"/>
        <w:rPr>
          <w:rFonts w:ascii="Arial" w:hAnsi="Arial" w:cs="Arial"/>
        </w:rPr>
      </w:pPr>
      <w:r w:rsidRPr="00391A35">
        <w:rPr>
          <w:rFonts w:ascii="Arial" w:hAnsi="Arial" w:cs="Arial"/>
        </w:rPr>
        <w:t xml:space="preserve">Five species were chosen as representative species for upland-biased, </w:t>
      </w:r>
      <w:r w:rsidR="00CA39C1" w:rsidRPr="00391A35">
        <w:rPr>
          <w:rFonts w:ascii="Arial" w:hAnsi="Arial" w:cs="Arial"/>
        </w:rPr>
        <w:t>elevation-generalist</w:t>
      </w:r>
      <w:r w:rsidRPr="00391A35">
        <w:rPr>
          <w:rFonts w:ascii="Arial" w:hAnsi="Arial" w:cs="Arial"/>
        </w:rPr>
        <w:t xml:space="preserve"> and lowland-biased distribution type</w:t>
      </w:r>
      <w:r w:rsidR="00B65B06" w:rsidRPr="00391A35">
        <w:rPr>
          <w:rFonts w:ascii="Arial" w:hAnsi="Arial" w:cs="Arial"/>
        </w:rPr>
        <w:t>s</w:t>
      </w:r>
      <w:r w:rsidR="00E36596" w:rsidRPr="00391A35">
        <w:rPr>
          <w:rFonts w:ascii="Arial" w:hAnsi="Arial" w:cs="Arial"/>
        </w:rPr>
        <w:t xml:space="preserve"> (see Results for definition of distribution types)</w:t>
      </w:r>
      <w:r w:rsidRPr="00391A35">
        <w:rPr>
          <w:rFonts w:ascii="Arial" w:hAnsi="Arial" w:cs="Arial"/>
        </w:rPr>
        <w:t xml:space="preserve">. </w:t>
      </w:r>
      <w:r w:rsidR="00D84A2C" w:rsidRPr="00391A35">
        <w:rPr>
          <w:rFonts w:ascii="Arial" w:hAnsi="Arial" w:cs="Arial"/>
        </w:rPr>
        <w:t xml:space="preserve">The two-species combinations were: lowland species vs. upland species: </w:t>
      </w:r>
      <w:r w:rsidR="00D84A2C" w:rsidRPr="00391A35">
        <w:rPr>
          <w:rFonts w:ascii="Arial" w:hAnsi="Arial" w:cs="Arial"/>
          <w:i/>
          <w:iCs/>
        </w:rPr>
        <w:t xml:space="preserve">D. </w:t>
      </w:r>
      <w:proofErr w:type="spellStart"/>
      <w:r w:rsidR="00D84A2C" w:rsidRPr="00391A35">
        <w:rPr>
          <w:rFonts w:ascii="Arial" w:hAnsi="Arial" w:cs="Arial"/>
          <w:i/>
          <w:iCs/>
        </w:rPr>
        <w:t>bipectinata</w:t>
      </w:r>
      <w:proofErr w:type="spellEnd"/>
      <w:r w:rsidR="00D84A2C" w:rsidRPr="00391A35">
        <w:rPr>
          <w:rFonts w:ascii="Arial" w:hAnsi="Arial" w:cs="Arial"/>
        </w:rPr>
        <w:t xml:space="preserve"> vs. </w:t>
      </w:r>
      <w:r w:rsidR="00D84A2C" w:rsidRPr="00391A35">
        <w:rPr>
          <w:rFonts w:ascii="Arial" w:hAnsi="Arial" w:cs="Arial"/>
          <w:i/>
          <w:iCs/>
        </w:rPr>
        <w:t xml:space="preserve">D. </w:t>
      </w:r>
      <w:proofErr w:type="spellStart"/>
      <w:r w:rsidR="00D84A2C" w:rsidRPr="00391A35">
        <w:rPr>
          <w:rFonts w:ascii="Arial" w:hAnsi="Arial" w:cs="Arial"/>
          <w:i/>
          <w:iCs/>
        </w:rPr>
        <w:t>pallidifrons</w:t>
      </w:r>
      <w:proofErr w:type="spellEnd"/>
      <w:r w:rsidR="00D84A2C" w:rsidRPr="00391A35">
        <w:rPr>
          <w:rFonts w:ascii="Arial" w:hAnsi="Arial" w:cs="Arial"/>
        </w:rPr>
        <w:t xml:space="preserve">, </w:t>
      </w:r>
      <w:r w:rsidR="00D84A2C" w:rsidRPr="00391A35">
        <w:rPr>
          <w:rFonts w:ascii="Arial" w:hAnsi="Arial" w:cs="Arial"/>
          <w:i/>
          <w:iCs/>
        </w:rPr>
        <w:t xml:space="preserve">D. </w:t>
      </w:r>
      <w:proofErr w:type="spellStart"/>
      <w:r w:rsidR="00D84A2C" w:rsidRPr="00391A35">
        <w:rPr>
          <w:rFonts w:ascii="Arial" w:hAnsi="Arial" w:cs="Arial"/>
          <w:i/>
          <w:iCs/>
        </w:rPr>
        <w:t>bipectinata</w:t>
      </w:r>
      <w:proofErr w:type="spellEnd"/>
      <w:r w:rsidR="00D84A2C" w:rsidRPr="00391A35">
        <w:rPr>
          <w:rFonts w:ascii="Arial" w:hAnsi="Arial" w:cs="Arial"/>
        </w:rPr>
        <w:t xml:space="preserve"> vs. </w:t>
      </w:r>
      <w:r w:rsidR="00D84A2C" w:rsidRPr="00391A35">
        <w:rPr>
          <w:rFonts w:ascii="Arial" w:hAnsi="Arial" w:cs="Arial"/>
          <w:i/>
          <w:iCs/>
        </w:rPr>
        <w:t xml:space="preserve">D. </w:t>
      </w:r>
      <w:proofErr w:type="spellStart"/>
      <w:r w:rsidR="00D84A2C" w:rsidRPr="00391A35">
        <w:rPr>
          <w:rFonts w:ascii="Arial" w:hAnsi="Arial" w:cs="Arial"/>
          <w:i/>
          <w:iCs/>
        </w:rPr>
        <w:t>pseudotakahashii</w:t>
      </w:r>
      <w:proofErr w:type="spellEnd"/>
      <w:r w:rsidR="00D84A2C" w:rsidRPr="00391A35">
        <w:rPr>
          <w:rFonts w:ascii="Arial" w:hAnsi="Arial" w:cs="Arial"/>
        </w:rPr>
        <w:t xml:space="preserve">, </w:t>
      </w:r>
      <w:proofErr w:type="spellStart"/>
      <w:r w:rsidR="00D84A2C" w:rsidRPr="00391A35">
        <w:rPr>
          <w:rFonts w:ascii="Arial" w:hAnsi="Arial" w:cs="Arial"/>
          <w:i/>
          <w:iCs/>
        </w:rPr>
        <w:t>D.pandora</w:t>
      </w:r>
      <w:proofErr w:type="spellEnd"/>
      <w:r w:rsidR="00D84A2C" w:rsidRPr="00391A35">
        <w:rPr>
          <w:rFonts w:ascii="Arial" w:hAnsi="Arial" w:cs="Arial"/>
        </w:rPr>
        <w:t xml:space="preserve"> vs. </w:t>
      </w:r>
      <w:r w:rsidR="00D84A2C" w:rsidRPr="00391A35">
        <w:rPr>
          <w:rFonts w:ascii="Arial" w:hAnsi="Arial" w:cs="Arial"/>
          <w:i/>
          <w:iCs/>
        </w:rPr>
        <w:t xml:space="preserve">D. </w:t>
      </w:r>
      <w:proofErr w:type="spellStart"/>
      <w:r w:rsidR="00D84A2C" w:rsidRPr="00391A35">
        <w:rPr>
          <w:rFonts w:ascii="Arial" w:hAnsi="Arial" w:cs="Arial"/>
          <w:i/>
          <w:iCs/>
        </w:rPr>
        <w:t>pallidifrons</w:t>
      </w:r>
      <w:proofErr w:type="spellEnd"/>
      <w:r w:rsidR="00D84A2C" w:rsidRPr="00391A35">
        <w:rPr>
          <w:rFonts w:ascii="Arial" w:hAnsi="Arial" w:cs="Arial"/>
        </w:rPr>
        <w:t xml:space="preserve">; lowland species vs. lowland species: </w:t>
      </w:r>
      <w:r w:rsidR="00D84A2C" w:rsidRPr="00391A35">
        <w:rPr>
          <w:rFonts w:ascii="Arial" w:hAnsi="Arial" w:cs="Arial"/>
          <w:i/>
          <w:iCs/>
        </w:rPr>
        <w:t xml:space="preserve">D. </w:t>
      </w:r>
      <w:proofErr w:type="spellStart"/>
      <w:r w:rsidR="00D84A2C" w:rsidRPr="00391A35">
        <w:rPr>
          <w:rFonts w:ascii="Arial" w:hAnsi="Arial" w:cs="Arial"/>
          <w:i/>
          <w:iCs/>
        </w:rPr>
        <w:t>bipectinata</w:t>
      </w:r>
      <w:proofErr w:type="spellEnd"/>
      <w:r w:rsidR="00D84A2C" w:rsidRPr="00391A35">
        <w:rPr>
          <w:rFonts w:ascii="Arial" w:hAnsi="Arial" w:cs="Arial"/>
        </w:rPr>
        <w:t xml:space="preserve"> vs. </w:t>
      </w:r>
      <w:proofErr w:type="spellStart"/>
      <w:r w:rsidR="00D84A2C" w:rsidRPr="00391A35">
        <w:rPr>
          <w:rFonts w:ascii="Arial" w:hAnsi="Arial" w:cs="Arial"/>
          <w:i/>
          <w:iCs/>
        </w:rPr>
        <w:t>D.pandora</w:t>
      </w:r>
      <w:proofErr w:type="spellEnd"/>
      <w:r w:rsidR="00D84A2C" w:rsidRPr="00391A35">
        <w:rPr>
          <w:rFonts w:ascii="Arial" w:hAnsi="Arial" w:cs="Arial"/>
        </w:rPr>
        <w:t xml:space="preserve">; lowland species vs. elevation-generalist: </w:t>
      </w:r>
      <w:r w:rsidR="00D84A2C" w:rsidRPr="00391A35">
        <w:rPr>
          <w:rFonts w:ascii="Arial" w:hAnsi="Arial" w:cs="Arial"/>
          <w:i/>
          <w:iCs/>
        </w:rPr>
        <w:t xml:space="preserve">D. </w:t>
      </w:r>
      <w:proofErr w:type="spellStart"/>
      <w:r w:rsidR="00D84A2C" w:rsidRPr="00391A35">
        <w:rPr>
          <w:rFonts w:ascii="Arial" w:hAnsi="Arial" w:cs="Arial"/>
          <w:i/>
          <w:iCs/>
        </w:rPr>
        <w:t>bipectinata</w:t>
      </w:r>
      <w:proofErr w:type="spellEnd"/>
      <w:r w:rsidR="00D84A2C" w:rsidRPr="00391A35">
        <w:rPr>
          <w:rFonts w:ascii="Arial" w:hAnsi="Arial" w:cs="Arial"/>
        </w:rPr>
        <w:t xml:space="preserve"> vs. </w:t>
      </w:r>
      <w:r w:rsidR="00D84A2C" w:rsidRPr="00391A35">
        <w:rPr>
          <w:rFonts w:ascii="Arial" w:hAnsi="Arial" w:cs="Arial"/>
          <w:i/>
          <w:iCs/>
        </w:rPr>
        <w:t xml:space="preserve">D. </w:t>
      </w:r>
      <w:proofErr w:type="spellStart"/>
      <w:r w:rsidR="00D84A2C" w:rsidRPr="00391A35">
        <w:rPr>
          <w:rFonts w:ascii="Arial" w:hAnsi="Arial" w:cs="Arial"/>
          <w:i/>
          <w:iCs/>
        </w:rPr>
        <w:t>sulfurigaster</w:t>
      </w:r>
      <w:proofErr w:type="spellEnd"/>
      <w:r w:rsidR="00D84A2C" w:rsidRPr="00391A35">
        <w:rPr>
          <w:rFonts w:ascii="Arial" w:hAnsi="Arial" w:cs="Arial"/>
        </w:rPr>
        <w:t xml:space="preserve">; upland species vs. </w:t>
      </w:r>
      <w:r w:rsidR="0044543D">
        <w:rPr>
          <w:rFonts w:ascii="Arial" w:hAnsi="Arial" w:cs="Arial"/>
        </w:rPr>
        <w:t>elevation-generalist</w:t>
      </w:r>
      <w:r w:rsidR="00D84A2C" w:rsidRPr="00391A35">
        <w:rPr>
          <w:rFonts w:ascii="Arial" w:hAnsi="Arial" w:cs="Arial"/>
        </w:rPr>
        <w:t xml:space="preserve">: </w:t>
      </w:r>
      <w:r w:rsidR="00D84A2C" w:rsidRPr="00391A35">
        <w:rPr>
          <w:rFonts w:ascii="Arial" w:hAnsi="Arial" w:cs="Arial"/>
          <w:i/>
          <w:iCs/>
        </w:rPr>
        <w:t xml:space="preserve">D. </w:t>
      </w:r>
      <w:proofErr w:type="spellStart"/>
      <w:r w:rsidR="00D84A2C" w:rsidRPr="00391A35">
        <w:rPr>
          <w:rFonts w:ascii="Arial" w:hAnsi="Arial" w:cs="Arial"/>
          <w:i/>
          <w:iCs/>
        </w:rPr>
        <w:t>pallidifrons</w:t>
      </w:r>
      <w:proofErr w:type="spellEnd"/>
      <w:r w:rsidR="00D84A2C" w:rsidRPr="00391A35">
        <w:rPr>
          <w:rFonts w:ascii="Arial" w:hAnsi="Arial" w:cs="Arial"/>
        </w:rPr>
        <w:t xml:space="preserve"> vs. </w:t>
      </w:r>
      <w:r w:rsidR="00D84A2C" w:rsidRPr="00391A35">
        <w:rPr>
          <w:rFonts w:ascii="Arial" w:hAnsi="Arial" w:cs="Arial"/>
          <w:i/>
          <w:iCs/>
        </w:rPr>
        <w:t xml:space="preserve">D. </w:t>
      </w:r>
      <w:proofErr w:type="spellStart"/>
      <w:r w:rsidR="00D84A2C" w:rsidRPr="00391A35">
        <w:rPr>
          <w:rFonts w:ascii="Arial" w:hAnsi="Arial" w:cs="Arial"/>
          <w:i/>
          <w:iCs/>
        </w:rPr>
        <w:t>sulfurigaster</w:t>
      </w:r>
      <w:proofErr w:type="spellEnd"/>
      <w:r w:rsidR="00D84A2C" w:rsidRPr="00391A35">
        <w:rPr>
          <w:rFonts w:ascii="Arial" w:hAnsi="Arial" w:cs="Arial"/>
        </w:rPr>
        <w:t xml:space="preserve">. Each combination was tested at different founding densities in a factorial design: (4 pairs of species A, 2 pairs of species B), (4A, 4B), (4A, 8B), (2A, 4B) and (8A, 4B). We also included monocultures of each species with 2, 4, and 8 pairs. Each density and species combination was replicated ten times across two or three blocks staggered by two days (two blocks for the </w:t>
      </w:r>
      <w:r w:rsidR="00D84A2C" w:rsidRPr="00391A35">
        <w:rPr>
          <w:rFonts w:ascii="Arial" w:hAnsi="Arial" w:cs="Arial"/>
          <w:i/>
          <w:iCs/>
        </w:rPr>
        <w:t>D. pandora</w:t>
      </w:r>
      <w:r w:rsidR="00D245E9" w:rsidRPr="00391A35">
        <w:rPr>
          <w:rFonts w:ascii="Arial" w:hAnsi="Arial" w:cs="Arial"/>
        </w:rPr>
        <w:t xml:space="preserve"> vs. </w:t>
      </w:r>
      <w:r w:rsidR="00D84A2C" w:rsidRPr="00391A35">
        <w:rPr>
          <w:rFonts w:ascii="Arial" w:hAnsi="Arial" w:cs="Arial"/>
          <w:i/>
          <w:iCs/>
        </w:rPr>
        <w:t xml:space="preserve">D. </w:t>
      </w:r>
      <w:proofErr w:type="spellStart"/>
      <w:r w:rsidR="00D84A2C" w:rsidRPr="00391A35">
        <w:rPr>
          <w:rFonts w:ascii="Arial" w:hAnsi="Arial" w:cs="Arial"/>
          <w:i/>
          <w:iCs/>
        </w:rPr>
        <w:t>pallidifrons</w:t>
      </w:r>
      <w:proofErr w:type="spellEnd"/>
      <w:r w:rsidR="00D84A2C" w:rsidRPr="00391A35">
        <w:rPr>
          <w:rFonts w:ascii="Arial" w:hAnsi="Arial" w:cs="Arial"/>
        </w:rPr>
        <w:t xml:space="preserve"> combination; three blocks for the other five pairs). </w:t>
      </w:r>
      <w:r w:rsidR="0032414E" w:rsidRPr="00391A35">
        <w:rPr>
          <w:rFonts w:ascii="Arial" w:hAnsi="Arial" w:cs="Arial"/>
        </w:rPr>
        <w:t xml:space="preserve">Offspring that successfully </w:t>
      </w:r>
      <w:r w:rsidR="0032414E" w:rsidRPr="00391A35">
        <w:rPr>
          <w:rFonts w:ascii="Arial" w:hAnsi="Arial" w:cs="Arial"/>
        </w:rPr>
        <w:lastRenderedPageBreak/>
        <w:t>developed to adulthood were identified to species and counted.</w:t>
      </w:r>
      <w:r w:rsidR="00A04F69" w:rsidRPr="00391A35">
        <w:rPr>
          <w:rFonts w:ascii="Arial" w:hAnsi="Arial" w:cs="Arial"/>
        </w:rPr>
        <w:t xml:space="preserve"> Experiment of </w:t>
      </w:r>
      <w:r w:rsidR="00A04F69" w:rsidRPr="00391A35">
        <w:rPr>
          <w:rFonts w:ascii="Arial" w:hAnsi="Arial" w:cs="Arial"/>
          <w:i/>
          <w:iCs/>
        </w:rPr>
        <w:t>D. pandora</w:t>
      </w:r>
      <w:r w:rsidR="00A04F69" w:rsidRPr="00391A35">
        <w:rPr>
          <w:rFonts w:ascii="Arial" w:hAnsi="Arial" w:cs="Arial"/>
        </w:rPr>
        <w:t xml:space="preserve"> vs. </w:t>
      </w:r>
      <w:r w:rsidR="00A04F69" w:rsidRPr="00391A35">
        <w:rPr>
          <w:rFonts w:ascii="Arial" w:hAnsi="Arial" w:cs="Arial"/>
          <w:i/>
          <w:iCs/>
        </w:rPr>
        <w:t xml:space="preserve">D. </w:t>
      </w:r>
      <w:proofErr w:type="spellStart"/>
      <w:r w:rsidR="00A04F69" w:rsidRPr="00391A35">
        <w:rPr>
          <w:rFonts w:ascii="Arial" w:hAnsi="Arial" w:cs="Arial"/>
          <w:i/>
          <w:iCs/>
        </w:rPr>
        <w:t>pallidifrons</w:t>
      </w:r>
      <w:proofErr w:type="spellEnd"/>
      <w:r w:rsidR="00A04F69" w:rsidRPr="00391A35">
        <w:rPr>
          <w:rFonts w:ascii="Arial" w:hAnsi="Arial" w:cs="Arial"/>
        </w:rPr>
        <w:t xml:space="preserve"> combination was conducted from September to December, 2020 and the other five pairs were </w:t>
      </w:r>
      <w:r w:rsidR="0065008B" w:rsidRPr="00391A35">
        <w:rPr>
          <w:rFonts w:ascii="Arial" w:hAnsi="Arial" w:cs="Arial"/>
        </w:rPr>
        <w:t>experimented from January to March, 2021.</w:t>
      </w:r>
    </w:p>
    <w:p w14:paraId="0BACCF85" w14:textId="6542C631" w:rsidR="0026541E" w:rsidRPr="00391A35" w:rsidRDefault="00414133" w:rsidP="001B3FA5">
      <w:pPr>
        <w:spacing w:line="480" w:lineRule="auto"/>
        <w:ind w:firstLine="360"/>
        <w:rPr>
          <w:rFonts w:ascii="Arial" w:hAnsi="Arial" w:cs="Arial"/>
        </w:rPr>
      </w:pPr>
      <w:r w:rsidRPr="00391A35">
        <w:rPr>
          <w:rFonts w:ascii="Arial" w:hAnsi="Arial" w:cs="Arial"/>
          <w:i/>
          <w:iCs/>
        </w:rPr>
        <w:t>Competition models</w:t>
      </w:r>
      <w:r w:rsidRPr="00391A35">
        <w:rPr>
          <w:rFonts w:ascii="Arial" w:hAnsi="Arial" w:cs="Arial"/>
        </w:rPr>
        <w:t xml:space="preserve">: We used the </w:t>
      </w:r>
      <w:proofErr w:type="spellStart"/>
      <w:r w:rsidRPr="00391A35">
        <w:rPr>
          <w:rFonts w:ascii="Arial" w:hAnsi="Arial" w:cs="Arial"/>
        </w:rPr>
        <w:t>Beverton</w:t>
      </w:r>
      <w:proofErr w:type="spellEnd"/>
      <w:r w:rsidRPr="00391A35">
        <w:rPr>
          <w:rFonts w:ascii="Arial" w:hAnsi="Arial" w:cs="Arial"/>
        </w:rPr>
        <w:t>-Holt model to describe the population growth of a single generation of flies on discrete and temporary resources:</w:t>
      </w:r>
      <w:r w:rsidRPr="00391A35">
        <w:rPr>
          <w:rFonts w:ascii="Arial" w:hAnsi="Arial" w:cs="Arial"/>
        </w:rPr>
        <w:br/>
      </w:r>
      <m:oMathPara>
        <m:oMath>
          <m:sSub>
            <m:sSubPr>
              <m:ctrlPr>
                <w:rPr>
                  <w:rFonts w:ascii="Cambria Math" w:hAnsi="Cambria Math" w:cs="Arial"/>
                </w:rPr>
              </m:ctrlPr>
            </m:sSubPr>
            <m:e>
              <m:r>
                <w:rPr>
                  <w:rFonts w:ascii="Cambria Math" w:hAnsi="Cambria Math" w:cs="Arial"/>
                </w:rPr>
                <m:t>N</m:t>
              </m:r>
            </m:e>
            <m:sub>
              <m:r>
                <w:rPr>
                  <w:rFonts w:ascii="Cambria Math" w:hAnsi="Cambria Math" w:cs="Arial"/>
                </w:rPr>
                <m:t>focal</m:t>
              </m:r>
              <m:r>
                <m:rPr>
                  <m:sty m:val="p"/>
                </m:rPr>
                <w:rPr>
                  <w:rFonts w:ascii="Cambria Math" w:hAnsi="Cambria Math" w:cs="Arial"/>
                </w:rPr>
                <m:t>,</m:t>
              </m:r>
              <m:r>
                <w:rPr>
                  <w:rFonts w:ascii="Cambria Math" w:hAnsi="Cambria Math" w:cs="Arial"/>
                </w:rPr>
                <m:t>t</m:t>
              </m:r>
              <m:r>
                <m:rPr>
                  <m:sty m:val="p"/>
                </m:rPr>
                <w:rPr>
                  <w:rFonts w:ascii="Cambria Math" w:hAnsi="Cambria Math" w:cs="Arial"/>
                </w:rPr>
                <m:t>+1</m:t>
              </m:r>
            </m:sub>
          </m:sSub>
          <m:r>
            <m:rPr>
              <m:sty m:val="p"/>
            </m:rP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R</m:t>
                  </m:r>
                </m:e>
                <m:sub>
                  <m:r>
                    <m:rPr>
                      <m:sty m:val="p"/>
                    </m:rPr>
                    <w:rPr>
                      <w:rFonts w:ascii="Cambria Math" w:hAnsi="Cambria Math" w:cs="Arial"/>
                    </w:rPr>
                    <m:t>0</m:t>
                  </m:r>
                </m:sub>
              </m:sSub>
              <m:sSub>
                <m:sSubPr>
                  <m:ctrlPr>
                    <w:rPr>
                      <w:rFonts w:ascii="Cambria Math" w:hAnsi="Cambria Math" w:cs="Arial"/>
                    </w:rPr>
                  </m:ctrlPr>
                </m:sSubPr>
                <m:e>
                  <m:r>
                    <w:rPr>
                      <w:rFonts w:ascii="Cambria Math" w:hAnsi="Cambria Math" w:cs="Arial"/>
                    </w:rPr>
                    <m:t>N</m:t>
                  </m:r>
                </m:e>
                <m:sub>
                  <m:r>
                    <w:rPr>
                      <w:rFonts w:ascii="Cambria Math" w:hAnsi="Cambria Math" w:cs="Arial"/>
                    </w:rPr>
                    <m:t>focal</m:t>
                  </m:r>
                  <m:r>
                    <m:rPr>
                      <m:sty m:val="p"/>
                    </m:rPr>
                    <w:rPr>
                      <w:rFonts w:ascii="Cambria Math" w:hAnsi="Cambria Math" w:cs="Arial"/>
                    </w:rPr>
                    <m:t>,</m:t>
                  </m:r>
                  <m:r>
                    <w:rPr>
                      <w:rFonts w:ascii="Cambria Math" w:hAnsi="Cambria Math" w:cs="Arial"/>
                    </w:rPr>
                    <m:t>t</m:t>
                  </m:r>
                </m:sub>
              </m:sSub>
            </m:num>
            <m:den>
              <m:r>
                <m:rPr>
                  <m:sty m:val="p"/>
                </m:rPr>
                <w:rPr>
                  <w:rFonts w:ascii="Cambria Math" w:hAnsi="Cambria Math" w:cs="Arial"/>
                </w:rPr>
                <m:t>1 +</m:t>
              </m:r>
              <m:r>
                <w:rPr>
                  <w:rFonts w:ascii="Cambria Math" w:hAnsi="Cambria Math" w:cs="Arial"/>
                </w:rPr>
                <m:t>a</m:t>
              </m:r>
              <m:sSub>
                <m:sSubPr>
                  <m:ctrlPr>
                    <w:rPr>
                      <w:rFonts w:ascii="Cambria Math" w:hAnsi="Cambria Math" w:cs="Arial"/>
                    </w:rPr>
                  </m:ctrlPr>
                </m:sSubPr>
                <m:e>
                  <m:r>
                    <m:rPr>
                      <m:sty m:val="p"/>
                    </m:rPr>
                    <w:rPr>
                      <w:rFonts w:ascii="Cambria Math" w:hAnsi="Cambria Math" w:cs="Arial"/>
                    </w:rPr>
                    <m:t>(</m:t>
                  </m:r>
                  <m:r>
                    <w:rPr>
                      <w:rFonts w:ascii="Cambria Math" w:hAnsi="Cambria Math" w:cs="Arial"/>
                    </w:rPr>
                    <m:t>N</m:t>
                  </m:r>
                </m:e>
                <m:sub>
                  <m:r>
                    <w:rPr>
                      <w:rFonts w:ascii="Cambria Math" w:hAnsi="Cambria Math" w:cs="Arial"/>
                    </w:rPr>
                    <m:t>focal</m:t>
                  </m:r>
                  <m:r>
                    <m:rPr>
                      <m:sty m:val="p"/>
                    </m:rPr>
                    <w:rPr>
                      <w:rFonts w:ascii="Cambria Math" w:hAnsi="Cambria Math" w:cs="Arial"/>
                    </w:rPr>
                    <m:t>,</m:t>
                  </m:r>
                  <m:r>
                    <w:rPr>
                      <w:rFonts w:ascii="Cambria Math" w:hAnsi="Cambria Math" w:cs="Arial"/>
                    </w:rPr>
                    <m:t>t</m:t>
                  </m:r>
                </m:sub>
              </m:sSub>
              <m:r>
                <m:rPr>
                  <m:sty m:val="p"/>
                </m:rPr>
                <w:rPr>
                  <w:rFonts w:ascii="Cambria Math" w:hAnsi="Cambria Math" w:cs="Arial"/>
                </w:rPr>
                <m:t xml:space="preserve">+ </m:t>
              </m:r>
              <m:r>
                <m:rPr>
                  <m:sty m:val="p"/>
                </m:rPr>
                <w:rPr>
                  <w:rFonts w:ascii="Cambria Math" w:hAnsi="Cambria Math" w:cs="Arial"/>
                </w:rPr>
                <w:sym w:font="Symbol" w:char="F062"/>
              </m:r>
              <m:sSub>
                <m:sSubPr>
                  <m:ctrlPr>
                    <w:rPr>
                      <w:rFonts w:ascii="Cambria Math" w:hAnsi="Cambria Math" w:cs="Arial"/>
                    </w:rPr>
                  </m:ctrlPr>
                </m:sSubPr>
                <m:e>
                  <m:r>
                    <w:rPr>
                      <w:rFonts w:ascii="Cambria Math" w:hAnsi="Cambria Math" w:cs="Arial"/>
                    </w:rPr>
                    <m:t>N</m:t>
                  </m:r>
                </m:e>
                <m:sub>
                  <m:r>
                    <w:rPr>
                      <w:rFonts w:ascii="Cambria Math" w:hAnsi="Cambria Math" w:cs="Arial"/>
                    </w:rPr>
                    <m:t>competitor</m:t>
                  </m:r>
                  <m:r>
                    <m:rPr>
                      <m:sty m:val="p"/>
                    </m:rPr>
                    <w:rPr>
                      <w:rFonts w:ascii="Cambria Math" w:hAnsi="Cambria Math" w:cs="Arial"/>
                    </w:rPr>
                    <m:t>,</m:t>
                  </m:r>
                  <m:r>
                    <w:rPr>
                      <w:rFonts w:ascii="Cambria Math" w:hAnsi="Cambria Math" w:cs="Arial"/>
                    </w:rPr>
                    <m:t>t</m:t>
                  </m:r>
                </m:sub>
              </m:sSub>
              <m:r>
                <m:rPr>
                  <m:sty m:val="p"/>
                </m:rPr>
                <w:rPr>
                  <w:rFonts w:ascii="Cambria Math" w:hAnsi="Cambria Math" w:cs="Arial"/>
                </w:rPr>
                <m:t>)</m:t>
              </m:r>
            </m:den>
          </m:f>
        </m:oMath>
      </m:oMathPara>
    </w:p>
    <w:p w14:paraId="4BABFE70" w14:textId="1D44B60D" w:rsidR="00414133" w:rsidRPr="00391A35" w:rsidRDefault="00414133" w:rsidP="001B3FA5">
      <w:pPr>
        <w:spacing w:line="480" w:lineRule="auto"/>
        <w:ind w:firstLine="360"/>
        <w:rPr>
          <w:rFonts w:ascii="Arial" w:hAnsi="Arial" w:cs="Arial"/>
        </w:rPr>
      </w:pPr>
      <w:r w:rsidRPr="00391A35">
        <w:rPr>
          <w:rFonts w:ascii="Arial" w:hAnsi="Arial" w:cs="Arial"/>
        </w:rPr>
        <w:t xml:space="preserve">where </w:t>
      </w:r>
      <w:r w:rsidRPr="00391A35">
        <w:rPr>
          <w:rFonts w:ascii="Arial" w:hAnsi="Arial" w:cs="Arial"/>
          <w:i/>
          <w:iCs/>
        </w:rPr>
        <w:t>R</w:t>
      </w:r>
      <w:r w:rsidRPr="00391A35">
        <w:rPr>
          <w:rFonts w:ascii="Arial" w:hAnsi="Arial" w:cs="Arial"/>
          <w:i/>
          <w:iCs/>
          <w:vertAlign w:val="subscript"/>
        </w:rPr>
        <w:t>0</w:t>
      </w:r>
      <w:r w:rsidRPr="00391A35">
        <w:rPr>
          <w:rFonts w:ascii="Arial" w:hAnsi="Arial" w:cs="Arial"/>
        </w:rPr>
        <w:t xml:space="preserve"> is the generational reproduction rate and</w:t>
      </w:r>
      <w:r w:rsidR="007A7FFC" w:rsidRPr="00391A35">
        <w:rPr>
          <w:rFonts w:ascii="Arial" w:hAnsi="Arial" w:cs="Arial"/>
          <w:i/>
          <w:iCs/>
        </w:rPr>
        <w:t xml:space="preserve"> </w:t>
      </w:r>
      <m:oMath>
        <m:r>
          <w:rPr>
            <w:rFonts w:ascii="Cambria Math" w:hAnsi="Cambria Math" w:cs="Arial"/>
          </w:rPr>
          <m:t>a</m:t>
        </m:r>
      </m:oMath>
      <w:r w:rsidR="007A7FFC" w:rsidRPr="00391A35" w:rsidDel="00F4748F">
        <w:rPr>
          <w:rFonts w:ascii="Arial" w:hAnsi="Arial" w:cs="Arial"/>
        </w:rPr>
        <w:t xml:space="preserve"> </w:t>
      </w:r>
      <w:r w:rsidR="005C139E" w:rsidRPr="00391A35">
        <w:rPr>
          <w:rFonts w:ascii="Arial" w:hAnsi="Arial" w:cs="Arial"/>
        </w:rPr>
        <w:t>is a constant defining the form of the density-dependence relationship</w:t>
      </w:r>
      <w:r w:rsidRPr="00391A35">
        <w:rPr>
          <w:rFonts w:ascii="Arial" w:hAnsi="Arial" w:cs="Arial"/>
        </w:rPr>
        <w:t xml:space="preserve">. </w:t>
      </w:r>
      <w:r w:rsidRPr="00391A35">
        <w:rPr>
          <w:rFonts w:ascii="Arial" w:hAnsi="Arial" w:cs="Arial"/>
          <w:i/>
          <w:iCs/>
        </w:rPr>
        <w:sym w:font="Symbol" w:char="F062"/>
      </w:r>
      <w:r w:rsidRPr="00391A35">
        <w:rPr>
          <w:rFonts w:ascii="Arial" w:hAnsi="Arial" w:cs="Arial"/>
        </w:rPr>
        <w:t xml:space="preserve"> represents the interspecific competition coefficient</w:t>
      </w:r>
      <w:r w:rsidR="005C139E" w:rsidRPr="00391A35">
        <w:rPr>
          <w:rFonts w:ascii="Arial" w:hAnsi="Arial" w:cs="Arial"/>
        </w:rPr>
        <w:t xml:space="preserve"> of the competitor species to the focal species</w:t>
      </w:r>
      <w:r w:rsidRPr="00391A35">
        <w:rPr>
          <w:rFonts w:ascii="Arial" w:hAnsi="Arial" w:cs="Arial"/>
        </w:rPr>
        <w:t>, which define</w:t>
      </w:r>
      <w:r w:rsidR="00132BFF" w:rsidRPr="00391A35">
        <w:rPr>
          <w:rFonts w:ascii="Arial" w:hAnsi="Arial" w:cs="Arial"/>
        </w:rPr>
        <w:t>s</w:t>
      </w:r>
      <w:r w:rsidRPr="00391A35">
        <w:rPr>
          <w:rFonts w:ascii="Arial" w:hAnsi="Arial" w:cs="Arial"/>
        </w:rPr>
        <w:t xml:space="preserve"> the equivalence between the two competing species. </w:t>
      </w:r>
      <w:r w:rsidR="00093044" w:rsidRPr="00391A35">
        <w:rPr>
          <w:rFonts w:ascii="Arial" w:hAnsi="Arial" w:cs="Arial"/>
        </w:rPr>
        <w:t xml:space="preserve">Offspring numbers of the focal species were </w:t>
      </w:r>
      <w:r w:rsidR="00CA7EC7" w:rsidRPr="00391A35">
        <w:rPr>
          <w:rFonts w:ascii="Arial" w:hAnsi="Arial" w:cs="Arial"/>
        </w:rPr>
        <w:t>modelled</w:t>
      </w:r>
      <w:r w:rsidR="00093044" w:rsidRPr="00391A35">
        <w:rPr>
          <w:rFonts w:ascii="Arial" w:hAnsi="Arial" w:cs="Arial"/>
        </w:rPr>
        <w:t xml:space="preserve"> assuming a negative binomial error distribution, under a Bayesian framework using MCMC sampling within the </w:t>
      </w:r>
      <w:proofErr w:type="spellStart"/>
      <w:r w:rsidR="00093044" w:rsidRPr="00391A35">
        <w:rPr>
          <w:rFonts w:ascii="Arial" w:hAnsi="Arial" w:cs="Arial"/>
          <w:i/>
          <w:iCs/>
        </w:rPr>
        <w:t>rstan</w:t>
      </w:r>
      <w:proofErr w:type="spellEnd"/>
      <w:r w:rsidR="0065008B" w:rsidRPr="00391A35">
        <w:rPr>
          <w:rFonts w:ascii="Arial" w:hAnsi="Arial" w:cs="Arial"/>
          <w:i/>
          <w:iCs/>
        </w:rPr>
        <w:t xml:space="preserve"> </w:t>
      </w:r>
      <w:r w:rsidR="0065008B" w:rsidRPr="00391A35">
        <w:rPr>
          <w:rFonts w:ascii="Arial" w:hAnsi="Arial" w:cs="Arial"/>
          <w:i/>
          <w:iCs/>
        </w:rPr>
        <w:fldChar w:fldCharType="begin" w:fldLock="1"/>
      </w:r>
      <w:r w:rsidR="00434D77" w:rsidRPr="00391A35">
        <w:rPr>
          <w:rFonts w:ascii="Arial" w:hAnsi="Arial" w:cs="Arial"/>
          <w:i/>
          <w:iCs/>
        </w:rPr>
        <w:instrText>ADDIN CSL_CITATION {"citationItems":[{"id":"ITEM-1","itemData":{"author":[{"dropping-particle":"","family":"Stan Development Team","given":"","non-dropping-particle":"","parse-names":false,"suffix":""}],"id":"ITEM-1","issued":{"date-parts":[["2021"]]},"note":"Stan Development Team (2021). “RStan: the R interface to Stan.” R package version 2.21.3, https://mc-stan.org/.","number":"R package version 2.21.3","page":"R package version 2.21.3","title":"RStan: the R interface to Stan.","type":"article"},"uris":["http://www.mendeley.com/documents/?uuid=65f348f8-7090-4030-aab9-d93d1b618f45"]}],"mendeley":{"formattedCitation":"(Stan Development Team 2021)","manualFormatting":"(Stan Development Team 2021)","plainTextFormattedCitation":"(Stan Development Team 2021)","previouslyFormattedCitation":"(Stan Development Team 2021)"},"properties":{"noteIndex":0},"schema":"https://github.com/citation-style-language/schema/raw/master/csl-citation.json"}</w:instrText>
      </w:r>
      <w:r w:rsidR="0065008B" w:rsidRPr="00391A35">
        <w:rPr>
          <w:rFonts w:ascii="Arial" w:hAnsi="Arial" w:cs="Arial"/>
          <w:i/>
          <w:iCs/>
        </w:rPr>
        <w:fldChar w:fldCharType="separate"/>
      </w:r>
      <w:r w:rsidR="0065008B" w:rsidRPr="00391A35">
        <w:rPr>
          <w:rFonts w:ascii="Arial" w:hAnsi="Arial" w:cs="Arial"/>
          <w:iCs/>
          <w:noProof/>
        </w:rPr>
        <w:t>(Stan Development Team 2021)</w:t>
      </w:r>
      <w:r w:rsidR="0065008B" w:rsidRPr="00391A35">
        <w:rPr>
          <w:rFonts w:ascii="Arial" w:hAnsi="Arial" w:cs="Arial"/>
          <w:i/>
          <w:iCs/>
        </w:rPr>
        <w:fldChar w:fldCharType="end"/>
      </w:r>
      <w:r w:rsidR="00093044" w:rsidRPr="00391A35">
        <w:rPr>
          <w:rFonts w:ascii="Arial" w:hAnsi="Arial" w:cs="Arial"/>
        </w:rPr>
        <w:t xml:space="preserve"> package in R</w:t>
      </w:r>
      <w:r w:rsidR="00C27AD5" w:rsidRPr="00391A35">
        <w:rPr>
          <w:rFonts w:ascii="Arial" w:hAnsi="Arial" w:cs="Arial"/>
        </w:rPr>
        <w:t>, as described by</w:t>
      </w:r>
      <w:r w:rsidR="0065008B" w:rsidRPr="00391A35">
        <w:rPr>
          <w:rFonts w:ascii="Arial" w:hAnsi="Arial" w:cs="Arial"/>
        </w:rPr>
        <w:t xml:space="preserve"> </w:t>
      </w:r>
      <w:r w:rsidRPr="00391A35">
        <w:rPr>
          <w:rFonts w:ascii="Arial" w:hAnsi="Arial" w:cs="Arial"/>
        </w:rPr>
        <w:fldChar w:fldCharType="begin" w:fldLock="1"/>
      </w:r>
      <w:r w:rsidR="00B8751F" w:rsidRPr="00391A35">
        <w:rPr>
          <w:rFonts w:ascii="Arial" w:hAnsi="Arial" w:cs="Arial"/>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Chen, and Lewis 2021)","manualFormatting":"Terry et al. (2021)","plainTextFormattedCitation":"(Terry, Chen, and Lewis 2021)","previouslyFormattedCitation":"(Terry, Chen, and Lewis 2021)"},"properties":{"noteIndex":0},"schema":"https://github.com/citation-style-language/schema/raw/master/csl-citation.json"}</w:instrText>
      </w:r>
      <w:r w:rsidRPr="00391A35">
        <w:rPr>
          <w:rFonts w:ascii="Arial" w:hAnsi="Arial" w:cs="Arial"/>
        </w:rPr>
        <w:fldChar w:fldCharType="separate"/>
      </w:r>
      <w:r w:rsidRPr="00391A35">
        <w:rPr>
          <w:rFonts w:ascii="Arial" w:hAnsi="Arial" w:cs="Arial"/>
          <w:noProof/>
        </w:rPr>
        <w:t xml:space="preserve">Terry et al. </w:t>
      </w:r>
      <w:r w:rsidR="00C74BD3" w:rsidRPr="00391A35">
        <w:rPr>
          <w:rFonts w:ascii="Arial" w:hAnsi="Arial" w:cs="Arial"/>
          <w:noProof/>
        </w:rPr>
        <w:t>(</w:t>
      </w:r>
      <w:r w:rsidRPr="00391A35">
        <w:rPr>
          <w:rFonts w:ascii="Arial" w:hAnsi="Arial" w:cs="Arial"/>
          <w:noProof/>
        </w:rPr>
        <w:t>2021)</w:t>
      </w:r>
      <w:r w:rsidRPr="00391A35">
        <w:rPr>
          <w:rFonts w:ascii="Arial" w:hAnsi="Arial" w:cs="Arial"/>
        </w:rPr>
        <w:fldChar w:fldCharType="end"/>
      </w:r>
      <w:r w:rsidRPr="00391A35">
        <w:rPr>
          <w:rFonts w:ascii="Arial" w:hAnsi="Arial" w:cs="Arial"/>
        </w:rPr>
        <w:t xml:space="preserve">. </w:t>
      </w:r>
      <w:r w:rsidR="00621EC1" w:rsidRPr="00391A35">
        <w:rPr>
          <w:rFonts w:ascii="Arial" w:hAnsi="Arial" w:cs="Arial"/>
        </w:rPr>
        <w:t xml:space="preserve">Model diagnostics are shown in Supplementary Figure </w:t>
      </w:r>
      <w:r w:rsidR="002501DA" w:rsidRPr="00391A35">
        <w:rPr>
          <w:rFonts w:ascii="Arial" w:hAnsi="Arial" w:cs="Arial"/>
        </w:rPr>
        <w:t>5</w:t>
      </w:r>
      <w:r w:rsidR="00621EC1" w:rsidRPr="00391A35">
        <w:rPr>
          <w:rFonts w:ascii="Arial" w:hAnsi="Arial" w:cs="Arial"/>
        </w:rPr>
        <w:t xml:space="preserve">A-B. </w:t>
      </w:r>
      <w:r w:rsidR="00093044" w:rsidRPr="00391A35">
        <w:rPr>
          <w:rFonts w:ascii="Arial" w:hAnsi="Arial" w:cs="Arial"/>
        </w:rPr>
        <w:t>The medians of the posterior distribution were used as the parameter values to infer t</w:t>
      </w:r>
      <w:r w:rsidRPr="00391A35">
        <w:rPr>
          <w:rFonts w:ascii="Arial" w:hAnsi="Arial" w:cs="Arial"/>
        </w:rPr>
        <w:t xml:space="preserve">he equilibrium state of each pair following </w:t>
      </w:r>
      <w:r w:rsidRPr="00391A35">
        <w:rPr>
          <w:rFonts w:ascii="Arial" w:hAnsi="Arial" w:cs="Arial"/>
        </w:rPr>
        <w:fldChar w:fldCharType="begin" w:fldLock="1"/>
      </w:r>
      <w:r w:rsidR="00740F74" w:rsidRPr="00391A35">
        <w:rPr>
          <w:rFonts w:ascii="Arial" w:hAnsi="Arial" w:cs="Arial"/>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1976)","manualFormatting":"Hassell and Comins (1976)","plainTextFormattedCitation":"(Hassell and Comins 1976)","previouslyFormattedCitation":"(Hassell and Comins 1976)"},"properties":{"noteIndex":0},"schema":"https://github.com/citation-style-language/schema/raw/master/csl-citation.json"}</w:instrText>
      </w:r>
      <w:r w:rsidRPr="00391A35">
        <w:rPr>
          <w:rFonts w:ascii="Arial" w:hAnsi="Arial" w:cs="Arial"/>
        </w:rPr>
        <w:fldChar w:fldCharType="separate"/>
      </w:r>
      <w:r w:rsidRPr="00391A35">
        <w:rPr>
          <w:rFonts w:ascii="Arial" w:hAnsi="Arial" w:cs="Arial"/>
          <w:noProof/>
        </w:rPr>
        <w:t xml:space="preserve">Hassell and Comins </w:t>
      </w:r>
      <w:r w:rsidR="00ED48E3" w:rsidRPr="00391A35">
        <w:rPr>
          <w:rFonts w:ascii="Arial" w:hAnsi="Arial" w:cs="Arial"/>
          <w:noProof/>
        </w:rPr>
        <w:t>(</w:t>
      </w:r>
      <w:r w:rsidRPr="00391A35">
        <w:rPr>
          <w:rFonts w:ascii="Arial" w:hAnsi="Arial" w:cs="Arial"/>
          <w:noProof/>
        </w:rPr>
        <w:t>1976)</w:t>
      </w:r>
      <w:r w:rsidRPr="00391A35">
        <w:rPr>
          <w:rFonts w:ascii="Arial" w:hAnsi="Arial" w:cs="Arial"/>
        </w:rPr>
        <w:fldChar w:fldCharType="end"/>
      </w:r>
      <w:r w:rsidRPr="00391A35">
        <w:rPr>
          <w:rFonts w:ascii="Arial" w:hAnsi="Arial" w:cs="Arial"/>
        </w:rPr>
        <w:t>.</w:t>
      </w:r>
    </w:p>
    <w:p w14:paraId="741DF5AC" w14:textId="77777777" w:rsidR="001F5B9D" w:rsidRPr="00391A35" w:rsidRDefault="001F5B9D" w:rsidP="001B3FA5">
      <w:pPr>
        <w:spacing w:line="480" w:lineRule="auto"/>
        <w:rPr>
          <w:rFonts w:ascii="Arial" w:hAnsi="Arial" w:cs="Arial"/>
        </w:rPr>
      </w:pPr>
    </w:p>
    <w:p w14:paraId="24C185C6" w14:textId="626B13DA" w:rsidR="001F5B9D" w:rsidRPr="00391A35" w:rsidRDefault="001F5B9D" w:rsidP="001B3FA5">
      <w:pPr>
        <w:pStyle w:val="ListParagraph"/>
        <w:numPr>
          <w:ilvl w:val="0"/>
          <w:numId w:val="2"/>
        </w:numPr>
        <w:spacing w:line="480" w:lineRule="auto"/>
        <w:rPr>
          <w:rFonts w:ascii="Arial" w:hAnsi="Arial" w:cs="Arial"/>
        </w:rPr>
      </w:pPr>
      <w:r w:rsidRPr="00391A35">
        <w:rPr>
          <w:rFonts w:ascii="Arial" w:hAnsi="Arial" w:cs="Arial"/>
        </w:rPr>
        <w:t>Long-term competition</w:t>
      </w:r>
    </w:p>
    <w:p w14:paraId="301D49B9" w14:textId="094BE4C1" w:rsidR="00C624CF" w:rsidRPr="00391A35" w:rsidRDefault="00831DC3" w:rsidP="001B3FA5">
      <w:pPr>
        <w:spacing w:line="480" w:lineRule="auto"/>
        <w:ind w:firstLine="360"/>
        <w:rPr>
          <w:rFonts w:ascii="Arial" w:hAnsi="Arial" w:cs="Arial"/>
        </w:rPr>
      </w:pPr>
      <w:r w:rsidRPr="00391A35">
        <w:rPr>
          <w:rFonts w:ascii="Arial" w:hAnsi="Arial" w:cs="Arial"/>
          <w:i/>
          <w:iCs/>
        </w:rPr>
        <w:t>Experimental design</w:t>
      </w:r>
      <w:r w:rsidRPr="00391A35">
        <w:rPr>
          <w:rFonts w:ascii="Arial" w:hAnsi="Arial" w:cs="Arial"/>
        </w:rPr>
        <w:t xml:space="preserve">: </w:t>
      </w:r>
      <w:r w:rsidR="00E61F3D" w:rsidRPr="00391A35">
        <w:rPr>
          <w:rFonts w:ascii="Arial" w:hAnsi="Arial" w:cs="Arial"/>
        </w:rPr>
        <w:t>To evaluate the long-term impact of temperature and competition on population size</w:t>
      </w:r>
      <w:r w:rsidR="00DA009B" w:rsidRPr="00391A35">
        <w:rPr>
          <w:rFonts w:ascii="Arial" w:hAnsi="Arial" w:cs="Arial"/>
        </w:rPr>
        <w:t>,</w:t>
      </w:r>
      <w:r w:rsidR="00E61F3D" w:rsidRPr="00391A35">
        <w:rPr>
          <w:rFonts w:ascii="Arial" w:hAnsi="Arial" w:cs="Arial"/>
        </w:rPr>
        <w:t xml:space="preserve"> a</w:t>
      </w:r>
      <w:r w:rsidR="004808D7" w:rsidRPr="00391A35">
        <w:rPr>
          <w:rFonts w:ascii="Arial" w:hAnsi="Arial" w:cs="Arial"/>
        </w:rPr>
        <w:t xml:space="preserve"> l</w:t>
      </w:r>
      <w:r w:rsidR="00682AC8" w:rsidRPr="00391A35">
        <w:rPr>
          <w:rFonts w:ascii="Arial" w:hAnsi="Arial" w:cs="Arial"/>
        </w:rPr>
        <w:t xml:space="preserve">owland species, </w:t>
      </w:r>
      <w:r w:rsidR="00682AC8" w:rsidRPr="00391A35">
        <w:rPr>
          <w:rFonts w:ascii="Arial" w:hAnsi="Arial" w:cs="Arial"/>
          <w:i/>
          <w:iCs/>
        </w:rPr>
        <w:t>D. pandora</w:t>
      </w:r>
      <w:r w:rsidR="00682AC8" w:rsidRPr="00391A35">
        <w:rPr>
          <w:rFonts w:ascii="Arial" w:hAnsi="Arial" w:cs="Arial"/>
        </w:rPr>
        <w:t xml:space="preserve">, and </w:t>
      </w:r>
      <w:r w:rsidR="004808D7" w:rsidRPr="00391A35">
        <w:rPr>
          <w:rFonts w:ascii="Arial" w:hAnsi="Arial" w:cs="Arial"/>
        </w:rPr>
        <w:t xml:space="preserve">an </w:t>
      </w:r>
      <w:r w:rsidR="00682AC8" w:rsidRPr="00391A35">
        <w:rPr>
          <w:rFonts w:ascii="Arial" w:hAnsi="Arial" w:cs="Arial"/>
        </w:rPr>
        <w:t xml:space="preserve">upland species, </w:t>
      </w:r>
      <w:r w:rsidR="00682AC8" w:rsidRPr="00391A35">
        <w:rPr>
          <w:rFonts w:ascii="Arial" w:hAnsi="Arial" w:cs="Arial"/>
          <w:i/>
          <w:iCs/>
        </w:rPr>
        <w:t xml:space="preserve">D. </w:t>
      </w:r>
      <w:proofErr w:type="spellStart"/>
      <w:r w:rsidR="00EA5252" w:rsidRPr="00391A35">
        <w:rPr>
          <w:rFonts w:ascii="Arial" w:hAnsi="Arial" w:cs="Arial"/>
          <w:i/>
          <w:iCs/>
        </w:rPr>
        <w:t>pallidifrons</w:t>
      </w:r>
      <w:proofErr w:type="spellEnd"/>
      <w:r w:rsidR="00682AC8" w:rsidRPr="00391A35">
        <w:rPr>
          <w:rFonts w:ascii="Arial" w:hAnsi="Arial" w:cs="Arial"/>
        </w:rPr>
        <w:t>, were reared in monoculture and mixed-culture</w:t>
      </w:r>
      <w:r w:rsidR="004808D7" w:rsidRPr="00391A35">
        <w:rPr>
          <w:rFonts w:ascii="Arial" w:hAnsi="Arial" w:cs="Arial"/>
        </w:rPr>
        <w:t xml:space="preserve"> environments</w:t>
      </w:r>
      <w:r w:rsidR="00682AC8" w:rsidRPr="00391A35">
        <w:rPr>
          <w:rFonts w:ascii="Arial" w:hAnsi="Arial" w:cs="Arial"/>
        </w:rPr>
        <w:t xml:space="preserve"> for multiple generations </w:t>
      </w:r>
      <w:r w:rsidR="00E61F3D" w:rsidRPr="00391A35">
        <w:rPr>
          <w:rFonts w:ascii="Arial" w:hAnsi="Arial" w:cs="Arial"/>
        </w:rPr>
        <w:t xml:space="preserve">under low-elevation </w:t>
      </w:r>
      <w:r w:rsidR="00682AC8" w:rsidRPr="00391A35">
        <w:rPr>
          <w:rFonts w:ascii="Arial" w:hAnsi="Arial" w:cs="Arial"/>
        </w:rPr>
        <w:t xml:space="preserve">and </w:t>
      </w:r>
      <w:r w:rsidR="00E61F3D" w:rsidRPr="00391A35">
        <w:rPr>
          <w:rFonts w:ascii="Arial" w:hAnsi="Arial" w:cs="Arial"/>
        </w:rPr>
        <w:t xml:space="preserve">high-elevation </w:t>
      </w:r>
      <w:r w:rsidR="00682AC8" w:rsidRPr="00391A35">
        <w:rPr>
          <w:rFonts w:ascii="Arial" w:hAnsi="Arial" w:cs="Arial"/>
        </w:rPr>
        <w:t>temperature regimes</w:t>
      </w:r>
      <w:r w:rsidR="00A6091E" w:rsidRPr="00391A35">
        <w:rPr>
          <w:rFonts w:ascii="Arial" w:hAnsi="Arial" w:cs="Arial"/>
        </w:rPr>
        <w:t xml:space="preserve"> (Supp</w:t>
      </w:r>
      <w:r w:rsidR="00202A64" w:rsidRPr="00391A35">
        <w:rPr>
          <w:rFonts w:ascii="Arial" w:hAnsi="Arial" w:cs="Arial"/>
        </w:rPr>
        <w:t>lementary</w:t>
      </w:r>
      <w:r w:rsidR="00A6091E" w:rsidRPr="00391A35">
        <w:rPr>
          <w:rFonts w:ascii="Arial" w:hAnsi="Arial" w:cs="Arial"/>
        </w:rPr>
        <w:t xml:space="preserve"> </w:t>
      </w:r>
      <w:r w:rsidR="00202A64" w:rsidRPr="00391A35">
        <w:rPr>
          <w:rFonts w:ascii="Arial" w:hAnsi="Arial" w:cs="Arial"/>
        </w:rPr>
        <w:t>F</w:t>
      </w:r>
      <w:r w:rsidR="00A6091E" w:rsidRPr="00391A35">
        <w:rPr>
          <w:rFonts w:ascii="Arial" w:hAnsi="Arial" w:cs="Arial"/>
        </w:rPr>
        <w:t xml:space="preserve">igure </w:t>
      </w:r>
      <w:r w:rsidR="00202A64" w:rsidRPr="00391A35">
        <w:rPr>
          <w:rFonts w:ascii="Arial" w:hAnsi="Arial" w:cs="Arial"/>
        </w:rPr>
        <w:t>4</w:t>
      </w:r>
      <w:r w:rsidR="00A6091E" w:rsidRPr="00391A35">
        <w:rPr>
          <w:rFonts w:ascii="Arial" w:hAnsi="Arial" w:cs="Arial"/>
        </w:rPr>
        <w:t>)</w:t>
      </w:r>
      <w:r w:rsidR="00BD7C25" w:rsidRPr="00391A35">
        <w:rPr>
          <w:rFonts w:ascii="Arial" w:hAnsi="Arial" w:cs="Arial"/>
        </w:rPr>
        <w:t>.</w:t>
      </w:r>
    </w:p>
    <w:p w14:paraId="72842B18" w14:textId="516CC5B0" w:rsidR="00C624CF" w:rsidRPr="00391A35" w:rsidRDefault="00A836AD" w:rsidP="001B3FA5">
      <w:pPr>
        <w:spacing w:line="480" w:lineRule="auto"/>
        <w:ind w:firstLine="360"/>
        <w:rPr>
          <w:rFonts w:ascii="Arial" w:hAnsi="Arial" w:cs="Arial"/>
        </w:rPr>
      </w:pPr>
      <w:r w:rsidRPr="00391A35">
        <w:rPr>
          <w:rFonts w:ascii="Arial" w:hAnsi="Arial" w:cs="Arial"/>
        </w:rPr>
        <w:lastRenderedPageBreak/>
        <w:t>Four monoculture</w:t>
      </w:r>
      <w:r w:rsidR="00095E61" w:rsidRPr="00391A35">
        <w:rPr>
          <w:rFonts w:ascii="Arial" w:hAnsi="Arial" w:cs="Arial"/>
        </w:rPr>
        <w:t>s</w:t>
      </w:r>
      <w:r w:rsidRPr="00391A35">
        <w:rPr>
          <w:rFonts w:ascii="Arial" w:hAnsi="Arial" w:cs="Arial"/>
        </w:rPr>
        <w:t xml:space="preserve"> of each species and eight mixed-species </w:t>
      </w:r>
      <w:r w:rsidR="00095E61" w:rsidRPr="00391A35">
        <w:rPr>
          <w:rFonts w:ascii="Arial" w:hAnsi="Arial" w:cs="Arial"/>
        </w:rPr>
        <w:t>cultures</w:t>
      </w:r>
      <w:r w:rsidRPr="00391A35">
        <w:rPr>
          <w:rFonts w:ascii="Arial" w:hAnsi="Arial" w:cs="Arial"/>
        </w:rPr>
        <w:t xml:space="preserve"> were maintained at each temperature</w:t>
      </w:r>
      <w:r w:rsidR="00095E61" w:rsidRPr="00391A35">
        <w:rPr>
          <w:rFonts w:ascii="Arial" w:hAnsi="Arial" w:cs="Arial"/>
        </w:rPr>
        <w:t xml:space="preserve"> regime</w:t>
      </w:r>
      <w:r w:rsidRPr="00391A35">
        <w:rPr>
          <w:rFonts w:ascii="Arial" w:hAnsi="Arial" w:cs="Arial"/>
        </w:rPr>
        <w:t xml:space="preserve"> for 13 weeks</w:t>
      </w:r>
      <w:r w:rsidR="005C139E" w:rsidRPr="00391A35">
        <w:rPr>
          <w:rFonts w:ascii="Arial" w:hAnsi="Arial" w:cs="Arial"/>
        </w:rPr>
        <w:t>, totalling 24 cultures</w:t>
      </w:r>
      <w:r w:rsidRPr="00391A35">
        <w:rPr>
          <w:rFonts w:ascii="Arial" w:hAnsi="Arial" w:cs="Arial"/>
        </w:rPr>
        <w:t xml:space="preserve">. </w:t>
      </w:r>
      <w:r w:rsidR="00C624CF" w:rsidRPr="00391A35">
        <w:rPr>
          <w:rFonts w:ascii="Arial" w:hAnsi="Arial" w:cs="Arial"/>
        </w:rPr>
        <w:t>Monoculture</w:t>
      </w:r>
      <w:r w:rsidR="00095E61" w:rsidRPr="00391A35">
        <w:rPr>
          <w:rFonts w:ascii="Arial" w:hAnsi="Arial" w:cs="Arial"/>
        </w:rPr>
        <w:t>s</w:t>
      </w:r>
      <w:r w:rsidR="00C624CF" w:rsidRPr="00391A35">
        <w:rPr>
          <w:rFonts w:ascii="Arial" w:hAnsi="Arial" w:cs="Arial"/>
        </w:rPr>
        <w:t xml:space="preserve"> were started with ten pairs of individuals. Mixed-species </w:t>
      </w:r>
      <w:r w:rsidR="00095E61" w:rsidRPr="00391A35">
        <w:rPr>
          <w:rFonts w:ascii="Arial" w:hAnsi="Arial" w:cs="Arial"/>
        </w:rPr>
        <w:t>cultures</w:t>
      </w:r>
      <w:r w:rsidR="00C624CF" w:rsidRPr="00391A35">
        <w:rPr>
          <w:rFonts w:ascii="Arial" w:hAnsi="Arial" w:cs="Arial"/>
        </w:rPr>
        <w:t xml:space="preserve"> were started with ten pairs of </w:t>
      </w:r>
      <w:r w:rsidR="00095E61" w:rsidRPr="00391A35">
        <w:rPr>
          <w:rFonts w:ascii="Arial" w:hAnsi="Arial" w:cs="Arial"/>
        </w:rPr>
        <w:t xml:space="preserve">individuals of </w:t>
      </w:r>
      <w:r w:rsidR="00C624CF" w:rsidRPr="00391A35">
        <w:rPr>
          <w:rFonts w:ascii="Arial" w:hAnsi="Arial" w:cs="Arial"/>
        </w:rPr>
        <w:t xml:space="preserve">each species. </w:t>
      </w:r>
      <w:r w:rsidR="00D36B99" w:rsidRPr="00391A35">
        <w:rPr>
          <w:rFonts w:ascii="Arial" w:hAnsi="Arial" w:cs="Arial"/>
        </w:rPr>
        <w:t xml:space="preserve">The starting density was very low compared to the equilibrium density. </w:t>
      </w:r>
      <w:r w:rsidR="00C624CF" w:rsidRPr="00391A35">
        <w:rPr>
          <w:rFonts w:ascii="Arial" w:hAnsi="Arial" w:cs="Arial"/>
        </w:rPr>
        <w:t xml:space="preserve">The </w:t>
      </w:r>
      <w:r w:rsidR="007140D2" w:rsidRPr="00391A35">
        <w:rPr>
          <w:rFonts w:ascii="Arial" w:hAnsi="Arial" w:cs="Arial"/>
        </w:rPr>
        <w:t xml:space="preserve">cultures </w:t>
      </w:r>
      <w:r w:rsidR="00C624CF" w:rsidRPr="00391A35">
        <w:rPr>
          <w:rFonts w:ascii="Arial" w:hAnsi="Arial" w:cs="Arial"/>
        </w:rPr>
        <w:t xml:space="preserve">were evenly divided into two blocks starting on different dates. Each was maintained in a series of five bottles </w:t>
      </w:r>
      <w:r w:rsidR="007140D2" w:rsidRPr="00391A35">
        <w:rPr>
          <w:rFonts w:ascii="Arial" w:hAnsi="Arial" w:cs="Arial"/>
        </w:rPr>
        <w:t>following</w:t>
      </w:r>
      <w:r w:rsidR="00C624CF" w:rsidRPr="00391A35">
        <w:rPr>
          <w:rFonts w:ascii="Arial" w:hAnsi="Arial" w:cs="Arial"/>
        </w:rPr>
        <w:t xml:space="preserve"> </w:t>
      </w:r>
      <w:r w:rsidR="00C624CF" w:rsidRPr="00391A35">
        <w:rPr>
          <w:rFonts w:ascii="Arial" w:hAnsi="Arial" w:cs="Arial"/>
        </w:rPr>
        <w:fldChar w:fldCharType="begin" w:fldLock="1"/>
      </w:r>
      <w:r w:rsidR="00E0776E" w:rsidRPr="00391A35">
        <w:rPr>
          <w:rFonts w:ascii="Arial" w:hAnsi="Arial" w:cs="Arial"/>
        </w:rPr>
        <w:instrText>ADDIN CSL_CITATION {"citationItems":[{"id":"ITEM-1","itemData":{"DOI":"10.1016/0040-5809(73)90014-2","ISSN":"10960325","PMID":"4747658","abstract":"Experimental determinations of Drosophila population dynamics cannot be explained by the Lotka-Volterra model of interspecific competition. This paper presents other possible mathematical models of competition between species, and gives the results of experiments designed to test the validity of such models. Eight of the ten new models presented contain the Lotka-Volterra model as a special case. The experiments made to test the models are of two kinds. Type 1 experiments are continuous one- or two-species populations, which permit the estimation of the carrying capacity of each species and the numbers of the two species at the point of stable equilibrium. Type 2 experiments measure the change in numbers over a short time interval in populations started with many different initial densities of the two species. Type 2 experiments give information on the dynamics of the two-species system in the phase plane whose coordinates are the number of individuals of each species. The models accounting best for the results are models five and seven (Table II). Each of these two models contains one parameter more than the Lotka-Volterra model. Model five adds a nonlinear term of self-interaction (-βiN2i). Model seven has the form, dNi/dt = riN/Kθii(Kθii - Nθi i - αijNj1-θi i). The exponential parameter θ removes the restriction of the logistic theory of population growth, that each individual added to the population decrease the rate of growth of the population by a constant amount. With model seven the rate of growth of a population of a single species need not have its maximum at K 2, that is when the number of individuals is half the carrying capacity of the environment. © 1973.","author":[{"dropping-particle":"","family":"Ayala","given":"Francisco J.","non-dropping-particle":"","parse-names":false,"suffix":""},{"dropping-particle":"","family":"Gilpin","given":"Michael E.","non-dropping-particle":"","parse-names":false,"suffix":""},{"dropping-particle":"","family":"Ehrenfeld","given":"Joan G.","non-dropping-particle":"","parse-names":false,"suffix":""}],"container-title":"Theoretical Population Biology","id":"ITEM-1","issue":"3","issued":{"date-parts":[["1973","9","1"]]},"page":"331-356","publisher":"Academic Press","title":"Competition between species: Theoretical models and experimental tests","type":"article-journal","volume":"4"},"uris":["http://www.mendeley.com/documents/?uuid=93888da5-b169-38ed-a687-33c4df38e92b"]}],"mendeley":{"formattedCitation":"(Ayala, Gilpin, and Ehrenfeld 1973)","manualFormatting":"Ayala, Gilpin, and Ehrenfeld (1973)","plainTextFormattedCitation":"(Ayala, Gilpin, and Ehrenfeld 1973)","previouslyFormattedCitation":"(Ayala, Gilpin, and Ehrenfeld 1973)"},"properties":{"noteIndex":0},"schema":"https://github.com/citation-style-language/schema/raw/master/csl-citation.json"}</w:instrText>
      </w:r>
      <w:r w:rsidR="00C624CF" w:rsidRPr="00391A35">
        <w:rPr>
          <w:rFonts w:ascii="Arial" w:hAnsi="Arial" w:cs="Arial"/>
        </w:rPr>
        <w:fldChar w:fldCharType="separate"/>
      </w:r>
      <w:r w:rsidR="00C624CF" w:rsidRPr="00391A35">
        <w:rPr>
          <w:rFonts w:ascii="Arial" w:hAnsi="Arial" w:cs="Arial"/>
          <w:noProof/>
        </w:rPr>
        <w:t xml:space="preserve">Ayala, Gilpin, and Ehrenfeld </w:t>
      </w:r>
      <w:r w:rsidR="00CD0FDC" w:rsidRPr="00391A35">
        <w:rPr>
          <w:rFonts w:ascii="Arial" w:hAnsi="Arial" w:cs="Arial"/>
          <w:noProof/>
        </w:rPr>
        <w:t>(</w:t>
      </w:r>
      <w:r w:rsidR="00C624CF" w:rsidRPr="00391A35">
        <w:rPr>
          <w:rFonts w:ascii="Arial" w:hAnsi="Arial" w:cs="Arial"/>
          <w:noProof/>
        </w:rPr>
        <w:t>1973)</w:t>
      </w:r>
      <w:r w:rsidR="00C624CF" w:rsidRPr="00391A35">
        <w:rPr>
          <w:rFonts w:ascii="Arial" w:hAnsi="Arial" w:cs="Arial"/>
        </w:rPr>
        <w:fldChar w:fldCharType="end"/>
      </w:r>
      <w:r w:rsidR="00C624CF" w:rsidRPr="00391A35">
        <w:rPr>
          <w:rFonts w:ascii="Arial" w:hAnsi="Arial" w:cs="Arial"/>
        </w:rPr>
        <w:t xml:space="preserve">. At the start of each week, </w:t>
      </w:r>
      <w:r w:rsidR="00CA7EC7">
        <w:rPr>
          <w:rFonts w:ascii="Arial" w:hAnsi="Arial" w:cs="Arial"/>
        </w:rPr>
        <w:t>adults</w:t>
      </w:r>
      <w:r w:rsidR="00C624CF" w:rsidRPr="00391A35">
        <w:rPr>
          <w:rFonts w:ascii="Arial" w:hAnsi="Arial" w:cs="Arial"/>
        </w:rPr>
        <w:t xml:space="preserve"> surviving in the most recent bottle and </w:t>
      </w:r>
      <w:r w:rsidR="00CA7EC7">
        <w:rPr>
          <w:rFonts w:ascii="Arial" w:hAnsi="Arial" w:cs="Arial"/>
        </w:rPr>
        <w:t>adults</w:t>
      </w:r>
      <w:r w:rsidR="00C624CF" w:rsidRPr="00391A35">
        <w:rPr>
          <w:rFonts w:ascii="Arial" w:hAnsi="Arial" w:cs="Arial"/>
        </w:rPr>
        <w:t xml:space="preserve"> which were freshly emerged in the older four bottles were separately collected, photographed and transferred </w:t>
      </w:r>
      <w:r w:rsidR="00ED376F">
        <w:rPr>
          <w:rFonts w:ascii="Arial" w:hAnsi="Arial" w:cs="Arial"/>
        </w:rPr>
        <w:t xml:space="preserve">together </w:t>
      </w:r>
      <w:r w:rsidR="00C624CF" w:rsidRPr="00391A35">
        <w:rPr>
          <w:rFonts w:ascii="Arial" w:hAnsi="Arial" w:cs="Arial"/>
        </w:rPr>
        <w:t xml:space="preserve">into </w:t>
      </w:r>
      <w:r w:rsidR="00ED376F">
        <w:rPr>
          <w:rFonts w:ascii="Arial" w:hAnsi="Arial" w:cs="Arial"/>
        </w:rPr>
        <w:t>a</w:t>
      </w:r>
      <w:r w:rsidR="00C624CF" w:rsidRPr="00391A35">
        <w:rPr>
          <w:rFonts w:ascii="Arial" w:hAnsi="Arial" w:cs="Arial"/>
        </w:rPr>
        <w:t xml:space="preserve"> new bottle with fresh food. In this way, adult survival and reproduction were recorded separately. The total population size of each species was counted at the end of the experiment. To avoid pseudo-replication introduced by ‘incubator’ effects, the two incubators were switched between temperature regime</w:t>
      </w:r>
      <w:r w:rsidR="00065B89" w:rsidRPr="00391A35">
        <w:rPr>
          <w:rFonts w:ascii="Arial" w:hAnsi="Arial" w:cs="Arial"/>
        </w:rPr>
        <w:t>s</w:t>
      </w:r>
      <w:r w:rsidR="00C624CF" w:rsidRPr="00391A35">
        <w:rPr>
          <w:rFonts w:ascii="Arial" w:hAnsi="Arial" w:cs="Arial"/>
        </w:rPr>
        <w:t xml:space="preserve"> every week, with their contents moved accordingly. Trays were shuffled inside the incubator every two days. Temperature and humidity were recorded and the temperature regimes were confirmed during and at the end of experiments.</w:t>
      </w:r>
      <w:r w:rsidR="009D6F84" w:rsidRPr="00391A35">
        <w:rPr>
          <w:rFonts w:ascii="Arial" w:hAnsi="Arial" w:cs="Arial"/>
        </w:rPr>
        <w:t xml:space="preserve"> The experiment was conducted from September to December, 2020.</w:t>
      </w:r>
    </w:p>
    <w:p w14:paraId="282063B9" w14:textId="2C461AD7" w:rsidR="00C624CF" w:rsidRPr="00391A35" w:rsidRDefault="00C624CF" w:rsidP="001B3FA5">
      <w:pPr>
        <w:spacing w:line="480" w:lineRule="auto"/>
        <w:ind w:firstLine="360"/>
        <w:rPr>
          <w:rFonts w:ascii="Arial" w:hAnsi="Arial" w:cs="Arial"/>
        </w:rPr>
      </w:pPr>
      <w:r w:rsidRPr="00391A35">
        <w:rPr>
          <w:rFonts w:ascii="Arial" w:hAnsi="Arial" w:cs="Arial"/>
          <w:i/>
          <w:iCs/>
        </w:rPr>
        <w:t>Data analysis</w:t>
      </w:r>
      <w:r w:rsidRPr="00391A35">
        <w:rPr>
          <w:rFonts w:ascii="Arial" w:hAnsi="Arial" w:cs="Arial"/>
        </w:rPr>
        <w:t xml:space="preserve">: </w:t>
      </w:r>
      <w:r w:rsidR="00F2382A" w:rsidRPr="00391A35">
        <w:rPr>
          <w:rFonts w:ascii="Arial" w:hAnsi="Arial" w:cs="Arial"/>
        </w:rPr>
        <w:t>P</w:t>
      </w:r>
      <w:r w:rsidRPr="00391A35">
        <w:rPr>
          <w:rFonts w:ascii="Arial" w:hAnsi="Arial" w:cs="Arial"/>
        </w:rPr>
        <w:t xml:space="preserve">opulation sizes were modelled </w:t>
      </w:r>
      <w:r w:rsidR="00F2382A" w:rsidRPr="00391A35">
        <w:rPr>
          <w:rFonts w:ascii="Arial" w:hAnsi="Arial" w:cs="Arial"/>
        </w:rPr>
        <w:t xml:space="preserve">as a function of </w:t>
      </w:r>
      <w:r w:rsidRPr="00391A35">
        <w:rPr>
          <w:rFonts w:ascii="Arial" w:hAnsi="Arial" w:cs="Arial"/>
          <w:i/>
          <w:iCs/>
        </w:rPr>
        <w:t>temperature</w:t>
      </w:r>
      <w:r w:rsidRPr="00391A35">
        <w:rPr>
          <w:rFonts w:ascii="Arial" w:hAnsi="Arial" w:cs="Arial"/>
        </w:rPr>
        <w:t xml:space="preserve">, </w:t>
      </w:r>
      <w:r w:rsidRPr="00391A35">
        <w:rPr>
          <w:rFonts w:ascii="Arial" w:hAnsi="Arial" w:cs="Arial"/>
          <w:i/>
          <w:iCs/>
        </w:rPr>
        <w:t>species</w:t>
      </w:r>
      <w:r w:rsidR="00DD2EA7" w:rsidRPr="00391A35">
        <w:rPr>
          <w:rFonts w:ascii="Arial" w:hAnsi="Arial" w:cs="Arial"/>
        </w:rPr>
        <w:t xml:space="preserve">, </w:t>
      </w:r>
      <w:r w:rsidRPr="00391A35">
        <w:rPr>
          <w:rFonts w:ascii="Arial" w:hAnsi="Arial" w:cs="Arial"/>
          <w:i/>
          <w:iCs/>
        </w:rPr>
        <w:t>presence/absence of competitors</w:t>
      </w:r>
      <w:r w:rsidR="00DD2EA7" w:rsidRPr="00391A35">
        <w:rPr>
          <w:rFonts w:ascii="Arial" w:hAnsi="Arial" w:cs="Arial"/>
        </w:rPr>
        <w:t>, and their interactions</w:t>
      </w:r>
      <w:r w:rsidR="00F85297" w:rsidRPr="00391A35">
        <w:rPr>
          <w:rFonts w:ascii="Arial" w:hAnsi="Arial" w:cs="Arial"/>
        </w:rPr>
        <w:t xml:space="preserve">, with </w:t>
      </w:r>
      <w:r w:rsidR="00445926" w:rsidRPr="00391A35">
        <w:rPr>
          <w:rFonts w:ascii="Arial" w:hAnsi="Arial" w:cs="Arial"/>
          <w:i/>
          <w:iCs/>
        </w:rPr>
        <w:t>culture ID</w:t>
      </w:r>
      <w:r w:rsidRPr="00391A35">
        <w:rPr>
          <w:rFonts w:ascii="Arial" w:hAnsi="Arial" w:cs="Arial"/>
        </w:rPr>
        <w:t xml:space="preserve"> as </w:t>
      </w:r>
      <w:r w:rsidR="00F85297" w:rsidRPr="00391A35">
        <w:rPr>
          <w:rFonts w:ascii="Arial" w:hAnsi="Arial" w:cs="Arial"/>
        </w:rPr>
        <w:t xml:space="preserve">a </w:t>
      </w:r>
      <w:r w:rsidRPr="00391A35">
        <w:rPr>
          <w:rFonts w:ascii="Arial" w:hAnsi="Arial" w:cs="Arial"/>
        </w:rPr>
        <w:t xml:space="preserve">random effect </w:t>
      </w:r>
      <w:r w:rsidR="00F85297" w:rsidRPr="00391A35">
        <w:rPr>
          <w:rFonts w:ascii="Arial" w:hAnsi="Arial" w:cs="Arial"/>
        </w:rPr>
        <w:t xml:space="preserve">with a </w:t>
      </w:r>
      <w:r w:rsidRPr="00391A35">
        <w:rPr>
          <w:rFonts w:ascii="Arial" w:hAnsi="Arial" w:cs="Arial"/>
        </w:rPr>
        <w:t>generalized linear mix</w:t>
      </w:r>
      <w:r w:rsidR="00445926" w:rsidRPr="00391A35">
        <w:rPr>
          <w:rFonts w:ascii="Arial" w:hAnsi="Arial" w:cs="Arial"/>
        </w:rPr>
        <w:t>ed</w:t>
      </w:r>
      <w:r w:rsidRPr="00391A35">
        <w:rPr>
          <w:rFonts w:ascii="Arial" w:hAnsi="Arial" w:cs="Arial"/>
        </w:rPr>
        <w:t xml:space="preserve">-effect model (family = “zero-inflated negative binomial”) using the </w:t>
      </w:r>
      <w:r w:rsidRPr="00391A35">
        <w:rPr>
          <w:rFonts w:ascii="Arial" w:hAnsi="Arial" w:cs="Arial"/>
          <w:i/>
          <w:iCs/>
        </w:rPr>
        <w:t xml:space="preserve">brms </w:t>
      </w:r>
      <w:r w:rsidRPr="00391A35">
        <w:rPr>
          <w:rFonts w:ascii="Arial" w:hAnsi="Arial" w:cs="Arial"/>
        </w:rPr>
        <w:t>package</w:t>
      </w:r>
      <w:r w:rsidR="00D36B99" w:rsidRPr="00391A35">
        <w:rPr>
          <w:rFonts w:ascii="Arial" w:hAnsi="Arial" w:cs="Arial"/>
        </w:rPr>
        <w:t xml:space="preserve"> in R</w:t>
      </w:r>
      <w:r w:rsidRPr="00391A35">
        <w:rPr>
          <w:rFonts w:ascii="Arial" w:hAnsi="Arial" w:cs="Arial"/>
        </w:rPr>
        <w:t>.</w:t>
      </w:r>
      <w:r w:rsidR="00BE73C3" w:rsidRPr="00391A35">
        <w:rPr>
          <w:rFonts w:ascii="Arial" w:hAnsi="Arial" w:cs="Arial"/>
        </w:rPr>
        <w:t xml:space="preserve"> Model diagnostics are shown in Supplementary Figure </w:t>
      </w:r>
      <w:r w:rsidR="002501DA" w:rsidRPr="00391A35">
        <w:rPr>
          <w:rFonts w:ascii="Arial" w:hAnsi="Arial" w:cs="Arial"/>
        </w:rPr>
        <w:t>5</w:t>
      </w:r>
      <w:r w:rsidR="00BE73C3" w:rsidRPr="00391A35">
        <w:rPr>
          <w:rFonts w:ascii="Arial" w:hAnsi="Arial" w:cs="Arial"/>
        </w:rPr>
        <w:t>C.</w:t>
      </w:r>
      <w:r w:rsidRPr="00391A35">
        <w:rPr>
          <w:rFonts w:ascii="Arial" w:hAnsi="Arial" w:cs="Arial"/>
        </w:rPr>
        <w:t xml:space="preserve"> To visualize the three-way interactive effects, the posterior estimates of the high-temperature effect were plot against zero for the two species with or without the presence of competitors; the posterior estimates of the </w:t>
      </w:r>
      <w:r w:rsidRPr="00391A35">
        <w:rPr>
          <w:rFonts w:ascii="Arial" w:hAnsi="Arial" w:cs="Arial"/>
        </w:rPr>
        <w:lastRenderedPageBreak/>
        <w:t xml:space="preserve">effect of the competition were plotted against zero for the two species in </w:t>
      </w:r>
      <w:r w:rsidR="00265DB8" w:rsidRPr="00391A35">
        <w:rPr>
          <w:rFonts w:ascii="Arial" w:hAnsi="Arial" w:cs="Arial"/>
        </w:rPr>
        <w:t xml:space="preserve">each </w:t>
      </w:r>
      <w:r w:rsidRPr="00391A35">
        <w:rPr>
          <w:rFonts w:ascii="Arial" w:hAnsi="Arial" w:cs="Arial"/>
        </w:rPr>
        <w:t>temperature regime.</w:t>
      </w:r>
    </w:p>
    <w:p w14:paraId="27E73F38" w14:textId="77777777" w:rsidR="00C624CF" w:rsidRPr="00391A35" w:rsidRDefault="00C624CF" w:rsidP="001B3FA5">
      <w:pPr>
        <w:spacing w:line="480" w:lineRule="auto"/>
        <w:ind w:firstLine="360"/>
        <w:rPr>
          <w:rFonts w:ascii="Arial" w:hAnsi="Arial" w:cs="Arial"/>
        </w:rPr>
      </w:pPr>
    </w:p>
    <w:p w14:paraId="03B0E782" w14:textId="73B782D7" w:rsidR="00E1119D" w:rsidRPr="00391A35" w:rsidRDefault="00E1119D" w:rsidP="001B3FA5">
      <w:pPr>
        <w:spacing w:line="480" w:lineRule="auto"/>
        <w:ind w:firstLine="360"/>
        <w:rPr>
          <w:rFonts w:ascii="Arial" w:hAnsi="Arial" w:cs="Arial"/>
        </w:rPr>
      </w:pPr>
      <w:r w:rsidRPr="00391A35">
        <w:rPr>
          <w:rFonts w:ascii="Arial" w:hAnsi="Arial" w:cs="Arial"/>
        </w:rPr>
        <w:t>All statistics</w:t>
      </w:r>
      <w:r w:rsidR="00C624CF" w:rsidRPr="00391A35">
        <w:rPr>
          <w:rFonts w:ascii="Arial" w:hAnsi="Arial" w:cs="Arial"/>
        </w:rPr>
        <w:t xml:space="preserve"> mentioned in the </w:t>
      </w:r>
      <w:r w:rsidR="00C624CF" w:rsidRPr="00391A35">
        <w:rPr>
          <w:rFonts w:ascii="Arial" w:hAnsi="Arial" w:cs="Arial"/>
          <w:i/>
          <w:iCs/>
        </w:rPr>
        <w:t>Method</w:t>
      </w:r>
      <w:r w:rsidR="00A36794" w:rsidRPr="00391A35">
        <w:rPr>
          <w:rFonts w:ascii="Arial" w:hAnsi="Arial" w:cs="Arial"/>
          <w:i/>
          <w:iCs/>
        </w:rPr>
        <w:t>s</w:t>
      </w:r>
      <w:r w:rsidR="00C624CF" w:rsidRPr="00391A35">
        <w:rPr>
          <w:rFonts w:ascii="Arial" w:hAnsi="Arial" w:cs="Arial"/>
          <w:i/>
          <w:iCs/>
        </w:rPr>
        <w:t xml:space="preserve"> </w:t>
      </w:r>
      <w:r w:rsidR="00C624CF" w:rsidRPr="00391A35">
        <w:rPr>
          <w:rFonts w:ascii="Arial" w:hAnsi="Arial" w:cs="Arial"/>
        </w:rPr>
        <w:t>section</w:t>
      </w:r>
      <w:r w:rsidRPr="00391A35">
        <w:rPr>
          <w:rFonts w:ascii="Arial" w:hAnsi="Arial" w:cs="Arial"/>
        </w:rPr>
        <w:t xml:space="preserve"> </w:t>
      </w:r>
      <w:r w:rsidR="00192D77" w:rsidRPr="00391A35">
        <w:rPr>
          <w:rFonts w:ascii="Arial" w:hAnsi="Arial" w:cs="Arial"/>
        </w:rPr>
        <w:t>were performed with R statistical software</w:t>
      </w:r>
      <w:r w:rsidR="00740F74" w:rsidRPr="00391A35">
        <w:rPr>
          <w:rFonts w:ascii="Arial" w:hAnsi="Arial" w:cs="Arial"/>
        </w:rPr>
        <w:t>,</w:t>
      </w:r>
      <w:r w:rsidR="00562C4B" w:rsidRPr="00391A35">
        <w:rPr>
          <w:rFonts w:ascii="Arial" w:hAnsi="Arial" w:cs="Arial"/>
        </w:rPr>
        <w:t xml:space="preserve"> </w:t>
      </w:r>
      <w:r w:rsidR="00192D77" w:rsidRPr="00391A35">
        <w:rPr>
          <w:rFonts w:ascii="Arial" w:hAnsi="Arial" w:cs="Arial"/>
        </w:rPr>
        <w:t xml:space="preserve">version </w:t>
      </w:r>
      <w:r w:rsidR="00A81593" w:rsidRPr="00391A35">
        <w:rPr>
          <w:rFonts w:ascii="Arial" w:hAnsi="Arial" w:cs="Arial"/>
        </w:rPr>
        <w:t>4.0.</w:t>
      </w:r>
      <w:r w:rsidR="00B966D3" w:rsidRPr="00110736">
        <w:rPr>
          <w:rFonts w:ascii="Arial" w:hAnsi="Arial" w:cs="Arial"/>
        </w:rPr>
        <w:t>3</w:t>
      </w:r>
      <w:r w:rsidR="00740F74" w:rsidRPr="00110736">
        <w:rPr>
          <w:rFonts w:ascii="Arial" w:hAnsi="Arial" w:cs="Arial"/>
        </w:rPr>
        <w:t xml:space="preserve"> (R Core Team, 2020)</w:t>
      </w:r>
      <w:r w:rsidR="00480686" w:rsidRPr="00110736">
        <w:rPr>
          <w:rFonts w:ascii="Arial" w:hAnsi="Arial" w:cs="Arial"/>
        </w:rPr>
        <w:t>.</w:t>
      </w:r>
      <w:r w:rsidR="00DF1237" w:rsidRPr="00391A35">
        <w:rPr>
          <w:rFonts w:ascii="Arial" w:hAnsi="Arial" w:cs="Arial"/>
        </w:rPr>
        <w:t xml:space="preserve"> </w:t>
      </w:r>
      <w:r w:rsidR="00DE04C1" w:rsidRPr="00391A35">
        <w:rPr>
          <w:rFonts w:ascii="Arial" w:hAnsi="Arial" w:cs="Arial"/>
        </w:rPr>
        <w:t>Original d</w:t>
      </w:r>
      <w:r w:rsidR="00202A64" w:rsidRPr="00391A35">
        <w:rPr>
          <w:rFonts w:ascii="Arial" w:hAnsi="Arial" w:cs="Arial"/>
        </w:rPr>
        <w:t>ata</w:t>
      </w:r>
      <w:r w:rsidR="00A415C9" w:rsidRPr="00391A35">
        <w:rPr>
          <w:rFonts w:ascii="Arial" w:hAnsi="Arial" w:cs="Arial"/>
        </w:rPr>
        <w:t xml:space="preserve"> are achieved on </w:t>
      </w:r>
      <w:proofErr w:type="spellStart"/>
      <w:r w:rsidR="00A415C9" w:rsidRPr="00391A35">
        <w:rPr>
          <w:rFonts w:ascii="Arial" w:hAnsi="Arial" w:cs="Arial"/>
        </w:rPr>
        <w:t>Zenedo</w:t>
      </w:r>
      <w:proofErr w:type="spellEnd"/>
      <w:r w:rsidR="00A415C9" w:rsidRPr="00391A35">
        <w:rPr>
          <w:rFonts w:ascii="Arial" w:hAnsi="Arial" w:cs="Arial"/>
        </w:rPr>
        <w:t xml:space="preserve"> (</w:t>
      </w:r>
      <w:r w:rsidR="000A00B4" w:rsidRPr="00391A35">
        <w:rPr>
          <w:rFonts w:ascii="Arial" w:hAnsi="Arial" w:cs="Arial"/>
        </w:rPr>
        <w:t>10.5281/zenodo.6400611</w:t>
      </w:r>
      <w:r w:rsidR="00A415C9" w:rsidRPr="00391A35">
        <w:rPr>
          <w:rFonts w:ascii="Arial" w:hAnsi="Arial" w:cs="Arial"/>
        </w:rPr>
        <w:t>)</w:t>
      </w:r>
      <w:r w:rsidR="00202A64" w:rsidRPr="00391A35">
        <w:rPr>
          <w:rFonts w:ascii="Arial" w:hAnsi="Arial" w:cs="Arial"/>
        </w:rPr>
        <w:t xml:space="preserve"> and code of </w:t>
      </w:r>
      <w:r w:rsidR="00DF1237" w:rsidRPr="00391A35">
        <w:rPr>
          <w:rFonts w:ascii="Arial" w:hAnsi="Arial" w:cs="Arial"/>
        </w:rPr>
        <w:t xml:space="preserve">analysis </w:t>
      </w:r>
      <w:r w:rsidR="00202A64" w:rsidRPr="00391A35">
        <w:rPr>
          <w:rFonts w:ascii="Arial" w:hAnsi="Arial" w:cs="Arial"/>
        </w:rPr>
        <w:t>are</w:t>
      </w:r>
      <w:r w:rsidR="00DF1237" w:rsidRPr="00391A35">
        <w:rPr>
          <w:rFonts w:ascii="Arial" w:hAnsi="Arial" w:cs="Arial"/>
        </w:rPr>
        <w:t xml:space="preserve"> available </w:t>
      </w:r>
      <w:r w:rsidR="00005736" w:rsidRPr="00391A35">
        <w:rPr>
          <w:rFonts w:ascii="Arial" w:hAnsi="Arial" w:cs="Arial"/>
        </w:rPr>
        <w:t>on</w:t>
      </w:r>
      <w:r w:rsidR="00DF1237" w:rsidRPr="00391A35">
        <w:rPr>
          <w:rFonts w:ascii="Arial" w:hAnsi="Arial" w:cs="Arial"/>
        </w:rPr>
        <w:t xml:space="preserve"> </w:t>
      </w:r>
      <w:r w:rsidR="00C74BD3" w:rsidRPr="00391A35">
        <w:rPr>
          <w:rFonts w:ascii="Arial" w:hAnsi="Arial" w:cs="Arial"/>
        </w:rPr>
        <w:t>GitHub</w:t>
      </w:r>
      <w:r w:rsidR="00202A64" w:rsidRPr="00391A35">
        <w:rPr>
          <w:rFonts w:ascii="Arial" w:hAnsi="Arial" w:cs="Arial"/>
        </w:rPr>
        <w:t xml:space="preserve"> (https://github.com/Jinlinc/DistributionRegulators.git)</w:t>
      </w:r>
      <w:r w:rsidR="00841FF8" w:rsidRPr="00391A35">
        <w:rPr>
          <w:rFonts w:ascii="Arial" w:hAnsi="Arial" w:cs="Arial"/>
        </w:rPr>
        <w:t>.</w:t>
      </w:r>
    </w:p>
    <w:p w14:paraId="709AF431" w14:textId="4E20D108" w:rsidR="00C71A86" w:rsidRDefault="00C71A86" w:rsidP="006F1945">
      <w:pPr>
        <w:spacing w:line="480" w:lineRule="auto"/>
        <w:rPr>
          <w:rFonts w:ascii="Arial" w:hAnsi="Arial" w:cs="Arial"/>
        </w:rPr>
      </w:pPr>
    </w:p>
    <w:p w14:paraId="5BFFFC37" w14:textId="77777777" w:rsidR="006F1945" w:rsidRPr="006F1945" w:rsidRDefault="006F1945" w:rsidP="006F1945">
      <w:pPr>
        <w:spacing w:line="480" w:lineRule="auto"/>
        <w:rPr>
          <w:rFonts w:ascii="Arial" w:hAnsi="Arial" w:cs="Arial"/>
        </w:rPr>
      </w:pPr>
    </w:p>
    <w:p w14:paraId="137D9196" w14:textId="366A83EF" w:rsidR="00DF5E54" w:rsidRPr="00391A35" w:rsidRDefault="00F837DE" w:rsidP="001B3FA5">
      <w:pPr>
        <w:spacing w:line="480" w:lineRule="auto"/>
        <w:rPr>
          <w:rFonts w:ascii="Arial" w:hAnsi="Arial" w:cs="Arial"/>
          <w:b/>
          <w:bCs/>
        </w:rPr>
      </w:pPr>
      <w:r w:rsidRPr="00391A35">
        <w:rPr>
          <w:rFonts w:ascii="Arial" w:hAnsi="Arial" w:cs="Arial"/>
          <w:b/>
          <w:bCs/>
        </w:rPr>
        <w:t>Results</w:t>
      </w:r>
    </w:p>
    <w:p w14:paraId="066E312F" w14:textId="0BF37902" w:rsidR="00034C9B" w:rsidRPr="00391A35" w:rsidRDefault="00034C9B" w:rsidP="001B3FA5">
      <w:pPr>
        <w:spacing w:line="480" w:lineRule="auto"/>
        <w:rPr>
          <w:rFonts w:ascii="Arial" w:hAnsi="Arial" w:cs="Arial"/>
          <w:i/>
          <w:iCs/>
        </w:rPr>
      </w:pPr>
      <w:r w:rsidRPr="00391A35">
        <w:rPr>
          <w:rFonts w:ascii="Arial" w:hAnsi="Arial" w:cs="Arial"/>
          <w:i/>
          <w:iCs/>
        </w:rPr>
        <w:t xml:space="preserve">1.Field distributions </w:t>
      </w:r>
    </w:p>
    <w:p w14:paraId="6028AF51" w14:textId="6DAF08F0" w:rsidR="00AD277B" w:rsidRPr="00391A35" w:rsidRDefault="00331FDF" w:rsidP="001B3FA5">
      <w:pPr>
        <w:spacing w:line="480" w:lineRule="auto"/>
        <w:ind w:firstLine="720"/>
        <w:rPr>
          <w:rFonts w:ascii="Arial" w:hAnsi="Arial" w:cs="Arial"/>
        </w:rPr>
      </w:pPr>
      <w:r w:rsidRPr="00391A35">
        <w:rPr>
          <w:rFonts w:ascii="Arial" w:hAnsi="Arial" w:cs="Arial"/>
        </w:rPr>
        <w:t>T</w:t>
      </w:r>
      <w:r w:rsidR="0039007A" w:rsidRPr="00391A35">
        <w:rPr>
          <w:rFonts w:ascii="Arial" w:hAnsi="Arial" w:cs="Arial"/>
        </w:rPr>
        <w:t>he</w:t>
      </w:r>
      <w:r w:rsidR="000D3350" w:rsidRPr="00391A35">
        <w:rPr>
          <w:rFonts w:ascii="Arial" w:hAnsi="Arial" w:cs="Arial"/>
        </w:rPr>
        <w:t xml:space="preserve"> </w:t>
      </w:r>
      <w:r w:rsidR="00AF6F10" w:rsidRPr="00391A35">
        <w:rPr>
          <w:rFonts w:ascii="Arial" w:hAnsi="Arial" w:cs="Arial"/>
        </w:rPr>
        <w:t>numbers of sample</w:t>
      </w:r>
      <w:r w:rsidR="000D3350" w:rsidRPr="00391A35">
        <w:rPr>
          <w:rFonts w:ascii="Arial" w:hAnsi="Arial" w:cs="Arial"/>
        </w:rPr>
        <w:t>s</w:t>
      </w:r>
      <w:r w:rsidR="00AF6F10" w:rsidRPr="00391A35">
        <w:rPr>
          <w:rFonts w:ascii="Arial" w:hAnsi="Arial" w:cs="Arial"/>
        </w:rPr>
        <w:t xml:space="preserve"> found </w:t>
      </w:r>
      <w:r w:rsidR="004B1777" w:rsidRPr="00391A35">
        <w:rPr>
          <w:rFonts w:ascii="Arial" w:hAnsi="Arial" w:cs="Arial"/>
        </w:rPr>
        <w:t xml:space="preserve">at </w:t>
      </w:r>
      <w:r w:rsidR="00AF6F10" w:rsidRPr="00391A35">
        <w:rPr>
          <w:rFonts w:ascii="Arial" w:hAnsi="Arial" w:cs="Arial"/>
        </w:rPr>
        <w:t>low-, medium- or high-</w:t>
      </w:r>
      <w:r w:rsidR="00846F63" w:rsidRPr="00391A35">
        <w:rPr>
          <w:rFonts w:ascii="Arial" w:hAnsi="Arial" w:cs="Arial"/>
        </w:rPr>
        <w:t>elevation</w:t>
      </w:r>
      <w:r w:rsidR="000D3350" w:rsidRPr="00391A35">
        <w:rPr>
          <w:rFonts w:ascii="Arial" w:hAnsi="Arial" w:cs="Arial"/>
        </w:rPr>
        <w:t xml:space="preserve"> sites </w:t>
      </w:r>
      <w:r w:rsidR="004B1777" w:rsidRPr="00391A35">
        <w:rPr>
          <w:rFonts w:ascii="Arial" w:hAnsi="Arial" w:cs="Arial"/>
        </w:rPr>
        <w:t xml:space="preserve">for </w:t>
      </w:r>
      <w:r w:rsidR="000D3350" w:rsidRPr="00391A35">
        <w:rPr>
          <w:rFonts w:ascii="Arial" w:hAnsi="Arial" w:cs="Arial"/>
        </w:rPr>
        <w:t xml:space="preserve">each of the nine major </w:t>
      </w:r>
      <w:r w:rsidR="000D3350" w:rsidRPr="00391A35">
        <w:rPr>
          <w:rFonts w:ascii="Arial" w:hAnsi="Arial" w:cs="Arial"/>
          <w:i/>
          <w:iCs/>
        </w:rPr>
        <w:t>Drosophila</w:t>
      </w:r>
      <w:r w:rsidR="000D3350" w:rsidRPr="00391A35">
        <w:rPr>
          <w:rFonts w:ascii="Arial" w:hAnsi="Arial" w:cs="Arial"/>
        </w:rPr>
        <w:t xml:space="preserve"> species (accounting for 99% of </w:t>
      </w:r>
      <w:r w:rsidR="001D6ADA" w:rsidRPr="00391A35">
        <w:rPr>
          <w:rFonts w:ascii="Arial" w:hAnsi="Arial" w:cs="Arial"/>
        </w:rPr>
        <w:t xml:space="preserve">all </w:t>
      </w:r>
      <w:r w:rsidR="000D3350" w:rsidRPr="00391A35">
        <w:rPr>
          <w:rFonts w:ascii="Arial" w:hAnsi="Arial" w:cs="Arial"/>
        </w:rPr>
        <w:t>samples)</w:t>
      </w:r>
      <w:r w:rsidR="0039007A" w:rsidRPr="00391A35">
        <w:rPr>
          <w:rFonts w:ascii="Arial" w:hAnsi="Arial" w:cs="Arial"/>
        </w:rPr>
        <w:t xml:space="preserve"> are shown in Figure 1</w:t>
      </w:r>
      <w:r w:rsidR="000D3350" w:rsidRPr="00391A35">
        <w:rPr>
          <w:rFonts w:ascii="Arial" w:hAnsi="Arial" w:cs="Arial"/>
        </w:rPr>
        <w:t xml:space="preserve">. </w:t>
      </w:r>
      <w:r w:rsidR="00B526A7" w:rsidRPr="00391A35">
        <w:rPr>
          <w:rFonts w:ascii="Arial" w:hAnsi="Arial" w:cs="Arial"/>
        </w:rPr>
        <w:t>Distribution</w:t>
      </w:r>
      <w:r w:rsidR="001D6ADA" w:rsidRPr="00391A35">
        <w:rPr>
          <w:rFonts w:ascii="Arial" w:hAnsi="Arial" w:cs="Arial"/>
        </w:rPr>
        <w:t>s</w:t>
      </w:r>
      <w:r w:rsidR="00CC3CA1" w:rsidRPr="00391A35">
        <w:rPr>
          <w:rFonts w:ascii="Arial" w:hAnsi="Arial" w:cs="Arial"/>
        </w:rPr>
        <w:t xml:space="preserve"> </w:t>
      </w:r>
      <w:r w:rsidR="00895C3E" w:rsidRPr="00391A35">
        <w:rPr>
          <w:rFonts w:ascii="Arial" w:hAnsi="Arial" w:cs="Arial"/>
        </w:rPr>
        <w:t>quantified</w:t>
      </w:r>
      <w:r w:rsidR="00B526A7" w:rsidRPr="00391A35">
        <w:rPr>
          <w:rFonts w:ascii="Arial" w:hAnsi="Arial" w:cs="Arial"/>
        </w:rPr>
        <w:t xml:space="preserve"> </w:t>
      </w:r>
      <w:r w:rsidR="00DE589F" w:rsidRPr="00391A35">
        <w:rPr>
          <w:rFonts w:ascii="Arial" w:hAnsi="Arial" w:cs="Arial"/>
        </w:rPr>
        <w:t xml:space="preserve">using </w:t>
      </w:r>
      <w:r w:rsidR="00B526A7" w:rsidRPr="00391A35">
        <w:rPr>
          <w:rFonts w:ascii="Arial" w:hAnsi="Arial" w:cs="Arial"/>
        </w:rPr>
        <w:t xml:space="preserve">regression and by </w:t>
      </w:r>
      <w:r w:rsidR="00AF6F10" w:rsidRPr="00391A35">
        <w:rPr>
          <w:rFonts w:ascii="Arial" w:hAnsi="Arial" w:cs="Arial"/>
        </w:rPr>
        <w:t xml:space="preserve">weighted </w:t>
      </w:r>
      <w:r w:rsidR="00846F63" w:rsidRPr="00391A35">
        <w:rPr>
          <w:rFonts w:ascii="Arial" w:hAnsi="Arial" w:cs="Arial"/>
        </w:rPr>
        <w:t>elevation</w:t>
      </w:r>
      <w:r w:rsidR="00AF6F10" w:rsidRPr="00391A35">
        <w:rPr>
          <w:rFonts w:ascii="Arial" w:hAnsi="Arial" w:cs="Arial"/>
        </w:rPr>
        <w:t xml:space="preserve"> (</w:t>
      </w:r>
      <w:proofErr w:type="spellStart"/>
      <w:r w:rsidR="00AF6F10" w:rsidRPr="00391A35">
        <w:rPr>
          <w:rFonts w:ascii="Arial" w:hAnsi="Arial" w:cs="Arial"/>
          <w:i/>
          <w:iCs/>
        </w:rPr>
        <w:t>hIndex</w:t>
      </w:r>
      <w:proofErr w:type="spellEnd"/>
      <w:r w:rsidR="00AF6F10" w:rsidRPr="00391A35">
        <w:rPr>
          <w:rFonts w:ascii="Arial" w:hAnsi="Arial" w:cs="Arial"/>
        </w:rPr>
        <w:t>)</w:t>
      </w:r>
      <w:r w:rsidR="00CC3CA1" w:rsidRPr="00391A35">
        <w:rPr>
          <w:rFonts w:ascii="Arial" w:hAnsi="Arial" w:cs="Arial"/>
        </w:rPr>
        <w:t xml:space="preserve"> </w:t>
      </w:r>
      <w:r w:rsidR="00E43775" w:rsidRPr="00391A35">
        <w:rPr>
          <w:rFonts w:ascii="Arial" w:hAnsi="Arial" w:cs="Arial"/>
        </w:rPr>
        <w:t xml:space="preserve">were </w:t>
      </w:r>
      <w:r w:rsidR="00AF6F10" w:rsidRPr="00391A35">
        <w:rPr>
          <w:rFonts w:ascii="Arial" w:hAnsi="Arial" w:cs="Arial"/>
        </w:rPr>
        <w:t>consistent (</w:t>
      </w:r>
      <w:r w:rsidR="001D6ADA" w:rsidRPr="00391A35">
        <w:rPr>
          <w:rFonts w:ascii="Arial" w:hAnsi="Arial" w:cs="Arial"/>
        </w:rPr>
        <w:t>S</w:t>
      </w:r>
      <w:r w:rsidR="001B6BA2" w:rsidRPr="00391A35">
        <w:rPr>
          <w:rFonts w:ascii="Arial" w:hAnsi="Arial" w:cs="Arial"/>
        </w:rPr>
        <w:t>pearman</w:t>
      </w:r>
      <w:r w:rsidR="007255A8" w:rsidRPr="00391A35">
        <w:rPr>
          <w:rFonts w:ascii="Arial" w:hAnsi="Arial" w:cs="Arial"/>
        </w:rPr>
        <w:t>’s</w:t>
      </w:r>
      <w:r w:rsidR="001B6BA2" w:rsidRPr="00391A35">
        <w:rPr>
          <w:rFonts w:ascii="Arial" w:hAnsi="Arial" w:cs="Arial"/>
        </w:rPr>
        <w:t xml:space="preserve"> rank correlation rho = </w:t>
      </w:r>
      <w:r w:rsidR="007255A8" w:rsidRPr="00391A35">
        <w:rPr>
          <w:rFonts w:ascii="Arial" w:hAnsi="Arial" w:cs="Arial"/>
        </w:rPr>
        <w:t>0.93</w:t>
      </w:r>
      <w:r w:rsidR="001B6BA2" w:rsidRPr="00391A35">
        <w:rPr>
          <w:rFonts w:ascii="Arial" w:hAnsi="Arial" w:cs="Arial"/>
        </w:rPr>
        <w:t xml:space="preserve">, p value = </w:t>
      </w:r>
      <w:r w:rsidR="007255A8" w:rsidRPr="00391A35">
        <w:rPr>
          <w:rFonts w:ascii="Arial" w:hAnsi="Arial" w:cs="Arial"/>
        </w:rPr>
        <w:t>0.0007</w:t>
      </w:r>
      <w:r w:rsidR="00E43775" w:rsidRPr="00391A35">
        <w:rPr>
          <w:rFonts w:ascii="Arial" w:hAnsi="Arial" w:cs="Arial"/>
        </w:rPr>
        <w:t>)</w:t>
      </w:r>
      <w:r w:rsidR="001D10A6" w:rsidRPr="00391A35">
        <w:rPr>
          <w:rFonts w:ascii="Arial" w:hAnsi="Arial" w:cs="Arial"/>
        </w:rPr>
        <w:t>.</w:t>
      </w:r>
      <w:r w:rsidR="006E3858" w:rsidRPr="00391A35">
        <w:rPr>
          <w:rFonts w:ascii="Arial" w:hAnsi="Arial" w:cs="Arial"/>
        </w:rPr>
        <w:t xml:space="preserve"> </w:t>
      </w:r>
      <w:r w:rsidR="00B526A7" w:rsidRPr="00391A35">
        <w:rPr>
          <w:rFonts w:ascii="Arial" w:hAnsi="Arial" w:cs="Arial"/>
          <w:i/>
          <w:iCs/>
        </w:rPr>
        <w:t>D</w:t>
      </w:r>
      <w:r w:rsidR="007A0AAC" w:rsidRPr="00391A35">
        <w:rPr>
          <w:rFonts w:ascii="Arial" w:hAnsi="Arial" w:cs="Arial"/>
          <w:i/>
          <w:iCs/>
        </w:rPr>
        <w:t>rosophila</w:t>
      </w:r>
      <w:r w:rsidR="00B526A7" w:rsidRPr="00391A35">
        <w:rPr>
          <w:rFonts w:ascii="Arial" w:hAnsi="Arial" w:cs="Arial"/>
          <w:i/>
          <w:iCs/>
        </w:rPr>
        <w:t xml:space="preserve"> </w:t>
      </w:r>
      <w:r w:rsidR="000D2F1E" w:rsidRPr="00391A35">
        <w:rPr>
          <w:rFonts w:ascii="Arial" w:hAnsi="Arial" w:cs="Arial"/>
          <w:i/>
          <w:iCs/>
        </w:rPr>
        <w:t>bipectinate</w:t>
      </w:r>
      <w:r w:rsidR="00B526A7" w:rsidRPr="00391A35">
        <w:rPr>
          <w:rFonts w:ascii="Arial" w:hAnsi="Arial" w:cs="Arial"/>
        </w:rPr>
        <w:t xml:space="preserve"> and </w:t>
      </w:r>
      <w:r w:rsidR="00B526A7" w:rsidRPr="00391A35">
        <w:rPr>
          <w:rFonts w:ascii="Arial" w:hAnsi="Arial" w:cs="Arial"/>
          <w:i/>
          <w:iCs/>
        </w:rPr>
        <w:t>D. pandora</w:t>
      </w:r>
      <w:r w:rsidR="00B526A7" w:rsidRPr="00391A35">
        <w:rPr>
          <w:rFonts w:ascii="Arial" w:hAnsi="Arial" w:cs="Arial"/>
        </w:rPr>
        <w:t xml:space="preserve"> </w:t>
      </w:r>
      <w:r w:rsidR="007B18DB" w:rsidRPr="00391A35">
        <w:rPr>
          <w:rFonts w:ascii="Arial" w:hAnsi="Arial" w:cs="Arial"/>
        </w:rPr>
        <w:t>had significantly decreased detection probability with increasing elevation</w:t>
      </w:r>
      <w:r w:rsidR="00EB2E7F" w:rsidRPr="00391A35">
        <w:rPr>
          <w:rFonts w:ascii="Arial" w:hAnsi="Arial" w:cs="Arial"/>
        </w:rPr>
        <w:t xml:space="preserve"> and were</w:t>
      </w:r>
      <w:r w:rsidR="007B18DB" w:rsidRPr="00391A35">
        <w:rPr>
          <w:rFonts w:ascii="Arial" w:hAnsi="Arial" w:cs="Arial"/>
        </w:rPr>
        <w:t xml:space="preserve"> thus </w:t>
      </w:r>
      <w:r w:rsidR="00B526A7" w:rsidRPr="00391A35">
        <w:rPr>
          <w:rFonts w:ascii="Arial" w:hAnsi="Arial" w:cs="Arial"/>
        </w:rPr>
        <w:t>categorized as low</w:t>
      </w:r>
      <w:r w:rsidR="00762F3F" w:rsidRPr="00391A35">
        <w:rPr>
          <w:rFonts w:ascii="Arial" w:hAnsi="Arial" w:cs="Arial"/>
        </w:rPr>
        <w:t>land</w:t>
      </w:r>
      <w:r w:rsidR="00B526A7" w:rsidRPr="00391A35">
        <w:rPr>
          <w:rFonts w:ascii="Arial" w:hAnsi="Arial" w:cs="Arial"/>
        </w:rPr>
        <w:t xml:space="preserve">-biased species with high confidence. </w:t>
      </w:r>
      <w:r w:rsidR="00B526A7" w:rsidRPr="00391A35">
        <w:rPr>
          <w:rFonts w:ascii="Arial" w:hAnsi="Arial" w:cs="Arial"/>
          <w:i/>
          <w:iCs/>
        </w:rPr>
        <w:t>D</w:t>
      </w:r>
      <w:r w:rsidR="00AF4391" w:rsidRPr="00391A35">
        <w:rPr>
          <w:rFonts w:ascii="Arial" w:hAnsi="Arial" w:cs="Arial"/>
          <w:i/>
          <w:iCs/>
        </w:rPr>
        <w:t>rosophila</w:t>
      </w:r>
      <w:r w:rsidR="00B526A7" w:rsidRPr="00391A35">
        <w:rPr>
          <w:rFonts w:ascii="Arial" w:hAnsi="Arial" w:cs="Arial"/>
          <w:i/>
          <w:iCs/>
        </w:rPr>
        <w:t xml:space="preserve"> </w:t>
      </w:r>
      <w:proofErr w:type="spellStart"/>
      <w:r w:rsidR="00B526A7" w:rsidRPr="00391A35">
        <w:rPr>
          <w:rFonts w:ascii="Arial" w:hAnsi="Arial" w:cs="Arial"/>
          <w:i/>
          <w:iCs/>
        </w:rPr>
        <w:t>pseudoananassae</w:t>
      </w:r>
      <w:proofErr w:type="spellEnd"/>
      <w:r w:rsidR="00B526A7" w:rsidRPr="00391A35">
        <w:rPr>
          <w:rFonts w:ascii="Arial" w:hAnsi="Arial" w:cs="Arial"/>
        </w:rPr>
        <w:t xml:space="preserve"> </w:t>
      </w:r>
      <w:r w:rsidR="007B18DB" w:rsidRPr="00391A35">
        <w:rPr>
          <w:rFonts w:ascii="Arial" w:hAnsi="Arial" w:cs="Arial"/>
        </w:rPr>
        <w:t xml:space="preserve">showed </w:t>
      </w:r>
      <w:r w:rsidR="004B6163" w:rsidRPr="00391A35">
        <w:rPr>
          <w:rFonts w:ascii="Arial" w:hAnsi="Arial" w:cs="Arial"/>
        </w:rPr>
        <w:t>a low</w:t>
      </w:r>
      <w:r w:rsidR="00762F3F" w:rsidRPr="00391A35">
        <w:rPr>
          <w:rFonts w:ascii="Arial" w:hAnsi="Arial" w:cs="Arial"/>
        </w:rPr>
        <w:t xml:space="preserve">land </w:t>
      </w:r>
      <w:r w:rsidR="007B18DB" w:rsidRPr="00391A35">
        <w:rPr>
          <w:rFonts w:ascii="Arial" w:hAnsi="Arial" w:cs="Arial"/>
        </w:rPr>
        <w:t xml:space="preserve">bias on one of the </w:t>
      </w:r>
      <w:r w:rsidR="004B6163" w:rsidRPr="00391A35">
        <w:rPr>
          <w:rFonts w:ascii="Arial" w:hAnsi="Arial" w:cs="Arial"/>
        </w:rPr>
        <w:t xml:space="preserve">two </w:t>
      </w:r>
      <w:r w:rsidR="007B18DB" w:rsidRPr="00391A35">
        <w:rPr>
          <w:rFonts w:ascii="Arial" w:hAnsi="Arial" w:cs="Arial"/>
        </w:rPr>
        <w:t>mountain</w:t>
      </w:r>
      <w:r w:rsidR="004B6163" w:rsidRPr="00391A35">
        <w:rPr>
          <w:rFonts w:ascii="Arial" w:hAnsi="Arial" w:cs="Arial"/>
        </w:rPr>
        <w:t>s</w:t>
      </w:r>
      <w:r w:rsidR="007B18DB" w:rsidRPr="00391A35">
        <w:rPr>
          <w:rFonts w:ascii="Arial" w:hAnsi="Arial" w:cs="Arial"/>
        </w:rPr>
        <w:t xml:space="preserve">, and </w:t>
      </w:r>
      <w:r w:rsidR="007D7F66" w:rsidRPr="00391A35">
        <w:rPr>
          <w:rFonts w:ascii="Arial" w:hAnsi="Arial" w:cs="Arial"/>
        </w:rPr>
        <w:t>a</w:t>
      </w:r>
      <w:r w:rsidR="007B18DB" w:rsidRPr="00391A35">
        <w:rPr>
          <w:rFonts w:ascii="Arial" w:hAnsi="Arial" w:cs="Arial"/>
        </w:rPr>
        <w:t xml:space="preserve"> mid-elevation </w:t>
      </w:r>
      <w:r w:rsidR="007D7F66" w:rsidRPr="00391A35">
        <w:rPr>
          <w:rFonts w:ascii="Arial" w:hAnsi="Arial" w:cs="Arial"/>
        </w:rPr>
        <w:t xml:space="preserve">peak </w:t>
      </w:r>
      <w:r w:rsidR="007B18DB" w:rsidRPr="00391A35">
        <w:rPr>
          <w:rFonts w:ascii="Arial" w:hAnsi="Arial" w:cs="Arial"/>
        </w:rPr>
        <w:t>on the other</w:t>
      </w:r>
      <w:r w:rsidR="00B526A7" w:rsidRPr="00391A35">
        <w:rPr>
          <w:rFonts w:ascii="Arial" w:hAnsi="Arial" w:cs="Arial"/>
        </w:rPr>
        <w:t xml:space="preserve">. </w:t>
      </w:r>
      <w:r w:rsidR="00A30F16" w:rsidRPr="00391A35">
        <w:rPr>
          <w:rFonts w:ascii="Arial" w:hAnsi="Arial" w:cs="Arial"/>
          <w:i/>
          <w:iCs/>
        </w:rPr>
        <w:t xml:space="preserve">Drosophila </w:t>
      </w:r>
      <w:proofErr w:type="spellStart"/>
      <w:r w:rsidR="00B526A7" w:rsidRPr="00391A35">
        <w:rPr>
          <w:rFonts w:ascii="Arial" w:hAnsi="Arial" w:cs="Arial"/>
          <w:i/>
          <w:iCs/>
        </w:rPr>
        <w:t>rubida</w:t>
      </w:r>
      <w:proofErr w:type="spellEnd"/>
      <w:r w:rsidR="0096408A" w:rsidRPr="00391A35">
        <w:rPr>
          <w:rFonts w:ascii="Arial" w:hAnsi="Arial" w:cs="Arial"/>
        </w:rPr>
        <w:t>,</w:t>
      </w:r>
      <w:r w:rsidR="00B526A7" w:rsidRPr="00391A35">
        <w:rPr>
          <w:rFonts w:ascii="Arial" w:hAnsi="Arial" w:cs="Arial"/>
        </w:rPr>
        <w:t xml:space="preserve"> </w:t>
      </w:r>
      <w:r w:rsidR="00B526A7" w:rsidRPr="00391A35">
        <w:rPr>
          <w:rFonts w:ascii="Arial" w:hAnsi="Arial" w:cs="Arial"/>
          <w:i/>
          <w:iCs/>
        </w:rPr>
        <w:t xml:space="preserve">D. </w:t>
      </w:r>
      <w:proofErr w:type="spellStart"/>
      <w:r w:rsidR="00B526A7" w:rsidRPr="00391A35">
        <w:rPr>
          <w:rFonts w:ascii="Arial" w:hAnsi="Arial" w:cs="Arial"/>
          <w:i/>
          <w:iCs/>
        </w:rPr>
        <w:t>sulfurigaster</w:t>
      </w:r>
      <w:proofErr w:type="spellEnd"/>
      <w:r w:rsidR="00B526A7" w:rsidRPr="00391A35">
        <w:rPr>
          <w:rFonts w:ascii="Arial" w:hAnsi="Arial" w:cs="Arial"/>
        </w:rPr>
        <w:t xml:space="preserve"> </w:t>
      </w:r>
      <w:r w:rsidR="0096408A" w:rsidRPr="00391A35">
        <w:rPr>
          <w:rFonts w:ascii="Arial" w:hAnsi="Arial" w:cs="Arial"/>
        </w:rPr>
        <w:t xml:space="preserve">and </w:t>
      </w:r>
      <w:r w:rsidR="0096408A" w:rsidRPr="00391A35">
        <w:rPr>
          <w:rFonts w:ascii="Arial" w:hAnsi="Arial" w:cs="Arial"/>
          <w:i/>
          <w:iCs/>
        </w:rPr>
        <w:t xml:space="preserve">D. </w:t>
      </w:r>
      <w:proofErr w:type="spellStart"/>
      <w:r w:rsidR="0096408A" w:rsidRPr="00391A35">
        <w:rPr>
          <w:rFonts w:ascii="Arial" w:hAnsi="Arial" w:cs="Arial"/>
          <w:i/>
          <w:iCs/>
        </w:rPr>
        <w:t>birchii</w:t>
      </w:r>
      <w:proofErr w:type="spellEnd"/>
      <w:r w:rsidR="0096408A" w:rsidRPr="00391A35">
        <w:rPr>
          <w:rFonts w:ascii="Arial" w:hAnsi="Arial" w:cs="Arial"/>
        </w:rPr>
        <w:t xml:space="preserve"> </w:t>
      </w:r>
      <w:r w:rsidR="00B526A7" w:rsidRPr="00391A35">
        <w:rPr>
          <w:rFonts w:ascii="Arial" w:hAnsi="Arial" w:cs="Arial"/>
        </w:rPr>
        <w:t xml:space="preserve">showed no significant change with </w:t>
      </w:r>
      <w:r w:rsidR="00846F63" w:rsidRPr="00391A35">
        <w:rPr>
          <w:rFonts w:ascii="Arial" w:hAnsi="Arial" w:cs="Arial"/>
        </w:rPr>
        <w:t>elevation</w:t>
      </w:r>
      <w:r w:rsidR="00346E3B" w:rsidRPr="00391A35">
        <w:rPr>
          <w:rFonts w:ascii="Arial" w:hAnsi="Arial" w:cs="Arial"/>
        </w:rPr>
        <w:t xml:space="preserve"> and were thus defined as elevation generalists</w:t>
      </w:r>
      <w:r w:rsidR="00B526A7" w:rsidRPr="00391A35">
        <w:rPr>
          <w:rFonts w:ascii="Arial" w:hAnsi="Arial" w:cs="Arial"/>
        </w:rPr>
        <w:t xml:space="preserve">. </w:t>
      </w:r>
      <w:r w:rsidR="00B526A7" w:rsidRPr="00391A35">
        <w:rPr>
          <w:rFonts w:ascii="Arial" w:hAnsi="Arial" w:cs="Arial"/>
          <w:i/>
          <w:iCs/>
        </w:rPr>
        <w:t>D</w:t>
      </w:r>
      <w:r w:rsidR="00AF4391" w:rsidRPr="00391A35">
        <w:rPr>
          <w:rFonts w:ascii="Arial" w:hAnsi="Arial" w:cs="Arial"/>
          <w:i/>
          <w:iCs/>
        </w:rPr>
        <w:t>rosophila</w:t>
      </w:r>
      <w:r w:rsidR="00B526A7" w:rsidRPr="00391A35">
        <w:rPr>
          <w:rFonts w:ascii="Arial" w:hAnsi="Arial" w:cs="Arial"/>
          <w:i/>
          <w:iCs/>
        </w:rPr>
        <w:t xml:space="preserve"> </w:t>
      </w:r>
      <w:proofErr w:type="spellStart"/>
      <w:r w:rsidR="00EA5252" w:rsidRPr="00391A35">
        <w:rPr>
          <w:rFonts w:ascii="Arial" w:hAnsi="Arial" w:cs="Arial"/>
          <w:i/>
          <w:iCs/>
        </w:rPr>
        <w:t>pallidifrons</w:t>
      </w:r>
      <w:proofErr w:type="spellEnd"/>
      <w:r w:rsidR="00B526A7" w:rsidRPr="00391A35">
        <w:rPr>
          <w:rFonts w:ascii="Arial" w:hAnsi="Arial" w:cs="Arial"/>
        </w:rPr>
        <w:t xml:space="preserve"> and </w:t>
      </w:r>
      <w:r w:rsidR="00B526A7" w:rsidRPr="00391A35">
        <w:rPr>
          <w:rFonts w:ascii="Arial" w:hAnsi="Arial" w:cs="Arial"/>
          <w:i/>
          <w:iCs/>
        </w:rPr>
        <w:t xml:space="preserve">D. </w:t>
      </w:r>
      <w:proofErr w:type="spellStart"/>
      <w:r w:rsidR="00B526A7" w:rsidRPr="00391A35">
        <w:rPr>
          <w:rFonts w:ascii="Arial" w:hAnsi="Arial" w:cs="Arial"/>
          <w:i/>
          <w:iCs/>
        </w:rPr>
        <w:t>pseudotakahashii</w:t>
      </w:r>
      <w:proofErr w:type="spellEnd"/>
      <w:r w:rsidR="00B526A7" w:rsidRPr="00391A35">
        <w:rPr>
          <w:rFonts w:ascii="Arial" w:hAnsi="Arial" w:cs="Arial"/>
        </w:rPr>
        <w:t xml:space="preserve"> were significantly more </w:t>
      </w:r>
      <w:r w:rsidR="00E1033F" w:rsidRPr="00391A35">
        <w:rPr>
          <w:rFonts w:ascii="Arial" w:hAnsi="Arial" w:cs="Arial"/>
        </w:rPr>
        <w:t xml:space="preserve">likely to be found </w:t>
      </w:r>
      <w:r w:rsidR="00A30F16" w:rsidRPr="00391A35">
        <w:rPr>
          <w:rFonts w:ascii="Arial" w:hAnsi="Arial" w:cs="Arial"/>
        </w:rPr>
        <w:t xml:space="preserve">at </w:t>
      </w:r>
      <w:r w:rsidR="00B526A7" w:rsidRPr="00391A35">
        <w:rPr>
          <w:rFonts w:ascii="Arial" w:hAnsi="Arial" w:cs="Arial"/>
        </w:rPr>
        <w:t xml:space="preserve">high </w:t>
      </w:r>
      <w:r w:rsidR="00846F63" w:rsidRPr="00391A35">
        <w:rPr>
          <w:rFonts w:ascii="Arial" w:hAnsi="Arial" w:cs="Arial"/>
        </w:rPr>
        <w:t>elevation</w:t>
      </w:r>
      <w:r w:rsidR="00B526A7" w:rsidRPr="00391A35">
        <w:rPr>
          <w:rFonts w:ascii="Arial" w:hAnsi="Arial" w:cs="Arial"/>
        </w:rPr>
        <w:t>s</w:t>
      </w:r>
      <w:r w:rsidR="00B32C09" w:rsidRPr="00391A35">
        <w:rPr>
          <w:rFonts w:ascii="Arial" w:hAnsi="Arial" w:cs="Arial"/>
        </w:rPr>
        <w:t xml:space="preserve"> and were thus defined as</w:t>
      </w:r>
      <w:r w:rsidR="00762F3F" w:rsidRPr="00391A35">
        <w:rPr>
          <w:rFonts w:ascii="Arial" w:hAnsi="Arial" w:cs="Arial"/>
        </w:rPr>
        <w:t xml:space="preserve"> upland</w:t>
      </w:r>
      <w:r w:rsidR="00B32C09" w:rsidRPr="00391A35">
        <w:rPr>
          <w:rFonts w:ascii="Arial" w:hAnsi="Arial" w:cs="Arial"/>
        </w:rPr>
        <w:t xml:space="preserve">-biased </w:t>
      </w:r>
      <w:r w:rsidR="000D2F1E" w:rsidRPr="00391A35">
        <w:rPr>
          <w:rFonts w:ascii="Arial" w:hAnsi="Arial" w:cs="Arial"/>
        </w:rPr>
        <w:t>species. Coefficients and p values of the</w:t>
      </w:r>
      <w:r w:rsidR="00B32C09" w:rsidRPr="00391A35">
        <w:rPr>
          <w:rFonts w:ascii="Arial" w:hAnsi="Arial" w:cs="Arial"/>
        </w:rPr>
        <w:t xml:space="preserve"> regression</w:t>
      </w:r>
      <w:r w:rsidR="000D2F1E" w:rsidRPr="00391A35">
        <w:rPr>
          <w:rFonts w:ascii="Arial" w:hAnsi="Arial" w:cs="Arial"/>
        </w:rPr>
        <w:t>s</w:t>
      </w:r>
      <w:r w:rsidR="00B32C09" w:rsidRPr="00391A35">
        <w:rPr>
          <w:rFonts w:ascii="Arial" w:hAnsi="Arial" w:cs="Arial"/>
        </w:rPr>
        <w:t xml:space="preserve"> and </w:t>
      </w:r>
      <w:proofErr w:type="spellStart"/>
      <w:r w:rsidR="00B32C09" w:rsidRPr="00391A35">
        <w:rPr>
          <w:rFonts w:ascii="Arial" w:hAnsi="Arial" w:cs="Arial"/>
          <w:i/>
          <w:iCs/>
        </w:rPr>
        <w:t>hIndex</w:t>
      </w:r>
      <w:proofErr w:type="spellEnd"/>
      <w:r w:rsidR="00B32C09" w:rsidRPr="00391A35">
        <w:rPr>
          <w:rFonts w:ascii="Arial" w:hAnsi="Arial" w:cs="Arial"/>
        </w:rPr>
        <w:t xml:space="preserve"> are </w:t>
      </w:r>
      <w:r w:rsidR="000A3ED7" w:rsidRPr="00391A35">
        <w:rPr>
          <w:rFonts w:ascii="Arial" w:hAnsi="Arial" w:cs="Arial"/>
        </w:rPr>
        <w:t>shown</w:t>
      </w:r>
      <w:r w:rsidR="00B32C09" w:rsidRPr="00391A35">
        <w:rPr>
          <w:rFonts w:ascii="Arial" w:hAnsi="Arial" w:cs="Arial"/>
        </w:rPr>
        <w:t xml:space="preserve"> in </w:t>
      </w:r>
      <w:r w:rsidR="00FD0B78" w:rsidRPr="00391A35">
        <w:rPr>
          <w:rFonts w:ascii="Arial" w:hAnsi="Arial" w:cs="Arial"/>
        </w:rPr>
        <w:t>S</w:t>
      </w:r>
      <w:r w:rsidR="00B32C09" w:rsidRPr="00391A35">
        <w:rPr>
          <w:rFonts w:ascii="Arial" w:hAnsi="Arial" w:cs="Arial"/>
        </w:rPr>
        <w:t xml:space="preserve">upplementary Table 2. </w:t>
      </w:r>
      <w:r w:rsidR="00D154A4" w:rsidRPr="00391A35">
        <w:rPr>
          <w:rFonts w:ascii="Arial" w:hAnsi="Arial" w:cs="Arial"/>
        </w:rPr>
        <w:t>For</w:t>
      </w:r>
      <w:r w:rsidR="001928B1" w:rsidRPr="00391A35">
        <w:rPr>
          <w:rFonts w:ascii="Arial" w:hAnsi="Arial" w:cs="Arial"/>
        </w:rPr>
        <w:t xml:space="preserve"> </w:t>
      </w:r>
      <w:r w:rsidR="00B526A7" w:rsidRPr="00391A35">
        <w:rPr>
          <w:rFonts w:ascii="Arial" w:hAnsi="Arial" w:cs="Arial"/>
          <w:i/>
          <w:iCs/>
        </w:rPr>
        <w:t xml:space="preserve">D. </w:t>
      </w:r>
      <w:proofErr w:type="spellStart"/>
      <w:r w:rsidR="00B526A7" w:rsidRPr="00391A35">
        <w:rPr>
          <w:rFonts w:ascii="Arial" w:hAnsi="Arial" w:cs="Arial"/>
          <w:i/>
          <w:iCs/>
        </w:rPr>
        <w:t>bunnanda</w:t>
      </w:r>
      <w:proofErr w:type="spellEnd"/>
      <w:r w:rsidR="001928B1" w:rsidRPr="00391A35">
        <w:rPr>
          <w:rFonts w:ascii="Arial" w:hAnsi="Arial" w:cs="Arial"/>
          <w:i/>
          <w:iCs/>
        </w:rPr>
        <w:t xml:space="preserve">, </w:t>
      </w:r>
      <w:r w:rsidR="00D154A4" w:rsidRPr="00391A35">
        <w:rPr>
          <w:rFonts w:ascii="Arial" w:hAnsi="Arial" w:cs="Arial"/>
        </w:rPr>
        <w:t>the</w:t>
      </w:r>
      <w:r w:rsidR="001928B1" w:rsidRPr="00391A35">
        <w:rPr>
          <w:rFonts w:ascii="Arial" w:hAnsi="Arial" w:cs="Arial"/>
        </w:rPr>
        <w:t xml:space="preserve"> six </w:t>
      </w:r>
      <w:r w:rsidR="00D154A4" w:rsidRPr="00391A35">
        <w:rPr>
          <w:rFonts w:ascii="Arial" w:hAnsi="Arial" w:cs="Arial"/>
        </w:rPr>
        <w:t xml:space="preserve">records </w:t>
      </w:r>
      <w:r w:rsidR="00B526A7" w:rsidRPr="00391A35">
        <w:rPr>
          <w:rFonts w:ascii="Arial" w:hAnsi="Arial" w:cs="Arial"/>
        </w:rPr>
        <w:t>were</w:t>
      </w:r>
      <w:r w:rsidR="00D154A4" w:rsidRPr="00391A35">
        <w:rPr>
          <w:rFonts w:ascii="Arial" w:hAnsi="Arial" w:cs="Arial"/>
        </w:rPr>
        <w:t xml:space="preserve"> insufficient for model fitting but </w:t>
      </w:r>
      <w:r w:rsidR="00B526A7" w:rsidRPr="00391A35">
        <w:rPr>
          <w:rFonts w:ascii="Arial" w:hAnsi="Arial" w:cs="Arial"/>
        </w:rPr>
        <w:t xml:space="preserve">all </w:t>
      </w:r>
      <w:r w:rsidR="00D154A4" w:rsidRPr="00391A35">
        <w:rPr>
          <w:rFonts w:ascii="Arial" w:hAnsi="Arial" w:cs="Arial"/>
        </w:rPr>
        <w:t xml:space="preserve">occurred </w:t>
      </w:r>
      <w:r w:rsidR="00B526A7" w:rsidRPr="00391A35">
        <w:rPr>
          <w:rFonts w:ascii="Arial" w:hAnsi="Arial" w:cs="Arial"/>
        </w:rPr>
        <w:t>at low</w:t>
      </w:r>
      <w:r w:rsidR="00B95303" w:rsidRPr="00391A35">
        <w:rPr>
          <w:rFonts w:ascii="Arial" w:hAnsi="Arial" w:cs="Arial"/>
        </w:rPr>
        <w:t>land</w:t>
      </w:r>
      <w:r w:rsidR="00D154A4" w:rsidRPr="00391A35">
        <w:rPr>
          <w:rFonts w:ascii="Arial" w:hAnsi="Arial" w:cs="Arial"/>
        </w:rPr>
        <w:t xml:space="preserve"> sites, and </w:t>
      </w:r>
      <w:r w:rsidR="00992C02" w:rsidRPr="00391A35">
        <w:rPr>
          <w:rFonts w:ascii="Arial" w:hAnsi="Arial" w:cs="Arial"/>
        </w:rPr>
        <w:lastRenderedPageBreak/>
        <w:t xml:space="preserve">data from </w:t>
      </w:r>
      <w:r w:rsidR="00D154A4" w:rsidRPr="00391A35">
        <w:rPr>
          <w:rFonts w:ascii="Arial" w:hAnsi="Arial" w:cs="Arial"/>
        </w:rPr>
        <w:t>a</w:t>
      </w:r>
      <w:r w:rsidR="00B526A7" w:rsidRPr="00391A35">
        <w:rPr>
          <w:rFonts w:ascii="Arial" w:hAnsi="Arial" w:cs="Arial"/>
        </w:rPr>
        <w:t xml:space="preserve"> larger-scale study </w:t>
      </w:r>
      <w:r w:rsidR="001928B1" w:rsidRPr="00391A35">
        <w:rPr>
          <w:rFonts w:ascii="Arial" w:hAnsi="Arial" w:cs="Arial"/>
        </w:rPr>
        <w:t xml:space="preserve">suggest </w:t>
      </w:r>
      <w:r w:rsidR="00B526A7" w:rsidRPr="00391A35">
        <w:rPr>
          <w:rFonts w:ascii="Arial" w:hAnsi="Arial" w:cs="Arial"/>
        </w:rPr>
        <w:t>it</w:t>
      </w:r>
      <w:r w:rsidR="00F86EA1" w:rsidRPr="00391A35">
        <w:rPr>
          <w:rFonts w:ascii="Arial" w:hAnsi="Arial" w:cs="Arial"/>
        </w:rPr>
        <w:t xml:space="preserve"> </w:t>
      </w:r>
      <w:r w:rsidRPr="00391A35">
        <w:rPr>
          <w:rFonts w:ascii="Arial" w:hAnsi="Arial" w:cs="Arial"/>
        </w:rPr>
        <w:t xml:space="preserve">is </w:t>
      </w:r>
      <w:r w:rsidR="00F86EA1" w:rsidRPr="00391A35">
        <w:rPr>
          <w:rFonts w:ascii="Arial" w:hAnsi="Arial" w:cs="Arial"/>
        </w:rPr>
        <w:t xml:space="preserve">a </w:t>
      </w:r>
      <w:r w:rsidR="00B526A7" w:rsidRPr="00391A35">
        <w:rPr>
          <w:rFonts w:ascii="Arial" w:hAnsi="Arial" w:cs="Arial"/>
        </w:rPr>
        <w:t>lowland</w:t>
      </w:r>
      <w:r w:rsidR="006E3858" w:rsidRPr="00391A35">
        <w:rPr>
          <w:rFonts w:ascii="Arial" w:hAnsi="Arial" w:cs="Arial"/>
        </w:rPr>
        <w:t>-biased</w:t>
      </w:r>
      <w:r w:rsidR="00F86EA1" w:rsidRPr="00391A35">
        <w:rPr>
          <w:rFonts w:ascii="Arial" w:hAnsi="Arial" w:cs="Arial"/>
        </w:rPr>
        <w:t xml:space="preserve"> species</w:t>
      </w:r>
      <w:r w:rsidR="00B526A7" w:rsidRPr="00391A35">
        <w:rPr>
          <w:rFonts w:ascii="Arial" w:hAnsi="Arial" w:cs="Arial"/>
        </w:rPr>
        <w:t xml:space="preserve"> </w:t>
      </w:r>
      <w:r w:rsidR="00B526A7" w:rsidRPr="00391A35">
        <w:rPr>
          <w:rFonts w:ascii="Arial" w:hAnsi="Arial" w:cs="Arial"/>
        </w:rPr>
        <w:fldChar w:fldCharType="begin" w:fldLock="1"/>
      </w:r>
      <w:r w:rsidR="00B526A7" w:rsidRPr="00391A35">
        <w:rPr>
          <w:rFonts w:ascii="Arial" w:hAnsi="Arial" w:cs="Arial"/>
        </w:rPr>
        <w:instrText>ADDIN CSL_CITATION {"citationItems":[{"id":"ITEM-1","itemData":{"DOI":"10.11646/zootaxa.1333.1.1","ISSN":"11755334","abstract":"An unknown Drosophila montium subgroup species was collected on Cape York Peninsula in 1992, a live culture of the same species was established from flies collected in the vicinity of Lake Placid near Cairns in 2001. From these specimens we now have sufficient information to describe a new species-Drosophila bunnanda. It differs morphologically from the four other montium subgroup species already known from northern Queensland-D. serrata, D. birchii, D. kikkawai, and D. sp. cf. jambulina, and from one very similar species-D. dominicana-known from Papua New Guinea. Molecular data support the taxonomic findings. Additional information and a key for all Australian montium subgroup species is provided to allow clear differentiation between them and D. bunnanda. Copyright © 2006 Magnolia Press.","author":[{"dropping-particle":"","family":"Schiffer","given":"Michele","non-dropping-particle":"","parse-names":false,"suffix":""},{"dropping-particle":"","family":"McEvey","given":"Shane F.","non-dropping-particle":"","parse-names":false,"suffix":""}],"container-title":"Zootaxa","id":"ITEM-1","issue":"1333","issued":{"date-parts":[["2006"]]},"page":"1-23","title":"Drosophila bunnanda - A new species from northern Australia with notes on other Australian members of the montium subgroup (Diptera: Drosophilidae)","type":"article-journal"},"uris":["http://www.mendeley.com/documents/?uuid=eefef839-af06-3d87-9e25-4596ba330cd3"]}],"mendeley":{"formattedCitation":"(Schiffer and McEvey 2006)","plainTextFormattedCitation":"(Schiffer and McEvey 2006)","previouslyFormattedCitation":"(Schiffer and McEvey 2006)"},"properties":{"noteIndex":0},"schema":"https://github.com/citation-style-language/schema/raw/master/csl-citation.json"}</w:instrText>
      </w:r>
      <w:r w:rsidR="00B526A7" w:rsidRPr="00391A35">
        <w:rPr>
          <w:rFonts w:ascii="Arial" w:hAnsi="Arial" w:cs="Arial"/>
        </w:rPr>
        <w:fldChar w:fldCharType="separate"/>
      </w:r>
      <w:r w:rsidR="00B526A7" w:rsidRPr="00391A35">
        <w:rPr>
          <w:rFonts w:ascii="Arial" w:hAnsi="Arial" w:cs="Arial"/>
          <w:noProof/>
        </w:rPr>
        <w:t>(Schiffer and McEvey 2006)</w:t>
      </w:r>
      <w:r w:rsidR="00B526A7" w:rsidRPr="00391A35">
        <w:rPr>
          <w:rFonts w:ascii="Arial" w:hAnsi="Arial" w:cs="Arial"/>
        </w:rPr>
        <w:fldChar w:fldCharType="end"/>
      </w:r>
      <w:r w:rsidR="00B526A7" w:rsidRPr="00391A35">
        <w:rPr>
          <w:rFonts w:ascii="Arial" w:hAnsi="Arial" w:cs="Arial"/>
        </w:rPr>
        <w:t>.</w:t>
      </w:r>
    </w:p>
    <w:p w14:paraId="02A19FFF" w14:textId="77777777" w:rsidR="00034C9B" w:rsidRPr="00391A35" w:rsidRDefault="00034C9B" w:rsidP="001B3FA5">
      <w:pPr>
        <w:spacing w:line="480" w:lineRule="auto"/>
        <w:ind w:firstLine="720"/>
        <w:rPr>
          <w:rFonts w:ascii="Arial" w:hAnsi="Arial" w:cs="Arial"/>
        </w:rPr>
      </w:pPr>
    </w:p>
    <w:p w14:paraId="349C9ED6" w14:textId="694064C5" w:rsidR="00034C9B" w:rsidRPr="00391A35" w:rsidRDefault="00034C9B" w:rsidP="001B3FA5">
      <w:pPr>
        <w:spacing w:line="480" w:lineRule="auto"/>
        <w:rPr>
          <w:rFonts w:ascii="Arial" w:hAnsi="Arial" w:cs="Arial"/>
          <w:i/>
          <w:iCs/>
        </w:rPr>
      </w:pPr>
      <w:r w:rsidRPr="00391A35">
        <w:rPr>
          <w:rFonts w:ascii="Arial" w:hAnsi="Arial" w:cs="Arial"/>
          <w:i/>
          <w:iCs/>
        </w:rPr>
        <w:t>2.Thermal performance curves</w:t>
      </w:r>
    </w:p>
    <w:p w14:paraId="6687A9B8" w14:textId="2BC83B7F" w:rsidR="00DE6D7A" w:rsidRPr="00391A35" w:rsidRDefault="00EC59F0" w:rsidP="001B3FA5">
      <w:pPr>
        <w:spacing w:line="480" w:lineRule="auto"/>
        <w:ind w:firstLine="720"/>
        <w:rPr>
          <w:rFonts w:ascii="Arial" w:hAnsi="Arial" w:cs="Arial"/>
        </w:rPr>
      </w:pPr>
      <w:r w:rsidRPr="00391A35">
        <w:rPr>
          <w:rFonts w:ascii="Arial" w:hAnsi="Arial" w:cs="Arial"/>
        </w:rPr>
        <w:t>Thermal performance curves of daily fecundity per female vary among species</w:t>
      </w:r>
      <w:r w:rsidR="00E6488D" w:rsidRPr="00391A35">
        <w:rPr>
          <w:rFonts w:ascii="Arial" w:hAnsi="Arial" w:cs="Arial"/>
        </w:rPr>
        <w:t xml:space="preserve"> in terms of the range, optimal temperature, peak fecundity, and shape factors</w:t>
      </w:r>
      <w:r w:rsidR="001A7465" w:rsidRPr="00391A35">
        <w:rPr>
          <w:rFonts w:ascii="Arial" w:hAnsi="Arial" w:cs="Arial"/>
        </w:rPr>
        <w:t xml:space="preserve"> (</w:t>
      </w:r>
      <w:r w:rsidR="00EA385B" w:rsidRPr="00391A35">
        <w:rPr>
          <w:rFonts w:ascii="Arial" w:hAnsi="Arial" w:cs="Arial"/>
        </w:rPr>
        <w:t>F</w:t>
      </w:r>
      <w:r w:rsidR="001A7465" w:rsidRPr="00391A35">
        <w:rPr>
          <w:rFonts w:ascii="Arial" w:hAnsi="Arial" w:cs="Arial"/>
        </w:rPr>
        <w:t>igure 2</w:t>
      </w:r>
      <w:r w:rsidR="009E7D0E" w:rsidRPr="00391A35">
        <w:rPr>
          <w:rFonts w:ascii="Arial" w:hAnsi="Arial" w:cs="Arial"/>
        </w:rPr>
        <w:t>; T</w:t>
      </w:r>
      <w:r w:rsidR="00EC6552" w:rsidRPr="00391A35">
        <w:rPr>
          <w:rFonts w:ascii="Arial" w:hAnsi="Arial" w:cs="Arial"/>
        </w:rPr>
        <w:t>able 1</w:t>
      </w:r>
      <w:r w:rsidR="003B5E9A" w:rsidRPr="00391A35">
        <w:rPr>
          <w:rFonts w:ascii="Arial" w:hAnsi="Arial" w:cs="Arial"/>
        </w:rPr>
        <w:t xml:space="preserve">; </w:t>
      </w:r>
      <w:r w:rsidR="00FC07D5" w:rsidRPr="00391A35">
        <w:rPr>
          <w:rFonts w:ascii="Arial" w:hAnsi="Arial" w:cs="Arial"/>
        </w:rPr>
        <w:t>s</w:t>
      </w:r>
      <w:r w:rsidR="003B5E9A" w:rsidRPr="00391A35">
        <w:rPr>
          <w:rFonts w:ascii="Arial" w:hAnsi="Arial" w:cs="Arial"/>
        </w:rPr>
        <w:t xml:space="preserve">ee </w:t>
      </w:r>
      <w:r w:rsidR="00FC07D5" w:rsidRPr="00391A35">
        <w:rPr>
          <w:rFonts w:ascii="Arial" w:hAnsi="Arial" w:cs="Arial"/>
        </w:rPr>
        <w:t>S</w:t>
      </w:r>
      <w:r w:rsidR="003B5E9A" w:rsidRPr="00391A35">
        <w:rPr>
          <w:rFonts w:ascii="Arial" w:hAnsi="Arial" w:cs="Arial"/>
        </w:rPr>
        <w:t>upplementary</w:t>
      </w:r>
      <w:r w:rsidR="0069609D" w:rsidRPr="00391A35">
        <w:rPr>
          <w:rFonts w:ascii="Arial" w:hAnsi="Arial" w:cs="Arial"/>
        </w:rPr>
        <w:t xml:space="preserve"> </w:t>
      </w:r>
      <w:r w:rsidR="001B6BA2" w:rsidRPr="00391A35">
        <w:rPr>
          <w:rFonts w:ascii="Arial" w:hAnsi="Arial" w:cs="Arial"/>
        </w:rPr>
        <w:t>F</w:t>
      </w:r>
      <w:r w:rsidR="003B5E9A" w:rsidRPr="00391A35">
        <w:rPr>
          <w:rFonts w:ascii="Arial" w:hAnsi="Arial" w:cs="Arial"/>
        </w:rPr>
        <w:t xml:space="preserve">igure </w:t>
      </w:r>
      <w:r w:rsidR="002501DA" w:rsidRPr="00391A35">
        <w:rPr>
          <w:rFonts w:ascii="Arial" w:hAnsi="Arial" w:cs="Arial"/>
        </w:rPr>
        <w:t>2</w:t>
      </w:r>
      <w:r w:rsidR="0069609D" w:rsidRPr="00391A35">
        <w:rPr>
          <w:rFonts w:ascii="Arial" w:hAnsi="Arial" w:cs="Arial"/>
        </w:rPr>
        <w:t>C</w:t>
      </w:r>
      <w:r w:rsidR="003B5E9A" w:rsidRPr="00391A35">
        <w:rPr>
          <w:rFonts w:ascii="Arial" w:hAnsi="Arial" w:cs="Arial"/>
        </w:rPr>
        <w:t xml:space="preserve"> for original data</w:t>
      </w:r>
      <w:r w:rsidR="001B6BA2" w:rsidRPr="00391A35">
        <w:rPr>
          <w:rFonts w:ascii="Arial" w:hAnsi="Arial" w:cs="Arial"/>
        </w:rPr>
        <w:t xml:space="preserve"> and fitted curve</w:t>
      </w:r>
      <w:r w:rsidR="00544C67" w:rsidRPr="00391A35">
        <w:rPr>
          <w:rFonts w:ascii="Arial" w:hAnsi="Arial" w:cs="Arial"/>
        </w:rPr>
        <w:t>s</w:t>
      </w:r>
      <w:r w:rsidR="003B5E9A" w:rsidRPr="00391A35">
        <w:rPr>
          <w:rFonts w:ascii="Arial" w:hAnsi="Arial" w:cs="Arial"/>
        </w:rPr>
        <w:t xml:space="preserve"> for each species</w:t>
      </w:r>
      <w:r w:rsidR="001A7465" w:rsidRPr="00391A35">
        <w:rPr>
          <w:rFonts w:ascii="Arial" w:hAnsi="Arial" w:cs="Arial"/>
        </w:rPr>
        <w:t>)</w:t>
      </w:r>
      <w:r w:rsidRPr="00391A35">
        <w:rPr>
          <w:rFonts w:ascii="Arial" w:hAnsi="Arial" w:cs="Arial"/>
        </w:rPr>
        <w:t>.</w:t>
      </w:r>
      <w:r w:rsidR="00EC6552" w:rsidRPr="00391A35">
        <w:rPr>
          <w:rFonts w:ascii="Arial" w:hAnsi="Arial" w:cs="Arial"/>
          <w:i/>
          <w:iCs/>
        </w:rPr>
        <w:t xml:space="preserve"> </w:t>
      </w:r>
      <w:r w:rsidR="00EC6552" w:rsidRPr="00391A35">
        <w:rPr>
          <w:rFonts w:ascii="Arial" w:hAnsi="Arial" w:cs="Arial"/>
        </w:rPr>
        <w:t>The temperature for optimal reproductive performance</w:t>
      </w:r>
      <w:r w:rsidR="006D257E" w:rsidRPr="00391A35">
        <w:rPr>
          <w:rFonts w:ascii="Arial" w:hAnsi="Arial" w:cs="Arial"/>
        </w:rPr>
        <w:t xml:space="preserve">, </w:t>
      </w:r>
      <w:proofErr w:type="spellStart"/>
      <w:r w:rsidR="00EC6552" w:rsidRPr="00391A35">
        <w:rPr>
          <w:rFonts w:ascii="Arial" w:hAnsi="Arial" w:cs="Arial"/>
          <w:i/>
          <w:iCs/>
        </w:rPr>
        <w:t>RTopt</w:t>
      </w:r>
      <w:proofErr w:type="spellEnd"/>
      <w:r w:rsidR="006D257E" w:rsidRPr="00391A35">
        <w:rPr>
          <w:rFonts w:ascii="Arial" w:hAnsi="Arial" w:cs="Arial"/>
        </w:rPr>
        <w:t>,</w:t>
      </w:r>
      <w:r w:rsidR="00EC6552" w:rsidRPr="00391A35">
        <w:rPr>
          <w:rFonts w:ascii="Arial" w:hAnsi="Arial" w:cs="Arial"/>
        </w:rPr>
        <w:t xml:space="preserve"> did not correlate with distribution patterns (</w:t>
      </w:r>
      <w:r w:rsidR="00EA385B" w:rsidRPr="00391A35">
        <w:rPr>
          <w:rFonts w:ascii="Arial" w:hAnsi="Arial" w:cs="Arial"/>
        </w:rPr>
        <w:t>C</w:t>
      </w:r>
      <w:r w:rsidR="006D257E" w:rsidRPr="00391A35">
        <w:rPr>
          <w:rFonts w:ascii="Arial" w:hAnsi="Arial" w:cs="Arial"/>
        </w:rPr>
        <w:t>oefficient = 0.</w:t>
      </w:r>
      <w:r w:rsidR="00153885" w:rsidRPr="00391A35">
        <w:rPr>
          <w:rFonts w:ascii="Arial" w:hAnsi="Arial" w:cs="Arial"/>
        </w:rPr>
        <w:t>09</w:t>
      </w:r>
      <w:r w:rsidR="006D257E" w:rsidRPr="00391A35">
        <w:rPr>
          <w:rFonts w:ascii="Arial" w:hAnsi="Arial" w:cs="Arial"/>
        </w:rPr>
        <w:t>, 95% credible interval</w:t>
      </w:r>
      <w:r w:rsidR="00492059" w:rsidRPr="00391A35">
        <w:rPr>
          <w:rFonts w:ascii="Arial" w:hAnsi="Arial" w:cs="Arial"/>
        </w:rPr>
        <w:t xml:space="preserve"> =</w:t>
      </w:r>
      <w:r w:rsidR="006D257E" w:rsidRPr="00391A35">
        <w:rPr>
          <w:rFonts w:ascii="Arial" w:hAnsi="Arial" w:cs="Arial"/>
        </w:rPr>
        <w:t xml:space="preserve"> -2.</w:t>
      </w:r>
      <w:r w:rsidR="00153885" w:rsidRPr="00391A35">
        <w:rPr>
          <w:rFonts w:ascii="Arial" w:hAnsi="Arial" w:cs="Arial"/>
        </w:rPr>
        <w:t>83</w:t>
      </w:r>
      <w:r w:rsidR="006D257E" w:rsidRPr="00391A35">
        <w:rPr>
          <w:rFonts w:ascii="Arial" w:hAnsi="Arial" w:cs="Arial"/>
        </w:rPr>
        <w:t xml:space="preserve"> – 3.</w:t>
      </w:r>
      <w:r w:rsidR="00153885" w:rsidRPr="00391A35">
        <w:rPr>
          <w:rFonts w:ascii="Arial" w:hAnsi="Arial" w:cs="Arial"/>
        </w:rPr>
        <w:t>01</w:t>
      </w:r>
      <w:r w:rsidR="00735CE1" w:rsidRPr="00391A35">
        <w:rPr>
          <w:rFonts w:ascii="Arial" w:hAnsi="Arial" w:cs="Arial"/>
        </w:rPr>
        <w:t xml:space="preserve">; Supplementary Figure </w:t>
      </w:r>
      <w:r w:rsidR="002501DA" w:rsidRPr="00391A35">
        <w:rPr>
          <w:rFonts w:ascii="Arial" w:hAnsi="Arial" w:cs="Arial"/>
        </w:rPr>
        <w:t>6</w:t>
      </w:r>
      <w:r w:rsidR="00735CE1" w:rsidRPr="00391A35">
        <w:rPr>
          <w:rFonts w:ascii="Arial" w:hAnsi="Arial" w:cs="Arial"/>
        </w:rPr>
        <w:t>A</w:t>
      </w:r>
      <w:r w:rsidR="00EC6552" w:rsidRPr="00391A35">
        <w:rPr>
          <w:rFonts w:ascii="Arial" w:hAnsi="Arial" w:cs="Arial"/>
        </w:rPr>
        <w:t xml:space="preserve">). There was no </w:t>
      </w:r>
      <w:r w:rsidR="00823090" w:rsidRPr="00391A35">
        <w:rPr>
          <w:rFonts w:ascii="Arial" w:hAnsi="Arial" w:cs="Arial"/>
        </w:rPr>
        <w:t xml:space="preserve">general </w:t>
      </w:r>
      <w:r w:rsidR="00EC6552" w:rsidRPr="00391A35">
        <w:rPr>
          <w:rFonts w:ascii="Arial" w:hAnsi="Arial" w:cs="Arial"/>
        </w:rPr>
        <w:t>trade-off between cold</w:t>
      </w:r>
      <w:r w:rsidR="00A70669" w:rsidRPr="00391A35">
        <w:rPr>
          <w:rFonts w:ascii="Arial" w:hAnsi="Arial" w:cs="Arial"/>
        </w:rPr>
        <w:t xml:space="preserve"> tolerance (</w:t>
      </w:r>
      <w:r w:rsidR="00C17970" w:rsidRPr="00391A35">
        <w:rPr>
          <w:rFonts w:ascii="Arial" w:hAnsi="Arial" w:cs="Arial"/>
        </w:rPr>
        <w:t xml:space="preserve">estimated </w:t>
      </w:r>
      <w:proofErr w:type="spellStart"/>
      <w:r w:rsidR="00A70669" w:rsidRPr="00391A35">
        <w:rPr>
          <w:rFonts w:ascii="Arial" w:hAnsi="Arial" w:cs="Arial"/>
          <w:i/>
          <w:iCs/>
        </w:rPr>
        <w:t>RTmin</w:t>
      </w:r>
      <w:proofErr w:type="spellEnd"/>
      <w:r w:rsidR="00A70669" w:rsidRPr="00391A35">
        <w:rPr>
          <w:rFonts w:ascii="Arial" w:hAnsi="Arial" w:cs="Arial"/>
        </w:rPr>
        <w:t>)</w:t>
      </w:r>
      <w:r w:rsidR="00EC6552" w:rsidRPr="00391A35">
        <w:rPr>
          <w:rFonts w:ascii="Arial" w:hAnsi="Arial" w:cs="Arial"/>
        </w:rPr>
        <w:t xml:space="preserve"> versus </w:t>
      </w:r>
      <w:r w:rsidR="00B337B6" w:rsidRPr="00391A35">
        <w:rPr>
          <w:rFonts w:ascii="Arial" w:hAnsi="Arial" w:cs="Arial"/>
        </w:rPr>
        <w:t>heat tolerance</w:t>
      </w:r>
      <w:r w:rsidR="00A70669" w:rsidRPr="00391A35">
        <w:rPr>
          <w:rFonts w:ascii="Arial" w:hAnsi="Arial" w:cs="Arial"/>
        </w:rPr>
        <w:t xml:space="preserve"> (</w:t>
      </w:r>
      <w:r w:rsidR="00C17970" w:rsidRPr="00391A35">
        <w:rPr>
          <w:rFonts w:ascii="Arial" w:hAnsi="Arial" w:cs="Arial"/>
        </w:rPr>
        <w:t xml:space="preserve">estimated </w:t>
      </w:r>
      <w:proofErr w:type="spellStart"/>
      <w:r w:rsidR="00A70669" w:rsidRPr="00391A35">
        <w:rPr>
          <w:rFonts w:ascii="Arial" w:hAnsi="Arial" w:cs="Arial"/>
          <w:i/>
          <w:iCs/>
        </w:rPr>
        <w:t>RTmax</w:t>
      </w:r>
      <w:proofErr w:type="spellEnd"/>
      <w:r w:rsidR="00A70669" w:rsidRPr="00391A35">
        <w:rPr>
          <w:rFonts w:ascii="Arial" w:hAnsi="Arial" w:cs="Arial"/>
        </w:rPr>
        <w:t>)</w:t>
      </w:r>
      <w:r w:rsidR="00EC6552" w:rsidRPr="00391A35">
        <w:rPr>
          <w:rFonts w:ascii="Arial" w:hAnsi="Arial" w:cs="Arial"/>
        </w:rPr>
        <w:t xml:space="preserve"> correspond</w:t>
      </w:r>
      <w:r w:rsidR="00E6488D" w:rsidRPr="00391A35">
        <w:rPr>
          <w:rFonts w:ascii="Arial" w:hAnsi="Arial" w:cs="Arial"/>
        </w:rPr>
        <w:t>ing</w:t>
      </w:r>
      <w:r w:rsidR="00EC6552" w:rsidRPr="00391A35">
        <w:rPr>
          <w:rFonts w:ascii="Arial" w:hAnsi="Arial" w:cs="Arial"/>
        </w:rPr>
        <w:t xml:space="preserve"> to </w:t>
      </w:r>
      <w:r w:rsidR="008F6E8E" w:rsidRPr="00391A35">
        <w:rPr>
          <w:rFonts w:ascii="Arial" w:hAnsi="Arial" w:cs="Arial"/>
        </w:rPr>
        <w:t>species</w:t>
      </w:r>
      <w:r w:rsidR="001B7FED" w:rsidRPr="00391A35">
        <w:rPr>
          <w:rFonts w:ascii="Arial" w:hAnsi="Arial" w:cs="Arial"/>
        </w:rPr>
        <w:t xml:space="preserve">’ </w:t>
      </w:r>
      <w:r w:rsidR="00EC6552" w:rsidRPr="00391A35">
        <w:rPr>
          <w:rFonts w:ascii="Arial" w:hAnsi="Arial" w:cs="Arial"/>
        </w:rPr>
        <w:t>distribution types</w:t>
      </w:r>
      <w:r w:rsidR="00A70669" w:rsidRPr="00391A35">
        <w:rPr>
          <w:rFonts w:ascii="Arial" w:hAnsi="Arial" w:cs="Arial"/>
        </w:rPr>
        <w:t xml:space="preserve"> (</w:t>
      </w:r>
      <w:r w:rsidR="00823090" w:rsidRPr="00391A35">
        <w:rPr>
          <w:rFonts w:ascii="Arial" w:hAnsi="Arial" w:cs="Arial"/>
        </w:rPr>
        <w:t>Spearman’s rank correlation r</w:t>
      </w:r>
      <w:r w:rsidR="00A70669" w:rsidRPr="00391A35">
        <w:rPr>
          <w:rFonts w:ascii="Arial" w:hAnsi="Arial" w:cs="Arial"/>
        </w:rPr>
        <w:t>ho = -0.</w:t>
      </w:r>
      <w:r w:rsidR="00823090" w:rsidRPr="00391A35">
        <w:rPr>
          <w:rFonts w:ascii="Arial" w:hAnsi="Arial" w:cs="Arial"/>
        </w:rPr>
        <w:t>6</w:t>
      </w:r>
      <w:r w:rsidR="00A70669" w:rsidRPr="00391A35">
        <w:rPr>
          <w:rFonts w:ascii="Arial" w:hAnsi="Arial" w:cs="Arial"/>
        </w:rPr>
        <w:t>, p</w:t>
      </w:r>
      <w:r w:rsidR="00823090" w:rsidRPr="00391A35">
        <w:rPr>
          <w:rFonts w:ascii="Arial" w:hAnsi="Arial" w:cs="Arial"/>
        </w:rPr>
        <w:t xml:space="preserve"> value</w:t>
      </w:r>
      <w:r w:rsidR="00A70669" w:rsidRPr="00391A35">
        <w:rPr>
          <w:rFonts w:ascii="Arial" w:hAnsi="Arial" w:cs="Arial"/>
        </w:rPr>
        <w:t xml:space="preserve"> = 0.</w:t>
      </w:r>
      <w:r w:rsidR="00823090" w:rsidRPr="00391A35">
        <w:rPr>
          <w:rFonts w:ascii="Arial" w:hAnsi="Arial" w:cs="Arial"/>
        </w:rPr>
        <w:t>10</w:t>
      </w:r>
      <w:r w:rsidR="00735CE1" w:rsidRPr="00391A35">
        <w:rPr>
          <w:rFonts w:ascii="Arial" w:hAnsi="Arial" w:cs="Arial"/>
        </w:rPr>
        <w:t xml:space="preserve">; Supplementary Figure </w:t>
      </w:r>
      <w:r w:rsidR="002501DA" w:rsidRPr="00391A35">
        <w:rPr>
          <w:rFonts w:ascii="Arial" w:hAnsi="Arial" w:cs="Arial"/>
        </w:rPr>
        <w:t>6</w:t>
      </w:r>
      <w:r w:rsidR="00735CE1" w:rsidRPr="00391A35">
        <w:rPr>
          <w:rFonts w:ascii="Arial" w:hAnsi="Arial" w:cs="Arial"/>
        </w:rPr>
        <w:t>B</w:t>
      </w:r>
      <w:r w:rsidR="00A70669" w:rsidRPr="00391A35">
        <w:rPr>
          <w:rFonts w:ascii="Arial" w:hAnsi="Arial" w:cs="Arial"/>
        </w:rPr>
        <w:t>)</w:t>
      </w:r>
      <w:r w:rsidR="00EC6552" w:rsidRPr="00391A35">
        <w:rPr>
          <w:rFonts w:ascii="Arial" w:hAnsi="Arial" w:cs="Arial"/>
        </w:rPr>
        <w:t>. For example, t</w:t>
      </w:r>
      <w:r w:rsidR="007813DB" w:rsidRPr="00391A35">
        <w:rPr>
          <w:rFonts w:ascii="Arial" w:hAnsi="Arial" w:cs="Arial"/>
        </w:rPr>
        <w:t xml:space="preserve">he lowland-biased species </w:t>
      </w:r>
      <w:r w:rsidR="007813DB" w:rsidRPr="00391A35">
        <w:rPr>
          <w:rFonts w:ascii="Arial" w:hAnsi="Arial" w:cs="Arial"/>
          <w:i/>
          <w:iCs/>
        </w:rPr>
        <w:t xml:space="preserve">D. </w:t>
      </w:r>
      <w:proofErr w:type="spellStart"/>
      <w:r w:rsidR="007813DB" w:rsidRPr="00391A35">
        <w:rPr>
          <w:rFonts w:ascii="Arial" w:hAnsi="Arial" w:cs="Arial"/>
          <w:i/>
          <w:iCs/>
        </w:rPr>
        <w:t>bunnanda</w:t>
      </w:r>
      <w:proofErr w:type="spellEnd"/>
      <w:r w:rsidR="007813DB" w:rsidRPr="00391A35">
        <w:rPr>
          <w:rFonts w:ascii="Arial" w:hAnsi="Arial" w:cs="Arial"/>
        </w:rPr>
        <w:t xml:space="preserve"> ha</w:t>
      </w:r>
      <w:r w:rsidR="00AD1794" w:rsidRPr="00391A35">
        <w:rPr>
          <w:rFonts w:ascii="Arial" w:hAnsi="Arial" w:cs="Arial"/>
        </w:rPr>
        <w:t>s</w:t>
      </w:r>
      <w:r w:rsidR="00FD1B7B" w:rsidRPr="00391A35">
        <w:rPr>
          <w:rFonts w:ascii="Arial" w:hAnsi="Arial" w:cs="Arial"/>
        </w:rPr>
        <w:t xml:space="preserve"> </w:t>
      </w:r>
      <w:r w:rsidR="008F6E8E" w:rsidRPr="00391A35">
        <w:rPr>
          <w:rFonts w:ascii="Arial" w:hAnsi="Arial" w:cs="Arial"/>
        </w:rPr>
        <w:t xml:space="preserve">higher </w:t>
      </w:r>
      <w:r w:rsidR="00AF4391" w:rsidRPr="00391A35">
        <w:rPr>
          <w:rFonts w:ascii="Arial" w:hAnsi="Arial" w:cs="Arial"/>
        </w:rPr>
        <w:t xml:space="preserve">heat tolerance and </w:t>
      </w:r>
      <w:r w:rsidR="008F6E8E" w:rsidRPr="00391A35">
        <w:rPr>
          <w:rFonts w:ascii="Arial" w:hAnsi="Arial" w:cs="Arial"/>
        </w:rPr>
        <w:t xml:space="preserve">lower </w:t>
      </w:r>
      <w:r w:rsidR="00AF4391" w:rsidRPr="00391A35">
        <w:rPr>
          <w:rFonts w:ascii="Arial" w:hAnsi="Arial" w:cs="Arial"/>
        </w:rPr>
        <w:t xml:space="preserve">cold tolerance than </w:t>
      </w:r>
      <w:r w:rsidR="007813DB" w:rsidRPr="00391A35">
        <w:rPr>
          <w:rFonts w:ascii="Arial" w:hAnsi="Arial" w:cs="Arial"/>
        </w:rPr>
        <w:t>it</w:t>
      </w:r>
      <w:r w:rsidR="00FD1B7B" w:rsidRPr="00391A35">
        <w:rPr>
          <w:rFonts w:ascii="Arial" w:hAnsi="Arial" w:cs="Arial"/>
        </w:rPr>
        <w:t>s</w:t>
      </w:r>
      <w:r w:rsidR="007813DB" w:rsidRPr="00391A35">
        <w:rPr>
          <w:rFonts w:ascii="Arial" w:hAnsi="Arial" w:cs="Arial"/>
        </w:rPr>
        <w:t xml:space="preserve"> </w:t>
      </w:r>
      <w:r w:rsidR="00B72E75">
        <w:rPr>
          <w:rFonts w:ascii="Arial" w:hAnsi="Arial" w:cs="Arial"/>
        </w:rPr>
        <w:t>elevation-generalist</w:t>
      </w:r>
      <w:r w:rsidR="007813DB" w:rsidRPr="00391A35">
        <w:rPr>
          <w:rFonts w:ascii="Arial" w:hAnsi="Arial" w:cs="Arial"/>
        </w:rPr>
        <w:t xml:space="preserve"> relative, </w:t>
      </w:r>
      <w:r w:rsidR="007813DB" w:rsidRPr="00391A35">
        <w:rPr>
          <w:rFonts w:ascii="Arial" w:hAnsi="Arial" w:cs="Arial"/>
          <w:i/>
          <w:iCs/>
        </w:rPr>
        <w:t xml:space="preserve">D. </w:t>
      </w:r>
      <w:proofErr w:type="spellStart"/>
      <w:r w:rsidR="007813DB" w:rsidRPr="00391A35">
        <w:rPr>
          <w:rFonts w:ascii="Arial" w:hAnsi="Arial" w:cs="Arial"/>
          <w:i/>
          <w:iCs/>
        </w:rPr>
        <w:t>birchii</w:t>
      </w:r>
      <w:proofErr w:type="spellEnd"/>
      <w:r w:rsidR="007813DB" w:rsidRPr="00391A35">
        <w:rPr>
          <w:rFonts w:ascii="Arial" w:hAnsi="Arial" w:cs="Arial"/>
        </w:rPr>
        <w:t xml:space="preserve">. </w:t>
      </w:r>
      <w:r w:rsidR="00055EB7" w:rsidRPr="00391A35">
        <w:rPr>
          <w:rFonts w:ascii="Arial" w:hAnsi="Arial" w:cs="Arial"/>
        </w:rPr>
        <w:t xml:space="preserve">In contrast, </w:t>
      </w:r>
      <w:r w:rsidR="00055EB7" w:rsidRPr="00391A35">
        <w:rPr>
          <w:rFonts w:ascii="Arial" w:hAnsi="Arial" w:cs="Arial"/>
          <w:i/>
          <w:iCs/>
        </w:rPr>
        <w:t xml:space="preserve">D. </w:t>
      </w:r>
      <w:proofErr w:type="spellStart"/>
      <w:r w:rsidR="00055EB7" w:rsidRPr="00391A35">
        <w:rPr>
          <w:rFonts w:ascii="Arial" w:hAnsi="Arial" w:cs="Arial"/>
          <w:i/>
          <w:iCs/>
        </w:rPr>
        <w:t>sulfurigaster</w:t>
      </w:r>
      <w:proofErr w:type="spellEnd"/>
      <w:r w:rsidR="00055EB7" w:rsidRPr="00391A35">
        <w:rPr>
          <w:rFonts w:ascii="Arial" w:hAnsi="Arial" w:cs="Arial"/>
        </w:rPr>
        <w:t xml:space="preserve"> outperform</w:t>
      </w:r>
      <w:r w:rsidR="00137D81" w:rsidRPr="00391A35">
        <w:rPr>
          <w:rFonts w:ascii="Arial" w:hAnsi="Arial" w:cs="Arial"/>
        </w:rPr>
        <w:t>s</w:t>
      </w:r>
      <w:r w:rsidR="00055EB7" w:rsidRPr="00391A35">
        <w:rPr>
          <w:rFonts w:ascii="Arial" w:hAnsi="Arial" w:cs="Arial"/>
        </w:rPr>
        <w:t xml:space="preserve"> its upland-biased relative, </w:t>
      </w:r>
      <w:r w:rsidR="00055EB7" w:rsidRPr="00391A35">
        <w:rPr>
          <w:rFonts w:ascii="Arial" w:hAnsi="Arial" w:cs="Arial"/>
          <w:i/>
          <w:iCs/>
        </w:rPr>
        <w:t xml:space="preserve">D. </w:t>
      </w:r>
      <w:proofErr w:type="spellStart"/>
      <w:r w:rsidR="00EA5252" w:rsidRPr="00391A35">
        <w:rPr>
          <w:rFonts w:ascii="Arial" w:hAnsi="Arial" w:cs="Arial"/>
          <w:i/>
          <w:iCs/>
        </w:rPr>
        <w:t>pallidifrons</w:t>
      </w:r>
      <w:proofErr w:type="spellEnd"/>
      <w:r w:rsidR="009E7D0E" w:rsidRPr="00391A35">
        <w:rPr>
          <w:rFonts w:ascii="Arial" w:hAnsi="Arial" w:cs="Arial"/>
        </w:rPr>
        <w:t xml:space="preserve">, </w:t>
      </w:r>
      <w:r w:rsidR="00716AD1" w:rsidRPr="00391A35">
        <w:rPr>
          <w:rFonts w:ascii="Arial" w:hAnsi="Arial" w:cs="Arial"/>
        </w:rPr>
        <w:t xml:space="preserve">across </w:t>
      </w:r>
      <w:r w:rsidR="009E7D0E" w:rsidRPr="00391A35">
        <w:rPr>
          <w:rFonts w:ascii="Arial" w:hAnsi="Arial" w:cs="Arial"/>
        </w:rPr>
        <w:t>the temperature</w:t>
      </w:r>
      <w:r w:rsidR="00716AD1" w:rsidRPr="00391A35">
        <w:rPr>
          <w:rFonts w:ascii="Arial" w:hAnsi="Arial" w:cs="Arial"/>
        </w:rPr>
        <w:t xml:space="preserve"> range</w:t>
      </w:r>
      <w:r w:rsidR="0081381F" w:rsidRPr="00391A35">
        <w:rPr>
          <w:rFonts w:ascii="Arial" w:hAnsi="Arial" w:cs="Arial"/>
        </w:rPr>
        <w:t>.</w:t>
      </w:r>
    </w:p>
    <w:p w14:paraId="01E35D21" w14:textId="77777777" w:rsidR="00034C9B" w:rsidRPr="00391A35" w:rsidRDefault="00034C9B" w:rsidP="001B3FA5">
      <w:pPr>
        <w:spacing w:line="480" w:lineRule="auto"/>
        <w:ind w:firstLine="720"/>
        <w:rPr>
          <w:rFonts w:ascii="Arial" w:hAnsi="Arial" w:cs="Arial"/>
        </w:rPr>
      </w:pPr>
    </w:p>
    <w:p w14:paraId="1B9EC080" w14:textId="51384B3D" w:rsidR="00034C9B" w:rsidRPr="00391A35" w:rsidRDefault="00034C9B" w:rsidP="001B3FA5">
      <w:pPr>
        <w:spacing w:line="480" w:lineRule="auto"/>
        <w:rPr>
          <w:rFonts w:ascii="Arial" w:hAnsi="Arial" w:cs="Arial"/>
          <w:i/>
          <w:iCs/>
        </w:rPr>
      </w:pPr>
      <w:r w:rsidRPr="00391A35">
        <w:rPr>
          <w:rFonts w:ascii="Arial" w:hAnsi="Arial" w:cs="Arial"/>
          <w:i/>
          <w:iCs/>
        </w:rPr>
        <w:t>3.Cold tolerance</w:t>
      </w:r>
    </w:p>
    <w:p w14:paraId="5E90BDD5" w14:textId="0B8D13E0" w:rsidR="00034C9B" w:rsidRPr="00391A35" w:rsidRDefault="00C827CB" w:rsidP="001B3FA5">
      <w:pPr>
        <w:spacing w:line="480" w:lineRule="auto"/>
        <w:ind w:firstLine="720"/>
        <w:rPr>
          <w:rFonts w:ascii="Arial" w:hAnsi="Arial" w:cs="Arial"/>
        </w:rPr>
      </w:pPr>
      <w:r w:rsidRPr="00391A35">
        <w:rPr>
          <w:rFonts w:ascii="Arial" w:hAnsi="Arial" w:cs="Arial"/>
        </w:rPr>
        <w:t xml:space="preserve">Values of </w:t>
      </w:r>
      <w:proofErr w:type="spellStart"/>
      <w:r w:rsidRPr="00391A35">
        <w:rPr>
          <w:rFonts w:ascii="Arial" w:hAnsi="Arial" w:cs="Arial"/>
          <w:i/>
          <w:iCs/>
        </w:rPr>
        <w:t>RTmin</w:t>
      </w:r>
      <w:proofErr w:type="spellEnd"/>
      <w:r w:rsidR="001A7465" w:rsidRPr="00391A35">
        <w:rPr>
          <w:rFonts w:ascii="Arial" w:hAnsi="Arial" w:cs="Arial"/>
        </w:rPr>
        <w:t xml:space="preserve"> </w:t>
      </w:r>
      <w:r w:rsidR="007974D2" w:rsidRPr="00391A35">
        <w:rPr>
          <w:rFonts w:ascii="Arial" w:hAnsi="Arial" w:cs="Arial"/>
        </w:rPr>
        <w:t>were not correlated with</w:t>
      </w:r>
      <w:r w:rsidR="001A7465" w:rsidRPr="00391A35">
        <w:rPr>
          <w:rFonts w:ascii="Arial" w:hAnsi="Arial" w:cs="Arial"/>
        </w:rPr>
        <w:t xml:space="preserve"> species distribution patterns (</w:t>
      </w:r>
      <w:r w:rsidR="00EA385B" w:rsidRPr="00391A35">
        <w:rPr>
          <w:rFonts w:ascii="Arial" w:hAnsi="Arial" w:cs="Arial"/>
        </w:rPr>
        <w:t>F</w:t>
      </w:r>
      <w:r w:rsidR="00E432E6" w:rsidRPr="00391A35">
        <w:rPr>
          <w:rFonts w:ascii="Arial" w:hAnsi="Arial" w:cs="Arial"/>
        </w:rPr>
        <w:t>igure 3</w:t>
      </w:r>
      <w:r w:rsidR="00825146" w:rsidRPr="00391A35">
        <w:rPr>
          <w:rFonts w:ascii="Arial" w:hAnsi="Arial" w:cs="Arial"/>
        </w:rPr>
        <w:t>a</w:t>
      </w:r>
      <w:r w:rsidR="00E432E6" w:rsidRPr="00391A35">
        <w:rPr>
          <w:rFonts w:ascii="Arial" w:hAnsi="Arial" w:cs="Arial"/>
        </w:rPr>
        <w:t xml:space="preserve">. </w:t>
      </w:r>
      <w:r w:rsidR="00EA385B" w:rsidRPr="00391A35">
        <w:rPr>
          <w:rFonts w:ascii="Arial" w:hAnsi="Arial" w:cs="Arial"/>
        </w:rPr>
        <w:t>C</w:t>
      </w:r>
      <w:r w:rsidR="001A7465" w:rsidRPr="00391A35">
        <w:rPr>
          <w:rFonts w:ascii="Arial" w:hAnsi="Arial" w:cs="Arial"/>
        </w:rPr>
        <w:t xml:space="preserve">oefficient = </w:t>
      </w:r>
      <w:r w:rsidR="008260C8" w:rsidRPr="00391A35">
        <w:rPr>
          <w:rFonts w:ascii="Arial" w:hAnsi="Arial" w:cs="Arial"/>
        </w:rPr>
        <w:t>-</w:t>
      </w:r>
      <w:r w:rsidR="001A7465" w:rsidRPr="00391A35">
        <w:rPr>
          <w:rFonts w:ascii="Arial" w:hAnsi="Arial" w:cs="Arial"/>
        </w:rPr>
        <w:t>0.</w:t>
      </w:r>
      <w:r w:rsidR="00153885" w:rsidRPr="00391A35">
        <w:rPr>
          <w:rFonts w:ascii="Arial" w:hAnsi="Arial" w:cs="Arial"/>
        </w:rPr>
        <w:t>41</w:t>
      </w:r>
      <w:r w:rsidR="001A7465" w:rsidRPr="00391A35">
        <w:rPr>
          <w:rFonts w:ascii="Arial" w:hAnsi="Arial" w:cs="Arial"/>
        </w:rPr>
        <w:t xml:space="preserve">, 95% </w:t>
      </w:r>
      <w:r w:rsidR="008260C8" w:rsidRPr="00391A35">
        <w:rPr>
          <w:rFonts w:ascii="Arial" w:hAnsi="Arial" w:cs="Arial"/>
        </w:rPr>
        <w:t>credible interval</w:t>
      </w:r>
      <w:r w:rsidR="001A7465" w:rsidRPr="00391A35">
        <w:rPr>
          <w:rFonts w:ascii="Arial" w:hAnsi="Arial" w:cs="Arial"/>
        </w:rPr>
        <w:t xml:space="preserve"> = -</w:t>
      </w:r>
      <w:r w:rsidR="008260C8" w:rsidRPr="00391A35">
        <w:rPr>
          <w:rFonts w:ascii="Arial" w:hAnsi="Arial" w:cs="Arial"/>
        </w:rPr>
        <w:t>4.</w:t>
      </w:r>
      <w:r w:rsidR="00153885" w:rsidRPr="00391A35">
        <w:rPr>
          <w:rFonts w:ascii="Arial" w:hAnsi="Arial" w:cs="Arial"/>
        </w:rPr>
        <w:t>15</w:t>
      </w:r>
      <w:r w:rsidR="001A7465" w:rsidRPr="00391A35">
        <w:rPr>
          <w:rFonts w:ascii="Arial" w:hAnsi="Arial" w:cs="Arial"/>
        </w:rPr>
        <w:t xml:space="preserve"> – </w:t>
      </w:r>
      <w:r w:rsidR="008260C8" w:rsidRPr="00391A35">
        <w:rPr>
          <w:rFonts w:ascii="Arial" w:hAnsi="Arial" w:cs="Arial"/>
        </w:rPr>
        <w:t>3.</w:t>
      </w:r>
      <w:r w:rsidR="00153885" w:rsidRPr="00391A35">
        <w:rPr>
          <w:rFonts w:ascii="Arial" w:hAnsi="Arial" w:cs="Arial"/>
        </w:rPr>
        <w:t>43</w:t>
      </w:r>
      <w:r w:rsidR="001A7465" w:rsidRPr="00391A35">
        <w:rPr>
          <w:rFonts w:ascii="Arial" w:hAnsi="Arial" w:cs="Arial"/>
        </w:rPr>
        <w:t xml:space="preserve">). Similarly, </w:t>
      </w:r>
      <w:r w:rsidR="00250641" w:rsidRPr="00391A35">
        <w:rPr>
          <w:rFonts w:ascii="Arial" w:hAnsi="Arial" w:cs="Arial"/>
        </w:rPr>
        <w:t>upland-biased</w:t>
      </w:r>
      <w:r w:rsidR="001A7465" w:rsidRPr="00391A35">
        <w:rPr>
          <w:rFonts w:ascii="Arial" w:hAnsi="Arial" w:cs="Arial"/>
        </w:rPr>
        <w:t xml:space="preserve"> species did not show higher fecundity at </w:t>
      </w:r>
      <w:r w:rsidR="0007498B" w:rsidRPr="00391A35">
        <w:rPr>
          <w:rFonts w:ascii="Arial" w:hAnsi="Arial" w:cs="Arial"/>
        </w:rPr>
        <w:t>the</w:t>
      </w:r>
      <w:r w:rsidR="001A7465" w:rsidRPr="00391A35">
        <w:rPr>
          <w:rFonts w:ascii="Arial" w:hAnsi="Arial" w:cs="Arial"/>
        </w:rPr>
        <w:t xml:space="preserve"> low temperature, 17°C (</w:t>
      </w:r>
      <w:r w:rsidR="00EA385B" w:rsidRPr="00391A35">
        <w:rPr>
          <w:rFonts w:ascii="Arial" w:hAnsi="Arial" w:cs="Arial"/>
        </w:rPr>
        <w:t>F</w:t>
      </w:r>
      <w:r w:rsidR="00E432E6" w:rsidRPr="00391A35">
        <w:rPr>
          <w:rFonts w:ascii="Arial" w:hAnsi="Arial" w:cs="Arial"/>
        </w:rPr>
        <w:t>igure 3</w:t>
      </w:r>
      <w:r w:rsidR="00825146" w:rsidRPr="00391A35">
        <w:rPr>
          <w:rFonts w:ascii="Arial" w:hAnsi="Arial" w:cs="Arial"/>
        </w:rPr>
        <w:t>b</w:t>
      </w:r>
      <w:r w:rsidR="00E432E6" w:rsidRPr="00391A35">
        <w:rPr>
          <w:rFonts w:ascii="Arial" w:hAnsi="Arial" w:cs="Arial"/>
        </w:rPr>
        <w:t xml:space="preserve">. </w:t>
      </w:r>
      <w:r w:rsidR="00EA385B" w:rsidRPr="00391A35">
        <w:rPr>
          <w:rFonts w:ascii="Arial" w:hAnsi="Arial" w:cs="Arial"/>
        </w:rPr>
        <w:t>C</w:t>
      </w:r>
      <w:r w:rsidR="008260C8" w:rsidRPr="00391A35">
        <w:rPr>
          <w:rFonts w:ascii="Arial" w:hAnsi="Arial" w:cs="Arial"/>
        </w:rPr>
        <w:t>oefficient = -0.</w:t>
      </w:r>
      <w:r w:rsidR="0070539B" w:rsidRPr="00391A35">
        <w:rPr>
          <w:rFonts w:ascii="Arial" w:hAnsi="Arial" w:cs="Arial"/>
        </w:rPr>
        <w:t>2</w:t>
      </w:r>
      <w:r w:rsidR="00153885" w:rsidRPr="00391A35">
        <w:rPr>
          <w:rFonts w:ascii="Arial" w:hAnsi="Arial" w:cs="Arial"/>
        </w:rPr>
        <w:t>7</w:t>
      </w:r>
      <w:r w:rsidR="008260C8" w:rsidRPr="00391A35">
        <w:rPr>
          <w:rFonts w:ascii="Arial" w:hAnsi="Arial" w:cs="Arial"/>
        </w:rPr>
        <w:t>, 95% credible interval -3.</w:t>
      </w:r>
      <w:r w:rsidR="00153885" w:rsidRPr="00391A35">
        <w:rPr>
          <w:rFonts w:ascii="Arial" w:hAnsi="Arial" w:cs="Arial"/>
        </w:rPr>
        <w:t>80</w:t>
      </w:r>
      <w:r w:rsidR="008260C8" w:rsidRPr="00391A35">
        <w:rPr>
          <w:rFonts w:ascii="Arial" w:hAnsi="Arial" w:cs="Arial"/>
        </w:rPr>
        <w:t xml:space="preserve"> – 3.</w:t>
      </w:r>
      <w:r w:rsidR="00153885" w:rsidRPr="00391A35">
        <w:rPr>
          <w:rFonts w:ascii="Arial" w:hAnsi="Arial" w:cs="Arial"/>
        </w:rPr>
        <w:t>05</w:t>
      </w:r>
      <w:r w:rsidR="001A7465" w:rsidRPr="00391A35">
        <w:rPr>
          <w:rFonts w:ascii="Arial" w:hAnsi="Arial" w:cs="Arial"/>
        </w:rPr>
        <w:t xml:space="preserve">). </w:t>
      </w:r>
      <w:r w:rsidR="00A40313" w:rsidRPr="00391A35">
        <w:rPr>
          <w:rFonts w:ascii="Arial" w:hAnsi="Arial" w:cs="Arial"/>
        </w:rPr>
        <w:t xml:space="preserve">When exposed to acute sublethal low temperature (5°C), </w:t>
      </w:r>
      <w:r w:rsidR="000553CF" w:rsidRPr="00391A35">
        <w:rPr>
          <w:rFonts w:ascii="Arial" w:hAnsi="Arial" w:cs="Arial"/>
        </w:rPr>
        <w:t>all</w:t>
      </w:r>
      <w:r w:rsidR="00A40313" w:rsidRPr="00391A35">
        <w:rPr>
          <w:rFonts w:ascii="Arial" w:hAnsi="Arial" w:cs="Arial"/>
        </w:rPr>
        <w:t xml:space="preserve"> </w:t>
      </w:r>
      <w:r w:rsidR="000553CF" w:rsidRPr="00391A35">
        <w:rPr>
          <w:rFonts w:ascii="Arial" w:hAnsi="Arial" w:cs="Arial"/>
        </w:rPr>
        <w:t>seven tropical</w:t>
      </w:r>
      <w:r w:rsidR="00A40313" w:rsidRPr="00391A35">
        <w:rPr>
          <w:rFonts w:ascii="Arial" w:hAnsi="Arial" w:cs="Arial"/>
        </w:rPr>
        <w:t xml:space="preserve"> </w:t>
      </w:r>
      <w:r w:rsidR="00A40313" w:rsidRPr="00391A35">
        <w:rPr>
          <w:rFonts w:ascii="Arial" w:hAnsi="Arial" w:cs="Arial"/>
          <w:i/>
          <w:iCs/>
        </w:rPr>
        <w:t>Drosophila</w:t>
      </w:r>
      <w:r w:rsidR="00A40313" w:rsidRPr="00391A35">
        <w:rPr>
          <w:rFonts w:ascii="Arial" w:hAnsi="Arial" w:cs="Arial"/>
        </w:rPr>
        <w:t xml:space="preserve"> specie</w:t>
      </w:r>
      <w:r w:rsidR="000553CF" w:rsidRPr="00391A35">
        <w:rPr>
          <w:rFonts w:ascii="Arial" w:hAnsi="Arial" w:cs="Arial"/>
        </w:rPr>
        <w:t xml:space="preserve">s </w:t>
      </w:r>
      <w:r w:rsidR="00A40313" w:rsidRPr="00391A35">
        <w:rPr>
          <w:rFonts w:ascii="Arial" w:hAnsi="Arial" w:cs="Arial"/>
        </w:rPr>
        <w:t>show</w:t>
      </w:r>
      <w:r w:rsidR="000553CF" w:rsidRPr="00391A35">
        <w:rPr>
          <w:rFonts w:ascii="Arial" w:hAnsi="Arial" w:cs="Arial"/>
        </w:rPr>
        <w:t>ed</w:t>
      </w:r>
      <w:r w:rsidR="00A40313" w:rsidRPr="00391A35">
        <w:rPr>
          <w:rFonts w:ascii="Arial" w:hAnsi="Arial" w:cs="Arial"/>
        </w:rPr>
        <w:t xml:space="preserve"> similar</w:t>
      </w:r>
      <w:r w:rsidR="000553CF" w:rsidRPr="00391A35">
        <w:rPr>
          <w:rFonts w:ascii="Arial" w:hAnsi="Arial" w:cs="Arial"/>
        </w:rPr>
        <w:t xml:space="preserve">ly </w:t>
      </w:r>
      <w:r w:rsidR="008F6E8E" w:rsidRPr="00391A35">
        <w:rPr>
          <w:rFonts w:ascii="Arial" w:hAnsi="Arial" w:cs="Arial"/>
        </w:rPr>
        <w:t xml:space="preserve">poor </w:t>
      </w:r>
      <w:r w:rsidR="0089461F" w:rsidRPr="00391A35">
        <w:rPr>
          <w:rFonts w:ascii="Arial" w:hAnsi="Arial" w:cs="Arial"/>
        </w:rPr>
        <w:t xml:space="preserve">performance </w:t>
      </w:r>
      <w:r w:rsidR="000553CF" w:rsidRPr="00391A35">
        <w:rPr>
          <w:rFonts w:ascii="Arial" w:hAnsi="Arial" w:cs="Arial"/>
        </w:rPr>
        <w:t xml:space="preserve">compared to </w:t>
      </w:r>
      <w:r w:rsidR="000553CF" w:rsidRPr="00391A35">
        <w:rPr>
          <w:rFonts w:ascii="Arial" w:hAnsi="Arial" w:cs="Arial"/>
          <w:i/>
          <w:iCs/>
        </w:rPr>
        <w:t xml:space="preserve">D. </w:t>
      </w:r>
      <w:proofErr w:type="spellStart"/>
      <w:r w:rsidR="000553CF" w:rsidRPr="00391A35">
        <w:rPr>
          <w:rFonts w:ascii="Arial" w:hAnsi="Arial" w:cs="Arial"/>
          <w:i/>
          <w:iCs/>
        </w:rPr>
        <w:t>simulans</w:t>
      </w:r>
      <w:proofErr w:type="spellEnd"/>
      <w:r w:rsidR="000553CF" w:rsidRPr="00391A35">
        <w:rPr>
          <w:rFonts w:ascii="Arial" w:hAnsi="Arial" w:cs="Arial"/>
        </w:rPr>
        <w:t xml:space="preserve"> and </w:t>
      </w:r>
      <w:r w:rsidR="000553CF" w:rsidRPr="00391A35">
        <w:rPr>
          <w:rFonts w:ascii="Arial" w:hAnsi="Arial" w:cs="Arial"/>
          <w:i/>
          <w:iCs/>
        </w:rPr>
        <w:t>D. melanogaster</w:t>
      </w:r>
      <w:r w:rsidR="000553CF" w:rsidRPr="00391A35">
        <w:rPr>
          <w:rFonts w:ascii="Arial" w:hAnsi="Arial" w:cs="Arial"/>
        </w:rPr>
        <w:t xml:space="preserve"> </w:t>
      </w:r>
      <w:r w:rsidR="00A40313" w:rsidRPr="00391A35">
        <w:rPr>
          <w:rFonts w:ascii="Arial" w:hAnsi="Arial" w:cs="Arial"/>
        </w:rPr>
        <w:t>(</w:t>
      </w:r>
      <w:r w:rsidR="00651714" w:rsidRPr="00391A35">
        <w:rPr>
          <w:rFonts w:ascii="Arial" w:hAnsi="Arial" w:cs="Arial"/>
        </w:rPr>
        <w:t xml:space="preserve">Supplementary </w:t>
      </w:r>
      <w:r w:rsidR="00346BF9" w:rsidRPr="00391A35">
        <w:rPr>
          <w:rFonts w:ascii="Arial" w:hAnsi="Arial" w:cs="Arial"/>
        </w:rPr>
        <w:t>T</w:t>
      </w:r>
      <w:r w:rsidR="00651714" w:rsidRPr="00391A35">
        <w:rPr>
          <w:rFonts w:ascii="Arial" w:hAnsi="Arial" w:cs="Arial"/>
        </w:rPr>
        <w:t xml:space="preserve">able </w:t>
      </w:r>
      <w:r w:rsidR="00721D38" w:rsidRPr="00391A35">
        <w:rPr>
          <w:rFonts w:ascii="Arial" w:hAnsi="Arial" w:cs="Arial"/>
        </w:rPr>
        <w:t>3</w:t>
      </w:r>
      <w:r w:rsidR="008D6F16" w:rsidRPr="00391A35">
        <w:rPr>
          <w:rFonts w:ascii="Arial" w:hAnsi="Arial" w:cs="Arial"/>
        </w:rPr>
        <w:t xml:space="preserve"> for Tukey multiple pairwise</w:t>
      </w:r>
      <w:r w:rsidR="008F6E8E" w:rsidRPr="00391A35">
        <w:rPr>
          <w:rFonts w:ascii="Arial" w:hAnsi="Arial" w:cs="Arial"/>
        </w:rPr>
        <w:t xml:space="preserve"> </w:t>
      </w:r>
      <w:r w:rsidR="008D6F16" w:rsidRPr="00391A35">
        <w:rPr>
          <w:rFonts w:ascii="Arial" w:hAnsi="Arial" w:cs="Arial"/>
        </w:rPr>
        <w:t>comparisons</w:t>
      </w:r>
      <w:r w:rsidR="00A40313" w:rsidRPr="00391A35">
        <w:rPr>
          <w:rFonts w:ascii="Arial" w:hAnsi="Arial" w:cs="Arial"/>
        </w:rPr>
        <w:t xml:space="preserve">). </w:t>
      </w:r>
      <w:r w:rsidR="001A7465" w:rsidRPr="00391A35">
        <w:rPr>
          <w:rFonts w:ascii="Arial" w:hAnsi="Arial" w:cs="Arial"/>
        </w:rPr>
        <w:t xml:space="preserve">All species </w:t>
      </w:r>
      <w:r w:rsidR="001A7465" w:rsidRPr="00391A35">
        <w:rPr>
          <w:rFonts w:ascii="Arial" w:hAnsi="Arial" w:cs="Arial"/>
        </w:rPr>
        <w:lastRenderedPageBreak/>
        <w:t>recovered their fecundity after eight</w:t>
      </w:r>
      <w:r w:rsidR="008F6E8E" w:rsidRPr="00391A35">
        <w:rPr>
          <w:rFonts w:ascii="Arial" w:hAnsi="Arial" w:cs="Arial"/>
        </w:rPr>
        <w:t xml:space="preserve"> </w:t>
      </w:r>
      <w:r w:rsidR="001A7465" w:rsidRPr="00391A35">
        <w:rPr>
          <w:rFonts w:ascii="Arial" w:hAnsi="Arial" w:cs="Arial"/>
        </w:rPr>
        <w:t>day</w:t>
      </w:r>
      <w:r w:rsidR="008508EC" w:rsidRPr="00391A35">
        <w:rPr>
          <w:rFonts w:ascii="Arial" w:hAnsi="Arial" w:cs="Arial"/>
        </w:rPr>
        <w:t>s at</w:t>
      </w:r>
      <w:r w:rsidR="001A7465" w:rsidRPr="00391A35">
        <w:rPr>
          <w:rFonts w:ascii="Arial" w:hAnsi="Arial" w:cs="Arial"/>
        </w:rPr>
        <w:t xml:space="preserve"> 14°C. This recovered fecundity </w:t>
      </w:r>
      <w:r w:rsidR="008508EC" w:rsidRPr="00391A35">
        <w:rPr>
          <w:rFonts w:ascii="Arial" w:hAnsi="Arial" w:cs="Arial"/>
        </w:rPr>
        <w:t>was slightly</w:t>
      </w:r>
      <w:r w:rsidR="001A7465" w:rsidRPr="00391A35">
        <w:rPr>
          <w:rFonts w:ascii="Arial" w:hAnsi="Arial" w:cs="Arial"/>
        </w:rPr>
        <w:t xml:space="preserve"> but no</w:t>
      </w:r>
      <w:r w:rsidR="00D1467F" w:rsidRPr="00391A35">
        <w:rPr>
          <w:rFonts w:ascii="Arial" w:hAnsi="Arial" w:cs="Arial"/>
        </w:rPr>
        <w:t>n-</w:t>
      </w:r>
      <w:r w:rsidR="001A7465" w:rsidRPr="00391A35">
        <w:rPr>
          <w:rFonts w:ascii="Arial" w:hAnsi="Arial" w:cs="Arial"/>
        </w:rPr>
        <w:t>significant</w:t>
      </w:r>
      <w:r w:rsidR="008508EC" w:rsidRPr="00391A35">
        <w:rPr>
          <w:rFonts w:ascii="Arial" w:hAnsi="Arial" w:cs="Arial"/>
        </w:rPr>
        <w:t>ly</w:t>
      </w:r>
      <w:r w:rsidR="001A7465" w:rsidRPr="00391A35">
        <w:rPr>
          <w:rFonts w:ascii="Arial" w:hAnsi="Arial" w:cs="Arial"/>
        </w:rPr>
        <w:t xml:space="preserve"> </w:t>
      </w:r>
      <w:r w:rsidR="008508EC" w:rsidRPr="00391A35">
        <w:rPr>
          <w:rFonts w:ascii="Arial" w:hAnsi="Arial" w:cs="Arial"/>
        </w:rPr>
        <w:t xml:space="preserve">higher </w:t>
      </w:r>
      <w:r w:rsidR="00825146" w:rsidRPr="00391A35">
        <w:rPr>
          <w:rFonts w:ascii="Arial" w:hAnsi="Arial" w:cs="Arial"/>
        </w:rPr>
        <w:t>among upland species</w:t>
      </w:r>
      <w:r w:rsidR="001A7465" w:rsidRPr="00391A35">
        <w:rPr>
          <w:rFonts w:ascii="Arial" w:hAnsi="Arial" w:cs="Arial"/>
        </w:rPr>
        <w:t xml:space="preserve"> (</w:t>
      </w:r>
      <w:r w:rsidR="00EA385B" w:rsidRPr="00391A35">
        <w:rPr>
          <w:rFonts w:ascii="Arial" w:hAnsi="Arial" w:cs="Arial"/>
        </w:rPr>
        <w:t>F</w:t>
      </w:r>
      <w:r w:rsidR="00386252" w:rsidRPr="00391A35">
        <w:rPr>
          <w:rFonts w:ascii="Arial" w:hAnsi="Arial" w:cs="Arial"/>
        </w:rPr>
        <w:t>igure 3</w:t>
      </w:r>
      <w:r w:rsidR="00825146" w:rsidRPr="00391A35">
        <w:rPr>
          <w:rFonts w:ascii="Arial" w:hAnsi="Arial" w:cs="Arial"/>
        </w:rPr>
        <w:t>c</w:t>
      </w:r>
      <w:r w:rsidR="00386252" w:rsidRPr="00391A35">
        <w:rPr>
          <w:rFonts w:ascii="Arial" w:hAnsi="Arial" w:cs="Arial"/>
        </w:rPr>
        <w:t xml:space="preserve">. </w:t>
      </w:r>
      <w:r w:rsidR="00EA385B" w:rsidRPr="00391A35">
        <w:rPr>
          <w:rFonts w:ascii="Arial" w:hAnsi="Arial" w:cs="Arial"/>
        </w:rPr>
        <w:t>C</w:t>
      </w:r>
      <w:r w:rsidR="001A7465" w:rsidRPr="00391A35">
        <w:rPr>
          <w:rFonts w:ascii="Arial" w:hAnsi="Arial" w:cs="Arial"/>
        </w:rPr>
        <w:t>oefficient = 0.3</w:t>
      </w:r>
      <w:r w:rsidR="00153885" w:rsidRPr="00391A35">
        <w:rPr>
          <w:rFonts w:ascii="Arial" w:hAnsi="Arial" w:cs="Arial"/>
        </w:rPr>
        <w:t>3</w:t>
      </w:r>
      <w:r w:rsidR="001A7465" w:rsidRPr="00391A35">
        <w:rPr>
          <w:rFonts w:ascii="Arial" w:hAnsi="Arial" w:cs="Arial"/>
        </w:rPr>
        <w:t>,</w:t>
      </w:r>
      <w:r w:rsidR="00825146" w:rsidRPr="00391A35">
        <w:rPr>
          <w:rFonts w:ascii="Arial" w:hAnsi="Arial" w:cs="Arial"/>
        </w:rPr>
        <w:t xml:space="preserve"> 95% credible interval</w:t>
      </w:r>
      <w:r w:rsidR="0007498B" w:rsidRPr="00391A35">
        <w:rPr>
          <w:rFonts w:ascii="Arial" w:hAnsi="Arial" w:cs="Arial"/>
        </w:rPr>
        <w:t xml:space="preserve"> =</w:t>
      </w:r>
      <w:r w:rsidR="00825146" w:rsidRPr="00391A35">
        <w:rPr>
          <w:rFonts w:ascii="Arial" w:hAnsi="Arial" w:cs="Arial"/>
        </w:rPr>
        <w:t xml:space="preserve"> -0.</w:t>
      </w:r>
      <w:r w:rsidR="00153885" w:rsidRPr="00391A35">
        <w:rPr>
          <w:rFonts w:ascii="Arial" w:hAnsi="Arial" w:cs="Arial"/>
        </w:rPr>
        <w:t>55</w:t>
      </w:r>
      <w:r w:rsidR="00825146" w:rsidRPr="00391A35">
        <w:rPr>
          <w:rFonts w:ascii="Arial" w:hAnsi="Arial" w:cs="Arial"/>
        </w:rPr>
        <w:t xml:space="preserve"> – 1.</w:t>
      </w:r>
      <w:r w:rsidR="00285C54" w:rsidRPr="00391A35">
        <w:rPr>
          <w:rFonts w:ascii="Arial" w:hAnsi="Arial" w:cs="Arial"/>
        </w:rPr>
        <w:t>1</w:t>
      </w:r>
      <w:r w:rsidR="00153885" w:rsidRPr="00391A35">
        <w:rPr>
          <w:rFonts w:ascii="Arial" w:hAnsi="Arial" w:cs="Arial"/>
        </w:rPr>
        <w:t>4</w:t>
      </w:r>
      <w:r w:rsidR="001A7465" w:rsidRPr="00391A35">
        <w:rPr>
          <w:rFonts w:ascii="Arial" w:hAnsi="Arial" w:cs="Arial"/>
        </w:rPr>
        <w:t>).</w:t>
      </w:r>
      <w:r w:rsidR="00A40313" w:rsidRPr="00391A35">
        <w:rPr>
          <w:rFonts w:ascii="Arial" w:hAnsi="Arial" w:cs="Arial"/>
        </w:rPr>
        <w:t xml:space="preserve"> </w:t>
      </w:r>
      <w:r w:rsidR="0003504A" w:rsidRPr="00391A35">
        <w:rPr>
          <w:rFonts w:ascii="Arial" w:hAnsi="Arial" w:cs="Arial"/>
        </w:rPr>
        <w:t xml:space="preserve">It took longer for upland species </w:t>
      </w:r>
      <w:r w:rsidR="00A40313" w:rsidRPr="00391A35">
        <w:rPr>
          <w:rFonts w:ascii="Arial" w:hAnsi="Arial" w:cs="Arial"/>
        </w:rPr>
        <w:t>to re</w:t>
      </w:r>
      <w:r w:rsidR="006B1674" w:rsidRPr="00391A35">
        <w:rPr>
          <w:rFonts w:ascii="Arial" w:hAnsi="Arial" w:cs="Arial"/>
        </w:rPr>
        <w:t>gain mobility</w:t>
      </w:r>
      <w:r w:rsidR="00A40313" w:rsidRPr="00391A35">
        <w:rPr>
          <w:rFonts w:ascii="Arial" w:hAnsi="Arial" w:cs="Arial"/>
        </w:rPr>
        <w:t xml:space="preserve"> </w:t>
      </w:r>
      <w:r w:rsidR="006B1674" w:rsidRPr="00391A35">
        <w:rPr>
          <w:rFonts w:ascii="Arial" w:hAnsi="Arial" w:cs="Arial"/>
        </w:rPr>
        <w:t>after</w:t>
      </w:r>
      <w:r w:rsidR="00A40313" w:rsidRPr="00391A35">
        <w:rPr>
          <w:rFonts w:ascii="Arial" w:hAnsi="Arial" w:cs="Arial"/>
        </w:rPr>
        <w:t xml:space="preserve"> chill coma (</w:t>
      </w:r>
      <w:r w:rsidR="00EA385B" w:rsidRPr="00391A35">
        <w:rPr>
          <w:rFonts w:ascii="Arial" w:hAnsi="Arial" w:cs="Arial"/>
        </w:rPr>
        <w:t>F</w:t>
      </w:r>
      <w:r w:rsidR="00386252" w:rsidRPr="00391A35">
        <w:rPr>
          <w:rFonts w:ascii="Arial" w:hAnsi="Arial" w:cs="Arial"/>
        </w:rPr>
        <w:t>igure 3</w:t>
      </w:r>
      <w:r w:rsidR="00825146" w:rsidRPr="00391A35">
        <w:rPr>
          <w:rFonts w:ascii="Arial" w:hAnsi="Arial" w:cs="Arial"/>
        </w:rPr>
        <w:t>d</w:t>
      </w:r>
      <w:r w:rsidR="00386252" w:rsidRPr="00391A35">
        <w:rPr>
          <w:rFonts w:ascii="Arial" w:hAnsi="Arial" w:cs="Arial"/>
        </w:rPr>
        <w:t xml:space="preserve">. </w:t>
      </w:r>
      <w:r w:rsidR="00EA385B" w:rsidRPr="00391A35">
        <w:rPr>
          <w:rFonts w:ascii="Arial" w:hAnsi="Arial" w:cs="Arial"/>
        </w:rPr>
        <w:t>M</w:t>
      </w:r>
      <w:r w:rsidR="00A40313" w:rsidRPr="00391A35">
        <w:rPr>
          <w:rFonts w:ascii="Arial" w:hAnsi="Arial" w:cs="Arial"/>
        </w:rPr>
        <w:t xml:space="preserve">ale: </w:t>
      </w:r>
      <w:r w:rsidR="00825146" w:rsidRPr="00391A35">
        <w:rPr>
          <w:rFonts w:ascii="Arial" w:hAnsi="Arial" w:cs="Arial"/>
        </w:rPr>
        <w:t>coefficient</w:t>
      </w:r>
      <w:r w:rsidR="00A40313" w:rsidRPr="00391A35">
        <w:rPr>
          <w:rFonts w:ascii="Arial" w:hAnsi="Arial" w:cs="Arial"/>
        </w:rPr>
        <w:t xml:space="preserve"> = </w:t>
      </w:r>
      <w:r w:rsidR="00214798" w:rsidRPr="00391A35">
        <w:rPr>
          <w:rFonts w:ascii="Arial" w:hAnsi="Arial" w:cs="Arial"/>
        </w:rPr>
        <w:t>13.04</w:t>
      </w:r>
      <w:r w:rsidR="00825146" w:rsidRPr="00391A35">
        <w:rPr>
          <w:rFonts w:ascii="Arial" w:hAnsi="Arial" w:cs="Arial"/>
        </w:rPr>
        <w:t xml:space="preserve"> (-</w:t>
      </w:r>
      <w:r w:rsidR="00214798" w:rsidRPr="00391A35">
        <w:rPr>
          <w:rFonts w:ascii="Arial" w:hAnsi="Arial" w:cs="Arial"/>
        </w:rPr>
        <w:t>9.31</w:t>
      </w:r>
      <w:r w:rsidR="00825146" w:rsidRPr="00391A35">
        <w:rPr>
          <w:rFonts w:ascii="Arial" w:hAnsi="Arial" w:cs="Arial"/>
        </w:rPr>
        <w:t xml:space="preserve"> – 3</w:t>
      </w:r>
      <w:r w:rsidR="00214798" w:rsidRPr="00391A35">
        <w:rPr>
          <w:rFonts w:ascii="Arial" w:hAnsi="Arial" w:cs="Arial"/>
        </w:rPr>
        <w:t>5</w:t>
      </w:r>
      <w:r w:rsidR="00825146" w:rsidRPr="00391A35">
        <w:rPr>
          <w:rFonts w:ascii="Arial" w:hAnsi="Arial" w:cs="Arial"/>
        </w:rPr>
        <w:t>.</w:t>
      </w:r>
      <w:r w:rsidR="00285C54" w:rsidRPr="00391A35">
        <w:rPr>
          <w:rFonts w:ascii="Arial" w:hAnsi="Arial" w:cs="Arial"/>
        </w:rPr>
        <w:t>0</w:t>
      </w:r>
      <w:r w:rsidR="00214798" w:rsidRPr="00391A35">
        <w:rPr>
          <w:rFonts w:ascii="Arial" w:hAnsi="Arial" w:cs="Arial"/>
        </w:rPr>
        <w:t>5</w:t>
      </w:r>
      <w:r w:rsidR="00825146" w:rsidRPr="00391A35">
        <w:rPr>
          <w:rFonts w:ascii="Arial" w:hAnsi="Arial" w:cs="Arial"/>
        </w:rPr>
        <w:t xml:space="preserve">); </w:t>
      </w:r>
      <w:r w:rsidR="00A40313" w:rsidRPr="00391A35">
        <w:rPr>
          <w:rFonts w:ascii="Arial" w:hAnsi="Arial" w:cs="Arial"/>
        </w:rPr>
        <w:t xml:space="preserve">female: </w:t>
      </w:r>
      <w:r w:rsidR="00825146" w:rsidRPr="00391A35">
        <w:rPr>
          <w:rFonts w:ascii="Arial" w:hAnsi="Arial" w:cs="Arial"/>
        </w:rPr>
        <w:t xml:space="preserve">coefficient = </w:t>
      </w:r>
      <w:r w:rsidR="00285C54" w:rsidRPr="00391A35">
        <w:rPr>
          <w:rFonts w:ascii="Arial" w:hAnsi="Arial" w:cs="Arial"/>
        </w:rPr>
        <w:t>8</w:t>
      </w:r>
      <w:r w:rsidR="00825146" w:rsidRPr="00391A35">
        <w:rPr>
          <w:rFonts w:ascii="Arial" w:hAnsi="Arial" w:cs="Arial"/>
        </w:rPr>
        <w:t>.4</w:t>
      </w:r>
      <w:r w:rsidR="00214798" w:rsidRPr="00391A35">
        <w:rPr>
          <w:rFonts w:ascii="Arial" w:hAnsi="Arial" w:cs="Arial"/>
        </w:rPr>
        <w:t>9</w:t>
      </w:r>
      <w:r w:rsidR="00825146" w:rsidRPr="00391A35">
        <w:rPr>
          <w:rFonts w:ascii="Arial" w:hAnsi="Arial" w:cs="Arial"/>
        </w:rPr>
        <w:t xml:space="preserve"> (-</w:t>
      </w:r>
      <w:r w:rsidR="00285C54" w:rsidRPr="00391A35">
        <w:rPr>
          <w:rFonts w:ascii="Arial" w:hAnsi="Arial" w:cs="Arial"/>
        </w:rPr>
        <w:t>2.</w:t>
      </w:r>
      <w:r w:rsidR="00214798" w:rsidRPr="00391A35">
        <w:rPr>
          <w:rFonts w:ascii="Arial" w:hAnsi="Arial" w:cs="Arial"/>
        </w:rPr>
        <w:t>18</w:t>
      </w:r>
      <w:r w:rsidR="00825146" w:rsidRPr="00391A35">
        <w:rPr>
          <w:rFonts w:ascii="Arial" w:hAnsi="Arial" w:cs="Arial"/>
        </w:rPr>
        <w:t xml:space="preserve"> – </w:t>
      </w:r>
      <w:r w:rsidR="00214798" w:rsidRPr="00391A35">
        <w:rPr>
          <w:rFonts w:ascii="Arial" w:hAnsi="Arial" w:cs="Arial"/>
        </w:rPr>
        <w:t>20.02)</w:t>
      </w:r>
      <w:r w:rsidR="00A40313" w:rsidRPr="00391A35">
        <w:rPr>
          <w:rFonts w:ascii="Arial" w:hAnsi="Arial" w:cs="Arial"/>
        </w:rPr>
        <w:t>.</w:t>
      </w:r>
      <w:r w:rsidR="00214798" w:rsidRPr="00391A35">
        <w:rPr>
          <w:rFonts w:ascii="Arial" w:hAnsi="Arial" w:cs="Arial"/>
        </w:rPr>
        <w:t>)</w:t>
      </w:r>
    </w:p>
    <w:p w14:paraId="60752242" w14:textId="77777777" w:rsidR="00034C9B" w:rsidRPr="00391A35" w:rsidRDefault="00034C9B" w:rsidP="001B3FA5">
      <w:pPr>
        <w:spacing w:line="480" w:lineRule="auto"/>
        <w:ind w:firstLine="720"/>
        <w:rPr>
          <w:rFonts w:ascii="Arial" w:hAnsi="Arial" w:cs="Arial"/>
        </w:rPr>
      </w:pPr>
    </w:p>
    <w:p w14:paraId="1CC8FB5B" w14:textId="3D275178" w:rsidR="00034C9B" w:rsidRPr="00391A35" w:rsidRDefault="00034C9B" w:rsidP="001B3FA5">
      <w:pPr>
        <w:spacing w:line="480" w:lineRule="auto"/>
        <w:rPr>
          <w:rFonts w:ascii="Arial" w:hAnsi="Arial" w:cs="Arial"/>
          <w:i/>
          <w:iCs/>
        </w:rPr>
      </w:pPr>
      <w:r w:rsidRPr="00391A35">
        <w:rPr>
          <w:rFonts w:ascii="Arial" w:hAnsi="Arial" w:cs="Arial"/>
          <w:i/>
          <w:iCs/>
        </w:rPr>
        <w:t>4.Heat tolerance</w:t>
      </w:r>
    </w:p>
    <w:p w14:paraId="6C9E7A68" w14:textId="32AE6BA3" w:rsidR="00417B81" w:rsidRPr="00391A35" w:rsidRDefault="00883AA4" w:rsidP="001B3FA5">
      <w:pPr>
        <w:spacing w:line="480" w:lineRule="auto"/>
        <w:ind w:firstLine="720"/>
        <w:rPr>
          <w:rFonts w:ascii="Arial" w:hAnsi="Arial" w:cs="Arial"/>
        </w:rPr>
      </w:pPr>
      <w:r w:rsidRPr="00391A35">
        <w:rPr>
          <w:rFonts w:ascii="Arial" w:hAnsi="Arial" w:cs="Arial"/>
        </w:rPr>
        <w:t xml:space="preserve">Regardless of the small variation of </w:t>
      </w:r>
      <w:proofErr w:type="spellStart"/>
      <w:r w:rsidRPr="00391A35">
        <w:rPr>
          <w:rFonts w:ascii="Arial" w:hAnsi="Arial" w:cs="Arial"/>
          <w:i/>
          <w:iCs/>
        </w:rPr>
        <w:t>RTmax</w:t>
      </w:r>
      <w:proofErr w:type="spellEnd"/>
      <w:r w:rsidRPr="00391A35">
        <w:rPr>
          <w:rFonts w:ascii="Arial" w:hAnsi="Arial" w:cs="Arial"/>
        </w:rPr>
        <w:t xml:space="preserve"> </w:t>
      </w:r>
      <w:r w:rsidR="00004DEA" w:rsidRPr="00391A35">
        <w:rPr>
          <w:rFonts w:ascii="Arial" w:hAnsi="Arial" w:cs="Arial"/>
        </w:rPr>
        <w:t xml:space="preserve">(standard deviation = </w:t>
      </w:r>
      <w:r w:rsidR="0003582D" w:rsidRPr="00391A35">
        <w:rPr>
          <w:rFonts w:ascii="Arial" w:hAnsi="Arial" w:cs="Arial"/>
        </w:rPr>
        <w:t>1.01</w:t>
      </w:r>
      <w:r w:rsidR="00004DEA" w:rsidRPr="00391A35">
        <w:rPr>
          <w:rFonts w:ascii="Arial" w:hAnsi="Arial" w:cs="Arial"/>
        </w:rPr>
        <w:t xml:space="preserve">) </w:t>
      </w:r>
      <w:r w:rsidRPr="00391A35">
        <w:rPr>
          <w:rFonts w:ascii="Arial" w:hAnsi="Arial" w:cs="Arial"/>
        </w:rPr>
        <w:t xml:space="preserve">compared with </w:t>
      </w:r>
      <w:proofErr w:type="spellStart"/>
      <w:r w:rsidRPr="00391A35">
        <w:rPr>
          <w:rFonts w:ascii="Arial" w:hAnsi="Arial" w:cs="Arial"/>
          <w:i/>
          <w:iCs/>
        </w:rPr>
        <w:t>RTmin</w:t>
      </w:r>
      <w:proofErr w:type="spellEnd"/>
      <w:r w:rsidR="00004DEA" w:rsidRPr="00391A35">
        <w:rPr>
          <w:rFonts w:ascii="Arial" w:hAnsi="Arial" w:cs="Arial"/>
        </w:rPr>
        <w:t xml:space="preserve"> (standard deviation = </w:t>
      </w:r>
      <w:r w:rsidR="0003582D" w:rsidRPr="00391A35">
        <w:rPr>
          <w:rFonts w:ascii="Arial" w:hAnsi="Arial" w:cs="Arial"/>
        </w:rPr>
        <w:t>2.82</w:t>
      </w:r>
      <w:r w:rsidR="00004DEA" w:rsidRPr="00391A35">
        <w:rPr>
          <w:rFonts w:ascii="Arial" w:hAnsi="Arial" w:cs="Arial"/>
        </w:rPr>
        <w:t>)</w:t>
      </w:r>
      <w:r w:rsidRPr="00391A35">
        <w:rPr>
          <w:rFonts w:ascii="Arial" w:hAnsi="Arial" w:cs="Arial"/>
        </w:rPr>
        <w:t xml:space="preserve">, </w:t>
      </w:r>
      <w:proofErr w:type="spellStart"/>
      <w:r w:rsidR="001555F7" w:rsidRPr="00391A35">
        <w:rPr>
          <w:rFonts w:ascii="Arial" w:hAnsi="Arial" w:cs="Arial"/>
          <w:i/>
          <w:iCs/>
        </w:rPr>
        <w:t>RTmax</w:t>
      </w:r>
      <w:proofErr w:type="spellEnd"/>
      <w:r w:rsidR="001555F7" w:rsidRPr="00391A35">
        <w:rPr>
          <w:rFonts w:ascii="Arial" w:hAnsi="Arial" w:cs="Arial"/>
        </w:rPr>
        <w:t xml:space="preserve"> </w:t>
      </w:r>
      <w:r w:rsidR="00B03038" w:rsidRPr="00391A35">
        <w:rPr>
          <w:rFonts w:ascii="Arial" w:hAnsi="Arial" w:cs="Arial"/>
        </w:rPr>
        <w:t>was</w:t>
      </w:r>
      <w:r w:rsidR="00B57478" w:rsidRPr="00391A35">
        <w:rPr>
          <w:rFonts w:ascii="Arial" w:hAnsi="Arial" w:cs="Arial"/>
        </w:rPr>
        <w:t xml:space="preserve"> significantly</w:t>
      </w:r>
      <w:r w:rsidR="00754488" w:rsidRPr="00391A35">
        <w:rPr>
          <w:rFonts w:ascii="Arial" w:hAnsi="Arial" w:cs="Arial"/>
        </w:rPr>
        <w:t xml:space="preserve"> </w:t>
      </w:r>
      <w:r w:rsidR="00B03038" w:rsidRPr="00391A35">
        <w:rPr>
          <w:rFonts w:ascii="Arial" w:hAnsi="Arial" w:cs="Arial"/>
        </w:rPr>
        <w:t xml:space="preserve">higher </w:t>
      </w:r>
      <w:r w:rsidR="00B57478" w:rsidRPr="00391A35">
        <w:rPr>
          <w:rFonts w:ascii="Arial" w:hAnsi="Arial" w:cs="Arial"/>
        </w:rPr>
        <w:t>among</w:t>
      </w:r>
      <w:r w:rsidR="00B03038" w:rsidRPr="00391A35">
        <w:rPr>
          <w:rFonts w:ascii="Arial" w:hAnsi="Arial" w:cs="Arial"/>
        </w:rPr>
        <w:t xml:space="preserve"> s</w:t>
      </w:r>
      <w:r w:rsidR="00754488" w:rsidRPr="00391A35">
        <w:rPr>
          <w:rFonts w:ascii="Arial" w:hAnsi="Arial" w:cs="Arial"/>
        </w:rPr>
        <w:t xml:space="preserve">pecies with </w:t>
      </w:r>
      <w:r w:rsidR="00B03038" w:rsidRPr="00391A35">
        <w:rPr>
          <w:rFonts w:ascii="Arial" w:hAnsi="Arial" w:cs="Arial"/>
        </w:rPr>
        <w:t xml:space="preserve">more </w:t>
      </w:r>
      <w:r w:rsidR="00754488" w:rsidRPr="00391A35">
        <w:rPr>
          <w:rFonts w:ascii="Arial" w:hAnsi="Arial" w:cs="Arial"/>
        </w:rPr>
        <w:t xml:space="preserve">lowland-biased distributions </w:t>
      </w:r>
      <w:r w:rsidR="001555F7" w:rsidRPr="00391A35">
        <w:rPr>
          <w:rFonts w:ascii="Arial" w:hAnsi="Arial" w:cs="Arial"/>
        </w:rPr>
        <w:t>(</w:t>
      </w:r>
      <w:r w:rsidR="00EA385B" w:rsidRPr="00391A35">
        <w:rPr>
          <w:rFonts w:ascii="Arial" w:hAnsi="Arial" w:cs="Arial"/>
        </w:rPr>
        <w:t>F</w:t>
      </w:r>
      <w:r w:rsidR="00386252" w:rsidRPr="00391A35">
        <w:rPr>
          <w:rFonts w:ascii="Arial" w:hAnsi="Arial" w:cs="Arial"/>
        </w:rPr>
        <w:t>igure 3</w:t>
      </w:r>
      <w:r w:rsidR="00C178C5" w:rsidRPr="00391A35">
        <w:rPr>
          <w:rFonts w:ascii="Arial" w:hAnsi="Arial" w:cs="Arial"/>
        </w:rPr>
        <w:t>e</w:t>
      </w:r>
      <w:r w:rsidR="00386252" w:rsidRPr="00391A35">
        <w:rPr>
          <w:rFonts w:ascii="Arial" w:hAnsi="Arial" w:cs="Arial"/>
        </w:rPr>
        <w:t xml:space="preserve">. </w:t>
      </w:r>
      <w:r w:rsidR="00EA385B" w:rsidRPr="00391A35">
        <w:rPr>
          <w:rFonts w:ascii="Arial" w:hAnsi="Arial" w:cs="Arial"/>
        </w:rPr>
        <w:t>C</w:t>
      </w:r>
      <w:r w:rsidR="00C178C5" w:rsidRPr="00391A35">
        <w:rPr>
          <w:rFonts w:ascii="Arial" w:hAnsi="Arial" w:cs="Arial"/>
        </w:rPr>
        <w:t>oefficient = -</w:t>
      </w:r>
      <w:r w:rsidR="00153885" w:rsidRPr="00391A35">
        <w:rPr>
          <w:rFonts w:ascii="Arial" w:hAnsi="Arial" w:cs="Arial"/>
        </w:rPr>
        <w:t>3.06</w:t>
      </w:r>
      <w:r w:rsidR="00C178C5" w:rsidRPr="00391A35">
        <w:rPr>
          <w:rFonts w:ascii="Arial" w:hAnsi="Arial" w:cs="Arial"/>
        </w:rPr>
        <w:t xml:space="preserve">, 95% credible interval </w:t>
      </w:r>
      <w:r w:rsidR="00AD5FB9" w:rsidRPr="00391A35">
        <w:rPr>
          <w:rFonts w:ascii="Arial" w:hAnsi="Arial" w:cs="Arial"/>
        </w:rPr>
        <w:t xml:space="preserve">= </w:t>
      </w:r>
      <w:r w:rsidR="00C178C5" w:rsidRPr="00391A35">
        <w:rPr>
          <w:rFonts w:ascii="Arial" w:hAnsi="Arial" w:cs="Arial"/>
        </w:rPr>
        <w:t>-</w:t>
      </w:r>
      <w:r w:rsidR="00153885" w:rsidRPr="00391A35">
        <w:rPr>
          <w:rFonts w:ascii="Arial" w:hAnsi="Arial" w:cs="Arial"/>
        </w:rPr>
        <w:t>5.30</w:t>
      </w:r>
      <w:r w:rsidR="00C178C5" w:rsidRPr="00391A35">
        <w:rPr>
          <w:rFonts w:ascii="Arial" w:hAnsi="Arial" w:cs="Arial"/>
        </w:rPr>
        <w:t xml:space="preserve"> – -</w:t>
      </w:r>
      <w:r w:rsidR="00AD5FB9" w:rsidRPr="00391A35">
        <w:rPr>
          <w:rFonts w:ascii="Arial" w:hAnsi="Arial" w:cs="Arial"/>
        </w:rPr>
        <w:t>0.</w:t>
      </w:r>
      <w:r w:rsidR="00153885" w:rsidRPr="00391A35">
        <w:rPr>
          <w:rFonts w:ascii="Arial" w:hAnsi="Arial" w:cs="Arial"/>
        </w:rPr>
        <w:t>88</w:t>
      </w:r>
      <w:r w:rsidR="001555F7" w:rsidRPr="00391A35">
        <w:rPr>
          <w:rFonts w:ascii="Arial" w:hAnsi="Arial" w:cs="Arial"/>
        </w:rPr>
        <w:t xml:space="preserve">). </w:t>
      </w:r>
      <w:r w:rsidR="00A14342" w:rsidRPr="00391A35">
        <w:rPr>
          <w:rFonts w:ascii="Arial" w:hAnsi="Arial" w:cs="Arial"/>
        </w:rPr>
        <w:t xml:space="preserve">Reproductive performance at 29°C </w:t>
      </w:r>
      <w:r w:rsidR="00537FA7" w:rsidRPr="00391A35">
        <w:rPr>
          <w:rFonts w:ascii="Arial" w:hAnsi="Arial" w:cs="Arial"/>
        </w:rPr>
        <w:t xml:space="preserve">also </w:t>
      </w:r>
      <w:r w:rsidR="00A14342" w:rsidRPr="00391A35">
        <w:rPr>
          <w:rFonts w:ascii="Arial" w:hAnsi="Arial" w:cs="Arial"/>
        </w:rPr>
        <w:t>decrease</w:t>
      </w:r>
      <w:r w:rsidR="00AD1794" w:rsidRPr="00391A35">
        <w:rPr>
          <w:rFonts w:ascii="Arial" w:hAnsi="Arial" w:cs="Arial"/>
        </w:rPr>
        <w:t>d</w:t>
      </w:r>
      <w:r w:rsidR="00A14342" w:rsidRPr="00391A35">
        <w:rPr>
          <w:rFonts w:ascii="Arial" w:hAnsi="Arial" w:cs="Arial"/>
        </w:rPr>
        <w:t xml:space="preserve"> with </w:t>
      </w:r>
      <w:proofErr w:type="spellStart"/>
      <w:r w:rsidR="007F2000" w:rsidRPr="00391A35">
        <w:rPr>
          <w:rFonts w:ascii="Arial" w:hAnsi="Arial" w:cs="Arial"/>
          <w:i/>
          <w:iCs/>
        </w:rPr>
        <w:t>hIndex</w:t>
      </w:r>
      <w:proofErr w:type="spellEnd"/>
      <w:r w:rsidR="00A14342" w:rsidRPr="00391A35">
        <w:rPr>
          <w:rFonts w:ascii="Arial" w:hAnsi="Arial" w:cs="Arial"/>
        </w:rPr>
        <w:t xml:space="preserve"> (</w:t>
      </w:r>
      <w:r w:rsidR="00EA385B" w:rsidRPr="00391A35">
        <w:rPr>
          <w:rFonts w:ascii="Arial" w:hAnsi="Arial" w:cs="Arial"/>
        </w:rPr>
        <w:t>F</w:t>
      </w:r>
      <w:r w:rsidR="00386252" w:rsidRPr="00391A35">
        <w:rPr>
          <w:rFonts w:ascii="Arial" w:hAnsi="Arial" w:cs="Arial"/>
        </w:rPr>
        <w:t>igure 3</w:t>
      </w:r>
      <w:r w:rsidR="00C178C5" w:rsidRPr="00391A35">
        <w:rPr>
          <w:rFonts w:ascii="Arial" w:hAnsi="Arial" w:cs="Arial"/>
        </w:rPr>
        <w:t>f</w:t>
      </w:r>
      <w:r w:rsidR="00386252" w:rsidRPr="00391A35">
        <w:rPr>
          <w:rFonts w:ascii="Arial" w:hAnsi="Arial" w:cs="Arial"/>
        </w:rPr>
        <w:t xml:space="preserve">. </w:t>
      </w:r>
      <w:r w:rsidR="00EA385B" w:rsidRPr="00391A35">
        <w:rPr>
          <w:rFonts w:ascii="Arial" w:hAnsi="Arial" w:cs="Arial"/>
        </w:rPr>
        <w:t>C</w:t>
      </w:r>
      <w:r w:rsidR="00C178C5" w:rsidRPr="00391A35">
        <w:rPr>
          <w:rFonts w:ascii="Arial" w:hAnsi="Arial" w:cs="Arial"/>
        </w:rPr>
        <w:t>oefficient = -5.</w:t>
      </w:r>
      <w:r w:rsidR="00153885" w:rsidRPr="00391A35">
        <w:rPr>
          <w:rFonts w:ascii="Arial" w:hAnsi="Arial" w:cs="Arial"/>
        </w:rPr>
        <w:t>80</w:t>
      </w:r>
      <w:r w:rsidR="00C178C5" w:rsidRPr="00391A35">
        <w:rPr>
          <w:rFonts w:ascii="Arial" w:hAnsi="Arial" w:cs="Arial"/>
        </w:rPr>
        <w:t>, 95% credible interval</w:t>
      </w:r>
      <w:r w:rsidR="002B708C" w:rsidRPr="00391A35">
        <w:rPr>
          <w:rFonts w:ascii="Arial" w:hAnsi="Arial" w:cs="Arial"/>
        </w:rPr>
        <w:t xml:space="preserve"> =</w:t>
      </w:r>
      <w:r w:rsidR="00C178C5" w:rsidRPr="00391A35">
        <w:rPr>
          <w:rFonts w:ascii="Arial" w:hAnsi="Arial" w:cs="Arial"/>
        </w:rPr>
        <w:t xml:space="preserve"> -</w:t>
      </w:r>
      <w:r w:rsidR="00153885" w:rsidRPr="00391A35">
        <w:rPr>
          <w:rFonts w:ascii="Arial" w:hAnsi="Arial" w:cs="Arial"/>
        </w:rPr>
        <w:t>9.37</w:t>
      </w:r>
      <w:r w:rsidR="00C178C5" w:rsidRPr="00391A35">
        <w:rPr>
          <w:rFonts w:ascii="Arial" w:hAnsi="Arial" w:cs="Arial"/>
        </w:rPr>
        <w:t xml:space="preserve"> – -2.</w:t>
      </w:r>
      <w:r w:rsidR="00153885" w:rsidRPr="00391A35">
        <w:rPr>
          <w:rFonts w:ascii="Arial" w:hAnsi="Arial" w:cs="Arial"/>
        </w:rPr>
        <w:t>5</w:t>
      </w:r>
      <w:r w:rsidR="00285C54" w:rsidRPr="00391A35">
        <w:rPr>
          <w:rFonts w:ascii="Arial" w:hAnsi="Arial" w:cs="Arial"/>
        </w:rPr>
        <w:t>0</w:t>
      </w:r>
      <w:r w:rsidR="00A14342" w:rsidRPr="00391A35">
        <w:rPr>
          <w:rFonts w:ascii="Arial" w:hAnsi="Arial" w:cs="Arial"/>
        </w:rPr>
        <w:t>). After exposure to 29°C for eight days, neither</w:t>
      </w:r>
      <w:r w:rsidR="00AD1794" w:rsidRPr="00391A35">
        <w:rPr>
          <w:rFonts w:ascii="Arial" w:hAnsi="Arial" w:cs="Arial"/>
        </w:rPr>
        <w:t xml:space="preserve"> </w:t>
      </w:r>
      <w:r w:rsidR="007638ED" w:rsidRPr="00391A35">
        <w:rPr>
          <w:rFonts w:ascii="Arial" w:hAnsi="Arial" w:cs="Arial"/>
        </w:rPr>
        <w:t>upland</w:t>
      </w:r>
      <w:r w:rsidR="00A14342" w:rsidRPr="00391A35">
        <w:rPr>
          <w:rFonts w:ascii="Arial" w:hAnsi="Arial" w:cs="Arial"/>
        </w:rPr>
        <w:t xml:space="preserve"> species could reproduce when transferred back to </w:t>
      </w:r>
      <w:r w:rsidR="00FC29D1" w:rsidRPr="00391A35">
        <w:rPr>
          <w:rFonts w:ascii="Arial" w:hAnsi="Arial" w:cs="Arial"/>
        </w:rPr>
        <w:t>25°C, while f</w:t>
      </w:r>
      <w:r w:rsidR="002D17F8" w:rsidRPr="00391A35">
        <w:rPr>
          <w:rFonts w:ascii="Arial" w:hAnsi="Arial" w:cs="Arial"/>
        </w:rPr>
        <w:t>our</w:t>
      </w:r>
      <w:r w:rsidR="00A14342" w:rsidRPr="00391A35">
        <w:rPr>
          <w:rFonts w:ascii="Arial" w:hAnsi="Arial" w:cs="Arial"/>
        </w:rPr>
        <w:t xml:space="preserve"> out of the </w:t>
      </w:r>
      <w:r w:rsidR="002D17F8" w:rsidRPr="00391A35">
        <w:rPr>
          <w:rFonts w:ascii="Arial" w:hAnsi="Arial" w:cs="Arial"/>
        </w:rPr>
        <w:t>five</w:t>
      </w:r>
      <w:r w:rsidR="00A14342" w:rsidRPr="00391A35">
        <w:rPr>
          <w:rFonts w:ascii="Arial" w:hAnsi="Arial" w:cs="Arial"/>
        </w:rPr>
        <w:t xml:space="preserve"> </w:t>
      </w:r>
      <w:r w:rsidR="00B72E75">
        <w:rPr>
          <w:rFonts w:ascii="Arial" w:hAnsi="Arial" w:cs="Arial"/>
        </w:rPr>
        <w:t>elevation-generalist</w:t>
      </w:r>
      <w:r w:rsidR="00A14342" w:rsidRPr="00391A35">
        <w:rPr>
          <w:rFonts w:ascii="Arial" w:hAnsi="Arial" w:cs="Arial"/>
        </w:rPr>
        <w:t xml:space="preserve"> and lowland-biased species resumed reproduction</w:t>
      </w:r>
      <w:r w:rsidR="00386252" w:rsidRPr="00391A35">
        <w:rPr>
          <w:rFonts w:ascii="Arial" w:hAnsi="Arial" w:cs="Arial"/>
        </w:rPr>
        <w:t xml:space="preserve"> (</w:t>
      </w:r>
      <w:r w:rsidR="00EA385B" w:rsidRPr="00391A35">
        <w:rPr>
          <w:rFonts w:ascii="Arial" w:hAnsi="Arial" w:cs="Arial"/>
        </w:rPr>
        <w:t>F</w:t>
      </w:r>
      <w:r w:rsidR="00386252" w:rsidRPr="00391A35">
        <w:rPr>
          <w:rFonts w:ascii="Arial" w:hAnsi="Arial" w:cs="Arial"/>
        </w:rPr>
        <w:t>igure 3</w:t>
      </w:r>
      <w:r w:rsidR="008911CD" w:rsidRPr="00391A35">
        <w:rPr>
          <w:rFonts w:ascii="Arial" w:hAnsi="Arial" w:cs="Arial"/>
        </w:rPr>
        <w:t>g</w:t>
      </w:r>
      <w:r w:rsidR="00386252" w:rsidRPr="00391A35">
        <w:rPr>
          <w:rFonts w:ascii="Arial" w:hAnsi="Arial" w:cs="Arial"/>
        </w:rPr>
        <w:t>)</w:t>
      </w:r>
      <w:r w:rsidR="00A14342" w:rsidRPr="00391A35">
        <w:rPr>
          <w:rFonts w:ascii="Arial" w:hAnsi="Arial" w:cs="Arial"/>
        </w:rPr>
        <w:t xml:space="preserve">. </w:t>
      </w:r>
      <w:r w:rsidR="008911CD" w:rsidRPr="00391A35">
        <w:rPr>
          <w:rFonts w:ascii="Arial" w:hAnsi="Arial" w:cs="Arial"/>
        </w:rPr>
        <w:t>K</w:t>
      </w:r>
      <w:r w:rsidR="00A14342" w:rsidRPr="00391A35">
        <w:rPr>
          <w:rFonts w:ascii="Arial" w:hAnsi="Arial" w:cs="Arial"/>
        </w:rPr>
        <w:t xml:space="preserve">nockdown time at </w:t>
      </w:r>
      <w:r w:rsidR="00276DCF" w:rsidRPr="00391A35">
        <w:rPr>
          <w:rFonts w:ascii="Arial" w:hAnsi="Arial" w:cs="Arial"/>
        </w:rPr>
        <w:t>lethal</w:t>
      </w:r>
      <w:r w:rsidR="00B72E75">
        <w:rPr>
          <w:rFonts w:ascii="Arial" w:hAnsi="Arial" w:cs="Arial"/>
        </w:rPr>
        <w:t>ly</w:t>
      </w:r>
      <w:r w:rsidR="00276DCF" w:rsidRPr="00391A35">
        <w:rPr>
          <w:rFonts w:ascii="Arial" w:hAnsi="Arial" w:cs="Arial"/>
        </w:rPr>
        <w:t xml:space="preserve"> </w:t>
      </w:r>
      <w:r w:rsidR="00A14342" w:rsidRPr="00391A35">
        <w:rPr>
          <w:rFonts w:ascii="Arial" w:hAnsi="Arial" w:cs="Arial"/>
        </w:rPr>
        <w:t>high temperature</w:t>
      </w:r>
      <w:r w:rsidR="00276DCF" w:rsidRPr="00391A35">
        <w:rPr>
          <w:rFonts w:ascii="Arial" w:hAnsi="Arial" w:cs="Arial"/>
        </w:rPr>
        <w:t xml:space="preserve"> (40°C)</w:t>
      </w:r>
      <w:r w:rsidR="00A14342" w:rsidRPr="00391A35">
        <w:rPr>
          <w:rFonts w:ascii="Arial" w:hAnsi="Arial" w:cs="Arial"/>
        </w:rPr>
        <w:t xml:space="preserve"> was </w:t>
      </w:r>
      <w:r w:rsidR="005B48AD" w:rsidRPr="00391A35">
        <w:rPr>
          <w:rFonts w:ascii="Arial" w:hAnsi="Arial" w:cs="Arial"/>
        </w:rPr>
        <w:t>shorter</w:t>
      </w:r>
      <w:r w:rsidR="00A14342" w:rsidRPr="00391A35">
        <w:rPr>
          <w:rFonts w:ascii="Arial" w:hAnsi="Arial" w:cs="Arial"/>
        </w:rPr>
        <w:t xml:space="preserve"> among </w:t>
      </w:r>
      <w:r w:rsidR="008911CD" w:rsidRPr="00391A35">
        <w:rPr>
          <w:rFonts w:ascii="Arial" w:hAnsi="Arial" w:cs="Arial"/>
        </w:rPr>
        <w:t xml:space="preserve">upland </w:t>
      </w:r>
      <w:r w:rsidR="00A14342" w:rsidRPr="00391A35">
        <w:rPr>
          <w:rFonts w:ascii="Arial" w:hAnsi="Arial" w:cs="Arial"/>
        </w:rPr>
        <w:t>species</w:t>
      </w:r>
      <w:r w:rsidR="008911CD" w:rsidRPr="00391A35">
        <w:rPr>
          <w:rFonts w:ascii="Arial" w:hAnsi="Arial" w:cs="Arial"/>
        </w:rPr>
        <w:t xml:space="preserve"> </w:t>
      </w:r>
      <w:r w:rsidR="00A14342" w:rsidRPr="00391A35">
        <w:rPr>
          <w:rFonts w:ascii="Arial" w:hAnsi="Arial" w:cs="Arial"/>
        </w:rPr>
        <w:t>(</w:t>
      </w:r>
      <w:r w:rsidR="00EA385B" w:rsidRPr="00391A35">
        <w:rPr>
          <w:rFonts w:ascii="Arial" w:hAnsi="Arial" w:cs="Arial"/>
        </w:rPr>
        <w:t>F</w:t>
      </w:r>
      <w:r w:rsidR="00386252" w:rsidRPr="00391A35">
        <w:rPr>
          <w:rFonts w:ascii="Arial" w:hAnsi="Arial" w:cs="Arial"/>
        </w:rPr>
        <w:t>igure 3</w:t>
      </w:r>
      <w:r w:rsidR="008911CD" w:rsidRPr="00391A35">
        <w:rPr>
          <w:rFonts w:ascii="Arial" w:hAnsi="Arial" w:cs="Arial"/>
        </w:rPr>
        <w:t>h</w:t>
      </w:r>
      <w:r w:rsidR="00386252" w:rsidRPr="00391A35">
        <w:rPr>
          <w:rFonts w:ascii="Arial" w:hAnsi="Arial" w:cs="Arial"/>
        </w:rPr>
        <w:t xml:space="preserve">. </w:t>
      </w:r>
      <w:r w:rsidR="00EA385B" w:rsidRPr="00391A35">
        <w:rPr>
          <w:rFonts w:ascii="Arial" w:hAnsi="Arial" w:cs="Arial"/>
        </w:rPr>
        <w:t>M</w:t>
      </w:r>
      <w:r w:rsidR="008911CD" w:rsidRPr="00391A35">
        <w:rPr>
          <w:rFonts w:ascii="Arial" w:hAnsi="Arial" w:cs="Arial"/>
        </w:rPr>
        <w:t>ale: coefficient = -</w:t>
      </w:r>
      <w:r w:rsidR="00153885" w:rsidRPr="00391A35">
        <w:rPr>
          <w:rFonts w:ascii="Arial" w:hAnsi="Arial" w:cs="Arial"/>
        </w:rPr>
        <w:t>6.71</w:t>
      </w:r>
      <w:r w:rsidR="008911CD" w:rsidRPr="00391A35">
        <w:rPr>
          <w:rFonts w:ascii="Arial" w:hAnsi="Arial" w:cs="Arial"/>
        </w:rPr>
        <w:t xml:space="preserve"> (-1</w:t>
      </w:r>
      <w:r w:rsidR="00153885" w:rsidRPr="00391A35">
        <w:rPr>
          <w:rFonts w:ascii="Arial" w:hAnsi="Arial" w:cs="Arial"/>
        </w:rPr>
        <w:t>3</w:t>
      </w:r>
      <w:r w:rsidR="00285C54" w:rsidRPr="00391A35">
        <w:rPr>
          <w:rFonts w:ascii="Arial" w:hAnsi="Arial" w:cs="Arial"/>
        </w:rPr>
        <w:t>.</w:t>
      </w:r>
      <w:r w:rsidR="00153885" w:rsidRPr="00391A35">
        <w:rPr>
          <w:rFonts w:ascii="Arial" w:hAnsi="Arial" w:cs="Arial"/>
        </w:rPr>
        <w:t>70</w:t>
      </w:r>
      <w:r w:rsidR="008911CD" w:rsidRPr="00391A35">
        <w:rPr>
          <w:rFonts w:ascii="Arial" w:hAnsi="Arial" w:cs="Arial"/>
        </w:rPr>
        <w:t xml:space="preserve"> – </w:t>
      </w:r>
      <w:r w:rsidR="00153885" w:rsidRPr="00391A35">
        <w:rPr>
          <w:rFonts w:ascii="Arial" w:hAnsi="Arial" w:cs="Arial"/>
        </w:rPr>
        <w:t>0.50</w:t>
      </w:r>
      <w:r w:rsidR="008911CD" w:rsidRPr="00391A35">
        <w:rPr>
          <w:rFonts w:ascii="Arial" w:hAnsi="Arial" w:cs="Arial"/>
        </w:rPr>
        <w:t>); female: coefficient = -</w:t>
      </w:r>
      <w:r w:rsidR="00153885" w:rsidRPr="00391A35">
        <w:rPr>
          <w:rFonts w:ascii="Arial" w:hAnsi="Arial" w:cs="Arial"/>
        </w:rPr>
        <w:t>1.99</w:t>
      </w:r>
      <w:r w:rsidR="008911CD" w:rsidRPr="00391A35">
        <w:rPr>
          <w:rFonts w:ascii="Arial" w:hAnsi="Arial" w:cs="Arial"/>
        </w:rPr>
        <w:t xml:space="preserve"> (-</w:t>
      </w:r>
      <w:r w:rsidR="00153885" w:rsidRPr="00391A35">
        <w:rPr>
          <w:rFonts w:ascii="Arial" w:hAnsi="Arial" w:cs="Arial"/>
        </w:rPr>
        <w:t>9.48</w:t>
      </w:r>
      <w:r w:rsidR="008911CD" w:rsidRPr="00391A35">
        <w:rPr>
          <w:rFonts w:ascii="Arial" w:hAnsi="Arial" w:cs="Arial"/>
        </w:rPr>
        <w:t xml:space="preserve"> – </w:t>
      </w:r>
      <w:r w:rsidR="00153885" w:rsidRPr="00391A35">
        <w:rPr>
          <w:rFonts w:ascii="Arial" w:hAnsi="Arial" w:cs="Arial"/>
        </w:rPr>
        <w:t>5.71</w:t>
      </w:r>
      <w:r w:rsidR="008911CD" w:rsidRPr="00391A35">
        <w:rPr>
          <w:rFonts w:ascii="Arial" w:hAnsi="Arial" w:cs="Arial"/>
        </w:rPr>
        <w:t>)</w:t>
      </w:r>
      <w:r w:rsidR="00A14342" w:rsidRPr="00391A35">
        <w:rPr>
          <w:rFonts w:ascii="Arial" w:hAnsi="Arial" w:cs="Arial"/>
        </w:rPr>
        <w:t>)</w:t>
      </w:r>
      <w:r w:rsidR="008911CD" w:rsidRPr="00391A35">
        <w:rPr>
          <w:rFonts w:ascii="Arial" w:hAnsi="Arial" w:cs="Arial"/>
        </w:rPr>
        <w:t xml:space="preserve">, indicating these species lose their mobility faster </w:t>
      </w:r>
      <w:r w:rsidR="002E2CA6" w:rsidRPr="00391A35">
        <w:rPr>
          <w:rFonts w:ascii="Arial" w:hAnsi="Arial" w:cs="Arial"/>
        </w:rPr>
        <w:t xml:space="preserve">at </w:t>
      </w:r>
      <w:r w:rsidR="008911CD" w:rsidRPr="00391A35">
        <w:rPr>
          <w:rFonts w:ascii="Arial" w:hAnsi="Arial" w:cs="Arial"/>
        </w:rPr>
        <w:t>high temperature</w:t>
      </w:r>
      <w:r w:rsidR="00AD1794" w:rsidRPr="00391A35">
        <w:rPr>
          <w:rFonts w:ascii="Arial" w:hAnsi="Arial" w:cs="Arial"/>
        </w:rPr>
        <w:t>s</w:t>
      </w:r>
      <w:r w:rsidR="008911CD" w:rsidRPr="00391A35">
        <w:rPr>
          <w:rFonts w:ascii="Arial" w:hAnsi="Arial" w:cs="Arial"/>
        </w:rPr>
        <w:t>.</w:t>
      </w:r>
    </w:p>
    <w:p w14:paraId="40491A18" w14:textId="02C3D000" w:rsidR="00034C9B" w:rsidRPr="00391A35" w:rsidRDefault="00034C9B" w:rsidP="001B3FA5">
      <w:pPr>
        <w:spacing w:line="480" w:lineRule="auto"/>
        <w:rPr>
          <w:rFonts w:ascii="Arial" w:hAnsi="Arial" w:cs="Arial"/>
        </w:rPr>
      </w:pPr>
    </w:p>
    <w:p w14:paraId="2D0F4041" w14:textId="75A03AAA" w:rsidR="00034C9B" w:rsidRPr="00391A35" w:rsidRDefault="00034C9B" w:rsidP="001B3FA5">
      <w:pPr>
        <w:spacing w:line="480" w:lineRule="auto"/>
        <w:rPr>
          <w:rFonts w:ascii="Arial" w:hAnsi="Arial" w:cs="Arial"/>
          <w:i/>
          <w:iCs/>
        </w:rPr>
      </w:pPr>
      <w:r w:rsidRPr="00391A35">
        <w:rPr>
          <w:rFonts w:ascii="Arial" w:hAnsi="Arial" w:cs="Arial"/>
          <w:i/>
          <w:iCs/>
        </w:rPr>
        <w:t>5.Interspecific competition</w:t>
      </w:r>
    </w:p>
    <w:p w14:paraId="37763C1E" w14:textId="0470FEF9" w:rsidR="002A24F1" w:rsidRPr="00391A35" w:rsidRDefault="00EA385B" w:rsidP="001B3FA5">
      <w:pPr>
        <w:spacing w:line="480" w:lineRule="auto"/>
        <w:ind w:firstLine="720"/>
        <w:rPr>
          <w:rFonts w:ascii="Arial" w:hAnsi="Arial" w:cs="Arial"/>
        </w:rPr>
      </w:pPr>
      <w:r w:rsidRPr="00391A35">
        <w:rPr>
          <w:rFonts w:ascii="Arial" w:hAnsi="Arial" w:cs="Arial"/>
        </w:rPr>
        <w:t>W</w:t>
      </w:r>
      <w:r w:rsidR="007F2000" w:rsidRPr="00391A35">
        <w:rPr>
          <w:rFonts w:ascii="Arial" w:hAnsi="Arial" w:cs="Arial"/>
        </w:rPr>
        <w:t>hen raised i</w:t>
      </w:r>
      <w:r w:rsidR="006B7A92" w:rsidRPr="00391A35">
        <w:rPr>
          <w:rFonts w:ascii="Arial" w:hAnsi="Arial" w:cs="Arial"/>
        </w:rPr>
        <w:t xml:space="preserve">n </w:t>
      </w:r>
      <w:r w:rsidR="008F6E8E" w:rsidRPr="00391A35">
        <w:rPr>
          <w:rFonts w:ascii="Arial" w:hAnsi="Arial" w:cs="Arial"/>
        </w:rPr>
        <w:t xml:space="preserve">a </w:t>
      </w:r>
      <w:r w:rsidR="007F2000" w:rsidRPr="00391A35">
        <w:rPr>
          <w:rFonts w:ascii="Arial" w:hAnsi="Arial" w:cs="Arial"/>
        </w:rPr>
        <w:t xml:space="preserve">laboratory </w:t>
      </w:r>
      <w:r w:rsidR="007A127C" w:rsidRPr="00391A35">
        <w:rPr>
          <w:rFonts w:ascii="Arial" w:hAnsi="Arial" w:cs="Arial"/>
        </w:rPr>
        <w:t>condition</w:t>
      </w:r>
      <w:r w:rsidRPr="00391A35">
        <w:rPr>
          <w:rFonts w:ascii="Arial" w:hAnsi="Arial" w:cs="Arial"/>
        </w:rPr>
        <w:t xml:space="preserve"> mimicking the</w:t>
      </w:r>
      <w:r w:rsidR="00297EB4" w:rsidRPr="00391A35">
        <w:rPr>
          <w:rFonts w:ascii="Arial" w:hAnsi="Arial" w:cs="Arial"/>
        </w:rPr>
        <w:t xml:space="preserve"> warmer,</w:t>
      </w:r>
      <w:r w:rsidRPr="00391A35">
        <w:rPr>
          <w:rFonts w:ascii="Arial" w:hAnsi="Arial" w:cs="Arial"/>
        </w:rPr>
        <w:t xml:space="preserve"> lowland sites</w:t>
      </w:r>
      <w:r w:rsidR="006B7A92" w:rsidRPr="00391A35">
        <w:rPr>
          <w:rFonts w:ascii="Arial" w:hAnsi="Arial" w:cs="Arial"/>
        </w:rPr>
        <w:t xml:space="preserve">, reproductive success </w:t>
      </w:r>
      <w:r w:rsidR="009A717C" w:rsidRPr="00391A35">
        <w:rPr>
          <w:rFonts w:ascii="Arial" w:hAnsi="Arial" w:cs="Arial"/>
        </w:rPr>
        <w:t xml:space="preserve">was highest for </w:t>
      </w:r>
      <w:r w:rsidR="007F2000" w:rsidRPr="00391A35">
        <w:rPr>
          <w:rFonts w:ascii="Arial" w:hAnsi="Arial" w:cs="Arial"/>
        </w:rPr>
        <w:t xml:space="preserve">the two </w:t>
      </w:r>
      <w:r w:rsidR="006B7A92" w:rsidRPr="00391A35">
        <w:rPr>
          <w:rFonts w:ascii="Arial" w:hAnsi="Arial" w:cs="Arial"/>
        </w:rPr>
        <w:t xml:space="preserve">lowland-biased species, followed by the </w:t>
      </w:r>
      <w:r w:rsidR="00CA39C1" w:rsidRPr="00391A35">
        <w:rPr>
          <w:rFonts w:ascii="Arial" w:hAnsi="Arial" w:cs="Arial"/>
        </w:rPr>
        <w:t>elevation-generalist</w:t>
      </w:r>
      <w:r w:rsidR="006B7A92" w:rsidRPr="00391A35">
        <w:rPr>
          <w:rFonts w:ascii="Arial" w:hAnsi="Arial" w:cs="Arial"/>
        </w:rPr>
        <w:t xml:space="preserve"> species, </w:t>
      </w:r>
      <w:r w:rsidR="006B7A92" w:rsidRPr="00391A35">
        <w:rPr>
          <w:rFonts w:ascii="Arial" w:hAnsi="Arial" w:cs="Arial"/>
          <w:i/>
          <w:iCs/>
        </w:rPr>
        <w:t xml:space="preserve">D. </w:t>
      </w:r>
      <w:proofErr w:type="spellStart"/>
      <w:r w:rsidR="006B7A92" w:rsidRPr="00391A35">
        <w:rPr>
          <w:rFonts w:ascii="Arial" w:hAnsi="Arial" w:cs="Arial"/>
          <w:i/>
          <w:iCs/>
        </w:rPr>
        <w:t>sulfurigaster</w:t>
      </w:r>
      <w:proofErr w:type="spellEnd"/>
      <w:r w:rsidR="006B7A92" w:rsidRPr="00391A35">
        <w:rPr>
          <w:rFonts w:ascii="Arial" w:hAnsi="Arial" w:cs="Arial"/>
        </w:rPr>
        <w:t xml:space="preserve">. The </w:t>
      </w:r>
      <w:r w:rsidR="007F2000" w:rsidRPr="00391A35">
        <w:rPr>
          <w:rFonts w:ascii="Arial" w:hAnsi="Arial" w:cs="Arial"/>
        </w:rPr>
        <w:t xml:space="preserve">two </w:t>
      </w:r>
      <w:r w:rsidR="006B7A92" w:rsidRPr="00391A35">
        <w:rPr>
          <w:rFonts w:ascii="Arial" w:hAnsi="Arial" w:cs="Arial"/>
        </w:rPr>
        <w:t>upland species could barely reproduce regardless of the presence of competitors (</w:t>
      </w:r>
      <w:r w:rsidR="00BF1B73" w:rsidRPr="00391A35">
        <w:rPr>
          <w:rFonts w:ascii="Arial" w:hAnsi="Arial" w:cs="Arial"/>
        </w:rPr>
        <w:t>proliferation rates</w:t>
      </w:r>
      <w:r w:rsidR="004A0A4A" w:rsidRPr="00391A35">
        <w:rPr>
          <w:rFonts w:ascii="Arial" w:hAnsi="Arial" w:cs="Arial"/>
        </w:rPr>
        <w:t xml:space="preserve"> (R0) </w:t>
      </w:r>
      <w:r w:rsidR="00BF1B73" w:rsidRPr="00391A35">
        <w:rPr>
          <w:rFonts w:ascii="Arial" w:hAnsi="Arial" w:cs="Arial"/>
        </w:rPr>
        <w:lastRenderedPageBreak/>
        <w:t xml:space="preserve">of </w:t>
      </w:r>
      <w:r w:rsidR="00BF1B73" w:rsidRPr="00391A35">
        <w:rPr>
          <w:rFonts w:ascii="Arial" w:hAnsi="Arial" w:cs="Arial"/>
          <w:i/>
          <w:iCs/>
        </w:rPr>
        <w:t xml:space="preserve">D. </w:t>
      </w:r>
      <w:proofErr w:type="spellStart"/>
      <w:r w:rsidR="009D3EB6" w:rsidRPr="00391A35">
        <w:rPr>
          <w:rFonts w:ascii="Arial" w:hAnsi="Arial" w:cs="Arial"/>
          <w:i/>
          <w:iCs/>
        </w:rPr>
        <w:t>pallidifrons</w:t>
      </w:r>
      <w:proofErr w:type="spellEnd"/>
      <w:r w:rsidR="00BF1B73" w:rsidRPr="00391A35">
        <w:rPr>
          <w:rFonts w:ascii="Arial" w:hAnsi="Arial" w:cs="Arial"/>
        </w:rPr>
        <w:t xml:space="preserve"> and </w:t>
      </w:r>
      <w:r w:rsidR="00BF1B73" w:rsidRPr="00391A35">
        <w:rPr>
          <w:rFonts w:ascii="Arial" w:hAnsi="Arial" w:cs="Arial"/>
          <w:i/>
          <w:iCs/>
        </w:rPr>
        <w:t xml:space="preserve">D. </w:t>
      </w:r>
      <w:proofErr w:type="spellStart"/>
      <w:r w:rsidR="00BF1B73" w:rsidRPr="00391A35">
        <w:rPr>
          <w:rFonts w:ascii="Arial" w:hAnsi="Arial" w:cs="Arial"/>
          <w:i/>
          <w:iCs/>
        </w:rPr>
        <w:t>pseudotakahashii</w:t>
      </w:r>
      <w:proofErr w:type="spellEnd"/>
      <w:r w:rsidR="00BF1B73" w:rsidRPr="00391A35">
        <w:rPr>
          <w:rFonts w:ascii="Arial" w:hAnsi="Arial" w:cs="Arial"/>
        </w:rPr>
        <w:t xml:space="preserve"> </w:t>
      </w:r>
      <w:r w:rsidR="006801B3" w:rsidRPr="00391A35">
        <w:rPr>
          <w:rFonts w:ascii="Arial" w:hAnsi="Arial" w:cs="Arial"/>
        </w:rPr>
        <w:t xml:space="preserve">were </w:t>
      </w:r>
      <w:r w:rsidR="00BF1B73" w:rsidRPr="00391A35">
        <w:rPr>
          <w:rFonts w:ascii="Arial" w:hAnsi="Arial" w:cs="Arial"/>
        </w:rPr>
        <w:t>lower than 1</w:t>
      </w:r>
      <w:r w:rsidR="006801B3" w:rsidRPr="00391A35">
        <w:rPr>
          <w:rFonts w:ascii="Arial" w:hAnsi="Arial" w:cs="Arial"/>
        </w:rPr>
        <w:t>; Figure 4; Table 2</w:t>
      </w:r>
      <w:r w:rsidR="006B7A92" w:rsidRPr="00391A35">
        <w:rPr>
          <w:rFonts w:ascii="Arial" w:hAnsi="Arial" w:cs="Arial"/>
        </w:rPr>
        <w:t>).</w:t>
      </w:r>
      <w:r w:rsidR="002A24F1" w:rsidRPr="00391A35">
        <w:rPr>
          <w:rFonts w:ascii="Arial" w:hAnsi="Arial" w:cs="Arial"/>
        </w:rPr>
        <w:t xml:space="preserve"> </w:t>
      </w:r>
      <w:r w:rsidR="0066174E" w:rsidRPr="00391A35">
        <w:rPr>
          <w:rFonts w:ascii="Arial" w:hAnsi="Arial" w:cs="Arial"/>
        </w:rPr>
        <w:t>T</w:t>
      </w:r>
      <w:r w:rsidR="002A24F1" w:rsidRPr="00391A35">
        <w:rPr>
          <w:rFonts w:ascii="Arial" w:hAnsi="Arial" w:cs="Arial"/>
        </w:rPr>
        <w:t xml:space="preserve">heir competitive effect </w:t>
      </w:r>
      <w:r w:rsidR="006801B3" w:rsidRPr="00391A35">
        <w:rPr>
          <w:rFonts w:ascii="Arial" w:hAnsi="Arial" w:cs="Arial"/>
        </w:rPr>
        <w:t xml:space="preserve">on </w:t>
      </w:r>
      <w:r w:rsidR="002A24F1" w:rsidRPr="00391A35">
        <w:rPr>
          <w:rFonts w:ascii="Arial" w:hAnsi="Arial" w:cs="Arial"/>
        </w:rPr>
        <w:t xml:space="preserve">lowland species </w:t>
      </w:r>
      <w:r w:rsidR="006801B3" w:rsidRPr="00391A35">
        <w:rPr>
          <w:rFonts w:ascii="Arial" w:hAnsi="Arial" w:cs="Arial"/>
        </w:rPr>
        <w:t xml:space="preserve">was </w:t>
      </w:r>
      <w:r w:rsidR="002A24F1" w:rsidRPr="00391A35">
        <w:rPr>
          <w:rFonts w:ascii="Arial" w:hAnsi="Arial" w:cs="Arial"/>
        </w:rPr>
        <w:t>minimal</w:t>
      </w:r>
      <w:r w:rsidR="007A379B" w:rsidRPr="00391A35">
        <w:rPr>
          <w:rFonts w:ascii="Arial" w:hAnsi="Arial" w:cs="Arial"/>
        </w:rPr>
        <w:t xml:space="preserve">, indicated by low </w:t>
      </w:r>
      <m:oMath>
        <m:r>
          <w:rPr>
            <w:rFonts w:ascii="Cambria Math" w:hAnsi="Cambria Math" w:cs="Arial"/>
          </w:rPr>
          <m:t>β</m:t>
        </m:r>
      </m:oMath>
      <w:r w:rsidR="007A379B" w:rsidRPr="00391A35">
        <w:rPr>
          <w:rFonts w:ascii="Arial" w:hAnsi="Arial" w:cs="Arial"/>
        </w:rPr>
        <w:t xml:space="preserve"> values (Table 2)</w:t>
      </w:r>
      <w:r w:rsidR="002A24F1" w:rsidRPr="00391A35">
        <w:rPr>
          <w:rFonts w:ascii="Arial" w:hAnsi="Arial" w:cs="Arial"/>
        </w:rPr>
        <w:t>.</w:t>
      </w:r>
      <w:r w:rsidR="00270127" w:rsidRPr="00391A35">
        <w:rPr>
          <w:rFonts w:ascii="Arial" w:hAnsi="Arial" w:cs="Arial"/>
        </w:rPr>
        <w:t xml:space="preserve"> The two lowland species, </w:t>
      </w:r>
      <w:r w:rsidR="007A379B" w:rsidRPr="00391A35">
        <w:rPr>
          <w:rFonts w:ascii="Arial" w:hAnsi="Arial" w:cs="Arial"/>
          <w:i/>
          <w:iCs/>
        </w:rPr>
        <w:t>Drosophila</w:t>
      </w:r>
      <w:r w:rsidR="00270127" w:rsidRPr="00391A35">
        <w:rPr>
          <w:rFonts w:ascii="Arial" w:hAnsi="Arial" w:cs="Arial"/>
          <w:i/>
          <w:iCs/>
        </w:rPr>
        <w:t xml:space="preserve"> pandora</w:t>
      </w:r>
      <w:r w:rsidR="00270127" w:rsidRPr="00391A35">
        <w:rPr>
          <w:rFonts w:ascii="Arial" w:hAnsi="Arial" w:cs="Arial"/>
        </w:rPr>
        <w:t xml:space="preserve"> and </w:t>
      </w:r>
      <w:r w:rsidR="00270127" w:rsidRPr="00391A35">
        <w:rPr>
          <w:rFonts w:ascii="Arial" w:hAnsi="Arial" w:cs="Arial"/>
          <w:i/>
          <w:iCs/>
        </w:rPr>
        <w:t xml:space="preserve">D. </w:t>
      </w:r>
      <w:proofErr w:type="spellStart"/>
      <w:r w:rsidR="00270127" w:rsidRPr="00391A35">
        <w:rPr>
          <w:rFonts w:ascii="Arial" w:hAnsi="Arial" w:cs="Arial"/>
          <w:i/>
          <w:iCs/>
        </w:rPr>
        <w:t>bipectinat</w:t>
      </w:r>
      <w:r w:rsidR="00E76AD5" w:rsidRPr="00391A35">
        <w:rPr>
          <w:rFonts w:ascii="Arial" w:hAnsi="Arial" w:cs="Arial"/>
          <w:i/>
          <w:iCs/>
        </w:rPr>
        <w:t>a</w:t>
      </w:r>
      <w:proofErr w:type="spellEnd"/>
      <w:r w:rsidR="00270127" w:rsidRPr="00391A35">
        <w:rPr>
          <w:rFonts w:ascii="Arial" w:hAnsi="Arial" w:cs="Arial"/>
        </w:rPr>
        <w:t xml:space="preserve">, are expected to coexist </w:t>
      </w:r>
      <w:r w:rsidR="00E76AD5" w:rsidRPr="00391A35">
        <w:rPr>
          <w:rFonts w:ascii="Arial" w:hAnsi="Arial" w:cs="Arial"/>
        </w:rPr>
        <w:t xml:space="preserve">stably, </w:t>
      </w:r>
      <w:r w:rsidR="00270127" w:rsidRPr="00391A35">
        <w:rPr>
          <w:rFonts w:ascii="Arial" w:hAnsi="Arial" w:cs="Arial"/>
        </w:rPr>
        <w:t xml:space="preserve">based on their reproductive and competitive parameters. </w:t>
      </w:r>
    </w:p>
    <w:p w14:paraId="7F5F6115" w14:textId="4F0F24FF" w:rsidR="00270127" w:rsidRPr="00391A35" w:rsidRDefault="006B7A92" w:rsidP="001B3FA5">
      <w:pPr>
        <w:spacing w:line="480" w:lineRule="auto"/>
        <w:ind w:firstLine="720"/>
        <w:rPr>
          <w:rFonts w:ascii="Arial" w:hAnsi="Arial" w:cs="Arial"/>
        </w:rPr>
      </w:pPr>
      <w:r w:rsidRPr="00391A35">
        <w:rPr>
          <w:rFonts w:ascii="Arial" w:hAnsi="Arial" w:cs="Arial"/>
        </w:rPr>
        <w:t xml:space="preserve"> </w:t>
      </w:r>
      <w:r w:rsidR="00841508" w:rsidRPr="00391A35">
        <w:rPr>
          <w:rFonts w:ascii="Arial" w:hAnsi="Arial" w:cs="Arial"/>
        </w:rPr>
        <w:t>When r</w:t>
      </w:r>
      <w:r w:rsidR="007F2000" w:rsidRPr="00391A35">
        <w:rPr>
          <w:rFonts w:ascii="Arial" w:hAnsi="Arial" w:cs="Arial"/>
        </w:rPr>
        <w:t>aised</w:t>
      </w:r>
      <w:r w:rsidR="007A127C" w:rsidRPr="00391A35">
        <w:rPr>
          <w:rFonts w:ascii="Arial" w:hAnsi="Arial" w:cs="Arial"/>
        </w:rPr>
        <w:t xml:space="preserve"> a</w:t>
      </w:r>
      <w:r w:rsidR="007F2000" w:rsidRPr="00391A35">
        <w:rPr>
          <w:rFonts w:ascii="Arial" w:hAnsi="Arial" w:cs="Arial"/>
        </w:rPr>
        <w:t xml:space="preserve"> </w:t>
      </w:r>
      <w:r w:rsidR="008F6E8E" w:rsidRPr="00391A35">
        <w:rPr>
          <w:rFonts w:ascii="Arial" w:hAnsi="Arial" w:cs="Arial"/>
        </w:rPr>
        <w:t xml:space="preserve">under </w:t>
      </w:r>
      <w:r w:rsidR="00297EB4" w:rsidRPr="00391A35">
        <w:rPr>
          <w:rFonts w:ascii="Arial" w:hAnsi="Arial" w:cs="Arial"/>
        </w:rPr>
        <w:t>cooler,</w:t>
      </w:r>
      <w:r w:rsidR="007F2000" w:rsidRPr="00391A35">
        <w:rPr>
          <w:rFonts w:ascii="Arial" w:hAnsi="Arial" w:cs="Arial"/>
        </w:rPr>
        <w:t xml:space="preserve"> </w:t>
      </w:r>
      <w:r w:rsidRPr="00391A35">
        <w:rPr>
          <w:rFonts w:ascii="Arial" w:hAnsi="Arial" w:cs="Arial"/>
        </w:rPr>
        <w:t xml:space="preserve">upland </w:t>
      </w:r>
      <w:r w:rsidR="008F6E8E" w:rsidRPr="00391A35">
        <w:rPr>
          <w:rFonts w:ascii="Arial" w:hAnsi="Arial" w:cs="Arial"/>
        </w:rPr>
        <w:t>condition</w:t>
      </w:r>
      <w:r w:rsidRPr="00391A35">
        <w:rPr>
          <w:rFonts w:ascii="Arial" w:hAnsi="Arial" w:cs="Arial"/>
        </w:rPr>
        <w:t>, all species c</w:t>
      </w:r>
      <w:r w:rsidR="007F2000" w:rsidRPr="00391A35">
        <w:rPr>
          <w:rFonts w:ascii="Arial" w:hAnsi="Arial" w:cs="Arial"/>
        </w:rPr>
        <w:t>ould</w:t>
      </w:r>
      <w:r w:rsidRPr="00391A35">
        <w:rPr>
          <w:rFonts w:ascii="Arial" w:hAnsi="Arial" w:cs="Arial"/>
        </w:rPr>
        <w:t xml:space="preserve"> reproduce and sustain their populations</w:t>
      </w:r>
      <w:r w:rsidR="002D5937" w:rsidRPr="00391A35">
        <w:rPr>
          <w:rFonts w:ascii="Arial" w:hAnsi="Arial" w:cs="Arial"/>
        </w:rPr>
        <w:t xml:space="preserve"> (all proliferation rates (R0) </w:t>
      </w:r>
      <w:r w:rsidR="00AD1C8E" w:rsidRPr="00391A35">
        <w:rPr>
          <w:rFonts w:ascii="Arial" w:hAnsi="Arial" w:cs="Arial"/>
        </w:rPr>
        <w:t xml:space="preserve">were </w:t>
      </w:r>
      <w:r w:rsidR="002D5937" w:rsidRPr="00391A35">
        <w:rPr>
          <w:rFonts w:ascii="Arial" w:hAnsi="Arial" w:cs="Arial"/>
        </w:rPr>
        <w:t>higher than 1</w:t>
      </w:r>
      <w:r w:rsidR="00AD1C8E" w:rsidRPr="00391A35">
        <w:rPr>
          <w:rFonts w:ascii="Arial" w:hAnsi="Arial" w:cs="Arial"/>
        </w:rPr>
        <w:t>; Table 2</w:t>
      </w:r>
      <w:r w:rsidR="002D5937" w:rsidRPr="00391A35">
        <w:rPr>
          <w:rFonts w:ascii="Arial" w:hAnsi="Arial" w:cs="Arial"/>
        </w:rPr>
        <w:t>)</w:t>
      </w:r>
      <w:r w:rsidRPr="00391A35">
        <w:rPr>
          <w:rFonts w:ascii="Arial" w:hAnsi="Arial" w:cs="Arial"/>
        </w:rPr>
        <w:t>.</w:t>
      </w:r>
      <w:r w:rsidR="00270127" w:rsidRPr="00391A35">
        <w:rPr>
          <w:rFonts w:ascii="Arial" w:hAnsi="Arial" w:cs="Arial"/>
        </w:rPr>
        <w:t xml:space="preserve"> </w:t>
      </w:r>
      <w:r w:rsidRPr="00391A35">
        <w:rPr>
          <w:rFonts w:ascii="Arial" w:hAnsi="Arial" w:cs="Arial"/>
        </w:rPr>
        <w:t xml:space="preserve">Lowland species were strongly </w:t>
      </w:r>
      <w:r w:rsidR="007974D2" w:rsidRPr="00391A35">
        <w:rPr>
          <w:rFonts w:ascii="Arial" w:hAnsi="Arial" w:cs="Arial"/>
        </w:rPr>
        <w:t>affected</w:t>
      </w:r>
      <w:r w:rsidRPr="00391A35">
        <w:rPr>
          <w:rFonts w:ascii="Arial" w:hAnsi="Arial" w:cs="Arial"/>
        </w:rPr>
        <w:t xml:space="preserve"> by the density of </w:t>
      </w:r>
      <w:r w:rsidRPr="00391A35">
        <w:rPr>
          <w:rFonts w:ascii="Arial" w:hAnsi="Arial" w:cs="Arial"/>
          <w:i/>
          <w:iCs/>
        </w:rPr>
        <w:t xml:space="preserve">D. </w:t>
      </w:r>
      <w:proofErr w:type="spellStart"/>
      <w:r w:rsidR="009D3EB6" w:rsidRPr="00391A35">
        <w:rPr>
          <w:rFonts w:ascii="Arial" w:hAnsi="Arial" w:cs="Arial"/>
          <w:i/>
          <w:iCs/>
        </w:rPr>
        <w:t>pallidifrons</w:t>
      </w:r>
      <w:proofErr w:type="spellEnd"/>
      <w:r w:rsidRPr="00391A35">
        <w:rPr>
          <w:rFonts w:ascii="Arial" w:hAnsi="Arial" w:cs="Arial"/>
        </w:rPr>
        <w:t>, an upland species</w:t>
      </w:r>
      <w:r w:rsidR="004F488C" w:rsidRPr="00391A35">
        <w:rPr>
          <w:rFonts w:ascii="Arial" w:hAnsi="Arial" w:cs="Arial"/>
        </w:rPr>
        <w:t>,</w:t>
      </w:r>
      <w:r w:rsidR="00270127" w:rsidRPr="00391A35">
        <w:rPr>
          <w:rFonts w:ascii="Arial" w:hAnsi="Arial" w:cs="Arial"/>
        </w:rPr>
        <w:t xml:space="preserve"> </w:t>
      </w:r>
      <w:r w:rsidR="004F488C" w:rsidRPr="00391A35">
        <w:rPr>
          <w:rFonts w:ascii="Arial" w:hAnsi="Arial" w:cs="Arial"/>
        </w:rPr>
        <w:t>w</w:t>
      </w:r>
      <w:r w:rsidRPr="00391A35">
        <w:rPr>
          <w:rFonts w:ascii="Arial" w:hAnsi="Arial" w:cs="Arial"/>
        </w:rPr>
        <w:t xml:space="preserve">hile upland species </w:t>
      </w:r>
      <w:r w:rsidR="007625A8" w:rsidRPr="00391A35">
        <w:rPr>
          <w:rFonts w:ascii="Arial" w:hAnsi="Arial" w:cs="Arial"/>
        </w:rPr>
        <w:t>were</w:t>
      </w:r>
      <w:r w:rsidRPr="00391A35">
        <w:rPr>
          <w:rFonts w:ascii="Arial" w:hAnsi="Arial" w:cs="Arial"/>
        </w:rPr>
        <w:t xml:space="preserve"> significantly less affected by </w:t>
      </w:r>
      <w:r w:rsidR="005F4C4E" w:rsidRPr="00391A35">
        <w:rPr>
          <w:rFonts w:ascii="Arial" w:hAnsi="Arial" w:cs="Arial"/>
        </w:rPr>
        <w:t>low</w:t>
      </w:r>
      <w:r w:rsidRPr="00391A35">
        <w:rPr>
          <w:rFonts w:ascii="Arial" w:hAnsi="Arial" w:cs="Arial"/>
        </w:rPr>
        <w:t>land species</w:t>
      </w:r>
      <w:r w:rsidR="004F488C" w:rsidRPr="00391A35">
        <w:rPr>
          <w:rFonts w:ascii="Arial" w:hAnsi="Arial" w:cs="Arial"/>
        </w:rPr>
        <w:t>.</w:t>
      </w:r>
      <w:r w:rsidR="00B47908" w:rsidRPr="00391A35">
        <w:rPr>
          <w:rFonts w:ascii="Arial" w:hAnsi="Arial" w:cs="Arial"/>
        </w:rPr>
        <w:t xml:space="preserve"> </w:t>
      </w:r>
      <w:r w:rsidR="007974D2" w:rsidRPr="00391A35">
        <w:rPr>
          <w:rFonts w:ascii="Arial" w:hAnsi="Arial" w:cs="Arial"/>
        </w:rPr>
        <w:t>Competition</w:t>
      </w:r>
      <w:r w:rsidR="00B47908" w:rsidRPr="00391A35">
        <w:rPr>
          <w:rFonts w:ascii="Arial" w:hAnsi="Arial" w:cs="Arial"/>
        </w:rPr>
        <w:t xml:space="preserve"> with </w:t>
      </w:r>
      <w:proofErr w:type="spellStart"/>
      <w:r w:rsidR="00B47908" w:rsidRPr="00391A35">
        <w:rPr>
          <w:rFonts w:ascii="Arial" w:hAnsi="Arial" w:cs="Arial"/>
          <w:i/>
          <w:iCs/>
        </w:rPr>
        <w:t>D.pa</w:t>
      </w:r>
      <w:r w:rsidR="004A0A4A" w:rsidRPr="00391A35">
        <w:rPr>
          <w:rFonts w:ascii="Arial" w:hAnsi="Arial" w:cs="Arial"/>
          <w:i/>
          <w:iCs/>
        </w:rPr>
        <w:t>l</w:t>
      </w:r>
      <w:r w:rsidR="00B47908" w:rsidRPr="00391A35">
        <w:rPr>
          <w:rFonts w:ascii="Arial" w:hAnsi="Arial" w:cs="Arial"/>
          <w:i/>
          <w:iCs/>
        </w:rPr>
        <w:t>lidirons</w:t>
      </w:r>
      <w:proofErr w:type="spellEnd"/>
      <w:r w:rsidR="007625A8" w:rsidRPr="00391A35">
        <w:rPr>
          <w:rFonts w:ascii="Arial" w:hAnsi="Arial" w:cs="Arial"/>
        </w:rPr>
        <w:t xml:space="preserve"> </w:t>
      </w:r>
      <w:r w:rsidR="00D22E43" w:rsidRPr="00391A35">
        <w:rPr>
          <w:rFonts w:ascii="Arial" w:hAnsi="Arial" w:cs="Arial"/>
        </w:rPr>
        <w:t xml:space="preserve">under </w:t>
      </w:r>
      <w:r w:rsidR="007974D2" w:rsidRPr="00391A35">
        <w:rPr>
          <w:rFonts w:ascii="Arial" w:hAnsi="Arial" w:cs="Arial"/>
        </w:rPr>
        <w:t>upland</w:t>
      </w:r>
      <w:r w:rsidR="007625A8" w:rsidRPr="00391A35">
        <w:rPr>
          <w:rFonts w:ascii="Arial" w:hAnsi="Arial" w:cs="Arial"/>
        </w:rPr>
        <w:t xml:space="preserve"> </w:t>
      </w:r>
      <w:r w:rsidR="00D22E43" w:rsidRPr="00391A35">
        <w:rPr>
          <w:rFonts w:ascii="Arial" w:hAnsi="Arial" w:cs="Arial"/>
        </w:rPr>
        <w:t xml:space="preserve">conditions </w:t>
      </w:r>
      <w:r w:rsidR="007625A8" w:rsidRPr="00391A35">
        <w:rPr>
          <w:rFonts w:ascii="Arial" w:hAnsi="Arial" w:cs="Arial"/>
        </w:rPr>
        <w:t>was predicted to drive</w:t>
      </w:r>
      <w:r w:rsidR="00B47908" w:rsidRPr="00391A35">
        <w:rPr>
          <w:rFonts w:ascii="Arial" w:hAnsi="Arial" w:cs="Arial"/>
        </w:rPr>
        <w:t xml:space="preserve"> </w:t>
      </w:r>
      <w:r w:rsidR="00B47908" w:rsidRPr="00391A35">
        <w:rPr>
          <w:rFonts w:ascii="Arial" w:hAnsi="Arial" w:cs="Arial"/>
          <w:i/>
          <w:iCs/>
        </w:rPr>
        <w:t>D. pandora</w:t>
      </w:r>
      <w:r w:rsidR="00B47908" w:rsidRPr="00391A35">
        <w:rPr>
          <w:rFonts w:ascii="Arial" w:hAnsi="Arial" w:cs="Arial"/>
        </w:rPr>
        <w:t xml:space="preserve"> and </w:t>
      </w:r>
      <w:r w:rsidR="00B47908" w:rsidRPr="00391A35">
        <w:rPr>
          <w:rFonts w:ascii="Arial" w:hAnsi="Arial" w:cs="Arial"/>
          <w:i/>
          <w:iCs/>
        </w:rPr>
        <w:t xml:space="preserve">D. </w:t>
      </w:r>
      <w:proofErr w:type="spellStart"/>
      <w:r w:rsidR="00B47908" w:rsidRPr="00391A35">
        <w:rPr>
          <w:rFonts w:ascii="Arial" w:hAnsi="Arial" w:cs="Arial"/>
          <w:i/>
          <w:iCs/>
        </w:rPr>
        <w:t>bipectinat</w:t>
      </w:r>
      <w:r w:rsidR="00AD1C8E" w:rsidRPr="00391A35">
        <w:rPr>
          <w:rFonts w:ascii="Arial" w:hAnsi="Arial" w:cs="Arial"/>
          <w:i/>
          <w:iCs/>
        </w:rPr>
        <w:t>a</w:t>
      </w:r>
      <w:proofErr w:type="spellEnd"/>
      <w:r w:rsidR="007625A8" w:rsidRPr="00391A35">
        <w:rPr>
          <w:rFonts w:ascii="Arial" w:hAnsi="Arial" w:cs="Arial"/>
        </w:rPr>
        <w:t xml:space="preserve"> to exclusion (Table 2).</w:t>
      </w:r>
      <w:r w:rsidR="00A76C14" w:rsidRPr="00391A35">
        <w:rPr>
          <w:rFonts w:ascii="Arial" w:hAnsi="Arial" w:cs="Arial"/>
        </w:rPr>
        <w:t xml:space="preserve"> </w:t>
      </w:r>
    </w:p>
    <w:p w14:paraId="0FFAE947" w14:textId="2F260D62" w:rsidR="006B7A92" w:rsidRPr="00391A35" w:rsidRDefault="00A76C14" w:rsidP="001B3FA5">
      <w:pPr>
        <w:spacing w:line="480" w:lineRule="auto"/>
        <w:ind w:firstLine="720"/>
        <w:rPr>
          <w:rFonts w:ascii="Arial" w:hAnsi="Arial" w:cs="Arial"/>
        </w:rPr>
      </w:pPr>
      <w:r w:rsidRPr="00391A35">
        <w:rPr>
          <w:rFonts w:ascii="Arial" w:hAnsi="Arial" w:cs="Arial"/>
        </w:rPr>
        <w:t>In the long-term competition</w:t>
      </w:r>
      <w:r w:rsidR="00D140A1" w:rsidRPr="00391A35">
        <w:rPr>
          <w:rFonts w:ascii="Arial" w:hAnsi="Arial" w:cs="Arial"/>
        </w:rPr>
        <w:t xml:space="preserve"> experiment</w:t>
      </w:r>
      <w:r w:rsidRPr="00391A35">
        <w:rPr>
          <w:rFonts w:ascii="Arial" w:hAnsi="Arial" w:cs="Arial"/>
        </w:rPr>
        <w:t>,</w:t>
      </w:r>
      <w:r w:rsidR="007625A8" w:rsidRPr="00391A35">
        <w:rPr>
          <w:rFonts w:ascii="Arial" w:hAnsi="Arial" w:cs="Arial"/>
        </w:rPr>
        <w:t xml:space="preserve"> </w:t>
      </w:r>
      <w:r w:rsidR="00FF7A67" w:rsidRPr="00391A35">
        <w:rPr>
          <w:rFonts w:ascii="Arial" w:hAnsi="Arial" w:cs="Arial"/>
        </w:rPr>
        <w:t xml:space="preserve">high temperature drove </w:t>
      </w:r>
      <w:r w:rsidR="00AD1794" w:rsidRPr="00391A35">
        <w:rPr>
          <w:rFonts w:ascii="Arial" w:hAnsi="Arial" w:cs="Arial"/>
        </w:rPr>
        <w:t xml:space="preserve">the upland-species </w:t>
      </w:r>
      <w:r w:rsidR="00FF7A67" w:rsidRPr="00391A35">
        <w:rPr>
          <w:rFonts w:ascii="Arial" w:hAnsi="Arial" w:cs="Arial"/>
          <w:i/>
          <w:iCs/>
        </w:rPr>
        <w:t xml:space="preserve">D. </w:t>
      </w:r>
      <w:proofErr w:type="spellStart"/>
      <w:r w:rsidR="00EA5252" w:rsidRPr="00391A35">
        <w:rPr>
          <w:rFonts w:ascii="Arial" w:hAnsi="Arial" w:cs="Arial"/>
          <w:i/>
          <w:iCs/>
        </w:rPr>
        <w:t>pallidifrons</w:t>
      </w:r>
      <w:proofErr w:type="spellEnd"/>
      <w:r w:rsidR="00FF7A67" w:rsidRPr="00391A35">
        <w:rPr>
          <w:rFonts w:ascii="Arial" w:hAnsi="Arial" w:cs="Arial"/>
        </w:rPr>
        <w:t xml:space="preserve"> to extinction regardless of the </w:t>
      </w:r>
      <w:r w:rsidR="00F9470A" w:rsidRPr="00391A35">
        <w:rPr>
          <w:rFonts w:ascii="Arial" w:hAnsi="Arial" w:cs="Arial"/>
        </w:rPr>
        <w:t xml:space="preserve">starting </w:t>
      </w:r>
      <w:r w:rsidR="00803F56" w:rsidRPr="00391A35">
        <w:rPr>
          <w:rFonts w:ascii="Arial" w:hAnsi="Arial" w:cs="Arial"/>
        </w:rPr>
        <w:t xml:space="preserve">species </w:t>
      </w:r>
      <w:r w:rsidR="00F9470A" w:rsidRPr="00391A35">
        <w:rPr>
          <w:rFonts w:ascii="Arial" w:hAnsi="Arial" w:cs="Arial"/>
        </w:rPr>
        <w:t>composition</w:t>
      </w:r>
      <w:r w:rsidRPr="00391A35">
        <w:rPr>
          <w:rFonts w:ascii="Arial" w:hAnsi="Arial" w:cs="Arial"/>
        </w:rPr>
        <w:t xml:space="preserve"> (monoculture versus mixed species culture)</w:t>
      </w:r>
      <w:r w:rsidR="00E158A0" w:rsidRPr="00391A35">
        <w:rPr>
          <w:rFonts w:ascii="Arial" w:hAnsi="Arial" w:cs="Arial"/>
        </w:rPr>
        <w:t xml:space="preserve"> (Figure 5a)</w:t>
      </w:r>
      <w:r w:rsidR="00FF7A67" w:rsidRPr="00391A35">
        <w:rPr>
          <w:rFonts w:ascii="Arial" w:hAnsi="Arial" w:cs="Arial"/>
        </w:rPr>
        <w:t xml:space="preserve">. In contrast, </w:t>
      </w:r>
      <w:r w:rsidR="007974D2" w:rsidRPr="00391A35">
        <w:rPr>
          <w:rFonts w:ascii="Arial" w:hAnsi="Arial" w:cs="Arial"/>
        </w:rPr>
        <w:t>the monoculture</w:t>
      </w:r>
      <w:r w:rsidR="00FF7A67" w:rsidRPr="00391A35">
        <w:rPr>
          <w:rFonts w:ascii="Arial" w:hAnsi="Arial" w:cs="Arial"/>
        </w:rPr>
        <w:t xml:space="preserve"> of </w:t>
      </w:r>
      <w:r w:rsidR="00AD1794" w:rsidRPr="00391A35">
        <w:rPr>
          <w:rFonts w:ascii="Arial" w:hAnsi="Arial" w:cs="Arial"/>
        </w:rPr>
        <w:t xml:space="preserve">the lowland-species </w:t>
      </w:r>
      <w:r w:rsidR="00FF7A67" w:rsidRPr="00391A35">
        <w:rPr>
          <w:rFonts w:ascii="Arial" w:hAnsi="Arial" w:cs="Arial"/>
          <w:i/>
          <w:iCs/>
        </w:rPr>
        <w:t>D. pandora</w:t>
      </w:r>
      <w:r w:rsidR="00FF7A67" w:rsidRPr="00391A35">
        <w:rPr>
          <w:rFonts w:ascii="Arial" w:hAnsi="Arial" w:cs="Arial"/>
        </w:rPr>
        <w:t xml:space="preserve"> </w:t>
      </w:r>
      <w:r w:rsidR="00D22E43" w:rsidRPr="00391A35">
        <w:rPr>
          <w:rFonts w:ascii="Arial" w:hAnsi="Arial" w:cs="Arial"/>
        </w:rPr>
        <w:t xml:space="preserve">remained </w:t>
      </w:r>
      <w:r w:rsidR="007F2000" w:rsidRPr="00391A35">
        <w:rPr>
          <w:rFonts w:ascii="Arial" w:hAnsi="Arial" w:cs="Arial"/>
        </w:rPr>
        <w:t>abundant</w:t>
      </w:r>
      <w:r w:rsidR="00FF7A67" w:rsidRPr="00391A35">
        <w:rPr>
          <w:rFonts w:ascii="Arial" w:hAnsi="Arial" w:cs="Arial"/>
        </w:rPr>
        <w:t xml:space="preserve"> </w:t>
      </w:r>
      <w:r w:rsidR="00D140A1" w:rsidRPr="00391A35">
        <w:rPr>
          <w:rFonts w:ascii="Arial" w:hAnsi="Arial" w:cs="Arial"/>
        </w:rPr>
        <w:t xml:space="preserve">at </w:t>
      </w:r>
      <w:r w:rsidR="00FF7A67" w:rsidRPr="00391A35">
        <w:rPr>
          <w:rFonts w:ascii="Arial" w:hAnsi="Arial" w:cs="Arial"/>
        </w:rPr>
        <w:t>both temperature</w:t>
      </w:r>
      <w:r w:rsidR="007974D2" w:rsidRPr="00391A35">
        <w:rPr>
          <w:rFonts w:ascii="Arial" w:hAnsi="Arial" w:cs="Arial"/>
        </w:rPr>
        <w:t>s</w:t>
      </w:r>
      <w:r w:rsidR="00FF7A67" w:rsidRPr="00391A35">
        <w:rPr>
          <w:rFonts w:ascii="Arial" w:hAnsi="Arial" w:cs="Arial"/>
        </w:rPr>
        <w:t xml:space="preserve"> </w:t>
      </w:r>
      <w:r w:rsidR="00E158A0" w:rsidRPr="00391A35">
        <w:rPr>
          <w:rFonts w:ascii="Arial" w:hAnsi="Arial" w:cs="Arial"/>
        </w:rPr>
        <w:t>(</w:t>
      </w:r>
      <w:r w:rsidR="00515534" w:rsidRPr="00391A35">
        <w:rPr>
          <w:rFonts w:ascii="Arial" w:hAnsi="Arial" w:cs="Arial"/>
        </w:rPr>
        <w:t>F</w:t>
      </w:r>
      <w:r w:rsidR="00E158A0" w:rsidRPr="00391A35">
        <w:rPr>
          <w:rFonts w:ascii="Arial" w:hAnsi="Arial" w:cs="Arial"/>
        </w:rPr>
        <w:t>igure 5b:</w:t>
      </w:r>
      <w:r w:rsidR="00515534" w:rsidRPr="00391A35">
        <w:rPr>
          <w:rFonts w:ascii="Arial" w:hAnsi="Arial" w:cs="Arial"/>
        </w:rPr>
        <w:t xml:space="preserve"> </w:t>
      </w:r>
      <w:r w:rsidR="00E158A0" w:rsidRPr="00391A35">
        <w:rPr>
          <w:rFonts w:ascii="Arial" w:hAnsi="Arial" w:cs="Arial"/>
        </w:rPr>
        <w:t>90% credible interval of temperature</w:t>
      </w:r>
      <w:r w:rsidR="004A0A4A" w:rsidRPr="00391A35">
        <w:rPr>
          <w:rFonts w:ascii="Arial" w:hAnsi="Arial" w:cs="Arial"/>
        </w:rPr>
        <w:t xml:space="preserve"> effect</w:t>
      </w:r>
      <w:r w:rsidR="00E158A0" w:rsidRPr="00391A35">
        <w:rPr>
          <w:rFonts w:ascii="Arial" w:hAnsi="Arial" w:cs="Arial"/>
        </w:rPr>
        <w:t xml:space="preserve"> in monoculture overlap</w:t>
      </w:r>
      <w:r w:rsidR="00951596" w:rsidRPr="00391A35">
        <w:rPr>
          <w:rFonts w:ascii="Arial" w:hAnsi="Arial" w:cs="Arial"/>
        </w:rPr>
        <w:t>s</w:t>
      </w:r>
      <w:r w:rsidR="00E158A0" w:rsidRPr="00391A35">
        <w:rPr>
          <w:rFonts w:ascii="Arial" w:hAnsi="Arial" w:cs="Arial"/>
        </w:rPr>
        <w:t xml:space="preserve"> with zero)</w:t>
      </w:r>
      <w:r w:rsidR="00FF7A67" w:rsidRPr="00391A35">
        <w:rPr>
          <w:rFonts w:ascii="Arial" w:hAnsi="Arial" w:cs="Arial"/>
        </w:rPr>
        <w:t>.</w:t>
      </w:r>
      <w:r w:rsidR="00D140A1" w:rsidRPr="00391A35">
        <w:rPr>
          <w:rFonts w:ascii="Arial" w:hAnsi="Arial" w:cs="Arial"/>
        </w:rPr>
        <w:t xml:space="preserve"> The i</w:t>
      </w:r>
      <w:r w:rsidR="00515534" w:rsidRPr="00391A35">
        <w:rPr>
          <w:rFonts w:ascii="Arial" w:hAnsi="Arial" w:cs="Arial"/>
        </w:rPr>
        <w:t xml:space="preserve">nterspecific competition effect was only significant at </w:t>
      </w:r>
      <w:r w:rsidR="00FD2A56">
        <w:rPr>
          <w:rFonts w:ascii="Arial" w:hAnsi="Arial" w:cs="Arial"/>
        </w:rPr>
        <w:t xml:space="preserve">the upland regime </w:t>
      </w:r>
      <w:r w:rsidR="00515534" w:rsidRPr="00391A35">
        <w:rPr>
          <w:rFonts w:ascii="Arial" w:hAnsi="Arial" w:cs="Arial"/>
        </w:rPr>
        <w:t>(Figure 5c), which</w:t>
      </w:r>
      <w:r w:rsidR="00506BD6" w:rsidRPr="00391A35">
        <w:rPr>
          <w:rFonts w:ascii="Arial" w:hAnsi="Arial" w:cs="Arial"/>
        </w:rPr>
        <w:t xml:space="preserve"> </w:t>
      </w:r>
      <w:r w:rsidR="004E2EE8" w:rsidRPr="00391A35">
        <w:rPr>
          <w:rFonts w:ascii="Arial" w:hAnsi="Arial" w:cs="Arial"/>
        </w:rPr>
        <w:t>significantly</w:t>
      </w:r>
      <w:r w:rsidR="004E2EE8" w:rsidRPr="00391A35">
        <w:rPr>
          <w:rFonts w:ascii="Arial" w:hAnsi="Arial" w:cs="Arial"/>
        </w:rPr>
        <w:t xml:space="preserve"> </w:t>
      </w:r>
      <w:r w:rsidR="00515534" w:rsidRPr="00391A35">
        <w:rPr>
          <w:rFonts w:ascii="Arial" w:hAnsi="Arial" w:cs="Arial"/>
        </w:rPr>
        <w:t xml:space="preserve">reduced the population size of </w:t>
      </w:r>
      <w:r w:rsidR="00515534" w:rsidRPr="00391A35">
        <w:rPr>
          <w:rFonts w:ascii="Arial" w:hAnsi="Arial" w:cs="Arial"/>
          <w:i/>
          <w:iCs/>
        </w:rPr>
        <w:t>D. pandora</w:t>
      </w:r>
      <w:r w:rsidR="00515534" w:rsidRPr="00391A35">
        <w:rPr>
          <w:rFonts w:ascii="Arial" w:hAnsi="Arial" w:cs="Arial"/>
        </w:rPr>
        <w:t xml:space="preserve"> </w:t>
      </w:r>
      <w:r w:rsidR="004A2032">
        <w:rPr>
          <w:rFonts w:ascii="Arial" w:hAnsi="Arial" w:cs="Arial"/>
        </w:rPr>
        <w:t>in mixed-species culture</w:t>
      </w:r>
      <w:r w:rsidR="004E2EE8">
        <w:rPr>
          <w:rFonts w:ascii="Arial" w:hAnsi="Arial" w:cs="Arial"/>
        </w:rPr>
        <w:t>s</w:t>
      </w:r>
      <w:r w:rsidR="004A2032">
        <w:rPr>
          <w:rFonts w:ascii="Arial" w:hAnsi="Arial" w:cs="Arial"/>
        </w:rPr>
        <w:t xml:space="preserve"> </w:t>
      </w:r>
      <w:r w:rsidR="00515534" w:rsidRPr="00391A35">
        <w:rPr>
          <w:rFonts w:ascii="Arial" w:hAnsi="Arial" w:cs="Arial"/>
        </w:rPr>
        <w:t xml:space="preserve">compared to </w:t>
      </w:r>
      <w:r w:rsidR="00951596" w:rsidRPr="00391A35">
        <w:rPr>
          <w:rFonts w:ascii="Arial" w:hAnsi="Arial" w:cs="Arial"/>
        </w:rPr>
        <w:t xml:space="preserve">the </w:t>
      </w:r>
      <w:r w:rsidR="00394D37">
        <w:rPr>
          <w:rFonts w:ascii="Arial" w:hAnsi="Arial" w:cs="Arial"/>
        </w:rPr>
        <w:t>monocultures</w:t>
      </w:r>
      <w:r w:rsidR="00515534" w:rsidRPr="00391A35">
        <w:rPr>
          <w:rFonts w:ascii="Arial" w:hAnsi="Arial" w:cs="Arial"/>
        </w:rPr>
        <w:t xml:space="preserve"> (Figure 5a and Figure 5b).</w:t>
      </w:r>
    </w:p>
    <w:p w14:paraId="1F7B90A4" w14:textId="77777777" w:rsidR="00036A2A" w:rsidRPr="00391A35" w:rsidRDefault="00036A2A" w:rsidP="001B3FA5">
      <w:pPr>
        <w:spacing w:line="480" w:lineRule="auto"/>
        <w:rPr>
          <w:rFonts w:ascii="Arial" w:hAnsi="Arial" w:cs="Arial"/>
        </w:rPr>
      </w:pPr>
    </w:p>
    <w:p w14:paraId="3CFACF74" w14:textId="3BFE9491" w:rsidR="00930FF3" w:rsidRPr="00391A35" w:rsidRDefault="00930FF3" w:rsidP="001B3FA5">
      <w:pPr>
        <w:spacing w:line="480" w:lineRule="auto"/>
        <w:rPr>
          <w:rFonts w:ascii="Arial" w:hAnsi="Arial" w:cs="Arial"/>
        </w:rPr>
      </w:pPr>
    </w:p>
    <w:p w14:paraId="62FB0282" w14:textId="3A33ECB9" w:rsidR="00930FF3" w:rsidRPr="00391A35" w:rsidRDefault="00930FF3" w:rsidP="001B3FA5">
      <w:pPr>
        <w:spacing w:line="480" w:lineRule="auto"/>
        <w:rPr>
          <w:rFonts w:ascii="Arial" w:hAnsi="Arial" w:cs="Arial"/>
        </w:rPr>
      </w:pPr>
      <w:r w:rsidRPr="00391A35">
        <w:rPr>
          <w:rFonts w:ascii="Arial" w:hAnsi="Arial" w:cs="Arial"/>
          <w:b/>
          <w:bCs/>
        </w:rPr>
        <w:t>Discussion</w:t>
      </w:r>
    </w:p>
    <w:p w14:paraId="3C794036" w14:textId="679F1DD9" w:rsidR="00B30C51" w:rsidRPr="00391A35" w:rsidRDefault="00202431" w:rsidP="001B3FA5">
      <w:pPr>
        <w:spacing w:line="480" w:lineRule="auto"/>
        <w:ind w:firstLine="720"/>
        <w:rPr>
          <w:rFonts w:ascii="Arial" w:hAnsi="Arial" w:cs="Arial"/>
        </w:rPr>
      </w:pPr>
      <w:r w:rsidRPr="00391A35">
        <w:rPr>
          <w:rFonts w:ascii="Arial" w:hAnsi="Arial" w:cs="Arial"/>
        </w:rPr>
        <w:t xml:space="preserve">Counter to </w:t>
      </w:r>
      <w:r w:rsidR="00690484" w:rsidRPr="00391A35">
        <w:rPr>
          <w:rFonts w:ascii="Arial" w:hAnsi="Arial" w:cs="Arial"/>
        </w:rPr>
        <w:t>expectation</w:t>
      </w:r>
      <w:r w:rsidR="00793382" w:rsidRPr="00391A35">
        <w:rPr>
          <w:rFonts w:ascii="Arial" w:hAnsi="Arial" w:cs="Arial"/>
        </w:rPr>
        <w:t>, o</w:t>
      </w:r>
      <w:r w:rsidR="00D82A0C" w:rsidRPr="00391A35">
        <w:rPr>
          <w:rFonts w:ascii="Arial" w:hAnsi="Arial" w:cs="Arial"/>
        </w:rPr>
        <w:t xml:space="preserve">ur results </w:t>
      </w:r>
      <w:r w:rsidR="00793382" w:rsidRPr="00391A35">
        <w:rPr>
          <w:rFonts w:ascii="Arial" w:hAnsi="Arial" w:cs="Arial"/>
        </w:rPr>
        <w:t>do not support the common</w:t>
      </w:r>
      <w:r w:rsidR="000625C0" w:rsidRPr="00391A35">
        <w:rPr>
          <w:rFonts w:ascii="Arial" w:hAnsi="Arial" w:cs="Arial"/>
        </w:rPr>
        <w:t xml:space="preserve"> assum</w:t>
      </w:r>
      <w:r w:rsidR="00D82A0C" w:rsidRPr="00391A35">
        <w:rPr>
          <w:rFonts w:ascii="Arial" w:hAnsi="Arial" w:cs="Arial"/>
        </w:rPr>
        <w:t>ption</w:t>
      </w:r>
      <w:r w:rsidR="000625C0" w:rsidRPr="00391A35">
        <w:rPr>
          <w:rFonts w:ascii="Arial" w:hAnsi="Arial" w:cs="Arial"/>
        </w:rPr>
        <w:t xml:space="preserve"> </w:t>
      </w:r>
      <w:r w:rsidR="00B30C51" w:rsidRPr="00391A35">
        <w:rPr>
          <w:rFonts w:ascii="Arial" w:hAnsi="Arial" w:cs="Arial"/>
        </w:rPr>
        <w:t>that co</w:t>
      </w:r>
      <w:r w:rsidR="00531A2F">
        <w:rPr>
          <w:rFonts w:ascii="Arial" w:hAnsi="Arial" w:cs="Arial"/>
        </w:rPr>
        <w:t>ol</w:t>
      </w:r>
      <w:r w:rsidR="00B30C51" w:rsidRPr="00391A35">
        <w:rPr>
          <w:rFonts w:ascii="Arial" w:hAnsi="Arial" w:cs="Arial"/>
        </w:rPr>
        <w:t xml:space="preserve"> boundaries</w:t>
      </w:r>
      <w:r w:rsidR="003D6BD4" w:rsidRPr="00391A35">
        <w:rPr>
          <w:rFonts w:ascii="Arial" w:hAnsi="Arial" w:cs="Arial"/>
        </w:rPr>
        <w:t xml:space="preserve"> to species’ ranges</w:t>
      </w:r>
      <w:r w:rsidR="00B30C51" w:rsidRPr="00391A35">
        <w:rPr>
          <w:rFonts w:ascii="Arial" w:hAnsi="Arial" w:cs="Arial"/>
        </w:rPr>
        <w:t xml:space="preserve"> </w:t>
      </w:r>
      <w:r w:rsidR="003D6BD4" w:rsidRPr="00391A35">
        <w:rPr>
          <w:rFonts w:ascii="Arial" w:hAnsi="Arial" w:cs="Arial"/>
        </w:rPr>
        <w:t xml:space="preserve">are constrained abiotically </w:t>
      </w:r>
      <w:r w:rsidR="004F632A" w:rsidRPr="00391A35">
        <w:rPr>
          <w:rFonts w:ascii="Arial" w:hAnsi="Arial" w:cs="Arial"/>
        </w:rPr>
        <w:t>(</w:t>
      </w:r>
      <w:r w:rsidR="003D6BD4" w:rsidRPr="00391A35">
        <w:rPr>
          <w:rFonts w:ascii="Arial" w:hAnsi="Arial" w:cs="Arial"/>
        </w:rPr>
        <w:t>reflect</w:t>
      </w:r>
      <w:r w:rsidR="004F632A" w:rsidRPr="00391A35">
        <w:rPr>
          <w:rFonts w:ascii="Arial" w:hAnsi="Arial" w:cs="Arial"/>
        </w:rPr>
        <w:t>ing</w:t>
      </w:r>
      <w:r w:rsidR="003D6BD4" w:rsidRPr="00391A35">
        <w:rPr>
          <w:rFonts w:ascii="Arial" w:hAnsi="Arial" w:cs="Arial"/>
        </w:rPr>
        <w:t xml:space="preserve"> </w:t>
      </w:r>
      <w:r w:rsidR="00B30C51" w:rsidRPr="00391A35">
        <w:rPr>
          <w:rFonts w:ascii="Arial" w:hAnsi="Arial" w:cs="Arial"/>
        </w:rPr>
        <w:t>thermal niche</w:t>
      </w:r>
      <w:r w:rsidR="003D6BD4" w:rsidRPr="00391A35">
        <w:rPr>
          <w:rFonts w:ascii="Arial" w:hAnsi="Arial" w:cs="Arial"/>
        </w:rPr>
        <w:t>s</w:t>
      </w:r>
      <w:r w:rsidR="004F632A" w:rsidRPr="00391A35">
        <w:rPr>
          <w:rFonts w:ascii="Arial" w:hAnsi="Arial" w:cs="Arial"/>
        </w:rPr>
        <w:t>)</w:t>
      </w:r>
      <w:r w:rsidR="003D6BD4" w:rsidRPr="00391A35">
        <w:rPr>
          <w:rFonts w:ascii="Arial" w:hAnsi="Arial" w:cs="Arial"/>
        </w:rPr>
        <w:t xml:space="preserve">, </w:t>
      </w:r>
      <w:r w:rsidR="00D82A0C" w:rsidRPr="00391A35">
        <w:rPr>
          <w:rFonts w:ascii="Arial" w:hAnsi="Arial" w:cs="Arial"/>
        </w:rPr>
        <w:t>while</w:t>
      </w:r>
      <w:r w:rsidR="00B30C51" w:rsidRPr="00391A35">
        <w:rPr>
          <w:rFonts w:ascii="Arial" w:hAnsi="Arial" w:cs="Arial"/>
        </w:rPr>
        <w:t xml:space="preserve"> biotic interactions</w:t>
      </w:r>
      <w:r w:rsidR="007E0EA7" w:rsidRPr="00391A35">
        <w:rPr>
          <w:rFonts w:ascii="Arial" w:hAnsi="Arial" w:cs="Arial"/>
        </w:rPr>
        <w:t xml:space="preserve"> </w:t>
      </w:r>
      <w:r w:rsidR="004F632A" w:rsidRPr="00391A35">
        <w:rPr>
          <w:rFonts w:ascii="Arial" w:hAnsi="Arial" w:cs="Arial"/>
        </w:rPr>
        <w:t>(</w:t>
      </w:r>
      <w:r w:rsidR="007E0EA7" w:rsidRPr="00391A35">
        <w:rPr>
          <w:rFonts w:ascii="Arial" w:hAnsi="Arial" w:cs="Arial"/>
        </w:rPr>
        <w:t>such as interspecific competition</w:t>
      </w:r>
      <w:r w:rsidR="004F632A" w:rsidRPr="00391A35">
        <w:rPr>
          <w:rFonts w:ascii="Arial" w:hAnsi="Arial" w:cs="Arial"/>
        </w:rPr>
        <w:t>)</w:t>
      </w:r>
      <w:r w:rsidR="00B30C51" w:rsidRPr="00391A35">
        <w:rPr>
          <w:rFonts w:ascii="Arial" w:hAnsi="Arial" w:cs="Arial"/>
        </w:rPr>
        <w:t xml:space="preserve"> define warm boundaries</w:t>
      </w:r>
      <w:r w:rsidR="00D82A0C" w:rsidRPr="00391A35">
        <w:rPr>
          <w:rFonts w:ascii="Arial" w:hAnsi="Arial" w:cs="Arial"/>
        </w:rPr>
        <w:t xml:space="preserve">. </w:t>
      </w:r>
      <w:r w:rsidR="000B14C4" w:rsidRPr="00391A35">
        <w:rPr>
          <w:rFonts w:ascii="Arial" w:hAnsi="Arial" w:cs="Arial"/>
        </w:rPr>
        <w:t>Instead, w</w:t>
      </w:r>
      <w:r w:rsidR="004B1834" w:rsidRPr="00391A35">
        <w:rPr>
          <w:rFonts w:ascii="Arial" w:hAnsi="Arial" w:cs="Arial"/>
        </w:rPr>
        <w:t>e found that</w:t>
      </w:r>
      <w:r w:rsidR="00B30C51" w:rsidRPr="00391A35">
        <w:rPr>
          <w:rFonts w:ascii="Arial" w:hAnsi="Arial" w:cs="Arial"/>
        </w:rPr>
        <w:t xml:space="preserve"> </w:t>
      </w:r>
      <w:r w:rsidR="00097CF8" w:rsidRPr="00391A35">
        <w:rPr>
          <w:rFonts w:ascii="Arial" w:hAnsi="Arial" w:cs="Arial"/>
        </w:rPr>
        <w:t xml:space="preserve">maximum </w:t>
      </w:r>
      <w:r w:rsidR="00CC58AC" w:rsidRPr="00391A35">
        <w:rPr>
          <w:rFonts w:ascii="Arial" w:hAnsi="Arial" w:cs="Arial"/>
        </w:rPr>
        <w:t xml:space="preserve">temperatures experienced on a daily </w:t>
      </w:r>
      <w:r w:rsidR="00CC58AC" w:rsidRPr="00391A35">
        <w:rPr>
          <w:rFonts w:ascii="Arial" w:hAnsi="Arial" w:cs="Arial"/>
        </w:rPr>
        <w:lastRenderedPageBreak/>
        <w:t>basis at lowland sites</w:t>
      </w:r>
      <w:r w:rsidR="00623168" w:rsidRPr="00391A35">
        <w:rPr>
          <w:rFonts w:ascii="Arial" w:hAnsi="Arial" w:cs="Arial"/>
        </w:rPr>
        <w:t xml:space="preserve"> were sufficiently high to serve as an environmental filter</w:t>
      </w:r>
      <w:r w:rsidR="00B30C51" w:rsidRPr="00391A35">
        <w:rPr>
          <w:rFonts w:ascii="Arial" w:hAnsi="Arial" w:cs="Arial"/>
        </w:rPr>
        <w:t xml:space="preserve">. </w:t>
      </w:r>
      <w:r w:rsidR="008F40A7" w:rsidRPr="00391A35">
        <w:rPr>
          <w:rFonts w:ascii="Arial" w:hAnsi="Arial" w:cs="Arial"/>
        </w:rPr>
        <w:t>In</w:t>
      </w:r>
      <w:r w:rsidR="0081173E" w:rsidRPr="00391A35">
        <w:rPr>
          <w:rFonts w:ascii="Arial" w:hAnsi="Arial" w:cs="Arial"/>
        </w:rPr>
        <w:t xml:space="preserve"> </w:t>
      </w:r>
      <w:r w:rsidR="008F40A7" w:rsidRPr="00391A35">
        <w:rPr>
          <w:rFonts w:ascii="Arial" w:hAnsi="Arial" w:cs="Arial"/>
        </w:rPr>
        <w:t>cooler</w:t>
      </w:r>
      <w:r w:rsidR="00040F2F" w:rsidRPr="00391A35">
        <w:rPr>
          <w:rFonts w:ascii="Arial" w:hAnsi="Arial" w:cs="Arial"/>
        </w:rPr>
        <w:t>,</w:t>
      </w:r>
      <w:r w:rsidR="008F40A7" w:rsidRPr="00391A35">
        <w:rPr>
          <w:rFonts w:ascii="Arial" w:hAnsi="Arial" w:cs="Arial"/>
        </w:rPr>
        <w:t xml:space="preserve"> </w:t>
      </w:r>
      <w:r w:rsidR="00097CF8" w:rsidRPr="00391A35">
        <w:rPr>
          <w:rFonts w:ascii="Arial" w:hAnsi="Arial" w:cs="Arial"/>
        </w:rPr>
        <w:t xml:space="preserve">high-elevation </w:t>
      </w:r>
      <w:r w:rsidR="00040F2F" w:rsidRPr="00391A35">
        <w:rPr>
          <w:rFonts w:ascii="Arial" w:hAnsi="Arial" w:cs="Arial"/>
        </w:rPr>
        <w:t>conditions</w:t>
      </w:r>
      <w:r w:rsidR="0081173E" w:rsidRPr="00391A35">
        <w:rPr>
          <w:rFonts w:ascii="Arial" w:hAnsi="Arial" w:cs="Arial"/>
        </w:rPr>
        <w:t xml:space="preserve">, </w:t>
      </w:r>
      <w:r w:rsidR="00B30C51" w:rsidRPr="00391A35">
        <w:rPr>
          <w:rFonts w:ascii="Arial" w:hAnsi="Arial" w:cs="Arial"/>
        </w:rPr>
        <w:t xml:space="preserve">lowland species </w:t>
      </w:r>
      <w:r w:rsidR="00AD1794" w:rsidRPr="00391A35">
        <w:rPr>
          <w:rFonts w:ascii="Arial" w:hAnsi="Arial" w:cs="Arial"/>
        </w:rPr>
        <w:t>were</w:t>
      </w:r>
      <w:r w:rsidR="00B30C51" w:rsidRPr="00391A35">
        <w:rPr>
          <w:rFonts w:ascii="Arial" w:hAnsi="Arial" w:cs="Arial"/>
        </w:rPr>
        <w:t xml:space="preserve"> outcompeted by </w:t>
      </w:r>
      <w:r w:rsidR="00C72931" w:rsidRPr="00391A35">
        <w:rPr>
          <w:rFonts w:ascii="Arial" w:hAnsi="Arial" w:cs="Arial"/>
        </w:rPr>
        <w:t>certain</w:t>
      </w:r>
      <w:r w:rsidR="00B30C51" w:rsidRPr="00391A35">
        <w:rPr>
          <w:rFonts w:ascii="Arial" w:hAnsi="Arial" w:cs="Arial"/>
        </w:rPr>
        <w:t xml:space="preserve"> upland species whose distribution </w:t>
      </w:r>
      <w:r w:rsidR="002E480B" w:rsidRPr="00391A35">
        <w:rPr>
          <w:rFonts w:ascii="Arial" w:hAnsi="Arial" w:cs="Arial"/>
        </w:rPr>
        <w:t>were</w:t>
      </w:r>
      <w:r w:rsidR="00B30C51" w:rsidRPr="00391A35">
        <w:rPr>
          <w:rFonts w:ascii="Arial" w:hAnsi="Arial" w:cs="Arial"/>
        </w:rPr>
        <w:t xml:space="preserve"> confined to </w:t>
      </w:r>
      <w:r w:rsidR="0081173E" w:rsidRPr="00391A35">
        <w:rPr>
          <w:rFonts w:ascii="Arial" w:hAnsi="Arial" w:cs="Arial"/>
        </w:rPr>
        <w:t>high elevations as a result of</w:t>
      </w:r>
      <w:r w:rsidR="00B30C51" w:rsidRPr="00391A35">
        <w:rPr>
          <w:rFonts w:ascii="Arial" w:hAnsi="Arial" w:cs="Arial"/>
        </w:rPr>
        <w:t xml:space="preserve"> </w:t>
      </w:r>
      <w:r w:rsidR="0081173E" w:rsidRPr="00391A35">
        <w:rPr>
          <w:rFonts w:ascii="Arial" w:hAnsi="Arial" w:cs="Arial"/>
        </w:rPr>
        <w:t xml:space="preserve">their </w:t>
      </w:r>
      <w:r w:rsidR="00B30C51" w:rsidRPr="00391A35">
        <w:rPr>
          <w:rFonts w:ascii="Arial" w:hAnsi="Arial" w:cs="Arial"/>
        </w:rPr>
        <w:t>intolerance to heat.</w:t>
      </w:r>
    </w:p>
    <w:p w14:paraId="465D820C" w14:textId="77777777" w:rsidR="0046703F" w:rsidRPr="00391A35" w:rsidRDefault="0046703F" w:rsidP="001B3FA5">
      <w:pPr>
        <w:spacing w:line="480" w:lineRule="auto"/>
        <w:rPr>
          <w:rFonts w:ascii="Arial" w:hAnsi="Arial" w:cs="Arial"/>
        </w:rPr>
      </w:pPr>
    </w:p>
    <w:p w14:paraId="30365B1A" w14:textId="63B99269" w:rsidR="00D45499" w:rsidRPr="00391A35" w:rsidRDefault="005B2E3B" w:rsidP="001B3FA5">
      <w:pPr>
        <w:spacing w:line="480" w:lineRule="auto"/>
        <w:rPr>
          <w:rFonts w:ascii="Arial" w:hAnsi="Arial" w:cs="Arial"/>
          <w:i/>
          <w:iCs/>
        </w:rPr>
      </w:pPr>
      <w:r w:rsidRPr="00391A35">
        <w:rPr>
          <w:rFonts w:ascii="Arial" w:hAnsi="Arial" w:cs="Arial"/>
          <w:i/>
          <w:iCs/>
        </w:rPr>
        <w:t>1</w:t>
      </w:r>
      <w:r w:rsidR="00AF3153" w:rsidRPr="00391A35">
        <w:rPr>
          <w:rFonts w:ascii="Arial" w:hAnsi="Arial" w:cs="Arial"/>
          <w:i/>
          <w:iCs/>
        </w:rPr>
        <w:t>.</w:t>
      </w:r>
      <w:r w:rsidR="00781CD6" w:rsidRPr="00391A35">
        <w:rPr>
          <w:rFonts w:ascii="Arial" w:hAnsi="Arial" w:cs="Arial"/>
          <w:i/>
          <w:iCs/>
        </w:rPr>
        <w:t>C</w:t>
      </w:r>
      <w:r w:rsidR="00D45499" w:rsidRPr="00391A35">
        <w:rPr>
          <w:rFonts w:ascii="Arial" w:hAnsi="Arial" w:cs="Arial"/>
          <w:i/>
          <w:iCs/>
        </w:rPr>
        <w:t>ontribution</w:t>
      </w:r>
      <w:r w:rsidR="009D501D" w:rsidRPr="00391A35">
        <w:rPr>
          <w:rFonts w:ascii="Arial" w:hAnsi="Arial" w:cs="Arial"/>
          <w:i/>
          <w:iCs/>
        </w:rPr>
        <w:t>s</w:t>
      </w:r>
      <w:r w:rsidR="00D45499" w:rsidRPr="00391A35">
        <w:rPr>
          <w:rFonts w:ascii="Arial" w:hAnsi="Arial" w:cs="Arial"/>
          <w:i/>
          <w:iCs/>
        </w:rPr>
        <w:t xml:space="preserve"> of abiotic and biotic factor</w:t>
      </w:r>
      <w:r w:rsidR="009D501D" w:rsidRPr="00391A35">
        <w:rPr>
          <w:rFonts w:ascii="Arial" w:hAnsi="Arial" w:cs="Arial"/>
          <w:i/>
          <w:iCs/>
        </w:rPr>
        <w:t>s</w:t>
      </w:r>
      <w:r w:rsidR="00D45499" w:rsidRPr="00391A35">
        <w:rPr>
          <w:rFonts w:ascii="Arial" w:hAnsi="Arial" w:cs="Arial"/>
          <w:i/>
          <w:iCs/>
        </w:rPr>
        <w:t xml:space="preserve"> in </w:t>
      </w:r>
      <w:r w:rsidR="009D501D" w:rsidRPr="00391A35">
        <w:rPr>
          <w:rFonts w:ascii="Arial" w:hAnsi="Arial" w:cs="Arial"/>
          <w:i/>
          <w:iCs/>
        </w:rPr>
        <w:t>determining</w:t>
      </w:r>
      <w:r w:rsidR="00D45499" w:rsidRPr="00391A35">
        <w:rPr>
          <w:rFonts w:ascii="Arial" w:hAnsi="Arial" w:cs="Arial"/>
          <w:i/>
          <w:iCs/>
        </w:rPr>
        <w:t xml:space="preserve"> distribution</w:t>
      </w:r>
      <w:r w:rsidR="009D501D" w:rsidRPr="00391A35">
        <w:rPr>
          <w:rFonts w:ascii="Arial" w:hAnsi="Arial" w:cs="Arial"/>
          <w:i/>
          <w:iCs/>
        </w:rPr>
        <w:t>s</w:t>
      </w:r>
    </w:p>
    <w:p w14:paraId="2EA87AD3" w14:textId="365B0F5B" w:rsidR="009D2B25" w:rsidRPr="00391A35" w:rsidRDefault="00DF6CBA" w:rsidP="001B3FA5">
      <w:pPr>
        <w:spacing w:line="480" w:lineRule="auto"/>
        <w:ind w:firstLine="720"/>
        <w:rPr>
          <w:rFonts w:ascii="Arial" w:hAnsi="Arial" w:cs="Arial"/>
        </w:rPr>
      </w:pPr>
      <w:r w:rsidRPr="00391A35">
        <w:rPr>
          <w:rFonts w:ascii="Arial" w:hAnsi="Arial" w:cs="Arial"/>
        </w:rPr>
        <w:t xml:space="preserve">The idea </w:t>
      </w:r>
      <w:r w:rsidR="00364794" w:rsidRPr="00391A35">
        <w:rPr>
          <w:rFonts w:ascii="Arial" w:hAnsi="Arial" w:cs="Arial"/>
        </w:rPr>
        <w:t>that</w:t>
      </w:r>
      <w:r w:rsidRPr="00391A35">
        <w:rPr>
          <w:rFonts w:ascii="Arial" w:hAnsi="Arial" w:cs="Arial"/>
        </w:rPr>
        <w:t xml:space="preserve"> the contribution</w:t>
      </w:r>
      <w:r w:rsidR="009D501D" w:rsidRPr="00391A35">
        <w:rPr>
          <w:rFonts w:ascii="Arial" w:hAnsi="Arial" w:cs="Arial"/>
        </w:rPr>
        <w:t>s</w:t>
      </w:r>
      <w:r w:rsidRPr="00391A35">
        <w:rPr>
          <w:rFonts w:ascii="Arial" w:hAnsi="Arial" w:cs="Arial"/>
        </w:rPr>
        <w:t xml:space="preserve"> of abiotic </w:t>
      </w:r>
      <w:r w:rsidR="00812680" w:rsidRPr="00391A35">
        <w:rPr>
          <w:rFonts w:ascii="Arial" w:hAnsi="Arial" w:cs="Arial"/>
        </w:rPr>
        <w:t xml:space="preserve">versus </w:t>
      </w:r>
      <w:r w:rsidRPr="00391A35">
        <w:rPr>
          <w:rFonts w:ascii="Arial" w:hAnsi="Arial" w:cs="Arial"/>
        </w:rPr>
        <w:t>biotic factor</w:t>
      </w:r>
      <w:r w:rsidR="009D501D" w:rsidRPr="00391A35">
        <w:rPr>
          <w:rFonts w:ascii="Arial" w:hAnsi="Arial" w:cs="Arial"/>
        </w:rPr>
        <w:t>s</w:t>
      </w:r>
      <w:r w:rsidRPr="00391A35">
        <w:rPr>
          <w:rFonts w:ascii="Arial" w:hAnsi="Arial" w:cs="Arial"/>
        </w:rPr>
        <w:t xml:space="preserve"> </w:t>
      </w:r>
      <w:r w:rsidR="00364794" w:rsidRPr="00391A35">
        <w:rPr>
          <w:rFonts w:ascii="Arial" w:hAnsi="Arial" w:cs="Arial"/>
        </w:rPr>
        <w:t xml:space="preserve">might differ </w:t>
      </w:r>
      <w:r w:rsidR="00A523DD" w:rsidRPr="00391A35">
        <w:rPr>
          <w:rFonts w:ascii="Arial" w:hAnsi="Arial" w:cs="Arial"/>
        </w:rPr>
        <w:t>for</w:t>
      </w:r>
      <w:r w:rsidR="00442DAC" w:rsidRPr="00391A35">
        <w:rPr>
          <w:rFonts w:ascii="Arial" w:hAnsi="Arial" w:cs="Arial"/>
        </w:rPr>
        <w:t xml:space="preserve"> species’ </w:t>
      </w:r>
      <w:r w:rsidRPr="00391A35">
        <w:rPr>
          <w:rFonts w:ascii="Arial" w:hAnsi="Arial" w:cs="Arial"/>
        </w:rPr>
        <w:t xml:space="preserve">warm </w:t>
      </w:r>
      <w:r w:rsidR="00A77DA8" w:rsidRPr="00391A35">
        <w:rPr>
          <w:rFonts w:ascii="Arial" w:hAnsi="Arial" w:cs="Arial"/>
        </w:rPr>
        <w:t xml:space="preserve">and </w:t>
      </w:r>
      <w:r w:rsidRPr="00391A35">
        <w:rPr>
          <w:rFonts w:ascii="Arial" w:hAnsi="Arial" w:cs="Arial"/>
        </w:rPr>
        <w:t>co</w:t>
      </w:r>
      <w:r w:rsidR="00531A2F">
        <w:rPr>
          <w:rFonts w:ascii="Arial" w:hAnsi="Arial" w:cs="Arial"/>
        </w:rPr>
        <w:t>ol</w:t>
      </w:r>
      <w:r w:rsidRPr="00391A35">
        <w:rPr>
          <w:rFonts w:ascii="Arial" w:hAnsi="Arial" w:cs="Arial"/>
        </w:rPr>
        <w:t xml:space="preserve"> </w:t>
      </w:r>
      <w:r w:rsidR="00A77DA8" w:rsidRPr="00391A35">
        <w:rPr>
          <w:rFonts w:ascii="Arial" w:hAnsi="Arial" w:cs="Arial"/>
        </w:rPr>
        <w:t>ra</w:t>
      </w:r>
      <w:r w:rsidR="00537BD1" w:rsidRPr="00391A35">
        <w:rPr>
          <w:rFonts w:ascii="Arial" w:hAnsi="Arial" w:cs="Arial"/>
        </w:rPr>
        <w:t>nge</w:t>
      </w:r>
      <w:r w:rsidR="00A77DA8" w:rsidRPr="00391A35">
        <w:rPr>
          <w:rFonts w:ascii="Arial" w:hAnsi="Arial" w:cs="Arial"/>
        </w:rPr>
        <w:t xml:space="preserve"> </w:t>
      </w:r>
      <w:r w:rsidRPr="00391A35">
        <w:rPr>
          <w:rFonts w:ascii="Arial" w:hAnsi="Arial" w:cs="Arial"/>
        </w:rPr>
        <w:t xml:space="preserve">boundaries </w:t>
      </w:r>
      <w:r w:rsidR="00442DAC" w:rsidRPr="00391A35">
        <w:rPr>
          <w:rFonts w:ascii="Arial" w:hAnsi="Arial" w:cs="Arial"/>
        </w:rPr>
        <w:t>can be traced back</w:t>
      </w:r>
      <w:r w:rsidRPr="00391A35">
        <w:rPr>
          <w:rFonts w:ascii="Arial" w:hAnsi="Arial" w:cs="Arial"/>
        </w:rPr>
        <w:t xml:space="preserve"> </w:t>
      </w:r>
      <w:r w:rsidR="009D501D" w:rsidRPr="00391A35">
        <w:rPr>
          <w:rFonts w:ascii="Arial" w:hAnsi="Arial" w:cs="Arial"/>
        </w:rPr>
        <w:t>to</w:t>
      </w:r>
      <w:r w:rsidRPr="00391A35">
        <w:rPr>
          <w:rFonts w:ascii="Arial" w:hAnsi="Arial" w:cs="Arial"/>
        </w:rPr>
        <w:t xml:space="preserve"> </w:t>
      </w:r>
      <w:r w:rsidR="0074313A" w:rsidRPr="00391A35">
        <w:rPr>
          <w:rFonts w:ascii="Arial" w:hAnsi="Arial" w:cs="Arial"/>
        </w:rPr>
        <w:t xml:space="preserve">Charles </w:t>
      </w:r>
      <w:r w:rsidRPr="00391A35">
        <w:rPr>
          <w:rFonts w:ascii="Arial" w:hAnsi="Arial" w:cs="Arial"/>
        </w:rPr>
        <w:t>Darwin</w:t>
      </w:r>
      <w:r w:rsidR="00442DAC" w:rsidRPr="00391A35">
        <w:rPr>
          <w:rFonts w:ascii="Arial" w:hAnsi="Arial" w:cs="Arial"/>
        </w:rPr>
        <w:t>,</w:t>
      </w:r>
      <w:r w:rsidRPr="00391A35">
        <w:rPr>
          <w:rFonts w:ascii="Arial" w:hAnsi="Arial" w:cs="Arial"/>
        </w:rPr>
        <w:t xml:space="preserve"> </w:t>
      </w:r>
      <w:r w:rsidR="00A77DA8" w:rsidRPr="00391A35">
        <w:rPr>
          <w:rFonts w:ascii="Arial" w:hAnsi="Arial" w:cs="Arial"/>
        </w:rPr>
        <w:t xml:space="preserve">and </w:t>
      </w:r>
      <w:r w:rsidRPr="00391A35">
        <w:rPr>
          <w:rFonts w:ascii="Arial" w:hAnsi="Arial" w:cs="Arial"/>
        </w:rPr>
        <w:t>remain</w:t>
      </w:r>
      <w:r w:rsidR="00E76003" w:rsidRPr="00391A35">
        <w:rPr>
          <w:rFonts w:ascii="Arial" w:hAnsi="Arial" w:cs="Arial"/>
        </w:rPr>
        <w:t>s</w:t>
      </w:r>
      <w:r w:rsidRPr="00391A35">
        <w:rPr>
          <w:rFonts w:ascii="Arial" w:hAnsi="Arial" w:cs="Arial"/>
        </w:rPr>
        <w:t xml:space="preserve"> </w:t>
      </w:r>
      <w:r w:rsidR="00442DAC" w:rsidRPr="00391A35">
        <w:rPr>
          <w:rFonts w:ascii="Arial" w:hAnsi="Arial" w:cs="Arial"/>
        </w:rPr>
        <w:t xml:space="preserve">an area of active debate </w:t>
      </w:r>
      <w:r w:rsidR="003D4B4F" w:rsidRPr="00391A35">
        <w:rPr>
          <w:rFonts w:ascii="Arial" w:hAnsi="Arial" w:cs="Arial"/>
        </w:rPr>
        <w:fldChar w:fldCharType="begin" w:fldLock="1"/>
      </w:r>
      <w:r w:rsidR="00B64ECF" w:rsidRPr="00391A35">
        <w:rPr>
          <w:rFonts w:ascii="Arial" w:hAnsi="Arial" w:cs="Arial"/>
        </w:rPr>
        <w:instrText>ADDIN CSL_CITATION {"citationItems":[{"id":"ITEM-1","itemData":{"DOI":"10.1086/674525","ISSN":"00030147","PMID":"24464192","abstract":"Many species' range limits (RL) occur across continuous environmental gradients without obvious barriers imposing them. Such RL are expected to reflect niche limits (NL) and thus to occur where populations cease to be self-sustaining. Transplant experiments comparing fitness within and beyond species' ranges can test this hypothesis, but interpretive power depends strongly on experimental design.We first identify often overlooked aspects of transplant design that are critical to establishing the causes of RL, especially incorporating transplant sites at, and source populations from, the range edge. We then conduct a meta-analysis of published beyond-range transplant experiments (n= 111 tests). Most tests (75%) found that performance declined beyond the range, with the strongest declines detected when the measure of performance was lifetime fitness (83%), suggesting that RL commonly involve niche constraints (declining habitat quality). However, only 46% supported range limits occurring at NL; 26% (mostly geographic RL) fell short of NL with self-sustaining transplants beyond the range, and 23% (all elevational RL) exceeded NL with range-edge populations acting as demographic sinks. These data suggest an important but divergent role for dispersal, which may commonly constrain geographic distributions while extending elevational limits. Meta-analysis results also supported the importance of biotic interactions at RL, particularly the long-held assertion of their role in causing low-elevation and equatorial limits. © 2013 by The University of Chicago.","author":[{"dropping-particle":"","family":"Hargreaves","given":"Anna L.","non-dropping-particle":"","parse-names":false,"suffix":""},{"dropping-particle":"","family":"Samis","given":"Karen E.","non-dropping-particle":"","parse-names":false,"suffix":""},{"dropping-particle":"","family":"Eckert","given":"Christopher G.","non-dropping-particle":"","parse-names":false,"suffix":""}],"container-title":"American Naturalist","id":"ITEM-1","issue":"2","issued":{"date-parts":[["2014","1","17"]]},"page":"157-173","publisher":"University of Chicago PressChicago, IL","title":"Are species' range limits simply niche limits writ large? A review of transplant experiments beyond the range","type":"article-journal","volume":"183"},"uris":["http://www.mendeley.com/documents/?uuid=9326a7e9-8b53-3520-b708-1f6c7c85ae33"]},{"id":"ITEM-2","itemData":{"DOI":"10.1111/jbi.12231","ISSN":"03050270","abstract":"Aim: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Kissling","given":"W.","non-dropping-particle":"","parse-names":false,"suffix":""}],"id":"ITEM-2","issue":"3","issued":{"date-parts":[["2014","3","1"]]},"page":"429-442","publisher":"John Wiley &amp; Sons, Ltd","title":"Causes of warm-edge range limits: systematic review, proximate factors and implications for climate change","type":"article-journal","volume":"41"},"uris":["http://www.mendeley.com/documents/?uuid=1bddb131-a70f-39a0-98b5-2d307a8472d9"]},{"id":"ITEM-3","itemData":{"DOI":"10.1146/annurev.ecolsys.39.110707.173430","ISSN":"1543-592X","abstract":"Biotic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 Copyright © 2009 by Annual Reviews. All rights reserved.","author":[{"dropping-particle":"","family":"Schemske","given":"Douglas W.","non-dropping-particle":"","parse-names":false,"suffix":""},{"dropping-particle":"","family":"Mittelbach","given":"Gary G.","non-dropping-particle":"","parse-names":false,"suffix":""},{"dropping-particle":"V.","family":"Cornell","given":"Howard","non-dropping-particle":"","parse-names":false,"suffix":""},{"dropping-particle":"","family":"Sobel","given":"James M.","non-dropping-particle":"","parse-names":false,"suffix":""},{"dropping-particle":"","family":"Roy","given":"Kaustuv","non-dropping-particle":"","parse-names":false,"suffix":""}],"container-title":"Annual Review of Ecology, Evolution, and Systematics","id":"ITEM-3","issue":"1","issued":{"date-parts":[["2009","12","1"]]},"note":"[The interaction density (e.g. predation rate) may not directly positively related to its &amp;quot;importance&amp;quot;. HOW to define &amp;quot;importance&amp;quot;?]","page":"245-269","publisher":" Annual Reviews ","title":"Is There a Latitudinal Gradient in the Importance of Biotic Interactions?","type":"article-journal","volume":"40"},"uris":["http://www.mendeley.com/documents/?uuid=77a445c6-e693-3b62-a351-1c7dbd416e71"]}],"mendeley":{"formattedCitation":"(Cahill et al. 2014; Hargreaves, Samis, and Eckert 2014; Schemske et al. 2009)","plainTextFormattedCitation":"(Cahill et al. 2014; Hargreaves, Samis, and Eckert 2014; Schemske et al. 2009)","previouslyFormattedCitation":"(Cahill et al. 2014; Hargreaves, Samis, and Eckert 2014; Schemske et al. 2009)"},"properties":{"noteIndex":0},"schema":"https://github.com/citation-style-language/schema/raw/master/csl-citation.json"}</w:instrText>
      </w:r>
      <w:r w:rsidR="003D4B4F" w:rsidRPr="00391A35">
        <w:rPr>
          <w:rFonts w:ascii="Arial" w:hAnsi="Arial" w:cs="Arial"/>
        </w:rPr>
        <w:fldChar w:fldCharType="separate"/>
      </w:r>
      <w:r w:rsidR="00B64ECF" w:rsidRPr="00391A35">
        <w:rPr>
          <w:rFonts w:ascii="Arial" w:hAnsi="Arial" w:cs="Arial"/>
          <w:noProof/>
        </w:rPr>
        <w:t>(Cahill et al. 2014; Hargreaves, Samis, and Eckert 2014; Schemske et al. 2009)</w:t>
      </w:r>
      <w:r w:rsidR="003D4B4F" w:rsidRPr="00391A35">
        <w:rPr>
          <w:rFonts w:ascii="Arial" w:hAnsi="Arial" w:cs="Arial"/>
        </w:rPr>
        <w:fldChar w:fldCharType="end"/>
      </w:r>
      <w:r w:rsidR="003D4B4F" w:rsidRPr="00391A35">
        <w:rPr>
          <w:rFonts w:ascii="Arial" w:hAnsi="Arial" w:cs="Arial"/>
        </w:rPr>
        <w:t>.</w:t>
      </w:r>
      <w:r w:rsidR="00781CD6" w:rsidRPr="00391A35">
        <w:rPr>
          <w:rFonts w:ascii="Arial" w:hAnsi="Arial" w:cs="Arial"/>
        </w:rPr>
        <w:t xml:space="preserve"> </w:t>
      </w:r>
      <w:r w:rsidR="00287EB7" w:rsidRPr="00391A35">
        <w:rPr>
          <w:rFonts w:ascii="Arial" w:hAnsi="Arial" w:cs="Arial"/>
        </w:rPr>
        <w:t xml:space="preserve">There is especially mixed evidence on the importance of </w:t>
      </w:r>
      <w:r w:rsidR="00537BD1" w:rsidRPr="00391A35">
        <w:rPr>
          <w:rFonts w:ascii="Arial" w:hAnsi="Arial" w:cs="Arial"/>
        </w:rPr>
        <w:t>upper thermal limits</w:t>
      </w:r>
      <w:r w:rsidR="00287EB7" w:rsidRPr="00391A35">
        <w:rPr>
          <w:rFonts w:ascii="Arial" w:hAnsi="Arial" w:cs="Arial"/>
        </w:rPr>
        <w:t xml:space="preserve"> in deciding warm boundaries (positive</w:t>
      </w:r>
      <w:r w:rsidR="001D62CE" w:rsidRPr="00391A35">
        <w:rPr>
          <w:rFonts w:ascii="Arial" w:hAnsi="Arial" w:cs="Arial"/>
        </w:rPr>
        <w:t xml:space="preserve"> </w:t>
      </w:r>
      <w:r w:rsidR="00722543" w:rsidRPr="00391A35">
        <w:rPr>
          <w:rFonts w:ascii="Arial" w:hAnsi="Arial" w:cs="Arial"/>
        </w:rPr>
        <w:t>relationship</w:t>
      </w:r>
      <w:r w:rsidR="00531A2F">
        <w:rPr>
          <w:rFonts w:ascii="Arial" w:hAnsi="Arial" w:cs="Arial"/>
        </w:rPr>
        <w:t>s</w:t>
      </w:r>
      <w:r w:rsidR="00287EB7" w:rsidRPr="00391A35">
        <w:rPr>
          <w:rFonts w:ascii="Arial" w:hAnsi="Arial" w:cs="Arial"/>
        </w:rPr>
        <w:t xml:space="preserve">: </w:t>
      </w:r>
      <w:r w:rsidR="009C7B0A" w:rsidRPr="00391A35">
        <w:rPr>
          <w:rFonts w:ascii="Arial" w:hAnsi="Arial" w:cs="Arial"/>
        </w:rPr>
        <w:fldChar w:fldCharType="begin" w:fldLock="1"/>
      </w:r>
      <w:r w:rsidR="00B8751F" w:rsidRPr="00391A35">
        <w:rPr>
          <w:rFonts w:ascii="Arial" w:hAnsi="Arial" w:cs="Arial"/>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phylogenetically","type":"article-journal","volume":"109"},"uris":["http://www.mendeley.com/documents/?uuid=fda03cb5-0910-39da-97ce-ca7e1c3ab356"]},{"id":"ITEM-3","itemData":{"DOI":"10.1111/j.1365-2656.2007.01303.x","ISSN":"00218790","PMID":"18177334","abstract":"1. The ranges of many species have expanded in cool regions but contracted at warm margins in response to recent climate warming, but the mechanisms behind such changes remain unclear. Particular debate concerns the roles of direct climatic limitation vs. the effects of interacting species in explaining the location of low latitude or low elevation range margins. 2. The mountains of the Sierra de Guadarrama (central Spain) include both cool and warm range margins for the black-veined white butterfly, Aporia crataegi, which has disappeared from low elevations since the 1970s without colonizing the highest elevations. 3. We found that the current upper elevation limit to A. crataegi's distribution coincided closely with that of its host plants, but that the species was absent from elevations below 900 m, even where host plants were present. The density of A. crataegi per host plant increased with elevation, but overall abundance of the species declined at high elevations where host plants were rare. 4. The flight period of A. crataegi was later at higher elevations, meaning that butterflies in higher populations flew at hotter times of year; nevertheless, daytime temperatures for the month of peak flight decreased by 6.2 °C per 1 km increase in elevation. 5. At higher elevations A. crataegi eggs were laid on the south side of host plants (expected to correspond to hotter microclimates), whereas at lower sites the (cooler) north side of plants was selected. Field transplant experiments showed that egg survival increased with elevation. 6. Climatic limitation is the most likely explanation for the low elevation range margin of A. crataegi, whereas the absence of host plants from high elevations sets the upper limit. This contrasts with the frequent assumption that biotic interactions typically determine warm range margins, and thermal limitation cool margins. 7. Studies that have modelled distribution changes in response to climate change may have underestimated declines for many specialist species, because range contractions will be exacerbated by mismatch between the future distribution of suitable climate space and the availability of resources such as host plants. © 2007 The Authors.","author":[{"dropping-particle":"","family":"Merrill","given":"Richard M.","non-dropping-particle":"","parse-names":false,"suffix":""},{"dropping-particle":"","family":"Gutiérrez","given":"David","non-dropping-particle":"","parse-names":false,"suffix":""},{"dropping-particle":"","family":"Lewis","given":"Owen T.","non-dropping-particle":"","parse-names":false,"suffix":""},{"dropping-particle":"","family":"Gutiérrez","given":"Javier","non-dropping-particle":"","parse-names":false,"suffix":""},{"dropping-particle":"","family":"Díez","given":"Sonia B.","non-dropping-particle":"","parse-names":false,"suffix":""},{"dropping-particle":"","family":"Wilson","given":"Robert J.","non-dropping-particle":"","parse-names":false,"suffix":""}],"container-title":"Journal of Animal Ecology","id":"ITEM-3","issue":"1","issued":{"date-parts":[["2008"]]},"note":"This is the evidence that high temperature is the restriction for distribution at lowland!","page":"145-155","title":"Combined effects of climate and biotic interactions on the elevational range of a phytophagous insect","type":"article-journal","volume":"77"},"uris":["http://www.mendeley.com/documents/?uuid=5303e261-0e4e-326d-8c2c-f56bd1797ed4"]},{"id":"ITEM-4","itemData":{"DOI":"10.1111/j.1365-2486.2011.02518.x","ISSN":"13541013","abstract":"Predicting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Biology","id":"ITEM-4","issue":"2","issued":{"date-parts":[["2012","2","1"]]},"page":"412-421","publisher":"John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communities","type":"article-journal","volume":"18"},"uris":["http://www.mendeley.com/documents/?uuid=29e85837-7e5e-37e1-9aca-e0aaad27676b"]},{"id":"ITEM-5","itemData":{"DOI":"10.1073/pnas.1507681113","ISSN":"10916490","PMID":"26729867","abstract":"The critical thermal maximum (CTmax), the temperature at which motor control is lost in animals, has the potential to determine if species will tolerate global warming. For insects, tolerance to high temperatures decreases with latitude, suggesting that similar patterns may exist along elevational gradients as well. This study explored how CTmax varies among species and populations of a group of diverse tropical insect herbivores, the rolled-leaf beetles, across both broad and narrow elevational gradients. Data from 6,948 field observations and 8,700 museum specimens were used to map the elevational distributions of rolled-leaf beetles on two mountains in Costa Rica. CTmax was determined for 1,252 individual beetles representing all populations across the gradients. Initial morphological identifications suggested a total of 26 species with populations at different elevations displaying contrasting upper thermal limits. However, compared with morphological identifications, DNA barcodes (cytochrome oxidase I) revealed significant cryptic species diversity. DNA barcodes identified 42 species and haplotypes across 11 species complexes. These 42 species displayed much narrower elevational distributions and values of CTmax than the 26 morphologically defined species. In general, species found at middle elevations and on mountaintops are less tolerant to high temperatures than species restricted to lowland habitats. Species with broad elevational distributions display high CTmax throughout their ranges. We found no significant phylogenetic signal in CTmax, geography, or elevational range. The narrow variance in CTmaxvalues for most rolled-leaf beetles, especially high-elevation species, suggests that the risk of extinction of insects may be substantial under some projected rates of global warming.","author":[{"dropping-particle":"","family":"García-Robledo","given":"Carlos","non-dropping-particle":"","parse-names":false,"suffix":""},{"dropping-particle":"","family":"Kuprewicz","given":"Erin K.","non-dropping-particle":"","parse-names":false,"suffix":""},{"dropping-particle":"","family":"Staines","given":"Charles L.","non-dropping-particle":"","parse-names":false,"suffix":""},{"dropping-particle":"","family":"Erwin","given":"Terry L.","non-dropping-particle":"","parse-names":false,"suffix":""},{"dropping-particle":"","family":"Kress","given":"W. John","non-dropping-particle":"","parse-names":false,"suffix":""}],"container-title":"Proceedings of the National Academy of Sciences of the United States of America","id":"ITEM-5","issue":"3","issued":{"date-parts":[["2016","1","19"]]},"page":"680-685","publisher":"National Academy of Sciences","title":"Limited tolerance by insects to high temperatures across tropical elevational gradients and the implications of global warming for extinction","type":"article-journal","volume":"113"},"uris":["http://www.mendeley.com/documents/?uuid=ccd0f931-edae-31b4-9391-b90d476cb476"]}],"mendeley":{"formattedCitation":"(Batista, Rocha, and Klaczko 2018; Duarte et al. 2012; García-Robledo et al. 2016; Kellermann et al. 2012; Merrill et al. 2008)","manualFormatting":"Batista et al. 2018; Duarte et al. 2012; García-Robledo et al. 2016; Kellermann et al. 2012; Merrill et al. 2008","plainTextFormattedCitation":"(Batista, Rocha, and Klaczko 2018; Duarte et al. 2012; García-Robledo et al. 2016; Kellermann et al. 2012; Merrill et al. 2008)","previouslyFormattedCitation":"(Batista, Rocha, and Klaczko 2018; Duarte et al. 2012; García-Robledo et al. 2016; Kellermann et al. 2012; Merrill et al. 2008)"},"properties":{"noteIndex":0},"schema":"https://github.com/citation-style-language/schema/raw/master/csl-citation.json"}</w:instrText>
      </w:r>
      <w:r w:rsidR="009C7B0A" w:rsidRPr="00391A35">
        <w:rPr>
          <w:rFonts w:ascii="Arial" w:hAnsi="Arial" w:cs="Arial"/>
        </w:rPr>
        <w:fldChar w:fldCharType="separate"/>
      </w:r>
      <w:r w:rsidR="009C7B0A" w:rsidRPr="00391A35">
        <w:rPr>
          <w:rFonts w:ascii="Arial" w:hAnsi="Arial" w:cs="Arial"/>
          <w:noProof/>
        </w:rPr>
        <w:t>Batista et al. 2018; Duarte et al. 2012; García-Robledo et al. 2016; Kellermann et al. 2012; Merrill et al. 2008</w:t>
      </w:r>
      <w:r w:rsidR="009C7B0A" w:rsidRPr="00391A35">
        <w:rPr>
          <w:rFonts w:ascii="Arial" w:hAnsi="Arial" w:cs="Arial"/>
        </w:rPr>
        <w:fldChar w:fldCharType="end"/>
      </w:r>
      <w:r w:rsidR="009C7B0A" w:rsidRPr="00391A35">
        <w:rPr>
          <w:rFonts w:ascii="Arial" w:hAnsi="Arial" w:cs="Arial"/>
        </w:rPr>
        <w:t xml:space="preserve">; </w:t>
      </w:r>
      <w:r w:rsidR="001D62CE" w:rsidRPr="00391A35">
        <w:rPr>
          <w:rFonts w:ascii="Arial" w:hAnsi="Arial" w:cs="Arial"/>
        </w:rPr>
        <w:t xml:space="preserve">null </w:t>
      </w:r>
      <w:r w:rsidR="00722543" w:rsidRPr="00391A35">
        <w:rPr>
          <w:rFonts w:ascii="Arial" w:hAnsi="Arial" w:cs="Arial"/>
        </w:rPr>
        <w:t>relationship</w:t>
      </w:r>
      <w:r w:rsidR="00531A2F">
        <w:rPr>
          <w:rFonts w:ascii="Arial" w:hAnsi="Arial" w:cs="Arial"/>
        </w:rPr>
        <w:t>s</w:t>
      </w:r>
      <w:r w:rsidR="009C7B0A" w:rsidRPr="00391A35">
        <w:rPr>
          <w:rFonts w:ascii="Arial" w:hAnsi="Arial" w:cs="Arial"/>
        </w:rPr>
        <w:t xml:space="preserve">: </w:t>
      </w:r>
      <w:r w:rsidR="009C7B0A" w:rsidRPr="00391A35">
        <w:rPr>
          <w:rFonts w:ascii="Arial" w:hAnsi="Arial" w:cs="Arial"/>
        </w:rPr>
        <w:fldChar w:fldCharType="begin" w:fldLock="1"/>
      </w:r>
      <w:r w:rsidR="008514E6" w:rsidRPr="00391A35">
        <w:rPr>
          <w:rFonts w:ascii="Arial" w:hAnsi="Arial" w:cs="Arial"/>
        </w:rPr>
        <w:instrText>ADDIN CSL_CITATION {"citationItems":[{"id":"ITEM-1","itemData":{"DOI":"10.1007/s00442-004-1605-4","ISSN":"00298549","PMID":"15221433","abstract":"The relation between thermal tolerance and latitudinal distribution was studied with 30 drosophilid species collected from the cool-temperate region (Sapporo), the warm-temperate region (Tokyo and Kyoto) and the subtropical region (Iriomote island) in Japan. In addition, intraspecific variation was examined for five species collected from two localities. The subtropical strains of Scaptodrosophila coracina, Drosophila bizonata and D. daruma were less tolerant to cold than their temperate strains. However, the difference of cold tolerance between these two geographic strains was much smaller than the difference between the species restricted to the subtropical region and those occurring in the temperate region. In D. auraria and D. suzukii, no difference was observed in thermal tolerance between their cool- and warm-temperate strains. Thus, geographic variation in thermal tolerance within species was low or negligible. Interspecific comparisons by phylogenetic independent contrasts revealed that species which had the northern boundaries of their distributions at higher latitudes were generally more tolerant to cold than those which had their boundaries at lower latitudes. However, the data for some species did not agree with this trend. The use of man-protected warm places for overwintering, competition or predation would also affect their distributions. It also appeared that species which had their southern boundaries at higher latitudes were generally more cold-tolerant. The acquisition of cold tolerance may lower a fly's capacity to compete, survive or reproduce in warmer climates. On the other hand, no relation was observed between heat tolerance and latitudinal distribution. Heat tolerance was higher in species inhabiting openlands or the forest canopy than in those inhabiting the forest understorey. © Springer-Verlag 2004.","author":[{"dropping-particle":"","family":"Kimura","given":"Masahito T.","non-dropping-particle":"","parse-names":false,"suffix":""}],"container-title":"Oecologia","id":"ITEM-1","issue":"3","issued":{"date-parts":[["2004"]]},"note":"1) indication of cold tolerance - competition trade-off;\n2) geographic variation in thermal tolerance within species was low or negligible\n3)","page":"442-449","publisher":"Springer Verlag","title":"Cold and heat tolerance of drosophilid flies with reference to their latitudinal distributions","type":"article-journal","volume":"140"},"uris":["http://www.mendeley.com/documents/?uuid=91aec852-2862-3ed1-9022-83d9484f77d3"]},{"id":"ITEM-2","itemData":{"DOI":"10.1007/s00442-018-4154-y","ISSN":"00298549","PMID":"29736865","abstract":"Terrestrial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K.A.","non-dropping-particle":"","parse-names":false,"suffix":""}],"container-title":"Oecologia","id":"ITEM-2","issue":"2","issued":{"date-parts":[["2018","10","1"]]},"note":"[check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Tropics","type":"article-journal","volume":"188"},"uris":["http://www.mendeley.com/documents/?uuid=e248f6da-505a-3873-b4f9-13e28dd410a6"]},{"id":"ITEM-3","itemData":{"DOI":"10.1016/j.jtherbio.2007.09.007","ISSN":"03064565","abstract":"1.We investigated whether heat tolerance has a crucial impact on the altitudinal distribution of a high-altitude lizard, Takydromus hsuehshanensis (&gt;1800 m altitude).2.We measured and compared its heat tolerance with that of another two lowland species. Heat tolerance measurement included critical thermal maximum (CTMax) and survival rates under three fluctuating daily temperature treatments over a 3-month period. Two of the three temperature treatments, the extremely high temperature (EH treatment) and the average temperature (H treatment), were set to approximate lowland summer temperatures. The third one was set to approximate cool temperature in mountain areas (C treatment).3.Our results showed that (1) CTMax of T. hsuehshanensis was higher than the summer temperature in the lowland areas, and not significantly lower than that of two other lowland species, (2) T. hsuehshanensis survived the H and EH treatments over a 3-month period and its survival rate was not significantly lower than that of the other two lowland species. Therefore, T. hsuehshanensis was not only able to tolerate high temperatures mimicking lowland areas for a short period of time, but also for a much longer period of time.4.We conclude that the heat tolerance of T. hsuehshanensis is not a crucial factor limiting its current altitudinal distribution. © 2007 Elsevier Ltd. All rights reserved.","author":[{"dropping-particle":"","family":"Huang","given":"Shu Ping","non-dropping-particle":"","parse-names":false,"suffix":""},{"dropping-particle":"","family":"Tu","given":"Ming Chung","non-dropping-particle":"","parse-names":false,"suffix":""}],"container-title":"Journal of Thermal Biology","id":"ITEM-3","issue":"1","issued":{"date-parts":[["2008","1","1"]]},"page":"48-56","publisher":"Pergamon","title":"Heat tolerance and altitudinal distribution of a mountainous lizard, Takydromus hsuehshanensis, in Taiwan","type":"article-journal","volume":"33"},"uris":["http://www.mendeley.com/documents/?uuid=d319b509-8e7f-3f1e-9510-6587a59d08f3"]},{"id":"ITEM-4","itemData":{"DOI":"10.2307/3546663","ISSN":"00301299","abstract":"An increase in the altitudinal range of occurrence of species in an assemblage with increasing elevation has been explained as a consequence of individual organisms having to be able to withstand a broader range of climatic conditions at higher elevations; the climatic variability hypothesis. Here we show that for scarab dung beetles (26 species) across an elevational transect (approx. 2500 In) in southern Africa thermal tolerance range does increase with increasing elevation across individuals and across species. The maximal thermal tolerance range exhibited increases slowly with elevation and the minimum range increases more rapidly. The mechanistic basis of the change appears to be one of rapidly changing critical thermal minimum (CTmin) with elevation and only small changes in critical thermal maximum (CTmax). Of course, even if the pattern of tolerance of species assumed by the climatic variability hypothesis is correct, an increase in altitudinal range with increasing elevation need not necessarily follow. However, although sampling has been limited, there does appear to be an elevational increase in altitudinal range for this species assemblage.","author":[{"dropping-particle":"","family":"Gaston","given":"Kevin J.","non-dropping-particle":"","parse-names":false,"suffix":""},{"dropping-particle":"","family":"Chown","given":"Steven L.","non-dropping-particle":"","parse-names":false,"suffix":""}],"container-title":"Oikos","id":"ITEM-4","issue":"3","issued":{"date-parts":[["1999","9"]]},"page":"584","publisher":"JSTOR","title":"Elevation and Climatic Tolerance: A Test Using Dung Beetles","type":"article-journal","volume":"86"},"uris":["http://www.mendeley.com/documents/?uuid=57497583-32b5-34a9-8ced-3b4b3b3b7cd8"]}],"mendeley":{"formattedCitation":"(Gaston and Chown 1999; Huang and Tu 2008; Kimura 2004; Nowrouzi et al. 2018)","manualFormatting":"Gaston and Chown 1999; Huang and Tu 2008; Kimura 2004; Nowrouzi et al. 2018","plainTextFormattedCitation":"(Gaston and Chown 1999; Huang and Tu 2008; Kimura 2004; Nowrouzi et al. 2018)","previouslyFormattedCitation":"(Gaston and Chown 1999; Huang and Tu 2008; Kimura 2004; Nowrouzi et al. 2018)"},"properties":{"noteIndex":0},"schema":"https://github.com/citation-style-language/schema/raw/master/csl-citation.json"}</w:instrText>
      </w:r>
      <w:r w:rsidR="009C7B0A" w:rsidRPr="00391A35">
        <w:rPr>
          <w:rFonts w:ascii="Arial" w:hAnsi="Arial" w:cs="Arial"/>
        </w:rPr>
        <w:fldChar w:fldCharType="separate"/>
      </w:r>
      <w:r w:rsidR="009C7B0A" w:rsidRPr="00391A35">
        <w:rPr>
          <w:rFonts w:ascii="Arial" w:hAnsi="Arial" w:cs="Arial"/>
          <w:noProof/>
        </w:rPr>
        <w:t>Gaston and Chown 1999; Huang and Tu 2008; Kimura 2004; Nowrouzi et al. 2018</w:t>
      </w:r>
      <w:r w:rsidR="009C7B0A" w:rsidRPr="00391A35">
        <w:rPr>
          <w:rFonts w:ascii="Arial" w:hAnsi="Arial" w:cs="Arial"/>
        </w:rPr>
        <w:fldChar w:fldCharType="end"/>
      </w:r>
      <w:r w:rsidR="00287EB7" w:rsidRPr="00391A35">
        <w:rPr>
          <w:rFonts w:ascii="Arial" w:hAnsi="Arial" w:cs="Arial"/>
        </w:rPr>
        <w:t>)</w:t>
      </w:r>
      <w:r w:rsidR="009C7B0A" w:rsidRPr="00391A35">
        <w:rPr>
          <w:rFonts w:ascii="Arial" w:hAnsi="Arial" w:cs="Arial"/>
        </w:rPr>
        <w:t xml:space="preserve">. </w:t>
      </w:r>
      <w:r w:rsidRPr="00391A35">
        <w:rPr>
          <w:rFonts w:ascii="Arial" w:hAnsi="Arial" w:cs="Arial"/>
        </w:rPr>
        <w:t>Th</w:t>
      </w:r>
      <w:r w:rsidR="009D501D" w:rsidRPr="00391A35">
        <w:rPr>
          <w:rFonts w:ascii="Arial" w:hAnsi="Arial" w:cs="Arial"/>
        </w:rPr>
        <w:t>is</w:t>
      </w:r>
      <w:r w:rsidRPr="00391A35">
        <w:rPr>
          <w:rFonts w:ascii="Arial" w:hAnsi="Arial" w:cs="Arial"/>
        </w:rPr>
        <w:t xml:space="preserve"> </w:t>
      </w:r>
      <w:r w:rsidR="00A77DA8" w:rsidRPr="00391A35">
        <w:rPr>
          <w:rFonts w:ascii="Arial" w:hAnsi="Arial" w:cs="Arial"/>
        </w:rPr>
        <w:t xml:space="preserve">inconsistency </w:t>
      </w:r>
      <w:r w:rsidR="006618AB" w:rsidRPr="00391A35">
        <w:rPr>
          <w:rFonts w:ascii="Arial" w:hAnsi="Arial" w:cs="Arial"/>
        </w:rPr>
        <w:t>could</w:t>
      </w:r>
      <w:r w:rsidRPr="00391A35">
        <w:rPr>
          <w:rFonts w:ascii="Arial" w:hAnsi="Arial" w:cs="Arial"/>
        </w:rPr>
        <w:t xml:space="preserve"> arise </w:t>
      </w:r>
      <w:r w:rsidR="00A77DA8" w:rsidRPr="00391A35">
        <w:rPr>
          <w:rFonts w:ascii="Arial" w:hAnsi="Arial" w:cs="Arial"/>
        </w:rPr>
        <w:t xml:space="preserve">for </w:t>
      </w:r>
      <w:r w:rsidR="008215BB" w:rsidRPr="00391A35">
        <w:rPr>
          <w:rFonts w:ascii="Arial" w:hAnsi="Arial" w:cs="Arial"/>
        </w:rPr>
        <w:t>at least</w:t>
      </w:r>
      <w:r w:rsidRPr="00391A35">
        <w:rPr>
          <w:rFonts w:ascii="Arial" w:hAnsi="Arial" w:cs="Arial"/>
        </w:rPr>
        <w:t xml:space="preserve"> three reason</w:t>
      </w:r>
      <w:r w:rsidR="00E6446C" w:rsidRPr="00391A35">
        <w:rPr>
          <w:rFonts w:ascii="Arial" w:hAnsi="Arial" w:cs="Arial"/>
        </w:rPr>
        <w:t>s. First,</w:t>
      </w:r>
      <w:r w:rsidRPr="00391A35">
        <w:rPr>
          <w:rFonts w:ascii="Arial" w:hAnsi="Arial" w:cs="Arial"/>
        </w:rPr>
        <w:t xml:space="preserve"> </w:t>
      </w:r>
      <w:r w:rsidR="00DA15F4" w:rsidRPr="00391A35">
        <w:rPr>
          <w:rFonts w:ascii="Arial" w:hAnsi="Arial" w:cs="Arial"/>
        </w:rPr>
        <w:t xml:space="preserve">data available for synthetic studies </w:t>
      </w:r>
      <w:r w:rsidR="003E12D4" w:rsidRPr="00391A35">
        <w:rPr>
          <w:rFonts w:ascii="Arial" w:hAnsi="Arial" w:cs="Arial"/>
        </w:rPr>
        <w:t>are over-represented by systems from</w:t>
      </w:r>
      <w:r w:rsidR="00DA15F4" w:rsidRPr="00391A35">
        <w:rPr>
          <w:rFonts w:ascii="Arial" w:hAnsi="Arial" w:cs="Arial"/>
        </w:rPr>
        <w:t xml:space="preserve"> temperate latitudes in the northern hemisphere </w:t>
      </w:r>
      <w:r w:rsidR="00DA15F4" w:rsidRPr="00391A35">
        <w:rPr>
          <w:rFonts w:ascii="Arial" w:hAnsi="Arial" w:cs="Arial"/>
        </w:rPr>
        <w:fldChar w:fldCharType="begin" w:fldLock="1"/>
      </w:r>
      <w:r w:rsidR="00DA15F4" w:rsidRPr="00391A35">
        <w:rPr>
          <w:rFonts w:ascii="Arial" w:hAnsi="Arial" w:cs="Arial"/>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et al. 2017)","plainTextFormattedCitation":"(Feeley et al. 2017)","previouslyFormattedCitation":"(Feeley et al. 2017)"},"properties":{"noteIndex":0},"schema":"https://github.com/citation-style-language/schema/raw/master/csl-citation.json"}</w:instrText>
      </w:r>
      <w:r w:rsidR="00DA15F4" w:rsidRPr="00391A35">
        <w:rPr>
          <w:rFonts w:ascii="Arial" w:hAnsi="Arial" w:cs="Arial"/>
        </w:rPr>
        <w:fldChar w:fldCharType="separate"/>
      </w:r>
      <w:r w:rsidR="00DA15F4" w:rsidRPr="00391A35">
        <w:rPr>
          <w:rFonts w:ascii="Arial" w:hAnsi="Arial" w:cs="Arial"/>
          <w:noProof/>
        </w:rPr>
        <w:t>(Feeley et al. 2017)</w:t>
      </w:r>
      <w:r w:rsidR="00DA15F4" w:rsidRPr="00391A35">
        <w:rPr>
          <w:rFonts w:ascii="Arial" w:hAnsi="Arial" w:cs="Arial"/>
        </w:rPr>
        <w:fldChar w:fldCharType="end"/>
      </w:r>
      <w:r w:rsidR="00DA15F4" w:rsidRPr="00391A35">
        <w:rPr>
          <w:rFonts w:ascii="Arial" w:hAnsi="Arial" w:cs="Arial"/>
        </w:rPr>
        <w:t xml:space="preserve"> and relate largely to co</w:t>
      </w:r>
      <w:r w:rsidR="00675F63">
        <w:rPr>
          <w:rFonts w:ascii="Arial" w:hAnsi="Arial" w:cs="Arial"/>
        </w:rPr>
        <w:t>ol</w:t>
      </w:r>
      <w:r w:rsidR="00DA15F4" w:rsidRPr="00391A35">
        <w:rPr>
          <w:rFonts w:ascii="Arial" w:hAnsi="Arial" w:cs="Arial"/>
        </w:rPr>
        <w:t xml:space="preserve"> limits </w:t>
      </w:r>
      <w:r w:rsidR="00DA15F4" w:rsidRPr="00391A35">
        <w:rPr>
          <w:rFonts w:ascii="Arial" w:hAnsi="Arial" w:cs="Arial"/>
        </w:rPr>
        <w:fldChar w:fldCharType="begin" w:fldLock="1"/>
      </w:r>
      <w:r w:rsidR="00DA15F4" w:rsidRPr="00391A35">
        <w:rPr>
          <w:rFonts w:ascii="Arial" w:hAnsi="Arial" w:cs="Arial"/>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DA15F4" w:rsidRPr="00391A35">
        <w:rPr>
          <w:rFonts w:ascii="Arial" w:hAnsi="Arial" w:cs="Arial"/>
        </w:rPr>
        <w:fldChar w:fldCharType="separate"/>
      </w:r>
      <w:r w:rsidR="00DA15F4" w:rsidRPr="00391A35">
        <w:rPr>
          <w:rFonts w:ascii="Arial" w:hAnsi="Arial" w:cs="Arial"/>
          <w:noProof/>
        </w:rPr>
        <w:t>(Cahill et al. 2014)</w:t>
      </w:r>
      <w:r w:rsidR="00DA15F4" w:rsidRPr="00391A35">
        <w:rPr>
          <w:rFonts w:ascii="Arial" w:hAnsi="Arial" w:cs="Arial"/>
        </w:rPr>
        <w:fldChar w:fldCharType="end"/>
      </w:r>
      <w:r w:rsidR="0043716D" w:rsidRPr="00391A35">
        <w:rPr>
          <w:rFonts w:ascii="Arial" w:hAnsi="Arial" w:cs="Arial"/>
        </w:rPr>
        <w:t>; a</w:t>
      </w:r>
      <w:r w:rsidR="00DA15F4" w:rsidRPr="00391A35">
        <w:rPr>
          <w:rFonts w:ascii="Arial" w:hAnsi="Arial" w:cs="Arial"/>
        </w:rPr>
        <w:t xml:space="preserve"> recent synthesis f</w:t>
      </w:r>
      <w:r w:rsidR="00E440E1" w:rsidRPr="00391A35">
        <w:rPr>
          <w:rFonts w:ascii="Arial" w:hAnsi="Arial" w:cs="Arial"/>
        </w:rPr>
        <w:t>in</w:t>
      </w:r>
      <w:r w:rsidR="00DA15F4" w:rsidRPr="00391A35">
        <w:rPr>
          <w:rFonts w:ascii="Arial" w:hAnsi="Arial" w:cs="Arial"/>
        </w:rPr>
        <w:t>d</w:t>
      </w:r>
      <w:r w:rsidR="00123DDC" w:rsidRPr="00391A35">
        <w:rPr>
          <w:rFonts w:ascii="Arial" w:hAnsi="Arial" w:cs="Arial"/>
        </w:rPr>
        <w:t>s</w:t>
      </w:r>
      <w:r w:rsidR="00DA15F4" w:rsidRPr="00391A35">
        <w:rPr>
          <w:rFonts w:ascii="Arial" w:hAnsi="Arial" w:cs="Arial"/>
        </w:rPr>
        <w:t xml:space="preserve"> that the difference in the relative importance of biotic factors to warm versus co</w:t>
      </w:r>
      <w:r w:rsidR="00675F63">
        <w:rPr>
          <w:rFonts w:ascii="Arial" w:hAnsi="Arial" w:cs="Arial"/>
        </w:rPr>
        <w:t>ol</w:t>
      </w:r>
      <w:r w:rsidR="00DA15F4" w:rsidRPr="00391A35">
        <w:rPr>
          <w:rFonts w:ascii="Arial" w:hAnsi="Arial" w:cs="Arial"/>
        </w:rPr>
        <w:t xml:space="preserve"> boundaries</w:t>
      </w:r>
      <w:r w:rsidR="00AF14B4" w:rsidRPr="00391A35">
        <w:rPr>
          <w:rFonts w:ascii="Arial" w:hAnsi="Arial" w:cs="Arial"/>
        </w:rPr>
        <w:t xml:space="preserve"> tend</w:t>
      </w:r>
      <w:r w:rsidR="00E440E1" w:rsidRPr="00391A35">
        <w:rPr>
          <w:rFonts w:ascii="Arial" w:hAnsi="Arial" w:cs="Arial"/>
        </w:rPr>
        <w:t>s</w:t>
      </w:r>
      <w:r w:rsidR="00AF14B4" w:rsidRPr="00391A35">
        <w:rPr>
          <w:rFonts w:ascii="Arial" w:hAnsi="Arial" w:cs="Arial"/>
        </w:rPr>
        <w:t xml:space="preserve"> to</w:t>
      </w:r>
      <w:r w:rsidR="00DA15F4" w:rsidRPr="00391A35">
        <w:rPr>
          <w:rFonts w:ascii="Arial" w:hAnsi="Arial" w:cs="Arial"/>
        </w:rPr>
        <w:t xml:space="preserve"> disappear toward the equator </w:t>
      </w:r>
      <w:r w:rsidR="00DA15F4" w:rsidRPr="00391A35">
        <w:rPr>
          <w:rFonts w:ascii="Arial" w:hAnsi="Arial" w:cs="Arial"/>
        </w:rPr>
        <w:fldChar w:fldCharType="begin" w:fldLock="1"/>
      </w:r>
      <w:r w:rsidR="00DA15F4" w:rsidRPr="00391A35">
        <w:rPr>
          <w:rFonts w:ascii="Arial" w:hAnsi="Arial" w:cs="Arial"/>
        </w:rPr>
        <w:instrText>ADDIN CSL_CITATION {"citationItems":[{"id":"ITEM-1","itemData":{"DOI":"10.1111/ele.13864","ISSN":"14610248","PMID":"34453406","abstract":"Predicting which ecological factors constrain species distributions is a fundamental ecological question and critical to forecasting geographic responses to global change. Darwin hypothesised that abiotic factors generally impose species’ high-latitude and high-elevation (typically cool) range limits, whereas biotic interactions more often impose species’ low-latitude/low-elevation (typically warm) limits, but empirical support has been mixed. Here, we clarify three predictions arising from Darwin's hypothesis and show that previously mixed support is partially due to researchers testing different predictions. Using a comprehensive literature review (885 range limits), we find that biotic interactions, including competition, predation and parasitism, contributed to &gt;60% of range limits and influenced species’ warm limits more often than cool limits. Abiotic factors contributed more often than biotic interactions to cool range limits, but temperature contributed frequently to both cool and warm limits. Our results suggest that most range limits will be sensitive to climate warming, but warm-limit responses in particular will depend strongly on biotic interactions.","author":[{"dropping-particle":"","family":"Paquette","given":"Alexandra","non-dropping-particle":"","parse-names":false,"suffix":""},{"dropping-particle":"","family":"Hargreaves","given":"Anna L.","non-dropping-particle":"","parse-names":false,"suffix":""}],"container-title":"Ecology Letters","editor":[{"dropping-particle":"","family":"Ghalambor","given":"Cameron","non-dropping-particle":"","parse-names":false,"suffix":""}],"id":"ITEM-1","issue":"11","issued":{"date-parts":[["2021","11","27"]]},"note":"I don't understand what is each data point in their plots and the meaning of their y axis [comment on 2022 Feb]. y axis: can both biotic and abiotic factor have &amp;gt;50% probability of ... in one study??","page":"2427-2438","publisher":"John Wiley and Sons Inc","title":"Biotic interactions are more often important at species’ warm versus cool range edges","type":"article","volume":"24"},"uris":["http://www.mendeley.com/documents/?uuid=a1f2dbfc-9730-3744-8aa8-4f7542435a1d"]}],"mendeley":{"formattedCitation":"(Paquette and Hargreaves 2021)","plainTextFormattedCitation":"(Paquette and Hargreaves 2021)","previouslyFormattedCitation":"(Paquette and Hargreaves 2021)"},"properties":{"noteIndex":0},"schema":"https://github.com/citation-style-language/schema/raw/master/csl-citation.json"}</w:instrText>
      </w:r>
      <w:r w:rsidR="00DA15F4" w:rsidRPr="00391A35">
        <w:rPr>
          <w:rFonts w:ascii="Arial" w:hAnsi="Arial" w:cs="Arial"/>
        </w:rPr>
        <w:fldChar w:fldCharType="separate"/>
      </w:r>
      <w:r w:rsidR="00DA15F4" w:rsidRPr="00391A35">
        <w:rPr>
          <w:rFonts w:ascii="Arial" w:hAnsi="Arial" w:cs="Arial"/>
          <w:noProof/>
        </w:rPr>
        <w:t>(Paquette and Hargreaves 2021)</w:t>
      </w:r>
      <w:r w:rsidR="00DA15F4" w:rsidRPr="00391A35">
        <w:rPr>
          <w:rFonts w:ascii="Arial" w:hAnsi="Arial" w:cs="Arial"/>
        </w:rPr>
        <w:fldChar w:fldCharType="end"/>
      </w:r>
      <w:r w:rsidR="00DA15F4" w:rsidRPr="00391A35">
        <w:rPr>
          <w:rFonts w:ascii="Arial" w:hAnsi="Arial" w:cs="Arial"/>
        </w:rPr>
        <w:t>.</w:t>
      </w:r>
      <w:r w:rsidR="00A52A0A" w:rsidRPr="00391A35">
        <w:rPr>
          <w:rFonts w:ascii="Arial" w:hAnsi="Arial" w:cs="Arial"/>
        </w:rPr>
        <w:t xml:space="preserve"> Second, mechanisms governing latitudinal or elevational distribution patterns could differ </w:t>
      </w:r>
      <w:r w:rsidR="00A52A0A" w:rsidRPr="00391A35">
        <w:rPr>
          <w:rFonts w:ascii="Arial" w:hAnsi="Arial" w:cs="Arial"/>
        </w:rPr>
        <w:fldChar w:fldCharType="begin" w:fldLock="1"/>
      </w:r>
      <w:r w:rsidR="00A52A0A" w:rsidRPr="00391A35">
        <w:rPr>
          <w:rFonts w:ascii="Arial" w:hAnsi="Arial" w:cs="Arial"/>
        </w:rPr>
        <w:instrText>ADDIN CSL_CITATION {"citationItems":[{"id":"ITEM-1","itemData":{"DOI":"10.1126/science.1206432","ISSN":"00368075","PMID":"21852500","abstract":"The distributions of many terrestrial organisms are currently shifting in latitude or elevation in response to changing climate. Using a meta-analysis, we estimated that the distributions of species have recently shifted to higher elevations at a median rate of 11.0 meters per decade, and to higher latitudes at a median rate of 16.9 kilometers per decade. These rates are approximately two and three times faster than previously reported. The distances moved by species are greatest in studies showing the highest levels of warming, with average latitudinal shifts being generally sufficient to track temperature changes. However, individual species vary greatly in their rates of change, suggesting that the range shift of each species depends on multiple internal species traits and external drivers of change. Rapid average shifts derive from a wide diversity of responses by individual species.","author":[{"dropping-particle":"","family":"Chen","given":"I. Ching","non-dropping-particle":"","parse-names":false,"suffix":""},{"dropping-particle":"","family":"Hill","given":"Jane K.","non-dropping-particle":"","parse-names":false,"suffix":""},{"dropping-particle":"","family":"Ohlemüller","given":"Ralf","non-dropping-particle":"","parse-names":false,"suffix":""},{"dropping-particle":"","family":"Roy","given":"David B.","non-dropping-particle":"","parse-names":false,"suffix":""},{"dropping-particle":"","family":"Thomas","given":"Chris D.","non-dropping-particle":"","parse-names":false,"suffix":""}],"container-title":"Science","id":"ITEM-1","issue":"6045","issued":{"date-parts":[["2011","8","19"]]},"page":"1024-1026","publisher":"American Association for the Advancement of Science","title":"Rapid range shifts of species associated with high levels of climate warming","type":"article-journal","volume":"333"},"uris":["http://www.mendeley.com/documents/?uuid=d9e0a38b-92ef-3b67-8fba-3f95d819d54b"]}],"mendeley":{"formattedCitation":"(Chen, Hill, Ohlemüller, et al. 2011)","plainTextFormattedCitation":"(Chen, Hill, Ohlemüller, et al. 2011)","previouslyFormattedCitation":"(Chen, Hill, Ohlemüller, et al. 2011)"},"properties":{"noteIndex":0},"schema":"https://github.com/citation-style-language/schema/raw/master/csl-citation.json"}</w:instrText>
      </w:r>
      <w:r w:rsidR="00A52A0A" w:rsidRPr="00391A35">
        <w:rPr>
          <w:rFonts w:ascii="Arial" w:hAnsi="Arial" w:cs="Arial"/>
        </w:rPr>
        <w:fldChar w:fldCharType="separate"/>
      </w:r>
      <w:r w:rsidR="00A52A0A" w:rsidRPr="00391A35">
        <w:rPr>
          <w:rFonts w:ascii="Arial" w:hAnsi="Arial" w:cs="Arial"/>
          <w:noProof/>
        </w:rPr>
        <w:t>(Chen, Hill, Ohlemüller, et al. 2011)</w:t>
      </w:r>
      <w:r w:rsidR="00A52A0A" w:rsidRPr="00391A35">
        <w:rPr>
          <w:rFonts w:ascii="Arial" w:hAnsi="Arial" w:cs="Arial"/>
        </w:rPr>
        <w:fldChar w:fldCharType="end"/>
      </w:r>
      <w:r w:rsidR="00E11FA4" w:rsidRPr="00391A35">
        <w:rPr>
          <w:rFonts w:ascii="Arial" w:hAnsi="Arial" w:cs="Arial"/>
        </w:rPr>
        <w:t xml:space="preserve">, </w:t>
      </w:r>
      <w:r w:rsidR="00511527" w:rsidRPr="00391A35">
        <w:rPr>
          <w:rFonts w:ascii="Arial" w:hAnsi="Arial" w:cs="Arial"/>
        </w:rPr>
        <w:t xml:space="preserve">and may only become apparent as more datasets accumulate from </w:t>
      </w:r>
      <w:r w:rsidR="00662CB2" w:rsidRPr="00391A35">
        <w:rPr>
          <w:rFonts w:ascii="Arial" w:hAnsi="Arial" w:cs="Arial"/>
        </w:rPr>
        <w:t>less-studied</w:t>
      </w:r>
      <w:r w:rsidR="00A52A0A" w:rsidRPr="00391A35">
        <w:rPr>
          <w:rFonts w:ascii="Arial" w:hAnsi="Arial" w:cs="Arial"/>
        </w:rPr>
        <w:t xml:space="preserve"> locations </w:t>
      </w:r>
      <w:r w:rsidR="00A52A0A" w:rsidRPr="00391A35">
        <w:rPr>
          <w:rFonts w:ascii="Arial" w:hAnsi="Arial" w:cs="Arial"/>
        </w:rPr>
        <w:fldChar w:fldCharType="begin" w:fldLock="1"/>
      </w:r>
      <w:r w:rsidR="00A52A0A" w:rsidRPr="00391A35">
        <w:rPr>
          <w:rFonts w:ascii="Arial" w:hAnsi="Arial" w:cs="Arial"/>
        </w:rPr>
        <w:instrText>ADDIN CSL_CITATION {"citationItems":[{"id":"ITEM-1","itemData":{"DOI":"10.1111/ele.13762","ISSN":"1461-023X","author":[{"dropping-particle":"","family":"Freeman","given":"Benjamin G.","non-dropping-particle":"","parse-names":false,"suffix":""},{"dropping-particle":"","family":"Song","given":"Yiluan","non-dropping-particle":"","parse-names":false,"suffix":""},{"dropping-particle":"","family":"Feeley","given":"Kenneth J.","non-dropping-particle":"","parse-names":false,"suffix":""},{"dropping-particle":"","family":"Zhu","given":"Kai","non-dropping-particle":"","parse-names":false,"suffix":""}],"container-title":"Ecology Letters","id":"ITEM-1","issued":{"date-parts":[["2021","5","17"]]},"page":"ele.13762","publisher":"John Wiley &amp; Sons, Ltd","title":"Montane species track rising temperatures better in the tropics than in the temperate zone","type":"article-journal"},"uris":["http://www.mendeley.com/documents/?uuid=7502fce3-22ba-376f-a214-c0accc7b8ce6"]},{"id":"ITEM-2","itemData":{"DOI":"10.1111/j.1365-2486.2011.02518.x","ISSN":"13541013","abstract":"Predicting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Biology","id":"ITEM-2","issue":"2","issued":{"date-parts":[["2012","2","1"]]},"page":"412-421","publisher":"John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communities","type":"article-journal","volume":"18"},"uris":["http://www.mendeley.com/documents/?uuid=29e85837-7e5e-37e1-9aca-e0aaad27676b"]}],"mendeley":{"formattedCitation":"(Duarte et al. 2012; Freeman et al. 2021)","plainTextFormattedCitation":"(Duarte et al. 2012; Freeman et al. 2021)","previouslyFormattedCitation":"(Duarte et al. 2012; Freeman et al. 2021)"},"properties":{"noteIndex":0},"schema":"https://github.com/citation-style-language/schema/raw/master/csl-citation.json"}</w:instrText>
      </w:r>
      <w:r w:rsidR="00A52A0A" w:rsidRPr="00391A35">
        <w:rPr>
          <w:rFonts w:ascii="Arial" w:hAnsi="Arial" w:cs="Arial"/>
        </w:rPr>
        <w:fldChar w:fldCharType="separate"/>
      </w:r>
      <w:r w:rsidR="00A52A0A" w:rsidRPr="00391A35">
        <w:rPr>
          <w:rFonts w:ascii="Arial" w:hAnsi="Arial" w:cs="Arial"/>
          <w:noProof/>
        </w:rPr>
        <w:t>(Duarte et al. 2012; Freeman et al. 2021)</w:t>
      </w:r>
      <w:r w:rsidR="00A52A0A" w:rsidRPr="00391A35">
        <w:rPr>
          <w:rFonts w:ascii="Arial" w:hAnsi="Arial" w:cs="Arial"/>
        </w:rPr>
        <w:fldChar w:fldCharType="end"/>
      </w:r>
      <w:r w:rsidR="00A52A0A" w:rsidRPr="00391A35">
        <w:rPr>
          <w:rFonts w:ascii="Arial" w:hAnsi="Arial" w:cs="Arial"/>
        </w:rPr>
        <w:t>.</w:t>
      </w:r>
      <w:r w:rsidR="00511527" w:rsidRPr="00391A35">
        <w:rPr>
          <w:rFonts w:ascii="Arial" w:hAnsi="Arial" w:cs="Arial"/>
        </w:rPr>
        <w:t xml:space="preserve"> </w:t>
      </w:r>
      <w:r w:rsidR="00E6446C" w:rsidRPr="00391A35">
        <w:rPr>
          <w:rFonts w:ascii="Arial" w:hAnsi="Arial" w:cs="Arial"/>
        </w:rPr>
        <w:t xml:space="preserve">Third, </w:t>
      </w:r>
      <w:r w:rsidR="00D6172F" w:rsidRPr="00391A35">
        <w:rPr>
          <w:rFonts w:ascii="Arial" w:hAnsi="Arial" w:cs="Arial"/>
        </w:rPr>
        <w:t xml:space="preserve">some of the </w:t>
      </w:r>
      <w:r w:rsidR="00363853" w:rsidRPr="00391A35">
        <w:rPr>
          <w:rFonts w:ascii="Arial" w:hAnsi="Arial" w:cs="Arial"/>
        </w:rPr>
        <w:t xml:space="preserve">uncertainty might reflect </w:t>
      </w:r>
      <w:r w:rsidR="00EE311B" w:rsidRPr="00391A35">
        <w:rPr>
          <w:rFonts w:ascii="Arial" w:hAnsi="Arial" w:cs="Arial"/>
        </w:rPr>
        <w:t>methodological difference</w:t>
      </w:r>
      <w:r w:rsidR="009D501D" w:rsidRPr="00391A35">
        <w:rPr>
          <w:rFonts w:ascii="Arial" w:hAnsi="Arial" w:cs="Arial"/>
        </w:rPr>
        <w:t>s</w:t>
      </w:r>
      <w:r w:rsidR="00EE311B" w:rsidRPr="00391A35">
        <w:rPr>
          <w:rFonts w:ascii="Arial" w:hAnsi="Arial" w:cs="Arial"/>
        </w:rPr>
        <w:t xml:space="preserve"> when </w:t>
      </w:r>
      <w:r w:rsidR="00363853" w:rsidRPr="00391A35">
        <w:rPr>
          <w:rFonts w:ascii="Arial" w:hAnsi="Arial" w:cs="Arial"/>
        </w:rPr>
        <w:t xml:space="preserve">choosing, </w:t>
      </w:r>
      <w:r w:rsidR="00D6172F" w:rsidRPr="00391A35">
        <w:rPr>
          <w:rFonts w:ascii="Arial" w:hAnsi="Arial" w:cs="Arial"/>
        </w:rPr>
        <w:t xml:space="preserve">defining and </w:t>
      </w:r>
      <w:r w:rsidR="00EE311B" w:rsidRPr="00391A35">
        <w:rPr>
          <w:rFonts w:ascii="Arial" w:hAnsi="Arial" w:cs="Arial"/>
        </w:rPr>
        <w:t>measuring</w:t>
      </w:r>
      <w:r w:rsidR="00363853" w:rsidRPr="00391A35">
        <w:rPr>
          <w:rFonts w:ascii="Arial" w:hAnsi="Arial" w:cs="Arial"/>
        </w:rPr>
        <w:t xml:space="preserve"> thermal</w:t>
      </w:r>
      <w:r w:rsidR="00EE311B" w:rsidRPr="00391A35">
        <w:rPr>
          <w:rFonts w:ascii="Arial" w:hAnsi="Arial" w:cs="Arial"/>
        </w:rPr>
        <w:t xml:space="preserve"> traits</w:t>
      </w:r>
      <w:r w:rsidR="00E74993" w:rsidRPr="00391A35">
        <w:rPr>
          <w:rFonts w:ascii="Arial" w:hAnsi="Arial" w:cs="Arial"/>
        </w:rPr>
        <w:t xml:space="preserve">. </w:t>
      </w:r>
      <w:r w:rsidR="0075587A" w:rsidRPr="00391A35">
        <w:rPr>
          <w:rFonts w:ascii="Arial" w:hAnsi="Arial" w:cs="Arial"/>
        </w:rPr>
        <w:t xml:space="preserve">Studies </w:t>
      </w:r>
      <w:r w:rsidR="002D32F2" w:rsidRPr="00391A35">
        <w:rPr>
          <w:rFonts w:ascii="Arial" w:hAnsi="Arial" w:cs="Arial"/>
        </w:rPr>
        <w:t xml:space="preserve">like the current one </w:t>
      </w:r>
      <w:r w:rsidR="0075587A" w:rsidRPr="00391A35">
        <w:rPr>
          <w:rFonts w:ascii="Arial" w:hAnsi="Arial" w:cs="Arial"/>
        </w:rPr>
        <w:t>that examine</w:t>
      </w:r>
      <w:r w:rsidR="002D32F2" w:rsidRPr="00391A35">
        <w:rPr>
          <w:rFonts w:ascii="Arial" w:hAnsi="Arial" w:cs="Arial"/>
        </w:rPr>
        <w:t xml:space="preserve"> </w:t>
      </w:r>
      <w:r w:rsidR="002009F6" w:rsidRPr="00391A35">
        <w:rPr>
          <w:rFonts w:ascii="Arial" w:hAnsi="Arial" w:cs="Arial"/>
        </w:rPr>
        <w:t>a range of</w:t>
      </w:r>
      <w:r w:rsidR="0075587A" w:rsidRPr="00391A35">
        <w:rPr>
          <w:rFonts w:ascii="Arial" w:hAnsi="Arial" w:cs="Arial"/>
        </w:rPr>
        <w:t xml:space="preserve"> thermal traits and biotic </w:t>
      </w:r>
      <w:r w:rsidR="0075587A" w:rsidRPr="00391A35">
        <w:rPr>
          <w:rFonts w:ascii="Arial" w:hAnsi="Arial" w:cs="Arial"/>
        </w:rPr>
        <w:lastRenderedPageBreak/>
        <w:t>interactions</w:t>
      </w:r>
      <w:r w:rsidR="002C212B" w:rsidRPr="00391A35">
        <w:rPr>
          <w:rFonts w:ascii="Arial" w:hAnsi="Arial" w:cs="Arial"/>
        </w:rPr>
        <w:t xml:space="preserve"> </w:t>
      </w:r>
      <w:r w:rsidR="002D32F2" w:rsidRPr="00391A35">
        <w:rPr>
          <w:rFonts w:ascii="Arial" w:hAnsi="Arial" w:cs="Arial"/>
        </w:rPr>
        <w:t xml:space="preserve">may be </w:t>
      </w:r>
      <w:r w:rsidR="00220F77" w:rsidRPr="00391A35">
        <w:rPr>
          <w:rFonts w:ascii="Arial" w:hAnsi="Arial" w:cs="Arial"/>
        </w:rPr>
        <w:t xml:space="preserve">needed to understand </w:t>
      </w:r>
      <w:r w:rsidR="00B878D6" w:rsidRPr="00391A35">
        <w:rPr>
          <w:rFonts w:ascii="Arial" w:hAnsi="Arial" w:cs="Arial"/>
        </w:rPr>
        <w:t>how and why</w:t>
      </w:r>
      <w:r w:rsidR="00220F77" w:rsidRPr="00391A35">
        <w:rPr>
          <w:rFonts w:ascii="Arial" w:hAnsi="Arial" w:cs="Arial"/>
        </w:rPr>
        <w:t xml:space="preserve"> </w:t>
      </w:r>
      <w:r w:rsidR="00AF6C4C" w:rsidRPr="00391A35">
        <w:rPr>
          <w:rFonts w:ascii="Arial" w:hAnsi="Arial" w:cs="Arial"/>
        </w:rPr>
        <w:t xml:space="preserve">the </w:t>
      </w:r>
      <w:r w:rsidR="003E12D4" w:rsidRPr="00391A35">
        <w:rPr>
          <w:rFonts w:ascii="Arial" w:hAnsi="Arial" w:cs="Arial"/>
        </w:rPr>
        <w:t xml:space="preserve">governing </w:t>
      </w:r>
      <w:r w:rsidR="00AF6C4C" w:rsidRPr="00391A35">
        <w:rPr>
          <w:rFonts w:ascii="Arial" w:hAnsi="Arial" w:cs="Arial"/>
        </w:rPr>
        <w:t xml:space="preserve">rules might change </w:t>
      </w:r>
      <w:r w:rsidR="003724AE" w:rsidRPr="00391A35">
        <w:rPr>
          <w:rFonts w:ascii="Arial" w:hAnsi="Arial" w:cs="Arial"/>
        </w:rPr>
        <w:t>under different thermal</w:t>
      </w:r>
      <w:r w:rsidR="00291154" w:rsidRPr="00391A35">
        <w:rPr>
          <w:rFonts w:ascii="Arial" w:hAnsi="Arial" w:cs="Arial"/>
        </w:rPr>
        <w:t xml:space="preserve"> and biotic</w:t>
      </w:r>
      <w:r w:rsidR="003724AE" w:rsidRPr="00391A35">
        <w:rPr>
          <w:rFonts w:ascii="Arial" w:hAnsi="Arial" w:cs="Arial"/>
        </w:rPr>
        <w:t xml:space="preserve"> regimes </w:t>
      </w:r>
      <w:r w:rsidR="006F1C62" w:rsidRPr="00391A35">
        <w:rPr>
          <w:rFonts w:ascii="Arial" w:hAnsi="Arial" w:cs="Arial"/>
        </w:rPr>
        <w:fldChar w:fldCharType="begin" w:fldLock="1"/>
      </w:r>
      <w:r w:rsidR="007F7CF6" w:rsidRPr="00391A35">
        <w:rPr>
          <w:rFonts w:ascii="Arial" w:hAnsi="Arial" w:cs="Arial"/>
        </w:rPr>
        <w:instrText>ADDIN CSL_CITATION {"citationItems":[{"id":"ITEM-1","itemData":{"DOI":"10.1098/rspb.2017.2593","ISSN":"0962-8452","abstract":"&lt;p&gt;Longstanding theory predicts that competitive interactions set species' range limits in relatively aseasonal, species-rich regions, while temperature limits distributions in more seasonal, species-poor areas. More recent theory holds that species evolve narrow physiological tolerances in aseasonal regions, with temperature being an important determining factor in such zones. We tested how abiotic (temperature) and biotic (competition) factors set range limits and structure bird communities along strong, opposing, temperature-seasonality and species-richness gradients in the Himalayas, in two regions separated by 1500 km. By examining the degree to which seasonal elevational migration conserves year-round thermal niches across species, we show that species in the relatively aseasonal and speciose east are more constrained by temperature compared with species in the highly seasonal west. We further show that seasonality has a profound effect on the strength of competition between congeneric species. Competition appears to be stronger in winter, a period of resource scarcity in the Himalayas, in both the east and the west, with similarly sized eastern species more likely to segregate in thermal niche space in winter. Our results indicate that rather than acting in isolation, abiotic and biotic factors mediate each other to structure ecological communities.&lt;/p&gt;","author":[{"dropping-particle":"","family":"Srinivasan","given":"Umesh","non-dropping-particle":"","parse-names":false,"suffix":""},{"dropping-particle":"","family":"Elsen","given":"Paul R.","non-dropping-particle":"","parse-names":false,"suffix":""},{"dropping-particle":"","family":"Tingley","given":"Morgan W.","non-dropping-particle":"","parse-names":false,"suffix":""},{"dropping-particle":"","family":"Wilcove","given":"David S.","non-dropping-particle":"","parse-names":false,"suffix":""}],"container-title":"Proceedings of the Royal Society B: Biological Sciences","id":"ITEM-1","issue":"1874","issued":{"date-parts":[["2018","3","14"]]},"page":"20172593","publisher":"Royal Society Publishing","title":"Temperature and competition interact to structure Himalayan bird communities","type":"article-journal","volume":"285"},"uris":["http://www.mendeley.com/documents/?uuid=ec3fa006-f486-38b9-a54a-f43c7dc01653"]},{"id":"ITEM-2","itemData":{"DOI":"10.1111/geb.13106","ISSN":"14668238","abstract":"Aim: Physiological limits to thermal extremes are often thought to determine the abundance and geographical distribution of species, but more recent evidence suggests that species interactions might be equally important. Moreover, the relative importance of these constraints might shift with changing abiotic conditions, such as climate change. Here, we explore the relative importance of physiological tolerances to heat and species interactions in determining the distribution of insects along two elevational gradients. The gradients contrast in precipitation but not temperature, allowing us to separate these two climatic factors. Location: Montane rainforest in Costa Rica. Time period: 2015–2016. Major taxa studied: Bromeliad-dwelling aquatic insect larvae. Methods: We estimated the elevational preferences of five insect taxa by surveying 170 bromeliads along the moist Atlantic and the dry Pacific slopes of Monteverde and determined their critical thermal maxima (CTmax) experimentally. We determined whether taxon-specific heat tolerances predicted their elevational preferences, using Deming regressions, and tested whether potential predators mediated effects on the elevation of insect distributions, using structural equation models. Results: On the moist Atlantic slope, heat tolerances of insects explained their elevational distributions: taxa with high heat tolerances preferred low elevations where conditions were warmest, whereas taxa with low heat tolerances preferred high elevations where conditions were coldest. In contrast, on the drier Pacific slope, the elevational abundance pattern of many insects reflected negative interactions from crane fly larvae. These larvae are known to become predatory in drought conditions and were disproportionally abundant at low elevations on the Pacific slope. Main conclusions: We show that under drought, indirect effects mediated by species interactions can override any direct physiological effects of environmental conditions on insect distributions. The relative importance of limits to physiological tolerance and species interactions thus depends on the environmental context, an important insight given that environmental conditions are expected to shift with climate change.","author":[{"dropping-particle":"","family":"Amundrud","given":"Sarah L.","non-dropping-particle":"","parse-names":false,"suffix":""},{"dropping-particle":"","family":"Srivastava","given":"Diane S.","non-dropping-particle":"","parse-names":false,"suffix":""}],"container-title":"Global Ecology and Biogeography","id":"ITEM-2","issue":"8","issued":{"date-parts":[["2020","8","1"]]},"note":"Very similar study to mine but with less details of thermal traits. It supports the limitation of thermal tolerance in one of its mountain gradient. But when it get drier (which is good for their predators), their abundance patterns are further shaped by predators.\n\nGood dataset to include if to do the warm-biotic vs. cold-abiotic meta-analysis.\n\n[Checked reference]","page":"1315-1327","publisher":"Blackwell Publishing Ltd","title":"Thermal tolerances and species interactions determine the elevational distributions of insects","type":"article-journal","volume":"29"},"uris":["http://www.mendeley.com/documents/?uuid=552def8a-6f0b-30b1-b740-0985b8f3f90e"]}],"mendeley":{"formattedCitation":"(Amundrud and Srivastava 2020; Srinivasan et al. 2018)","plainTextFormattedCitation":"(Amundrud and Srivastava 2020; Srinivasan et al. 2018)","previouslyFormattedCitation":"(Amundrud and Srivastava 2020; Srinivasan et al. 2018)"},"properties":{"noteIndex":0},"schema":"https://github.com/citation-style-language/schema/raw/master/csl-citation.json"}</w:instrText>
      </w:r>
      <w:r w:rsidR="006F1C62" w:rsidRPr="00391A35">
        <w:rPr>
          <w:rFonts w:ascii="Arial" w:hAnsi="Arial" w:cs="Arial"/>
        </w:rPr>
        <w:fldChar w:fldCharType="separate"/>
      </w:r>
      <w:r w:rsidR="00B64ECF" w:rsidRPr="00391A35">
        <w:rPr>
          <w:rFonts w:ascii="Arial" w:hAnsi="Arial" w:cs="Arial"/>
          <w:noProof/>
        </w:rPr>
        <w:t>(Amundrud and Srivastava 2020; Srinivasan et al. 2018)</w:t>
      </w:r>
      <w:r w:rsidR="006F1C62" w:rsidRPr="00391A35">
        <w:rPr>
          <w:rFonts w:ascii="Arial" w:hAnsi="Arial" w:cs="Arial"/>
        </w:rPr>
        <w:fldChar w:fldCharType="end"/>
      </w:r>
      <w:r w:rsidR="00EA3F78" w:rsidRPr="00391A35">
        <w:rPr>
          <w:rFonts w:ascii="Arial" w:hAnsi="Arial" w:cs="Arial"/>
        </w:rPr>
        <w:t>.</w:t>
      </w:r>
    </w:p>
    <w:p w14:paraId="1E78EBC9" w14:textId="17C5BBD7" w:rsidR="0004285A" w:rsidRPr="00391A35" w:rsidRDefault="00A82530" w:rsidP="001B3FA5">
      <w:pPr>
        <w:spacing w:line="480" w:lineRule="auto"/>
        <w:ind w:firstLine="720"/>
        <w:rPr>
          <w:ins w:id="2" w:author="Owen Lewis" w:date="2022-03-21T19:23:00Z"/>
          <w:rFonts w:ascii="Arial" w:hAnsi="Arial" w:cs="Arial"/>
        </w:rPr>
      </w:pPr>
      <w:r w:rsidRPr="00391A35">
        <w:rPr>
          <w:rFonts w:ascii="Arial" w:hAnsi="Arial" w:cs="Arial"/>
        </w:rPr>
        <w:t>Indeed, d</w:t>
      </w:r>
      <w:r w:rsidR="00DC6135" w:rsidRPr="00391A35">
        <w:rPr>
          <w:rFonts w:ascii="Arial" w:hAnsi="Arial" w:cs="Arial"/>
        </w:rPr>
        <w:t>ifferent choice</w:t>
      </w:r>
      <w:r w:rsidR="00123DDC" w:rsidRPr="00391A35">
        <w:rPr>
          <w:rFonts w:ascii="Arial" w:hAnsi="Arial" w:cs="Arial"/>
        </w:rPr>
        <w:t>s</w:t>
      </w:r>
      <w:r w:rsidR="00DC6135" w:rsidRPr="00391A35">
        <w:rPr>
          <w:rFonts w:ascii="Arial" w:hAnsi="Arial" w:cs="Arial"/>
        </w:rPr>
        <w:t xml:space="preserve"> of indicators </w:t>
      </w:r>
      <w:r w:rsidR="00123DDC" w:rsidRPr="00391A35">
        <w:rPr>
          <w:rFonts w:ascii="Arial" w:hAnsi="Arial" w:cs="Arial"/>
        </w:rPr>
        <w:t>of</w:t>
      </w:r>
      <w:r w:rsidR="00DC6135" w:rsidRPr="00391A35">
        <w:rPr>
          <w:rFonts w:ascii="Arial" w:hAnsi="Arial" w:cs="Arial"/>
        </w:rPr>
        <w:t xml:space="preserve"> thermal performance, and different experimental methods may explain why </w:t>
      </w:r>
      <w:r w:rsidR="00007A2F" w:rsidRPr="00391A35">
        <w:rPr>
          <w:rFonts w:ascii="Arial" w:hAnsi="Arial" w:cs="Arial"/>
        </w:rPr>
        <w:t>some of our r</w:t>
      </w:r>
      <w:r w:rsidR="00AC7AE5" w:rsidRPr="00391A35">
        <w:rPr>
          <w:rFonts w:ascii="Arial" w:hAnsi="Arial" w:cs="Arial"/>
        </w:rPr>
        <w:t xml:space="preserve">esults </w:t>
      </w:r>
      <w:r w:rsidR="00EC312F" w:rsidRPr="00391A35">
        <w:rPr>
          <w:rFonts w:ascii="Arial" w:hAnsi="Arial" w:cs="Arial"/>
        </w:rPr>
        <w:t>contrast with</w:t>
      </w:r>
      <w:r w:rsidR="00007A2F" w:rsidRPr="00391A35">
        <w:rPr>
          <w:rFonts w:ascii="Arial" w:hAnsi="Arial" w:cs="Arial"/>
        </w:rPr>
        <w:t xml:space="preserve"> some</w:t>
      </w:r>
      <w:r w:rsidR="005E7A27" w:rsidRPr="00391A35">
        <w:rPr>
          <w:rFonts w:ascii="Arial" w:hAnsi="Arial" w:cs="Arial"/>
        </w:rPr>
        <w:t xml:space="preserve"> </w:t>
      </w:r>
      <w:r w:rsidR="00EC312F" w:rsidRPr="00391A35">
        <w:rPr>
          <w:rFonts w:ascii="Arial" w:hAnsi="Arial" w:cs="Arial"/>
        </w:rPr>
        <w:t>other studies of Australian</w:t>
      </w:r>
      <w:r w:rsidR="00DD00CC" w:rsidRPr="00391A35">
        <w:rPr>
          <w:rFonts w:ascii="Arial" w:hAnsi="Arial" w:cs="Arial"/>
        </w:rPr>
        <w:t xml:space="preserve"> rainforest</w:t>
      </w:r>
      <w:r w:rsidR="00EC312F" w:rsidRPr="00391A35">
        <w:rPr>
          <w:rFonts w:ascii="Arial" w:hAnsi="Arial" w:cs="Arial"/>
        </w:rPr>
        <w:t xml:space="preserve"> </w:t>
      </w:r>
      <w:r w:rsidR="00EC312F" w:rsidRPr="00391A35">
        <w:rPr>
          <w:rFonts w:ascii="Arial" w:hAnsi="Arial" w:cs="Arial"/>
          <w:i/>
          <w:iCs/>
        </w:rPr>
        <w:t>Drosophila</w:t>
      </w:r>
      <w:r w:rsidR="00092038" w:rsidRPr="00391A35">
        <w:rPr>
          <w:rFonts w:ascii="Arial" w:hAnsi="Arial" w:cs="Arial"/>
        </w:rPr>
        <w:t xml:space="preserve">. </w:t>
      </w:r>
      <w:r w:rsidR="003B71D1" w:rsidRPr="00391A35">
        <w:rPr>
          <w:rFonts w:ascii="Arial" w:hAnsi="Arial" w:cs="Arial"/>
        </w:rPr>
        <w:fldChar w:fldCharType="begin" w:fldLock="1"/>
      </w:r>
      <w:r w:rsidR="00F1678D" w:rsidRPr="00391A35">
        <w:rPr>
          <w:rFonts w:ascii="Arial" w:hAnsi="Arial" w:cs="Arial"/>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2014)","manualFormatting":"Overgaard et al. (2014)","plainTextFormattedCitation":"(Overgaard et al. 2014)","previouslyFormattedCitation":"(Overgaard et al. 2014)"},"properties":{"noteIndex":0},"schema":"https://github.com/citation-style-language/schema/raw/master/csl-citation.json"}</w:instrText>
      </w:r>
      <w:r w:rsidR="003B71D1" w:rsidRPr="00391A35">
        <w:rPr>
          <w:rFonts w:ascii="Arial" w:hAnsi="Arial" w:cs="Arial"/>
        </w:rPr>
        <w:fldChar w:fldCharType="separate"/>
      </w:r>
      <w:r w:rsidR="00287A8E" w:rsidRPr="00391A35">
        <w:rPr>
          <w:rFonts w:ascii="Arial" w:hAnsi="Arial" w:cs="Arial"/>
          <w:noProof/>
        </w:rPr>
        <w:t xml:space="preserve">Overgaard et al. </w:t>
      </w:r>
      <w:r w:rsidR="00F1678D" w:rsidRPr="00391A35">
        <w:rPr>
          <w:rFonts w:ascii="Arial" w:hAnsi="Arial" w:cs="Arial"/>
          <w:noProof/>
        </w:rPr>
        <w:t>(</w:t>
      </w:r>
      <w:r w:rsidR="00287A8E" w:rsidRPr="00391A35">
        <w:rPr>
          <w:rFonts w:ascii="Arial" w:hAnsi="Arial" w:cs="Arial"/>
          <w:noProof/>
        </w:rPr>
        <w:t>2014)</w:t>
      </w:r>
      <w:r w:rsidR="003B71D1" w:rsidRPr="00391A35">
        <w:rPr>
          <w:rFonts w:ascii="Arial" w:hAnsi="Arial" w:cs="Arial"/>
        </w:rPr>
        <w:fldChar w:fldCharType="end"/>
      </w:r>
      <w:r w:rsidR="003B71D1" w:rsidRPr="00391A35">
        <w:rPr>
          <w:rFonts w:ascii="Arial" w:hAnsi="Arial" w:cs="Arial"/>
        </w:rPr>
        <w:t xml:space="preserve"> </w:t>
      </w:r>
      <w:r w:rsidR="00070DA5" w:rsidRPr="00391A35">
        <w:rPr>
          <w:rFonts w:ascii="Arial" w:hAnsi="Arial" w:cs="Arial"/>
        </w:rPr>
        <w:t>found</w:t>
      </w:r>
      <w:r w:rsidR="005D3E5C" w:rsidRPr="00391A35">
        <w:rPr>
          <w:rFonts w:ascii="Arial" w:hAnsi="Arial" w:cs="Arial"/>
        </w:rPr>
        <w:t xml:space="preserve"> </w:t>
      </w:r>
      <w:r w:rsidR="00266CF1" w:rsidRPr="00391A35">
        <w:rPr>
          <w:rFonts w:ascii="Arial" w:hAnsi="Arial" w:cs="Arial"/>
        </w:rPr>
        <w:t>no evidence that</w:t>
      </w:r>
      <w:r w:rsidR="007573BF" w:rsidRPr="00391A35">
        <w:rPr>
          <w:rFonts w:ascii="Arial" w:hAnsi="Arial" w:cs="Arial"/>
        </w:rPr>
        <w:t xml:space="preserve"> </w:t>
      </w:r>
      <w:r w:rsidR="00266CF1" w:rsidRPr="00391A35">
        <w:rPr>
          <w:rFonts w:ascii="Arial" w:hAnsi="Arial" w:cs="Arial"/>
        </w:rPr>
        <w:t>thermal traits of</w:t>
      </w:r>
      <w:r w:rsidR="005D3E5C" w:rsidRPr="00391A35">
        <w:rPr>
          <w:rFonts w:ascii="Arial" w:hAnsi="Arial" w:cs="Arial"/>
        </w:rPr>
        <w:t xml:space="preserve"> </w:t>
      </w:r>
      <w:r w:rsidR="00497E3A" w:rsidRPr="00391A35">
        <w:rPr>
          <w:rFonts w:ascii="Arial" w:hAnsi="Arial" w:cs="Arial"/>
        </w:rPr>
        <w:t xml:space="preserve">tropical rainforest </w:t>
      </w:r>
      <w:r w:rsidR="00497E3A" w:rsidRPr="00391A35">
        <w:rPr>
          <w:rFonts w:ascii="Arial" w:hAnsi="Arial" w:cs="Arial"/>
          <w:i/>
          <w:iCs/>
        </w:rPr>
        <w:t>Drosophila</w:t>
      </w:r>
      <w:r w:rsidR="00266CF1" w:rsidRPr="00391A35">
        <w:rPr>
          <w:rFonts w:ascii="Arial" w:hAnsi="Arial" w:cs="Arial"/>
        </w:rPr>
        <w:t xml:space="preserve"> differe</w:t>
      </w:r>
      <w:r w:rsidR="007E01BF" w:rsidRPr="00391A35">
        <w:rPr>
          <w:rFonts w:ascii="Arial" w:hAnsi="Arial" w:cs="Arial"/>
        </w:rPr>
        <w:t>d</w:t>
      </w:r>
      <w:r w:rsidR="00266CF1" w:rsidRPr="00391A35">
        <w:rPr>
          <w:rFonts w:ascii="Arial" w:hAnsi="Arial" w:cs="Arial"/>
        </w:rPr>
        <w:t xml:space="preserve"> among species</w:t>
      </w:r>
      <w:r w:rsidR="002E3B7D" w:rsidRPr="00391A35">
        <w:rPr>
          <w:rFonts w:ascii="Arial" w:hAnsi="Arial" w:cs="Arial"/>
        </w:rPr>
        <w:t>. Unlike</w:t>
      </w:r>
      <w:r w:rsidR="001A2725" w:rsidRPr="00391A35">
        <w:rPr>
          <w:rFonts w:ascii="Arial" w:hAnsi="Arial" w:cs="Arial"/>
        </w:rPr>
        <w:t xml:space="preserve"> </w:t>
      </w:r>
      <w:r w:rsidR="001A2725" w:rsidRPr="00391A35">
        <w:rPr>
          <w:rFonts w:ascii="Arial" w:hAnsi="Arial" w:cs="Arial"/>
        </w:rPr>
        <w:fldChar w:fldCharType="begin" w:fldLock="1"/>
      </w:r>
      <w:r w:rsidR="001A2725" w:rsidRPr="00391A35">
        <w:rPr>
          <w:rFonts w:ascii="Arial" w:hAnsi="Arial" w:cs="Arial"/>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2014)","manualFormatting":"Overgaard et al. (2014)","plainTextFormattedCitation":"(Overgaard et al. 2014)","previouslyFormattedCitation":"(Overgaard et al. 2014)"},"properties":{"noteIndex":0},"schema":"https://github.com/citation-style-language/schema/raw/master/csl-citation.json"}</w:instrText>
      </w:r>
      <w:r w:rsidR="001A2725" w:rsidRPr="00391A35">
        <w:rPr>
          <w:rFonts w:ascii="Arial" w:hAnsi="Arial" w:cs="Arial"/>
        </w:rPr>
        <w:fldChar w:fldCharType="separate"/>
      </w:r>
      <w:r w:rsidR="001A2725" w:rsidRPr="00391A35">
        <w:rPr>
          <w:rFonts w:ascii="Arial" w:hAnsi="Arial" w:cs="Arial"/>
          <w:noProof/>
        </w:rPr>
        <w:t>Overgaard et al. (2014)</w:t>
      </w:r>
      <w:r w:rsidR="001A2725" w:rsidRPr="00391A35">
        <w:rPr>
          <w:rFonts w:ascii="Arial" w:hAnsi="Arial" w:cs="Arial"/>
        </w:rPr>
        <w:fldChar w:fldCharType="end"/>
      </w:r>
      <w:r w:rsidRPr="00391A35">
        <w:rPr>
          <w:rFonts w:ascii="Arial" w:hAnsi="Arial" w:cs="Arial"/>
        </w:rPr>
        <w:t>,</w:t>
      </w:r>
      <w:r w:rsidR="001A2725" w:rsidRPr="00391A35">
        <w:rPr>
          <w:rFonts w:ascii="Arial" w:hAnsi="Arial" w:cs="Arial"/>
        </w:rPr>
        <w:t xml:space="preserve"> we measured parental fecundity </w:t>
      </w:r>
      <w:r w:rsidR="000E756B" w:rsidRPr="00391A35">
        <w:rPr>
          <w:rFonts w:ascii="Arial" w:hAnsi="Arial" w:cs="Arial"/>
        </w:rPr>
        <w:t>by allowing</w:t>
      </w:r>
      <w:r w:rsidR="005523C6" w:rsidRPr="00391A35">
        <w:rPr>
          <w:rFonts w:ascii="Arial" w:hAnsi="Arial" w:cs="Arial"/>
        </w:rPr>
        <w:t xml:space="preserve"> </w:t>
      </w:r>
      <w:r w:rsidR="00123DDC" w:rsidRPr="00391A35">
        <w:rPr>
          <w:rFonts w:ascii="Arial" w:hAnsi="Arial" w:cs="Arial"/>
        </w:rPr>
        <w:t xml:space="preserve">their </w:t>
      </w:r>
      <w:r w:rsidR="005523C6" w:rsidRPr="00391A35">
        <w:rPr>
          <w:rFonts w:ascii="Arial" w:hAnsi="Arial" w:cs="Arial"/>
        </w:rPr>
        <w:t>eggs to</w:t>
      </w:r>
      <w:r w:rsidR="0055745B" w:rsidRPr="00391A35">
        <w:rPr>
          <w:rFonts w:ascii="Arial" w:hAnsi="Arial" w:cs="Arial"/>
        </w:rPr>
        <w:t xml:space="preserve"> develop to adults </w:t>
      </w:r>
      <w:r w:rsidR="000E756B" w:rsidRPr="00391A35">
        <w:rPr>
          <w:rFonts w:ascii="Arial" w:hAnsi="Arial" w:cs="Arial"/>
        </w:rPr>
        <w:t xml:space="preserve">under the relevant </w:t>
      </w:r>
      <w:r w:rsidR="00D42557" w:rsidRPr="00391A35">
        <w:rPr>
          <w:rFonts w:ascii="Arial" w:hAnsi="Arial" w:cs="Arial"/>
        </w:rPr>
        <w:t xml:space="preserve">temperature; </w:t>
      </w:r>
      <w:r w:rsidR="004037E6" w:rsidRPr="00391A35">
        <w:rPr>
          <w:rFonts w:ascii="Arial" w:hAnsi="Arial" w:cs="Arial"/>
        </w:rPr>
        <w:t>we observed that</w:t>
      </w:r>
      <w:r w:rsidR="005523C6" w:rsidRPr="00391A35">
        <w:rPr>
          <w:rFonts w:ascii="Arial" w:hAnsi="Arial" w:cs="Arial"/>
        </w:rPr>
        <w:t xml:space="preserve"> eggs</w:t>
      </w:r>
      <w:r w:rsidRPr="00391A35">
        <w:rPr>
          <w:rFonts w:ascii="Arial" w:hAnsi="Arial" w:cs="Arial"/>
        </w:rPr>
        <w:t xml:space="preserve"> laid</w:t>
      </w:r>
      <w:r w:rsidR="005523C6" w:rsidRPr="00391A35">
        <w:rPr>
          <w:rFonts w:ascii="Arial" w:hAnsi="Arial" w:cs="Arial"/>
        </w:rPr>
        <w:t xml:space="preserve"> </w:t>
      </w:r>
      <w:r w:rsidR="00DF217A" w:rsidRPr="00391A35">
        <w:rPr>
          <w:rFonts w:ascii="Arial" w:hAnsi="Arial" w:cs="Arial"/>
        </w:rPr>
        <w:t>at</w:t>
      </w:r>
      <w:r w:rsidR="005523C6" w:rsidRPr="00391A35">
        <w:rPr>
          <w:rFonts w:ascii="Arial" w:hAnsi="Arial" w:cs="Arial"/>
        </w:rPr>
        <w:t xml:space="preserve"> high temperature</w:t>
      </w:r>
      <w:r w:rsidR="00DF217A" w:rsidRPr="00391A35">
        <w:rPr>
          <w:rFonts w:ascii="Arial" w:hAnsi="Arial" w:cs="Arial"/>
        </w:rPr>
        <w:t xml:space="preserve">s </w:t>
      </w:r>
      <w:r w:rsidR="004037E6" w:rsidRPr="00391A35">
        <w:rPr>
          <w:rFonts w:ascii="Arial" w:hAnsi="Arial" w:cs="Arial"/>
        </w:rPr>
        <w:t>never</w:t>
      </w:r>
      <w:r w:rsidR="005523C6" w:rsidRPr="00391A35">
        <w:rPr>
          <w:rFonts w:ascii="Arial" w:hAnsi="Arial" w:cs="Arial"/>
        </w:rPr>
        <w:t xml:space="preserve"> hatch</w:t>
      </w:r>
      <w:r w:rsidR="004037E6" w:rsidRPr="00391A35">
        <w:rPr>
          <w:rFonts w:ascii="Arial" w:hAnsi="Arial" w:cs="Arial"/>
        </w:rPr>
        <w:t xml:space="preserve">ed, perhaps as a result of </w:t>
      </w:r>
      <w:r w:rsidR="00705506" w:rsidRPr="00391A35">
        <w:rPr>
          <w:rFonts w:ascii="Arial" w:hAnsi="Arial" w:cs="Arial"/>
        </w:rPr>
        <w:t>sperm</w:t>
      </w:r>
      <w:r w:rsidR="005523C6" w:rsidRPr="00391A35">
        <w:rPr>
          <w:rFonts w:ascii="Arial" w:hAnsi="Arial" w:cs="Arial"/>
        </w:rPr>
        <w:t xml:space="preserve"> sterilization</w:t>
      </w:r>
      <w:r w:rsidR="00705506" w:rsidRPr="00391A35">
        <w:rPr>
          <w:rFonts w:ascii="Arial" w:hAnsi="Arial" w:cs="Arial"/>
        </w:rPr>
        <w:t xml:space="preserve"> </w:t>
      </w:r>
      <w:r w:rsidR="005808BA" w:rsidRPr="00391A35">
        <w:rPr>
          <w:rFonts w:ascii="Arial" w:hAnsi="Arial" w:cs="Arial"/>
        </w:rPr>
        <w:fldChar w:fldCharType="begin" w:fldLock="1"/>
      </w:r>
      <w:r w:rsidR="005808BA" w:rsidRPr="00391A35">
        <w:rPr>
          <w:rFonts w:ascii="Arial" w:hAnsi="Arial" w:cs="Arial"/>
        </w:rPr>
        <w:instrText>ADDIN CSL_CITATION {"citationItems":[{"id":"ITEM-1","itemData":{"DOI":"10.1038/s41558-021-01047-0","ISSN":"17586798","abstract":"Attempts to link physiological thermal tolerance to global species distributions have relied on lethal temperature limits, yet many organisms lose fertility at sublethal temperatures. Here we show that, across 43 Drosophila species, global distributions better match male-sterilizing temperatures than lethal temperatures. This suggests that species distributions may be determined by thermal limits to reproduction, not survival, meaning we may be underestimating the impacts of climate change for many organisms.","author":[{"dropping-particle":"","family":"Parratt","given":"Steven R.","non-dropping-particle":"","parse-names":false,"suffix":""},{"dropping-particle":"","family":"Walsh","given":"Benjamin S.","non-dropping-particle":"","parse-names":false,"suffix":""},{"dropping-particle":"","family":"Metelmann","given":"Soeren","non-dropping-particle":"","parse-names":false,"suffix":""},{"dropping-particle":"","family":"White","given":"Nicola","non-dropping-particle":"","parse-names":false,"suffix":""},{"dropping-particle":"","family":"Manser","given":"Andri","non-dropping-particle":"","parse-names":false,"suffix":""},{"dropping-particle":"","family":"Bretman","given":"Amanda J.","non-dropping-particle":"","parse-names":false,"suffix":""},{"dropping-particle":"","family":"Hoffmann","given":"Ary A.","non-dropping-particle":"","parse-names":false,"suffix":""},{"dropping-particle":"","family":"Snook","given":"Rhonda R.","non-dropping-particle":"","parse-names":false,"suffix":""},{"dropping-particle":"","family":"Price","given":"Tom A.R.","non-dropping-particle":"","parse-names":false,"suffix":""}],"container-title":"Nature Climate Change","id":"ITEM-1","issue":"6","issued":{"date-parts":[["2021","6","1"]]},"page":"481-484","publisher":"Nature Research","title":"Temperatures that sterilize males better match global species distributions than lethal temperatures","type":"article-journal","volume":"11"},"uris":["http://www.mendeley.com/documents/?uuid=410f77fc-b69d-3804-8380-22654fe8b575"]}],"mendeley":{"formattedCitation":"(Parratt et al. 2021)","plainTextFormattedCitation":"(Parratt et al. 2021)","previouslyFormattedCitation":"(Parratt et al. 2021)"},"properties":{"noteIndex":0},"schema":"https://github.com/citation-style-language/schema/raw/master/csl-citation.json"}</w:instrText>
      </w:r>
      <w:r w:rsidR="005808BA" w:rsidRPr="00391A35">
        <w:rPr>
          <w:rFonts w:ascii="Arial" w:hAnsi="Arial" w:cs="Arial"/>
        </w:rPr>
        <w:fldChar w:fldCharType="separate"/>
      </w:r>
      <w:r w:rsidR="005808BA" w:rsidRPr="00391A35">
        <w:rPr>
          <w:rFonts w:ascii="Arial" w:hAnsi="Arial" w:cs="Arial"/>
          <w:noProof/>
        </w:rPr>
        <w:t>(Parratt et al. 2021)</w:t>
      </w:r>
      <w:r w:rsidR="005808BA" w:rsidRPr="00391A35">
        <w:rPr>
          <w:rFonts w:ascii="Arial" w:hAnsi="Arial" w:cs="Arial"/>
        </w:rPr>
        <w:fldChar w:fldCharType="end"/>
      </w:r>
      <w:r w:rsidR="005523C6" w:rsidRPr="00391A35">
        <w:rPr>
          <w:rFonts w:ascii="Arial" w:hAnsi="Arial" w:cs="Arial"/>
        </w:rPr>
        <w:t>. We also observed different speed</w:t>
      </w:r>
      <w:r w:rsidR="00DF217A" w:rsidRPr="00391A35">
        <w:rPr>
          <w:rFonts w:ascii="Arial" w:hAnsi="Arial" w:cs="Arial"/>
        </w:rPr>
        <w:t>s</w:t>
      </w:r>
      <w:r w:rsidR="005523C6" w:rsidRPr="00391A35">
        <w:rPr>
          <w:rFonts w:ascii="Arial" w:hAnsi="Arial" w:cs="Arial"/>
        </w:rPr>
        <w:t xml:space="preserve"> of senescence after exposure to different temperature</w:t>
      </w:r>
      <w:r w:rsidR="00DF217A" w:rsidRPr="00391A35">
        <w:rPr>
          <w:rFonts w:ascii="Arial" w:hAnsi="Arial" w:cs="Arial"/>
        </w:rPr>
        <w:t>s</w:t>
      </w:r>
      <w:r w:rsidR="00DE63D0" w:rsidRPr="00391A35">
        <w:rPr>
          <w:rFonts w:ascii="Arial" w:hAnsi="Arial" w:cs="Arial"/>
        </w:rPr>
        <w:t xml:space="preserve"> (</w:t>
      </w:r>
      <w:r w:rsidR="00B75BB5" w:rsidRPr="00391A35">
        <w:rPr>
          <w:rFonts w:ascii="Arial" w:hAnsi="Arial" w:cs="Arial"/>
        </w:rPr>
        <w:t>S</w:t>
      </w:r>
      <w:r w:rsidR="00DE63D0" w:rsidRPr="00391A35">
        <w:rPr>
          <w:rFonts w:ascii="Arial" w:hAnsi="Arial" w:cs="Arial"/>
        </w:rPr>
        <w:t xml:space="preserve">upplementary </w:t>
      </w:r>
      <w:r w:rsidR="00B75BB5" w:rsidRPr="00391A35">
        <w:rPr>
          <w:rFonts w:ascii="Arial" w:hAnsi="Arial" w:cs="Arial"/>
        </w:rPr>
        <w:t>F</w:t>
      </w:r>
      <w:r w:rsidR="00DE63D0" w:rsidRPr="00391A35">
        <w:rPr>
          <w:rFonts w:ascii="Arial" w:hAnsi="Arial" w:cs="Arial"/>
        </w:rPr>
        <w:t xml:space="preserve">igure </w:t>
      </w:r>
      <w:r w:rsidR="009D29F3" w:rsidRPr="00391A35">
        <w:rPr>
          <w:rFonts w:ascii="Arial" w:hAnsi="Arial" w:cs="Arial"/>
        </w:rPr>
        <w:t>1B</w:t>
      </w:r>
      <w:r w:rsidR="00DE63D0" w:rsidRPr="00391A35">
        <w:rPr>
          <w:rFonts w:ascii="Arial" w:hAnsi="Arial" w:cs="Arial"/>
        </w:rPr>
        <w:t>)</w:t>
      </w:r>
      <w:r w:rsidR="005523C6" w:rsidRPr="00391A35">
        <w:rPr>
          <w:rFonts w:ascii="Arial" w:hAnsi="Arial" w:cs="Arial"/>
        </w:rPr>
        <w:t>, which the three-day period of fecundity measurement</w:t>
      </w:r>
      <w:r w:rsidR="00C72931" w:rsidRPr="00391A35">
        <w:rPr>
          <w:rFonts w:ascii="Arial" w:hAnsi="Arial" w:cs="Arial"/>
        </w:rPr>
        <w:t xml:space="preserve"> in Overgaard’s study</w:t>
      </w:r>
      <w:r w:rsidR="005523C6" w:rsidRPr="00391A35">
        <w:rPr>
          <w:rFonts w:ascii="Arial" w:hAnsi="Arial" w:cs="Arial"/>
        </w:rPr>
        <w:t xml:space="preserve"> would not </w:t>
      </w:r>
      <w:r w:rsidR="00D776EF" w:rsidRPr="00391A35">
        <w:rPr>
          <w:rFonts w:ascii="Arial" w:hAnsi="Arial" w:cs="Arial"/>
        </w:rPr>
        <w:t xml:space="preserve">have </w:t>
      </w:r>
      <w:r w:rsidR="005523C6" w:rsidRPr="00391A35">
        <w:rPr>
          <w:rFonts w:ascii="Arial" w:hAnsi="Arial" w:cs="Arial"/>
        </w:rPr>
        <w:t>capture</w:t>
      </w:r>
      <w:r w:rsidR="00D776EF" w:rsidRPr="00391A35">
        <w:rPr>
          <w:rFonts w:ascii="Arial" w:hAnsi="Arial" w:cs="Arial"/>
        </w:rPr>
        <w:t>d</w:t>
      </w:r>
      <w:r w:rsidR="005523C6" w:rsidRPr="00391A35">
        <w:rPr>
          <w:rFonts w:ascii="Arial" w:hAnsi="Arial" w:cs="Arial"/>
        </w:rPr>
        <w:t xml:space="preserve">. </w:t>
      </w:r>
      <w:r w:rsidR="00B23BEE" w:rsidRPr="00391A35">
        <w:rPr>
          <w:rFonts w:ascii="Arial" w:hAnsi="Arial" w:cs="Arial"/>
        </w:rPr>
        <w:t xml:space="preserve">Nevertheless, both </w:t>
      </w:r>
      <w:r w:rsidR="00535ADC" w:rsidRPr="00391A35">
        <w:rPr>
          <w:rFonts w:ascii="Arial" w:hAnsi="Arial" w:cs="Arial"/>
        </w:rPr>
        <w:t>studies highlig</w:t>
      </w:r>
      <w:r w:rsidR="00CB161E" w:rsidRPr="00391A35">
        <w:rPr>
          <w:rFonts w:ascii="Arial" w:hAnsi="Arial" w:cs="Arial"/>
        </w:rPr>
        <w:t>ht</w:t>
      </w:r>
      <w:r w:rsidR="00B23BEE" w:rsidRPr="00391A35">
        <w:rPr>
          <w:rFonts w:ascii="Arial" w:hAnsi="Arial" w:cs="Arial"/>
        </w:rPr>
        <w:t xml:space="preserve"> the </w:t>
      </w:r>
      <w:r w:rsidR="00CB161E" w:rsidRPr="00391A35">
        <w:rPr>
          <w:rFonts w:ascii="Arial" w:hAnsi="Arial" w:cs="Arial"/>
        </w:rPr>
        <w:t xml:space="preserve">conserved nature </w:t>
      </w:r>
      <w:r w:rsidR="00B23BEE" w:rsidRPr="00391A35">
        <w:rPr>
          <w:rFonts w:ascii="Arial" w:hAnsi="Arial" w:cs="Arial"/>
        </w:rPr>
        <w:t xml:space="preserve">of heat tolerance and </w:t>
      </w:r>
      <w:r w:rsidR="00AD7C4F" w:rsidRPr="00391A35">
        <w:rPr>
          <w:rFonts w:ascii="Arial" w:hAnsi="Arial" w:cs="Arial"/>
        </w:rPr>
        <w:t>suggest</w:t>
      </w:r>
      <w:r w:rsidR="00B23BEE" w:rsidRPr="00391A35">
        <w:rPr>
          <w:rFonts w:ascii="Arial" w:hAnsi="Arial" w:cs="Arial"/>
        </w:rPr>
        <w:t xml:space="preserve"> small thermal </w:t>
      </w:r>
      <w:r w:rsidR="00892013" w:rsidRPr="00391A35">
        <w:rPr>
          <w:rFonts w:ascii="Arial" w:hAnsi="Arial" w:cs="Arial"/>
        </w:rPr>
        <w:t xml:space="preserve">safety </w:t>
      </w:r>
      <w:r w:rsidR="00B23BEE" w:rsidRPr="00391A35">
        <w:rPr>
          <w:rFonts w:ascii="Arial" w:hAnsi="Arial" w:cs="Arial"/>
        </w:rPr>
        <w:t>margins to</w:t>
      </w:r>
      <w:r w:rsidR="00892013" w:rsidRPr="00391A35">
        <w:rPr>
          <w:rFonts w:ascii="Arial" w:hAnsi="Arial" w:cs="Arial"/>
        </w:rPr>
        <w:t xml:space="preserve"> future</w:t>
      </w:r>
      <w:r w:rsidR="00B23BEE" w:rsidRPr="00391A35">
        <w:rPr>
          <w:rFonts w:ascii="Arial" w:hAnsi="Arial" w:cs="Arial"/>
        </w:rPr>
        <w:t xml:space="preserve"> warmin</w:t>
      </w:r>
      <w:r w:rsidR="00805DEE" w:rsidRPr="00391A35">
        <w:rPr>
          <w:rFonts w:ascii="Arial" w:hAnsi="Arial" w:cs="Arial"/>
        </w:rPr>
        <w:t>g</w:t>
      </w:r>
      <w:r w:rsidR="00B23BEE" w:rsidRPr="00391A35">
        <w:rPr>
          <w:rFonts w:ascii="Arial" w:hAnsi="Arial" w:cs="Arial"/>
        </w:rPr>
        <w:t>.</w:t>
      </w:r>
      <w:r w:rsidR="00A22A63" w:rsidRPr="00391A35">
        <w:rPr>
          <w:rFonts w:ascii="Arial" w:hAnsi="Arial" w:cs="Arial"/>
        </w:rPr>
        <w:t xml:space="preserve"> </w:t>
      </w:r>
    </w:p>
    <w:p w14:paraId="24CA915B" w14:textId="07545787" w:rsidR="00BF27BF" w:rsidRPr="00391A35" w:rsidRDefault="00C12921" w:rsidP="001B3FA5">
      <w:pPr>
        <w:spacing w:line="480" w:lineRule="auto"/>
        <w:ind w:firstLine="720"/>
        <w:rPr>
          <w:rFonts w:ascii="Arial" w:hAnsi="Arial" w:cs="Arial"/>
        </w:rPr>
      </w:pPr>
      <w:r w:rsidRPr="00391A35">
        <w:rPr>
          <w:rFonts w:ascii="Arial" w:hAnsi="Arial" w:cs="Arial"/>
        </w:rPr>
        <w:t>Field experiments</w:t>
      </w:r>
      <w:r w:rsidR="00430E73" w:rsidRPr="00391A35">
        <w:rPr>
          <w:rFonts w:ascii="Arial" w:hAnsi="Arial" w:cs="Arial"/>
        </w:rPr>
        <w:t xml:space="preserve"> on </w:t>
      </w:r>
      <w:r w:rsidR="00430E73" w:rsidRPr="00391A35">
        <w:rPr>
          <w:rFonts w:ascii="Arial" w:hAnsi="Arial" w:cs="Arial"/>
          <w:i/>
          <w:iCs/>
        </w:rPr>
        <w:t xml:space="preserve">D. </w:t>
      </w:r>
      <w:proofErr w:type="spellStart"/>
      <w:r w:rsidR="00430E73" w:rsidRPr="00391A35">
        <w:rPr>
          <w:rFonts w:ascii="Arial" w:hAnsi="Arial" w:cs="Arial"/>
          <w:i/>
          <w:iCs/>
        </w:rPr>
        <w:t>birchii</w:t>
      </w:r>
      <w:proofErr w:type="spellEnd"/>
      <w:r w:rsidRPr="00391A35">
        <w:rPr>
          <w:rFonts w:ascii="Arial" w:hAnsi="Arial" w:cs="Arial"/>
        </w:rPr>
        <w:t xml:space="preserve"> </w:t>
      </w:r>
      <w:r w:rsidR="00434D77" w:rsidRPr="00391A35">
        <w:rPr>
          <w:rFonts w:ascii="Arial" w:hAnsi="Arial" w:cs="Arial"/>
        </w:rPr>
        <w:fldChar w:fldCharType="begin" w:fldLock="1"/>
      </w:r>
      <w:r w:rsidR="000B12F9" w:rsidRPr="00391A35">
        <w:rPr>
          <w:rFonts w:ascii="Arial" w:hAnsi="Arial" w:cs="Arial"/>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estimates","type":"article-journal","volume":"23"},"uris":["http://www.mendeley.com/documents/?uuid=9d7fb375-23cf-3880-a4a8-b5cea02475e7"]},{"id":"ITEM-2","itemData":{"abstract":"Competition within and between species can have large effects on fitness and may therefore drive local adaptation. However, these effects are rarely tested systematically, or considered when predicting species’ responses to environmental change. We used a field transplant experiment to test the effects of intra and interspecific competition on fitness across the ecological niches of two rainforest Drosophila species that replace each other along an elevation gradient. For the species with the broader elevational range, we also tested for adaptation to the local abiotic and biotic environment. In both species, intraspecific competition reduced productivity more than interspecific competition at the centre of its elevational range, while interspecific competition had a stronger effect at the range edge, where the competing species is more abundant. Local adaptation was detected in the centre of the range of the more widespread species, but only in the presence of intraspecific competition. This study is the first to demonstrate that fitness effects of inter-specific competition increase at ecological margins, while intra-specific competition has more pervasive effects at range centres. This is a key assumption of “tangled bank” models of community evolution and has important implications for predicting the resilience of ecological networks to global change.Competing Interest StatementThe authors have declared no competing interest.","author":[{"dropping-particle":"","family":"O’Brien","given":"Eleanor K.","non-dropping-particle":"","parse-names":false,"suffix":""},{"dropping-particle":"","family":"Higgie","given":"Megan","non-dropping-particle":"","parse-names":false,"suffix":""},{"dropping-particle":"","family":"Jeffs","given":"Christopher T.","non-dropping-particle":"","parse-names":false,"suffix":""},{"dropping-particle":"","family":"Hoffmann","given":"Ary A.","non-dropping-particle":"","parse-names":false,"suffix":""},{"dropping-particle":"","family":"Hrček","given":"Jan","non-dropping-particle":"","parse-names":false,"suffix":""},{"dropping-particle":"","family":"Lewis","given":"Owen T.","non-dropping-particle":"","parse-names":false,"suffix":""},{"dropping-particle":"","family":"Bridle","given":"Jon R.","non-dropping-particle":"","parse-names":false,"suffix":""}],"container-title":"bioRxiv","id":"ITEM-2","issued":{"date-parts":[["2020"]]},"page":"395624","title":"Fitness effects of competition within and between species change across species’ ranges, and reveal limited local adaptation in rainforest &lt;em&gt;Drosophila&lt;/em&gt;","type":"article-journal"},"uris":["http://www.mendeley.com/documents/?uuid=6a98ece9-08d4-378e-b1c9-7ad0c2eb523a"]}],"mendeley":{"formattedCitation":"(O’Brien et al. 2017, 2020)","plainTextFormattedCitation":"(O’Brien et al. 2017, 2020)","previouslyFormattedCitation":"(O’Brien et al. 2017, 2020)"},"properties":{"noteIndex":0},"schema":"https://github.com/citation-style-language/schema/raw/master/csl-citation.json"}</w:instrText>
      </w:r>
      <w:r w:rsidR="00434D77" w:rsidRPr="00391A35">
        <w:rPr>
          <w:rFonts w:ascii="Arial" w:hAnsi="Arial" w:cs="Arial"/>
        </w:rPr>
        <w:fldChar w:fldCharType="separate"/>
      </w:r>
      <w:r w:rsidR="00434D77" w:rsidRPr="00391A35">
        <w:rPr>
          <w:rFonts w:ascii="Arial" w:hAnsi="Arial" w:cs="Arial"/>
          <w:noProof/>
        </w:rPr>
        <w:t>(O’Brien et al. 2017, 2020)</w:t>
      </w:r>
      <w:r w:rsidR="00434D77" w:rsidRPr="00391A35">
        <w:rPr>
          <w:rFonts w:ascii="Arial" w:hAnsi="Arial" w:cs="Arial"/>
        </w:rPr>
        <w:fldChar w:fldCharType="end"/>
      </w:r>
      <w:r w:rsidR="00430E73" w:rsidRPr="00391A35">
        <w:rPr>
          <w:rFonts w:ascii="Arial" w:hAnsi="Arial" w:cs="Arial"/>
        </w:rPr>
        <w:t xml:space="preserve">, </w:t>
      </w:r>
      <w:r w:rsidR="00805DEE" w:rsidRPr="00391A35">
        <w:rPr>
          <w:rFonts w:ascii="Arial" w:hAnsi="Arial" w:cs="Arial"/>
        </w:rPr>
        <w:t>found</w:t>
      </w:r>
      <w:r w:rsidR="00430E73" w:rsidRPr="00391A35">
        <w:rPr>
          <w:rFonts w:ascii="Arial" w:hAnsi="Arial" w:cs="Arial"/>
        </w:rPr>
        <w:t xml:space="preserve"> that </w:t>
      </w:r>
      <w:r w:rsidRPr="00391A35">
        <w:rPr>
          <w:rFonts w:ascii="Arial" w:hAnsi="Arial" w:cs="Arial"/>
        </w:rPr>
        <w:t>its</w:t>
      </w:r>
      <w:r w:rsidR="00430E73" w:rsidRPr="00391A35">
        <w:rPr>
          <w:rFonts w:ascii="Arial" w:hAnsi="Arial" w:cs="Arial"/>
        </w:rPr>
        <w:t xml:space="preserve"> reproduction</w:t>
      </w:r>
      <w:r w:rsidR="001502A7" w:rsidRPr="00391A35">
        <w:rPr>
          <w:rFonts w:ascii="Arial" w:hAnsi="Arial" w:cs="Arial"/>
        </w:rPr>
        <w:t xml:space="preserve"> when raised alone</w:t>
      </w:r>
      <w:r w:rsidR="00430E73" w:rsidRPr="00391A35">
        <w:rPr>
          <w:rFonts w:ascii="Arial" w:hAnsi="Arial" w:cs="Arial"/>
        </w:rPr>
        <w:t xml:space="preserve"> </w:t>
      </w:r>
      <w:r w:rsidR="00A82530" w:rsidRPr="00391A35">
        <w:rPr>
          <w:rFonts w:ascii="Arial" w:hAnsi="Arial" w:cs="Arial"/>
        </w:rPr>
        <w:t>was highe</w:t>
      </w:r>
      <w:r w:rsidRPr="00391A35">
        <w:rPr>
          <w:rFonts w:ascii="Arial" w:hAnsi="Arial" w:cs="Arial"/>
        </w:rPr>
        <w:t>st</w:t>
      </w:r>
      <w:r w:rsidR="00A82530" w:rsidRPr="00391A35">
        <w:rPr>
          <w:rFonts w:ascii="Arial" w:hAnsi="Arial" w:cs="Arial"/>
        </w:rPr>
        <w:t xml:space="preserve"> </w:t>
      </w:r>
      <w:r w:rsidR="00805DEE" w:rsidRPr="00391A35">
        <w:rPr>
          <w:rFonts w:ascii="Arial" w:hAnsi="Arial" w:cs="Arial"/>
        </w:rPr>
        <w:t>at</w:t>
      </w:r>
      <w:r w:rsidR="00430E73" w:rsidRPr="00391A35">
        <w:rPr>
          <w:rFonts w:ascii="Arial" w:hAnsi="Arial" w:cs="Arial"/>
        </w:rPr>
        <w:t xml:space="preserve"> low elevation</w:t>
      </w:r>
      <w:r w:rsidR="00805DEE" w:rsidRPr="00391A35">
        <w:rPr>
          <w:rFonts w:ascii="Arial" w:hAnsi="Arial" w:cs="Arial"/>
        </w:rPr>
        <w:t>s</w:t>
      </w:r>
      <w:r w:rsidR="00430E73" w:rsidRPr="00391A35">
        <w:rPr>
          <w:rFonts w:ascii="Arial" w:hAnsi="Arial" w:cs="Arial"/>
        </w:rPr>
        <w:t xml:space="preserve">, </w:t>
      </w:r>
      <w:r w:rsidR="00494100" w:rsidRPr="00391A35">
        <w:rPr>
          <w:rFonts w:ascii="Arial" w:hAnsi="Arial" w:cs="Arial"/>
        </w:rPr>
        <w:t>where</w:t>
      </w:r>
      <w:r w:rsidR="00430E73" w:rsidRPr="00391A35">
        <w:rPr>
          <w:rFonts w:ascii="Arial" w:hAnsi="Arial" w:cs="Arial"/>
        </w:rPr>
        <w:t xml:space="preserve"> both intra-specific and inter-</w:t>
      </w:r>
      <w:r w:rsidR="00EC06BF" w:rsidRPr="00391A35">
        <w:rPr>
          <w:rFonts w:ascii="Arial" w:hAnsi="Arial" w:cs="Arial"/>
        </w:rPr>
        <w:t xml:space="preserve">specific </w:t>
      </w:r>
      <w:r w:rsidR="00430E73" w:rsidRPr="00391A35">
        <w:rPr>
          <w:rFonts w:ascii="Arial" w:hAnsi="Arial" w:cs="Arial"/>
        </w:rPr>
        <w:t xml:space="preserve">competition </w:t>
      </w:r>
      <w:r w:rsidR="00805DEE" w:rsidRPr="00391A35">
        <w:rPr>
          <w:rFonts w:ascii="Arial" w:hAnsi="Arial" w:cs="Arial"/>
        </w:rPr>
        <w:t>with</w:t>
      </w:r>
      <w:r w:rsidR="00430E73" w:rsidRPr="00391A35">
        <w:rPr>
          <w:rFonts w:ascii="Arial" w:hAnsi="Arial" w:cs="Arial"/>
        </w:rPr>
        <w:t xml:space="preserve"> its sister species </w:t>
      </w:r>
      <w:r w:rsidRPr="00391A35">
        <w:rPr>
          <w:rFonts w:ascii="Arial" w:hAnsi="Arial" w:cs="Arial"/>
          <w:i/>
          <w:iCs/>
        </w:rPr>
        <w:t xml:space="preserve">D. </w:t>
      </w:r>
      <w:proofErr w:type="spellStart"/>
      <w:r w:rsidRPr="00391A35">
        <w:rPr>
          <w:rFonts w:ascii="Arial" w:hAnsi="Arial" w:cs="Arial"/>
          <w:i/>
          <w:iCs/>
        </w:rPr>
        <w:t>bunnanda</w:t>
      </w:r>
      <w:proofErr w:type="spellEnd"/>
      <w:r w:rsidRPr="00391A35">
        <w:rPr>
          <w:rFonts w:ascii="Arial" w:hAnsi="Arial" w:cs="Arial"/>
        </w:rPr>
        <w:t xml:space="preserve"> </w:t>
      </w:r>
      <w:r w:rsidR="00494100" w:rsidRPr="00391A35">
        <w:rPr>
          <w:rFonts w:ascii="Arial" w:hAnsi="Arial" w:cs="Arial"/>
        </w:rPr>
        <w:t>were also high</w:t>
      </w:r>
      <w:r w:rsidR="00430E73" w:rsidRPr="00391A35">
        <w:rPr>
          <w:rFonts w:ascii="Arial" w:hAnsi="Arial" w:cs="Arial"/>
        </w:rPr>
        <w:t>.</w:t>
      </w:r>
      <w:r w:rsidR="005027B1" w:rsidRPr="00391A35">
        <w:rPr>
          <w:rFonts w:ascii="Arial" w:hAnsi="Arial" w:cs="Arial"/>
        </w:rPr>
        <w:t xml:space="preserve"> </w:t>
      </w:r>
      <w:r w:rsidRPr="00391A35">
        <w:rPr>
          <w:rFonts w:ascii="Arial" w:hAnsi="Arial" w:cs="Arial"/>
        </w:rPr>
        <w:t>In our experiments,</w:t>
      </w:r>
      <w:r w:rsidR="005027B1" w:rsidRPr="00391A35">
        <w:rPr>
          <w:rFonts w:ascii="Arial" w:hAnsi="Arial" w:cs="Arial"/>
        </w:rPr>
        <w:t xml:space="preserve"> </w:t>
      </w:r>
      <w:r w:rsidR="00535B36" w:rsidRPr="00391A35">
        <w:rPr>
          <w:rFonts w:ascii="Arial" w:hAnsi="Arial" w:cs="Arial"/>
          <w:i/>
          <w:iCs/>
        </w:rPr>
        <w:t>D.</w:t>
      </w:r>
      <w:r w:rsidR="00C23030" w:rsidRPr="00391A35">
        <w:rPr>
          <w:rFonts w:ascii="Arial" w:hAnsi="Arial" w:cs="Arial"/>
          <w:i/>
          <w:iCs/>
        </w:rPr>
        <w:t xml:space="preserve"> </w:t>
      </w:r>
      <w:proofErr w:type="spellStart"/>
      <w:r w:rsidR="00C23030" w:rsidRPr="00391A35">
        <w:rPr>
          <w:rFonts w:ascii="Arial" w:hAnsi="Arial" w:cs="Arial"/>
          <w:i/>
          <w:iCs/>
        </w:rPr>
        <w:t>birchii</w:t>
      </w:r>
      <w:proofErr w:type="spellEnd"/>
      <w:r w:rsidR="00C23030" w:rsidRPr="00391A35">
        <w:rPr>
          <w:rFonts w:ascii="Arial" w:hAnsi="Arial" w:cs="Arial"/>
        </w:rPr>
        <w:t xml:space="preserve"> was </w:t>
      </w:r>
      <w:r w:rsidR="00CD2167" w:rsidRPr="00391A35">
        <w:rPr>
          <w:rFonts w:ascii="Arial" w:hAnsi="Arial" w:cs="Arial"/>
        </w:rPr>
        <w:t>one of</w:t>
      </w:r>
      <w:r w:rsidR="00C23030" w:rsidRPr="00391A35">
        <w:rPr>
          <w:rFonts w:ascii="Arial" w:hAnsi="Arial" w:cs="Arial"/>
        </w:rPr>
        <w:t xml:space="preserve"> the most heat-sensitive species</w:t>
      </w:r>
      <w:r w:rsidR="00A82530" w:rsidRPr="00391A35">
        <w:rPr>
          <w:rFonts w:ascii="Arial" w:hAnsi="Arial" w:cs="Arial"/>
        </w:rPr>
        <w:t>,</w:t>
      </w:r>
      <w:r w:rsidR="00C23030" w:rsidRPr="00391A35">
        <w:rPr>
          <w:rFonts w:ascii="Arial" w:hAnsi="Arial" w:cs="Arial"/>
        </w:rPr>
        <w:t xml:space="preserve"> </w:t>
      </w:r>
      <w:r w:rsidR="00CD2167" w:rsidRPr="00391A35">
        <w:rPr>
          <w:rFonts w:ascii="Arial" w:hAnsi="Arial" w:cs="Arial"/>
        </w:rPr>
        <w:t>and</w:t>
      </w:r>
      <w:r w:rsidR="004D5440" w:rsidRPr="00391A35">
        <w:rPr>
          <w:rFonts w:ascii="Arial" w:hAnsi="Arial" w:cs="Arial"/>
        </w:rPr>
        <w:t xml:space="preserve"> </w:t>
      </w:r>
      <w:r w:rsidR="00A82530" w:rsidRPr="00391A35">
        <w:rPr>
          <w:rFonts w:ascii="Arial" w:hAnsi="Arial" w:cs="Arial"/>
        </w:rPr>
        <w:t xml:space="preserve">its </w:t>
      </w:r>
      <w:r w:rsidR="00CD2167" w:rsidRPr="00391A35">
        <w:rPr>
          <w:rFonts w:ascii="Arial" w:hAnsi="Arial" w:cs="Arial"/>
        </w:rPr>
        <w:t>population</w:t>
      </w:r>
      <w:r w:rsidR="00A35BEC" w:rsidRPr="00391A35">
        <w:rPr>
          <w:rFonts w:ascii="Arial" w:hAnsi="Arial" w:cs="Arial"/>
        </w:rPr>
        <w:t>s</w:t>
      </w:r>
      <w:r w:rsidR="00CD2167" w:rsidRPr="00391A35">
        <w:rPr>
          <w:rFonts w:ascii="Arial" w:hAnsi="Arial" w:cs="Arial"/>
        </w:rPr>
        <w:t xml:space="preserve"> were unable to persist at high temperature</w:t>
      </w:r>
      <w:r w:rsidR="0004285A" w:rsidRPr="00391A35">
        <w:rPr>
          <w:rFonts w:ascii="Arial" w:hAnsi="Arial" w:cs="Arial"/>
        </w:rPr>
        <w:t>s</w:t>
      </w:r>
      <w:r w:rsidR="00CD2167" w:rsidRPr="00391A35">
        <w:rPr>
          <w:rFonts w:ascii="Arial" w:hAnsi="Arial" w:cs="Arial"/>
        </w:rPr>
        <w:t xml:space="preserve"> </w:t>
      </w:r>
      <w:r w:rsidR="00A82530" w:rsidRPr="00391A35">
        <w:rPr>
          <w:rFonts w:ascii="Arial" w:hAnsi="Arial" w:cs="Arial"/>
        </w:rPr>
        <w:t>typical of</w:t>
      </w:r>
      <w:r w:rsidR="00CD2167" w:rsidRPr="00391A35">
        <w:rPr>
          <w:rFonts w:ascii="Arial" w:hAnsi="Arial" w:cs="Arial"/>
        </w:rPr>
        <w:t xml:space="preserve"> low elevations</w:t>
      </w:r>
      <w:r w:rsidR="00A82530" w:rsidRPr="00391A35">
        <w:rPr>
          <w:rFonts w:ascii="Arial" w:hAnsi="Arial" w:cs="Arial"/>
        </w:rPr>
        <w:t xml:space="preserve"> (pilot experiment, unpublished data)</w:t>
      </w:r>
      <w:r w:rsidR="00CD2167" w:rsidRPr="00391A35">
        <w:rPr>
          <w:rFonts w:ascii="Arial" w:hAnsi="Arial" w:cs="Arial"/>
        </w:rPr>
        <w:t xml:space="preserve">. </w:t>
      </w:r>
      <w:r w:rsidR="005027B1" w:rsidRPr="00391A35">
        <w:rPr>
          <w:rFonts w:ascii="Arial" w:hAnsi="Arial" w:cs="Arial"/>
        </w:rPr>
        <w:t>Th</w:t>
      </w:r>
      <w:r w:rsidRPr="00391A35">
        <w:rPr>
          <w:rFonts w:ascii="Arial" w:hAnsi="Arial" w:cs="Arial"/>
        </w:rPr>
        <w:t>is</w:t>
      </w:r>
      <w:r w:rsidR="005027B1" w:rsidRPr="00391A35">
        <w:rPr>
          <w:rFonts w:ascii="Arial" w:hAnsi="Arial" w:cs="Arial"/>
        </w:rPr>
        <w:t xml:space="preserve"> discrepancy </w:t>
      </w:r>
      <w:r w:rsidR="00A82530" w:rsidRPr="00391A35">
        <w:rPr>
          <w:rFonts w:ascii="Arial" w:hAnsi="Arial" w:cs="Arial"/>
        </w:rPr>
        <w:t>can</w:t>
      </w:r>
      <w:r w:rsidR="005027B1" w:rsidRPr="00391A35">
        <w:rPr>
          <w:rFonts w:ascii="Arial" w:hAnsi="Arial" w:cs="Arial"/>
        </w:rPr>
        <w:t xml:space="preserve"> be explained by </w:t>
      </w:r>
      <w:r w:rsidR="00A82530" w:rsidRPr="00391A35">
        <w:rPr>
          <w:rFonts w:ascii="Arial" w:hAnsi="Arial" w:cs="Arial"/>
        </w:rPr>
        <w:t>different</w:t>
      </w:r>
      <w:r w:rsidR="005027B1" w:rsidRPr="00391A35">
        <w:rPr>
          <w:rFonts w:ascii="Arial" w:hAnsi="Arial" w:cs="Arial"/>
        </w:rPr>
        <w:t xml:space="preserve"> temperature regimes</w:t>
      </w:r>
      <w:r w:rsidR="00A82530" w:rsidRPr="00391A35">
        <w:rPr>
          <w:rFonts w:ascii="Arial" w:hAnsi="Arial" w:cs="Arial"/>
        </w:rPr>
        <w:t xml:space="preserve"> used</w:t>
      </w:r>
      <w:r w:rsidR="005027B1" w:rsidRPr="00391A35">
        <w:rPr>
          <w:rFonts w:ascii="Arial" w:hAnsi="Arial" w:cs="Arial"/>
        </w:rPr>
        <w:t xml:space="preserve"> </w:t>
      </w:r>
      <w:r w:rsidR="00A82530" w:rsidRPr="00391A35">
        <w:rPr>
          <w:rFonts w:ascii="Arial" w:hAnsi="Arial" w:cs="Arial"/>
        </w:rPr>
        <w:t xml:space="preserve">in </w:t>
      </w:r>
      <w:r w:rsidR="001502A7" w:rsidRPr="00391A35">
        <w:rPr>
          <w:rFonts w:ascii="Arial" w:hAnsi="Arial" w:cs="Arial"/>
        </w:rPr>
        <w:t>our study</w:t>
      </w:r>
      <w:r w:rsidR="00A82530" w:rsidRPr="00391A35">
        <w:rPr>
          <w:rFonts w:ascii="Arial" w:hAnsi="Arial" w:cs="Arial"/>
        </w:rPr>
        <w:t xml:space="preserve"> (corresponding to February temperatures in the field</w:t>
      </w:r>
      <w:r w:rsidR="008F7482" w:rsidRPr="00391A35">
        <w:rPr>
          <w:rFonts w:ascii="Arial" w:hAnsi="Arial" w:cs="Arial"/>
        </w:rPr>
        <w:t>, with</w:t>
      </w:r>
      <w:r w:rsidR="001D4AF1" w:rsidRPr="00391A35">
        <w:rPr>
          <w:rFonts w:ascii="Arial" w:hAnsi="Arial" w:cs="Arial"/>
        </w:rPr>
        <w:t xml:space="preserve"> an average of 26°C and</w:t>
      </w:r>
      <w:r w:rsidR="008F7482" w:rsidRPr="00391A35">
        <w:rPr>
          <w:rFonts w:ascii="Arial" w:hAnsi="Arial" w:cs="Arial"/>
        </w:rPr>
        <w:t xml:space="preserve"> average daily maximum </w:t>
      </w:r>
      <w:r w:rsidR="001D4AF1" w:rsidRPr="00391A35">
        <w:rPr>
          <w:rFonts w:ascii="Arial" w:hAnsi="Arial" w:cs="Arial"/>
        </w:rPr>
        <w:t>of 30.6°C at lowland</w:t>
      </w:r>
      <w:r w:rsidR="00A82530" w:rsidRPr="00391A35">
        <w:rPr>
          <w:rFonts w:ascii="Arial" w:hAnsi="Arial" w:cs="Arial"/>
        </w:rPr>
        <w:t xml:space="preserve">) and by </w:t>
      </w:r>
      <w:r w:rsidR="00A82530" w:rsidRPr="00391A35">
        <w:rPr>
          <w:rFonts w:ascii="Arial" w:hAnsi="Arial" w:cs="Arial"/>
          <w:noProof/>
        </w:rPr>
        <w:t>O’Brien et al. (</w:t>
      </w:r>
      <w:r w:rsidR="005027B1" w:rsidRPr="00391A35">
        <w:rPr>
          <w:rFonts w:ascii="Arial" w:hAnsi="Arial" w:cs="Arial"/>
        </w:rPr>
        <w:t>April</w:t>
      </w:r>
      <w:r w:rsidR="00A82530" w:rsidRPr="00391A35">
        <w:rPr>
          <w:rFonts w:ascii="Arial" w:hAnsi="Arial" w:cs="Arial"/>
        </w:rPr>
        <w:t xml:space="preserve"> temperatures, which are</w:t>
      </w:r>
      <w:r w:rsidR="001D4AF1" w:rsidRPr="00391A35">
        <w:rPr>
          <w:rFonts w:ascii="Arial" w:hAnsi="Arial" w:cs="Arial"/>
        </w:rPr>
        <w:t xml:space="preserve"> around</w:t>
      </w:r>
      <w:r w:rsidR="00A82530" w:rsidRPr="00391A35">
        <w:rPr>
          <w:rFonts w:ascii="Arial" w:hAnsi="Arial" w:cs="Arial"/>
        </w:rPr>
        <w:t xml:space="preserve"> </w:t>
      </w:r>
      <w:r w:rsidR="008F7482" w:rsidRPr="00391A35">
        <w:rPr>
          <w:rFonts w:ascii="Arial" w:hAnsi="Arial" w:cs="Arial"/>
        </w:rPr>
        <w:t>2</w:t>
      </w:r>
      <w:r w:rsidR="00A82530" w:rsidRPr="00391A35">
        <w:rPr>
          <w:rFonts w:ascii="Arial" w:hAnsi="Arial" w:cs="Arial"/>
        </w:rPr>
        <w:t>°C lower on average</w:t>
      </w:r>
      <w:r w:rsidR="00675F63">
        <w:rPr>
          <w:rFonts w:ascii="Arial" w:hAnsi="Arial" w:cs="Arial"/>
        </w:rPr>
        <w:t xml:space="preserve"> temperature</w:t>
      </w:r>
      <w:r w:rsidR="001D4AF1" w:rsidRPr="00391A35">
        <w:rPr>
          <w:rFonts w:ascii="Arial" w:hAnsi="Arial" w:cs="Arial"/>
        </w:rPr>
        <w:t xml:space="preserve"> and on average daily maximum</w:t>
      </w:r>
      <w:r w:rsidR="00A82530" w:rsidRPr="00391A35">
        <w:rPr>
          <w:rFonts w:ascii="Arial" w:hAnsi="Arial" w:cs="Arial"/>
        </w:rPr>
        <w:t xml:space="preserve">). </w:t>
      </w:r>
      <w:r w:rsidR="00F97369" w:rsidRPr="00391A35">
        <w:rPr>
          <w:rFonts w:ascii="Arial" w:hAnsi="Arial" w:cs="Arial"/>
        </w:rPr>
        <w:t>A further possibility is that</w:t>
      </w:r>
      <w:r w:rsidR="005027B1" w:rsidRPr="00391A35">
        <w:rPr>
          <w:rFonts w:ascii="Arial" w:hAnsi="Arial" w:cs="Arial"/>
        </w:rPr>
        <w:t xml:space="preserve"> </w:t>
      </w:r>
      <w:r w:rsidR="00A63A88" w:rsidRPr="00391A35">
        <w:rPr>
          <w:rFonts w:ascii="Arial" w:hAnsi="Arial" w:cs="Arial"/>
        </w:rPr>
        <w:t>single-</w:t>
      </w:r>
      <w:r w:rsidR="00CD2167" w:rsidRPr="00391A35">
        <w:rPr>
          <w:rFonts w:ascii="Arial" w:hAnsi="Arial" w:cs="Arial"/>
        </w:rPr>
        <w:lastRenderedPageBreak/>
        <w:t>generation</w:t>
      </w:r>
      <w:r w:rsidR="00F97369" w:rsidRPr="00391A35">
        <w:rPr>
          <w:rFonts w:ascii="Arial" w:hAnsi="Arial" w:cs="Arial"/>
        </w:rPr>
        <w:t xml:space="preserve"> experiments initiated with</w:t>
      </w:r>
      <w:r w:rsidR="00CD2167" w:rsidRPr="00391A35">
        <w:rPr>
          <w:rFonts w:ascii="Arial" w:hAnsi="Arial" w:cs="Arial"/>
        </w:rPr>
        <w:t xml:space="preserve"> </w:t>
      </w:r>
      <w:r w:rsidR="008E14AB" w:rsidRPr="00391A35">
        <w:rPr>
          <w:rFonts w:ascii="Arial" w:hAnsi="Arial" w:cs="Arial"/>
        </w:rPr>
        <w:t xml:space="preserve">mated </w:t>
      </w:r>
      <w:r w:rsidR="00CD2167" w:rsidRPr="00391A35">
        <w:rPr>
          <w:rFonts w:ascii="Arial" w:hAnsi="Arial" w:cs="Arial"/>
        </w:rPr>
        <w:t>adult flies</w:t>
      </w:r>
      <w:r w:rsidR="00F97369" w:rsidRPr="00391A35">
        <w:rPr>
          <w:rFonts w:ascii="Arial" w:hAnsi="Arial" w:cs="Arial"/>
        </w:rPr>
        <w:t xml:space="preserve"> do not </w:t>
      </w:r>
      <w:r w:rsidR="008E14AB" w:rsidRPr="00391A35">
        <w:rPr>
          <w:rFonts w:ascii="Arial" w:hAnsi="Arial" w:cs="Arial"/>
        </w:rPr>
        <w:t>capture the impact of high temperature</w:t>
      </w:r>
      <w:r w:rsidR="00F97369" w:rsidRPr="00391A35">
        <w:rPr>
          <w:rFonts w:ascii="Arial" w:hAnsi="Arial" w:cs="Arial"/>
        </w:rPr>
        <w:t>s</w:t>
      </w:r>
      <w:r w:rsidR="008E14AB" w:rsidRPr="00391A35">
        <w:rPr>
          <w:rFonts w:ascii="Arial" w:hAnsi="Arial" w:cs="Arial"/>
        </w:rPr>
        <w:t xml:space="preserve"> </w:t>
      </w:r>
      <w:r w:rsidR="00F97369" w:rsidRPr="00391A35">
        <w:rPr>
          <w:rFonts w:ascii="Arial" w:hAnsi="Arial" w:cs="Arial"/>
        </w:rPr>
        <w:t>prior to</w:t>
      </w:r>
      <w:r w:rsidR="008E14AB" w:rsidRPr="00391A35">
        <w:rPr>
          <w:rFonts w:ascii="Arial" w:hAnsi="Arial" w:cs="Arial"/>
        </w:rPr>
        <w:t xml:space="preserve"> sexual maturation. </w:t>
      </w:r>
      <w:r w:rsidR="002256E4" w:rsidRPr="00391A35">
        <w:rPr>
          <w:rFonts w:ascii="Arial" w:hAnsi="Arial" w:cs="Arial"/>
        </w:rPr>
        <w:t>The</w:t>
      </w:r>
      <w:r w:rsidR="00F97369" w:rsidRPr="00391A35">
        <w:rPr>
          <w:rFonts w:ascii="Arial" w:hAnsi="Arial" w:cs="Arial"/>
        </w:rPr>
        <w:t>se observations</w:t>
      </w:r>
      <w:r w:rsidR="002256E4" w:rsidRPr="00391A35">
        <w:rPr>
          <w:rFonts w:ascii="Arial" w:hAnsi="Arial" w:cs="Arial"/>
        </w:rPr>
        <w:t xml:space="preserve"> </w:t>
      </w:r>
      <w:r w:rsidR="00F97369" w:rsidRPr="00391A35">
        <w:rPr>
          <w:rFonts w:ascii="Arial" w:hAnsi="Arial" w:cs="Arial"/>
        </w:rPr>
        <w:t>further highlight</w:t>
      </w:r>
      <w:r w:rsidR="002256E4" w:rsidRPr="00391A35">
        <w:rPr>
          <w:rFonts w:ascii="Arial" w:hAnsi="Arial" w:cs="Arial"/>
        </w:rPr>
        <w:t xml:space="preserve"> the </w:t>
      </w:r>
      <w:r w:rsidR="008B3933" w:rsidRPr="00391A35">
        <w:rPr>
          <w:rFonts w:ascii="Arial" w:hAnsi="Arial" w:cs="Arial"/>
        </w:rPr>
        <w:t xml:space="preserve">sensitivity of </w:t>
      </w:r>
      <w:r w:rsidR="00F97369" w:rsidRPr="00391A35">
        <w:rPr>
          <w:rFonts w:ascii="Arial" w:hAnsi="Arial" w:cs="Arial"/>
        </w:rPr>
        <w:t xml:space="preserve">measures of </w:t>
      </w:r>
      <w:r w:rsidR="008B3933" w:rsidRPr="00391A35">
        <w:rPr>
          <w:rFonts w:ascii="Arial" w:hAnsi="Arial" w:cs="Arial"/>
        </w:rPr>
        <w:t xml:space="preserve">thermal </w:t>
      </w:r>
      <w:r w:rsidR="00F97369" w:rsidRPr="00391A35">
        <w:rPr>
          <w:rFonts w:ascii="Arial" w:hAnsi="Arial" w:cs="Arial"/>
        </w:rPr>
        <w:t>performance</w:t>
      </w:r>
      <w:r w:rsidR="008B3933" w:rsidRPr="00391A35">
        <w:rPr>
          <w:rFonts w:ascii="Arial" w:hAnsi="Arial" w:cs="Arial"/>
        </w:rPr>
        <w:t xml:space="preserve"> to experimental conditions. </w:t>
      </w:r>
      <w:r w:rsidR="00F97369" w:rsidRPr="00391A35">
        <w:rPr>
          <w:rFonts w:ascii="Arial" w:hAnsi="Arial" w:cs="Arial"/>
        </w:rPr>
        <w:t>They also</w:t>
      </w:r>
      <w:r w:rsidR="008B3933" w:rsidRPr="00391A35">
        <w:rPr>
          <w:rFonts w:ascii="Arial" w:hAnsi="Arial" w:cs="Arial"/>
        </w:rPr>
        <w:t xml:space="preserve"> </w:t>
      </w:r>
      <w:r w:rsidR="00F97369" w:rsidRPr="00391A35">
        <w:rPr>
          <w:rFonts w:ascii="Arial" w:hAnsi="Arial" w:cs="Arial"/>
        </w:rPr>
        <w:t>suggest</w:t>
      </w:r>
      <w:r w:rsidR="008B3933" w:rsidRPr="00391A35">
        <w:rPr>
          <w:rFonts w:ascii="Arial" w:hAnsi="Arial" w:cs="Arial"/>
        </w:rPr>
        <w:t xml:space="preserve"> that t</w:t>
      </w:r>
      <w:r w:rsidR="00037923" w:rsidRPr="00391A35">
        <w:rPr>
          <w:rFonts w:ascii="Arial" w:hAnsi="Arial" w:cs="Arial"/>
        </w:rPr>
        <w:t>he relative importance of abio</w:t>
      </w:r>
      <w:r w:rsidR="006C0C7B" w:rsidRPr="00391A35">
        <w:rPr>
          <w:rFonts w:ascii="Arial" w:hAnsi="Arial" w:cs="Arial"/>
        </w:rPr>
        <w:t xml:space="preserve">tic and biotic factors </w:t>
      </w:r>
      <w:r w:rsidR="00370FC1" w:rsidRPr="00391A35">
        <w:rPr>
          <w:rFonts w:ascii="Arial" w:hAnsi="Arial" w:cs="Arial"/>
        </w:rPr>
        <w:t xml:space="preserve">in determining </w:t>
      </w:r>
      <w:r w:rsidR="00F97369" w:rsidRPr="00391A35">
        <w:rPr>
          <w:rFonts w:ascii="Arial" w:hAnsi="Arial" w:cs="Arial"/>
        </w:rPr>
        <w:t xml:space="preserve">species </w:t>
      </w:r>
      <w:r w:rsidR="00370FC1" w:rsidRPr="00391A35">
        <w:rPr>
          <w:rFonts w:ascii="Arial" w:hAnsi="Arial" w:cs="Arial"/>
        </w:rPr>
        <w:t>distribution</w:t>
      </w:r>
      <w:r w:rsidR="00F97369" w:rsidRPr="00391A35">
        <w:rPr>
          <w:rFonts w:ascii="Arial" w:hAnsi="Arial" w:cs="Arial"/>
        </w:rPr>
        <w:t>s</w:t>
      </w:r>
      <w:r w:rsidR="00370FC1" w:rsidRPr="00391A35">
        <w:rPr>
          <w:rFonts w:ascii="Arial" w:hAnsi="Arial" w:cs="Arial"/>
        </w:rPr>
        <w:t xml:space="preserve"> </w:t>
      </w:r>
      <w:r w:rsidR="006C0C7B" w:rsidRPr="00391A35">
        <w:rPr>
          <w:rFonts w:ascii="Arial" w:hAnsi="Arial" w:cs="Arial"/>
        </w:rPr>
        <w:t xml:space="preserve">may change </w:t>
      </w:r>
      <w:r w:rsidR="00BD4D71" w:rsidRPr="00391A35">
        <w:rPr>
          <w:rFonts w:ascii="Arial" w:hAnsi="Arial" w:cs="Arial"/>
        </w:rPr>
        <w:t>seasonally.</w:t>
      </w:r>
    </w:p>
    <w:p w14:paraId="3F7ED488" w14:textId="77777777" w:rsidR="00474F09" w:rsidRPr="00391A35" w:rsidRDefault="00474F09" w:rsidP="001B3FA5">
      <w:pPr>
        <w:spacing w:line="480" w:lineRule="auto"/>
        <w:rPr>
          <w:rFonts w:ascii="Arial" w:hAnsi="Arial" w:cs="Arial"/>
        </w:rPr>
      </w:pPr>
    </w:p>
    <w:p w14:paraId="76DF7C5A" w14:textId="7F2732C7" w:rsidR="00A84B32" w:rsidRPr="00391A35" w:rsidRDefault="00A84B32" w:rsidP="001B3FA5">
      <w:pPr>
        <w:spacing w:line="480" w:lineRule="auto"/>
        <w:rPr>
          <w:rFonts w:ascii="Arial" w:hAnsi="Arial" w:cs="Arial"/>
          <w:i/>
          <w:iCs/>
        </w:rPr>
      </w:pPr>
      <w:r w:rsidRPr="00391A35">
        <w:rPr>
          <w:rFonts w:ascii="Arial" w:hAnsi="Arial" w:cs="Arial"/>
          <w:i/>
          <w:iCs/>
        </w:rPr>
        <w:t>2.Low variation in upper thermal limits</w:t>
      </w:r>
    </w:p>
    <w:p w14:paraId="76B28F57" w14:textId="7C281305" w:rsidR="00A84B32" w:rsidRPr="00391A35" w:rsidRDefault="00A84B32" w:rsidP="001B3FA5">
      <w:pPr>
        <w:spacing w:line="480" w:lineRule="auto"/>
        <w:ind w:firstLine="720"/>
        <w:rPr>
          <w:rFonts w:ascii="Arial" w:hAnsi="Arial" w:cs="Arial"/>
        </w:rPr>
      </w:pPr>
      <w:r w:rsidRPr="00391A35">
        <w:rPr>
          <w:rFonts w:ascii="Arial" w:hAnsi="Arial" w:cs="Arial"/>
        </w:rPr>
        <w:t xml:space="preserve">Upper thermal limits </w:t>
      </w:r>
      <w:r w:rsidR="00A63A88" w:rsidRPr="00391A35">
        <w:rPr>
          <w:rFonts w:ascii="Arial" w:hAnsi="Arial" w:cs="Arial"/>
        </w:rPr>
        <w:t>vary little</w:t>
      </w:r>
      <w:r w:rsidRPr="00391A35">
        <w:rPr>
          <w:rFonts w:ascii="Arial" w:hAnsi="Arial" w:cs="Arial"/>
        </w:rPr>
        <w:t xml:space="preserve"> among species </w:t>
      </w:r>
      <w:r w:rsidRPr="00391A35">
        <w:rPr>
          <w:rFonts w:ascii="Arial" w:hAnsi="Arial" w:cs="Arial"/>
        </w:rPr>
        <w:fldChar w:fldCharType="begin" w:fldLock="1"/>
      </w:r>
      <w:r w:rsidRPr="00391A35">
        <w:rPr>
          <w:rFonts w:ascii="Arial" w:hAnsi="Arial" w:cs="Arial"/>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implications","type":"article-journal","volume":"213"},"uris":["http://www.mendeley.com/documents/?uuid=3d193ff8-878b-3444-b801-3cbe985d3fe2"]}],"mendeley":{"formattedCitation":"(Hoffmann 2010)","plainTextFormattedCitation":"(Hoffmann 2010)","previouslyFormattedCitation":"(Hoffmann 2010)"},"properties":{"noteIndex":0},"schema":"https://github.com/citation-style-language/schema/raw/master/csl-citation.json"}</w:instrText>
      </w:r>
      <w:r w:rsidRPr="00391A35">
        <w:rPr>
          <w:rFonts w:ascii="Arial" w:hAnsi="Arial" w:cs="Arial"/>
        </w:rPr>
        <w:fldChar w:fldCharType="separate"/>
      </w:r>
      <w:r w:rsidRPr="00391A35">
        <w:rPr>
          <w:rFonts w:ascii="Arial" w:hAnsi="Arial" w:cs="Arial"/>
          <w:noProof/>
        </w:rPr>
        <w:t>(Hoffmann 2010)</w:t>
      </w:r>
      <w:r w:rsidRPr="00391A35">
        <w:rPr>
          <w:rFonts w:ascii="Arial" w:hAnsi="Arial" w:cs="Arial"/>
        </w:rPr>
        <w:fldChar w:fldCharType="end"/>
      </w:r>
      <w:r w:rsidRPr="00391A35">
        <w:rPr>
          <w:rFonts w:ascii="Arial" w:hAnsi="Arial" w:cs="Arial"/>
        </w:rPr>
        <w:t xml:space="preserve"> and</w:t>
      </w:r>
      <w:r w:rsidR="00A63A88" w:rsidRPr="00391A35">
        <w:rPr>
          <w:rFonts w:ascii="Arial" w:hAnsi="Arial" w:cs="Arial"/>
        </w:rPr>
        <w:t xml:space="preserve"> have</w:t>
      </w:r>
      <w:r w:rsidRPr="00391A35">
        <w:rPr>
          <w:rFonts w:ascii="Arial" w:hAnsi="Arial" w:cs="Arial"/>
        </w:rPr>
        <w:t xml:space="preserve"> limited adaptive potential </w:t>
      </w:r>
      <w:r w:rsidRPr="00391A35">
        <w:rPr>
          <w:rFonts w:ascii="Arial" w:hAnsi="Arial" w:cs="Arial"/>
        </w:rPr>
        <w:fldChar w:fldCharType="begin" w:fldLock="1"/>
      </w:r>
      <w:r w:rsidR="00380B0A" w:rsidRPr="00391A35">
        <w:rPr>
          <w:rFonts w:ascii="Arial" w:hAnsi="Arial" w:cs="Arial"/>
        </w:rPr>
        <w:instrText>ADDIN CSL_CITATION {"citationItems":[{"id":"ITEM-1","itemData":{"DOI":"10.1038/s41467-021-22546-w","ISSN":"20411723","PMID":"33850157","abstract":"Forecasting which species/ecosystems are most vulnerable to climate warming is essential to guide conservation strategies to minimize extinction. Tropical/mid-latitude species are predicted to be most at risk as they live close to their upper critical thermal limits (CTLs). However, these assessments assume that upper CTL estimates, such as CTmax, are accurate predictors of vulnerability and ignore the potential for evolution to ameliorate temperature increases. Here, we use experimental evolution to assess extinction risk and adaptation in tropical and widespread Drosophila species. We find tropical species succumb to extinction before widespread species. Male fertility thermal limits, which are much lower than CTmax, are better predictors of species’ current distributions and extinction in the laboratory. We find little evidence of adaptive responses to warming in any species. These results suggest that species are living closer to their upper thermal limits than currently presumed and evolution/plasticity are unlikely to rescue populations from extinction.","author":[{"dropping-particle":"","family":"Heerwaarden","given":"Belinda","non-dropping-particle":"van","parse-names":false,"suffix":""},{"dropping-particle":"","family":"Sgrò","given":"Carla M.","non-dropping-particle":"","parse-names":false,"suffix":""}],"container-title":"Nature Communications","id":"ITEM-1","issue":"1","issued":{"date-parts":[["2021","12","1"]]},"page":"1-11","publisher":"Nature Research","title":"Male fertility thermal limits predict vulnerability to climate warming","type":"article-journal","volume":"12"},"uris":["http://www.mendeley.com/documents/?uuid=66b969d1-f5c1-330d-8232-efca3d8325ff"]},{"id":"ITEM-2","itemData":{"DOI":"10.1073/pnas.1207553109","ISSN":"00278424","abstract":"Upper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phylogenetically","type":"article-journal","volume":"109"},"uris":["http://www.mendeley.com/documents/?uuid=fda03cb5-0910-39da-97ce-ca7e1c3ab356"]}],"mendeley":{"formattedCitation":"(van Heerwaarden and Sgrò 2021; Kellermann et al. 2012)","plainTextFormattedCitation":"(van Heerwaarden and Sgrò 2021; Kellermann et al. 2012)","previouslyFormattedCitation":"(van Heerwaarden and Sgrò 2021; Kellermann et al. 2012)"},"properties":{"noteIndex":0},"schema":"https://github.com/citation-style-language/schema/raw/master/csl-citation.json"}</w:instrText>
      </w:r>
      <w:r w:rsidRPr="00391A35">
        <w:rPr>
          <w:rFonts w:ascii="Arial" w:hAnsi="Arial" w:cs="Arial"/>
        </w:rPr>
        <w:fldChar w:fldCharType="separate"/>
      </w:r>
      <w:r w:rsidR="009F3E7E" w:rsidRPr="00391A35">
        <w:rPr>
          <w:rFonts w:ascii="Arial" w:hAnsi="Arial" w:cs="Arial"/>
          <w:noProof/>
        </w:rPr>
        <w:t>(van Heerwaarden and Sgrò 2021; Kellermann et al. 2012)</w:t>
      </w:r>
      <w:r w:rsidRPr="00391A35">
        <w:rPr>
          <w:rFonts w:ascii="Arial" w:hAnsi="Arial" w:cs="Arial"/>
        </w:rPr>
        <w:fldChar w:fldCharType="end"/>
      </w:r>
      <w:r w:rsidRPr="00391A35">
        <w:rPr>
          <w:rFonts w:ascii="Arial" w:hAnsi="Arial" w:cs="Arial"/>
        </w:rPr>
        <w:t xml:space="preserve">. </w:t>
      </w:r>
      <w:r w:rsidR="00C12921" w:rsidRPr="00391A35">
        <w:rPr>
          <w:rFonts w:ascii="Arial" w:hAnsi="Arial" w:cs="Arial"/>
        </w:rPr>
        <w:t xml:space="preserve">Consistent with other studies </w:t>
      </w:r>
      <w:r w:rsidR="00C12921" w:rsidRPr="00391A35">
        <w:rPr>
          <w:rFonts w:ascii="Arial" w:hAnsi="Arial" w:cs="Arial"/>
        </w:rPr>
        <w:fldChar w:fldCharType="begin" w:fldLock="1"/>
      </w:r>
      <w:r w:rsidR="00C12921" w:rsidRPr="00391A35">
        <w:rPr>
          <w:rFonts w:ascii="Arial" w:hAnsi="Arial" w:cs="Arial"/>
        </w:rPr>
        <w:instrText>ADDIN CSL_CITATION {"citationItems":[{"id":"ITEM-1","itemData":{"DOI":"10.1111/1365-2435.12499","ISSN":"13652435","abstract":"Thermal tolerance influences the distribution and abundance of many species, but the adaptive capacity of species to increase upper thermal tolerance is poorly understood. Given that patterns of heat tolerance can strongly depend on assay method, it is crucial to get a better understanding of genetic variances and correlations among different heat tolerance components. This study tests for correlated responses in different heat tolerance assays in Drosophila melanogaster lines selected for increased heat tolerance following exposure to a static high temperature. Traits tested included heat tolerance measured under static (basal and hardened) and ramping assays (using different starting temperatures and ramping rates), with lines exposed to fluctuating conditions (3 days of a cycling temperature regime) and a variable food treatment. Selected lines had higher heat tolerance than control lines in all static and ramping assays. The upper thermal tolerance was up to 0·5 °C higher in the selected compared to control lines after ten generations of strong selection. Selection using a static assay therefore leads to correlated responses in other heat-resistant components, suggesting that traits are genetically correlated and not influenced strongly by assay conditions. While the D. melanogaster population we studied harboured additive genetic variation to evolve increased upper thermal tolerance, the level detected may be insufficient to keep up with temperature increases predicted under climate change.","author":[{"dropping-particle":"","family":"Hangartner","given":"Sandra","non-dropping-particle":"","parse-names":false,"suffix":""},{"dropping-particle":"","family":"Hoffmann","given":"Ary A.","non-dropping-particle":"","parse-names":false,"suffix":""}],"container-title":"Functional Ecology","id":"ITEM-1","issue":"3","issued":{"date-parts":[["2016","3","1"]]},"note":"!!! Artificial selection experiment on thermal tolerance - great example - feasible within 10 generations\n\nPotential problem with my species: \n1. very few isofemale lines to start with\n2. much smaller fecundity than the melanogaster (they used 1000 individuals per selection lines)","page":"442-452","publisher":"John Wiley &amp; Sons, Ltd","title":"Evolutionary potential of multiple measures of upper thermal tolerance in Drosophila melanogaster","type":"article-journal","volume":"30"},"uris":["http://www.mendeley.com/documents/?uuid=d3419747-2ef0-30ae-b703-e163987ecc4d"]},{"id":"ITEM-2","itemData":{"DOI":"10.1002/ece3.2632","ISSN":"2045-7758","abstract":"Across a range of taxa, individuals within a species differ in suites of correlated traits. These trait complexes, known as syndromes, can have dramatic evolutionary consequences as they do not evolve independently but rather as a unit. Current research focuses primarily on syndromes relating to aspects of behavior and life history. What is less clear is whether physiological traits also form a syndrome. We measured 10 thermal traits in the delicate skink, Lampropholis delicata, to test this idea. Repeatability was calculated and their across-context correlations evaluated. Our results were in alignment with our predictions in that individual thermal traits varied consistently and were structured into a physiological syndrome, which we are referring to as the thermal behavior syndrome (TBS). Within this syndrome, lizards exhibited a “thermal type” with each being ranked along a cold–hot continuum. Hot types had faster sprint speeds and higher preferred body temperatures, whereas the opposite was true for cold types. We conclude that physiological traits may evolve as a single unit driven by the need to maintain optimal temperatures that enable fitness-related behaviors to be maximized.","author":[{"dropping-particle":"","family":"Goulet","given":"Celine T.","non-dropping-particle":"","parse-names":false,"suffix":""},{"dropping-particle":"","family":"Thompson","given":"Michael B.","non-dropping-particle":"","parse-names":false,"suffix":""},{"dropping-particle":"","family":"Chapple","given":"David G.","non-dropping-particle":"","parse-names":false,"suffix":""}],"container-title":"Ecology and Evolution","id":"ITEM-2","issue":"2","issued":{"date-parts":[["2017","1","22"]]},"page":"710-719","publisher":"John Wiley and Sons Ltd","title":"Repeatability and correlation of physiological traits: Do ectotherms have a “thermal type”?","type":"article-journal","volume":"7"},"uris":["http://www.mendeley.com/documents/?uuid=e5da22fb-e368-3e64-9991-59f844da73f5"]}],"mendeley":{"formattedCitation":"(Goulet, Thompson, and Chapple 2017; Hangartner and Hoffmann 2016)","plainTextFormattedCitation":"(Goulet, Thompson, and Chapple 2017; Hangartner and Hoffmann 2016)","previouslyFormattedCitation":"(Goulet, Thompson, and Chapple 2017; Hangartner and Hoffmann 2016)"},"properties":{"noteIndex":0},"schema":"https://github.com/citation-style-language/schema/raw/master/csl-citation.json"}</w:instrText>
      </w:r>
      <w:r w:rsidR="00C12921" w:rsidRPr="00391A35">
        <w:rPr>
          <w:rFonts w:ascii="Arial" w:hAnsi="Arial" w:cs="Arial"/>
        </w:rPr>
        <w:fldChar w:fldCharType="separate"/>
      </w:r>
      <w:r w:rsidR="00C12921" w:rsidRPr="00391A35">
        <w:rPr>
          <w:rFonts w:ascii="Arial" w:hAnsi="Arial" w:cs="Arial"/>
          <w:noProof/>
        </w:rPr>
        <w:t>(Goulet, Thompson, and Chapple 2017; Hangartner and Hoffmann 2016)</w:t>
      </w:r>
      <w:r w:rsidR="00C12921" w:rsidRPr="00391A35">
        <w:rPr>
          <w:rFonts w:ascii="Arial" w:hAnsi="Arial" w:cs="Arial"/>
        </w:rPr>
        <w:fldChar w:fldCharType="end"/>
      </w:r>
      <w:r w:rsidR="00C12921" w:rsidRPr="00391A35">
        <w:rPr>
          <w:rFonts w:ascii="Arial" w:hAnsi="Arial" w:cs="Arial"/>
        </w:rPr>
        <w:t>, w</w:t>
      </w:r>
      <w:r w:rsidR="007A1CFA" w:rsidRPr="00391A35">
        <w:rPr>
          <w:rFonts w:ascii="Arial" w:hAnsi="Arial" w:cs="Arial"/>
        </w:rPr>
        <w:t>e found</w:t>
      </w:r>
      <w:r w:rsidRPr="00391A35">
        <w:rPr>
          <w:rFonts w:ascii="Arial" w:hAnsi="Arial" w:cs="Arial"/>
        </w:rPr>
        <w:t xml:space="preserve"> that heat tolerance is a systematic trait manifested in critical temperature</w:t>
      </w:r>
      <w:r w:rsidR="00C12921" w:rsidRPr="00391A35">
        <w:rPr>
          <w:rFonts w:ascii="Arial" w:hAnsi="Arial" w:cs="Arial"/>
        </w:rPr>
        <w:t>s</w:t>
      </w:r>
      <w:r w:rsidRPr="00391A35">
        <w:rPr>
          <w:rFonts w:ascii="Arial" w:hAnsi="Arial" w:cs="Arial"/>
        </w:rPr>
        <w:t>, fecundit</w:t>
      </w:r>
      <w:r w:rsidR="00C12921" w:rsidRPr="00391A35">
        <w:rPr>
          <w:rFonts w:ascii="Arial" w:hAnsi="Arial" w:cs="Arial"/>
        </w:rPr>
        <w:t>ies</w:t>
      </w:r>
      <w:r w:rsidRPr="00391A35">
        <w:rPr>
          <w:rFonts w:ascii="Arial" w:hAnsi="Arial" w:cs="Arial"/>
        </w:rPr>
        <w:t xml:space="preserve"> at sub-sterile temperature</w:t>
      </w:r>
      <w:r w:rsidR="00C12921" w:rsidRPr="00391A35">
        <w:rPr>
          <w:rFonts w:ascii="Arial" w:hAnsi="Arial" w:cs="Arial"/>
        </w:rPr>
        <w:t>s</w:t>
      </w:r>
      <w:r w:rsidRPr="00391A35">
        <w:rPr>
          <w:rFonts w:ascii="Arial" w:hAnsi="Arial" w:cs="Arial"/>
        </w:rPr>
        <w:t>, recovered fecundit</w:t>
      </w:r>
      <w:r w:rsidR="00C12921" w:rsidRPr="00391A35">
        <w:rPr>
          <w:rFonts w:ascii="Arial" w:hAnsi="Arial" w:cs="Arial"/>
        </w:rPr>
        <w:t>ies,</w:t>
      </w:r>
      <w:r w:rsidRPr="00391A35">
        <w:rPr>
          <w:rFonts w:ascii="Arial" w:hAnsi="Arial" w:cs="Arial"/>
        </w:rPr>
        <w:t xml:space="preserve"> and locomotive response</w:t>
      </w:r>
      <w:r w:rsidR="00C12921" w:rsidRPr="00391A35">
        <w:rPr>
          <w:rFonts w:ascii="Arial" w:hAnsi="Arial" w:cs="Arial"/>
        </w:rPr>
        <w:t>s</w:t>
      </w:r>
      <w:r w:rsidRPr="00391A35">
        <w:rPr>
          <w:rFonts w:ascii="Arial" w:hAnsi="Arial" w:cs="Arial"/>
        </w:rPr>
        <w:t xml:space="preserve">. </w:t>
      </w:r>
      <w:r w:rsidR="00F63129" w:rsidRPr="00391A35">
        <w:rPr>
          <w:rFonts w:ascii="Arial" w:hAnsi="Arial" w:cs="Arial"/>
        </w:rPr>
        <w:t>M</w:t>
      </w:r>
      <w:r w:rsidRPr="00391A35">
        <w:rPr>
          <w:rFonts w:ascii="Arial" w:hAnsi="Arial" w:cs="Arial"/>
        </w:rPr>
        <w:t xml:space="preserve">odest </w:t>
      </w:r>
      <w:r w:rsidR="00F63129" w:rsidRPr="00391A35">
        <w:rPr>
          <w:rFonts w:ascii="Arial" w:hAnsi="Arial" w:cs="Arial"/>
        </w:rPr>
        <w:t xml:space="preserve">changes </w:t>
      </w:r>
      <w:r w:rsidRPr="00391A35">
        <w:rPr>
          <w:rFonts w:ascii="Arial" w:hAnsi="Arial" w:cs="Arial"/>
        </w:rPr>
        <w:t xml:space="preserve">in critical temperature </w:t>
      </w:r>
      <w:r w:rsidR="00F63129" w:rsidRPr="00391A35">
        <w:rPr>
          <w:rFonts w:ascii="Arial" w:hAnsi="Arial" w:cs="Arial"/>
        </w:rPr>
        <w:t>can therefore lead to</w:t>
      </w:r>
      <w:r w:rsidRPr="00391A35">
        <w:rPr>
          <w:rFonts w:ascii="Arial" w:hAnsi="Arial" w:cs="Arial"/>
        </w:rPr>
        <w:t xml:space="preserve"> </w:t>
      </w:r>
      <w:r w:rsidR="00F63129" w:rsidRPr="00391A35">
        <w:rPr>
          <w:rFonts w:ascii="Arial" w:hAnsi="Arial" w:cs="Arial"/>
        </w:rPr>
        <w:t xml:space="preserve">pronounced </w:t>
      </w:r>
      <w:r w:rsidRPr="00391A35">
        <w:rPr>
          <w:rFonts w:ascii="Arial" w:hAnsi="Arial" w:cs="Arial"/>
        </w:rPr>
        <w:t>difference</w:t>
      </w:r>
      <w:r w:rsidR="00F63129" w:rsidRPr="00391A35">
        <w:rPr>
          <w:rFonts w:ascii="Arial" w:hAnsi="Arial" w:cs="Arial"/>
        </w:rPr>
        <w:t>s</w:t>
      </w:r>
      <w:r w:rsidRPr="00391A35">
        <w:rPr>
          <w:rFonts w:ascii="Arial" w:hAnsi="Arial" w:cs="Arial"/>
        </w:rPr>
        <w:t xml:space="preserve"> in overall performance </w:t>
      </w:r>
      <w:r w:rsidR="00F63129" w:rsidRPr="00391A35">
        <w:rPr>
          <w:rFonts w:ascii="Arial" w:hAnsi="Arial" w:cs="Arial"/>
        </w:rPr>
        <w:t>under</w:t>
      </w:r>
      <w:r w:rsidRPr="00391A35">
        <w:rPr>
          <w:rFonts w:ascii="Arial" w:hAnsi="Arial" w:cs="Arial"/>
        </w:rPr>
        <w:t xml:space="preserve"> real</w:t>
      </w:r>
      <w:r w:rsidR="00F63129" w:rsidRPr="00391A35">
        <w:rPr>
          <w:rFonts w:ascii="Arial" w:hAnsi="Arial" w:cs="Arial"/>
        </w:rPr>
        <w:t xml:space="preserve"> and</w:t>
      </w:r>
      <w:r w:rsidRPr="00391A35">
        <w:rPr>
          <w:rFonts w:ascii="Arial" w:hAnsi="Arial" w:cs="Arial"/>
        </w:rPr>
        <w:t xml:space="preserve"> variable temperature regimes.</w:t>
      </w:r>
    </w:p>
    <w:p w14:paraId="3B31E62E" w14:textId="5C7FD0C0" w:rsidR="00A84B32" w:rsidRPr="00391A35" w:rsidRDefault="00A84B32" w:rsidP="001B3FA5">
      <w:pPr>
        <w:spacing w:line="480" w:lineRule="auto"/>
        <w:ind w:firstLine="720"/>
        <w:rPr>
          <w:rFonts w:ascii="Arial" w:hAnsi="Arial" w:cs="Arial"/>
        </w:rPr>
      </w:pPr>
      <w:r w:rsidRPr="00391A35">
        <w:rPr>
          <w:rFonts w:ascii="Arial" w:hAnsi="Arial" w:cs="Arial"/>
        </w:rPr>
        <w:t>S</w:t>
      </w:r>
      <w:r w:rsidR="005C4504" w:rsidRPr="00391A35">
        <w:rPr>
          <w:rFonts w:ascii="Arial" w:hAnsi="Arial" w:cs="Arial"/>
        </w:rPr>
        <w:t>uch s</w:t>
      </w:r>
      <w:r w:rsidRPr="00391A35">
        <w:rPr>
          <w:rFonts w:ascii="Arial" w:hAnsi="Arial" w:cs="Arial"/>
        </w:rPr>
        <w:t xml:space="preserve">mall thermal safety margins suggest a severe threat of biotic attrition in tropical lowlands </w:t>
      </w:r>
      <w:r w:rsidRPr="00391A35">
        <w:rPr>
          <w:rFonts w:ascii="Arial" w:hAnsi="Arial" w:cs="Arial"/>
        </w:rPr>
        <w:fldChar w:fldCharType="begin" w:fldLock="1"/>
      </w:r>
      <w:r w:rsidRPr="00391A35">
        <w:rPr>
          <w:rFonts w:ascii="Arial" w:hAnsi="Arial" w:cs="Arial"/>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America","id":"ITEM-2","issue":"18","issued":{"date-parts":[["2008","5","6"]]},"page":"6668-6672","publisher":"National Academy of Sciences","title":"Impacts of climate warming on terrestrial ectotherms across latitude","type":"article-journal","volume":"105"},"uris":["http://www.mendeley.com/documents/?uuid=a4ded3da-faa1-35c9-92a5-8209db87cb05"]},{"id":"ITEM-3","itemData":{"DOI":"10.1111/j.1365-2486.2011.02518.x","ISSN":"13541013","abstract":"Predicting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Biology","id":"ITEM-3","issue":"2","issued":{"date-parts":[["2012","2","1"]]},"page":"412-421","publisher":"John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communities","type":"article-journal","volume":"18"},"uris":["http://www.mendeley.com/documents/?uuid=29e85837-7e5e-37e1-9aca-e0aaad27676b"]},{"id":"ITEM-4","itemData":{"DOI":"10.1038/s41467-021-22546-w","ISSN":"20411723","PMID":"33850157","abstract":"Forecasting which species/ecosystems are most vulnerable to climate warming is essential to guide conservation strategies to minimize extinction. Tropical/mid-latitude species are predicted to be most at risk as they live close to their upper critical thermal limits (CTLs). However, these assessments assume that upper CTL estimates, such as CTmax, are accurate predictors of vulnerability and ignore the potential for evolution to ameliorate temperature increases. Here, we use experimental evolution to assess extinction risk and adaptation in tropical and widespread Drosophila species. We find tropical species succumb to extinction before widespread species. Male fertility thermal limits, which are much lower than CTmax, are better predictors of species’ current distributions and extinction in the laboratory. We find little evidence of adaptive responses to warming in any species. These results suggest that species are living closer to their upper thermal limits than currently presumed and evolution/plasticity are unlikely to rescue populations from extinction.","author":[{"dropping-particle":"","family":"Heerwaarden","given":"Belinda","non-dropping-particle":"van","parse-names":false,"suffix":""},{"dropping-particle":"","family":"Sgrò","given":"Carla M.","non-dropping-particle":"","parse-names":false,"suffix":""}],"container-title":"Nature Communications","id":"ITEM-4","issue":"1","issued":{"date-parts":[["2021","12","1"]]},"page":"1-11","publisher":"Nature Research","title":"Male fertility thermal limits predict vulnerability to climate warming","type":"article-journal","volume":"12"},"uris":["http://www.mendeley.com/documents/?uuid=66b969d1-f5c1-330d-8232-efca3d8325ff"]}],"mendeley":{"formattedCitation":"(Colwell et al. 2008; Deutsch et al. 2008; Duarte et al. 2012; van Heerwaarden and Sgrò 2021)","plainTextFormattedCitation":"(Colwell et al. 2008; Deutsch et al. 2008; Duarte et al. 2012; van Heerwaarden and Sgrò 2021)","previouslyFormattedCitation":"(Colwell et al. 2008; Deutsch et al. 2008; Duarte et al. 2012; van Heerwaarden and Sgrò 2021)"},"properties":{"noteIndex":0},"schema":"https://github.com/citation-style-language/schema/raw/master/csl-citation.json"}</w:instrText>
      </w:r>
      <w:r w:rsidRPr="00391A35">
        <w:rPr>
          <w:rFonts w:ascii="Arial" w:hAnsi="Arial" w:cs="Arial"/>
        </w:rPr>
        <w:fldChar w:fldCharType="separate"/>
      </w:r>
      <w:r w:rsidRPr="00391A35">
        <w:rPr>
          <w:rFonts w:ascii="Arial" w:hAnsi="Arial" w:cs="Arial"/>
          <w:noProof/>
        </w:rPr>
        <w:t>(Colwell et al. 2008; Deutsch et al. 2008; Duarte et al. 2012; van Heerwaarden and Sgrò 2021)</w:t>
      </w:r>
      <w:r w:rsidRPr="00391A35">
        <w:rPr>
          <w:rFonts w:ascii="Arial" w:hAnsi="Arial" w:cs="Arial"/>
        </w:rPr>
        <w:fldChar w:fldCharType="end"/>
      </w:r>
      <w:r w:rsidRPr="00391A35">
        <w:rPr>
          <w:rFonts w:ascii="Arial" w:hAnsi="Arial" w:cs="Arial"/>
        </w:rPr>
        <w:t xml:space="preserve">. </w:t>
      </w:r>
      <w:r w:rsidR="00A00951" w:rsidRPr="00391A35">
        <w:rPr>
          <w:rFonts w:ascii="Arial" w:hAnsi="Arial" w:cs="Arial"/>
        </w:rPr>
        <w:t>L</w:t>
      </w:r>
      <w:r w:rsidRPr="00391A35">
        <w:rPr>
          <w:rFonts w:ascii="Arial" w:hAnsi="Arial" w:cs="Arial"/>
        </w:rPr>
        <w:t xml:space="preserve">aboratory-measured critical temperatures </w:t>
      </w:r>
      <w:r w:rsidR="00A00951" w:rsidRPr="00391A35">
        <w:rPr>
          <w:rFonts w:ascii="Arial" w:hAnsi="Arial" w:cs="Arial"/>
        </w:rPr>
        <w:t xml:space="preserve">can be </w:t>
      </w:r>
      <w:r w:rsidRPr="00391A35">
        <w:rPr>
          <w:rFonts w:ascii="Arial" w:hAnsi="Arial" w:cs="Arial"/>
        </w:rPr>
        <w:t xml:space="preserve">sensitive to experimental conditions, making it difficult to relate </w:t>
      </w:r>
      <w:r w:rsidR="00C7129D" w:rsidRPr="00391A35">
        <w:rPr>
          <w:rFonts w:ascii="Arial" w:hAnsi="Arial" w:cs="Arial"/>
        </w:rPr>
        <w:t>them</w:t>
      </w:r>
      <w:r w:rsidRPr="00391A35">
        <w:rPr>
          <w:rFonts w:ascii="Arial" w:hAnsi="Arial" w:cs="Arial"/>
        </w:rPr>
        <w:t xml:space="preserve"> to climatological means or maxima, and </w:t>
      </w:r>
      <w:r w:rsidR="00A00951" w:rsidRPr="00391A35">
        <w:rPr>
          <w:rFonts w:ascii="Arial" w:hAnsi="Arial" w:cs="Arial"/>
        </w:rPr>
        <w:t xml:space="preserve">hence </w:t>
      </w:r>
      <w:r w:rsidRPr="00391A35">
        <w:rPr>
          <w:rFonts w:ascii="Arial" w:hAnsi="Arial" w:cs="Arial"/>
        </w:rPr>
        <w:t xml:space="preserve">the threat of rising temperatures </w:t>
      </w:r>
      <w:r w:rsidRPr="00391A35">
        <w:rPr>
          <w:rFonts w:ascii="Arial" w:hAnsi="Arial" w:cs="Arial"/>
        </w:rPr>
        <w:fldChar w:fldCharType="begin" w:fldLock="1"/>
      </w:r>
      <w:r w:rsidRPr="00391A35">
        <w:rPr>
          <w:rFonts w:ascii="Arial" w:hAnsi="Arial" w:cs="Arial"/>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Pr="00391A35">
        <w:rPr>
          <w:rFonts w:ascii="Arial" w:hAnsi="Arial" w:cs="Arial"/>
        </w:rPr>
        <w:fldChar w:fldCharType="separate"/>
      </w:r>
      <w:r w:rsidRPr="00391A35">
        <w:rPr>
          <w:rFonts w:ascii="Arial" w:hAnsi="Arial" w:cs="Arial"/>
          <w:noProof/>
        </w:rPr>
        <w:t>(Sinclair et al. 2016)</w:t>
      </w:r>
      <w:r w:rsidRPr="00391A35">
        <w:rPr>
          <w:rFonts w:ascii="Arial" w:hAnsi="Arial" w:cs="Arial"/>
        </w:rPr>
        <w:fldChar w:fldCharType="end"/>
      </w:r>
      <w:r w:rsidRPr="00391A35">
        <w:rPr>
          <w:rFonts w:ascii="Arial" w:hAnsi="Arial" w:cs="Arial"/>
        </w:rPr>
        <w:t xml:space="preserve">. </w:t>
      </w:r>
      <w:r w:rsidR="00A00951" w:rsidRPr="00391A35">
        <w:rPr>
          <w:rFonts w:ascii="Arial" w:hAnsi="Arial" w:cs="Arial"/>
        </w:rPr>
        <w:t>In this context, o</w:t>
      </w:r>
      <w:r w:rsidR="00CA61A2" w:rsidRPr="00391A35">
        <w:rPr>
          <w:rFonts w:ascii="Arial" w:hAnsi="Arial" w:cs="Arial"/>
        </w:rPr>
        <w:t xml:space="preserve">ur </w:t>
      </w:r>
      <w:r w:rsidRPr="00391A35">
        <w:rPr>
          <w:rFonts w:ascii="Arial" w:hAnsi="Arial" w:cs="Arial"/>
        </w:rPr>
        <w:t>study benefits from a comparative approach</w:t>
      </w:r>
      <w:r w:rsidR="00531CAF" w:rsidRPr="00391A35">
        <w:rPr>
          <w:rFonts w:ascii="Arial" w:hAnsi="Arial" w:cs="Arial"/>
        </w:rPr>
        <w:t xml:space="preserve">, </w:t>
      </w:r>
      <w:r w:rsidR="00A00951" w:rsidRPr="00391A35">
        <w:rPr>
          <w:rFonts w:ascii="Arial" w:hAnsi="Arial" w:cs="Arial"/>
        </w:rPr>
        <w:t>which reveals</w:t>
      </w:r>
      <w:r w:rsidR="00531CAF" w:rsidRPr="00391A35">
        <w:rPr>
          <w:rFonts w:ascii="Arial" w:hAnsi="Arial" w:cs="Arial"/>
        </w:rPr>
        <w:t xml:space="preserve"> </w:t>
      </w:r>
      <w:r w:rsidRPr="00391A35">
        <w:rPr>
          <w:rFonts w:ascii="Arial" w:hAnsi="Arial" w:cs="Arial"/>
        </w:rPr>
        <w:t>that upland species are already constrained by high</w:t>
      </w:r>
      <w:r w:rsidR="00C7129D" w:rsidRPr="00391A35">
        <w:rPr>
          <w:rFonts w:ascii="Arial" w:hAnsi="Arial" w:cs="Arial"/>
        </w:rPr>
        <w:t xml:space="preserve"> </w:t>
      </w:r>
      <w:r w:rsidRPr="00391A35">
        <w:rPr>
          <w:rFonts w:ascii="Arial" w:hAnsi="Arial" w:cs="Arial"/>
        </w:rPr>
        <w:t xml:space="preserve">temperatures, and </w:t>
      </w:r>
      <w:r w:rsidR="00A00951" w:rsidRPr="00391A35">
        <w:rPr>
          <w:rFonts w:ascii="Arial" w:hAnsi="Arial" w:cs="Arial"/>
        </w:rPr>
        <w:t>that a</w:t>
      </w:r>
      <w:r w:rsidRPr="00391A35">
        <w:rPr>
          <w:rFonts w:ascii="Arial" w:hAnsi="Arial" w:cs="Arial"/>
        </w:rPr>
        <w:t xml:space="preserve"> </w:t>
      </w:r>
      <w:r w:rsidR="00A00951" w:rsidRPr="00391A35">
        <w:rPr>
          <w:rFonts w:ascii="Arial" w:hAnsi="Arial" w:cs="Arial"/>
        </w:rPr>
        <w:t xml:space="preserve">very small </w:t>
      </w:r>
      <w:r w:rsidRPr="00391A35">
        <w:rPr>
          <w:rFonts w:ascii="Arial" w:hAnsi="Arial" w:cs="Arial"/>
        </w:rPr>
        <w:t xml:space="preserve">difference (about </w:t>
      </w:r>
      <w:r w:rsidR="00A00951" w:rsidRPr="00391A35">
        <w:rPr>
          <w:rFonts w:ascii="Arial" w:hAnsi="Arial" w:cs="Arial"/>
        </w:rPr>
        <w:t>1</w:t>
      </w:r>
      <w:r w:rsidR="00747BF8" w:rsidRPr="00391A35">
        <w:rPr>
          <w:rFonts w:ascii="Arial" w:hAnsi="Arial" w:cs="Arial"/>
        </w:rPr>
        <w:t>°</w:t>
      </w:r>
      <w:r w:rsidR="00A00951" w:rsidRPr="00391A35">
        <w:rPr>
          <w:rFonts w:ascii="Arial" w:hAnsi="Arial" w:cs="Arial"/>
        </w:rPr>
        <w:t>C</w:t>
      </w:r>
      <w:r w:rsidRPr="00391A35">
        <w:rPr>
          <w:rFonts w:ascii="Arial" w:hAnsi="Arial" w:cs="Arial"/>
        </w:rPr>
        <w:t xml:space="preserve">) </w:t>
      </w:r>
      <w:r w:rsidR="00A00951" w:rsidRPr="00391A35">
        <w:rPr>
          <w:rFonts w:ascii="Arial" w:hAnsi="Arial" w:cs="Arial"/>
        </w:rPr>
        <w:t>distinguishes</w:t>
      </w:r>
      <w:r w:rsidR="001541BF" w:rsidRPr="00391A35">
        <w:rPr>
          <w:rFonts w:ascii="Arial" w:hAnsi="Arial" w:cs="Arial"/>
        </w:rPr>
        <w:t xml:space="preserve"> the </w:t>
      </w:r>
      <w:r w:rsidR="007D4365" w:rsidRPr="00391A35">
        <w:rPr>
          <w:rFonts w:ascii="Arial" w:hAnsi="Arial" w:cs="Arial"/>
        </w:rPr>
        <w:t>upper thermal limits (</w:t>
      </w:r>
      <w:proofErr w:type="spellStart"/>
      <w:r w:rsidR="007D4365" w:rsidRPr="00391A35">
        <w:rPr>
          <w:rFonts w:ascii="Arial" w:hAnsi="Arial" w:cs="Arial"/>
          <w:i/>
          <w:iCs/>
        </w:rPr>
        <w:t>RTmax</w:t>
      </w:r>
      <w:r w:rsidR="007D4365" w:rsidRPr="00391A35">
        <w:rPr>
          <w:rFonts w:ascii="Arial" w:hAnsi="Arial" w:cs="Arial"/>
        </w:rPr>
        <w:t>s</w:t>
      </w:r>
      <w:proofErr w:type="spellEnd"/>
      <w:r w:rsidR="007D4365" w:rsidRPr="00391A35">
        <w:rPr>
          <w:rFonts w:ascii="Arial" w:hAnsi="Arial" w:cs="Arial"/>
        </w:rPr>
        <w:t>)</w:t>
      </w:r>
      <w:r w:rsidR="001541BF" w:rsidRPr="00391A35">
        <w:rPr>
          <w:rFonts w:ascii="Arial" w:hAnsi="Arial" w:cs="Arial"/>
        </w:rPr>
        <w:t xml:space="preserve"> of</w:t>
      </w:r>
      <w:r w:rsidRPr="00391A35">
        <w:rPr>
          <w:rFonts w:ascii="Arial" w:hAnsi="Arial" w:cs="Arial"/>
        </w:rPr>
        <w:t xml:space="preserve"> lowland </w:t>
      </w:r>
      <w:r w:rsidR="00747BF8" w:rsidRPr="00391A35">
        <w:rPr>
          <w:rFonts w:ascii="Arial" w:hAnsi="Arial" w:cs="Arial"/>
        </w:rPr>
        <w:t>and</w:t>
      </w:r>
      <w:r w:rsidRPr="00391A35">
        <w:rPr>
          <w:rFonts w:ascii="Arial" w:hAnsi="Arial" w:cs="Arial"/>
        </w:rPr>
        <w:t xml:space="preserve"> upland species. Given the low evolutionary potential of heat tolerance </w:t>
      </w:r>
      <w:r w:rsidRPr="00391A35">
        <w:rPr>
          <w:rFonts w:ascii="Arial" w:hAnsi="Arial" w:cs="Arial"/>
        </w:rPr>
        <w:fldChar w:fldCharType="begin" w:fldLock="1"/>
      </w:r>
      <w:r w:rsidRPr="00391A35">
        <w:rPr>
          <w:rFonts w:ascii="Arial" w:hAnsi="Arial" w:cs="Arial"/>
        </w:rPr>
        <w:instrText>ADDIN CSL_CITATION {"citationItems":[{"id":"ITEM-1","itemData":{"DOI":"10.1111/j.1365-2435.2012.02036.x","ISSN":"02698463","abstract":"1. Terrestrial ectotherms are likely to face increased periods of heat stress as mean temperatures and temperature variability increase over the next few decades. Here, we consider the extent to which changes in upper thermal limits, through plasticity or evolution, might be constrained, and we survey insect and reptile data to identify groups likely to be particularly susceptible to thermal stress. 2. Plastic changes increase thermal limits in many terrestrial ectotherms, but tend to have less effect on upper limits than lower limits. 3. Although comparisons across insect species have normally not taken into account the potential for plastic responses, mid-latitude species seem most prone to experience heat stress now and into the future, consistent with data from lizards and other groups. 4. Evolutionary adaptive potential has only been measured for some species; there is likely to be genetic variation for heat responses in populations, but selection and heritability experiments suggest that upper thermal limits may not increase much. 5. Although related species can differ by several degrees in their upper thermal limits, there is strong phylogenetic signal for upper limits. If these reflect evolutionary constraints, substantial molecular changes may be required to increase upper thermal limits. 6. Findings point to many terrestrial ectotherms having a limited potential to change their thermal limits particularly within the context of an average predicted temperature increase of 2-4 °C for mid-latitude populations over the next few decades. © 2012 British Ecological Society.","author":[{"dropping-particle":"","family":"Hoffmann","given":"Ary A.","non-dropping-particle":"","parse-names":false,"suffix":""},{"dropping-particle":"","family":"Chown","given":"Steven L.","non-dropping-particle":"","parse-names":false,"suffix":""},{"dropping-particle":"","family":"Clusella-Trullas","given":"Susana","non-dropping-particle":"","parse-names":false,"suffix":""}],"container-title":"Functional Ecology","editor":[{"dropping-particle":"","family":"Fox","given":"Charles","non-dropping-particle":"","parse-names":false,"suffix":""}],"id":"ITEM-1","issue":"4","issued":{"date-parts":[["2013","8"]]},"page":"934-949","title":"Upper thermal limits in terrestrial ectotherms: How constrained are they?","type":"article-journal","volume":"27"},"uris":["http://www.mendeley.com/documents/?uuid=46fe1280-fc82-389a-98cc-b9da950fbf46"]}],"mendeley":{"formattedCitation":"(Hoffmann, Chown, and Clusella-Trullas 2013)","plainTextFormattedCitation":"(Hoffmann, Chown, and Clusella-Trullas 2013)","previouslyFormattedCitation":"(Hoffmann, Chown, and Clusella-Trullas 2013)"},"properties":{"noteIndex":0},"schema":"https://github.com/citation-style-language/schema/raw/master/csl-citation.json"}</w:instrText>
      </w:r>
      <w:r w:rsidRPr="00391A35">
        <w:rPr>
          <w:rFonts w:ascii="Arial" w:hAnsi="Arial" w:cs="Arial"/>
        </w:rPr>
        <w:fldChar w:fldCharType="separate"/>
      </w:r>
      <w:r w:rsidRPr="00391A35">
        <w:rPr>
          <w:rFonts w:ascii="Arial" w:hAnsi="Arial" w:cs="Arial"/>
          <w:noProof/>
        </w:rPr>
        <w:t>(Hoffmann, Chown, and Clusella-Trullas 2013)</w:t>
      </w:r>
      <w:r w:rsidRPr="00391A35">
        <w:rPr>
          <w:rFonts w:ascii="Arial" w:hAnsi="Arial" w:cs="Arial"/>
        </w:rPr>
        <w:fldChar w:fldCharType="end"/>
      </w:r>
      <w:r w:rsidRPr="00391A35">
        <w:rPr>
          <w:rFonts w:ascii="Arial" w:hAnsi="Arial" w:cs="Arial"/>
        </w:rPr>
        <w:t xml:space="preserve">, both lowland species and upland </w:t>
      </w:r>
      <w:r w:rsidR="00257A7F" w:rsidRPr="00391A35">
        <w:rPr>
          <w:rFonts w:ascii="Arial" w:hAnsi="Arial" w:cs="Arial"/>
        </w:rPr>
        <w:lastRenderedPageBreak/>
        <w:t>species</w:t>
      </w:r>
      <w:r w:rsidRPr="00391A35">
        <w:rPr>
          <w:rFonts w:ascii="Arial" w:hAnsi="Arial" w:cs="Arial"/>
        </w:rPr>
        <w:t xml:space="preserve"> are likely </w:t>
      </w:r>
      <w:r w:rsidR="00C12921" w:rsidRPr="00391A35">
        <w:rPr>
          <w:rFonts w:ascii="Arial" w:hAnsi="Arial" w:cs="Arial"/>
        </w:rPr>
        <w:t xml:space="preserve">to be </w:t>
      </w:r>
      <w:r w:rsidRPr="00391A35">
        <w:rPr>
          <w:rFonts w:ascii="Arial" w:hAnsi="Arial" w:cs="Arial"/>
        </w:rPr>
        <w:t xml:space="preserve">vulnerable to </w:t>
      </w:r>
      <w:r w:rsidR="00A63A88" w:rsidRPr="00391A35">
        <w:rPr>
          <w:rFonts w:ascii="Arial" w:hAnsi="Arial" w:cs="Arial"/>
        </w:rPr>
        <w:t>modest temperature increases</w:t>
      </w:r>
      <w:r w:rsidRPr="00391A35">
        <w:rPr>
          <w:rFonts w:ascii="Arial" w:hAnsi="Arial" w:cs="Arial"/>
        </w:rPr>
        <w:t xml:space="preserve"> across the elevation gradient. Thus, lowland biotic attrition and upland range contraction are likely to </w:t>
      </w:r>
      <w:r w:rsidR="00C12921" w:rsidRPr="00391A35">
        <w:rPr>
          <w:rFonts w:ascii="Arial" w:hAnsi="Arial" w:cs="Arial"/>
        </w:rPr>
        <w:t xml:space="preserve">occur </w:t>
      </w:r>
      <w:r w:rsidRPr="00391A35">
        <w:rPr>
          <w:rFonts w:ascii="Arial" w:hAnsi="Arial" w:cs="Arial"/>
        </w:rPr>
        <w:t xml:space="preserve">with future </w:t>
      </w:r>
      <w:r w:rsidR="00C12921" w:rsidRPr="00391A35">
        <w:rPr>
          <w:rFonts w:ascii="Arial" w:hAnsi="Arial" w:cs="Arial"/>
        </w:rPr>
        <w:t>warming</w:t>
      </w:r>
      <w:r w:rsidRPr="00391A35">
        <w:rPr>
          <w:rFonts w:ascii="Arial" w:hAnsi="Arial" w:cs="Arial"/>
        </w:rPr>
        <w:t xml:space="preserve">, leading to cascading effects in lowland communities and threatening endemic upland species on tropical mountains </w:t>
      </w:r>
      <w:r w:rsidR="005777AE" w:rsidRPr="00391A35">
        <w:rPr>
          <w:rFonts w:ascii="Arial" w:hAnsi="Arial" w:cs="Arial"/>
        </w:rPr>
        <w:t xml:space="preserve">such as </w:t>
      </w:r>
      <w:r w:rsidR="00311F86" w:rsidRPr="00391A35">
        <w:rPr>
          <w:rFonts w:ascii="Arial" w:hAnsi="Arial" w:cs="Arial"/>
        </w:rPr>
        <w:t xml:space="preserve">those in </w:t>
      </w:r>
      <w:r w:rsidRPr="00391A35">
        <w:rPr>
          <w:rFonts w:ascii="Arial" w:hAnsi="Arial" w:cs="Arial"/>
        </w:rPr>
        <w:t xml:space="preserve">the Australian Wet Tropics </w:t>
      </w:r>
      <w:r w:rsidRPr="00391A35">
        <w:rPr>
          <w:rFonts w:ascii="Arial" w:hAnsi="Arial" w:cs="Arial"/>
        </w:rPr>
        <w:fldChar w:fldCharType="begin" w:fldLock="1"/>
      </w:r>
      <w:r w:rsidRPr="00391A35">
        <w:rPr>
          <w:rFonts w:ascii="Arial" w:hAnsi="Arial" w:cs="Arial"/>
        </w:rPr>
        <w:instrText>ADDIN CSL_CITATION {"citationItems":[{"id":"ITEM-1","itemData":{"DOI":"10.1073/pnas.1804224115","ISSN":"10916490","PMID":"30373825","abstract":"Montane species worldwide are shifting upslope in response to recent temperature increases. These upslope shifts are predicted to lead to mountaintop extinctions of species that live only near mountain summits, but empirical examples of populations that have disappeared are sparse. We show that recent warming constitutes an “escalator to extinction” for birds on a remote Peruvian mountain—high-elevation species have declined in both range size and abundance, and several previously common mountaintop residents have disappeared from the local community. Our findings support projections that warming will likely drive widespread extirpations and extinctions of high-elevation taxa in the tropical Andes. Such climate change-driven mountaintop extirpations may be more likely in the tropics, where temperature seems to exert a stronger control on species’ range limits than in the temperate zone. In contrast, we show that lowland bird species at our study site are expanding in range size as they shift their upper limits upslope and may thus benefit from climate change.","author":[{"dropping-particle":"","family":"Freeman","given":"Benjamin G.","non-dropping-particle":"","parse-names":false,"suffix":""},{"dropping-particle":"","family":"Scholer","given":"Micah N.","non-dropping-particle":"","parse-names":false,"suffix":""},{"dropping-particle":"","family":"Ruiz-Gutierrez","given":"Viviana","non-dropping-particle":"","parse-names":false,"suffix":""},{"dropping-particle":"","family":"Fitzpatrick","given":"John W.","non-dropping-particle":"","parse-names":false,"suffix":""}],"container-title":"Proceedings of the National Academy of Sciences of the United States of America","id":"ITEM-1","issue":"47","issued":{"date-parts":[["2018","11","20"]]},"page":"11982-11987","publisher":"National Academy of Sciences","title":"Climate change causes upslope shifts and mountaintop extirpations in a tropical bird community","type":"article-journal","volume":"115"},"uris":["http://www.mendeley.com/documents/?uuid=d6776e45-a7a2-33a4-856f-0312d2784be6"]}],"mendeley":{"formattedCitation":"(Freeman et al. 2018)","plainTextFormattedCitation":"(Freeman et al. 2018)","previouslyFormattedCitation":"(Freeman et al. 2018)"},"properties":{"noteIndex":0},"schema":"https://github.com/citation-style-language/schema/raw/master/csl-citation.json"}</w:instrText>
      </w:r>
      <w:r w:rsidRPr="00391A35">
        <w:rPr>
          <w:rFonts w:ascii="Arial" w:hAnsi="Arial" w:cs="Arial"/>
        </w:rPr>
        <w:fldChar w:fldCharType="separate"/>
      </w:r>
      <w:r w:rsidRPr="00391A35">
        <w:rPr>
          <w:rFonts w:ascii="Arial" w:hAnsi="Arial" w:cs="Arial"/>
          <w:noProof/>
        </w:rPr>
        <w:t>(Freeman et al. 2018)</w:t>
      </w:r>
      <w:r w:rsidRPr="00391A35">
        <w:rPr>
          <w:rFonts w:ascii="Arial" w:hAnsi="Arial" w:cs="Arial"/>
        </w:rPr>
        <w:fldChar w:fldCharType="end"/>
      </w:r>
      <w:r w:rsidRPr="00391A35">
        <w:rPr>
          <w:rFonts w:ascii="Arial" w:hAnsi="Arial" w:cs="Arial"/>
        </w:rPr>
        <w:t>.</w:t>
      </w:r>
    </w:p>
    <w:p w14:paraId="131F5364" w14:textId="77777777" w:rsidR="0046703F" w:rsidRPr="00391A35" w:rsidRDefault="0046703F" w:rsidP="001B3FA5">
      <w:pPr>
        <w:spacing w:line="480" w:lineRule="auto"/>
        <w:rPr>
          <w:rFonts w:ascii="Arial" w:hAnsi="Arial" w:cs="Arial"/>
        </w:rPr>
      </w:pPr>
    </w:p>
    <w:p w14:paraId="60CA7B5D" w14:textId="18035AA7" w:rsidR="00D45499" w:rsidRPr="00391A35" w:rsidRDefault="00AF3153" w:rsidP="001B3FA5">
      <w:pPr>
        <w:spacing w:line="480" w:lineRule="auto"/>
        <w:rPr>
          <w:rFonts w:ascii="Arial" w:hAnsi="Arial" w:cs="Arial"/>
          <w:i/>
          <w:iCs/>
        </w:rPr>
      </w:pPr>
      <w:r w:rsidRPr="00391A35">
        <w:rPr>
          <w:rFonts w:ascii="Arial" w:hAnsi="Arial" w:cs="Arial"/>
          <w:i/>
          <w:iCs/>
        </w:rPr>
        <w:t>3.</w:t>
      </w:r>
      <w:r w:rsidR="00217455" w:rsidRPr="00391A35">
        <w:rPr>
          <w:rFonts w:ascii="Arial" w:hAnsi="Arial" w:cs="Arial"/>
          <w:i/>
          <w:iCs/>
        </w:rPr>
        <w:t>Daily peak and extreme high temperature as the main abiotic filters</w:t>
      </w:r>
    </w:p>
    <w:p w14:paraId="492E0173" w14:textId="1B80FE81" w:rsidR="00AE1E38" w:rsidRPr="00391A35" w:rsidRDefault="00A63A88" w:rsidP="001B3FA5">
      <w:pPr>
        <w:spacing w:line="480" w:lineRule="auto"/>
        <w:ind w:firstLine="720"/>
        <w:rPr>
          <w:rFonts w:ascii="Arial" w:hAnsi="Arial" w:cs="Arial"/>
        </w:rPr>
      </w:pPr>
      <w:r w:rsidRPr="00391A35">
        <w:rPr>
          <w:rFonts w:ascii="Arial" w:hAnsi="Arial" w:cs="Arial"/>
        </w:rPr>
        <w:t>D</w:t>
      </w:r>
      <w:r w:rsidR="00985B5C" w:rsidRPr="00391A35">
        <w:rPr>
          <w:rFonts w:ascii="Arial" w:hAnsi="Arial" w:cs="Arial"/>
        </w:rPr>
        <w:t xml:space="preserve">aily </w:t>
      </w:r>
      <w:r w:rsidRPr="00391A35">
        <w:rPr>
          <w:rFonts w:ascii="Arial" w:hAnsi="Arial" w:cs="Arial"/>
        </w:rPr>
        <w:t>maxima</w:t>
      </w:r>
      <w:r w:rsidR="00AF2386" w:rsidRPr="00391A35">
        <w:rPr>
          <w:rFonts w:ascii="Arial" w:hAnsi="Arial" w:cs="Arial"/>
        </w:rPr>
        <w:t xml:space="preserve"> </w:t>
      </w:r>
      <w:r w:rsidRPr="00391A35">
        <w:rPr>
          <w:rFonts w:ascii="Arial" w:hAnsi="Arial" w:cs="Arial"/>
        </w:rPr>
        <w:t xml:space="preserve">can be </w:t>
      </w:r>
      <w:r w:rsidR="00985B5C" w:rsidRPr="00391A35">
        <w:rPr>
          <w:rFonts w:ascii="Arial" w:hAnsi="Arial" w:cs="Arial"/>
        </w:rPr>
        <w:t>more</w:t>
      </w:r>
      <w:r w:rsidR="00AF2386" w:rsidRPr="00391A35">
        <w:rPr>
          <w:rFonts w:ascii="Arial" w:hAnsi="Arial" w:cs="Arial"/>
        </w:rPr>
        <w:t xml:space="preserve"> </w:t>
      </w:r>
      <w:r w:rsidRPr="00391A35">
        <w:rPr>
          <w:rFonts w:ascii="Arial" w:hAnsi="Arial" w:cs="Arial"/>
        </w:rPr>
        <w:t xml:space="preserve">important than mean temperatures in </w:t>
      </w:r>
      <w:r w:rsidR="00AF2386" w:rsidRPr="00391A35">
        <w:rPr>
          <w:rFonts w:ascii="Arial" w:hAnsi="Arial" w:cs="Arial"/>
        </w:rPr>
        <w:t>structuring distribution</w:t>
      </w:r>
      <w:r w:rsidR="009D7E45" w:rsidRPr="00391A35">
        <w:rPr>
          <w:rFonts w:ascii="Arial" w:hAnsi="Arial" w:cs="Arial"/>
        </w:rPr>
        <w:t>s</w:t>
      </w:r>
      <w:r w:rsidR="006C5B4F" w:rsidRPr="00391A35">
        <w:rPr>
          <w:rFonts w:ascii="Arial" w:hAnsi="Arial" w:cs="Arial"/>
        </w:rPr>
        <w:t xml:space="preserve"> </w:t>
      </w:r>
      <w:r w:rsidR="006C5B4F" w:rsidRPr="00391A35">
        <w:rPr>
          <w:rFonts w:ascii="Arial" w:hAnsi="Arial" w:cs="Arial"/>
        </w:rPr>
        <w:fldChar w:fldCharType="begin" w:fldLock="1"/>
      </w:r>
      <w:r w:rsidR="003B71D1" w:rsidRPr="00391A35">
        <w:rPr>
          <w:rFonts w:ascii="Arial" w:hAnsi="Arial" w:cs="Arial"/>
        </w:rPr>
        <w:instrText>ADDIN CSL_CITATION {"citationItems":[{"id":"ITEM-1","itemData":{"DOI":"10.1890/12-2235.1","ISSN":"0012-9615","abstract":"Species' geographic range limits interest biologists and resource managers alike; however, scientists lack strong mechanistic understanding of the factors that set geographic range limits in the field, especially for animals. There exists a clear need for detailed case studies that link mechanisms to spatial dynamics and boundaries because such mechanisms allow us to predict whether climate change is likely to change a species' geographic range and, if so, how abundance in marginal populations compares to the core. The bagworm Thyridopteryx ephemeraeformis (Lepidoptera: Psychidae) is a major native pest of cedars, arborvitae, junipers, and other landscape trees throughout much of North America. Across dozens of bagworm populations spread over six degrees of latitude in the American Midwest we find latitudinal declines in fecundity and egg and pupal survivorship as one proceeds toward the northern range boundary. A spatial gradient of bagworm reproductive success emerges, which is associated with a progressive decline in local abundance and an increase in the risk of local population extinction near the species' geographic range boundary. We developed a mathematical model, completely constrained by empirically estimated parameters, to explore the relative roles of reproductive asynchrony and stage-specific survivorship in generating the range limit for this species. We find that overwinter egg mortality is the biggest constraint on bagworm persistence beyond their northern range limit. Overwinter egg mortality is directly related to winter temperatures that fall below the bagworm eggs' physiological limit. This threshold, in conjunction with latitudinal declines in fecundity and pupal survivorship, creates a nonlinear response to climate extremes that sets the geographic boundary and provides a path for predicting northward range expansion under altered climate conditions. Our mechanistic modeling approach demonstrates how species' sensitivity to climate extremes can create population tipping points not reflected in demographic responses to climate means, a distinction that is critical to successful ecological forecasting. © 2014 by the Ecological Society of America.","author":[{"dropping-particle":"","family":"Lynch","given":"Heather J.","non-dropping-particle":"","parse-names":false,"suffix":""},{"dropping-particle":"","family":"Rhainds","given":"Marc","non-dropping-particle":"","parse-names":false,"suffix":""},{"dropping-particle":"","family":"Calabrese","given":"Justin M.","non-dropping-particle":"","parse-names":false,"suffix":""},{"dropping-particle":"","family":"Cantrell","given":"Stephen","non-dropping-particle":"","parse-names":false,"suffix":""},{"dropping-particle":"","family":"Cosner","given":"Chris","non-dropping-particle":"","parse-names":false,"suffix":""},{"dropping-particle":"","family":"Fagan","given":"William F.","non-dropping-particle":"","parse-names":false,"suffix":""}],"container-title":"Ecological Monographs","id":"ITEM-1","issue":"1","issued":{"date-parts":[["2014","2","1"]]},"page":"131-149","publisher":"John Wiley &amp; Sons, Ltd","title":"How climate extremes—not means—define a species' geographic range boundary via a demographic tipping point","type":"article-journal","volume":"84"},"uris":["http://www.mendeley.com/documents/?uuid=d4622c7d-ac8d-3cee-bd97-aa7976fe0255"]}],"mendeley":{"formattedCitation":"(Lynch et al. 2014)","plainTextFormattedCitation":"(Lynch et al. 2014)","previouslyFormattedCitation":"(Lynch et al. 2014)"},"properties":{"noteIndex":0},"schema":"https://github.com/citation-style-language/schema/raw/master/csl-citation.json"}</w:instrText>
      </w:r>
      <w:r w:rsidR="006C5B4F" w:rsidRPr="00391A35">
        <w:rPr>
          <w:rFonts w:ascii="Arial" w:hAnsi="Arial" w:cs="Arial"/>
        </w:rPr>
        <w:fldChar w:fldCharType="separate"/>
      </w:r>
      <w:r w:rsidR="006C5B4F" w:rsidRPr="00391A35">
        <w:rPr>
          <w:rFonts w:ascii="Arial" w:hAnsi="Arial" w:cs="Arial"/>
          <w:noProof/>
        </w:rPr>
        <w:t>(Lynch et al. 2014)</w:t>
      </w:r>
      <w:r w:rsidR="006C5B4F" w:rsidRPr="00391A35">
        <w:rPr>
          <w:rFonts w:ascii="Arial" w:hAnsi="Arial" w:cs="Arial"/>
        </w:rPr>
        <w:fldChar w:fldCharType="end"/>
      </w:r>
      <w:r w:rsidR="00AF2386" w:rsidRPr="00391A35">
        <w:rPr>
          <w:rFonts w:ascii="Arial" w:hAnsi="Arial" w:cs="Arial"/>
        </w:rPr>
        <w:t xml:space="preserve">. </w:t>
      </w:r>
      <w:r w:rsidRPr="00391A35">
        <w:rPr>
          <w:rFonts w:ascii="Arial" w:hAnsi="Arial" w:cs="Arial"/>
        </w:rPr>
        <w:t>In our study system, t</w:t>
      </w:r>
      <w:r w:rsidR="00AF2386" w:rsidRPr="00391A35">
        <w:rPr>
          <w:rFonts w:ascii="Arial" w:hAnsi="Arial" w:cs="Arial"/>
        </w:rPr>
        <w:t xml:space="preserve">he mean temperature during the </w:t>
      </w:r>
      <w:r w:rsidRPr="00391A35">
        <w:rPr>
          <w:rFonts w:ascii="Arial" w:hAnsi="Arial" w:cs="Arial"/>
        </w:rPr>
        <w:t xml:space="preserve">study </w:t>
      </w:r>
      <w:r w:rsidR="00AF2386" w:rsidRPr="00391A35">
        <w:rPr>
          <w:rFonts w:ascii="Arial" w:hAnsi="Arial" w:cs="Arial"/>
        </w:rPr>
        <w:t xml:space="preserve">season </w:t>
      </w:r>
      <w:r w:rsidR="00025301" w:rsidRPr="00391A35">
        <w:rPr>
          <w:rFonts w:ascii="Arial" w:hAnsi="Arial" w:cs="Arial"/>
        </w:rPr>
        <w:t>at</w:t>
      </w:r>
      <w:r w:rsidRPr="00391A35">
        <w:rPr>
          <w:rFonts w:ascii="Arial" w:hAnsi="Arial" w:cs="Arial"/>
        </w:rPr>
        <w:t xml:space="preserve"> our</w:t>
      </w:r>
      <w:r w:rsidR="00AF2386" w:rsidRPr="00391A35">
        <w:rPr>
          <w:rFonts w:ascii="Arial" w:hAnsi="Arial" w:cs="Arial"/>
        </w:rPr>
        <w:t xml:space="preserve"> lowland</w:t>
      </w:r>
      <w:r w:rsidRPr="00391A35">
        <w:rPr>
          <w:rFonts w:ascii="Arial" w:hAnsi="Arial" w:cs="Arial"/>
        </w:rPr>
        <w:t xml:space="preserve"> sites</w:t>
      </w:r>
      <w:r w:rsidR="00AF2386" w:rsidRPr="00391A35">
        <w:rPr>
          <w:rFonts w:ascii="Arial" w:hAnsi="Arial" w:cs="Arial"/>
        </w:rPr>
        <w:t xml:space="preserve"> is around 26</w:t>
      </w:r>
      <w:r w:rsidR="00AF2386" w:rsidRPr="00391A35">
        <w:rPr>
          <w:rStyle w:val="st"/>
          <w:rFonts w:ascii="Arial" w:hAnsi="Arial" w:cs="Arial"/>
        </w:rPr>
        <w:t>°C</w:t>
      </w:r>
      <w:r w:rsidR="00BF38AF" w:rsidRPr="00391A35">
        <w:rPr>
          <w:rFonts w:ascii="Arial" w:hAnsi="Arial" w:cs="Arial"/>
        </w:rPr>
        <w:t xml:space="preserve">. At this temperature, </w:t>
      </w:r>
      <w:r w:rsidR="00AF2386" w:rsidRPr="00391A35">
        <w:rPr>
          <w:rFonts w:ascii="Arial" w:hAnsi="Arial" w:cs="Arial"/>
        </w:rPr>
        <w:t xml:space="preserve">all </w:t>
      </w:r>
      <w:r w:rsidR="00BF38AF" w:rsidRPr="00391A35">
        <w:rPr>
          <w:rFonts w:ascii="Arial" w:hAnsi="Arial" w:cs="Arial"/>
        </w:rPr>
        <w:t xml:space="preserve">study </w:t>
      </w:r>
      <w:r w:rsidR="00AF2386" w:rsidRPr="00391A35">
        <w:rPr>
          <w:rFonts w:ascii="Arial" w:hAnsi="Arial" w:cs="Arial"/>
        </w:rPr>
        <w:t xml:space="preserve">species are </w:t>
      </w:r>
      <w:r w:rsidR="00BF38AF" w:rsidRPr="00391A35">
        <w:rPr>
          <w:rFonts w:ascii="Arial" w:hAnsi="Arial" w:cs="Arial"/>
        </w:rPr>
        <w:t xml:space="preserve">close to </w:t>
      </w:r>
      <w:r w:rsidR="00DF217A" w:rsidRPr="00391A35">
        <w:rPr>
          <w:rFonts w:ascii="Arial" w:hAnsi="Arial" w:cs="Arial"/>
        </w:rPr>
        <w:t>their</w:t>
      </w:r>
      <w:r w:rsidR="00AF2386" w:rsidRPr="00391A35">
        <w:rPr>
          <w:rFonts w:ascii="Arial" w:hAnsi="Arial" w:cs="Arial"/>
        </w:rPr>
        <w:t xml:space="preserve"> peak reproductive performance. </w:t>
      </w:r>
      <w:r w:rsidR="0022001D">
        <w:rPr>
          <w:rFonts w:ascii="Arial" w:hAnsi="Arial" w:cs="Arial"/>
        </w:rPr>
        <w:t>However, u</w:t>
      </w:r>
      <w:r w:rsidR="007638ED" w:rsidRPr="00391A35">
        <w:rPr>
          <w:rFonts w:ascii="Arial" w:hAnsi="Arial" w:cs="Arial"/>
        </w:rPr>
        <w:t>pland</w:t>
      </w:r>
      <w:r w:rsidR="00AF2386" w:rsidRPr="00391A35">
        <w:rPr>
          <w:rFonts w:ascii="Arial" w:hAnsi="Arial" w:cs="Arial"/>
        </w:rPr>
        <w:t xml:space="preserve"> and lowland sites differ </w:t>
      </w:r>
      <w:r w:rsidR="00270484" w:rsidRPr="00391A35">
        <w:rPr>
          <w:rFonts w:ascii="Arial" w:hAnsi="Arial" w:cs="Arial"/>
        </w:rPr>
        <w:t>greatly</w:t>
      </w:r>
      <w:r w:rsidR="00BF38AF" w:rsidRPr="00391A35">
        <w:rPr>
          <w:rFonts w:ascii="Arial" w:hAnsi="Arial" w:cs="Arial"/>
        </w:rPr>
        <w:t xml:space="preserve"> </w:t>
      </w:r>
      <w:r w:rsidR="00AF2386" w:rsidRPr="00391A35">
        <w:rPr>
          <w:rFonts w:ascii="Arial" w:hAnsi="Arial" w:cs="Arial"/>
        </w:rPr>
        <w:t xml:space="preserve">in </w:t>
      </w:r>
      <w:r w:rsidR="00850A2A">
        <w:rPr>
          <w:rFonts w:ascii="Arial" w:hAnsi="Arial" w:cs="Arial"/>
        </w:rPr>
        <w:t>the average daily maximum temperature</w:t>
      </w:r>
      <w:r w:rsidR="00AF2386" w:rsidRPr="00391A35">
        <w:rPr>
          <w:rFonts w:ascii="Arial" w:hAnsi="Arial" w:cs="Arial"/>
        </w:rPr>
        <w:t xml:space="preserve"> and the daily duration that the temperature reache</w:t>
      </w:r>
      <w:r w:rsidR="00270484" w:rsidRPr="00391A35">
        <w:rPr>
          <w:rFonts w:ascii="Arial" w:hAnsi="Arial" w:cs="Arial"/>
        </w:rPr>
        <w:t>s</w:t>
      </w:r>
      <w:r w:rsidR="00AF2386" w:rsidRPr="00391A35">
        <w:rPr>
          <w:rFonts w:ascii="Arial" w:hAnsi="Arial" w:cs="Arial"/>
        </w:rPr>
        <w:t xml:space="preserve"> </w:t>
      </w:r>
      <w:r w:rsidR="00270484" w:rsidRPr="00391A35">
        <w:rPr>
          <w:rFonts w:ascii="Arial" w:hAnsi="Arial" w:cs="Arial"/>
        </w:rPr>
        <w:t>or exceeds</w:t>
      </w:r>
      <w:r w:rsidR="009C50BD" w:rsidRPr="00391A35">
        <w:rPr>
          <w:rFonts w:ascii="Arial" w:hAnsi="Arial" w:cs="Arial"/>
        </w:rPr>
        <w:t xml:space="preserve"> stressful level</w:t>
      </w:r>
      <w:r w:rsidR="00270484" w:rsidRPr="00391A35">
        <w:rPr>
          <w:rFonts w:ascii="Arial" w:hAnsi="Arial" w:cs="Arial"/>
        </w:rPr>
        <w:t>s</w:t>
      </w:r>
      <w:r w:rsidR="009C50BD" w:rsidRPr="00391A35">
        <w:rPr>
          <w:rFonts w:ascii="Arial" w:hAnsi="Arial" w:cs="Arial"/>
        </w:rPr>
        <w:t xml:space="preserve"> for </w:t>
      </w:r>
      <w:r w:rsidR="009C50BD" w:rsidRPr="00391A35">
        <w:rPr>
          <w:rFonts w:ascii="Arial" w:hAnsi="Arial" w:cs="Arial"/>
          <w:i/>
          <w:iCs/>
        </w:rPr>
        <w:t>Drosophila</w:t>
      </w:r>
      <w:r w:rsidR="009C50BD" w:rsidRPr="00391A35">
        <w:rPr>
          <w:rFonts w:ascii="Arial" w:hAnsi="Arial" w:cs="Arial"/>
        </w:rPr>
        <w:t xml:space="preserve"> reproduction</w:t>
      </w:r>
      <w:r w:rsidR="00052EAB" w:rsidRPr="00391A35">
        <w:rPr>
          <w:rFonts w:ascii="Arial" w:hAnsi="Arial" w:cs="Arial"/>
        </w:rPr>
        <w:t xml:space="preserve"> (Supplementary </w:t>
      </w:r>
      <w:r w:rsidR="00F677FB" w:rsidRPr="00391A35">
        <w:rPr>
          <w:rFonts w:ascii="Arial" w:hAnsi="Arial" w:cs="Arial"/>
        </w:rPr>
        <w:t>F</w:t>
      </w:r>
      <w:r w:rsidR="00052EAB" w:rsidRPr="00391A35">
        <w:rPr>
          <w:rFonts w:ascii="Arial" w:hAnsi="Arial" w:cs="Arial"/>
        </w:rPr>
        <w:t>igure 7)</w:t>
      </w:r>
      <w:r w:rsidR="007D4365" w:rsidRPr="00391A35">
        <w:rPr>
          <w:rFonts w:ascii="Arial" w:hAnsi="Arial" w:cs="Arial"/>
        </w:rPr>
        <w:t>.</w:t>
      </w:r>
      <w:r w:rsidR="009C50BD" w:rsidRPr="00391A35">
        <w:rPr>
          <w:rStyle w:val="st"/>
          <w:rFonts w:ascii="Arial" w:hAnsi="Arial" w:cs="Arial"/>
        </w:rPr>
        <w:t xml:space="preserve"> </w:t>
      </w:r>
      <w:r w:rsidR="00D50807" w:rsidRPr="00391A35">
        <w:rPr>
          <w:rFonts w:ascii="Arial" w:hAnsi="Arial" w:cs="Arial"/>
        </w:rPr>
        <w:t>Brief exposure to stressful thermal environment</w:t>
      </w:r>
      <w:r w:rsidR="00DF217A" w:rsidRPr="00391A35">
        <w:rPr>
          <w:rFonts w:ascii="Arial" w:hAnsi="Arial" w:cs="Arial"/>
        </w:rPr>
        <w:t>s</w:t>
      </w:r>
      <w:r w:rsidR="00D50807" w:rsidRPr="00391A35">
        <w:rPr>
          <w:rFonts w:ascii="Arial" w:hAnsi="Arial" w:cs="Arial"/>
        </w:rPr>
        <w:t xml:space="preserve"> </w:t>
      </w:r>
      <w:r w:rsidR="00270484" w:rsidRPr="00391A35">
        <w:rPr>
          <w:rFonts w:ascii="Arial" w:hAnsi="Arial" w:cs="Arial"/>
        </w:rPr>
        <w:t>can</w:t>
      </w:r>
      <w:r w:rsidR="0055745B" w:rsidRPr="00391A35">
        <w:rPr>
          <w:rFonts w:ascii="Arial" w:hAnsi="Arial" w:cs="Arial"/>
        </w:rPr>
        <w:t xml:space="preserve"> </w:t>
      </w:r>
      <w:r w:rsidR="00D50807" w:rsidRPr="00391A35">
        <w:rPr>
          <w:rFonts w:ascii="Arial" w:hAnsi="Arial" w:cs="Arial"/>
        </w:rPr>
        <w:t>ha</w:t>
      </w:r>
      <w:r w:rsidR="0055745B" w:rsidRPr="00391A35">
        <w:rPr>
          <w:rFonts w:ascii="Arial" w:hAnsi="Arial" w:cs="Arial"/>
        </w:rPr>
        <w:t>ve</w:t>
      </w:r>
      <w:r w:rsidR="00D50807" w:rsidRPr="00391A35">
        <w:rPr>
          <w:rFonts w:ascii="Arial" w:hAnsi="Arial" w:cs="Arial"/>
        </w:rPr>
        <w:t xml:space="preserve"> similar fitness costs to continuously stressful conditions </w:t>
      </w:r>
      <w:r w:rsidR="00D50807" w:rsidRPr="00391A35">
        <w:rPr>
          <w:rFonts w:ascii="Arial" w:hAnsi="Arial" w:cs="Arial"/>
        </w:rPr>
        <w:fldChar w:fldCharType="begin" w:fldLock="1"/>
      </w:r>
      <w:r w:rsidR="00D50807" w:rsidRPr="00391A35">
        <w:rPr>
          <w:rFonts w:ascii="Arial" w:hAnsi="Arial" w:cs="Arial"/>
        </w:rPr>
        <w:instrText>ADDIN CSL_CITATION {"citationItems":[{"id":"ITEM-1","itemData":{"DOI":"10.1111/jeb.13231","ISSN":"14209101","PMID":"29282784","abstract":"Understanding the potential for organisms to tolerate thermal stress through physiological or evolutionary responses is crucial given rapid climate change. Although climate models predict increases in both temperature mean and variance, such tolerances are typically assessed under constant conditions. We tested the effects of temperature variability during development on male fitness in the rainforest fly Drosophila birchii, by simulating thermal variation typical of the warm and cool margins of its elevational distribution, and estimated heritabilities and genetic correlations of fitness traits. Reproductive success was reduced for males reared in warm (mean 24 °C) fluctuating (±3 °C) vs. constant conditions but not in cool fluctuating conditions (mean 17 °C), although fluctuations reduced body size at both temperatures. Male reproductive success under warm fluctuating conditions was similar to that at constant 27 °C, indicating that briefly exceeding critical thermal limits has similar fitness costs to continuously stressful conditions. There was substantial heritable variation in all traits. However, reproductive success traits showed no genetic correlation between treatments reflecting temperature variation at elevational extremes, which may constrain evolutionary responses at these ecological margins. Our data suggest that even small increases in temperature variability will threaten tropical ectotherms living close to their upper thermal limits, both through direct effects on fitness and by limiting their adaptive potential.","author":[{"dropping-particle":"","family":"Saxon","given":"A. D.","non-dropping-particle":"","parse-names":false,"suffix":""},{"dropping-particle":"","family":"O'Brien","given":"E. K.","non-dropping-particle":"","parse-names":false,"suffix":""},{"dropping-particle":"","family":"Bridle","given":"J. R.","non-dropping-particle":"","parse-names":false,"suffix":""}],"container-title":"Journal of Evolutionary Biology","id":"ITEM-1","issue":"3","issued":{"date-parts":[["2018","3","1"]]},"page":"405-415","publisher":"Blackwell Publishing Ltd","title":"Temperature fluctuations during development reduce male fitness and may limit adaptive potential in tropical rainforest Drosophila","type":"article-journal","volume":"31"},"uris":["http://www.mendeley.com/documents/?uuid=192c0add-cbed-31c9-bb74-ff8ef6de3d4a"]}],"mendeley":{"formattedCitation":"(Saxon, O’Brien, and Bridle 2018)","plainTextFormattedCitation":"(Saxon, O’Brien, and Bridle 2018)","previouslyFormattedCitation":"(Saxon, O’Brien, and Bridle 2018)"},"properties":{"noteIndex":0},"schema":"https://github.com/citation-style-language/schema/raw/master/csl-citation.json"}</w:instrText>
      </w:r>
      <w:r w:rsidR="00D50807" w:rsidRPr="00391A35">
        <w:rPr>
          <w:rFonts w:ascii="Arial" w:hAnsi="Arial" w:cs="Arial"/>
        </w:rPr>
        <w:fldChar w:fldCharType="separate"/>
      </w:r>
      <w:r w:rsidR="00D50807" w:rsidRPr="00391A35">
        <w:rPr>
          <w:rFonts w:ascii="Arial" w:hAnsi="Arial" w:cs="Arial"/>
          <w:noProof/>
        </w:rPr>
        <w:t>(Saxon, O’Brien, and Bridle 2018)</w:t>
      </w:r>
      <w:r w:rsidR="00D50807" w:rsidRPr="00391A35">
        <w:rPr>
          <w:rFonts w:ascii="Arial" w:hAnsi="Arial" w:cs="Arial"/>
        </w:rPr>
        <w:fldChar w:fldCharType="end"/>
      </w:r>
      <w:r w:rsidR="00D50807" w:rsidRPr="00391A35">
        <w:rPr>
          <w:rFonts w:ascii="Arial" w:hAnsi="Arial" w:cs="Arial"/>
        </w:rPr>
        <w:t xml:space="preserve">. </w:t>
      </w:r>
      <w:r w:rsidR="00270484" w:rsidRPr="00391A35">
        <w:rPr>
          <w:rFonts w:ascii="Arial" w:hAnsi="Arial" w:cs="Arial"/>
        </w:rPr>
        <w:t>This highlights the importance of</w:t>
      </w:r>
      <w:r w:rsidR="00D50807" w:rsidRPr="00391A35">
        <w:rPr>
          <w:rFonts w:ascii="Arial" w:hAnsi="Arial" w:cs="Arial"/>
        </w:rPr>
        <w:t xml:space="preserve"> </w:t>
      </w:r>
      <w:r w:rsidR="00AF2386" w:rsidRPr="00391A35">
        <w:rPr>
          <w:rFonts w:ascii="Arial" w:hAnsi="Arial" w:cs="Arial"/>
        </w:rPr>
        <w:t>consider</w:t>
      </w:r>
      <w:r w:rsidR="00270484" w:rsidRPr="00391A35">
        <w:rPr>
          <w:rFonts w:ascii="Arial" w:hAnsi="Arial" w:cs="Arial"/>
        </w:rPr>
        <w:t>ing</w:t>
      </w:r>
      <w:r w:rsidR="00AF2386" w:rsidRPr="00391A35">
        <w:rPr>
          <w:rFonts w:ascii="Arial" w:hAnsi="Arial" w:cs="Arial"/>
        </w:rPr>
        <w:t xml:space="preserve"> daily temperature variation</w:t>
      </w:r>
      <w:r w:rsidR="00270484" w:rsidRPr="00391A35">
        <w:rPr>
          <w:rFonts w:ascii="Arial" w:hAnsi="Arial" w:cs="Arial"/>
        </w:rPr>
        <w:t>s</w:t>
      </w:r>
      <w:r w:rsidR="00AF2386" w:rsidRPr="00391A35">
        <w:rPr>
          <w:rFonts w:ascii="Arial" w:hAnsi="Arial" w:cs="Arial"/>
        </w:rPr>
        <w:t xml:space="preserve"> and extreme temperature event</w:t>
      </w:r>
      <w:r w:rsidR="00D50807" w:rsidRPr="00391A35">
        <w:rPr>
          <w:rFonts w:ascii="Arial" w:hAnsi="Arial" w:cs="Arial"/>
        </w:rPr>
        <w:t>s</w:t>
      </w:r>
      <w:r w:rsidR="00AF2386" w:rsidRPr="00391A35">
        <w:rPr>
          <w:rFonts w:ascii="Arial" w:hAnsi="Arial" w:cs="Arial"/>
        </w:rPr>
        <w:t xml:space="preserve"> </w:t>
      </w:r>
      <w:r w:rsidR="00D50807" w:rsidRPr="00391A35">
        <w:rPr>
          <w:rFonts w:ascii="Arial" w:hAnsi="Arial" w:cs="Arial"/>
        </w:rPr>
        <w:t>when</w:t>
      </w:r>
      <w:r w:rsidR="00AF2386" w:rsidRPr="00391A35">
        <w:rPr>
          <w:rFonts w:ascii="Arial" w:hAnsi="Arial" w:cs="Arial"/>
        </w:rPr>
        <w:t xml:space="preserve"> studying</w:t>
      </w:r>
      <w:r w:rsidR="00D50807" w:rsidRPr="00391A35">
        <w:rPr>
          <w:rFonts w:ascii="Arial" w:hAnsi="Arial" w:cs="Arial"/>
        </w:rPr>
        <w:t xml:space="preserve"> </w:t>
      </w:r>
      <w:r w:rsidR="00DF217A" w:rsidRPr="00391A35">
        <w:rPr>
          <w:rFonts w:ascii="Arial" w:hAnsi="Arial" w:cs="Arial"/>
        </w:rPr>
        <w:t xml:space="preserve">species </w:t>
      </w:r>
      <w:r w:rsidR="00AF2386" w:rsidRPr="00391A35">
        <w:rPr>
          <w:rFonts w:ascii="Arial" w:hAnsi="Arial" w:cs="Arial"/>
        </w:rPr>
        <w:t>distribution</w:t>
      </w:r>
      <w:r w:rsidR="008F001A" w:rsidRPr="00391A35">
        <w:rPr>
          <w:rFonts w:ascii="Arial" w:hAnsi="Arial" w:cs="Arial"/>
        </w:rPr>
        <w:t>s</w:t>
      </w:r>
      <w:r w:rsidR="00AF2386" w:rsidRPr="00391A35">
        <w:rPr>
          <w:rFonts w:ascii="Arial" w:hAnsi="Arial" w:cs="Arial"/>
        </w:rPr>
        <w:t xml:space="preserve"> and projecti</w:t>
      </w:r>
      <w:r w:rsidR="001C263F" w:rsidRPr="00391A35">
        <w:rPr>
          <w:rFonts w:ascii="Arial" w:hAnsi="Arial" w:cs="Arial"/>
        </w:rPr>
        <w:t>ng responses to climate change</w:t>
      </w:r>
      <w:r w:rsidR="00AF2386" w:rsidRPr="00391A35">
        <w:rPr>
          <w:rFonts w:ascii="Arial" w:hAnsi="Arial" w:cs="Arial"/>
        </w:rPr>
        <w:t xml:space="preserve"> </w:t>
      </w:r>
      <w:r w:rsidR="00AF2386" w:rsidRPr="00391A35">
        <w:rPr>
          <w:rFonts w:ascii="Arial" w:hAnsi="Arial" w:cs="Arial"/>
        </w:rPr>
        <w:fldChar w:fldCharType="begin" w:fldLock="1"/>
      </w:r>
      <w:r w:rsidR="00D5025A" w:rsidRPr="00391A35">
        <w:rPr>
          <w:rFonts w:ascii="Arial" w:hAnsi="Arial" w:cs="Arial"/>
        </w:rPr>
        <w:instrText>ADDIN CSL_CITATION {"citationItems":[{"id":"ITEM-1","itemData":{"DOI":"10.1111/1365-2435.12145","ISSN":"13652435","abstract":"Climate change will increase both average temperatures and extreme summer temperatures. Analyses of the fitness consequences of climate change have generally omitted negative fitness and population declines associated with heat stress. Here, we examine how seasonal and interannual temperature variability will impact fitness shifts of ectotherms from the past (1961-1990) to future (2071-2100), by modelling thermal performance curves (TPCs) for insect species across latitudes. In temperate regions, climate change increased the length of the growing season (increasing fitness) and increased the frequency of heat stress (decreasing fitness). Consequently, species at mid-latitudes (20-40°) showed pronounced but heterogeneous responses to climate change. Fitness decreases for these species were accompanied by greater interannual variation in fitness. An alternative TPC model and a larger data set gave qualitatively similar results. How close maximum summer temperatures are to the critical thermal maximum of a species - the thermal buffer - is a good predictor of the change in mean fitness expected under climate change. Thermal buffers will decrease to near or below zero by 2100 for many tropical and mid-latitude species. Our forecasts suggest that mid-latitude species will be particularly susceptible to heat stress associated with climate change due to temperature variation. © 2013 British Ecological Society.","author":[{"dropping-particle":"","family":"Kingsolver","given":"Joel G.","non-dropping-particle":"","parse-names":false,"suffix":""},{"dropping-particle":"","family":"Diamond","given":"Sarah E.","non-dropping-particle":"","parse-names":false,"suffix":""},{"dropping-particle":"","family":"Buckley","given":"Lauren B.","non-dropping-particle":"","parse-names":false,"suffix":""}],"container-title":"Functional Ecology","editor":[{"dropping-particle":"","family":"Grindstaff","given":"Jennifer","non-dropping-particle":"","parse-names":false,"suffix":""}],"id":"ITEM-1","issue":"6","issued":{"date-parts":[["2013","12"]]},"page":"1415-1423","title":"Heat stress and the fitness consequences of climate change for terrestrial ectotherms","type":"article-journal","volume":"27"},"uris":["http://www.mendeley.com/documents/?uuid=f68f7a1c-a501-35d7-96b7-912881dd5091"]},{"id":"ITEM-2","itemData":{"DOI":"10.1242/jeb.122127","ISSN":"00220949","PMID":"26026043","abstract":"Organisms in natural environments experience diel temperature fluctuations, including sporadic extreme conditions, rather than constant temperatures. Studies based mainly on model organisms have tended to focus on responses to average temperatures or short-term heat stress, which overlooks the potential impact of daily fluctuations, including stressful daytime periods and milder night-time periods. Here, we focus on daily maximum temperatures, while holding night-time temperatures constant, to specifically investigate the effects of high temperature on demographic parameters and fitness in the English grain aphid Sitobion avenae. We then compared the observed effects of different daily maximum temperatures with predictions from constant temperature - performance expectations. Moderate daily maximum temperatures depressed aphid performance while extreme conditions had dramatic effects, even when mean temperatures were below the critical maximum. Predictions based on daily average temperature underestimated negative effects of temperature on performance by ignoring daily maximum temperature, while predictions based on daytime maximum temperatures overestimated detrimental impacts by ignoring recovery under mild night-time temperatures. Our findings suggest that daily maximum temperature will play an important role in regulating natural population dynamics and should be considered in predictions. These findings have implications for natural population dynamics, particularly when considering the expected increase in extreme temperature events under climate change.","author":[{"dropping-particle":"","family":"Ma","given":"Gang","non-dropping-particle":"","parse-names":false,"suffix":""},{"dropping-particle":"","family":"Hoffmann","given":"Ary A.","non-dropping-particle":"","parse-names":false,"suffix":""},{"dropping-particle":"Sen","family":"Ma","given":"Chun","non-dropping-particle":"","parse-names":false,"suffix":""}],"container-title":"Journal of Experimental Biology","id":"ITEM-2","issue":"14","issued":{"date-parts":[["2015","7","1"]]},"page":"2289-2296","publisher":"Company of Biologists Ltd","title":"Daily temperature extremes play an important role in predicting thermal effects","type":"article-journal","volume":"218"},"uris":["http://www.mendeley.com/documents/?uuid=79f5a63b-5f95-363c-8895-d5fd0f27c340"]}],"mendeley":{"formattedCitation":"(Kingsolver, Diamond, and Buckley 2013; Ma, Hoffmann, and Ma 2015)","plainTextFormattedCitation":"(Kingsolver, Diamond, and Buckley 2013; Ma, Hoffmann, and Ma 2015)","previouslyFormattedCitation":"(Kingsolver, Diamond, and Buckley 2013; Ma, Hoffmann, and Ma 2015)"},"properties":{"noteIndex":0},"schema":"https://github.com/citation-style-language/schema/raw/master/csl-citation.json"}</w:instrText>
      </w:r>
      <w:r w:rsidR="00AF2386" w:rsidRPr="00391A35">
        <w:rPr>
          <w:rFonts w:ascii="Arial" w:hAnsi="Arial" w:cs="Arial"/>
        </w:rPr>
        <w:fldChar w:fldCharType="separate"/>
      </w:r>
      <w:r w:rsidR="00331823" w:rsidRPr="00391A35">
        <w:rPr>
          <w:rFonts w:ascii="Arial" w:hAnsi="Arial" w:cs="Arial"/>
          <w:noProof/>
        </w:rPr>
        <w:t>(Kingsolver, Diamond, and Buckley 2013; Ma, Hoffmann, and Ma 2015)</w:t>
      </w:r>
      <w:r w:rsidR="00AF2386" w:rsidRPr="00391A35">
        <w:rPr>
          <w:rFonts w:ascii="Arial" w:hAnsi="Arial" w:cs="Arial"/>
        </w:rPr>
        <w:fldChar w:fldCharType="end"/>
      </w:r>
      <w:r w:rsidR="00AF2386" w:rsidRPr="00391A35">
        <w:rPr>
          <w:rFonts w:ascii="Arial" w:hAnsi="Arial" w:cs="Arial"/>
        </w:rPr>
        <w:t>.</w:t>
      </w:r>
    </w:p>
    <w:p w14:paraId="78D1E67A" w14:textId="77777777" w:rsidR="0046703F" w:rsidRPr="00391A35" w:rsidRDefault="0046703F" w:rsidP="001B3FA5">
      <w:pPr>
        <w:spacing w:line="480" w:lineRule="auto"/>
        <w:ind w:firstLine="720"/>
        <w:rPr>
          <w:rFonts w:ascii="Arial" w:hAnsi="Arial" w:cs="Arial"/>
        </w:rPr>
      </w:pPr>
    </w:p>
    <w:p w14:paraId="05161F23" w14:textId="12D243DB" w:rsidR="00D45499" w:rsidRPr="00391A35" w:rsidRDefault="00AF3153" w:rsidP="001B3FA5">
      <w:pPr>
        <w:spacing w:line="480" w:lineRule="auto"/>
        <w:rPr>
          <w:rFonts w:ascii="Arial" w:hAnsi="Arial" w:cs="Arial"/>
          <w:i/>
          <w:iCs/>
        </w:rPr>
      </w:pPr>
      <w:r w:rsidRPr="00391A35">
        <w:rPr>
          <w:rFonts w:ascii="Arial" w:hAnsi="Arial" w:cs="Arial"/>
          <w:i/>
          <w:iCs/>
        </w:rPr>
        <w:t>4.</w:t>
      </w:r>
      <w:r w:rsidR="00007A2F" w:rsidRPr="00391A35">
        <w:rPr>
          <w:rFonts w:ascii="Arial" w:hAnsi="Arial" w:cs="Arial"/>
          <w:i/>
          <w:iCs/>
        </w:rPr>
        <w:t xml:space="preserve"> C</w:t>
      </w:r>
      <w:r w:rsidR="00D45499" w:rsidRPr="00391A35">
        <w:rPr>
          <w:rFonts w:ascii="Arial" w:hAnsi="Arial" w:cs="Arial"/>
          <w:i/>
          <w:iCs/>
        </w:rPr>
        <w:t>ontext-dependen</w:t>
      </w:r>
      <w:r w:rsidR="00007A2F" w:rsidRPr="00391A35">
        <w:rPr>
          <w:rFonts w:ascii="Arial" w:hAnsi="Arial" w:cs="Arial"/>
          <w:i/>
          <w:iCs/>
        </w:rPr>
        <w:t xml:space="preserve">ce of thermal </w:t>
      </w:r>
      <w:r w:rsidR="002B1958" w:rsidRPr="00391A35">
        <w:rPr>
          <w:rFonts w:ascii="Arial" w:hAnsi="Arial" w:cs="Arial"/>
          <w:i/>
          <w:iCs/>
        </w:rPr>
        <w:t>performance</w:t>
      </w:r>
    </w:p>
    <w:p w14:paraId="6ECC8109" w14:textId="311B9336" w:rsidR="00AF3153" w:rsidRPr="00391A35" w:rsidRDefault="002B1958" w:rsidP="001B3FA5">
      <w:pPr>
        <w:spacing w:line="480" w:lineRule="auto"/>
        <w:ind w:firstLine="720"/>
        <w:rPr>
          <w:rFonts w:ascii="Arial" w:hAnsi="Arial" w:cs="Arial"/>
        </w:rPr>
      </w:pPr>
      <w:r w:rsidRPr="00391A35">
        <w:rPr>
          <w:rFonts w:ascii="Arial" w:hAnsi="Arial" w:cs="Arial"/>
        </w:rPr>
        <w:t>Inevitably, t</w:t>
      </w:r>
      <w:r w:rsidR="00A117AA" w:rsidRPr="00391A35">
        <w:rPr>
          <w:rFonts w:ascii="Arial" w:hAnsi="Arial" w:cs="Arial"/>
        </w:rPr>
        <w:t xml:space="preserve">hermal traits measured </w:t>
      </w:r>
      <w:r w:rsidR="00C12921" w:rsidRPr="00391A35">
        <w:rPr>
          <w:rFonts w:ascii="Arial" w:hAnsi="Arial" w:cs="Arial"/>
        </w:rPr>
        <w:t>under</w:t>
      </w:r>
      <w:r w:rsidR="00A117AA" w:rsidRPr="00391A35">
        <w:rPr>
          <w:rFonts w:ascii="Arial" w:hAnsi="Arial" w:cs="Arial"/>
        </w:rPr>
        <w:t xml:space="preserve"> laboratory conditions can</w:t>
      </w:r>
      <w:r w:rsidR="00C12921" w:rsidRPr="00391A35">
        <w:rPr>
          <w:rFonts w:ascii="Arial" w:hAnsi="Arial" w:cs="Arial"/>
        </w:rPr>
        <w:t>not account for the tendency of thermal tolerances to vary with</w:t>
      </w:r>
      <w:r w:rsidRPr="00391A35">
        <w:rPr>
          <w:rFonts w:ascii="Arial" w:hAnsi="Arial" w:cs="Arial"/>
        </w:rPr>
        <w:t xml:space="preserve"> a range of abiotic factors including</w:t>
      </w:r>
      <w:r w:rsidR="009B5FE3" w:rsidRPr="00391A35">
        <w:rPr>
          <w:rFonts w:ascii="Arial" w:hAnsi="Arial" w:cs="Arial"/>
        </w:rPr>
        <w:t>, but not limited to</w:t>
      </w:r>
      <w:r w:rsidR="00C12921" w:rsidRPr="00391A35">
        <w:rPr>
          <w:rFonts w:ascii="Arial" w:hAnsi="Arial" w:cs="Arial"/>
        </w:rPr>
        <w:t xml:space="preserve"> precipitation </w:t>
      </w:r>
      <w:r w:rsidR="00C12921" w:rsidRPr="00391A35">
        <w:rPr>
          <w:rFonts w:ascii="Arial" w:hAnsi="Arial" w:cs="Arial"/>
        </w:rPr>
        <w:fldChar w:fldCharType="begin" w:fldLock="1"/>
      </w:r>
      <w:r w:rsidR="00C12921" w:rsidRPr="00391A35">
        <w:rPr>
          <w:rFonts w:ascii="Arial" w:hAnsi="Arial" w:cs="Arial"/>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phylogenetically","type":"article-journal","volume":"109"},"uris":["http://www.mendeley.com/documents/?uuid=fda03cb5-0910-39da-97ce-ca7e1c3ab356"]},{"id":"ITEM-2","itemData":{"DOI":"10.1002/ece3.1403","ISSN":"20457758","abstract":"In this article, we pointed out that understanding the physiology of differential climate change effects on organisms is one of the many urgent challenges faced in ecology and evolutionary biology. We explore how physiological ecology can contribute to a holistic view of climate change impacts on organisms and ecosystems and their evolutionary responses. We suggest that theoretical and experimental efforts not only need to improve our understanding of thermal limits to organisms, but also to consider multiple stressors both on land and in the oceans. As an example, we discuss recent efforts to understand the effects of various global change drivers on aquatic ectotherms in the field that led to the development of the concept of oxygen and capacity limited thermal tolerance (OCLTT) as a framework integrating various drivers and linking organisational levels from ecosystem to organism, tissue, cell, and molecules. We suggest seven core objectives of a comprehensive research program comprising the interplay among physiological, ecological, and evolutionary approaches for both aquatic and terrestrial organisms. While studies of individual aspects are already underway in many laboratories worldwide, integration of these findings into conceptual frameworks is needed not only within one organism group such as animals but also across organism domains such as Archaea, Bacteria, and Eukarya. Indeed, development of unifying concepts is relevant for interpreting existing and future findings in a coherent way and for projecting the future ecological and evolutionary effects of climate change on functional biodiversity. We also suggest that OCLTT may in the end and from an evolutionary point of view, be able to explain the limited thermal tolerance of metazoans when compared to other organisms.","author":[{"dropping-particle":"","family":"Bozinovic","given":"Francisco","non-dropping-particle":"","parse-names":false,"suffix":""},{"dropping-particle":"","family":"Pörtner","given":"Hans Otto","non-dropping-particle":"","parse-names":false,"suffix":""}],"container-title":"Ecology and Evolution","id":"ITEM-2","issue":"5","issued":{"date-parts":[["2015","3"]]},"note":"They've suggested some directions of physiology study in related to climage change","page":"1025-1030","title":"Physiological ecology meets climate change","type":"article-journal","volume":"5"},"uris":["http://www.mendeley.com/documents/?uuid=218ae687-f626-37ee-9347-7e6e428369b3"]}],"mendeley":{"formattedCitation":"(Bozinovic and Pörtner 2015; Kellermann et al. 2012)","plainTextFormattedCitation":"(Bozinovic and Pörtner 2015; Kellermann et al. 2012)","previouslyFormattedCitation":"(Bozinovic and Pörtner 2015; Kellermann et al. 2012)"},"properties":{"noteIndex":0},"schema":"https://github.com/citation-style-language/schema/raw/master/csl-citation.json"}</w:instrText>
      </w:r>
      <w:r w:rsidR="00C12921" w:rsidRPr="00391A35">
        <w:rPr>
          <w:rFonts w:ascii="Arial" w:hAnsi="Arial" w:cs="Arial"/>
        </w:rPr>
        <w:fldChar w:fldCharType="separate"/>
      </w:r>
      <w:r w:rsidR="00C12921" w:rsidRPr="00391A35">
        <w:rPr>
          <w:rFonts w:ascii="Arial" w:hAnsi="Arial" w:cs="Arial"/>
          <w:noProof/>
        </w:rPr>
        <w:t>(Bozinovic and Pörtner 2015; Kellermann et al. 2012)</w:t>
      </w:r>
      <w:r w:rsidR="00C12921" w:rsidRPr="00391A35">
        <w:rPr>
          <w:rFonts w:ascii="Arial" w:hAnsi="Arial" w:cs="Arial"/>
        </w:rPr>
        <w:fldChar w:fldCharType="end"/>
      </w:r>
      <w:r w:rsidR="00C12921" w:rsidRPr="00391A35">
        <w:rPr>
          <w:rFonts w:ascii="Arial" w:hAnsi="Arial" w:cs="Arial"/>
        </w:rPr>
        <w:t>,</w:t>
      </w:r>
      <w:r w:rsidRPr="00391A35">
        <w:rPr>
          <w:rFonts w:ascii="Arial" w:hAnsi="Arial" w:cs="Arial"/>
        </w:rPr>
        <w:t xml:space="preserve"> </w:t>
      </w:r>
      <w:r w:rsidR="00C12921" w:rsidRPr="00391A35">
        <w:rPr>
          <w:rFonts w:ascii="Arial" w:hAnsi="Arial" w:cs="Arial"/>
        </w:rPr>
        <w:t xml:space="preserve">diet, and larval conditions </w:t>
      </w:r>
      <w:r w:rsidR="00C12921" w:rsidRPr="00391A35">
        <w:rPr>
          <w:rFonts w:ascii="Arial" w:hAnsi="Arial" w:cs="Arial"/>
        </w:rPr>
        <w:fldChar w:fldCharType="begin" w:fldLock="1"/>
      </w:r>
      <w:r w:rsidR="00C12921" w:rsidRPr="00391A35">
        <w:rPr>
          <w:rFonts w:ascii="Arial" w:hAnsi="Arial" w:cs="Arial"/>
        </w:rPr>
        <w:instrText>ADDIN CSL_CITATION {"citationItems":[{"id":"ITEM-1","itemData":{"DOI":"10.1111/j.1558-5646.1998.tb01661.x","ISSN":"00143820","abstract":"Responses to short-term selection for knockdown resistance to heat (37°C) in Drosophila melanogaster reared under stressful (high larval density) and nonstressful (low larval density) conditions were compared. No difference in selection response between density treatments was found. A test of heat resistance (39°C) after pretreatment (37°C) did not reveal an increase in survival for selected lines as compared to controls. Flies reared at high density had higher knockdown resistance throughout the experiment. Resistance to heat was not associated with body size.","author":[{"dropping-particle":"","family":"Bubli","given":"Oleg A.","non-dropping-particle":"","parse-names":false,"suffix":""},{"dropping-particle":"","family":"Imasheva","given":"Alexandra G.","non-dropping-particle":"","parse-names":false,"suffix":""},{"dropping-particle":"","family":"Loeschcke","given":"Volker","non-dropping-particle":"","parse-names":false,"suffix":""}],"container-title":"Evolution","id":"ITEM-1","issue":"2","issued":{"date-parts":[["1998","4","1"]]},"page":"619-625","publisher":"Wiley-Blackwell","title":"Selection for knockdown resistance to heat in Drosophila melanogaster at high and low larval densities","type":"article-journal","volume":"52"},"uris":["http://www.mendeley.com/documents/?uuid=2b2effd1-a9a7-331f-9ecf-9a0c2bb52a18"]}],"mendeley":{"formattedCitation":"(Bubli, Imasheva, and Loeschcke 1998)","plainTextFormattedCitation":"(Bubli, Imasheva, and Loeschcke 1998)","previouslyFormattedCitation":"(Bubli, Imasheva, and Loeschcke 1998)"},"properties":{"noteIndex":0},"schema":"https://github.com/citation-style-language/schema/raw/master/csl-citation.json"}</w:instrText>
      </w:r>
      <w:r w:rsidR="00C12921" w:rsidRPr="00391A35">
        <w:rPr>
          <w:rFonts w:ascii="Arial" w:hAnsi="Arial" w:cs="Arial"/>
        </w:rPr>
        <w:fldChar w:fldCharType="separate"/>
      </w:r>
      <w:r w:rsidR="00C12921" w:rsidRPr="00391A35">
        <w:rPr>
          <w:rFonts w:ascii="Arial" w:hAnsi="Arial" w:cs="Arial"/>
          <w:noProof/>
        </w:rPr>
        <w:t>(Bubli, Imasheva, and Loeschcke 1998)</w:t>
      </w:r>
      <w:r w:rsidR="00C12921" w:rsidRPr="00391A35">
        <w:rPr>
          <w:rFonts w:ascii="Arial" w:hAnsi="Arial" w:cs="Arial"/>
        </w:rPr>
        <w:fldChar w:fldCharType="end"/>
      </w:r>
      <w:r w:rsidR="00C12921" w:rsidRPr="00391A35">
        <w:rPr>
          <w:rFonts w:ascii="Arial" w:hAnsi="Arial" w:cs="Arial"/>
        </w:rPr>
        <w:t xml:space="preserve">. </w:t>
      </w:r>
      <w:r w:rsidRPr="00391A35">
        <w:rPr>
          <w:rFonts w:ascii="Arial" w:hAnsi="Arial" w:cs="Arial"/>
        </w:rPr>
        <w:t xml:space="preserve">Such </w:t>
      </w:r>
      <w:r w:rsidRPr="00391A35">
        <w:rPr>
          <w:rFonts w:ascii="Arial" w:hAnsi="Arial" w:cs="Arial"/>
        </w:rPr>
        <w:lastRenderedPageBreak/>
        <w:t>variables are to a large extent standardized in our study, allowing dependence on</w:t>
      </w:r>
      <w:r w:rsidR="00F9390F" w:rsidRPr="00391A35">
        <w:rPr>
          <w:rFonts w:ascii="Arial" w:hAnsi="Arial" w:cs="Arial"/>
        </w:rPr>
        <w:t xml:space="preserve"> abiotic </w:t>
      </w:r>
      <w:r w:rsidRPr="00391A35">
        <w:rPr>
          <w:rFonts w:ascii="Arial" w:hAnsi="Arial" w:cs="Arial"/>
        </w:rPr>
        <w:t xml:space="preserve">conditions to be resolved. </w:t>
      </w:r>
      <w:r w:rsidR="00270432" w:rsidRPr="00391A35">
        <w:rPr>
          <w:rFonts w:ascii="Arial" w:hAnsi="Arial" w:cs="Arial"/>
        </w:rPr>
        <w:t xml:space="preserve">Our long-term experiment showed that </w:t>
      </w:r>
      <w:r w:rsidR="00796E22" w:rsidRPr="00391A35">
        <w:rPr>
          <w:rFonts w:ascii="Arial" w:hAnsi="Arial" w:cs="Arial"/>
        </w:rPr>
        <w:t xml:space="preserve">the </w:t>
      </w:r>
      <w:r w:rsidR="00270432" w:rsidRPr="00391A35">
        <w:rPr>
          <w:rFonts w:ascii="Arial" w:hAnsi="Arial" w:cs="Arial"/>
        </w:rPr>
        <w:t>thermal response of population size to temperature depend</w:t>
      </w:r>
      <w:r w:rsidR="00061725" w:rsidRPr="00391A35">
        <w:rPr>
          <w:rFonts w:ascii="Arial" w:hAnsi="Arial" w:cs="Arial"/>
        </w:rPr>
        <w:t>ed</w:t>
      </w:r>
      <w:r w:rsidR="00270432" w:rsidRPr="00391A35">
        <w:rPr>
          <w:rFonts w:ascii="Arial" w:hAnsi="Arial" w:cs="Arial"/>
        </w:rPr>
        <w:t xml:space="preserve"> on competitive conditions, highlighting the difference between thermal performance curve</w:t>
      </w:r>
      <w:r w:rsidR="00140342" w:rsidRPr="00391A35">
        <w:rPr>
          <w:rFonts w:ascii="Arial" w:hAnsi="Arial" w:cs="Arial"/>
        </w:rPr>
        <w:t>s of organism</w:t>
      </w:r>
      <w:r w:rsidR="00D45499" w:rsidRPr="00391A35">
        <w:rPr>
          <w:rFonts w:ascii="Arial" w:hAnsi="Arial" w:cs="Arial"/>
        </w:rPr>
        <w:t>s</w:t>
      </w:r>
      <w:r w:rsidR="00140342" w:rsidRPr="00391A35">
        <w:rPr>
          <w:rFonts w:ascii="Arial" w:hAnsi="Arial" w:cs="Arial"/>
        </w:rPr>
        <w:t xml:space="preserve"> and their population</w:t>
      </w:r>
      <w:r w:rsidR="00061725" w:rsidRPr="00391A35">
        <w:rPr>
          <w:rFonts w:ascii="Arial" w:hAnsi="Arial" w:cs="Arial"/>
        </w:rPr>
        <w:t>s</w:t>
      </w:r>
      <w:r w:rsidR="00140342" w:rsidRPr="00391A35">
        <w:rPr>
          <w:rFonts w:ascii="Arial" w:hAnsi="Arial" w:cs="Arial"/>
        </w:rPr>
        <w:t xml:space="preserve"> when</w:t>
      </w:r>
      <w:r w:rsidR="00290ED3" w:rsidRPr="00391A35">
        <w:rPr>
          <w:rFonts w:ascii="Arial" w:hAnsi="Arial" w:cs="Arial"/>
        </w:rPr>
        <w:t xml:space="preserve"> </w:t>
      </w:r>
      <w:r w:rsidR="00DC0514" w:rsidRPr="00391A35">
        <w:rPr>
          <w:rFonts w:ascii="Arial" w:hAnsi="Arial" w:cs="Arial"/>
        </w:rPr>
        <w:t>biotic interactions</w:t>
      </w:r>
      <w:r w:rsidR="00061725" w:rsidRPr="00391A35">
        <w:rPr>
          <w:rFonts w:ascii="Arial" w:hAnsi="Arial" w:cs="Arial"/>
        </w:rPr>
        <w:t xml:space="preserve"> are present</w:t>
      </w:r>
      <w:r w:rsidR="00931414" w:rsidRPr="00391A35">
        <w:rPr>
          <w:rFonts w:ascii="Arial" w:hAnsi="Arial" w:cs="Arial"/>
        </w:rPr>
        <w:t xml:space="preserve"> </w:t>
      </w:r>
      <w:r w:rsidR="00931414" w:rsidRPr="00391A35">
        <w:rPr>
          <w:rFonts w:ascii="Arial" w:hAnsi="Arial" w:cs="Arial"/>
        </w:rPr>
        <w:fldChar w:fldCharType="begin" w:fldLock="1"/>
      </w:r>
      <w:r w:rsidR="001E2217" w:rsidRPr="00391A35">
        <w:rPr>
          <w:rFonts w:ascii="Arial" w:hAnsi="Arial" w:cs="Arial"/>
        </w:rPr>
        <w:instrText>ADDIN CSL_CITATION {"citationItems":[{"id":"ITEM-1","itemData":{"DOI":"10.1038/35842","ISSN":"00280836","abstract":"Many attempts to predict the biotic responses to climate change rely on the 'climate envelope' approach, in which the current distribution of a species is mapped in climate-space and then, if the position of that climate- space changes, the distribution of the species is predicted to shift accordingly. The flaw in this approach is that distributions of species also reflect the influence of interactions with other species, so predictions based on climate envelopes may be very misleading if the interactions between species are altered by climate change. An additional problem is that current distributions may be the result of sources and sinks, in which species appear to thrive in places where they really persist only because individuals disperse into them from elsewhere. Here we use microcosm experiments on simple but realistic assemblages to show how misleading the climate envelope approach can be. We show that dispersal and interactions, which are important elements of population dynamics, must be included in predictions of biotic responses to climate change.","author":[{"dropping-particle":"","family":"Davis","given":"A. J.","non-dropping-particle":"","parse-names":false,"suffix":""},{"dropping-particle":"","family":"Jenkinson","given":"L. S.","non-dropping-particle":"","parse-names":false,"suffix":""},{"dropping-particle":"","family":"Lawton","given":"J. H.","non-dropping-particle":"","parse-names":false,"suffix":""},{"dropping-particle":"","family":"Shorrocks","given":"B.","non-dropping-particle":"","parse-names":false,"suffix":""},{"dropping-particle":"","family":"Wood","given":"S.","non-dropping-particle":"","parse-names":false,"suffix":""}],"container-title":"Nature","id":"ITEM-1","issue":"6669","issued":{"date-parts":[["1998"]]},"page":"783-786","title":"Making mistakes when predicting shifts in species range in response to global warming","type":"article-journal","volume":"391"},"uris":["http://www.mendeley.com/documents/?uuid=fee850e6-0852-3c7f-a987-c20b48ae00a5"]}],"mendeley":{"formattedCitation":"(Davis et al. 1998)","plainTextFormattedCitation":"(Davis et al. 1998)","previouslyFormattedCitation":"(Davis et al. 1998)"},"properties":{"noteIndex":0},"schema":"https://github.com/citation-style-language/schema/raw/master/csl-citation.json"}</w:instrText>
      </w:r>
      <w:r w:rsidR="00931414" w:rsidRPr="00391A35">
        <w:rPr>
          <w:rFonts w:ascii="Arial" w:hAnsi="Arial" w:cs="Arial"/>
        </w:rPr>
        <w:fldChar w:fldCharType="separate"/>
      </w:r>
      <w:r w:rsidR="00931414" w:rsidRPr="00391A35">
        <w:rPr>
          <w:rFonts w:ascii="Arial" w:hAnsi="Arial" w:cs="Arial"/>
          <w:noProof/>
        </w:rPr>
        <w:t>(Davis et al. 1998)</w:t>
      </w:r>
      <w:r w:rsidR="00931414" w:rsidRPr="00391A35">
        <w:rPr>
          <w:rFonts w:ascii="Arial" w:hAnsi="Arial" w:cs="Arial"/>
        </w:rPr>
        <w:fldChar w:fldCharType="end"/>
      </w:r>
      <w:r w:rsidR="00140342" w:rsidRPr="00391A35">
        <w:rPr>
          <w:rFonts w:ascii="Arial" w:hAnsi="Arial" w:cs="Arial"/>
        </w:rPr>
        <w:t>.</w:t>
      </w:r>
      <w:r w:rsidR="007E1E00" w:rsidRPr="00391A35">
        <w:rPr>
          <w:rFonts w:ascii="Arial" w:hAnsi="Arial" w:cs="Arial"/>
        </w:rPr>
        <w:t xml:space="preserve"> There is a growing realisation that sensitivity to temperature depends on the biotic environment </w:t>
      </w:r>
      <w:r w:rsidR="007E1E00" w:rsidRPr="00391A35">
        <w:rPr>
          <w:rFonts w:ascii="Arial" w:hAnsi="Arial" w:cs="Arial"/>
        </w:rPr>
        <w:fldChar w:fldCharType="begin" w:fldLock="1"/>
      </w:r>
      <w:r w:rsidR="007E1E00" w:rsidRPr="00391A35">
        <w:rPr>
          <w:rFonts w:ascii="Arial" w:hAnsi="Arial" w:cs="Arial"/>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7E1E00" w:rsidRPr="00391A35">
        <w:rPr>
          <w:rFonts w:ascii="Arial" w:hAnsi="Arial" w:cs="Arial"/>
        </w:rPr>
        <w:fldChar w:fldCharType="separate"/>
      </w:r>
      <w:r w:rsidR="007E1E00" w:rsidRPr="00391A35">
        <w:rPr>
          <w:rFonts w:ascii="Arial" w:hAnsi="Arial" w:cs="Arial"/>
          <w:noProof/>
        </w:rPr>
        <w:t>(Gilman et al. 2010)</w:t>
      </w:r>
      <w:r w:rsidR="007E1E00" w:rsidRPr="00391A35">
        <w:rPr>
          <w:rFonts w:ascii="Arial" w:hAnsi="Arial" w:cs="Arial"/>
        </w:rPr>
        <w:fldChar w:fldCharType="end"/>
      </w:r>
      <w:r w:rsidR="007E1E00" w:rsidRPr="00391A35">
        <w:rPr>
          <w:rFonts w:ascii="Arial" w:hAnsi="Arial" w:cs="Arial"/>
        </w:rPr>
        <w:t xml:space="preserve">: it is not only the demographics of the interacting species that are affected by temperature </w:t>
      </w:r>
      <w:r w:rsidR="007E1E00" w:rsidRPr="00391A35">
        <w:rPr>
          <w:rFonts w:ascii="Arial" w:hAnsi="Arial" w:cs="Arial"/>
        </w:rPr>
        <w:fldChar w:fldCharType="begin" w:fldLock="1"/>
      </w:r>
      <w:r w:rsidR="007E1E00" w:rsidRPr="00391A35">
        <w:rPr>
          <w:rFonts w:ascii="Arial" w:hAnsi="Arial" w:cs="Arial"/>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performance","type":"article-journal","volume":"4"},"uris":["http://www.mendeley.com/documents/?uuid=f7fd8879-b29a-3315-8a1e-b8512bc8aaa6"]}],"mendeley":{"formattedCitation":"(Huey and Kingsolver 1989)","plainTextFormattedCitation":"(Huey and Kingsolver 1989)","previouslyFormattedCitation":"(Huey and Kingsolver 1989)"},"properties":{"noteIndex":0},"schema":"https://github.com/citation-style-language/schema/raw/master/csl-citation.json"}</w:instrText>
      </w:r>
      <w:r w:rsidR="007E1E00" w:rsidRPr="00391A35">
        <w:rPr>
          <w:rFonts w:ascii="Arial" w:hAnsi="Arial" w:cs="Arial"/>
        </w:rPr>
        <w:fldChar w:fldCharType="separate"/>
      </w:r>
      <w:r w:rsidR="007E1E00" w:rsidRPr="00391A35">
        <w:rPr>
          <w:rFonts w:ascii="Arial" w:hAnsi="Arial" w:cs="Arial"/>
          <w:noProof/>
        </w:rPr>
        <w:t>(Huey and Kingsolver 1989)</w:t>
      </w:r>
      <w:r w:rsidR="007E1E00" w:rsidRPr="00391A35">
        <w:rPr>
          <w:rFonts w:ascii="Arial" w:hAnsi="Arial" w:cs="Arial"/>
        </w:rPr>
        <w:fldChar w:fldCharType="end"/>
      </w:r>
      <w:r w:rsidR="007E1E00" w:rsidRPr="00391A35">
        <w:rPr>
          <w:rFonts w:ascii="Arial" w:hAnsi="Arial" w:cs="Arial"/>
        </w:rPr>
        <w:t xml:space="preserve">; interactions themselves are altered </w:t>
      </w:r>
      <w:r w:rsidR="007E1E00" w:rsidRPr="00391A35">
        <w:rPr>
          <w:rFonts w:ascii="Arial" w:hAnsi="Arial" w:cs="Arial"/>
        </w:rPr>
        <w:fldChar w:fldCharType="begin" w:fldLock="1"/>
      </w:r>
      <w:r w:rsidR="007E1E00" w:rsidRPr="00391A35">
        <w:rPr>
          <w:rFonts w:ascii="Arial" w:hAnsi="Arial" w:cs="Arial"/>
        </w:rPr>
        <w:instrText>ADDIN CSL_CITATION {"citationItems":[{"id":"ITEM-1","itemData":{"DOI":"10.1111/oik.01199","ISSN":"0030-1299","abstract":"Most biological processes are temperature dependent. To quantify the temperature dependence of biotic interactions and evaluate predictions of metabolic theory, we: 1) compiled a database of 81 studies that provided 112 measures of rates of herbivory, predation, parasitism, parasitoidy, or competition between two species at two or more temperatures; and 2) analyzed the temperature dependence of these rates in the framework of metabolic ecology to test our prediction that the “activation energy,”E, centers around 0.65 eV. We focused on studies that assessed rates or associated times of entire biotic interactions, such as time to consumption of all prey, rather than rates of components of these interactions, such as prey encounter rate. Results were: 1) the frequency distribution of E for each interaction type was typically peaked and right skewed; 2) the overall mean is E= 0.96 eV and median E= 0.78 eV; 3) there was significant variation in E within but not across interaction types; but 4) average values of E were not significantly different from 0.65 eV by interaction type and 5) studies with measurements at more temperatures were more consistent with E= 0.65 eV. These synthetic findings suggest that, despite the many complicating factors, the temperature-dependence of rates of biotic interactions broadly reflect of rates of metabolism, a relationship with important implications for a warming world.","author":[{"dropping-particle":"","family":"Burnside","given":"William R.","non-dropping-particle":"","parse-names":false,"suffix":""},{"dropping-particle":"","family":"Erhardt","given":"Erik B.","non-dropping-particle":"","parse-names":false,"suffix":""},{"dropping-particle":"","family":"Hammond","given":"Sean T.","non-dropping-particle":"","parse-names":false,"suffix":""},{"dropping-particle":"","family":"Brown","given":"James H.","non-dropping-particle":"","parse-names":false,"suffix":""}],"container-title":"Oikos","id":"ITEM-1","issue":"12","issued":{"date-parts":[["2014","12","1"]]},"page":"1449-1456","publisher":"Wiley","title":"Rates of biotic interactions scale predictably with temperature despite variation","type":"article-journal","volume":"123"},"uris":["http://www.mendeley.com/documents/?uuid=d1bc358c-5134-3ffc-af76-7d4e19cdf5b7"]}],"mendeley":{"formattedCitation":"(Burnside et al. 2014)","plainTextFormattedCitation":"(Burnside et al. 2014)","previouslyFormattedCitation":"(Burnside et al. 2014)"},"properties":{"noteIndex":0},"schema":"https://github.com/citation-style-language/schema/raw/master/csl-citation.json"}</w:instrText>
      </w:r>
      <w:r w:rsidR="007E1E00" w:rsidRPr="00391A35">
        <w:rPr>
          <w:rFonts w:ascii="Arial" w:hAnsi="Arial" w:cs="Arial"/>
        </w:rPr>
        <w:fldChar w:fldCharType="separate"/>
      </w:r>
      <w:r w:rsidR="007E1E00" w:rsidRPr="00391A35">
        <w:rPr>
          <w:rFonts w:ascii="Arial" w:hAnsi="Arial" w:cs="Arial"/>
          <w:noProof/>
        </w:rPr>
        <w:t>(Burnside et al. 2014)</w:t>
      </w:r>
      <w:r w:rsidR="007E1E00" w:rsidRPr="00391A35">
        <w:rPr>
          <w:rFonts w:ascii="Arial" w:hAnsi="Arial" w:cs="Arial"/>
        </w:rPr>
        <w:fldChar w:fldCharType="end"/>
      </w:r>
      <w:r w:rsidR="007E1E00" w:rsidRPr="00391A35">
        <w:rPr>
          <w:rFonts w:ascii="Arial" w:hAnsi="Arial" w:cs="Arial"/>
        </w:rPr>
        <w:t xml:space="preserve">. </w:t>
      </w:r>
    </w:p>
    <w:p w14:paraId="668697D4" w14:textId="26DCF33C" w:rsidR="00007A2F" w:rsidRPr="00391A35" w:rsidRDefault="00007A2F" w:rsidP="001B3FA5">
      <w:pPr>
        <w:spacing w:line="480" w:lineRule="auto"/>
        <w:ind w:firstLine="720"/>
        <w:rPr>
          <w:rFonts w:ascii="Arial" w:hAnsi="Arial" w:cs="Arial"/>
        </w:rPr>
      </w:pPr>
      <w:r w:rsidRPr="00391A35">
        <w:rPr>
          <w:rFonts w:ascii="Arial" w:hAnsi="Arial" w:cs="Arial"/>
        </w:rPr>
        <w:t xml:space="preserve">Finally, between-population variation and local adaptation </w:t>
      </w:r>
      <w:r w:rsidRPr="00391A35">
        <w:rPr>
          <w:rFonts w:ascii="Arial" w:hAnsi="Arial" w:cs="Arial"/>
        </w:rPr>
        <w:fldChar w:fldCharType="begin" w:fldLock="1"/>
      </w:r>
      <w:r w:rsidRPr="00391A35">
        <w:rPr>
          <w:rFonts w:ascii="Arial" w:hAnsi="Arial" w:cs="Arial"/>
        </w:rPr>
        <w:instrText>ADDIN CSL_CITATION {"citationItems":[{"id":"ITEM-1","itemData":{"DOI":"10.1046/j.1461-0248.2002.00367.x","ISSN":"1461023X","abstract":"In insects, species comparisons suggest a weak association between upper thermal limits and latitude in contrast to a stronger association for lower limits. To compare this to latitudinal patterns of thermal responses within species, we considered latitudinal variation in heat and cold resistance in Drosophila melanogaster. We found opposing clines in resistance to these temperature extremes in comparisons of 17-24 populations from coastal eastern Australia. Knockdown time following heat shock increased towards the tropics, whereas recovery time following cold shock decreased towards temperate latitudes. Mortality, following cold shock also showed a clinal pattern. Clinal associations with latitude were linear and related to minimum temperatures in the coldest month (for cold resistance) and maximum temperatures in the warmest month (for heat resistance). This suggests that within species both high and low temperature responses can vary with latitude as a consequence of direct or indirect effects of selection.","author":[{"dropping-particle":"","family":"Hoffmann","given":"Ary A.","non-dropping-particle":"","parse-names":false,"suffix":""},{"dropping-particle":"","family":"Anderson","given":"Alisha","non-dropping-particle":"","parse-names":false,"suffix":""},{"dropping-particle":"","family":"Hallas","given":"Rebecca","non-dropping-particle":"","parse-names":false,"suffix":""}],"container-title":"Ecology Letters","id":"ITEM-1","issue":"5","issued":{"date-parts":[["2002","9"]]},"page":"614-618","title":"Opposing clines for high and low temperature resistance in Drosophila melanogaster","type":"article-journal","volume":"5"},"uris":["http://www.mendeley.com/documents/?uuid=badafca1-5700-3151-ac0f-4f9386a94fb0"]}],"mendeley":{"formattedCitation":"(Hoffmann, Anderson, and Hallas 2002)","plainTextFormattedCitation":"(Hoffmann, Anderson, and Hallas 2002)","previouslyFormattedCitation":"(Hoffmann, Anderson, and Hallas 2002)"},"properties":{"noteIndex":0},"schema":"https://github.com/citation-style-language/schema/raw/master/csl-citation.json"}</w:instrText>
      </w:r>
      <w:r w:rsidRPr="00391A35">
        <w:rPr>
          <w:rFonts w:ascii="Arial" w:hAnsi="Arial" w:cs="Arial"/>
        </w:rPr>
        <w:fldChar w:fldCharType="separate"/>
      </w:r>
      <w:r w:rsidRPr="00391A35">
        <w:rPr>
          <w:rFonts w:ascii="Arial" w:hAnsi="Arial" w:cs="Arial"/>
          <w:noProof/>
        </w:rPr>
        <w:t>(Hoffmann, Anderson, and Hallas 2002)</w:t>
      </w:r>
      <w:r w:rsidRPr="00391A35">
        <w:rPr>
          <w:rFonts w:ascii="Arial" w:hAnsi="Arial" w:cs="Arial"/>
        </w:rPr>
        <w:fldChar w:fldCharType="end"/>
      </w:r>
      <w:r w:rsidRPr="00391A35">
        <w:rPr>
          <w:rFonts w:ascii="Arial" w:hAnsi="Arial" w:cs="Arial"/>
        </w:rPr>
        <w:t xml:space="preserve">, especially adaptation to abiotic environments at distribution boundaries </w:t>
      </w:r>
      <w:r w:rsidRPr="00391A35">
        <w:rPr>
          <w:rFonts w:ascii="Arial" w:hAnsi="Arial" w:cs="Arial"/>
        </w:rPr>
        <w:fldChar w:fldCharType="begin" w:fldLock="1"/>
      </w:r>
      <w:r w:rsidRPr="00391A35">
        <w:rPr>
          <w:rFonts w:ascii="Arial" w:hAnsi="Arial" w:cs="Arial"/>
        </w:rPr>
        <w:instrText>ADDIN CSL_CITATION {"citationItems":[{"id":"ITEM-1","itemData":{"DOI":"10.1111/gcb.14562","ISSN":"13652486","PMID":"30597712","abstract":"Populations of many species are genetically adapted to local historical climate conditions. Yet most forecasts of species’ distributions under climate change have ignored local adaptation (LA), which may paint a false picture of how species will respond across their geographic ranges. We review recent studies that have incorporated intraspecific variation, a potential proxy for LA, into distribution forecasts, assess their strengths and weaknesses, and make recommendations for how to improve forecasts in the face of LA. The three methods used so far (species distribution models, response functions, and mechanistic models) reflect a trade-off between data availability and the ability to rigorously demonstrate LA to climate. We identify key considerations for incorporating LA into distribution forecasts that are currently missing from many published studies, including testing the spatial scale and pattern of LA, the confounding effects of LA to nonclimatic or biotic drivers, and the need to incorporate empirically based dispersal or gene flow processes. We suggest approaches to better evaluate these aspects of LA and their effects on species-level forecasts. In particular, we highlight demographic and dynamic evolutionary models as promising approaches to better integrate LA into forecasts, and emphasize the importance of independent model validation. Finally, we urge closer examination of how LA will alter the responses of central vs. marginal populations to allow stronger generalizations about changes in distribution and abundance in the face of LA.","author":[{"dropping-particle":"","family":"Peterson","given":"Megan L.","non-dropping-particle":"","parse-names":false,"suffix":""},{"dropping-particle":"","family":"Doak","given":"Daniel F.","non-dropping-particle":"","parse-names":false,"suffix":""},{"dropping-particle":"","family":"Morris","given":"William F.","non-dropping-particle":"","parse-names":false,"suffix":""}],"container-title":"Global Change Biology","id":"ITEM-1","issue":"3","issued":{"date-parts":[["2019","3","1"]]},"page":"775-793","publisher":"Blackwell Publishing Ltd","title":"Incorporating local adaptation into forecasts of species’ distribution and abundance under climate change","type":"article","volume":"25"},"uris":["http://www.mendeley.com/documents/?uuid=1400cf0c-be77-3bff-8682-10afe6a816f2"]}],"mendeley":{"formattedCitation":"(Peterson, Doak, and Morris 2019)","plainTextFormattedCitation":"(Peterson, Doak, and Morris 2019)","previouslyFormattedCitation":"(Peterson, Doak, and Morris 2019)"},"properties":{"noteIndex":0},"schema":"https://github.com/citation-style-language/schema/raw/master/csl-citation.json"}</w:instrText>
      </w:r>
      <w:r w:rsidRPr="00391A35">
        <w:rPr>
          <w:rFonts w:ascii="Arial" w:hAnsi="Arial" w:cs="Arial"/>
        </w:rPr>
        <w:fldChar w:fldCharType="separate"/>
      </w:r>
      <w:r w:rsidRPr="00391A35">
        <w:rPr>
          <w:rFonts w:ascii="Arial" w:hAnsi="Arial" w:cs="Arial"/>
          <w:noProof/>
        </w:rPr>
        <w:t>(Peterson, Doak, and Morris 2019)</w:t>
      </w:r>
      <w:r w:rsidRPr="00391A35">
        <w:rPr>
          <w:rFonts w:ascii="Arial" w:hAnsi="Arial" w:cs="Arial"/>
        </w:rPr>
        <w:fldChar w:fldCharType="end"/>
      </w:r>
      <w:r w:rsidRPr="00391A35">
        <w:rPr>
          <w:rFonts w:ascii="Arial" w:hAnsi="Arial" w:cs="Arial"/>
        </w:rPr>
        <w:t xml:space="preserve">, should not be neglected if studying distributions at a large spatial scales (e.g., across latitudes). The relatively restricted spatial scale of our study (within a mountain range), the use of mass bred lines sourced from different elevations, and the limited plasticity and local adaptation documented for our study species </w:t>
      </w:r>
      <w:r w:rsidRPr="00391A35">
        <w:rPr>
          <w:rFonts w:ascii="Arial" w:hAnsi="Arial" w:cs="Arial"/>
        </w:rPr>
        <w:fldChar w:fldCharType="begin" w:fldLock="1"/>
      </w:r>
      <w:r w:rsidRPr="00391A35">
        <w:rPr>
          <w:rFonts w:ascii="Arial" w:hAnsi="Arial" w:cs="Arial"/>
        </w:rPr>
        <w:instrText>ADDIN CSL_CITATION {"citationItems":[{"id":"ITEM-1","itemData":{"DOI":"10.1098/rstb.2018.0548","ISSN":"0962-8436","abstract":"&lt;p&gt;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Sciences","id":"ITEM-1","issue":"1778","issued":{"date-parts":[["2019","8","5"]]},"page":"20180548","publisher":"Royal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species","type":"article-journal","volume":"374"},"uris":["http://www.mendeley.com/documents/?uuid=7a69c023-046b-3b79-9458-1b2e0d72de06"]},{"id":"ITEM-2","itemData":{"DOI":"10.1111/gcb.13553","ISSN":"13652486","PMID":"28070978","abstract":"Predicting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Biology","id":"ITEM-2","issue":"5","issued":{"date-parts":[["2017","5","1"]]},"page":"1847-1860","publisher":"Blackwell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estimates","type":"article-journal","volume":"23"},"uris":["http://www.mendeley.com/documents/?uuid=9d7fb375-23cf-3880-a4a8-b5cea02475e7"]}],"mendeley":{"formattedCitation":"(MacLean et al. 2019; O’Brien et al. 2017)","plainTextFormattedCitation":"(MacLean et al. 2019; O’Brien et al. 2017)","previouslyFormattedCitation":"(MacLean et al. 2019; O’Brien et al. 2017)"},"properties":{"noteIndex":0},"schema":"https://github.com/citation-style-language/schema/raw/master/csl-citation.json"}</w:instrText>
      </w:r>
      <w:r w:rsidRPr="00391A35">
        <w:rPr>
          <w:rFonts w:ascii="Arial" w:hAnsi="Arial" w:cs="Arial"/>
        </w:rPr>
        <w:fldChar w:fldCharType="separate"/>
      </w:r>
      <w:r w:rsidRPr="00391A35">
        <w:rPr>
          <w:rFonts w:ascii="Arial" w:hAnsi="Arial" w:cs="Arial"/>
          <w:noProof/>
        </w:rPr>
        <w:t>(MacLean et al. 2019; O’Brien et al. 2017)</w:t>
      </w:r>
      <w:r w:rsidRPr="00391A35">
        <w:rPr>
          <w:rFonts w:ascii="Arial" w:hAnsi="Arial" w:cs="Arial"/>
        </w:rPr>
        <w:fldChar w:fldCharType="end"/>
      </w:r>
      <w:r w:rsidRPr="00391A35">
        <w:rPr>
          <w:rFonts w:ascii="Arial" w:hAnsi="Arial" w:cs="Arial"/>
        </w:rPr>
        <w:t xml:space="preserve"> mean that plastic and evolutionary response to thermal conditions are unlikely to complicate interpretation of our results.</w:t>
      </w:r>
    </w:p>
    <w:p w14:paraId="7F7745E0" w14:textId="77777777" w:rsidR="0028265B" w:rsidRPr="00391A35" w:rsidRDefault="0028265B" w:rsidP="001B3FA5">
      <w:pPr>
        <w:spacing w:line="480" w:lineRule="auto"/>
        <w:ind w:firstLine="720"/>
        <w:rPr>
          <w:rFonts w:ascii="Arial" w:hAnsi="Arial" w:cs="Arial"/>
        </w:rPr>
      </w:pPr>
    </w:p>
    <w:p w14:paraId="7799CE70" w14:textId="24D73F2A" w:rsidR="00BA5C54" w:rsidRPr="00391A35" w:rsidRDefault="00AF3153" w:rsidP="001B3FA5">
      <w:pPr>
        <w:spacing w:line="480" w:lineRule="auto"/>
        <w:rPr>
          <w:rFonts w:ascii="Arial" w:hAnsi="Arial" w:cs="Arial"/>
          <w:i/>
          <w:iCs/>
        </w:rPr>
      </w:pPr>
      <w:r w:rsidRPr="00391A35">
        <w:rPr>
          <w:rFonts w:ascii="Arial" w:hAnsi="Arial" w:cs="Arial"/>
          <w:i/>
          <w:iCs/>
        </w:rPr>
        <w:t>5.</w:t>
      </w:r>
      <w:r w:rsidR="00BC2D87" w:rsidRPr="00391A35">
        <w:rPr>
          <w:rFonts w:ascii="Arial" w:hAnsi="Arial" w:cs="Arial"/>
          <w:i/>
          <w:iCs/>
        </w:rPr>
        <w:t>Conclusions</w:t>
      </w:r>
    </w:p>
    <w:p w14:paraId="42A0E2BB" w14:textId="159ECCB6" w:rsidR="00A86E65" w:rsidRPr="00391A35" w:rsidRDefault="00F20C47" w:rsidP="001B3FA5">
      <w:pPr>
        <w:spacing w:line="480" w:lineRule="auto"/>
        <w:ind w:firstLine="720"/>
        <w:rPr>
          <w:rFonts w:ascii="Arial" w:hAnsi="Arial" w:cs="Arial"/>
        </w:rPr>
      </w:pPr>
      <w:r w:rsidRPr="00391A35">
        <w:rPr>
          <w:rFonts w:ascii="Arial" w:hAnsi="Arial" w:cs="Arial"/>
        </w:rPr>
        <w:t xml:space="preserve">Tropical ecosystems host an exceptional diversity of endemic species </w:t>
      </w:r>
      <w:r w:rsidRPr="00391A35">
        <w:rPr>
          <w:rFonts w:ascii="Arial" w:hAnsi="Arial" w:cs="Arial"/>
        </w:rPr>
        <w:fldChar w:fldCharType="begin" w:fldLock="1"/>
      </w:r>
      <w:r w:rsidRPr="00391A35">
        <w:rPr>
          <w:rFonts w:ascii="Arial" w:hAnsi="Arial" w:cs="Arial"/>
        </w:rPr>
        <w:instrText>ADDIN CSL_CITATION {"citationItems":[{"id":"ITEM-1","itemData":{"DOI":"10.1016/j.biocon.2010.10.010","ISSN":"00063207","abstract":"Tropical species with narrow elevational ranges may be thermally specialized and vulnerable to global warming. Local studies of distributions along elevational gradients reveal small-scale patterns but do not allow generalizations among geographic regions or taxa. We critically assessed data from 249 studies of species elevational distributions in the American, African, and Asia-Pacific tropics. Of these, 150 had sufficient data quality, sampling intensity, elevational range, and freedom from serious habitat disturbance to permit robust across-study comparisons. We found four main patterns: (1) species classified as elevational specialists (upper- or lower-zone specialists) are relatively more frequent in the American than Asia-Pacific tropics, with African tropics being intermediate; (2) elevational specialists are rare on islands, especially oceanic and smaller continental islands, largely due to a paucity of upper-zone specialists; (3) a relatively high proportion of plants and ectothermic vertebrates (amphibians and reptiles) are upper-zone specialists; and (4) relatively few endothermic vertebrates (birds and mammals) are upper-zone specialists. Understanding these broad-scale trends will help identify taxa and geographic regions vulnerable to global warming and highlight future research priorities. © 2010 Elsevier Ltd.","author":[{"dropping-particle":"","family":"Laurance","given":"William F.","non-dropping-particle":"","parse-names":false,"suffix":""},{"dropping-particle":"","family":"Carolina Useche","given":"D.","non-dropping-particle":"","parse-names":false,"suffix":""},{"dropping-particle":"","family":"Shoo","given":"Luke P.","non-dropping-particle":"","parse-names":false,"suffix":""},{"dropping-particle":"","family":"Herzog","given":"Sebastian K.","non-dropping-particle":"","parse-names":false,"suffix":""},{"dropping-particle":"","family":"Kessler","given":"Michael","non-dropping-particle":"","parse-names":false,"suffix":""},{"dropping-particle":"","family":"Escobar","given":"Federico","non-dropping-particle":"","parse-names":false,"suffix":""},{"dropping-particle":"","family":"Brehm","given":"Gunnar","non-dropping-particle":"","parse-names":false,"suffix":""},{"dropping-particle":"","family":"Axmacher","given":"Jan C.","non-dropping-particle":"","parse-names":false,"suffix":""},{"dropping-particle":"","family":"Chen","given":"I. Ching","non-dropping-particle":"","parse-names":false,"suffix":""},{"dropping-particle":"","family":"Gámez","given":"Lucrecia Arellano","non-dropping-particle":"","parse-names":false,"suffix":""},{"dropping-particle":"","family":"Hietz","given":"Peter","non-dropping-particle":"","parse-names":false,"suffix":""},{"dropping-particle":"","family":"Fiedler","given":"Konrad","non-dropping-particle":"","parse-names":false,"suffix":""},{"dropping-particle":"","family":"Pyrcz","given":"Tomasz","non-dropping-particle":"","parse-names":false,"suffix":""},{"dropping-particle":"","family":"Wolf","given":"Jan","non-dropping-particle":"","parse-names":false,"suffix":""},{"dropping-particle":"","family":"Merkord","given":"Christopher L.","non-dropping-particle":"","parse-names":false,"suffix":""},{"dropping-particle":"","family":"Cardelus","given":"Catherine","non-dropping-particle":"","parse-names":false,"suffix":""},{"dropping-particle":"","family":"Marshall","given":"Andrew R.","non-dropping-particle":"","parse-names":false,"suffix":""},{"dropping-particle":"","family":"Ah-Peng","given":"Claudine","non-dropping-particle":"","parse-names":false,"suffix":""},{"dropping-particle":"","family":"Aplet","given":"Gregory H.","non-dropping-particle":"","parse-names":false,"suffix":""},{"dropping-particle":"","family":"Coro Arizmendi","given":"M.","non-dropping-particle":"del","parse-names":false,"suffix":""},{"dropping-particle":"","family":"Baker","given":"William J.","non-dropping-particle":"","parse-names":false,"suffix":""},{"dropping-particle":"","family":"Barone","given":"John","non-dropping-particle":"","parse-names":false,"suffix":""},{"dropping-particle":"","family":"Brühl","given":"Carsten A.","non-dropping-particle":"","parse-names":false,"suffix":""},{"dropping-particle":"","family":"Bussmann","given":"Rainer W.","non-dropping-particle":"","parse-names":false,"suffix":""},{"dropping-particle":"","family":"Cicuzza","given":"Daniele","non-dropping-particle":"","parse-names":false,"suffix":""},{"dropping-particle":"","family":"Eilu","given":"Gerald","non-dropping-particle":"","parse-names":false,"suffix":""},{"dropping-particle":"","family":"Favila","given":"Mario E.","non-dropping-particle":"","parse-names":false,"suffix":""},{"dropping-particle":"","family":"Hemp","given":"Andreas","non-dropping-particle":"","parse-names":false,"suffix":""},{"dropping-particle":"","family":"Hemp","given":"Claudia","non-dropping-particle":"","parse-names":false,"suffix":""},{"dropping-particle":"","family":"Homeier","given":"Jürgen","non-dropping-particle":"","parse-names":false,"suffix":""},{"dropping-particle":"","family":"Hurtado","given":"Johanna","non-dropping-particle":"","parse-names":false,"suffix":""},{"dropping-particle":"","family":"Jankowski","given":"Jill","non-dropping-particle":"","parse-names":false,"suffix":""},{"dropping-particle":"","family":"Kattán","given":"Gustavo","non-dropping-particle":"","parse-names":false,"suffix":""},{"dropping-particle":"","family":"Kluge","given":"Jürgen","non-dropping-particle":"","parse-names":false,"suffix":""},{"dropping-particle":"","family":"Krömer","given":"Thorsten","non-dropping-particle":"","parse-names":false,"suffix":""},{"dropping-particle":"","family":"Lees","given":"David C.","non-dropping-particle":"","parse-names":false,"suffix":""},{"dropping-particle":"","family":"Lehnert","given":"Marcus","non-dropping-particle":"","parse-names":false,"suffix":""},{"dropping-particle":"","family":"Longino","given":"John T.","non-dropping-particle":"","parse-names":false,"suffix":""},{"dropping-particle":"","family":"Lovett","given":"Jon","non-dropping-particle":"","parse-names":false,"suffix":""},{"dropping-particle":"","family":"Martin","given":"Patrick H.","non-dropping-particle":"","parse-names":false,"suffix":""},{"dropping-particle":"","family":"Patterson","given":"Bruce D.","non-dropping-particle":"","parse-names":false,"suffix":""},{"dropping-particle":"","family":"Pearson","given":"Richard G.","non-dropping-particle":"","parse-names":false,"suffix":""},{"dropping-particle":"","family":"Peh","given":"Kelvin S.H.","non-dropping-particle":"","parse-names":false,"suffix":""},{"dropping-particle":"","family":"Richardson","given":"Barbara","non-dropping-particle":"","parse-names":false,"suffix":""},{"dropping-particle":"","family":"Richardson","given":"Michael","non-dropping-particle":"","parse-names":false,"suffix":""},{"dropping-particle":"","family":"Samways","given":"Michael J.","non-dropping-particle":"","parse-names":false,"suffix":""},{"dropping-particle":"","family":"Senbeta","given":"Feyera","non-dropping-particle":"","parse-names":false,"suffix":""},{"dropping-particle":"","family":"Smith","given":"Thomas B.","non-dropping-particle":"","parse-names":false,"suffix":""},{"dropping-particle":"","family":"Utteridge","given":"Timothy M.A.","non-dropping-particle":"","parse-names":false,"suffix":""},{"dropping-particle":"","family":"Watkins","given":"James E.","non-dropping-particle":"","parse-names":false,"suffix":""},{"dropping-particle":"","family":"Wilson","given":"Rohan","non-dropping-particle":"","parse-names":false,"suffix":""},{"dropping-particle":"","family":"Williams","given":"Stephen E.","non-dropping-particle":"","parse-names":false,"suffix":""},{"dropping-particle":"","family":"Thomas","given":"Chris D.","non-dropping-particle":"","parse-names":false,"suffix":""}],"container-title":"Biological Conservation","id":"ITEM-1","issue":"1","issued":{"date-parts":[["2011","1","1"]]},"page":"548-557","publisher":"Elsevier Ltd","title":"Global warming, elevational ranges and the vulnerability of tropical biota","type":"article-journal","volume":"144"},"uris":["http://www.mendeley.com/documents/?uuid=8c5d3b7f-87e3-3116-ba2b-7a49d246d9c9"]}],"mendeley":{"formattedCitation":"(Laurance et al. 2011)","plainTextFormattedCitation":"(Laurance et al. 2011)","previouslyFormattedCitation":"(Laurance et al. 2011)"},"properties":{"noteIndex":0},"schema":"https://github.com/citation-style-language/schema/raw/master/csl-citation.json"}</w:instrText>
      </w:r>
      <w:r w:rsidRPr="00391A35">
        <w:rPr>
          <w:rFonts w:ascii="Arial" w:hAnsi="Arial" w:cs="Arial"/>
        </w:rPr>
        <w:fldChar w:fldCharType="separate"/>
      </w:r>
      <w:r w:rsidRPr="00391A35">
        <w:rPr>
          <w:rFonts w:ascii="Arial" w:hAnsi="Arial" w:cs="Arial"/>
          <w:noProof/>
        </w:rPr>
        <w:t>(Laurance et al. 2011)</w:t>
      </w:r>
      <w:r w:rsidRPr="00391A35">
        <w:rPr>
          <w:rFonts w:ascii="Arial" w:hAnsi="Arial" w:cs="Arial"/>
        </w:rPr>
        <w:fldChar w:fldCharType="end"/>
      </w:r>
      <w:r w:rsidRPr="00391A35">
        <w:rPr>
          <w:rFonts w:ascii="Arial" w:hAnsi="Arial" w:cs="Arial"/>
        </w:rPr>
        <w:t xml:space="preserve">. Predicting their sensitivity to climate change is a high priority  and requires an understanding of the proximate causes of current distributions as well as the interactions between thermal tolerance and other environmental factors, both biotic and abiotic. </w:t>
      </w:r>
      <w:r w:rsidR="00F44085" w:rsidRPr="00391A35">
        <w:rPr>
          <w:rFonts w:ascii="Arial" w:hAnsi="Arial" w:cs="Arial"/>
        </w:rPr>
        <w:t xml:space="preserve">Our </w:t>
      </w:r>
      <w:r w:rsidR="00292EB4" w:rsidRPr="00391A35">
        <w:rPr>
          <w:rFonts w:ascii="Arial" w:hAnsi="Arial" w:cs="Arial"/>
        </w:rPr>
        <w:t>study contribute</w:t>
      </w:r>
      <w:r w:rsidR="00BC2D87" w:rsidRPr="00391A35">
        <w:rPr>
          <w:rFonts w:ascii="Arial" w:hAnsi="Arial" w:cs="Arial"/>
        </w:rPr>
        <w:t>s</w:t>
      </w:r>
      <w:r w:rsidR="00292EB4" w:rsidRPr="00391A35">
        <w:rPr>
          <w:rFonts w:ascii="Arial" w:hAnsi="Arial" w:cs="Arial"/>
        </w:rPr>
        <w:t xml:space="preserve"> to the growing literature </w:t>
      </w:r>
      <w:r w:rsidR="009D7E45" w:rsidRPr="00391A35">
        <w:rPr>
          <w:rFonts w:ascii="Arial" w:hAnsi="Arial" w:cs="Arial"/>
        </w:rPr>
        <w:t xml:space="preserve">demonstrating </w:t>
      </w:r>
      <w:r w:rsidR="001B6BF7" w:rsidRPr="00391A35">
        <w:rPr>
          <w:rFonts w:ascii="Arial" w:hAnsi="Arial" w:cs="Arial"/>
        </w:rPr>
        <w:lastRenderedPageBreak/>
        <w:t>that</w:t>
      </w:r>
      <w:r w:rsidR="00292EB4" w:rsidRPr="00391A35">
        <w:rPr>
          <w:rFonts w:ascii="Arial" w:hAnsi="Arial" w:cs="Arial"/>
        </w:rPr>
        <w:t xml:space="preserve"> </w:t>
      </w:r>
      <w:r w:rsidR="000F2080" w:rsidRPr="00391A35">
        <w:rPr>
          <w:rFonts w:ascii="Arial" w:hAnsi="Arial" w:cs="Arial"/>
        </w:rPr>
        <w:t xml:space="preserve">species </w:t>
      </w:r>
      <w:r w:rsidR="009D7E45" w:rsidRPr="00391A35">
        <w:rPr>
          <w:rFonts w:ascii="Arial" w:hAnsi="Arial" w:cs="Arial"/>
        </w:rPr>
        <w:t xml:space="preserve">can be </w:t>
      </w:r>
      <w:r w:rsidR="00292EB4" w:rsidRPr="00391A35">
        <w:rPr>
          <w:rFonts w:ascii="Arial" w:hAnsi="Arial" w:cs="Arial"/>
        </w:rPr>
        <w:t xml:space="preserve">sensitive to warming </w:t>
      </w:r>
      <w:r w:rsidR="000F2080" w:rsidRPr="00391A35">
        <w:rPr>
          <w:rFonts w:ascii="Arial" w:hAnsi="Arial" w:cs="Arial"/>
        </w:rPr>
        <w:t>at the warm</w:t>
      </w:r>
      <w:r w:rsidR="009B2D4D" w:rsidRPr="00391A35">
        <w:rPr>
          <w:rFonts w:ascii="Arial" w:hAnsi="Arial" w:cs="Arial"/>
        </w:rPr>
        <w:t xml:space="preserve"> boundaries</w:t>
      </w:r>
      <w:r w:rsidR="000F2080" w:rsidRPr="00391A35">
        <w:rPr>
          <w:rFonts w:ascii="Arial" w:hAnsi="Arial" w:cs="Arial"/>
        </w:rPr>
        <w:t xml:space="preserve"> of their distributions</w:t>
      </w:r>
      <w:r w:rsidR="007F7CF6" w:rsidRPr="00391A35">
        <w:rPr>
          <w:rFonts w:ascii="Arial" w:hAnsi="Arial" w:cs="Arial"/>
        </w:rPr>
        <w:t xml:space="preserve">. </w:t>
      </w:r>
      <w:r w:rsidR="000F2080" w:rsidRPr="00391A35">
        <w:rPr>
          <w:rFonts w:ascii="Arial" w:hAnsi="Arial" w:cs="Arial"/>
        </w:rPr>
        <w:t>In particular, we</w:t>
      </w:r>
      <w:r w:rsidR="00D45A0D" w:rsidRPr="00391A35">
        <w:rPr>
          <w:rFonts w:ascii="Arial" w:hAnsi="Arial" w:cs="Arial"/>
        </w:rPr>
        <w:t xml:space="preserve"> </w:t>
      </w:r>
      <w:r w:rsidR="00F44085" w:rsidRPr="00391A35">
        <w:rPr>
          <w:rFonts w:ascii="Arial" w:hAnsi="Arial" w:cs="Arial"/>
        </w:rPr>
        <w:t xml:space="preserve">highlight </w:t>
      </w:r>
      <w:r w:rsidR="00FB47C3" w:rsidRPr="00391A35">
        <w:rPr>
          <w:rFonts w:ascii="Arial" w:hAnsi="Arial" w:cs="Arial"/>
        </w:rPr>
        <w:t>the</w:t>
      </w:r>
      <w:r w:rsidR="00007A2F" w:rsidRPr="00391A35">
        <w:rPr>
          <w:rFonts w:ascii="Arial" w:hAnsi="Arial" w:cs="Arial"/>
        </w:rPr>
        <w:t xml:space="preserve"> important</w:t>
      </w:r>
      <w:r w:rsidR="00F44085" w:rsidRPr="00391A35">
        <w:rPr>
          <w:rFonts w:ascii="Arial" w:hAnsi="Arial" w:cs="Arial"/>
        </w:rPr>
        <w:t xml:space="preserve"> role of</w:t>
      </w:r>
      <w:r w:rsidR="00FB47C3" w:rsidRPr="00391A35">
        <w:rPr>
          <w:rFonts w:ascii="Arial" w:hAnsi="Arial" w:cs="Arial"/>
        </w:rPr>
        <w:t xml:space="preserve"> </w:t>
      </w:r>
      <w:r w:rsidR="00AF3153" w:rsidRPr="00391A35">
        <w:rPr>
          <w:rFonts w:ascii="Arial" w:hAnsi="Arial" w:cs="Arial"/>
        </w:rPr>
        <w:t xml:space="preserve">daily </w:t>
      </w:r>
      <w:r w:rsidR="00007A2F" w:rsidRPr="00391A35">
        <w:rPr>
          <w:rFonts w:ascii="Arial" w:hAnsi="Arial" w:cs="Arial"/>
        </w:rPr>
        <w:t xml:space="preserve">maximum </w:t>
      </w:r>
      <w:r w:rsidR="00AF3153" w:rsidRPr="00391A35">
        <w:rPr>
          <w:rFonts w:ascii="Arial" w:hAnsi="Arial" w:cs="Arial"/>
        </w:rPr>
        <w:t>temperature</w:t>
      </w:r>
      <w:r w:rsidR="000F2080" w:rsidRPr="00391A35">
        <w:rPr>
          <w:rFonts w:ascii="Arial" w:hAnsi="Arial" w:cs="Arial"/>
        </w:rPr>
        <w:t>s</w:t>
      </w:r>
      <w:r w:rsidR="008B7382" w:rsidRPr="00391A35">
        <w:rPr>
          <w:rFonts w:ascii="Arial" w:hAnsi="Arial" w:cs="Arial"/>
        </w:rPr>
        <w:t xml:space="preserve"> in structuring community</w:t>
      </w:r>
      <w:r w:rsidR="000F2080" w:rsidRPr="00391A35">
        <w:rPr>
          <w:rFonts w:ascii="Arial" w:hAnsi="Arial" w:cs="Arial"/>
        </w:rPr>
        <w:t xml:space="preserve"> </w:t>
      </w:r>
      <w:r w:rsidR="00A82963" w:rsidRPr="00391A35">
        <w:rPr>
          <w:rFonts w:ascii="Arial" w:hAnsi="Arial" w:cs="Arial"/>
        </w:rPr>
        <w:t>at</w:t>
      </w:r>
      <w:r w:rsidR="00FB47C3" w:rsidRPr="00391A35">
        <w:rPr>
          <w:rFonts w:ascii="Arial" w:hAnsi="Arial" w:cs="Arial"/>
        </w:rPr>
        <w:t xml:space="preserve"> tropical lowland</w:t>
      </w:r>
      <w:r w:rsidR="000F2080" w:rsidRPr="00391A35">
        <w:rPr>
          <w:rFonts w:ascii="Arial" w:hAnsi="Arial" w:cs="Arial"/>
        </w:rPr>
        <w:t>s</w:t>
      </w:r>
      <w:r w:rsidR="00AF3153" w:rsidRPr="00391A35">
        <w:rPr>
          <w:rFonts w:ascii="Arial" w:hAnsi="Arial" w:cs="Arial"/>
        </w:rPr>
        <w:t>,</w:t>
      </w:r>
      <w:r w:rsidR="00A82963" w:rsidRPr="00391A35">
        <w:rPr>
          <w:rFonts w:ascii="Arial" w:hAnsi="Arial" w:cs="Arial"/>
        </w:rPr>
        <w:t xml:space="preserve"> the essential role of in</w:t>
      </w:r>
      <w:r w:rsidR="00416CAE" w:rsidRPr="00391A35">
        <w:rPr>
          <w:rFonts w:ascii="Arial" w:hAnsi="Arial" w:cs="Arial"/>
        </w:rPr>
        <w:t>ter</w:t>
      </w:r>
      <w:r w:rsidR="00A82963" w:rsidRPr="00391A35">
        <w:rPr>
          <w:rFonts w:ascii="Arial" w:hAnsi="Arial" w:cs="Arial"/>
        </w:rPr>
        <w:t>specific competition at uplands,</w:t>
      </w:r>
      <w:r w:rsidR="00AF3153" w:rsidRPr="00391A35">
        <w:rPr>
          <w:rFonts w:ascii="Arial" w:hAnsi="Arial" w:cs="Arial"/>
        </w:rPr>
        <w:t xml:space="preserve"> </w:t>
      </w:r>
      <w:r w:rsidR="000F2080" w:rsidRPr="00391A35">
        <w:rPr>
          <w:rFonts w:ascii="Arial" w:hAnsi="Arial" w:cs="Arial"/>
        </w:rPr>
        <w:t xml:space="preserve">and </w:t>
      </w:r>
      <w:r w:rsidR="00FB47C3" w:rsidRPr="00391A35">
        <w:rPr>
          <w:rFonts w:ascii="Arial" w:hAnsi="Arial" w:cs="Arial"/>
        </w:rPr>
        <w:t>the vulnerability</w:t>
      </w:r>
      <w:r w:rsidR="009D7E45" w:rsidRPr="00391A35">
        <w:rPr>
          <w:rFonts w:ascii="Arial" w:hAnsi="Arial" w:cs="Arial"/>
        </w:rPr>
        <w:t xml:space="preserve"> of species</w:t>
      </w:r>
      <w:r w:rsidR="00007A2F" w:rsidRPr="00391A35">
        <w:rPr>
          <w:rFonts w:ascii="Arial" w:hAnsi="Arial" w:cs="Arial"/>
        </w:rPr>
        <w:t xml:space="preserve"> there</w:t>
      </w:r>
      <w:r w:rsidR="00FB47C3" w:rsidRPr="00391A35">
        <w:rPr>
          <w:rFonts w:ascii="Arial" w:hAnsi="Arial" w:cs="Arial"/>
        </w:rPr>
        <w:t xml:space="preserve"> to increasing </w:t>
      </w:r>
      <w:r w:rsidR="000F2080" w:rsidRPr="00391A35">
        <w:rPr>
          <w:rFonts w:ascii="Arial" w:hAnsi="Arial" w:cs="Arial"/>
        </w:rPr>
        <w:t xml:space="preserve">mean </w:t>
      </w:r>
      <w:r w:rsidR="00FB47C3" w:rsidRPr="00391A35">
        <w:rPr>
          <w:rFonts w:ascii="Arial" w:hAnsi="Arial" w:cs="Arial"/>
        </w:rPr>
        <w:t>temperature</w:t>
      </w:r>
      <w:r w:rsidR="009D7E45" w:rsidRPr="00391A35">
        <w:rPr>
          <w:rFonts w:ascii="Arial" w:hAnsi="Arial" w:cs="Arial"/>
        </w:rPr>
        <w:t>s</w:t>
      </w:r>
      <w:r w:rsidR="00FB47C3" w:rsidRPr="00391A35">
        <w:rPr>
          <w:rFonts w:ascii="Arial" w:hAnsi="Arial" w:cs="Arial"/>
        </w:rPr>
        <w:t xml:space="preserve"> and </w:t>
      </w:r>
      <w:r w:rsidR="000F2080" w:rsidRPr="00391A35">
        <w:rPr>
          <w:rFonts w:ascii="Arial" w:hAnsi="Arial" w:cs="Arial"/>
        </w:rPr>
        <w:t xml:space="preserve">temperature </w:t>
      </w:r>
      <w:r w:rsidR="00FB47C3" w:rsidRPr="00391A35">
        <w:rPr>
          <w:rFonts w:ascii="Arial" w:hAnsi="Arial" w:cs="Arial"/>
        </w:rPr>
        <w:t xml:space="preserve">extremes. </w:t>
      </w:r>
    </w:p>
    <w:p w14:paraId="4198B772" w14:textId="77777777" w:rsidR="00A86E65" w:rsidRPr="00391A35" w:rsidRDefault="00A86E65" w:rsidP="001B3FA5">
      <w:pPr>
        <w:spacing w:line="480" w:lineRule="auto"/>
        <w:rPr>
          <w:rFonts w:ascii="Arial" w:hAnsi="Arial" w:cs="Arial"/>
        </w:rPr>
      </w:pPr>
    </w:p>
    <w:p w14:paraId="37C87572" w14:textId="77777777" w:rsidR="00D83F9A" w:rsidRPr="00391A35" w:rsidRDefault="00D83F9A" w:rsidP="001B3FA5">
      <w:pPr>
        <w:spacing w:line="480" w:lineRule="auto"/>
        <w:rPr>
          <w:rFonts w:ascii="Arial" w:hAnsi="Arial" w:cs="Arial"/>
        </w:rPr>
      </w:pPr>
    </w:p>
    <w:p w14:paraId="4160ED2F" w14:textId="7C2D4F13" w:rsidR="004D6646" w:rsidRPr="00391A35" w:rsidRDefault="004D6646" w:rsidP="001B3FA5">
      <w:pPr>
        <w:spacing w:line="480" w:lineRule="auto"/>
        <w:rPr>
          <w:rFonts w:ascii="Arial" w:hAnsi="Arial" w:cs="Arial"/>
          <w:b/>
          <w:bCs/>
        </w:rPr>
      </w:pPr>
      <w:r w:rsidRPr="00391A35">
        <w:rPr>
          <w:rFonts w:ascii="Arial" w:hAnsi="Arial" w:cs="Arial"/>
          <w:b/>
          <w:bCs/>
        </w:rPr>
        <w:t>References:</w:t>
      </w:r>
    </w:p>
    <w:p w14:paraId="6D1901B6" w14:textId="5CEAEFF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b/>
          <w:bCs/>
        </w:rPr>
        <w:fldChar w:fldCharType="begin" w:fldLock="1"/>
      </w:r>
      <w:r w:rsidRPr="00391A35">
        <w:rPr>
          <w:rFonts w:ascii="Arial" w:hAnsi="Arial" w:cs="Arial"/>
          <w:b/>
          <w:bCs/>
        </w:rPr>
        <w:instrText xml:space="preserve">ADDIN Mendeley Bibliography CSL_BIBLIOGRAPHY </w:instrText>
      </w:r>
      <w:r w:rsidRPr="00391A35">
        <w:rPr>
          <w:rFonts w:ascii="Arial" w:hAnsi="Arial" w:cs="Arial"/>
          <w:b/>
          <w:bCs/>
        </w:rPr>
        <w:fldChar w:fldCharType="separate"/>
      </w:r>
      <w:r w:rsidRPr="00391A35">
        <w:rPr>
          <w:rFonts w:ascii="Arial" w:hAnsi="Arial" w:cs="Arial"/>
          <w:noProof/>
        </w:rPr>
        <w:t xml:space="preserve">Amundrud, Sarah L. and Diane S. Srivastava. 2020. “Thermal Tolerances and Species Interactions Determine the Elevational Distributions of Insects.” </w:t>
      </w:r>
      <w:r w:rsidRPr="00391A35">
        <w:rPr>
          <w:rFonts w:ascii="Arial" w:hAnsi="Arial" w:cs="Arial"/>
          <w:i/>
          <w:iCs/>
          <w:noProof/>
        </w:rPr>
        <w:t>Global Ecology and Biogeography</w:t>
      </w:r>
      <w:r w:rsidRPr="00391A35">
        <w:rPr>
          <w:rFonts w:ascii="Arial" w:hAnsi="Arial" w:cs="Arial"/>
          <w:noProof/>
        </w:rPr>
        <w:t xml:space="preserve"> 29(8):1315–27.</w:t>
      </w:r>
    </w:p>
    <w:p w14:paraId="73638618"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Ayala, Francisco J., Michael E. Gilpin, and Joan G. Ehrenfeld. 1973. “Competition between Species: Theoretical Models and Experimental Tests.” </w:t>
      </w:r>
      <w:r w:rsidRPr="00391A35">
        <w:rPr>
          <w:rFonts w:ascii="Arial" w:hAnsi="Arial" w:cs="Arial"/>
          <w:i/>
          <w:iCs/>
          <w:noProof/>
        </w:rPr>
        <w:t>Theoretical Population Biology</w:t>
      </w:r>
      <w:r w:rsidRPr="00391A35">
        <w:rPr>
          <w:rFonts w:ascii="Arial" w:hAnsi="Arial" w:cs="Arial"/>
          <w:noProof/>
        </w:rPr>
        <w:t xml:space="preserve"> 4(3):331–56.</w:t>
      </w:r>
    </w:p>
    <w:p w14:paraId="4C1C44F9"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391A35">
        <w:rPr>
          <w:rFonts w:ascii="Arial" w:hAnsi="Arial" w:cs="Arial"/>
          <w:i/>
          <w:iCs/>
          <w:noProof/>
        </w:rPr>
        <w:t>Journal of Thermal Biology</w:t>
      </w:r>
      <w:r w:rsidRPr="00391A35">
        <w:rPr>
          <w:rFonts w:ascii="Arial" w:hAnsi="Arial" w:cs="Arial"/>
          <w:noProof/>
        </w:rPr>
        <w:t xml:space="preserve"> 71:69–73.</w:t>
      </w:r>
    </w:p>
    <w:p w14:paraId="738EE0D7"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Bonebrake, Timothy C. and Curtis A. Deutsch. 2012. “Climate Heterogeneity Modulates Impact of Warming on Tropical Insects.” </w:t>
      </w:r>
      <w:r w:rsidRPr="00391A35">
        <w:rPr>
          <w:rFonts w:ascii="Arial" w:hAnsi="Arial" w:cs="Arial"/>
          <w:i/>
          <w:iCs/>
          <w:noProof/>
        </w:rPr>
        <w:t>Ecology</w:t>
      </w:r>
      <w:r w:rsidRPr="00391A35">
        <w:rPr>
          <w:rFonts w:ascii="Arial" w:hAnsi="Arial" w:cs="Arial"/>
          <w:noProof/>
        </w:rPr>
        <w:t xml:space="preserve"> 93(3):449–55.</w:t>
      </w:r>
    </w:p>
    <w:p w14:paraId="4B5496E2"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Bozinovic, Francisco and Hans Otto Pörtner. 2015. “Physiological Ecology Meets Climate Change.” </w:t>
      </w:r>
      <w:r w:rsidRPr="00391A35">
        <w:rPr>
          <w:rFonts w:ascii="Arial" w:hAnsi="Arial" w:cs="Arial"/>
          <w:i/>
          <w:iCs/>
          <w:noProof/>
        </w:rPr>
        <w:t>Ecology and Evolution</w:t>
      </w:r>
      <w:r w:rsidRPr="00391A35">
        <w:rPr>
          <w:rFonts w:ascii="Arial" w:hAnsi="Arial" w:cs="Arial"/>
          <w:noProof/>
        </w:rPr>
        <w:t xml:space="preserve"> 5(5):1025–30.</w:t>
      </w:r>
    </w:p>
    <w:p w14:paraId="072D42D5"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Briere, Jean Francois, Pascale Pracros, Alain Yves Le Roux, and Jean Sebastien Pierre. 1999. “A Novel Rate Model of Temperature-Dependent Development for Arthropods.” </w:t>
      </w:r>
      <w:r w:rsidRPr="00391A35">
        <w:rPr>
          <w:rFonts w:ascii="Arial" w:hAnsi="Arial" w:cs="Arial"/>
          <w:i/>
          <w:iCs/>
          <w:noProof/>
        </w:rPr>
        <w:t>Environmental Entomology</w:t>
      </w:r>
      <w:r w:rsidRPr="00391A35">
        <w:rPr>
          <w:rFonts w:ascii="Arial" w:hAnsi="Arial" w:cs="Arial"/>
          <w:noProof/>
        </w:rPr>
        <w:t xml:space="preserve"> 28(1):22–29.</w:t>
      </w:r>
    </w:p>
    <w:p w14:paraId="6E6999FA"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lastRenderedPageBreak/>
        <w:t xml:space="preserve">Bubli, Oleg A., Alexandra G. Imasheva, and Volker Loeschcke. 1998. “Selection for Knockdown Resistance to Heat in Drosophila Melanogaster at High and Low Larval Densities.” </w:t>
      </w:r>
      <w:r w:rsidRPr="00391A35">
        <w:rPr>
          <w:rFonts w:ascii="Arial" w:hAnsi="Arial" w:cs="Arial"/>
          <w:i/>
          <w:iCs/>
          <w:noProof/>
        </w:rPr>
        <w:t>Evolution</w:t>
      </w:r>
      <w:r w:rsidRPr="00391A35">
        <w:rPr>
          <w:rFonts w:ascii="Arial" w:hAnsi="Arial" w:cs="Arial"/>
          <w:noProof/>
        </w:rPr>
        <w:t xml:space="preserve"> 52(2):619–25.</w:t>
      </w:r>
    </w:p>
    <w:p w14:paraId="6444F94A"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Bürkner, Paul-Christian. 2021. “Bayesian Item Response Modeling in R with Brms and Stan.” </w:t>
      </w:r>
      <w:r w:rsidRPr="00391A35">
        <w:rPr>
          <w:rFonts w:ascii="Arial" w:hAnsi="Arial" w:cs="Arial"/>
          <w:i/>
          <w:iCs/>
          <w:noProof/>
        </w:rPr>
        <w:t>Journal of Statistical Software</w:t>
      </w:r>
      <w:r w:rsidRPr="00391A35">
        <w:rPr>
          <w:rFonts w:ascii="Arial" w:hAnsi="Arial" w:cs="Arial"/>
          <w:noProof/>
        </w:rPr>
        <w:t xml:space="preserve"> 100(5):1–54.</w:t>
      </w:r>
    </w:p>
    <w:p w14:paraId="451C7442"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Burnside, William R., Erik B. Erhardt, Sean T. Hammond, and James H. Brown. 2014. “Rates of Biotic Interactions Scale Predictably with Temperature despite Variation.” </w:t>
      </w:r>
      <w:r w:rsidRPr="00391A35">
        <w:rPr>
          <w:rFonts w:ascii="Arial" w:hAnsi="Arial" w:cs="Arial"/>
          <w:i/>
          <w:iCs/>
          <w:noProof/>
        </w:rPr>
        <w:t>Oikos</w:t>
      </w:r>
      <w:r w:rsidRPr="00391A35">
        <w:rPr>
          <w:rFonts w:ascii="Arial" w:hAnsi="Arial" w:cs="Arial"/>
          <w:noProof/>
        </w:rPr>
        <w:t xml:space="preserve"> 123(12):1449–56.</w:t>
      </w:r>
    </w:p>
    <w:p w14:paraId="6FA4E2C9"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Cahill, Abigail E., Matthew E. Aiello-Lammens, M. Caitlin Fisher-Reid, Xia Hua, Caitlin J. Karanewsky, Hae Yeong Ryu, Gena C. Sbeglia, Fabrizio Spagnolo, John B. Waldron, and John J. Wiens. 2014. “Causes of Warm-Edge Range Limits: Systematic Review, Proximate Factors and Implications for Climate Change” edited by W. Daniel Kissling. </w:t>
      </w:r>
      <w:r w:rsidRPr="00391A35">
        <w:rPr>
          <w:rFonts w:ascii="Arial" w:hAnsi="Arial" w:cs="Arial"/>
          <w:i/>
          <w:iCs/>
          <w:noProof/>
        </w:rPr>
        <w:t>Journal of Biogeography</w:t>
      </w:r>
      <w:r w:rsidRPr="00391A35">
        <w:rPr>
          <w:rFonts w:ascii="Arial" w:hAnsi="Arial" w:cs="Arial"/>
          <w:noProof/>
        </w:rPr>
        <w:t xml:space="preserve"> 41(3):429–42.</w:t>
      </w:r>
    </w:p>
    <w:p w14:paraId="239D3EEB"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Chen, I. Ching, Jane K. Hill, Ralf Ohlemüller, David B. Roy, and Chris D. Thomas. 2011. “Rapid Range Shifts of Species Associated with High Levels of Climate Warming.” </w:t>
      </w:r>
      <w:r w:rsidRPr="00391A35">
        <w:rPr>
          <w:rFonts w:ascii="Arial" w:hAnsi="Arial" w:cs="Arial"/>
          <w:i/>
          <w:iCs/>
          <w:noProof/>
        </w:rPr>
        <w:t>Science</w:t>
      </w:r>
      <w:r w:rsidRPr="00391A35">
        <w:rPr>
          <w:rFonts w:ascii="Arial" w:hAnsi="Arial" w:cs="Arial"/>
          <w:noProof/>
        </w:rPr>
        <w:t xml:space="preserve"> 333(6045):1024–26.</w:t>
      </w:r>
    </w:p>
    <w:p w14:paraId="628387A0"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Chen, I. Ching, Jane K. Hill, Hau Jie Shiu, Jeremy D. Holloway, Suzan Benedick, Vun Khen Chey, Henry S. Barlow, and Chris D. Thomas. 2011. “Asymmetric Boundary Shifts of Tropical Montane Lepidoptera over Four Decades of Climate Warming.” </w:t>
      </w:r>
      <w:r w:rsidRPr="00391A35">
        <w:rPr>
          <w:rFonts w:ascii="Arial" w:hAnsi="Arial" w:cs="Arial"/>
          <w:i/>
          <w:iCs/>
          <w:noProof/>
        </w:rPr>
        <w:t>Global Ecology and Biogeography</w:t>
      </w:r>
      <w:r w:rsidRPr="00391A35">
        <w:rPr>
          <w:rFonts w:ascii="Arial" w:hAnsi="Arial" w:cs="Arial"/>
          <w:noProof/>
        </w:rPr>
        <w:t xml:space="preserve"> 20(1):34–45.</w:t>
      </w:r>
    </w:p>
    <w:p w14:paraId="6AF6DF30"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Colwell, Robert K., Gunnar Brehm, Catherine L. Cardelús, Alex C. Gilman, and John T. Longino. 2008. “Global Warming, Elevational Range Shifts, and Lowland Biotic Attrition in the Wet Tropics.” </w:t>
      </w:r>
      <w:r w:rsidRPr="00391A35">
        <w:rPr>
          <w:rFonts w:ascii="Arial" w:hAnsi="Arial" w:cs="Arial"/>
          <w:i/>
          <w:iCs/>
          <w:noProof/>
        </w:rPr>
        <w:t>Science</w:t>
      </w:r>
      <w:r w:rsidRPr="00391A35">
        <w:rPr>
          <w:rFonts w:ascii="Arial" w:hAnsi="Arial" w:cs="Arial"/>
          <w:noProof/>
        </w:rPr>
        <w:t xml:space="preserve"> 322(5899):258–61.</w:t>
      </w:r>
    </w:p>
    <w:p w14:paraId="1BDD1B04"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Corlett, Richard T. 2011. “Impacts of Warming on Tropical Lowland Rainforests.” </w:t>
      </w:r>
      <w:r w:rsidRPr="00391A35">
        <w:rPr>
          <w:rFonts w:ascii="Arial" w:hAnsi="Arial" w:cs="Arial"/>
          <w:i/>
          <w:iCs/>
          <w:noProof/>
        </w:rPr>
        <w:t>Trends in Ecology and Evolution</w:t>
      </w:r>
      <w:r w:rsidRPr="00391A35">
        <w:rPr>
          <w:rFonts w:ascii="Arial" w:hAnsi="Arial" w:cs="Arial"/>
          <w:noProof/>
        </w:rPr>
        <w:t xml:space="preserve"> 26(11):606–13.</w:t>
      </w:r>
    </w:p>
    <w:p w14:paraId="0C62358F"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lastRenderedPageBreak/>
        <w:t xml:space="preserve">Corlett, Richard T. 2012. “Climate Change in the Tropics: The End of the World as We Know It?” </w:t>
      </w:r>
      <w:r w:rsidRPr="00391A35">
        <w:rPr>
          <w:rFonts w:ascii="Arial" w:hAnsi="Arial" w:cs="Arial"/>
          <w:i/>
          <w:iCs/>
          <w:noProof/>
        </w:rPr>
        <w:t>Biological Conservation</w:t>
      </w:r>
      <w:r w:rsidRPr="00391A35">
        <w:rPr>
          <w:rFonts w:ascii="Arial" w:hAnsi="Arial" w:cs="Arial"/>
          <w:noProof/>
        </w:rPr>
        <w:t xml:space="preserve"> 151(1):22–25.</w:t>
      </w:r>
    </w:p>
    <w:p w14:paraId="2EAD5EE8"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Davis, A. J., L. S. Jenkinson, J. H. Lawton, B. Shorrocks, and S. Wood. 1998. “Making Mistakes When Predicting Shifts in Species Range in Response to Global Warming.” </w:t>
      </w:r>
      <w:r w:rsidRPr="00391A35">
        <w:rPr>
          <w:rFonts w:ascii="Arial" w:hAnsi="Arial" w:cs="Arial"/>
          <w:i/>
          <w:iCs/>
          <w:noProof/>
        </w:rPr>
        <w:t>Nature</w:t>
      </w:r>
      <w:r w:rsidRPr="00391A35">
        <w:rPr>
          <w:rFonts w:ascii="Arial" w:hAnsi="Arial" w:cs="Arial"/>
          <w:noProof/>
        </w:rPr>
        <w:t xml:space="preserve"> 391(6669):783–86.</w:t>
      </w:r>
    </w:p>
    <w:p w14:paraId="4C1EA759"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Deutsch, Curtis A., Joshua J. Tewksbury, Raymond B. Huey, Kimberly S. Sheldon, Cameron K. Ghalambor, David C. Haak, and Paul R. Martin. 2008. “Impacts of Climate Warming on Terrestrial Ectotherms across Latitude.” </w:t>
      </w:r>
      <w:r w:rsidRPr="00391A35">
        <w:rPr>
          <w:rFonts w:ascii="Arial" w:hAnsi="Arial" w:cs="Arial"/>
          <w:i/>
          <w:iCs/>
          <w:noProof/>
        </w:rPr>
        <w:t>Proceedings of the National Academy of Sciences of the United States of America</w:t>
      </w:r>
      <w:r w:rsidRPr="00391A35">
        <w:rPr>
          <w:rFonts w:ascii="Arial" w:hAnsi="Arial" w:cs="Arial"/>
          <w:noProof/>
        </w:rPr>
        <w:t xml:space="preserve"> 105(18):6668–72.</w:t>
      </w:r>
    </w:p>
    <w:p w14:paraId="4F06DC98"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Diamond, Sarah E., D. Magdalena Sorger, Jiri Hulcr, Shannon L. Pelini, Israel Del Toro, Christopher Hirsch, Erik Oberg, and Robert R. Dunn. 2012. “Who Likes It Hot? A Global Analysis of the Climatic, Ecological, and Evolutionary Determinants of Warming Tolerance in Ants.” </w:t>
      </w:r>
      <w:r w:rsidRPr="00391A35">
        <w:rPr>
          <w:rFonts w:ascii="Arial" w:hAnsi="Arial" w:cs="Arial"/>
          <w:i/>
          <w:iCs/>
          <w:noProof/>
        </w:rPr>
        <w:t>Global Change Biology</w:t>
      </w:r>
      <w:r w:rsidRPr="00391A35">
        <w:rPr>
          <w:rFonts w:ascii="Arial" w:hAnsi="Arial" w:cs="Arial"/>
          <w:noProof/>
        </w:rPr>
        <w:t xml:space="preserve"> 18(2):448–56.</w:t>
      </w:r>
    </w:p>
    <w:p w14:paraId="55499633"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Duarte, Helder, Miguel Tejedo, Marco Katzenberger, Federico Marangoni, Diego Baldo, Juan Francisco Beltrán, Dardo Andrea Martí, Alex Richter-Boix, and Alejandro Gonzalez-Voyer. 2012. “Can Amphibians Take the Heat? Vulnerability to Climate Warming in Subtropical and Temperate Larval Amphibian Communities.” </w:t>
      </w:r>
      <w:r w:rsidRPr="00391A35">
        <w:rPr>
          <w:rFonts w:ascii="Arial" w:hAnsi="Arial" w:cs="Arial"/>
          <w:i/>
          <w:iCs/>
          <w:noProof/>
        </w:rPr>
        <w:t>Global Change Biology</w:t>
      </w:r>
      <w:r w:rsidRPr="00391A35">
        <w:rPr>
          <w:rFonts w:ascii="Arial" w:hAnsi="Arial" w:cs="Arial"/>
          <w:noProof/>
        </w:rPr>
        <w:t xml:space="preserve"> 18(2):412–21.</w:t>
      </w:r>
    </w:p>
    <w:p w14:paraId="0313FA59"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Engelbrecht, Bettina M. J., Liza S. Comita, Richard Condit, Thomas A. Kursar, Melvin T. Tyree, Benjamin L. Turner, and Stephen P. Hubbell. 2007. “Drought Sensitivity Shapes Species Distribution Patterns in Tropical Forests.” </w:t>
      </w:r>
      <w:r w:rsidRPr="00391A35">
        <w:rPr>
          <w:rFonts w:ascii="Arial" w:hAnsi="Arial" w:cs="Arial"/>
          <w:i/>
          <w:iCs/>
          <w:noProof/>
        </w:rPr>
        <w:t>Nature</w:t>
      </w:r>
      <w:r w:rsidRPr="00391A35">
        <w:rPr>
          <w:rFonts w:ascii="Arial" w:hAnsi="Arial" w:cs="Arial"/>
          <w:noProof/>
        </w:rPr>
        <w:t xml:space="preserve"> 447(7140):80–82.</w:t>
      </w:r>
    </w:p>
    <w:p w14:paraId="3077D750"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Feeley, Kenneth J., James T. Stroud, and Timothy M. Perez. 2017. “Most ‘Global’ </w:t>
      </w:r>
      <w:r w:rsidRPr="00391A35">
        <w:rPr>
          <w:rFonts w:ascii="Arial" w:hAnsi="Arial" w:cs="Arial"/>
          <w:noProof/>
        </w:rPr>
        <w:lastRenderedPageBreak/>
        <w:t xml:space="preserve">Reviews of Species’ Responses to Climate Change Are Not Truly Global” edited by I. Kühn. </w:t>
      </w:r>
      <w:r w:rsidRPr="00391A35">
        <w:rPr>
          <w:rFonts w:ascii="Arial" w:hAnsi="Arial" w:cs="Arial"/>
          <w:i/>
          <w:iCs/>
          <w:noProof/>
        </w:rPr>
        <w:t>Diversity and Distributions</w:t>
      </w:r>
      <w:r w:rsidRPr="00391A35">
        <w:rPr>
          <w:rFonts w:ascii="Arial" w:hAnsi="Arial" w:cs="Arial"/>
          <w:noProof/>
        </w:rPr>
        <w:t xml:space="preserve"> 23(3):231–34.</w:t>
      </w:r>
    </w:p>
    <w:p w14:paraId="008BEDA3"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Finet, Cédric, Victoria A. Kassner, Antonio B. Carvalho, Henry Chung, Jonathan P. Day, Stephanie Day, Emily K. Delaney, Francine C. De Ré, Héloïse D. Dufour, Eduardo Dupim, Hiroyuki F. Izumitani, Thaísa B. Gautério, Jessa Justen, Toru Katoh, Artyom Kopp, Shigeyuki Koshikawa, Ben Longdon, Elgion L. Loreto, Maria D. S. Nunes, Komal K. B. Raja, Mark Rebeiz, Michael G. Ritchie, Gayane Saakyan, Tanya Sneddon, Machiko Teramoto, Venera Tyukmaeva, Thyago Vanderlinde, Emily E. Wey, Thomas Werner, Thomas M. Williams, Lizandra J. Robe, Masanori J. Toda, and Ferdinand Marlétaz. 2021. “DrosoPhyla: Resources for Drosophilid Phylogeny and Systematics” edited by J. Gonzalez. </w:t>
      </w:r>
      <w:r w:rsidRPr="00391A35">
        <w:rPr>
          <w:rFonts w:ascii="Arial" w:hAnsi="Arial" w:cs="Arial"/>
          <w:i/>
          <w:iCs/>
          <w:noProof/>
        </w:rPr>
        <w:t>Genome Biology and Evolution</w:t>
      </w:r>
      <w:r w:rsidRPr="00391A35">
        <w:rPr>
          <w:rFonts w:ascii="Arial" w:hAnsi="Arial" w:cs="Arial"/>
          <w:noProof/>
        </w:rPr>
        <w:t xml:space="preserve"> 13(8).</w:t>
      </w:r>
    </w:p>
    <w:p w14:paraId="13283AF8"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Freeman, Benjamin G., Micah N. Scholer, Viviana Ruiz-Gutierrez, and John W. Fitzpatrick. 2018. “Climate Change Causes Upslope Shifts and Mountaintop Extirpations in a Tropical Bird Community.” </w:t>
      </w:r>
      <w:r w:rsidRPr="00391A35">
        <w:rPr>
          <w:rFonts w:ascii="Arial" w:hAnsi="Arial" w:cs="Arial"/>
          <w:i/>
          <w:iCs/>
          <w:noProof/>
        </w:rPr>
        <w:t>Proceedings of the National Academy of Sciences of the United States of America</w:t>
      </w:r>
      <w:r w:rsidRPr="00391A35">
        <w:rPr>
          <w:rFonts w:ascii="Arial" w:hAnsi="Arial" w:cs="Arial"/>
          <w:noProof/>
        </w:rPr>
        <w:t xml:space="preserve"> 115(47):11982–87.</w:t>
      </w:r>
    </w:p>
    <w:p w14:paraId="096AEAC7"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Freeman, Benjamin G., Yiluan Song, Kenneth J. Feeley, and Kai Zhu. 2021. “Montane Species Track Rising Temperatures Better in the Tropics than in the Temperate Zone.” </w:t>
      </w:r>
      <w:r w:rsidRPr="00391A35">
        <w:rPr>
          <w:rFonts w:ascii="Arial" w:hAnsi="Arial" w:cs="Arial"/>
          <w:i/>
          <w:iCs/>
          <w:noProof/>
        </w:rPr>
        <w:t>Ecology Letters</w:t>
      </w:r>
      <w:r w:rsidRPr="00391A35">
        <w:rPr>
          <w:rFonts w:ascii="Arial" w:hAnsi="Arial" w:cs="Arial"/>
          <w:noProof/>
        </w:rPr>
        <w:t xml:space="preserve"> ele.13762.</w:t>
      </w:r>
    </w:p>
    <w:p w14:paraId="65BD997D"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García-Robledo, Carlos, Erin K. Kuprewicz, Charles L. Staines, Terry L. Erwin, and W. John Kress. 2016. “Limited Tolerance by Insects to High Temperatures across Tropical Elevational Gradients and the Implications of Global Warming for Extinction.” </w:t>
      </w:r>
      <w:r w:rsidRPr="00391A35">
        <w:rPr>
          <w:rFonts w:ascii="Arial" w:hAnsi="Arial" w:cs="Arial"/>
          <w:i/>
          <w:iCs/>
          <w:noProof/>
        </w:rPr>
        <w:t>Proceedings of the National Academy of Sciences of the United States of America</w:t>
      </w:r>
      <w:r w:rsidRPr="00391A35">
        <w:rPr>
          <w:rFonts w:ascii="Arial" w:hAnsi="Arial" w:cs="Arial"/>
          <w:noProof/>
        </w:rPr>
        <w:t xml:space="preserve"> 113(3):680–85.</w:t>
      </w:r>
    </w:p>
    <w:p w14:paraId="35B633A7"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Gaston, Kevin J. and Steven L. Chown. 1999. “Elevation and Climatic Tolerance: A </w:t>
      </w:r>
      <w:r w:rsidRPr="00391A35">
        <w:rPr>
          <w:rFonts w:ascii="Arial" w:hAnsi="Arial" w:cs="Arial"/>
          <w:noProof/>
        </w:rPr>
        <w:lastRenderedPageBreak/>
        <w:t xml:space="preserve">Test Using Dung Beetles.” </w:t>
      </w:r>
      <w:r w:rsidRPr="00391A35">
        <w:rPr>
          <w:rFonts w:ascii="Arial" w:hAnsi="Arial" w:cs="Arial"/>
          <w:i/>
          <w:iCs/>
          <w:noProof/>
        </w:rPr>
        <w:t>Oikos</w:t>
      </w:r>
      <w:r w:rsidRPr="00391A35">
        <w:rPr>
          <w:rFonts w:ascii="Arial" w:hAnsi="Arial" w:cs="Arial"/>
          <w:noProof/>
        </w:rPr>
        <w:t xml:space="preserve"> 86(3):584.</w:t>
      </w:r>
    </w:p>
    <w:p w14:paraId="29E86ABB"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Gibert, Patricia, Brigitte Moreteau, Georges Pétavy, Dev Karan, and Jean R. David. 2001. “Chill-Coma Tolerance, a Major Climatic Adaptation among Drosophila Species.” </w:t>
      </w:r>
      <w:r w:rsidRPr="00391A35">
        <w:rPr>
          <w:rFonts w:ascii="Arial" w:hAnsi="Arial" w:cs="Arial"/>
          <w:i/>
          <w:iCs/>
          <w:noProof/>
        </w:rPr>
        <w:t>Evolution</w:t>
      </w:r>
      <w:r w:rsidRPr="00391A35">
        <w:rPr>
          <w:rFonts w:ascii="Arial" w:hAnsi="Arial" w:cs="Arial"/>
          <w:noProof/>
        </w:rPr>
        <w:t xml:space="preserve"> 55(5):1063–68.</w:t>
      </w:r>
    </w:p>
    <w:p w14:paraId="54535256"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Gilman, Sarah E., Mark C. Urban, Joshua Tewksbury, George W. Gilchrist, and Robert D. Holt. 2010. “A Framework for Community Interactions under Climate Change.” </w:t>
      </w:r>
      <w:r w:rsidRPr="00391A35">
        <w:rPr>
          <w:rFonts w:ascii="Arial" w:hAnsi="Arial" w:cs="Arial"/>
          <w:i/>
          <w:iCs/>
          <w:noProof/>
        </w:rPr>
        <w:t>Trends in Ecology and Evolution</w:t>
      </w:r>
      <w:r w:rsidRPr="00391A35">
        <w:rPr>
          <w:rFonts w:ascii="Arial" w:hAnsi="Arial" w:cs="Arial"/>
          <w:noProof/>
        </w:rPr>
        <w:t xml:space="preserve"> 25(6):325–31.</w:t>
      </w:r>
    </w:p>
    <w:p w14:paraId="1B8A953F"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Goulet, Celine T., Michael B. Thompson, and David G. Chapple. 2017. “Repeatability and Correlation of Physiological Traits: Do Ectotherms Have a ‘Thermal Type’?” </w:t>
      </w:r>
      <w:r w:rsidRPr="00391A35">
        <w:rPr>
          <w:rFonts w:ascii="Arial" w:hAnsi="Arial" w:cs="Arial"/>
          <w:i/>
          <w:iCs/>
          <w:noProof/>
        </w:rPr>
        <w:t>Ecology and Evolution</w:t>
      </w:r>
      <w:r w:rsidRPr="00391A35">
        <w:rPr>
          <w:rFonts w:ascii="Arial" w:hAnsi="Arial" w:cs="Arial"/>
          <w:noProof/>
        </w:rPr>
        <w:t xml:space="preserve"> 7(2):710–19.</w:t>
      </w:r>
    </w:p>
    <w:p w14:paraId="2E8C49DC"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Hangartner, Sandra and Ary A. Hoffmann. 2016. “Evolutionary Potential of Multiple Measures of Upper Thermal Tolerance in Drosophila Melanogaster.” </w:t>
      </w:r>
      <w:r w:rsidRPr="00391A35">
        <w:rPr>
          <w:rFonts w:ascii="Arial" w:hAnsi="Arial" w:cs="Arial"/>
          <w:i/>
          <w:iCs/>
          <w:noProof/>
        </w:rPr>
        <w:t>Functional Ecology</w:t>
      </w:r>
      <w:r w:rsidRPr="00391A35">
        <w:rPr>
          <w:rFonts w:ascii="Arial" w:hAnsi="Arial" w:cs="Arial"/>
          <w:noProof/>
        </w:rPr>
        <w:t xml:space="preserve"> 30(3):442–52.</w:t>
      </w:r>
    </w:p>
    <w:p w14:paraId="56FA4AB2"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Hargreaves, Anna L., Karen E. Samis, and Christopher G. Eckert. 2014. “Are Species’ Range Limits Simply Niche Limits Writ Large? A Review of Transplant Experiments beyond the Range.” </w:t>
      </w:r>
      <w:r w:rsidRPr="00391A35">
        <w:rPr>
          <w:rFonts w:ascii="Arial" w:hAnsi="Arial" w:cs="Arial"/>
          <w:i/>
          <w:iCs/>
          <w:noProof/>
        </w:rPr>
        <w:t>American Naturalist</w:t>
      </w:r>
      <w:r w:rsidRPr="00391A35">
        <w:rPr>
          <w:rFonts w:ascii="Arial" w:hAnsi="Arial" w:cs="Arial"/>
          <w:noProof/>
        </w:rPr>
        <w:t xml:space="preserve"> 183(2):157–73.</w:t>
      </w:r>
    </w:p>
    <w:p w14:paraId="5B107D55"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Hassell, M. P. and H. N. Comins. 1976. “Discrete Time Models for Two-Species Competition.” </w:t>
      </w:r>
      <w:r w:rsidRPr="00391A35">
        <w:rPr>
          <w:rFonts w:ascii="Arial" w:hAnsi="Arial" w:cs="Arial"/>
          <w:i/>
          <w:iCs/>
          <w:noProof/>
        </w:rPr>
        <w:t>Theoretical Population Biology</w:t>
      </w:r>
      <w:r w:rsidRPr="00391A35">
        <w:rPr>
          <w:rFonts w:ascii="Arial" w:hAnsi="Arial" w:cs="Arial"/>
          <w:noProof/>
        </w:rPr>
        <w:t xml:space="preserve"> 9(2):202–21.</w:t>
      </w:r>
    </w:p>
    <w:p w14:paraId="22A50A96"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van Heerwaarden, Belinda and Carla M. Sgrò. 2021. “Male Fertility Thermal Limits Predict Vulnerability to Climate Warming.” </w:t>
      </w:r>
      <w:r w:rsidRPr="00391A35">
        <w:rPr>
          <w:rFonts w:ascii="Arial" w:hAnsi="Arial" w:cs="Arial"/>
          <w:i/>
          <w:iCs/>
          <w:noProof/>
        </w:rPr>
        <w:t>Nature Communications</w:t>
      </w:r>
      <w:r w:rsidRPr="00391A35">
        <w:rPr>
          <w:rFonts w:ascii="Arial" w:hAnsi="Arial" w:cs="Arial"/>
          <w:noProof/>
        </w:rPr>
        <w:t xml:space="preserve"> 12(1):1–11.</w:t>
      </w:r>
    </w:p>
    <w:p w14:paraId="3093D4C4"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HilleRisLambers, J., P. B. Adler, W. S. Harpole, J. M. Levine, and M. M. Mayfield. 2012. “Rethinking Community Assembly through the Lens of Coexistence Theory.” </w:t>
      </w:r>
      <w:r w:rsidRPr="00391A35">
        <w:rPr>
          <w:rFonts w:ascii="Arial" w:hAnsi="Arial" w:cs="Arial"/>
          <w:i/>
          <w:iCs/>
          <w:noProof/>
        </w:rPr>
        <w:t>Annual Review of Ecology, Evolution, and Systematics</w:t>
      </w:r>
      <w:r w:rsidRPr="00391A35">
        <w:rPr>
          <w:rFonts w:ascii="Arial" w:hAnsi="Arial" w:cs="Arial"/>
          <w:noProof/>
        </w:rPr>
        <w:t xml:space="preserve"> 43(1):227–48.</w:t>
      </w:r>
    </w:p>
    <w:p w14:paraId="3256267D"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Hoffmann, A. A. 2010. “Physiological Climatic Limits in Drosophila: Patterns and Implications.” </w:t>
      </w:r>
      <w:r w:rsidRPr="00391A35">
        <w:rPr>
          <w:rFonts w:ascii="Arial" w:hAnsi="Arial" w:cs="Arial"/>
          <w:i/>
          <w:iCs/>
          <w:noProof/>
        </w:rPr>
        <w:t>Journal of Experimental Biology</w:t>
      </w:r>
      <w:r w:rsidRPr="00391A35">
        <w:rPr>
          <w:rFonts w:ascii="Arial" w:hAnsi="Arial" w:cs="Arial"/>
          <w:noProof/>
        </w:rPr>
        <w:t xml:space="preserve"> 213(6):870–80.</w:t>
      </w:r>
    </w:p>
    <w:p w14:paraId="2E0F6799"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lastRenderedPageBreak/>
        <w:t xml:space="preserve">Hoffmann, Ary A., Alisha Anderson, and Rebecca Hallas. 2002. “Opposing Clines for High and Low Temperature Resistance in Drosophila Melanogaster.” </w:t>
      </w:r>
      <w:r w:rsidRPr="00391A35">
        <w:rPr>
          <w:rFonts w:ascii="Arial" w:hAnsi="Arial" w:cs="Arial"/>
          <w:i/>
          <w:iCs/>
          <w:noProof/>
        </w:rPr>
        <w:t>Ecology Letters</w:t>
      </w:r>
      <w:r w:rsidRPr="00391A35">
        <w:rPr>
          <w:rFonts w:ascii="Arial" w:hAnsi="Arial" w:cs="Arial"/>
          <w:noProof/>
        </w:rPr>
        <w:t xml:space="preserve"> 5(5):614–18.</w:t>
      </w:r>
    </w:p>
    <w:p w14:paraId="2006186C"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Hoffmann, Ary A. and Mark W. Blows. 1994. “Species Borders: Ecological and Evolutionary Perspectives.” </w:t>
      </w:r>
      <w:r w:rsidRPr="00391A35">
        <w:rPr>
          <w:rFonts w:ascii="Arial" w:hAnsi="Arial" w:cs="Arial"/>
          <w:i/>
          <w:iCs/>
          <w:noProof/>
        </w:rPr>
        <w:t>Trends in Ecology and Evolution</w:t>
      </w:r>
      <w:r w:rsidRPr="00391A35">
        <w:rPr>
          <w:rFonts w:ascii="Arial" w:hAnsi="Arial" w:cs="Arial"/>
          <w:noProof/>
        </w:rPr>
        <w:t xml:space="preserve"> 9(6):223–27.</w:t>
      </w:r>
    </w:p>
    <w:p w14:paraId="24E3B7C9"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Hoffmann, Ary A., Steven L. Chown, and Susana Clusella-Trullas. 2013. “Upper Thermal Limits in Terrestrial Ectotherms: How Constrained Are They?” edited by C. Fox. </w:t>
      </w:r>
      <w:r w:rsidRPr="00391A35">
        <w:rPr>
          <w:rFonts w:ascii="Arial" w:hAnsi="Arial" w:cs="Arial"/>
          <w:i/>
          <w:iCs/>
          <w:noProof/>
        </w:rPr>
        <w:t>Functional Ecology</w:t>
      </w:r>
      <w:r w:rsidRPr="00391A35">
        <w:rPr>
          <w:rFonts w:ascii="Arial" w:hAnsi="Arial" w:cs="Arial"/>
          <w:noProof/>
        </w:rPr>
        <w:t xml:space="preserve"> 27(4):934–49.</w:t>
      </w:r>
    </w:p>
    <w:p w14:paraId="4F0E579C"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Hoffmann, Ary A., Jesper G. Sørensen, and Volker Loeschcke. 2003. “Adaptation of Drosophila to Temperature Extremes: Bringing Together Quantitative and Molecular Approaches.” </w:t>
      </w:r>
      <w:r w:rsidRPr="00391A35">
        <w:rPr>
          <w:rFonts w:ascii="Arial" w:hAnsi="Arial" w:cs="Arial"/>
          <w:i/>
          <w:iCs/>
          <w:noProof/>
        </w:rPr>
        <w:t>Journal of Thermal Biology</w:t>
      </w:r>
      <w:r w:rsidRPr="00391A35">
        <w:rPr>
          <w:rFonts w:ascii="Arial" w:hAnsi="Arial" w:cs="Arial"/>
          <w:noProof/>
        </w:rPr>
        <w:t xml:space="preserve"> 28(3):175–216.</w:t>
      </w:r>
    </w:p>
    <w:p w14:paraId="7443E159"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Huang, Shu Ping and Ming Chung Tu. 2008. “Heat Tolerance and Altitudinal Distribution of a Mountainous Lizard, Takydromus Hsuehshanensis, in Taiwan.” </w:t>
      </w:r>
      <w:r w:rsidRPr="00391A35">
        <w:rPr>
          <w:rFonts w:ascii="Arial" w:hAnsi="Arial" w:cs="Arial"/>
          <w:i/>
          <w:iCs/>
          <w:noProof/>
        </w:rPr>
        <w:t>Journal of Thermal Biology</w:t>
      </w:r>
      <w:r w:rsidRPr="00391A35">
        <w:rPr>
          <w:rFonts w:ascii="Arial" w:hAnsi="Arial" w:cs="Arial"/>
          <w:noProof/>
        </w:rPr>
        <w:t xml:space="preserve"> 33(1):48–56.</w:t>
      </w:r>
    </w:p>
    <w:p w14:paraId="6B28FFD3"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Huey, Raymond B., Curtis A. Deutsch, Joshua J. Tewksbury, Laurie J. Vitt, Paul E. Hertz, Héctor J. Álvare. Pérez, and Theodore Garland. 2009. “Why Tropical Forest Lizards Are Vulnerable to Climate Warming.” </w:t>
      </w:r>
      <w:r w:rsidRPr="00391A35">
        <w:rPr>
          <w:rFonts w:ascii="Arial" w:hAnsi="Arial" w:cs="Arial"/>
          <w:i/>
          <w:iCs/>
          <w:noProof/>
        </w:rPr>
        <w:t>Proceedings of the Royal Society B: Biological Sciences</w:t>
      </w:r>
      <w:r w:rsidRPr="00391A35">
        <w:rPr>
          <w:rFonts w:ascii="Arial" w:hAnsi="Arial" w:cs="Arial"/>
          <w:noProof/>
        </w:rPr>
        <w:t xml:space="preserve"> 276(1664):1939–48.</w:t>
      </w:r>
    </w:p>
    <w:p w14:paraId="1EEB4275"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Huey, Raymond B. and Joel G. Kingsolver. 1989. “Evolution of Thermal Sensitivity of Ectotherm Performance.” </w:t>
      </w:r>
      <w:r w:rsidRPr="00391A35">
        <w:rPr>
          <w:rFonts w:ascii="Arial" w:hAnsi="Arial" w:cs="Arial"/>
          <w:i/>
          <w:iCs/>
          <w:noProof/>
        </w:rPr>
        <w:t>Trends in Ecology and Evolution</w:t>
      </w:r>
      <w:r w:rsidRPr="00391A35">
        <w:rPr>
          <w:rFonts w:ascii="Arial" w:hAnsi="Arial" w:cs="Arial"/>
          <w:noProof/>
        </w:rPr>
        <w:t xml:space="preserve"> 4(5):131–35.</w:t>
      </w:r>
    </w:p>
    <w:p w14:paraId="42613F45"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Huey, Raymond B. and R. D. Stevenson. 1979. “Integrating Thermal Physiology and Ecology of Ectotherms: A Discussion of Approaches.” </w:t>
      </w:r>
      <w:r w:rsidRPr="00391A35">
        <w:rPr>
          <w:rFonts w:ascii="Arial" w:hAnsi="Arial" w:cs="Arial"/>
          <w:i/>
          <w:iCs/>
          <w:noProof/>
        </w:rPr>
        <w:t>Integrative and Comparative Biology</w:t>
      </w:r>
      <w:r w:rsidRPr="00391A35">
        <w:rPr>
          <w:rFonts w:ascii="Arial" w:hAnsi="Arial" w:cs="Arial"/>
          <w:noProof/>
        </w:rPr>
        <w:t xml:space="preserve"> 19(1):357–66.</w:t>
      </w:r>
    </w:p>
    <w:p w14:paraId="27C51FD2"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Jankowski, Jill E., Gustavo A. Londoño, Scott K. Robinson, and Mark A. Chappell. 2013. “Exploring the Role of Physiology and Biotic Interactions in Determining </w:t>
      </w:r>
      <w:r w:rsidRPr="00391A35">
        <w:rPr>
          <w:rFonts w:ascii="Arial" w:hAnsi="Arial" w:cs="Arial"/>
          <w:noProof/>
        </w:rPr>
        <w:lastRenderedPageBreak/>
        <w:t xml:space="preserve">Elevational Ranges of Tropical Animals.” </w:t>
      </w:r>
      <w:r w:rsidRPr="00391A35">
        <w:rPr>
          <w:rFonts w:ascii="Arial" w:hAnsi="Arial" w:cs="Arial"/>
          <w:i/>
          <w:iCs/>
          <w:noProof/>
        </w:rPr>
        <w:t>Ecography</w:t>
      </w:r>
      <w:r w:rsidRPr="00391A35">
        <w:rPr>
          <w:rFonts w:ascii="Arial" w:hAnsi="Arial" w:cs="Arial"/>
          <w:noProof/>
        </w:rPr>
        <w:t xml:space="preserve"> 36(1):1–12.</w:t>
      </w:r>
    </w:p>
    <w:p w14:paraId="50628864"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Jeffs, Christopher T., J. Christopher D. Terry, Megan Higgie, Anna Jandová, Hana Konvičková, Joel J. Brown, Chia Hua Lue, Michele Schiffer, Eleanor K. O’Brien, Jon Bridle, Jan Hrček, and Owen T. Lewis. 2021. “Molecular Analyses Reveal Consistent Food Web Structure with Elevation in Rainforest Drosophila – Parasitoid Communities.” </w:t>
      </w:r>
      <w:r w:rsidRPr="00391A35">
        <w:rPr>
          <w:rFonts w:ascii="Arial" w:hAnsi="Arial" w:cs="Arial"/>
          <w:i/>
          <w:iCs/>
          <w:noProof/>
        </w:rPr>
        <w:t>Ecography</w:t>
      </w:r>
      <w:r w:rsidRPr="00391A35">
        <w:rPr>
          <w:rFonts w:ascii="Arial" w:hAnsi="Arial" w:cs="Arial"/>
          <w:noProof/>
        </w:rPr>
        <w:t xml:space="preserve"> 44(3):403–13.</w:t>
      </w:r>
    </w:p>
    <w:p w14:paraId="6F173AA5"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Jørgensen, Lisa Bjerregaard, Hans Malte, and Johannes Overgaard. 2019. “How to Assess Drosophila Heat Tolerance: Unifying Static and Dynamic Tolerance Assays to Predict Heat Distribution Limits” edited by C. White. </w:t>
      </w:r>
      <w:r w:rsidRPr="00391A35">
        <w:rPr>
          <w:rFonts w:ascii="Arial" w:hAnsi="Arial" w:cs="Arial"/>
          <w:i/>
          <w:iCs/>
          <w:noProof/>
        </w:rPr>
        <w:t>Functional Ecology</w:t>
      </w:r>
      <w:r w:rsidRPr="00391A35">
        <w:rPr>
          <w:rFonts w:ascii="Arial" w:hAnsi="Arial" w:cs="Arial"/>
          <w:noProof/>
        </w:rPr>
        <w:t xml:space="preserve"> 33(4):629–42.</w:t>
      </w:r>
    </w:p>
    <w:p w14:paraId="6931AF5E"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Kearney, Michael and Warren Porter. 2009. “Mechanistic Niche Modelling: Combining Physiological and Spatial Data to Predict Species’ Ranges.” </w:t>
      </w:r>
      <w:r w:rsidRPr="00391A35">
        <w:rPr>
          <w:rFonts w:ascii="Arial" w:hAnsi="Arial" w:cs="Arial"/>
          <w:i/>
          <w:iCs/>
          <w:noProof/>
        </w:rPr>
        <w:t>Ecology Letters</w:t>
      </w:r>
      <w:r w:rsidRPr="00391A35">
        <w:rPr>
          <w:rFonts w:ascii="Arial" w:hAnsi="Arial" w:cs="Arial"/>
          <w:noProof/>
        </w:rPr>
        <w:t xml:space="preserve"> 12(4):334–50.</w:t>
      </w:r>
    </w:p>
    <w:p w14:paraId="3221AADA"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391A35">
        <w:rPr>
          <w:rFonts w:ascii="Arial" w:hAnsi="Arial" w:cs="Arial"/>
          <w:i/>
          <w:iCs/>
          <w:noProof/>
        </w:rPr>
        <w:t>Proceedings of the National Academy of Sciences of the United States of America</w:t>
      </w:r>
      <w:r w:rsidRPr="00391A35">
        <w:rPr>
          <w:rFonts w:ascii="Arial" w:hAnsi="Arial" w:cs="Arial"/>
          <w:noProof/>
        </w:rPr>
        <w:t xml:space="preserve"> 109(40):16228–33.</w:t>
      </w:r>
    </w:p>
    <w:p w14:paraId="50A430C8"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Khaliq, Imran, Christian Hof, Roland Prinzinger, Katrin Böhning-Gaese, and Markus Pfenninger. 2014. “Global Variation in Thermal Tolerances and Vulnerability of Endotherms to Climate Change.” </w:t>
      </w:r>
      <w:r w:rsidRPr="00391A35">
        <w:rPr>
          <w:rFonts w:ascii="Arial" w:hAnsi="Arial" w:cs="Arial"/>
          <w:i/>
          <w:iCs/>
          <w:noProof/>
        </w:rPr>
        <w:t>Proceedings of the Royal Society B: Biological Sciences</w:t>
      </w:r>
      <w:r w:rsidRPr="00391A35">
        <w:rPr>
          <w:rFonts w:ascii="Arial" w:hAnsi="Arial" w:cs="Arial"/>
          <w:noProof/>
        </w:rPr>
        <w:t xml:space="preserve"> 281(1789).</w:t>
      </w:r>
    </w:p>
    <w:p w14:paraId="45F03C5A"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Kimura, Masahito T. 2004. “Cold and Heat Tolerance of Drosophilid Flies with Reference to Their Latitudinal Distributions.” </w:t>
      </w:r>
      <w:r w:rsidRPr="00391A35">
        <w:rPr>
          <w:rFonts w:ascii="Arial" w:hAnsi="Arial" w:cs="Arial"/>
          <w:i/>
          <w:iCs/>
          <w:noProof/>
        </w:rPr>
        <w:t>Oecologia</w:t>
      </w:r>
      <w:r w:rsidRPr="00391A35">
        <w:rPr>
          <w:rFonts w:ascii="Arial" w:hAnsi="Arial" w:cs="Arial"/>
          <w:noProof/>
        </w:rPr>
        <w:t xml:space="preserve"> 140(3):442–49.</w:t>
      </w:r>
    </w:p>
    <w:p w14:paraId="2C481E6A"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Kingsolver, Joel G., Sarah E. Diamond, and Lauren B. Buckley. 2013. “Heat Stress </w:t>
      </w:r>
      <w:r w:rsidRPr="00391A35">
        <w:rPr>
          <w:rFonts w:ascii="Arial" w:hAnsi="Arial" w:cs="Arial"/>
          <w:noProof/>
        </w:rPr>
        <w:lastRenderedPageBreak/>
        <w:t xml:space="preserve">and the Fitness Consequences of Climate Change for Terrestrial Ectotherms” edited by J. Grindstaff. </w:t>
      </w:r>
      <w:r w:rsidRPr="00391A35">
        <w:rPr>
          <w:rFonts w:ascii="Arial" w:hAnsi="Arial" w:cs="Arial"/>
          <w:i/>
          <w:iCs/>
          <w:noProof/>
        </w:rPr>
        <w:t>Functional Ecology</w:t>
      </w:r>
      <w:r w:rsidRPr="00391A35">
        <w:rPr>
          <w:rFonts w:ascii="Arial" w:hAnsi="Arial" w:cs="Arial"/>
          <w:noProof/>
        </w:rPr>
        <w:t xml:space="preserve"> 27(6):1415–23.</w:t>
      </w:r>
    </w:p>
    <w:p w14:paraId="65C39A8D"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Laurance, William F., D. Carolina Useche, Luke P. Shoo, Sebastian K. Herzog, Michael Kessler, Federico Escobar, Gunnar Brehm, Jan C. Axmacher, I. Ching Chen, Lucrecia Arellano Gámez, Peter Hietz, Konrad Fiedler, Tomasz Pyrcz, Jan Wolf, Christopher L. Merkord, Catherine Cardelus, Andrew R. Marshall, Claudine Ah-Peng, Gregory H. Aplet, M. del Coro Arizmendi, William J. Baker, John Barone, Carsten A. Brühl, Rainer W. Bussmann, Daniele Cicuzza, Gerald Eilu, Mario E. Favila, Andreas Hemp, Claudia Hemp, Jürgen Homeier, Johanna Hurtado, Jill Jankowski, Gustavo Kattán, Jürgen Kluge, Thorsten Krömer, David C. Lees, Marcus Lehnert, John T. Longino, Jon Lovett, Patrick H. Martin, Bruce D. Patterson, Richard G. Pearson, Kelvin S. H. Peh, Barbara Richardson, Michael Richardson, Michael J. Samways, Feyera Senbeta, Thomas B. Smith, Timothy M. A. Utteridge, James E. Watkins, Rohan Wilson, Stephen E. Williams, and Chris D. Thomas. 2011. “Global Warming, Elevational Ranges and the Vulnerability of Tropical Biota.” </w:t>
      </w:r>
      <w:r w:rsidRPr="00391A35">
        <w:rPr>
          <w:rFonts w:ascii="Arial" w:hAnsi="Arial" w:cs="Arial"/>
          <w:i/>
          <w:iCs/>
          <w:noProof/>
        </w:rPr>
        <w:t>Biological Conservation</w:t>
      </w:r>
      <w:r w:rsidRPr="00391A35">
        <w:rPr>
          <w:rFonts w:ascii="Arial" w:hAnsi="Arial" w:cs="Arial"/>
          <w:noProof/>
        </w:rPr>
        <w:t xml:space="preserve"> 144(1):548–57.</w:t>
      </w:r>
    </w:p>
    <w:p w14:paraId="1C0D0F75"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Louthan, Allison M., Daniel F. Doak, and Amy L. Angert. 2015. “Where and When Do Species Interactions Set Range Limits?” </w:t>
      </w:r>
      <w:r w:rsidRPr="00391A35">
        <w:rPr>
          <w:rFonts w:ascii="Arial" w:hAnsi="Arial" w:cs="Arial"/>
          <w:i/>
          <w:iCs/>
          <w:noProof/>
        </w:rPr>
        <w:t>Trends in Ecology and Evolution</w:t>
      </w:r>
      <w:r w:rsidRPr="00391A35">
        <w:rPr>
          <w:rFonts w:ascii="Arial" w:hAnsi="Arial" w:cs="Arial"/>
          <w:noProof/>
        </w:rPr>
        <w:t xml:space="preserve"> 30(12):780–92.</w:t>
      </w:r>
    </w:p>
    <w:p w14:paraId="3C16B520"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Lynch, Heather J., Marc Rhainds, Justin M. Calabrese, Stephen Cantrell, Chris Cosner, and William F. Fagan. 2014. “How Climate Extremes—Not Means—Define a Species’ Geographic Range Boundary via a Demographic Tipping Point.” </w:t>
      </w:r>
      <w:r w:rsidRPr="00391A35">
        <w:rPr>
          <w:rFonts w:ascii="Arial" w:hAnsi="Arial" w:cs="Arial"/>
          <w:i/>
          <w:iCs/>
          <w:noProof/>
        </w:rPr>
        <w:t>Ecological Monographs</w:t>
      </w:r>
      <w:r w:rsidRPr="00391A35">
        <w:rPr>
          <w:rFonts w:ascii="Arial" w:hAnsi="Arial" w:cs="Arial"/>
          <w:noProof/>
        </w:rPr>
        <w:t xml:space="preserve"> 84(1):131–49.</w:t>
      </w:r>
    </w:p>
    <w:p w14:paraId="4E2F5A40"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Ma, Gang, Ary A. Hoffmann, and Chun Sen Ma. 2015. “Daily Temperature Extremes Play an Important Role in Predicting Thermal Effects.” </w:t>
      </w:r>
      <w:r w:rsidRPr="00391A35">
        <w:rPr>
          <w:rFonts w:ascii="Arial" w:hAnsi="Arial" w:cs="Arial"/>
          <w:i/>
          <w:iCs/>
          <w:noProof/>
        </w:rPr>
        <w:t xml:space="preserve">Journal of Experimental </w:t>
      </w:r>
      <w:r w:rsidRPr="00391A35">
        <w:rPr>
          <w:rFonts w:ascii="Arial" w:hAnsi="Arial" w:cs="Arial"/>
          <w:i/>
          <w:iCs/>
          <w:noProof/>
        </w:rPr>
        <w:lastRenderedPageBreak/>
        <w:t>Biology</w:t>
      </w:r>
      <w:r w:rsidRPr="00391A35">
        <w:rPr>
          <w:rFonts w:ascii="Arial" w:hAnsi="Arial" w:cs="Arial"/>
          <w:noProof/>
        </w:rPr>
        <w:t xml:space="preserve"> 218(14):2289–96.</w:t>
      </w:r>
    </w:p>
    <w:p w14:paraId="09A629FC"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MacLean, Heidi J., Jesper G. Sørensen, Torsten N. Kristensen, Volker Loeschcke, Kristian Beedholm, Vanessa Kellermann, and Johannes Overgaard. 2019. “Evolution and Plasticity of Thermal Performance: An Analysis of Variation in Thermal Tolerance and Fitness in 22 </w:t>
      </w:r>
      <w:r w:rsidRPr="00391A35">
        <w:rPr>
          <w:rFonts w:ascii="Arial" w:hAnsi="Arial" w:cs="Arial"/>
          <w:i/>
          <w:iCs/>
          <w:noProof/>
        </w:rPr>
        <w:t>Drosophila</w:t>
      </w:r>
      <w:r w:rsidRPr="00391A35">
        <w:rPr>
          <w:rFonts w:ascii="Arial" w:hAnsi="Arial" w:cs="Arial"/>
          <w:noProof/>
        </w:rPr>
        <w:t xml:space="preserve"> Species.” </w:t>
      </w:r>
      <w:r w:rsidRPr="00391A35">
        <w:rPr>
          <w:rFonts w:ascii="Arial" w:hAnsi="Arial" w:cs="Arial"/>
          <w:i/>
          <w:iCs/>
          <w:noProof/>
        </w:rPr>
        <w:t>Philosophical Transactions of the Royal Society B: Biological Sciences</w:t>
      </w:r>
      <w:r w:rsidRPr="00391A35">
        <w:rPr>
          <w:rFonts w:ascii="Arial" w:hAnsi="Arial" w:cs="Arial"/>
          <w:noProof/>
        </w:rPr>
        <w:t xml:space="preserve"> 374(1778):20180548.</w:t>
      </w:r>
    </w:p>
    <w:p w14:paraId="46A56F21"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Merrill, Richard M., David Gutiérrez, Owen T. Lewis, Javier Gutiérrez, Sonia B. Díez, and Robert J. Wilson. 2008. “Combined Effects of Climate and Biotic Interactions on the Elevational Range of a Phytophagous Insect.” </w:t>
      </w:r>
      <w:r w:rsidRPr="00391A35">
        <w:rPr>
          <w:rFonts w:ascii="Arial" w:hAnsi="Arial" w:cs="Arial"/>
          <w:i/>
          <w:iCs/>
          <w:noProof/>
        </w:rPr>
        <w:t>Journal of Animal Ecology</w:t>
      </w:r>
      <w:r w:rsidRPr="00391A35">
        <w:rPr>
          <w:rFonts w:ascii="Arial" w:hAnsi="Arial" w:cs="Arial"/>
          <w:noProof/>
        </w:rPr>
        <w:t xml:space="preserve"> 77(1):145–55.</w:t>
      </w:r>
    </w:p>
    <w:p w14:paraId="53A522DF"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Nowrouzi, Somayeh, Alan N. Andersen, Tom R. Bishop, and Simon K. A. Robson. 2018. “Is Thermal Limitation the Primary Driver of Elevational Distributions? Not for Montane Rainforest Ants in the Australian Wet Tropics.” </w:t>
      </w:r>
      <w:r w:rsidRPr="00391A35">
        <w:rPr>
          <w:rFonts w:ascii="Arial" w:hAnsi="Arial" w:cs="Arial"/>
          <w:i/>
          <w:iCs/>
          <w:noProof/>
        </w:rPr>
        <w:t>Oecologia</w:t>
      </w:r>
      <w:r w:rsidRPr="00391A35">
        <w:rPr>
          <w:rFonts w:ascii="Arial" w:hAnsi="Arial" w:cs="Arial"/>
          <w:noProof/>
        </w:rPr>
        <w:t xml:space="preserve"> 188(2):333–42.</w:t>
      </w:r>
    </w:p>
    <w:p w14:paraId="0137B5B5"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O’Brien, Eleanor K., Megan Higgie, Christopher T. Jeffs, Ary A. Hoffmann, Jan Hrček, Owen T. Lewis, and Jon R. Bridle. 2020. “Fitness Effects of Competition within and between Species Change across Species’ Ranges, and Reveal Limited Local Adaptation in Rainforest &lt;em&gt;Drosophila&lt;/Em&gt;.” </w:t>
      </w:r>
      <w:r w:rsidRPr="00391A35">
        <w:rPr>
          <w:rFonts w:ascii="Arial" w:hAnsi="Arial" w:cs="Arial"/>
          <w:i/>
          <w:iCs/>
          <w:noProof/>
        </w:rPr>
        <w:t>BioRxiv</w:t>
      </w:r>
      <w:r w:rsidRPr="00391A35">
        <w:rPr>
          <w:rFonts w:ascii="Arial" w:hAnsi="Arial" w:cs="Arial"/>
          <w:noProof/>
        </w:rPr>
        <w:t xml:space="preserve"> 395624.</w:t>
      </w:r>
    </w:p>
    <w:p w14:paraId="51429B6C"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O’Brien, Eleanor K., Megan Higgie, Alan Reynolds, Ary A. Hoffmann, and Jon R. Bridle. 2017. “Testing for Local Adaptation and Evolutionary Potential along Altitudinal Gradients in Rainforest Drosophila: Beyond Laboratory Estimates.” </w:t>
      </w:r>
      <w:r w:rsidRPr="00391A35">
        <w:rPr>
          <w:rFonts w:ascii="Arial" w:hAnsi="Arial" w:cs="Arial"/>
          <w:i/>
          <w:iCs/>
          <w:noProof/>
        </w:rPr>
        <w:t>Global Change Biology</w:t>
      </w:r>
      <w:r w:rsidRPr="00391A35">
        <w:rPr>
          <w:rFonts w:ascii="Arial" w:hAnsi="Arial" w:cs="Arial"/>
          <w:noProof/>
        </w:rPr>
        <w:t xml:space="preserve"> 23(5):1847–60.</w:t>
      </w:r>
    </w:p>
    <w:p w14:paraId="035160B2"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Overgaard, Johannes, Michael R. Kearney, and Ary A. Hoffmann. 2014. “Sensitivity to Thermal Extremes in Australian Drosophila Implies Similar Impacts of Climate Change on the Distribution of Widespread and Tropical Species.” </w:t>
      </w:r>
      <w:r w:rsidRPr="00391A35">
        <w:rPr>
          <w:rFonts w:ascii="Arial" w:hAnsi="Arial" w:cs="Arial"/>
          <w:i/>
          <w:iCs/>
          <w:noProof/>
        </w:rPr>
        <w:t xml:space="preserve">Global </w:t>
      </w:r>
      <w:r w:rsidRPr="00391A35">
        <w:rPr>
          <w:rFonts w:ascii="Arial" w:hAnsi="Arial" w:cs="Arial"/>
          <w:i/>
          <w:iCs/>
          <w:noProof/>
        </w:rPr>
        <w:lastRenderedPageBreak/>
        <w:t>Change Biology</w:t>
      </w:r>
      <w:r w:rsidRPr="00391A35">
        <w:rPr>
          <w:rFonts w:ascii="Arial" w:hAnsi="Arial" w:cs="Arial"/>
          <w:noProof/>
        </w:rPr>
        <w:t xml:space="preserve"> 20(6):1738–50.</w:t>
      </w:r>
    </w:p>
    <w:p w14:paraId="63F73F2A"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Paquette, Alexandra and Anna L. Hargreaves. 2021. “Biotic Interactions Are More Often Important at Species’ Warm versus Cool Range Edges” edited by C. Ghalambor. </w:t>
      </w:r>
      <w:r w:rsidRPr="00391A35">
        <w:rPr>
          <w:rFonts w:ascii="Arial" w:hAnsi="Arial" w:cs="Arial"/>
          <w:i/>
          <w:iCs/>
          <w:noProof/>
        </w:rPr>
        <w:t>Ecology Letters</w:t>
      </w:r>
      <w:r w:rsidRPr="00391A35">
        <w:rPr>
          <w:rFonts w:ascii="Arial" w:hAnsi="Arial" w:cs="Arial"/>
          <w:noProof/>
        </w:rPr>
        <w:t xml:space="preserve"> 24(11):2427–38.</w:t>
      </w:r>
    </w:p>
    <w:p w14:paraId="1F3F1870"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Parratt, Steven R., Benjamin S. Walsh, Soeren Metelmann, Nicola White, Andri Manser, Amanda J. Bretman, Ary A. Hoffmann, Rhonda R. Snook, and Tom A. R. Price. 2021. “Temperatures That Sterilize Males Better Match Global Species Distributions than Lethal Temperatures.” </w:t>
      </w:r>
      <w:r w:rsidRPr="00391A35">
        <w:rPr>
          <w:rFonts w:ascii="Arial" w:hAnsi="Arial" w:cs="Arial"/>
          <w:i/>
          <w:iCs/>
          <w:noProof/>
        </w:rPr>
        <w:t>Nature Climate Change</w:t>
      </w:r>
      <w:r w:rsidRPr="00391A35">
        <w:rPr>
          <w:rFonts w:ascii="Arial" w:hAnsi="Arial" w:cs="Arial"/>
          <w:noProof/>
        </w:rPr>
        <w:t xml:space="preserve"> 11(6):481–84.</w:t>
      </w:r>
    </w:p>
    <w:p w14:paraId="52993390" w14:textId="3418B411"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Peterson, Megan L., Daniel F. Doak, and William F. Morris. 2019. “Incorporating Local Adaptation into Forecasts of Species’ Distribution and Abundance under Climate Change.” </w:t>
      </w:r>
      <w:r w:rsidRPr="00391A35">
        <w:rPr>
          <w:rFonts w:ascii="Arial" w:hAnsi="Arial" w:cs="Arial"/>
          <w:i/>
          <w:iCs/>
          <w:noProof/>
        </w:rPr>
        <w:t>Global Change Biology</w:t>
      </w:r>
      <w:r w:rsidRPr="00391A35">
        <w:rPr>
          <w:rFonts w:ascii="Arial" w:hAnsi="Arial" w:cs="Arial"/>
          <w:noProof/>
        </w:rPr>
        <w:t xml:space="preserve"> 25(3):775–93.</w:t>
      </w:r>
    </w:p>
    <w:p w14:paraId="32C0BAF5" w14:textId="506A8ACA" w:rsidR="002B0CEF" w:rsidRPr="00391A35" w:rsidRDefault="002B0CEF" w:rsidP="001B3FA5">
      <w:pPr>
        <w:widowControl w:val="0"/>
        <w:autoSpaceDE w:val="0"/>
        <w:autoSpaceDN w:val="0"/>
        <w:adjustRightInd w:val="0"/>
        <w:spacing w:line="480" w:lineRule="auto"/>
        <w:ind w:left="482" w:hanging="482"/>
        <w:rPr>
          <w:rFonts w:ascii="Arial" w:hAnsi="Arial" w:cs="Arial"/>
          <w:noProof/>
        </w:rPr>
      </w:pPr>
      <w:r w:rsidRPr="00391A35">
        <w:rPr>
          <w:rFonts w:ascii="Arial" w:hAnsi="Arial" w:cs="Arial"/>
          <w:noProof/>
        </w:rPr>
        <w:t>R Core Team (2020). R: A language and environment for statistical computing. R Foundation for Statistical Computing, Vienna, Austria. URL https://www.R-project.org/.</w:t>
      </w:r>
    </w:p>
    <w:p w14:paraId="5A5C01F7"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Saxon, A. D., E. K. O’Brien, and J. R. Bridle. 2018. “Temperature Fluctuations during Development Reduce Male Fitness and May Limit Adaptive Potential in Tropical Rainforest Drosophila.” </w:t>
      </w:r>
      <w:r w:rsidRPr="00391A35">
        <w:rPr>
          <w:rFonts w:ascii="Arial" w:hAnsi="Arial" w:cs="Arial"/>
          <w:i/>
          <w:iCs/>
          <w:noProof/>
        </w:rPr>
        <w:t>Journal of Evolutionary Biology</w:t>
      </w:r>
      <w:r w:rsidRPr="00391A35">
        <w:rPr>
          <w:rFonts w:ascii="Arial" w:hAnsi="Arial" w:cs="Arial"/>
          <w:noProof/>
        </w:rPr>
        <w:t xml:space="preserve"> 31(3):405–15.</w:t>
      </w:r>
    </w:p>
    <w:p w14:paraId="16C434BA"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Schemske, Douglas W., Gary G. Mittelbach, Howard V. Cornell, James M. Sobel, and Kaustuv Roy. 2009. “Is There a Latitudinal Gradient in the Importance of Biotic Interactions?” </w:t>
      </w:r>
      <w:r w:rsidRPr="00391A35">
        <w:rPr>
          <w:rFonts w:ascii="Arial" w:hAnsi="Arial" w:cs="Arial"/>
          <w:i/>
          <w:iCs/>
          <w:noProof/>
        </w:rPr>
        <w:t>Annual Review of Ecology, Evolution, and Systematics</w:t>
      </w:r>
      <w:r w:rsidRPr="00391A35">
        <w:rPr>
          <w:rFonts w:ascii="Arial" w:hAnsi="Arial" w:cs="Arial"/>
          <w:noProof/>
        </w:rPr>
        <w:t xml:space="preserve"> 40(1):245–69.</w:t>
      </w:r>
    </w:p>
    <w:p w14:paraId="00278ECD"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Schiffer, Michele and Shane F. McEvey. 2006. “Drosophila Bunnanda - A New Species from Northern Australia with Notes on Other Australian Members of the Montium Subgroup (Diptera: Drosophilidae).” </w:t>
      </w:r>
      <w:r w:rsidRPr="00391A35">
        <w:rPr>
          <w:rFonts w:ascii="Arial" w:hAnsi="Arial" w:cs="Arial"/>
          <w:i/>
          <w:iCs/>
          <w:noProof/>
        </w:rPr>
        <w:t>Zootaxa</w:t>
      </w:r>
      <w:r w:rsidRPr="00391A35">
        <w:rPr>
          <w:rFonts w:ascii="Arial" w:hAnsi="Arial" w:cs="Arial"/>
          <w:noProof/>
        </w:rPr>
        <w:t xml:space="preserve"> (1333):1–23.</w:t>
      </w:r>
    </w:p>
    <w:p w14:paraId="089E100A"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Sheldon, Kimberly S., Sylvia Yang, and Joshua J. Tewksbury. 2011. “Climate </w:t>
      </w:r>
      <w:r w:rsidRPr="00391A35">
        <w:rPr>
          <w:rFonts w:ascii="Arial" w:hAnsi="Arial" w:cs="Arial"/>
          <w:noProof/>
        </w:rPr>
        <w:lastRenderedPageBreak/>
        <w:t xml:space="preserve">Change and Community Disassembly: Impacts of Warming on Tropical and Temperate Montane Community Structure.” </w:t>
      </w:r>
      <w:r w:rsidRPr="00391A35">
        <w:rPr>
          <w:rFonts w:ascii="Arial" w:hAnsi="Arial" w:cs="Arial"/>
          <w:i/>
          <w:iCs/>
          <w:noProof/>
        </w:rPr>
        <w:t>Ecology Letters</w:t>
      </w:r>
      <w:r w:rsidRPr="00391A35">
        <w:rPr>
          <w:rFonts w:ascii="Arial" w:hAnsi="Arial" w:cs="Arial"/>
          <w:noProof/>
        </w:rPr>
        <w:t xml:space="preserve"> 14(12):1191–1200.</w:t>
      </w:r>
    </w:p>
    <w:p w14:paraId="32DA00A3"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Curves and Body Temperatures?” edited by D. Vasseur. </w:t>
      </w:r>
      <w:r w:rsidRPr="00391A35">
        <w:rPr>
          <w:rFonts w:ascii="Arial" w:hAnsi="Arial" w:cs="Arial"/>
          <w:i/>
          <w:iCs/>
          <w:noProof/>
        </w:rPr>
        <w:t>Ecology Letters</w:t>
      </w:r>
      <w:r w:rsidRPr="00391A35">
        <w:rPr>
          <w:rFonts w:ascii="Arial" w:hAnsi="Arial" w:cs="Arial"/>
          <w:noProof/>
        </w:rPr>
        <w:t xml:space="preserve"> 19(11):1372–85.</w:t>
      </w:r>
    </w:p>
    <w:p w14:paraId="70574D7C"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Srinivasan, Umesh, Paul R. Elsen, Morgan W. Tingley, and David S. Wilcove. 2018. “Temperature and Competition Interact to Structure Himalayan Bird Communities.” </w:t>
      </w:r>
      <w:r w:rsidRPr="00391A35">
        <w:rPr>
          <w:rFonts w:ascii="Arial" w:hAnsi="Arial" w:cs="Arial"/>
          <w:i/>
          <w:iCs/>
          <w:noProof/>
        </w:rPr>
        <w:t>Proceedings of the Royal Society B: Biological Sciences</w:t>
      </w:r>
      <w:r w:rsidRPr="00391A35">
        <w:rPr>
          <w:rFonts w:ascii="Arial" w:hAnsi="Arial" w:cs="Arial"/>
          <w:noProof/>
        </w:rPr>
        <w:t xml:space="preserve"> 285(1874):20172593.</w:t>
      </w:r>
    </w:p>
    <w:p w14:paraId="60448EA9"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Stan Development Team. 2021. “RStan: The R Interface to Stan.” R package version 2.21.3.</w:t>
      </w:r>
    </w:p>
    <w:p w14:paraId="4121CE53"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Sunday, Jennifer M., Amanda E. Bates, and Nicholas K. Dulvy. 2012. “Thermal Tolerance and the Global Redistribution of Animals.” </w:t>
      </w:r>
      <w:r w:rsidRPr="00391A35">
        <w:rPr>
          <w:rFonts w:ascii="Arial" w:hAnsi="Arial" w:cs="Arial"/>
          <w:i/>
          <w:iCs/>
          <w:noProof/>
        </w:rPr>
        <w:t>Nature Climate Change</w:t>
      </w:r>
      <w:r w:rsidRPr="00391A35">
        <w:rPr>
          <w:rFonts w:ascii="Arial" w:hAnsi="Arial" w:cs="Arial"/>
          <w:noProof/>
        </w:rPr>
        <w:t xml:space="preserve"> 2(9):686–90.</w:t>
      </w:r>
    </w:p>
    <w:p w14:paraId="48F51354"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Terry, J. Christopher D., Jinlin Chen, and Owen T. Lewis. 2021. “Natural Enemies Have Inconsistent Impacts on the Coexistence of Competing Species.” </w:t>
      </w:r>
      <w:r w:rsidRPr="00391A35">
        <w:rPr>
          <w:rFonts w:ascii="Arial" w:hAnsi="Arial" w:cs="Arial"/>
          <w:i/>
          <w:iCs/>
          <w:noProof/>
        </w:rPr>
        <w:t>Journal of Animal Ecology</w:t>
      </w:r>
      <w:r w:rsidRPr="00391A35">
        <w:rPr>
          <w:rFonts w:ascii="Arial" w:hAnsi="Arial" w:cs="Arial"/>
          <w:noProof/>
        </w:rPr>
        <w:t xml:space="preserve"> 1365-2656.13534.</w:t>
      </w:r>
    </w:p>
    <w:p w14:paraId="7CF35ACC"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Williams, Stephen E., Elizabeth E. Bolitho, and Samantha Fox. 2003. “Climate Change in Australian Tropical Rainforests: An Impending Environmental Catastrophe.” </w:t>
      </w:r>
      <w:r w:rsidRPr="00391A35">
        <w:rPr>
          <w:rFonts w:ascii="Arial" w:hAnsi="Arial" w:cs="Arial"/>
          <w:i/>
          <w:iCs/>
          <w:noProof/>
        </w:rPr>
        <w:t>Proceedings of the Royal Society B: Biological Sciences</w:t>
      </w:r>
      <w:r w:rsidRPr="00391A35">
        <w:rPr>
          <w:rFonts w:ascii="Arial" w:hAnsi="Arial" w:cs="Arial"/>
          <w:noProof/>
        </w:rPr>
        <w:t xml:space="preserve"> 270(1527):1887–92.</w:t>
      </w:r>
    </w:p>
    <w:p w14:paraId="1EEF49C9" w14:textId="77777777" w:rsidR="00380B0A" w:rsidRPr="00391A35" w:rsidRDefault="00380B0A" w:rsidP="001B3FA5">
      <w:pPr>
        <w:widowControl w:val="0"/>
        <w:autoSpaceDE w:val="0"/>
        <w:autoSpaceDN w:val="0"/>
        <w:adjustRightInd w:val="0"/>
        <w:spacing w:line="480" w:lineRule="auto"/>
        <w:ind w:left="480" w:hanging="480"/>
        <w:rPr>
          <w:rFonts w:ascii="Arial" w:hAnsi="Arial" w:cs="Arial"/>
          <w:noProof/>
        </w:rPr>
      </w:pPr>
      <w:r w:rsidRPr="00391A35">
        <w:rPr>
          <w:rFonts w:ascii="Arial" w:hAnsi="Arial" w:cs="Arial"/>
          <w:noProof/>
        </w:rPr>
        <w:t xml:space="preserve">Wilson, Robert J., David Gutiérrez, Javier Gutiérrez, David Martínez, Rosa Agudo, </w:t>
      </w:r>
      <w:r w:rsidRPr="00391A35">
        <w:rPr>
          <w:rFonts w:ascii="Arial" w:hAnsi="Arial" w:cs="Arial"/>
          <w:noProof/>
        </w:rPr>
        <w:lastRenderedPageBreak/>
        <w:t xml:space="preserve">and Victor J. Monserrat. 2005. “Changes to the Elevational Limits and Extent of Species Ranges Associated with Climate Change.” </w:t>
      </w:r>
      <w:r w:rsidRPr="00391A35">
        <w:rPr>
          <w:rFonts w:ascii="Arial" w:hAnsi="Arial" w:cs="Arial"/>
          <w:i/>
          <w:iCs/>
          <w:noProof/>
        </w:rPr>
        <w:t>Ecology Letters</w:t>
      </w:r>
      <w:r w:rsidRPr="00391A35">
        <w:rPr>
          <w:rFonts w:ascii="Arial" w:hAnsi="Arial" w:cs="Arial"/>
          <w:noProof/>
        </w:rPr>
        <w:t xml:space="preserve"> 8(11):1138–46.</w:t>
      </w:r>
    </w:p>
    <w:p w14:paraId="13203014" w14:textId="42AAC029" w:rsidR="000B12F9" w:rsidRPr="00391A35" w:rsidRDefault="00380B0A" w:rsidP="001B3FA5">
      <w:pPr>
        <w:spacing w:line="480" w:lineRule="auto"/>
        <w:rPr>
          <w:rFonts w:ascii="Arial" w:hAnsi="Arial" w:cs="Arial"/>
          <w:b/>
          <w:bCs/>
        </w:rPr>
      </w:pPr>
      <w:r w:rsidRPr="00391A35">
        <w:rPr>
          <w:rFonts w:ascii="Arial" w:hAnsi="Arial" w:cs="Arial"/>
          <w:b/>
          <w:bCs/>
        </w:rPr>
        <w:fldChar w:fldCharType="end"/>
      </w:r>
    </w:p>
    <w:p w14:paraId="020F45A4" w14:textId="6BF46D72" w:rsidR="00886388" w:rsidRPr="00391A35" w:rsidRDefault="00507849" w:rsidP="001B3FA5">
      <w:pPr>
        <w:widowControl w:val="0"/>
        <w:autoSpaceDE w:val="0"/>
        <w:autoSpaceDN w:val="0"/>
        <w:adjustRightInd w:val="0"/>
        <w:spacing w:line="480" w:lineRule="auto"/>
        <w:ind w:left="480" w:hanging="480"/>
        <w:rPr>
          <w:rFonts w:ascii="Arial" w:hAnsi="Arial" w:cs="Arial"/>
        </w:rPr>
      </w:pPr>
      <w:r w:rsidRPr="00391A35">
        <w:rPr>
          <w:rFonts w:ascii="Arial" w:hAnsi="Arial" w:cs="Arial"/>
        </w:rPr>
        <w:br w:type="page"/>
      </w:r>
    </w:p>
    <w:p w14:paraId="71AC4916" w14:textId="268DB8C4" w:rsidR="00B23F2E" w:rsidRPr="00391A35" w:rsidRDefault="00B23F2E" w:rsidP="001B3FA5">
      <w:pPr>
        <w:spacing w:line="480" w:lineRule="auto"/>
        <w:rPr>
          <w:rFonts w:ascii="Arial" w:hAnsi="Arial" w:cs="Arial"/>
        </w:rPr>
      </w:pPr>
      <w:r w:rsidRPr="00391A35">
        <w:rPr>
          <w:rFonts w:ascii="Arial" w:hAnsi="Arial" w:cs="Arial"/>
          <w:b/>
          <w:bCs/>
        </w:rPr>
        <w:lastRenderedPageBreak/>
        <w:t xml:space="preserve">Figure 1. </w:t>
      </w:r>
      <w:r w:rsidRPr="00391A35">
        <w:rPr>
          <w:rFonts w:ascii="Arial" w:hAnsi="Arial" w:cs="Arial"/>
        </w:rPr>
        <w:t>Distribution patterns</w:t>
      </w:r>
      <w:r w:rsidR="000A07BA" w:rsidRPr="00391A35">
        <w:rPr>
          <w:rFonts w:ascii="Arial" w:hAnsi="Arial" w:cs="Arial"/>
        </w:rPr>
        <w:t xml:space="preserve"> of nine rainforest </w:t>
      </w:r>
      <w:r w:rsidR="000A07BA" w:rsidRPr="00391A35">
        <w:rPr>
          <w:rFonts w:ascii="Arial" w:hAnsi="Arial" w:cs="Arial"/>
          <w:i/>
          <w:iCs/>
        </w:rPr>
        <w:t>Drosophila</w:t>
      </w:r>
      <w:r w:rsidR="000A07BA" w:rsidRPr="00391A35">
        <w:rPr>
          <w:rFonts w:ascii="Arial" w:hAnsi="Arial" w:cs="Arial"/>
        </w:rPr>
        <w:t xml:space="preserve"> species at two study sites, Mount </w:t>
      </w:r>
      <w:proofErr w:type="spellStart"/>
      <w:r w:rsidR="000A07BA" w:rsidRPr="00391A35">
        <w:rPr>
          <w:rFonts w:ascii="Arial" w:hAnsi="Arial" w:cs="Arial"/>
        </w:rPr>
        <w:t>Kirrama</w:t>
      </w:r>
      <w:proofErr w:type="spellEnd"/>
      <w:r w:rsidR="000A07BA" w:rsidRPr="00391A35">
        <w:rPr>
          <w:rFonts w:ascii="Arial" w:hAnsi="Arial" w:cs="Arial"/>
        </w:rPr>
        <w:t xml:space="preserve"> and Mount </w:t>
      </w:r>
      <w:proofErr w:type="spellStart"/>
      <w:r w:rsidR="000A07BA" w:rsidRPr="00391A35">
        <w:rPr>
          <w:rFonts w:ascii="Arial" w:hAnsi="Arial" w:cs="Arial"/>
        </w:rPr>
        <w:t>Paluma</w:t>
      </w:r>
      <w:proofErr w:type="spellEnd"/>
      <w:r w:rsidRPr="00391A35">
        <w:rPr>
          <w:rFonts w:ascii="Arial" w:hAnsi="Arial" w:cs="Arial"/>
        </w:rPr>
        <w:t xml:space="preserve">. </w:t>
      </w:r>
      <w:r w:rsidR="000A07BA" w:rsidRPr="00391A35">
        <w:rPr>
          <w:rFonts w:ascii="Arial" w:hAnsi="Arial" w:cs="Arial"/>
        </w:rPr>
        <w:t>The p</w:t>
      </w:r>
      <w:r w:rsidRPr="00391A35">
        <w:rPr>
          <w:rFonts w:ascii="Arial" w:hAnsi="Arial" w:cs="Arial"/>
        </w:rPr>
        <w:t xml:space="preserve">roportion of samples found at </w:t>
      </w:r>
      <w:r w:rsidR="00EB7170" w:rsidRPr="00391A35">
        <w:rPr>
          <w:rFonts w:ascii="Arial" w:hAnsi="Arial" w:cs="Arial"/>
        </w:rPr>
        <w:t xml:space="preserve">sites at </w:t>
      </w:r>
      <w:r w:rsidRPr="00391A35">
        <w:rPr>
          <w:rFonts w:ascii="Arial" w:hAnsi="Arial" w:cs="Arial"/>
        </w:rPr>
        <w:t>low</w:t>
      </w:r>
      <w:r w:rsidR="00600D43" w:rsidRPr="00391A35">
        <w:rPr>
          <w:rFonts w:ascii="Arial" w:hAnsi="Arial" w:cs="Arial"/>
        </w:rPr>
        <w:t xml:space="preserve"> (yellow)</w:t>
      </w:r>
      <w:r w:rsidRPr="00391A35">
        <w:rPr>
          <w:rFonts w:ascii="Arial" w:hAnsi="Arial" w:cs="Arial"/>
        </w:rPr>
        <w:t>, m</w:t>
      </w:r>
      <w:r w:rsidR="00600D43" w:rsidRPr="00391A35">
        <w:rPr>
          <w:rFonts w:ascii="Arial" w:hAnsi="Arial" w:cs="Arial"/>
        </w:rPr>
        <w:t>edium (gree</w:t>
      </w:r>
      <w:r w:rsidR="00EB7170" w:rsidRPr="00391A35">
        <w:rPr>
          <w:rFonts w:ascii="Arial" w:hAnsi="Arial" w:cs="Arial"/>
        </w:rPr>
        <w:t>n</w:t>
      </w:r>
      <w:r w:rsidR="00600D43" w:rsidRPr="00391A35">
        <w:rPr>
          <w:rFonts w:ascii="Arial" w:hAnsi="Arial" w:cs="Arial"/>
        </w:rPr>
        <w:t>)</w:t>
      </w:r>
      <w:r w:rsidRPr="00391A35">
        <w:rPr>
          <w:rFonts w:ascii="Arial" w:hAnsi="Arial" w:cs="Arial"/>
        </w:rPr>
        <w:t xml:space="preserve"> and high</w:t>
      </w:r>
      <w:r w:rsidR="00600D43" w:rsidRPr="00391A35">
        <w:rPr>
          <w:rFonts w:ascii="Arial" w:hAnsi="Arial" w:cs="Arial"/>
        </w:rPr>
        <w:t xml:space="preserve"> (blue)</w:t>
      </w:r>
      <w:r w:rsidR="00EB7170" w:rsidRPr="00391A35">
        <w:rPr>
          <w:rFonts w:ascii="Arial" w:hAnsi="Arial" w:cs="Arial"/>
        </w:rPr>
        <w:t xml:space="preserve"> </w:t>
      </w:r>
      <w:r w:rsidRPr="00391A35">
        <w:rPr>
          <w:rFonts w:ascii="Arial" w:hAnsi="Arial" w:cs="Arial"/>
        </w:rPr>
        <w:t>elevation</w:t>
      </w:r>
      <w:r w:rsidR="00EB7170" w:rsidRPr="00391A35">
        <w:rPr>
          <w:rFonts w:ascii="Arial" w:hAnsi="Arial" w:cs="Arial"/>
        </w:rPr>
        <w:t>s</w:t>
      </w:r>
      <w:r w:rsidRPr="00391A35">
        <w:rPr>
          <w:rFonts w:ascii="Arial" w:hAnsi="Arial" w:cs="Arial"/>
        </w:rPr>
        <w:t xml:space="preserve"> </w:t>
      </w:r>
      <w:r w:rsidR="000A07BA" w:rsidRPr="00391A35">
        <w:rPr>
          <w:rFonts w:ascii="Arial" w:hAnsi="Arial" w:cs="Arial"/>
        </w:rPr>
        <w:t>is shown for each</w:t>
      </w:r>
      <w:r w:rsidRPr="00391A35">
        <w:rPr>
          <w:rFonts w:ascii="Arial" w:hAnsi="Arial" w:cs="Arial"/>
        </w:rPr>
        <w:t xml:space="preserve"> species.</w:t>
      </w:r>
      <w:r w:rsidR="00166C09" w:rsidRPr="00391A35">
        <w:rPr>
          <w:rFonts w:ascii="Arial" w:hAnsi="Arial" w:cs="Arial"/>
        </w:rPr>
        <w:t xml:space="preserve"> </w:t>
      </w:r>
      <w:r w:rsidR="000A07BA" w:rsidRPr="00391A35">
        <w:rPr>
          <w:rFonts w:ascii="Arial" w:hAnsi="Arial" w:cs="Arial"/>
        </w:rPr>
        <w:t>N</w:t>
      </w:r>
      <w:r w:rsidR="00600D43" w:rsidRPr="00391A35">
        <w:rPr>
          <w:rFonts w:ascii="Arial" w:hAnsi="Arial" w:cs="Arial"/>
        </w:rPr>
        <w:t xml:space="preserve">umbers </w:t>
      </w:r>
      <w:r w:rsidR="000A07BA" w:rsidRPr="00391A35">
        <w:rPr>
          <w:rFonts w:ascii="Arial" w:hAnsi="Arial" w:cs="Arial"/>
        </w:rPr>
        <w:t xml:space="preserve">on </w:t>
      </w:r>
      <w:r w:rsidR="00600D43" w:rsidRPr="00391A35">
        <w:rPr>
          <w:rFonts w:ascii="Arial" w:hAnsi="Arial" w:cs="Arial"/>
        </w:rPr>
        <w:t xml:space="preserve">the bars show the counts of samples </w:t>
      </w:r>
      <w:r w:rsidR="000A07BA" w:rsidRPr="00391A35">
        <w:rPr>
          <w:rFonts w:ascii="Arial" w:hAnsi="Arial" w:cs="Arial"/>
        </w:rPr>
        <w:t>for each combination of</w:t>
      </w:r>
      <w:r w:rsidR="00600D43" w:rsidRPr="00391A35">
        <w:rPr>
          <w:rFonts w:ascii="Arial" w:hAnsi="Arial" w:cs="Arial"/>
        </w:rPr>
        <w:t xml:space="preserve"> species and site.</w:t>
      </w:r>
    </w:p>
    <w:p w14:paraId="63E0825C" w14:textId="3B25C078" w:rsidR="00301C2F" w:rsidRPr="00391A35" w:rsidRDefault="00756E1B" w:rsidP="001B3FA5">
      <w:pPr>
        <w:spacing w:line="480" w:lineRule="auto"/>
        <w:rPr>
          <w:rFonts w:ascii="Arial" w:hAnsi="Arial" w:cs="Arial"/>
        </w:rPr>
      </w:pPr>
      <w:r w:rsidRPr="00391A35">
        <w:rPr>
          <w:rFonts w:ascii="Arial" w:hAnsi="Arial" w:cs="Arial"/>
          <w:noProof/>
        </w:rPr>
        <w:drawing>
          <wp:inline distT="0" distB="0" distL="0" distR="0" wp14:anchorId="32557F1B" wp14:editId="39857614">
            <wp:extent cx="4995625" cy="5828044"/>
            <wp:effectExtent l="0" t="0" r="0" b="127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6738" cy="5829342"/>
                    </a:xfrm>
                    <a:prstGeom prst="rect">
                      <a:avLst/>
                    </a:prstGeom>
                  </pic:spPr>
                </pic:pic>
              </a:graphicData>
            </a:graphic>
          </wp:inline>
        </w:drawing>
      </w:r>
    </w:p>
    <w:p w14:paraId="1E92C471" w14:textId="569316DA" w:rsidR="00017D17" w:rsidRPr="00391A35" w:rsidRDefault="00017D17" w:rsidP="001B3FA5">
      <w:pPr>
        <w:spacing w:line="480" w:lineRule="auto"/>
        <w:rPr>
          <w:rFonts w:ascii="Arial" w:hAnsi="Arial" w:cs="Arial"/>
        </w:rPr>
      </w:pPr>
      <w:r w:rsidRPr="00391A35">
        <w:rPr>
          <w:rFonts w:ascii="Arial" w:hAnsi="Arial" w:cs="Arial"/>
        </w:rPr>
        <w:br w:type="page"/>
      </w:r>
    </w:p>
    <w:p w14:paraId="61FE1955" w14:textId="2F709427" w:rsidR="007363C5" w:rsidRPr="00391A35" w:rsidRDefault="00B23F2E" w:rsidP="001B3FA5">
      <w:pPr>
        <w:spacing w:line="480" w:lineRule="auto"/>
        <w:rPr>
          <w:rFonts w:ascii="Arial" w:hAnsi="Arial" w:cs="Arial"/>
        </w:rPr>
      </w:pPr>
      <w:r w:rsidRPr="00391A35">
        <w:rPr>
          <w:rFonts w:ascii="Arial" w:hAnsi="Arial" w:cs="Arial"/>
          <w:b/>
          <w:bCs/>
          <w:color w:val="0E101A"/>
        </w:rPr>
        <w:lastRenderedPageBreak/>
        <w:t xml:space="preserve">Figure 2. </w:t>
      </w:r>
      <w:r w:rsidR="00EB7170" w:rsidRPr="00391A35">
        <w:rPr>
          <w:rFonts w:ascii="Arial" w:hAnsi="Arial" w:cs="Arial"/>
          <w:color w:val="0E101A"/>
        </w:rPr>
        <w:t>Th</w:t>
      </w:r>
      <w:r w:rsidRPr="00391A35">
        <w:rPr>
          <w:rFonts w:ascii="Arial" w:hAnsi="Arial" w:cs="Arial"/>
          <w:color w:val="0E101A"/>
        </w:rPr>
        <w:t>ermal performance curve</w:t>
      </w:r>
      <w:r w:rsidR="00EB7170" w:rsidRPr="00391A35">
        <w:rPr>
          <w:rFonts w:ascii="Arial" w:hAnsi="Arial" w:cs="Arial"/>
          <w:color w:val="0E101A"/>
        </w:rPr>
        <w:t>s</w:t>
      </w:r>
      <w:r w:rsidRPr="00391A35">
        <w:rPr>
          <w:rFonts w:ascii="Arial" w:hAnsi="Arial" w:cs="Arial"/>
          <w:color w:val="0E101A"/>
        </w:rPr>
        <w:t xml:space="preserve"> </w:t>
      </w:r>
      <w:r w:rsidR="00EB7170" w:rsidRPr="00391A35">
        <w:rPr>
          <w:rFonts w:ascii="Arial" w:hAnsi="Arial" w:cs="Arial"/>
          <w:color w:val="0E101A"/>
        </w:rPr>
        <w:t xml:space="preserve">for </w:t>
      </w:r>
      <w:r w:rsidRPr="00391A35">
        <w:rPr>
          <w:rFonts w:ascii="Arial" w:hAnsi="Arial" w:cs="Arial"/>
          <w:color w:val="0E101A"/>
        </w:rPr>
        <w:t>reproduction</w:t>
      </w:r>
      <w:r w:rsidR="00EB7170" w:rsidRPr="00391A35">
        <w:rPr>
          <w:rFonts w:ascii="Arial" w:hAnsi="Arial" w:cs="Arial"/>
          <w:color w:val="0E101A"/>
        </w:rPr>
        <w:t xml:space="preserve"> of nine </w:t>
      </w:r>
      <w:r w:rsidR="00EB7170" w:rsidRPr="00391A35">
        <w:rPr>
          <w:rFonts w:ascii="Arial" w:hAnsi="Arial" w:cs="Arial"/>
          <w:i/>
          <w:iCs/>
          <w:color w:val="0E101A"/>
        </w:rPr>
        <w:t>Drosophila</w:t>
      </w:r>
      <w:r w:rsidR="00EB7170" w:rsidRPr="00391A35">
        <w:rPr>
          <w:rFonts w:ascii="Arial" w:hAnsi="Arial" w:cs="Arial"/>
          <w:color w:val="0E101A"/>
        </w:rPr>
        <w:t xml:space="preserve"> species</w:t>
      </w:r>
      <w:r w:rsidRPr="00391A35">
        <w:rPr>
          <w:rFonts w:ascii="Arial" w:hAnsi="Arial" w:cs="Arial"/>
          <w:color w:val="0E101A"/>
        </w:rPr>
        <w:t>.</w:t>
      </w:r>
      <w:r w:rsidRPr="00391A35">
        <w:rPr>
          <w:rFonts w:ascii="Arial" w:hAnsi="Arial" w:cs="Arial"/>
        </w:rPr>
        <w:t xml:space="preserve"> The </w:t>
      </w:r>
      <w:r w:rsidR="00350F81" w:rsidRPr="00391A35">
        <w:rPr>
          <w:rFonts w:ascii="Arial" w:hAnsi="Arial" w:cs="Arial"/>
        </w:rPr>
        <w:t xml:space="preserve">fitted </w:t>
      </w:r>
      <w:r w:rsidRPr="00391A35">
        <w:rPr>
          <w:rFonts w:ascii="Arial" w:hAnsi="Arial" w:cs="Arial"/>
        </w:rPr>
        <w:t>number</w:t>
      </w:r>
      <w:r w:rsidR="005A3467">
        <w:rPr>
          <w:rFonts w:ascii="Arial" w:hAnsi="Arial" w:cs="Arial"/>
        </w:rPr>
        <w:t>s</w:t>
      </w:r>
      <w:r w:rsidRPr="00391A35">
        <w:rPr>
          <w:rFonts w:ascii="Arial" w:hAnsi="Arial" w:cs="Arial"/>
        </w:rPr>
        <w:t xml:space="preserve"> of adult offspring produced per female parent per day are </w:t>
      </w:r>
      <w:r w:rsidR="00350F81" w:rsidRPr="00391A35">
        <w:rPr>
          <w:rFonts w:ascii="Arial" w:hAnsi="Arial" w:cs="Arial"/>
        </w:rPr>
        <w:t xml:space="preserve">plotted </w:t>
      </w:r>
      <w:r w:rsidRPr="00391A35">
        <w:rPr>
          <w:rFonts w:ascii="Arial" w:hAnsi="Arial" w:cs="Arial"/>
        </w:rPr>
        <w:t xml:space="preserve">against temperature. Line colours </w:t>
      </w:r>
      <w:r w:rsidR="00EB7170" w:rsidRPr="00391A35">
        <w:rPr>
          <w:rFonts w:ascii="Arial" w:hAnsi="Arial" w:cs="Arial"/>
        </w:rPr>
        <w:t>indicate</w:t>
      </w:r>
      <w:r w:rsidRPr="00391A35">
        <w:rPr>
          <w:rFonts w:ascii="Arial" w:hAnsi="Arial" w:cs="Arial"/>
        </w:rPr>
        <w:t xml:space="preserve"> species’ distribution </w:t>
      </w:r>
      <w:r w:rsidR="005A3467">
        <w:rPr>
          <w:rFonts w:ascii="Arial" w:hAnsi="Arial" w:cs="Arial"/>
        </w:rPr>
        <w:t>types</w:t>
      </w:r>
      <w:r w:rsidRPr="00391A35">
        <w:rPr>
          <w:rFonts w:ascii="Arial" w:hAnsi="Arial" w:cs="Arial"/>
        </w:rPr>
        <w:t xml:space="preserve">, with upland-biased species represented by </w:t>
      </w:r>
      <w:r w:rsidR="001E0E1F" w:rsidRPr="00391A35">
        <w:rPr>
          <w:rFonts w:ascii="Arial" w:hAnsi="Arial" w:cs="Arial"/>
        </w:rPr>
        <w:t>cold</w:t>
      </w:r>
      <w:r w:rsidRPr="00391A35">
        <w:rPr>
          <w:rFonts w:ascii="Arial" w:hAnsi="Arial" w:cs="Arial"/>
        </w:rPr>
        <w:t xml:space="preserve"> colours and lowland-biased species represented by </w:t>
      </w:r>
      <w:r w:rsidR="001E0E1F" w:rsidRPr="00391A35">
        <w:rPr>
          <w:rFonts w:ascii="Arial" w:hAnsi="Arial" w:cs="Arial"/>
        </w:rPr>
        <w:t>warm</w:t>
      </w:r>
      <w:r w:rsidRPr="00391A35">
        <w:rPr>
          <w:rFonts w:ascii="Arial" w:hAnsi="Arial" w:cs="Arial"/>
        </w:rPr>
        <w:t xml:space="preserve"> colours.</w:t>
      </w:r>
    </w:p>
    <w:p w14:paraId="1EE0743D" w14:textId="486DD7BA" w:rsidR="00B374DB" w:rsidRPr="00391A35" w:rsidRDefault="00B374DB" w:rsidP="001B3FA5">
      <w:pPr>
        <w:spacing w:line="480" w:lineRule="auto"/>
        <w:rPr>
          <w:rFonts w:ascii="Arial" w:hAnsi="Arial" w:cs="Arial"/>
        </w:rPr>
      </w:pPr>
      <w:r w:rsidRPr="00391A35">
        <w:rPr>
          <w:rFonts w:ascii="Arial" w:hAnsi="Arial" w:cs="Arial"/>
          <w:noProof/>
        </w:rPr>
        <w:drawing>
          <wp:inline distT="0" distB="0" distL="0" distR="0" wp14:anchorId="46418CF4" wp14:editId="67AD3674">
            <wp:extent cx="5727700" cy="3436620"/>
            <wp:effectExtent l="0" t="0" r="0" b="508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1B801742" w14:textId="117324A3" w:rsidR="006A5712" w:rsidRPr="00391A35" w:rsidRDefault="00EF3BCB" w:rsidP="001B3FA5">
      <w:pPr>
        <w:spacing w:line="480" w:lineRule="auto"/>
        <w:rPr>
          <w:rFonts w:ascii="Arial" w:hAnsi="Arial" w:cs="Arial"/>
        </w:rPr>
      </w:pPr>
      <w:r w:rsidRPr="00391A35">
        <w:rPr>
          <w:rFonts w:ascii="Arial" w:hAnsi="Arial" w:cs="Arial"/>
        </w:rPr>
        <w:br w:type="page"/>
      </w:r>
    </w:p>
    <w:p w14:paraId="4707063D" w14:textId="5A5E4D5C" w:rsidR="005F0295" w:rsidRPr="00391A35" w:rsidRDefault="006A5712" w:rsidP="001B3FA5">
      <w:pPr>
        <w:spacing w:line="480" w:lineRule="auto"/>
        <w:rPr>
          <w:rFonts w:ascii="Arial" w:hAnsi="Arial" w:cs="Arial"/>
        </w:rPr>
      </w:pPr>
      <w:r w:rsidRPr="00391A35">
        <w:rPr>
          <w:rFonts w:ascii="Arial" w:hAnsi="Arial" w:cs="Arial"/>
          <w:b/>
          <w:bCs/>
        </w:rPr>
        <w:lastRenderedPageBreak/>
        <w:t xml:space="preserve">Figure 3. </w:t>
      </w:r>
      <w:r w:rsidRPr="00391A35">
        <w:rPr>
          <w:rFonts w:ascii="Arial" w:hAnsi="Arial" w:cs="Arial"/>
        </w:rPr>
        <w:t xml:space="preserve">Reproductive and physiological thermal tolerance of </w:t>
      </w:r>
      <w:r w:rsidR="008816B7" w:rsidRPr="00391A35">
        <w:rPr>
          <w:rFonts w:ascii="Arial" w:hAnsi="Arial" w:cs="Arial"/>
        </w:rPr>
        <w:t xml:space="preserve">seven tropical </w:t>
      </w:r>
      <w:r w:rsidR="008816B7" w:rsidRPr="00391A35">
        <w:rPr>
          <w:rFonts w:ascii="Arial" w:hAnsi="Arial" w:cs="Arial"/>
          <w:i/>
          <w:iCs/>
        </w:rPr>
        <w:t xml:space="preserve">Drosophila </w:t>
      </w:r>
      <w:r w:rsidRPr="00391A35">
        <w:rPr>
          <w:rFonts w:ascii="Arial" w:hAnsi="Arial" w:cs="Arial"/>
        </w:rPr>
        <w:t>species</w:t>
      </w:r>
      <w:r w:rsidR="008816B7" w:rsidRPr="00391A35">
        <w:rPr>
          <w:rFonts w:ascii="Arial" w:hAnsi="Arial" w:cs="Arial"/>
        </w:rPr>
        <w:t xml:space="preserve">. Species are ordered by their distribution patterns, </w:t>
      </w:r>
      <w:r w:rsidR="00350F81" w:rsidRPr="00391A35">
        <w:rPr>
          <w:rFonts w:ascii="Arial" w:hAnsi="Arial" w:cs="Arial"/>
        </w:rPr>
        <w:t xml:space="preserve">from </w:t>
      </w:r>
      <w:r w:rsidR="008816B7" w:rsidRPr="00391A35">
        <w:rPr>
          <w:rFonts w:ascii="Arial" w:hAnsi="Arial" w:cs="Arial"/>
        </w:rPr>
        <w:t xml:space="preserve">lowland-biased species </w:t>
      </w:r>
      <w:r w:rsidR="00350F81" w:rsidRPr="00391A35">
        <w:rPr>
          <w:rFonts w:ascii="Arial" w:hAnsi="Arial" w:cs="Arial"/>
        </w:rPr>
        <w:t>(</w:t>
      </w:r>
      <w:r w:rsidR="008816B7" w:rsidRPr="00391A35">
        <w:rPr>
          <w:rFonts w:ascii="Arial" w:hAnsi="Arial" w:cs="Arial"/>
        </w:rPr>
        <w:t>left</w:t>
      </w:r>
      <w:r w:rsidR="00350F81" w:rsidRPr="00391A35">
        <w:rPr>
          <w:rFonts w:ascii="Arial" w:hAnsi="Arial" w:cs="Arial"/>
        </w:rPr>
        <w:t>) to</w:t>
      </w:r>
      <w:r w:rsidR="008816B7" w:rsidRPr="00391A35">
        <w:rPr>
          <w:rFonts w:ascii="Arial" w:hAnsi="Arial" w:cs="Arial"/>
        </w:rPr>
        <w:t xml:space="preserve"> </w:t>
      </w:r>
      <w:r w:rsidR="007638ED" w:rsidRPr="00391A35">
        <w:rPr>
          <w:rFonts w:ascii="Arial" w:hAnsi="Arial" w:cs="Arial"/>
        </w:rPr>
        <w:t>upland</w:t>
      </w:r>
      <w:r w:rsidR="008816B7" w:rsidRPr="00391A35">
        <w:rPr>
          <w:rFonts w:ascii="Arial" w:hAnsi="Arial" w:cs="Arial"/>
        </w:rPr>
        <w:t xml:space="preserve">-biased species </w:t>
      </w:r>
      <w:r w:rsidR="00350F81" w:rsidRPr="00391A35">
        <w:rPr>
          <w:rFonts w:ascii="Arial" w:hAnsi="Arial" w:cs="Arial"/>
        </w:rPr>
        <w:t>(</w:t>
      </w:r>
      <w:r w:rsidR="008816B7" w:rsidRPr="00391A35">
        <w:rPr>
          <w:rFonts w:ascii="Arial" w:hAnsi="Arial" w:cs="Arial"/>
        </w:rPr>
        <w:t>right</w:t>
      </w:r>
      <w:r w:rsidR="00350F81" w:rsidRPr="00391A35">
        <w:rPr>
          <w:rFonts w:ascii="Arial" w:hAnsi="Arial" w:cs="Arial"/>
        </w:rPr>
        <w:t>)</w:t>
      </w:r>
      <w:r w:rsidR="008816B7" w:rsidRPr="00391A35">
        <w:rPr>
          <w:rFonts w:ascii="Arial" w:hAnsi="Arial" w:cs="Arial"/>
        </w:rPr>
        <w:t>. C</w:t>
      </w:r>
      <w:r w:rsidR="00A03AC1" w:rsidRPr="00391A35">
        <w:rPr>
          <w:rFonts w:ascii="Arial" w:hAnsi="Arial" w:cs="Arial"/>
        </w:rPr>
        <w:t xml:space="preserve">old tolerance is represented by </w:t>
      </w:r>
      <w:proofErr w:type="spellStart"/>
      <w:r w:rsidR="00A03AC1" w:rsidRPr="00391A35">
        <w:rPr>
          <w:rFonts w:ascii="Arial" w:hAnsi="Arial" w:cs="Arial"/>
          <w:i/>
          <w:iCs/>
        </w:rPr>
        <w:t>RTmin</w:t>
      </w:r>
      <w:proofErr w:type="spellEnd"/>
      <w:r w:rsidR="00A03AC1" w:rsidRPr="00391A35">
        <w:rPr>
          <w:rFonts w:ascii="Arial" w:hAnsi="Arial" w:cs="Arial"/>
        </w:rPr>
        <w:t xml:space="preserve"> (a), fecundity at 17</w:t>
      </w:r>
      <w:r w:rsidR="002F3A67" w:rsidRPr="00391A35">
        <w:rPr>
          <w:rFonts w:ascii="Arial" w:hAnsi="Arial" w:cs="Arial"/>
        </w:rPr>
        <w:t>°C</w:t>
      </w:r>
      <w:r w:rsidR="00A03AC1" w:rsidRPr="00391A35">
        <w:rPr>
          <w:rFonts w:ascii="Arial" w:hAnsi="Arial" w:cs="Arial"/>
        </w:rPr>
        <w:t xml:space="preserve"> (b), recovered fecundity after 14</w:t>
      </w:r>
      <w:r w:rsidR="002F3A67" w:rsidRPr="00391A35">
        <w:rPr>
          <w:rFonts w:ascii="Arial" w:hAnsi="Arial" w:cs="Arial"/>
        </w:rPr>
        <w:t>°C</w:t>
      </w:r>
      <w:r w:rsidR="00A03AC1" w:rsidRPr="00391A35">
        <w:rPr>
          <w:rFonts w:ascii="Arial" w:hAnsi="Arial" w:cs="Arial"/>
        </w:rPr>
        <w:t xml:space="preserve"> (c) and recovery time after chill coma (d). </w:t>
      </w:r>
      <w:r w:rsidR="00350F81" w:rsidRPr="00391A35">
        <w:rPr>
          <w:rFonts w:ascii="Arial" w:hAnsi="Arial" w:cs="Arial"/>
        </w:rPr>
        <w:t xml:space="preserve">Heat </w:t>
      </w:r>
      <w:r w:rsidR="00A03AC1" w:rsidRPr="00391A35">
        <w:rPr>
          <w:rFonts w:ascii="Arial" w:hAnsi="Arial" w:cs="Arial"/>
        </w:rPr>
        <w:t xml:space="preserve">tolerance is represented by </w:t>
      </w:r>
      <w:proofErr w:type="spellStart"/>
      <w:r w:rsidR="00A03AC1" w:rsidRPr="00391A35">
        <w:rPr>
          <w:rFonts w:ascii="Arial" w:hAnsi="Arial" w:cs="Arial"/>
          <w:i/>
          <w:iCs/>
        </w:rPr>
        <w:t>RTmax</w:t>
      </w:r>
      <w:proofErr w:type="spellEnd"/>
      <w:r w:rsidR="00A03AC1" w:rsidRPr="00391A35">
        <w:rPr>
          <w:rFonts w:ascii="Arial" w:hAnsi="Arial" w:cs="Arial"/>
        </w:rPr>
        <w:t xml:space="preserve"> (e), fecundity at 29</w:t>
      </w:r>
      <w:r w:rsidR="002F3A67" w:rsidRPr="00391A35">
        <w:rPr>
          <w:rFonts w:ascii="Arial" w:hAnsi="Arial" w:cs="Arial"/>
        </w:rPr>
        <w:t>°C</w:t>
      </w:r>
      <w:r w:rsidR="00A03AC1" w:rsidRPr="00391A35">
        <w:rPr>
          <w:rFonts w:ascii="Arial" w:hAnsi="Arial" w:cs="Arial"/>
        </w:rPr>
        <w:t xml:space="preserve"> (f), recovered fecundity after 29</w:t>
      </w:r>
      <w:r w:rsidR="002F3A67" w:rsidRPr="00391A35">
        <w:rPr>
          <w:rFonts w:ascii="Arial" w:hAnsi="Arial" w:cs="Arial"/>
        </w:rPr>
        <w:t>°C</w:t>
      </w:r>
      <w:r w:rsidR="00A03AC1" w:rsidRPr="00391A35">
        <w:rPr>
          <w:rFonts w:ascii="Arial" w:hAnsi="Arial" w:cs="Arial"/>
        </w:rPr>
        <w:t xml:space="preserve"> (g) and knockdown time </w:t>
      </w:r>
      <w:r w:rsidR="00350F81" w:rsidRPr="00391A35">
        <w:rPr>
          <w:rFonts w:ascii="Arial" w:hAnsi="Arial" w:cs="Arial"/>
        </w:rPr>
        <w:t xml:space="preserve">at </w:t>
      </w:r>
      <w:r w:rsidR="00A03AC1" w:rsidRPr="00391A35">
        <w:rPr>
          <w:rFonts w:ascii="Arial" w:hAnsi="Arial" w:cs="Arial"/>
        </w:rPr>
        <w:t>high temperature (h).</w:t>
      </w:r>
      <w:r w:rsidR="002915FD" w:rsidRPr="00391A35">
        <w:rPr>
          <w:rFonts w:ascii="Arial" w:hAnsi="Arial" w:cs="Arial"/>
        </w:rPr>
        <w:t xml:space="preserve"> </w:t>
      </w:r>
      <w:r w:rsidR="000B533C" w:rsidRPr="00391A35">
        <w:rPr>
          <w:rFonts w:ascii="Arial" w:hAnsi="Arial" w:cs="Arial"/>
        </w:rPr>
        <w:t>G</w:t>
      </w:r>
      <w:r w:rsidR="002915FD" w:rsidRPr="00391A35">
        <w:rPr>
          <w:rFonts w:ascii="Arial" w:hAnsi="Arial" w:cs="Arial"/>
        </w:rPr>
        <w:t xml:space="preserve">raph (a) and (e) </w:t>
      </w:r>
      <w:r w:rsidR="000B533C" w:rsidRPr="00391A35">
        <w:rPr>
          <w:rFonts w:ascii="Arial" w:hAnsi="Arial" w:cs="Arial"/>
        </w:rPr>
        <w:t>show the medians and</w:t>
      </w:r>
      <w:r w:rsidR="002915FD" w:rsidRPr="00391A35">
        <w:rPr>
          <w:rFonts w:ascii="Arial" w:hAnsi="Arial" w:cs="Arial"/>
        </w:rPr>
        <w:t xml:space="preserve"> 90% credible intervals of the posterior distribution of the </w:t>
      </w:r>
      <w:r w:rsidR="000B533C" w:rsidRPr="00391A35">
        <w:rPr>
          <w:rFonts w:ascii="Arial" w:hAnsi="Arial" w:cs="Arial"/>
        </w:rPr>
        <w:t xml:space="preserve">estimated </w:t>
      </w:r>
      <w:r w:rsidR="002915FD" w:rsidRPr="00391A35">
        <w:rPr>
          <w:rFonts w:ascii="Arial" w:hAnsi="Arial" w:cs="Arial"/>
        </w:rPr>
        <w:t>parameters. Boxplots in b-d</w:t>
      </w:r>
      <w:r w:rsidR="00F278C0" w:rsidRPr="00391A35">
        <w:rPr>
          <w:rFonts w:ascii="Arial" w:hAnsi="Arial" w:cs="Arial"/>
        </w:rPr>
        <w:t xml:space="preserve"> and</w:t>
      </w:r>
      <w:r w:rsidR="002915FD" w:rsidRPr="00391A35">
        <w:rPr>
          <w:rFonts w:ascii="Arial" w:hAnsi="Arial" w:cs="Arial"/>
        </w:rPr>
        <w:t xml:space="preserve"> f-h</w:t>
      </w:r>
      <w:r w:rsidR="00B42355" w:rsidRPr="00391A35">
        <w:rPr>
          <w:rFonts w:ascii="Arial" w:hAnsi="Arial" w:cs="Arial"/>
        </w:rPr>
        <w:t xml:space="preserve"> </w:t>
      </w:r>
      <w:r w:rsidR="000B533C" w:rsidRPr="00391A35">
        <w:rPr>
          <w:rFonts w:ascii="Arial" w:hAnsi="Arial" w:cs="Arial"/>
        </w:rPr>
        <w:t>show the minimum, 25</w:t>
      </w:r>
      <w:r w:rsidR="000B533C" w:rsidRPr="00391A35">
        <w:rPr>
          <w:rFonts w:ascii="Arial" w:hAnsi="Arial" w:cs="Arial"/>
          <w:vertAlign w:val="superscript"/>
        </w:rPr>
        <w:t>th</w:t>
      </w:r>
      <w:r w:rsidR="000B533C" w:rsidRPr="00391A35">
        <w:rPr>
          <w:rFonts w:ascii="Arial" w:hAnsi="Arial" w:cs="Arial"/>
        </w:rPr>
        <w:t xml:space="preserve"> percentile, median, 75</w:t>
      </w:r>
      <w:r w:rsidR="000B533C" w:rsidRPr="00391A35">
        <w:rPr>
          <w:rFonts w:ascii="Arial" w:hAnsi="Arial" w:cs="Arial"/>
          <w:vertAlign w:val="superscript"/>
        </w:rPr>
        <w:t>th</w:t>
      </w:r>
      <w:r w:rsidR="000B533C" w:rsidRPr="00391A35">
        <w:rPr>
          <w:rFonts w:ascii="Arial" w:hAnsi="Arial" w:cs="Arial"/>
        </w:rPr>
        <w:t xml:space="preserve"> percentile, maximum and potential outliers.</w:t>
      </w:r>
      <w:r w:rsidR="006B4AEA" w:rsidRPr="00391A35">
        <w:rPr>
          <w:rFonts w:ascii="Arial" w:hAnsi="Arial" w:cs="Arial"/>
        </w:rPr>
        <w:t xml:space="preserve"> </w:t>
      </w:r>
      <w:r w:rsidR="000B533C" w:rsidRPr="00391A35">
        <w:rPr>
          <w:rFonts w:ascii="Arial" w:hAnsi="Arial" w:cs="Arial"/>
        </w:rPr>
        <w:t xml:space="preserve">In (d) and (h), </w:t>
      </w:r>
      <w:r w:rsidR="00BC7920" w:rsidRPr="00391A35">
        <w:rPr>
          <w:rFonts w:ascii="Arial" w:hAnsi="Arial" w:cs="Arial"/>
        </w:rPr>
        <w:t xml:space="preserve">data for </w:t>
      </w:r>
      <w:r w:rsidR="00B42355" w:rsidRPr="00391A35">
        <w:rPr>
          <w:rFonts w:ascii="Arial" w:hAnsi="Arial" w:cs="Arial"/>
        </w:rPr>
        <w:t>female</w:t>
      </w:r>
      <w:r w:rsidR="00BC7920" w:rsidRPr="00391A35">
        <w:rPr>
          <w:rFonts w:ascii="Arial" w:hAnsi="Arial" w:cs="Arial"/>
        </w:rPr>
        <w:t>s (shaded)</w:t>
      </w:r>
      <w:r w:rsidR="000B533C" w:rsidRPr="00391A35">
        <w:rPr>
          <w:rFonts w:ascii="Arial" w:hAnsi="Arial" w:cs="Arial"/>
        </w:rPr>
        <w:t xml:space="preserve"> </w:t>
      </w:r>
      <w:r w:rsidR="006B4AEA" w:rsidRPr="00391A35">
        <w:rPr>
          <w:rFonts w:ascii="Arial" w:hAnsi="Arial" w:cs="Arial"/>
        </w:rPr>
        <w:t xml:space="preserve">and </w:t>
      </w:r>
      <w:r w:rsidR="00B42355" w:rsidRPr="00391A35">
        <w:rPr>
          <w:rFonts w:ascii="Arial" w:hAnsi="Arial" w:cs="Arial"/>
        </w:rPr>
        <w:t>male</w:t>
      </w:r>
      <w:r w:rsidR="00BC7920" w:rsidRPr="00391A35">
        <w:rPr>
          <w:rFonts w:ascii="Arial" w:hAnsi="Arial" w:cs="Arial"/>
        </w:rPr>
        <w:t>s</w:t>
      </w:r>
      <w:r w:rsidR="00B42355" w:rsidRPr="00391A35">
        <w:rPr>
          <w:rFonts w:ascii="Arial" w:hAnsi="Arial" w:cs="Arial"/>
        </w:rPr>
        <w:t xml:space="preserve"> </w:t>
      </w:r>
      <w:r w:rsidR="00BC7920" w:rsidRPr="00391A35">
        <w:rPr>
          <w:rFonts w:ascii="Arial" w:hAnsi="Arial" w:cs="Arial"/>
        </w:rPr>
        <w:t>(</w:t>
      </w:r>
      <w:r w:rsidR="005A4262" w:rsidRPr="00391A35">
        <w:rPr>
          <w:rFonts w:ascii="Arial" w:hAnsi="Arial" w:cs="Arial"/>
        </w:rPr>
        <w:t>unshaded</w:t>
      </w:r>
      <w:r w:rsidR="00BC7920" w:rsidRPr="00391A35">
        <w:rPr>
          <w:rFonts w:ascii="Arial" w:hAnsi="Arial" w:cs="Arial"/>
        </w:rPr>
        <w:t>) are plotted separately</w:t>
      </w:r>
      <w:r w:rsidR="00B42355" w:rsidRPr="00391A35">
        <w:rPr>
          <w:rFonts w:ascii="Arial" w:hAnsi="Arial" w:cs="Arial"/>
        </w:rPr>
        <w:t>.</w:t>
      </w:r>
    </w:p>
    <w:p w14:paraId="097DA67E" w14:textId="687E174A" w:rsidR="00430144" w:rsidRPr="00391A35" w:rsidRDefault="00371C1A" w:rsidP="001B3FA5">
      <w:pPr>
        <w:spacing w:line="480" w:lineRule="auto"/>
        <w:rPr>
          <w:rFonts w:ascii="Arial" w:hAnsi="Arial" w:cs="Arial"/>
        </w:rPr>
      </w:pPr>
      <w:r w:rsidRPr="00391A35">
        <w:rPr>
          <w:rFonts w:ascii="Arial" w:hAnsi="Arial" w:cs="Arial"/>
          <w:noProof/>
        </w:rPr>
        <w:lastRenderedPageBreak/>
        <w:drawing>
          <wp:inline distT="0" distB="0" distL="0" distR="0" wp14:anchorId="48507276" wp14:editId="102DF820">
            <wp:extent cx="5094514" cy="6846144"/>
            <wp:effectExtent l="0" t="0" r="0" b="4445"/>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rotWithShape="1">
                    <a:blip r:embed="rId11" cstate="print">
                      <a:extLst>
                        <a:ext uri="{28A0092B-C50C-407E-A947-70E740481C1C}">
                          <a14:useLocalDpi xmlns:a14="http://schemas.microsoft.com/office/drawing/2010/main" val="0"/>
                        </a:ext>
                      </a:extLst>
                    </a:blip>
                    <a:srcRect b="6966"/>
                    <a:stretch/>
                  </pic:blipFill>
                  <pic:spPr bwMode="auto">
                    <a:xfrm>
                      <a:off x="0" y="0"/>
                      <a:ext cx="5094514" cy="6846144"/>
                    </a:xfrm>
                    <a:prstGeom prst="rect">
                      <a:avLst/>
                    </a:prstGeom>
                    <a:ln>
                      <a:noFill/>
                    </a:ln>
                    <a:extLst>
                      <a:ext uri="{53640926-AAD7-44D8-BBD7-CCE9431645EC}">
                        <a14:shadowObscured xmlns:a14="http://schemas.microsoft.com/office/drawing/2010/main"/>
                      </a:ext>
                    </a:extLst>
                  </pic:spPr>
                </pic:pic>
              </a:graphicData>
            </a:graphic>
          </wp:inline>
        </w:drawing>
      </w:r>
    </w:p>
    <w:p w14:paraId="2D2D297C" w14:textId="43530255" w:rsidR="00C30E88" w:rsidRPr="00391A35" w:rsidRDefault="00C30E88" w:rsidP="001B3FA5">
      <w:pPr>
        <w:spacing w:line="480" w:lineRule="auto"/>
        <w:rPr>
          <w:rFonts w:ascii="Arial" w:hAnsi="Arial" w:cs="Arial"/>
        </w:rPr>
      </w:pPr>
      <w:r w:rsidRPr="00391A35">
        <w:rPr>
          <w:rFonts w:ascii="Arial" w:hAnsi="Arial" w:cs="Arial"/>
        </w:rPr>
        <w:br w:type="page"/>
      </w:r>
    </w:p>
    <w:p w14:paraId="3028409B" w14:textId="5CFCE726" w:rsidR="00017D17" w:rsidRPr="00391A35" w:rsidRDefault="00017D17" w:rsidP="001B3FA5">
      <w:pPr>
        <w:spacing w:line="480" w:lineRule="auto"/>
        <w:rPr>
          <w:rFonts w:ascii="Arial" w:hAnsi="Arial" w:cs="Arial"/>
        </w:rPr>
      </w:pPr>
      <w:r w:rsidRPr="00391A35">
        <w:rPr>
          <w:rFonts w:ascii="Arial" w:hAnsi="Arial" w:cs="Arial"/>
          <w:b/>
          <w:bCs/>
        </w:rPr>
        <w:lastRenderedPageBreak/>
        <w:t xml:space="preserve">Figure </w:t>
      </w:r>
      <w:r w:rsidR="00351FEA" w:rsidRPr="00391A35">
        <w:rPr>
          <w:rFonts w:ascii="Arial" w:hAnsi="Arial" w:cs="Arial"/>
          <w:b/>
          <w:bCs/>
        </w:rPr>
        <w:t>4</w:t>
      </w:r>
      <w:r w:rsidRPr="00391A35">
        <w:rPr>
          <w:rFonts w:ascii="Arial" w:hAnsi="Arial" w:cs="Arial"/>
          <w:b/>
          <w:bCs/>
        </w:rPr>
        <w:t xml:space="preserve">. </w:t>
      </w:r>
      <w:r w:rsidR="00BC7920" w:rsidRPr="00391A35">
        <w:rPr>
          <w:rFonts w:ascii="Arial" w:hAnsi="Arial" w:cs="Arial"/>
        </w:rPr>
        <w:t xml:space="preserve">Interspecific competition for </w:t>
      </w:r>
      <w:r w:rsidR="00CA35AC" w:rsidRPr="00391A35">
        <w:rPr>
          <w:rFonts w:ascii="Arial" w:hAnsi="Arial" w:cs="Arial"/>
        </w:rPr>
        <w:t>species</w:t>
      </w:r>
      <w:r w:rsidR="00BC7920" w:rsidRPr="00391A35">
        <w:rPr>
          <w:rFonts w:ascii="Arial" w:hAnsi="Arial" w:cs="Arial"/>
        </w:rPr>
        <w:t xml:space="preserve"> pairs</w:t>
      </w:r>
      <w:r w:rsidR="00EC7791" w:rsidRPr="00391A35">
        <w:rPr>
          <w:rFonts w:ascii="Arial" w:hAnsi="Arial" w:cs="Arial"/>
        </w:rPr>
        <w:t xml:space="preserve"> </w:t>
      </w:r>
      <w:r w:rsidR="00BC7920" w:rsidRPr="00391A35">
        <w:rPr>
          <w:rFonts w:ascii="Arial" w:hAnsi="Arial" w:cs="Arial"/>
        </w:rPr>
        <w:t xml:space="preserve">under </w:t>
      </w:r>
      <w:r w:rsidR="007638ED" w:rsidRPr="00391A35">
        <w:rPr>
          <w:rFonts w:ascii="Arial" w:hAnsi="Arial" w:cs="Arial"/>
        </w:rPr>
        <w:t>upland</w:t>
      </w:r>
      <w:r w:rsidR="00EC7791" w:rsidRPr="00391A35">
        <w:rPr>
          <w:rFonts w:ascii="Arial" w:hAnsi="Arial" w:cs="Arial"/>
        </w:rPr>
        <w:t xml:space="preserve"> </w:t>
      </w:r>
      <w:r w:rsidR="00BC7920" w:rsidRPr="00391A35">
        <w:rPr>
          <w:rFonts w:ascii="Arial" w:hAnsi="Arial" w:cs="Arial"/>
        </w:rPr>
        <w:t xml:space="preserve">(left) </w:t>
      </w:r>
      <w:r w:rsidR="00EC7791" w:rsidRPr="00391A35">
        <w:rPr>
          <w:rFonts w:ascii="Arial" w:hAnsi="Arial" w:cs="Arial"/>
        </w:rPr>
        <w:t>and lowland</w:t>
      </w:r>
      <w:r w:rsidR="00BC7920" w:rsidRPr="00391A35">
        <w:rPr>
          <w:rFonts w:ascii="Arial" w:hAnsi="Arial" w:cs="Arial"/>
        </w:rPr>
        <w:t xml:space="preserve"> (right) </w:t>
      </w:r>
      <w:r w:rsidR="00EC7791" w:rsidRPr="00391A35">
        <w:rPr>
          <w:rFonts w:ascii="Arial" w:hAnsi="Arial" w:cs="Arial"/>
        </w:rPr>
        <w:t>temperature regimes</w:t>
      </w:r>
      <w:r w:rsidR="00CA35AC" w:rsidRPr="00391A35">
        <w:rPr>
          <w:rFonts w:ascii="Arial" w:hAnsi="Arial" w:cs="Arial"/>
        </w:rPr>
        <w:t xml:space="preserve">. Each line shows the fecundity of the focal species when its founder number is kept at </w:t>
      </w:r>
      <w:r w:rsidR="00501E7A" w:rsidRPr="00391A35">
        <w:rPr>
          <w:rFonts w:ascii="Arial" w:hAnsi="Arial" w:cs="Arial"/>
        </w:rPr>
        <w:t>four</w:t>
      </w:r>
      <w:r w:rsidR="00CA35AC" w:rsidRPr="00391A35">
        <w:rPr>
          <w:rFonts w:ascii="Arial" w:hAnsi="Arial" w:cs="Arial"/>
        </w:rPr>
        <w:t xml:space="preserve"> pairs while changing the number of </w:t>
      </w:r>
      <w:r w:rsidR="00BC7920" w:rsidRPr="00391A35">
        <w:rPr>
          <w:rFonts w:ascii="Arial" w:hAnsi="Arial" w:cs="Arial"/>
        </w:rPr>
        <w:t xml:space="preserve">individuals of the </w:t>
      </w:r>
      <w:r w:rsidR="00CA35AC" w:rsidRPr="00391A35">
        <w:rPr>
          <w:rFonts w:ascii="Arial" w:hAnsi="Arial" w:cs="Arial"/>
        </w:rPr>
        <w:t xml:space="preserve">competing species. </w:t>
      </w:r>
      <w:r w:rsidR="00BC7920" w:rsidRPr="00391A35">
        <w:rPr>
          <w:rFonts w:ascii="Arial" w:hAnsi="Arial" w:cs="Arial"/>
        </w:rPr>
        <w:t>T</w:t>
      </w:r>
      <w:r w:rsidR="00EC7791" w:rsidRPr="00391A35">
        <w:rPr>
          <w:rFonts w:ascii="Arial" w:hAnsi="Arial" w:cs="Arial"/>
        </w:rPr>
        <w:t xml:space="preserve">he </w:t>
      </w:r>
      <w:r w:rsidR="00BC7920" w:rsidRPr="00391A35">
        <w:rPr>
          <w:rFonts w:ascii="Arial" w:hAnsi="Arial" w:cs="Arial"/>
        </w:rPr>
        <w:t xml:space="preserve">identity </w:t>
      </w:r>
      <w:r w:rsidR="00EC7791" w:rsidRPr="00391A35">
        <w:rPr>
          <w:rFonts w:ascii="Arial" w:hAnsi="Arial" w:cs="Arial"/>
        </w:rPr>
        <w:t xml:space="preserve">of the focal species in </w:t>
      </w:r>
      <w:r w:rsidR="00BC7920" w:rsidRPr="00391A35">
        <w:rPr>
          <w:rFonts w:ascii="Arial" w:hAnsi="Arial" w:cs="Arial"/>
        </w:rPr>
        <w:t>each</w:t>
      </w:r>
      <w:r w:rsidR="00EC7791" w:rsidRPr="00391A35">
        <w:rPr>
          <w:rFonts w:ascii="Arial" w:hAnsi="Arial" w:cs="Arial"/>
        </w:rPr>
        <w:t xml:space="preserve"> pair</w:t>
      </w:r>
      <w:r w:rsidR="00BC7920" w:rsidRPr="00391A35">
        <w:rPr>
          <w:rFonts w:ascii="Arial" w:hAnsi="Arial" w:cs="Arial"/>
        </w:rPr>
        <w:t xml:space="preserve"> is indicated by the colour of the line (see legend) and by the label (</w:t>
      </w:r>
      <w:r w:rsidR="00EC7791" w:rsidRPr="00391A35">
        <w:rPr>
          <w:rFonts w:ascii="Arial" w:hAnsi="Arial" w:cs="Arial"/>
        </w:rPr>
        <w:t>e.g.</w:t>
      </w:r>
      <w:r w:rsidR="00BC7920" w:rsidRPr="00391A35">
        <w:rPr>
          <w:rFonts w:ascii="Arial" w:hAnsi="Arial" w:cs="Arial"/>
        </w:rPr>
        <w:t xml:space="preserve"> for</w:t>
      </w:r>
      <w:r w:rsidR="00EC7791" w:rsidRPr="00391A35">
        <w:rPr>
          <w:rFonts w:ascii="Arial" w:hAnsi="Arial" w:cs="Arial"/>
        </w:rPr>
        <w:t xml:space="preserve"> BIP_PST, </w:t>
      </w:r>
      <w:r w:rsidR="006E3434" w:rsidRPr="00391A35">
        <w:rPr>
          <w:rFonts w:ascii="Arial" w:hAnsi="Arial" w:cs="Arial"/>
        </w:rPr>
        <w:t xml:space="preserve">the </w:t>
      </w:r>
      <w:r w:rsidR="00BC7920" w:rsidRPr="00391A35">
        <w:rPr>
          <w:rFonts w:ascii="Arial" w:hAnsi="Arial" w:cs="Arial"/>
        </w:rPr>
        <w:t xml:space="preserve">first code BIP is the </w:t>
      </w:r>
      <w:r w:rsidR="006E3434" w:rsidRPr="00391A35">
        <w:rPr>
          <w:rFonts w:ascii="Arial" w:hAnsi="Arial" w:cs="Arial"/>
        </w:rPr>
        <w:t>focal species</w:t>
      </w:r>
      <w:r w:rsidR="00BC7920" w:rsidRPr="00391A35">
        <w:rPr>
          <w:rFonts w:ascii="Arial" w:hAnsi="Arial" w:cs="Arial"/>
        </w:rPr>
        <w:t xml:space="preserve"> and the competitor species is PST)</w:t>
      </w:r>
      <w:r w:rsidR="006E3434" w:rsidRPr="00391A35">
        <w:rPr>
          <w:rFonts w:ascii="Arial" w:hAnsi="Arial" w:cs="Arial"/>
        </w:rPr>
        <w:t xml:space="preserve">. </w:t>
      </w:r>
      <w:r w:rsidR="009E33BA" w:rsidRPr="00391A35">
        <w:rPr>
          <w:rFonts w:ascii="Arial" w:hAnsi="Arial" w:cs="Arial"/>
        </w:rPr>
        <w:t>The s</w:t>
      </w:r>
      <w:r w:rsidR="00F277B7" w:rsidRPr="00391A35">
        <w:rPr>
          <w:rFonts w:ascii="Arial" w:hAnsi="Arial" w:cs="Arial"/>
        </w:rPr>
        <w:t xml:space="preserve">haded area indicates the 90% credible interval of the </w:t>
      </w:r>
      <w:r w:rsidR="007638ED" w:rsidRPr="00391A35">
        <w:rPr>
          <w:rFonts w:ascii="Arial" w:hAnsi="Arial" w:cs="Arial"/>
        </w:rPr>
        <w:t>fitted</w:t>
      </w:r>
      <w:r w:rsidR="00F277B7" w:rsidRPr="00391A35">
        <w:rPr>
          <w:rFonts w:ascii="Arial" w:hAnsi="Arial" w:cs="Arial"/>
        </w:rPr>
        <w:t xml:space="preserve"> </w:t>
      </w:r>
      <w:r w:rsidR="007638ED" w:rsidRPr="00391A35">
        <w:rPr>
          <w:rFonts w:ascii="Arial" w:hAnsi="Arial" w:cs="Arial"/>
        </w:rPr>
        <w:t xml:space="preserve">values </w:t>
      </w:r>
      <w:r w:rsidR="00BC7920" w:rsidRPr="00391A35">
        <w:rPr>
          <w:rFonts w:ascii="Arial" w:hAnsi="Arial" w:cs="Arial"/>
        </w:rPr>
        <w:t>under</w:t>
      </w:r>
      <w:r w:rsidR="00F277B7" w:rsidRPr="00391A35">
        <w:rPr>
          <w:rFonts w:ascii="Arial" w:hAnsi="Arial" w:cs="Arial"/>
        </w:rPr>
        <w:t xml:space="preserve"> </w:t>
      </w:r>
      <w:r w:rsidR="000362EA" w:rsidRPr="00391A35">
        <w:rPr>
          <w:rFonts w:ascii="Arial" w:hAnsi="Arial" w:cs="Arial"/>
        </w:rPr>
        <w:t xml:space="preserve">the </w:t>
      </w:r>
      <w:proofErr w:type="spellStart"/>
      <w:r w:rsidR="00F277B7" w:rsidRPr="00391A35">
        <w:rPr>
          <w:rFonts w:ascii="Arial" w:hAnsi="Arial" w:cs="Arial"/>
        </w:rPr>
        <w:t>Beverton</w:t>
      </w:r>
      <w:proofErr w:type="spellEnd"/>
      <w:r w:rsidR="00F277B7" w:rsidRPr="00391A35">
        <w:rPr>
          <w:rFonts w:ascii="Arial" w:hAnsi="Arial" w:cs="Arial"/>
        </w:rPr>
        <w:t>-Holt model</w:t>
      </w:r>
      <w:r w:rsidR="007638ED" w:rsidRPr="00391A35">
        <w:rPr>
          <w:rFonts w:ascii="Arial" w:hAnsi="Arial" w:cs="Arial"/>
        </w:rPr>
        <w:t xml:space="preserve"> </w:t>
      </w:r>
      <w:r w:rsidR="00BC7920" w:rsidRPr="00391A35">
        <w:rPr>
          <w:rFonts w:ascii="Arial" w:hAnsi="Arial" w:cs="Arial"/>
        </w:rPr>
        <w:t xml:space="preserve">for </w:t>
      </w:r>
      <w:r w:rsidR="007638ED" w:rsidRPr="00391A35">
        <w:rPr>
          <w:rFonts w:ascii="Arial" w:hAnsi="Arial" w:cs="Arial"/>
        </w:rPr>
        <w:t xml:space="preserve">pairwise </w:t>
      </w:r>
      <w:r w:rsidR="00EE3CA3" w:rsidRPr="00391A35">
        <w:rPr>
          <w:rFonts w:ascii="Arial" w:hAnsi="Arial" w:cs="Arial"/>
        </w:rPr>
        <w:t xml:space="preserve">species </w:t>
      </w:r>
      <w:r w:rsidR="007638ED" w:rsidRPr="00391A35">
        <w:rPr>
          <w:rFonts w:ascii="Arial" w:hAnsi="Arial" w:cs="Arial"/>
        </w:rPr>
        <w:t>competition</w:t>
      </w:r>
      <w:r w:rsidR="00F277B7" w:rsidRPr="00391A35">
        <w:rPr>
          <w:rFonts w:ascii="Arial" w:hAnsi="Arial" w:cs="Arial"/>
        </w:rPr>
        <w:t>.</w:t>
      </w:r>
      <w:r w:rsidR="001A4D4C" w:rsidRPr="00391A35">
        <w:rPr>
          <w:rFonts w:ascii="Arial" w:hAnsi="Arial" w:cs="Arial"/>
        </w:rPr>
        <w:t xml:space="preserve"> PST </w:t>
      </w:r>
      <w:r w:rsidR="00837F19" w:rsidRPr="00391A35">
        <w:rPr>
          <w:rFonts w:ascii="Arial" w:hAnsi="Arial" w:cs="Arial"/>
        </w:rPr>
        <w:t>=</w:t>
      </w:r>
      <w:r w:rsidR="00524E4B" w:rsidRPr="00391A35">
        <w:rPr>
          <w:rFonts w:ascii="Arial" w:hAnsi="Arial" w:cs="Arial"/>
        </w:rPr>
        <w:t xml:space="preserve"> </w:t>
      </w:r>
      <w:r w:rsidR="001A4D4C" w:rsidRPr="00391A35">
        <w:rPr>
          <w:rFonts w:ascii="Arial" w:hAnsi="Arial" w:cs="Arial"/>
          <w:i/>
          <w:iCs/>
        </w:rPr>
        <w:t xml:space="preserve">D. </w:t>
      </w:r>
      <w:proofErr w:type="spellStart"/>
      <w:r w:rsidR="001A4D4C" w:rsidRPr="00391A35">
        <w:rPr>
          <w:rFonts w:ascii="Arial" w:hAnsi="Arial" w:cs="Arial"/>
          <w:i/>
          <w:iCs/>
        </w:rPr>
        <w:t>pseudotakahashii</w:t>
      </w:r>
      <w:proofErr w:type="spellEnd"/>
      <w:r w:rsidR="00524E4B" w:rsidRPr="00391A35">
        <w:rPr>
          <w:rFonts w:ascii="Arial" w:hAnsi="Arial" w:cs="Arial"/>
        </w:rPr>
        <w:t xml:space="preserve">, PAL </w:t>
      </w:r>
      <w:r w:rsidR="00837F19" w:rsidRPr="00391A35">
        <w:rPr>
          <w:rFonts w:ascii="Arial" w:hAnsi="Arial" w:cs="Arial"/>
        </w:rPr>
        <w:t xml:space="preserve">= </w:t>
      </w:r>
      <w:r w:rsidR="00524E4B" w:rsidRPr="00391A35">
        <w:rPr>
          <w:rFonts w:ascii="Arial" w:hAnsi="Arial" w:cs="Arial"/>
          <w:i/>
          <w:iCs/>
        </w:rPr>
        <w:t xml:space="preserve">D. </w:t>
      </w:r>
      <w:proofErr w:type="spellStart"/>
      <w:r w:rsidR="00524E4B" w:rsidRPr="00391A35">
        <w:rPr>
          <w:rFonts w:ascii="Arial" w:hAnsi="Arial" w:cs="Arial"/>
          <w:i/>
          <w:iCs/>
        </w:rPr>
        <w:t>pallidifrons</w:t>
      </w:r>
      <w:proofErr w:type="spellEnd"/>
      <w:r w:rsidR="00524E4B" w:rsidRPr="00391A35">
        <w:rPr>
          <w:rFonts w:ascii="Arial" w:hAnsi="Arial" w:cs="Arial"/>
        </w:rPr>
        <w:t xml:space="preserve">, SUL </w:t>
      </w:r>
      <w:r w:rsidR="00837F19" w:rsidRPr="00391A35">
        <w:rPr>
          <w:rFonts w:ascii="Arial" w:hAnsi="Arial" w:cs="Arial"/>
        </w:rPr>
        <w:t xml:space="preserve">= </w:t>
      </w:r>
      <w:r w:rsidR="00524E4B" w:rsidRPr="00391A35">
        <w:rPr>
          <w:rFonts w:ascii="Arial" w:hAnsi="Arial" w:cs="Arial"/>
          <w:i/>
          <w:iCs/>
        </w:rPr>
        <w:t xml:space="preserve">D. </w:t>
      </w:r>
      <w:proofErr w:type="spellStart"/>
      <w:r w:rsidR="00524E4B" w:rsidRPr="00391A35">
        <w:rPr>
          <w:rFonts w:ascii="Arial" w:hAnsi="Arial" w:cs="Arial"/>
          <w:i/>
          <w:iCs/>
        </w:rPr>
        <w:t>sulfurigaster</w:t>
      </w:r>
      <w:proofErr w:type="spellEnd"/>
      <w:r w:rsidR="00524E4B" w:rsidRPr="00391A35">
        <w:rPr>
          <w:rFonts w:ascii="Arial" w:hAnsi="Arial" w:cs="Arial"/>
        </w:rPr>
        <w:t xml:space="preserve">, BIP </w:t>
      </w:r>
      <w:r w:rsidR="00837F19" w:rsidRPr="00391A35">
        <w:rPr>
          <w:rFonts w:ascii="Arial" w:hAnsi="Arial" w:cs="Arial"/>
        </w:rPr>
        <w:t xml:space="preserve">= </w:t>
      </w:r>
      <w:r w:rsidR="00524E4B" w:rsidRPr="00391A35">
        <w:rPr>
          <w:rFonts w:ascii="Arial" w:hAnsi="Arial" w:cs="Arial"/>
          <w:i/>
          <w:iCs/>
        </w:rPr>
        <w:t xml:space="preserve">D. </w:t>
      </w:r>
      <w:proofErr w:type="spellStart"/>
      <w:r w:rsidR="00524E4B" w:rsidRPr="00391A35">
        <w:rPr>
          <w:rFonts w:ascii="Arial" w:hAnsi="Arial" w:cs="Arial"/>
          <w:i/>
          <w:iCs/>
        </w:rPr>
        <w:t>bipectinata</w:t>
      </w:r>
      <w:proofErr w:type="spellEnd"/>
      <w:r w:rsidR="00524E4B" w:rsidRPr="00391A35">
        <w:rPr>
          <w:rFonts w:ascii="Arial" w:hAnsi="Arial" w:cs="Arial"/>
        </w:rPr>
        <w:t xml:space="preserve">, PAN </w:t>
      </w:r>
      <w:r w:rsidR="00837F19" w:rsidRPr="00391A35">
        <w:rPr>
          <w:rFonts w:ascii="Arial" w:hAnsi="Arial" w:cs="Arial"/>
        </w:rPr>
        <w:t xml:space="preserve">= </w:t>
      </w:r>
      <w:r w:rsidR="00524E4B" w:rsidRPr="00391A35">
        <w:rPr>
          <w:rFonts w:ascii="Arial" w:hAnsi="Arial" w:cs="Arial"/>
          <w:i/>
          <w:iCs/>
        </w:rPr>
        <w:t>D. pandora</w:t>
      </w:r>
      <w:r w:rsidR="00524E4B" w:rsidRPr="00391A35">
        <w:rPr>
          <w:rFonts w:ascii="Arial" w:hAnsi="Arial" w:cs="Arial"/>
        </w:rPr>
        <w:t>.</w:t>
      </w:r>
    </w:p>
    <w:p w14:paraId="662C86CA" w14:textId="792E1741" w:rsidR="009554FA" w:rsidRPr="00391A35" w:rsidRDefault="001F612D" w:rsidP="001B3FA5">
      <w:pPr>
        <w:spacing w:line="480" w:lineRule="auto"/>
        <w:rPr>
          <w:rFonts w:ascii="Arial" w:hAnsi="Arial" w:cs="Arial"/>
        </w:rPr>
      </w:pPr>
      <w:r w:rsidRPr="00391A35">
        <w:rPr>
          <w:rFonts w:ascii="Arial" w:hAnsi="Arial" w:cs="Arial"/>
          <w:noProof/>
        </w:rPr>
        <w:drawing>
          <wp:inline distT="0" distB="0" distL="0" distR="0" wp14:anchorId="0A7013FC" wp14:editId="7FFCE6FC">
            <wp:extent cx="5727700" cy="5012055"/>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5012055"/>
                    </a:xfrm>
                    <a:prstGeom prst="rect">
                      <a:avLst/>
                    </a:prstGeom>
                  </pic:spPr>
                </pic:pic>
              </a:graphicData>
            </a:graphic>
          </wp:inline>
        </w:drawing>
      </w:r>
      <w:r w:rsidR="009554FA" w:rsidRPr="00391A35">
        <w:rPr>
          <w:rFonts w:ascii="Arial" w:hAnsi="Arial" w:cs="Arial"/>
        </w:rPr>
        <w:br w:type="page"/>
      </w:r>
    </w:p>
    <w:p w14:paraId="1C8B90EC" w14:textId="43BE29AD" w:rsidR="009554FA" w:rsidRPr="00391A35" w:rsidRDefault="001544E2" w:rsidP="001B3FA5">
      <w:pPr>
        <w:spacing w:line="480" w:lineRule="auto"/>
        <w:rPr>
          <w:rFonts w:ascii="Arial" w:hAnsi="Arial" w:cs="Arial"/>
        </w:rPr>
      </w:pPr>
      <w:r w:rsidRPr="00391A35">
        <w:rPr>
          <w:rFonts w:ascii="Arial" w:hAnsi="Arial" w:cs="Arial"/>
          <w:b/>
          <w:bCs/>
        </w:rPr>
        <w:lastRenderedPageBreak/>
        <w:t xml:space="preserve">Figure </w:t>
      </w:r>
      <w:r w:rsidR="00E432E6" w:rsidRPr="00391A35">
        <w:rPr>
          <w:rFonts w:ascii="Arial" w:hAnsi="Arial" w:cs="Arial"/>
          <w:b/>
          <w:bCs/>
        </w:rPr>
        <w:t>5</w:t>
      </w:r>
      <w:r w:rsidRPr="00391A35">
        <w:rPr>
          <w:rFonts w:ascii="Arial" w:hAnsi="Arial" w:cs="Arial"/>
          <w:b/>
          <w:bCs/>
        </w:rPr>
        <w:t xml:space="preserve">. </w:t>
      </w:r>
      <w:r w:rsidR="00BC7920" w:rsidRPr="00391A35">
        <w:rPr>
          <w:rFonts w:ascii="Arial" w:hAnsi="Arial" w:cs="Arial"/>
        </w:rPr>
        <w:t>E</w:t>
      </w:r>
      <w:r w:rsidR="00AB4808" w:rsidRPr="00391A35">
        <w:rPr>
          <w:rFonts w:ascii="Arial" w:hAnsi="Arial" w:cs="Arial"/>
        </w:rPr>
        <w:t>ffect</w:t>
      </w:r>
      <w:r w:rsidR="000368C9" w:rsidRPr="00391A35">
        <w:rPr>
          <w:rFonts w:ascii="Arial" w:hAnsi="Arial" w:cs="Arial"/>
        </w:rPr>
        <w:t>s</w:t>
      </w:r>
      <w:r w:rsidR="00AB4808" w:rsidRPr="00391A35">
        <w:rPr>
          <w:rFonts w:ascii="Arial" w:hAnsi="Arial" w:cs="Arial"/>
        </w:rPr>
        <w:t xml:space="preserve"> of temperature and interspecific competition on </w:t>
      </w:r>
      <w:r w:rsidR="008C7E49" w:rsidRPr="00391A35">
        <w:rPr>
          <w:rFonts w:ascii="Arial" w:hAnsi="Arial" w:cs="Arial"/>
        </w:rPr>
        <w:t>population size</w:t>
      </w:r>
      <w:r w:rsidR="000368C9" w:rsidRPr="00391A35">
        <w:rPr>
          <w:rFonts w:ascii="Arial" w:hAnsi="Arial" w:cs="Arial"/>
        </w:rPr>
        <w:t>s</w:t>
      </w:r>
      <w:r w:rsidR="008C7E49" w:rsidRPr="00391A35">
        <w:rPr>
          <w:rFonts w:ascii="Arial" w:hAnsi="Arial" w:cs="Arial"/>
        </w:rPr>
        <w:t xml:space="preserve"> of </w:t>
      </w:r>
      <w:r w:rsidR="008C7E49" w:rsidRPr="00391A35">
        <w:rPr>
          <w:rFonts w:ascii="Arial" w:hAnsi="Arial" w:cs="Arial"/>
          <w:i/>
          <w:iCs/>
        </w:rPr>
        <w:t xml:space="preserve">D. </w:t>
      </w:r>
      <w:proofErr w:type="spellStart"/>
      <w:r w:rsidR="008C7E49" w:rsidRPr="00391A35">
        <w:rPr>
          <w:rFonts w:ascii="Arial" w:hAnsi="Arial" w:cs="Arial"/>
          <w:i/>
          <w:iCs/>
        </w:rPr>
        <w:t>pallidifrons</w:t>
      </w:r>
      <w:proofErr w:type="spellEnd"/>
      <w:r w:rsidR="008C7E49" w:rsidRPr="00391A35">
        <w:rPr>
          <w:rFonts w:ascii="Arial" w:hAnsi="Arial" w:cs="Arial"/>
          <w:i/>
          <w:iCs/>
        </w:rPr>
        <w:t xml:space="preserve"> </w:t>
      </w:r>
      <w:r w:rsidR="008C7E49" w:rsidRPr="00391A35">
        <w:rPr>
          <w:rFonts w:ascii="Arial" w:hAnsi="Arial" w:cs="Arial"/>
        </w:rPr>
        <w:t xml:space="preserve">and </w:t>
      </w:r>
      <w:r w:rsidR="008C7E49" w:rsidRPr="00391A35">
        <w:rPr>
          <w:rFonts w:ascii="Arial" w:hAnsi="Arial" w:cs="Arial"/>
          <w:i/>
          <w:iCs/>
        </w:rPr>
        <w:t>D. pandora</w:t>
      </w:r>
      <w:r w:rsidR="00AB4808" w:rsidRPr="00391A35">
        <w:rPr>
          <w:rFonts w:ascii="Arial" w:hAnsi="Arial" w:cs="Arial"/>
        </w:rPr>
        <w:t xml:space="preserve">. a) The ending population sizes of </w:t>
      </w:r>
      <w:r w:rsidR="00AB4808" w:rsidRPr="00391A35">
        <w:rPr>
          <w:rFonts w:ascii="Arial" w:hAnsi="Arial" w:cs="Arial"/>
          <w:i/>
          <w:iCs/>
        </w:rPr>
        <w:t xml:space="preserve">D. </w:t>
      </w:r>
      <w:proofErr w:type="spellStart"/>
      <w:r w:rsidR="00AB4808" w:rsidRPr="00391A35">
        <w:rPr>
          <w:rFonts w:ascii="Arial" w:hAnsi="Arial" w:cs="Arial"/>
          <w:i/>
          <w:iCs/>
        </w:rPr>
        <w:t>pallidifrons</w:t>
      </w:r>
      <w:proofErr w:type="spellEnd"/>
      <w:r w:rsidR="00AB4808" w:rsidRPr="00391A35">
        <w:rPr>
          <w:rFonts w:ascii="Arial" w:hAnsi="Arial" w:cs="Arial"/>
          <w:i/>
          <w:iCs/>
        </w:rPr>
        <w:t xml:space="preserve"> </w:t>
      </w:r>
      <w:r w:rsidR="00AB4808" w:rsidRPr="00391A35">
        <w:rPr>
          <w:rFonts w:ascii="Arial" w:hAnsi="Arial" w:cs="Arial"/>
        </w:rPr>
        <w:t xml:space="preserve">and </w:t>
      </w:r>
      <w:r w:rsidR="00AB4808" w:rsidRPr="00391A35">
        <w:rPr>
          <w:rFonts w:ascii="Arial" w:hAnsi="Arial" w:cs="Arial"/>
          <w:i/>
          <w:iCs/>
        </w:rPr>
        <w:t xml:space="preserve">D. pandora </w:t>
      </w:r>
      <w:r w:rsidR="00AB4808" w:rsidRPr="00391A35">
        <w:rPr>
          <w:rFonts w:ascii="Arial" w:hAnsi="Arial" w:cs="Arial"/>
        </w:rPr>
        <w:t>which</w:t>
      </w:r>
      <w:r w:rsidR="00AB4808" w:rsidRPr="00391A35">
        <w:rPr>
          <w:rFonts w:ascii="Arial" w:hAnsi="Arial" w:cs="Arial"/>
          <w:i/>
          <w:iCs/>
        </w:rPr>
        <w:t xml:space="preserve"> </w:t>
      </w:r>
      <w:r w:rsidR="00AB4808" w:rsidRPr="00391A35">
        <w:rPr>
          <w:rFonts w:ascii="Arial" w:hAnsi="Arial" w:cs="Arial"/>
        </w:rPr>
        <w:t xml:space="preserve">were initiated in monoculture or mixed-species culture </w:t>
      </w:r>
      <w:r w:rsidR="00BC7920" w:rsidRPr="00391A35">
        <w:rPr>
          <w:rFonts w:ascii="Arial" w:hAnsi="Arial" w:cs="Arial"/>
        </w:rPr>
        <w:t>under</w:t>
      </w:r>
      <w:r w:rsidR="00FB28D0" w:rsidRPr="00391A35">
        <w:rPr>
          <w:rFonts w:ascii="Arial" w:hAnsi="Arial" w:cs="Arial"/>
        </w:rPr>
        <w:t xml:space="preserve"> </w:t>
      </w:r>
      <w:r w:rsidR="00A62C71">
        <w:rPr>
          <w:rFonts w:ascii="Arial" w:hAnsi="Arial" w:cs="Arial"/>
        </w:rPr>
        <w:t>upland</w:t>
      </w:r>
      <w:r w:rsidR="00BC7920" w:rsidRPr="00391A35">
        <w:rPr>
          <w:rFonts w:ascii="Arial" w:hAnsi="Arial" w:cs="Arial"/>
        </w:rPr>
        <w:t xml:space="preserve"> </w:t>
      </w:r>
      <w:r w:rsidR="000368C9" w:rsidRPr="00391A35">
        <w:rPr>
          <w:rFonts w:ascii="Arial" w:hAnsi="Arial" w:cs="Arial"/>
        </w:rPr>
        <w:t>(</w:t>
      </w:r>
      <w:r w:rsidR="00A62C71">
        <w:rPr>
          <w:rFonts w:ascii="Arial" w:hAnsi="Arial" w:cs="Arial"/>
        </w:rPr>
        <w:t>cold</w:t>
      </w:r>
      <w:r w:rsidR="00AB4808" w:rsidRPr="00391A35">
        <w:rPr>
          <w:rFonts w:ascii="Arial" w:hAnsi="Arial" w:cs="Arial"/>
        </w:rPr>
        <w:t xml:space="preserve">) and </w:t>
      </w:r>
      <w:r w:rsidR="00A62C71">
        <w:rPr>
          <w:rFonts w:ascii="Arial" w:hAnsi="Arial" w:cs="Arial"/>
        </w:rPr>
        <w:t>lowland</w:t>
      </w:r>
      <w:r w:rsidR="000368C9" w:rsidRPr="00391A35">
        <w:rPr>
          <w:rFonts w:ascii="Arial" w:hAnsi="Arial" w:cs="Arial"/>
        </w:rPr>
        <w:t xml:space="preserve"> (</w:t>
      </w:r>
      <w:r w:rsidR="00A62C71">
        <w:rPr>
          <w:rFonts w:ascii="Arial" w:hAnsi="Arial" w:cs="Arial"/>
        </w:rPr>
        <w:t>hot</w:t>
      </w:r>
      <w:r w:rsidR="000368C9" w:rsidRPr="00391A35">
        <w:rPr>
          <w:rFonts w:ascii="Arial" w:hAnsi="Arial" w:cs="Arial"/>
        </w:rPr>
        <w:t>)</w:t>
      </w:r>
      <w:r w:rsidR="00AB4808" w:rsidRPr="00391A35">
        <w:rPr>
          <w:rFonts w:ascii="Arial" w:hAnsi="Arial" w:cs="Arial"/>
        </w:rPr>
        <w:t xml:space="preserve"> temperature regimes. b) the posterior distribution</w:t>
      </w:r>
      <w:r w:rsidR="004821F6">
        <w:rPr>
          <w:rFonts w:ascii="Arial" w:hAnsi="Arial" w:cs="Arial"/>
        </w:rPr>
        <w:t>s</w:t>
      </w:r>
      <w:r w:rsidR="00AB4808" w:rsidRPr="00391A35">
        <w:rPr>
          <w:rFonts w:ascii="Arial" w:hAnsi="Arial" w:cs="Arial"/>
        </w:rPr>
        <w:t xml:space="preserve"> of the effect of high temperature</w:t>
      </w:r>
      <w:r w:rsidR="00BF1B45" w:rsidRPr="00391A35">
        <w:rPr>
          <w:rFonts w:ascii="Arial" w:hAnsi="Arial" w:cs="Arial"/>
        </w:rPr>
        <w:t xml:space="preserve"> (coefficient of temperature)</w:t>
      </w:r>
      <w:r w:rsidR="00AB4808" w:rsidRPr="00391A35">
        <w:rPr>
          <w:rFonts w:ascii="Arial" w:hAnsi="Arial" w:cs="Arial"/>
        </w:rPr>
        <w:t xml:space="preserve"> when the indicated species were maintained alone (single) or with the other species (mix). c) the posterior distribution</w:t>
      </w:r>
      <w:r w:rsidR="004821F6">
        <w:rPr>
          <w:rFonts w:ascii="Arial" w:hAnsi="Arial" w:cs="Arial"/>
        </w:rPr>
        <w:t>s</w:t>
      </w:r>
      <w:r w:rsidR="00AB4808" w:rsidRPr="00391A35">
        <w:rPr>
          <w:rFonts w:ascii="Arial" w:hAnsi="Arial" w:cs="Arial"/>
        </w:rPr>
        <w:t xml:space="preserve"> of the effect of competition</w:t>
      </w:r>
      <w:r w:rsidR="00BF1B45" w:rsidRPr="00391A35">
        <w:rPr>
          <w:rFonts w:ascii="Arial" w:hAnsi="Arial" w:cs="Arial"/>
        </w:rPr>
        <w:t xml:space="preserve"> (coefficient of competition)</w:t>
      </w:r>
      <w:r w:rsidR="00AB4808" w:rsidRPr="00391A35">
        <w:rPr>
          <w:rFonts w:ascii="Arial" w:hAnsi="Arial" w:cs="Arial"/>
        </w:rPr>
        <w:t xml:space="preserve"> when the indicated species were maintained </w:t>
      </w:r>
      <w:r w:rsidR="006345F4">
        <w:rPr>
          <w:rFonts w:ascii="Arial" w:hAnsi="Arial" w:cs="Arial"/>
        </w:rPr>
        <w:t>at</w:t>
      </w:r>
      <w:r w:rsidR="00BC7920" w:rsidRPr="00391A35">
        <w:rPr>
          <w:rFonts w:ascii="Arial" w:hAnsi="Arial" w:cs="Arial"/>
        </w:rPr>
        <w:t xml:space="preserve"> </w:t>
      </w:r>
      <w:r w:rsidR="000368C9" w:rsidRPr="00391A35">
        <w:rPr>
          <w:rFonts w:ascii="Arial" w:hAnsi="Arial" w:cs="Arial"/>
        </w:rPr>
        <w:t>up</w:t>
      </w:r>
      <w:r w:rsidR="00AB4808" w:rsidRPr="00391A35">
        <w:rPr>
          <w:rFonts w:ascii="Arial" w:hAnsi="Arial" w:cs="Arial"/>
        </w:rPr>
        <w:t>land</w:t>
      </w:r>
      <w:r w:rsidR="00F278C0" w:rsidRPr="00391A35">
        <w:rPr>
          <w:rFonts w:ascii="Arial" w:hAnsi="Arial" w:cs="Arial"/>
        </w:rPr>
        <w:t xml:space="preserve"> (cold)</w:t>
      </w:r>
      <w:r w:rsidR="00AB4808" w:rsidRPr="00391A35">
        <w:rPr>
          <w:rFonts w:ascii="Arial" w:hAnsi="Arial" w:cs="Arial"/>
        </w:rPr>
        <w:t xml:space="preserve"> and </w:t>
      </w:r>
      <w:r w:rsidR="000368C9" w:rsidRPr="00391A35">
        <w:rPr>
          <w:rFonts w:ascii="Arial" w:hAnsi="Arial" w:cs="Arial"/>
        </w:rPr>
        <w:t>low</w:t>
      </w:r>
      <w:r w:rsidR="00AB4808" w:rsidRPr="00391A35">
        <w:rPr>
          <w:rFonts w:ascii="Arial" w:hAnsi="Arial" w:cs="Arial"/>
        </w:rPr>
        <w:t>land</w:t>
      </w:r>
      <w:r w:rsidR="00F278C0" w:rsidRPr="00391A35">
        <w:rPr>
          <w:rFonts w:ascii="Arial" w:hAnsi="Arial" w:cs="Arial"/>
        </w:rPr>
        <w:t xml:space="preserve"> (hot)</w:t>
      </w:r>
      <w:r w:rsidR="00AB4808" w:rsidRPr="00391A35">
        <w:rPr>
          <w:rFonts w:ascii="Arial" w:hAnsi="Arial" w:cs="Arial"/>
        </w:rPr>
        <w:t xml:space="preserve"> temperature regimes.</w:t>
      </w:r>
    </w:p>
    <w:p w14:paraId="1D0F2F70" w14:textId="145BD639" w:rsidR="00971E2A" w:rsidRPr="00391A35" w:rsidRDefault="001F612D" w:rsidP="001B3FA5">
      <w:pPr>
        <w:spacing w:line="480" w:lineRule="auto"/>
        <w:rPr>
          <w:rFonts w:ascii="Arial" w:hAnsi="Arial" w:cs="Arial"/>
        </w:rPr>
      </w:pPr>
      <w:r w:rsidRPr="00391A35">
        <w:rPr>
          <w:rFonts w:ascii="Arial" w:hAnsi="Arial" w:cs="Arial"/>
          <w:noProof/>
        </w:rPr>
        <w:drawing>
          <wp:inline distT="0" distB="0" distL="0" distR="0" wp14:anchorId="73F478E3" wp14:editId="729725E6">
            <wp:extent cx="5727700" cy="38449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844925"/>
                    </a:xfrm>
                    <a:prstGeom prst="rect">
                      <a:avLst/>
                    </a:prstGeom>
                  </pic:spPr>
                </pic:pic>
              </a:graphicData>
            </a:graphic>
          </wp:inline>
        </w:drawing>
      </w:r>
    </w:p>
    <w:p w14:paraId="5636E8A8" w14:textId="5490FCC7" w:rsidR="00B36BDD" w:rsidRPr="00391A35" w:rsidRDefault="00B36BDD" w:rsidP="001B3FA5">
      <w:pPr>
        <w:spacing w:line="480" w:lineRule="auto"/>
        <w:rPr>
          <w:rFonts w:ascii="Arial" w:hAnsi="Arial" w:cs="Arial"/>
        </w:rPr>
      </w:pPr>
      <w:r w:rsidRPr="00391A35">
        <w:rPr>
          <w:rFonts w:ascii="Arial" w:hAnsi="Arial" w:cs="Arial"/>
        </w:rPr>
        <w:br w:type="page"/>
      </w:r>
    </w:p>
    <w:p w14:paraId="2D773E9D" w14:textId="77777777" w:rsidR="00B36BDD" w:rsidRPr="00391A35" w:rsidRDefault="00B36BDD" w:rsidP="001B3FA5">
      <w:pPr>
        <w:spacing w:line="480" w:lineRule="auto"/>
        <w:rPr>
          <w:rFonts w:ascii="Arial" w:hAnsi="Arial" w:cs="Arial"/>
        </w:rPr>
        <w:sectPr w:rsidR="00B36BDD" w:rsidRPr="00391A35" w:rsidSect="00B75658">
          <w:type w:val="continuous"/>
          <w:pgSz w:w="11900" w:h="16840"/>
          <w:pgMar w:top="1440" w:right="1440" w:bottom="1440" w:left="1440" w:header="708" w:footer="708" w:gutter="0"/>
          <w:lnNumType w:countBy="1" w:restart="continuous"/>
          <w:cols w:space="708"/>
          <w:docGrid w:linePitch="360"/>
        </w:sectPr>
      </w:pPr>
    </w:p>
    <w:p w14:paraId="6A69474E" w14:textId="1821F5DC" w:rsidR="009867B5" w:rsidRPr="00391A35" w:rsidRDefault="009867B5" w:rsidP="001B3FA5">
      <w:pPr>
        <w:spacing w:line="480" w:lineRule="auto"/>
        <w:rPr>
          <w:rFonts w:ascii="Arial" w:hAnsi="Arial" w:cs="Arial"/>
        </w:rPr>
      </w:pPr>
      <w:r w:rsidRPr="00391A35">
        <w:rPr>
          <w:rFonts w:ascii="Arial" w:hAnsi="Arial" w:cs="Arial"/>
          <w:b/>
          <w:bCs/>
        </w:rPr>
        <w:lastRenderedPageBreak/>
        <w:t>Table 1</w:t>
      </w:r>
      <w:r w:rsidR="00174C57" w:rsidRPr="00391A35">
        <w:rPr>
          <w:rFonts w:ascii="Arial" w:hAnsi="Arial" w:cs="Arial"/>
          <w:b/>
          <w:bCs/>
        </w:rPr>
        <w:t>.</w:t>
      </w:r>
      <w:r w:rsidRPr="00391A35">
        <w:rPr>
          <w:rFonts w:ascii="Arial" w:hAnsi="Arial" w:cs="Arial"/>
          <w:b/>
          <w:bCs/>
        </w:rPr>
        <w:t xml:space="preserve"> </w:t>
      </w:r>
      <w:r w:rsidRPr="00391A35">
        <w:rPr>
          <w:rFonts w:ascii="Arial" w:hAnsi="Arial" w:cs="Arial"/>
        </w:rPr>
        <w:t>Estimated parameters of thermal performance functions and their 90% credible intervals (ci90) of the nine species.</w:t>
      </w:r>
      <w:r w:rsidR="00005307" w:rsidRPr="00391A35">
        <w:rPr>
          <w:rFonts w:ascii="Arial" w:hAnsi="Arial" w:cs="Arial"/>
        </w:rPr>
        <w:t xml:space="preserve"> </w:t>
      </w:r>
      <w:proofErr w:type="spellStart"/>
      <w:r w:rsidR="00005307" w:rsidRPr="00391A35">
        <w:rPr>
          <w:rFonts w:ascii="Arial" w:hAnsi="Arial" w:cs="Arial"/>
          <w:i/>
          <w:iCs/>
        </w:rPr>
        <w:t>RTmin</w:t>
      </w:r>
      <w:proofErr w:type="spellEnd"/>
      <w:r w:rsidR="00005307" w:rsidRPr="00391A35">
        <w:rPr>
          <w:rFonts w:ascii="Arial" w:hAnsi="Arial" w:cs="Arial"/>
          <w:vertAlign w:val="subscript"/>
        </w:rPr>
        <w:t xml:space="preserve"> </w:t>
      </w:r>
      <w:r w:rsidR="00005307" w:rsidRPr="00391A35">
        <w:rPr>
          <w:rFonts w:ascii="Arial" w:hAnsi="Arial" w:cs="Arial"/>
        </w:rPr>
        <w:t xml:space="preserve">and </w:t>
      </w:r>
      <w:proofErr w:type="spellStart"/>
      <w:r w:rsidR="00005307" w:rsidRPr="00391A35">
        <w:rPr>
          <w:rFonts w:ascii="Arial" w:hAnsi="Arial" w:cs="Arial"/>
          <w:i/>
          <w:iCs/>
        </w:rPr>
        <w:t>RTmax</w:t>
      </w:r>
      <w:proofErr w:type="spellEnd"/>
      <w:r w:rsidR="00005307" w:rsidRPr="00391A35">
        <w:rPr>
          <w:rFonts w:ascii="Arial" w:hAnsi="Arial" w:cs="Arial"/>
        </w:rPr>
        <w:t xml:space="preserve"> are the minimum and maximum temperatures for the species to reproduce. </w:t>
      </w:r>
      <w:r w:rsidR="00005307" w:rsidRPr="00391A35">
        <w:rPr>
          <w:rFonts w:ascii="Arial" w:hAnsi="Arial" w:cs="Arial"/>
          <w:i/>
          <w:iCs/>
        </w:rPr>
        <w:t>a</w:t>
      </w:r>
      <w:r w:rsidR="00005307" w:rsidRPr="00391A35">
        <w:rPr>
          <w:rFonts w:ascii="Arial" w:hAnsi="Arial" w:cs="Arial"/>
        </w:rPr>
        <w:t xml:space="preserve"> is the scaling factor and </w:t>
      </w:r>
      <w:r w:rsidR="00005307" w:rsidRPr="00391A35">
        <w:rPr>
          <w:rFonts w:ascii="Arial" w:hAnsi="Arial" w:cs="Arial"/>
          <w:i/>
          <w:iCs/>
        </w:rPr>
        <w:t>b</w:t>
      </w:r>
      <w:r w:rsidR="00005307" w:rsidRPr="00391A35">
        <w:rPr>
          <w:rFonts w:ascii="Arial" w:hAnsi="Arial" w:cs="Arial"/>
        </w:rPr>
        <w:t xml:space="preserve"> is the shape factor of the Briere2 function.</w:t>
      </w:r>
    </w:p>
    <w:tbl>
      <w:tblPr>
        <w:tblW w:w="13750" w:type="dxa"/>
        <w:tblLook w:val="04A0" w:firstRow="1" w:lastRow="0" w:firstColumn="1" w:lastColumn="0" w:noHBand="0" w:noVBand="1"/>
      </w:tblPr>
      <w:tblGrid>
        <w:gridCol w:w="2745"/>
        <w:gridCol w:w="951"/>
        <w:gridCol w:w="1974"/>
        <w:gridCol w:w="851"/>
        <w:gridCol w:w="1417"/>
        <w:gridCol w:w="1134"/>
        <w:gridCol w:w="1843"/>
        <w:gridCol w:w="1134"/>
        <w:gridCol w:w="1701"/>
      </w:tblGrid>
      <w:tr w:rsidR="009867B5" w:rsidRPr="00391A35" w14:paraId="1C0DA9FB" w14:textId="77777777" w:rsidTr="009018C6">
        <w:trPr>
          <w:trHeight w:val="320"/>
        </w:trPr>
        <w:tc>
          <w:tcPr>
            <w:tcW w:w="2745" w:type="dxa"/>
            <w:tcBorders>
              <w:top w:val="single" w:sz="4" w:space="0" w:color="auto"/>
              <w:left w:val="nil"/>
              <w:bottom w:val="single" w:sz="4" w:space="0" w:color="auto"/>
              <w:right w:val="nil"/>
            </w:tcBorders>
            <w:shd w:val="clear" w:color="auto" w:fill="auto"/>
            <w:noWrap/>
            <w:hideMark/>
          </w:tcPr>
          <w:p w14:paraId="63E15BFE" w14:textId="77777777" w:rsidR="009867B5" w:rsidRPr="00391A35" w:rsidRDefault="009867B5" w:rsidP="001B3FA5">
            <w:pPr>
              <w:spacing w:line="480" w:lineRule="auto"/>
              <w:jc w:val="center"/>
              <w:rPr>
                <w:rFonts w:ascii="Arial" w:hAnsi="Arial" w:cs="Arial"/>
                <w:b/>
                <w:bCs/>
                <w:color w:val="000000"/>
              </w:rPr>
            </w:pPr>
            <w:r w:rsidRPr="00391A35">
              <w:rPr>
                <w:rFonts w:ascii="Arial" w:hAnsi="Arial" w:cs="Arial"/>
                <w:b/>
                <w:bCs/>
                <w:color w:val="000000"/>
              </w:rPr>
              <w:t>species</w:t>
            </w:r>
          </w:p>
        </w:tc>
        <w:tc>
          <w:tcPr>
            <w:tcW w:w="951" w:type="dxa"/>
            <w:tcBorders>
              <w:top w:val="single" w:sz="4" w:space="0" w:color="auto"/>
              <w:left w:val="nil"/>
              <w:bottom w:val="single" w:sz="4" w:space="0" w:color="auto"/>
              <w:right w:val="nil"/>
            </w:tcBorders>
            <w:shd w:val="clear" w:color="auto" w:fill="auto"/>
            <w:noWrap/>
            <w:hideMark/>
          </w:tcPr>
          <w:p w14:paraId="579310B7" w14:textId="77777777" w:rsidR="009867B5" w:rsidRPr="00391A35" w:rsidRDefault="009867B5" w:rsidP="001B3FA5">
            <w:pPr>
              <w:spacing w:line="480" w:lineRule="auto"/>
              <w:jc w:val="center"/>
              <w:rPr>
                <w:rFonts w:ascii="Arial" w:hAnsi="Arial" w:cs="Arial"/>
                <w:b/>
                <w:bCs/>
                <w:color w:val="000000"/>
              </w:rPr>
            </w:pPr>
            <w:r w:rsidRPr="00391A35">
              <w:rPr>
                <w:rFonts w:ascii="Arial" w:hAnsi="Arial" w:cs="Arial"/>
                <w:b/>
                <w:bCs/>
                <w:color w:val="000000"/>
              </w:rPr>
              <w:t>a</w:t>
            </w:r>
          </w:p>
        </w:tc>
        <w:tc>
          <w:tcPr>
            <w:tcW w:w="1974" w:type="dxa"/>
            <w:tcBorders>
              <w:top w:val="single" w:sz="4" w:space="0" w:color="auto"/>
              <w:left w:val="nil"/>
              <w:bottom w:val="single" w:sz="4" w:space="0" w:color="auto"/>
              <w:right w:val="nil"/>
            </w:tcBorders>
            <w:shd w:val="clear" w:color="auto" w:fill="auto"/>
            <w:noWrap/>
            <w:hideMark/>
          </w:tcPr>
          <w:p w14:paraId="3FF51678" w14:textId="77777777" w:rsidR="009867B5" w:rsidRPr="00391A35" w:rsidRDefault="009867B5" w:rsidP="001B3FA5">
            <w:pPr>
              <w:spacing w:line="480" w:lineRule="auto"/>
              <w:jc w:val="center"/>
              <w:rPr>
                <w:rFonts w:ascii="Arial" w:hAnsi="Arial" w:cs="Arial"/>
                <w:b/>
                <w:bCs/>
                <w:color w:val="000000"/>
              </w:rPr>
            </w:pPr>
            <w:r w:rsidRPr="00391A35">
              <w:rPr>
                <w:rFonts w:ascii="Arial" w:hAnsi="Arial" w:cs="Arial"/>
                <w:b/>
                <w:bCs/>
                <w:color w:val="000000"/>
              </w:rPr>
              <w:t>a.ci90</w:t>
            </w:r>
          </w:p>
        </w:tc>
        <w:tc>
          <w:tcPr>
            <w:tcW w:w="851" w:type="dxa"/>
            <w:tcBorders>
              <w:top w:val="single" w:sz="4" w:space="0" w:color="auto"/>
              <w:left w:val="nil"/>
              <w:bottom w:val="single" w:sz="4" w:space="0" w:color="auto"/>
              <w:right w:val="nil"/>
            </w:tcBorders>
            <w:shd w:val="clear" w:color="auto" w:fill="auto"/>
            <w:noWrap/>
            <w:hideMark/>
          </w:tcPr>
          <w:p w14:paraId="386BD934" w14:textId="77777777" w:rsidR="009867B5" w:rsidRPr="00391A35" w:rsidRDefault="009867B5" w:rsidP="001B3FA5">
            <w:pPr>
              <w:spacing w:line="480" w:lineRule="auto"/>
              <w:jc w:val="center"/>
              <w:rPr>
                <w:rFonts w:ascii="Arial" w:hAnsi="Arial" w:cs="Arial"/>
                <w:b/>
                <w:bCs/>
                <w:color w:val="000000"/>
              </w:rPr>
            </w:pPr>
            <w:r w:rsidRPr="00391A35">
              <w:rPr>
                <w:rFonts w:ascii="Arial" w:hAnsi="Arial" w:cs="Arial"/>
                <w:b/>
                <w:bCs/>
                <w:color w:val="000000"/>
              </w:rPr>
              <w:t>b</w:t>
            </w:r>
          </w:p>
        </w:tc>
        <w:tc>
          <w:tcPr>
            <w:tcW w:w="1417" w:type="dxa"/>
            <w:tcBorders>
              <w:top w:val="single" w:sz="4" w:space="0" w:color="auto"/>
              <w:left w:val="nil"/>
              <w:bottom w:val="single" w:sz="4" w:space="0" w:color="auto"/>
              <w:right w:val="nil"/>
            </w:tcBorders>
            <w:shd w:val="clear" w:color="auto" w:fill="auto"/>
            <w:noWrap/>
            <w:hideMark/>
          </w:tcPr>
          <w:p w14:paraId="1C78710A" w14:textId="77777777" w:rsidR="009867B5" w:rsidRPr="00391A35" w:rsidRDefault="009867B5" w:rsidP="001B3FA5">
            <w:pPr>
              <w:spacing w:line="480" w:lineRule="auto"/>
              <w:jc w:val="center"/>
              <w:rPr>
                <w:rFonts w:ascii="Arial" w:hAnsi="Arial" w:cs="Arial"/>
                <w:b/>
                <w:bCs/>
                <w:color w:val="000000"/>
              </w:rPr>
            </w:pPr>
            <w:r w:rsidRPr="00391A35">
              <w:rPr>
                <w:rFonts w:ascii="Arial" w:hAnsi="Arial" w:cs="Arial"/>
                <w:b/>
                <w:bCs/>
                <w:color w:val="000000"/>
              </w:rPr>
              <w:t>b.ci90</w:t>
            </w:r>
          </w:p>
        </w:tc>
        <w:tc>
          <w:tcPr>
            <w:tcW w:w="1134" w:type="dxa"/>
            <w:tcBorders>
              <w:top w:val="single" w:sz="4" w:space="0" w:color="auto"/>
              <w:left w:val="nil"/>
              <w:bottom w:val="single" w:sz="4" w:space="0" w:color="auto"/>
              <w:right w:val="nil"/>
            </w:tcBorders>
            <w:shd w:val="clear" w:color="auto" w:fill="auto"/>
            <w:noWrap/>
            <w:hideMark/>
          </w:tcPr>
          <w:p w14:paraId="53955B9B" w14:textId="77777777" w:rsidR="009867B5" w:rsidRPr="00391A35" w:rsidRDefault="009867B5" w:rsidP="001B3FA5">
            <w:pPr>
              <w:spacing w:line="480" w:lineRule="auto"/>
              <w:jc w:val="center"/>
              <w:rPr>
                <w:rFonts w:ascii="Arial" w:hAnsi="Arial" w:cs="Arial"/>
                <w:b/>
                <w:bCs/>
                <w:color w:val="000000"/>
              </w:rPr>
            </w:pPr>
            <w:proofErr w:type="spellStart"/>
            <w:r w:rsidRPr="00391A35">
              <w:rPr>
                <w:rFonts w:ascii="Arial" w:hAnsi="Arial" w:cs="Arial"/>
                <w:b/>
                <w:bCs/>
                <w:color w:val="000000"/>
              </w:rPr>
              <w:t>RTmin</w:t>
            </w:r>
            <w:proofErr w:type="spellEnd"/>
          </w:p>
        </w:tc>
        <w:tc>
          <w:tcPr>
            <w:tcW w:w="1843" w:type="dxa"/>
            <w:tcBorders>
              <w:top w:val="single" w:sz="4" w:space="0" w:color="auto"/>
              <w:left w:val="nil"/>
              <w:bottom w:val="single" w:sz="4" w:space="0" w:color="auto"/>
              <w:right w:val="nil"/>
            </w:tcBorders>
            <w:shd w:val="clear" w:color="auto" w:fill="auto"/>
            <w:noWrap/>
            <w:hideMark/>
          </w:tcPr>
          <w:p w14:paraId="23E83462" w14:textId="77777777" w:rsidR="009867B5" w:rsidRPr="00391A35" w:rsidRDefault="009867B5" w:rsidP="001B3FA5">
            <w:pPr>
              <w:spacing w:line="480" w:lineRule="auto"/>
              <w:jc w:val="center"/>
              <w:rPr>
                <w:rFonts w:ascii="Arial" w:hAnsi="Arial" w:cs="Arial"/>
                <w:b/>
                <w:bCs/>
                <w:color w:val="000000"/>
              </w:rPr>
            </w:pPr>
            <w:r w:rsidRPr="00391A35">
              <w:rPr>
                <w:rFonts w:ascii="Arial" w:hAnsi="Arial" w:cs="Arial"/>
                <w:b/>
                <w:bCs/>
                <w:color w:val="000000"/>
              </w:rPr>
              <w:t>RTmin.ci90</w:t>
            </w:r>
          </w:p>
        </w:tc>
        <w:tc>
          <w:tcPr>
            <w:tcW w:w="1134" w:type="dxa"/>
            <w:tcBorders>
              <w:top w:val="single" w:sz="4" w:space="0" w:color="auto"/>
              <w:left w:val="nil"/>
              <w:bottom w:val="single" w:sz="4" w:space="0" w:color="auto"/>
              <w:right w:val="nil"/>
            </w:tcBorders>
            <w:shd w:val="clear" w:color="auto" w:fill="auto"/>
            <w:noWrap/>
            <w:hideMark/>
          </w:tcPr>
          <w:p w14:paraId="1E2E5CBC" w14:textId="77777777" w:rsidR="009867B5" w:rsidRPr="00391A35" w:rsidRDefault="009867B5" w:rsidP="001B3FA5">
            <w:pPr>
              <w:spacing w:line="480" w:lineRule="auto"/>
              <w:jc w:val="center"/>
              <w:rPr>
                <w:rFonts w:ascii="Arial" w:hAnsi="Arial" w:cs="Arial"/>
                <w:b/>
                <w:bCs/>
                <w:color w:val="000000"/>
              </w:rPr>
            </w:pPr>
            <w:proofErr w:type="spellStart"/>
            <w:r w:rsidRPr="00391A35">
              <w:rPr>
                <w:rFonts w:ascii="Arial" w:hAnsi="Arial" w:cs="Arial"/>
                <w:b/>
                <w:bCs/>
                <w:color w:val="000000"/>
              </w:rPr>
              <w:t>RTmax</w:t>
            </w:r>
            <w:proofErr w:type="spellEnd"/>
          </w:p>
        </w:tc>
        <w:tc>
          <w:tcPr>
            <w:tcW w:w="1701" w:type="dxa"/>
            <w:tcBorders>
              <w:top w:val="single" w:sz="4" w:space="0" w:color="auto"/>
              <w:left w:val="nil"/>
              <w:bottom w:val="single" w:sz="4" w:space="0" w:color="auto"/>
              <w:right w:val="nil"/>
            </w:tcBorders>
            <w:shd w:val="clear" w:color="auto" w:fill="auto"/>
            <w:noWrap/>
            <w:hideMark/>
          </w:tcPr>
          <w:p w14:paraId="73A8568F" w14:textId="77777777" w:rsidR="009867B5" w:rsidRPr="00391A35" w:rsidRDefault="009867B5" w:rsidP="001B3FA5">
            <w:pPr>
              <w:spacing w:line="480" w:lineRule="auto"/>
              <w:jc w:val="center"/>
              <w:rPr>
                <w:rFonts w:ascii="Arial" w:hAnsi="Arial" w:cs="Arial"/>
                <w:b/>
                <w:bCs/>
                <w:color w:val="000000"/>
              </w:rPr>
            </w:pPr>
            <w:r w:rsidRPr="00391A35">
              <w:rPr>
                <w:rFonts w:ascii="Arial" w:hAnsi="Arial" w:cs="Arial"/>
                <w:b/>
                <w:bCs/>
                <w:color w:val="000000"/>
              </w:rPr>
              <w:t>RTmax.ci90</w:t>
            </w:r>
          </w:p>
        </w:tc>
      </w:tr>
      <w:tr w:rsidR="009867B5" w:rsidRPr="00391A35" w14:paraId="47B66F9C" w14:textId="77777777" w:rsidTr="009018C6">
        <w:trPr>
          <w:trHeight w:val="320"/>
        </w:trPr>
        <w:tc>
          <w:tcPr>
            <w:tcW w:w="2745" w:type="dxa"/>
            <w:tcBorders>
              <w:top w:val="nil"/>
              <w:left w:val="nil"/>
              <w:bottom w:val="nil"/>
              <w:right w:val="nil"/>
            </w:tcBorders>
            <w:shd w:val="clear" w:color="auto" w:fill="auto"/>
            <w:noWrap/>
            <w:hideMark/>
          </w:tcPr>
          <w:p w14:paraId="533EC9BD" w14:textId="77777777" w:rsidR="009867B5" w:rsidRPr="00391A35" w:rsidRDefault="009867B5" w:rsidP="001B3FA5">
            <w:pPr>
              <w:spacing w:line="480" w:lineRule="auto"/>
              <w:rPr>
                <w:rFonts w:ascii="Arial" w:hAnsi="Arial" w:cs="Arial"/>
                <w:i/>
                <w:iCs/>
                <w:color w:val="000000"/>
              </w:rPr>
            </w:pPr>
            <w:r w:rsidRPr="00391A35">
              <w:rPr>
                <w:rFonts w:ascii="Arial" w:hAnsi="Arial" w:cs="Arial"/>
                <w:i/>
                <w:iCs/>
                <w:color w:val="000000"/>
              </w:rPr>
              <w:t xml:space="preserve">D. </w:t>
            </w:r>
            <w:proofErr w:type="spellStart"/>
            <w:r w:rsidRPr="00391A35">
              <w:rPr>
                <w:rFonts w:ascii="Arial" w:hAnsi="Arial" w:cs="Arial"/>
                <w:i/>
                <w:iCs/>
                <w:color w:val="000000"/>
              </w:rPr>
              <w:t>bipectinata</w:t>
            </w:r>
            <w:proofErr w:type="spellEnd"/>
          </w:p>
        </w:tc>
        <w:tc>
          <w:tcPr>
            <w:tcW w:w="951" w:type="dxa"/>
            <w:tcBorders>
              <w:top w:val="nil"/>
              <w:left w:val="nil"/>
              <w:bottom w:val="nil"/>
              <w:right w:val="nil"/>
            </w:tcBorders>
            <w:shd w:val="clear" w:color="auto" w:fill="auto"/>
            <w:noWrap/>
            <w:hideMark/>
          </w:tcPr>
          <w:p w14:paraId="2ACE4369"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0.0046</w:t>
            </w:r>
          </w:p>
        </w:tc>
        <w:tc>
          <w:tcPr>
            <w:tcW w:w="1974" w:type="dxa"/>
            <w:tcBorders>
              <w:top w:val="nil"/>
              <w:left w:val="nil"/>
              <w:bottom w:val="nil"/>
              <w:right w:val="nil"/>
            </w:tcBorders>
            <w:shd w:val="clear" w:color="auto" w:fill="auto"/>
            <w:noWrap/>
            <w:hideMark/>
          </w:tcPr>
          <w:p w14:paraId="45FCCE43"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0.0031 - 0.0060</w:t>
            </w:r>
          </w:p>
        </w:tc>
        <w:tc>
          <w:tcPr>
            <w:tcW w:w="851" w:type="dxa"/>
            <w:tcBorders>
              <w:top w:val="nil"/>
              <w:left w:val="nil"/>
              <w:bottom w:val="nil"/>
              <w:right w:val="nil"/>
            </w:tcBorders>
            <w:shd w:val="clear" w:color="auto" w:fill="auto"/>
            <w:noWrap/>
            <w:hideMark/>
          </w:tcPr>
          <w:p w14:paraId="0E81C63F"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1.27</w:t>
            </w:r>
          </w:p>
        </w:tc>
        <w:tc>
          <w:tcPr>
            <w:tcW w:w="1417" w:type="dxa"/>
            <w:tcBorders>
              <w:top w:val="nil"/>
              <w:left w:val="nil"/>
              <w:bottom w:val="nil"/>
              <w:right w:val="nil"/>
            </w:tcBorders>
            <w:shd w:val="clear" w:color="auto" w:fill="auto"/>
            <w:noWrap/>
            <w:hideMark/>
          </w:tcPr>
          <w:p w14:paraId="239F1390"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1.02 - 1.55</w:t>
            </w:r>
          </w:p>
        </w:tc>
        <w:tc>
          <w:tcPr>
            <w:tcW w:w="1134" w:type="dxa"/>
            <w:tcBorders>
              <w:top w:val="nil"/>
              <w:left w:val="nil"/>
              <w:bottom w:val="nil"/>
              <w:right w:val="nil"/>
            </w:tcBorders>
            <w:shd w:val="clear" w:color="auto" w:fill="auto"/>
            <w:noWrap/>
            <w:hideMark/>
          </w:tcPr>
          <w:p w14:paraId="28BE4964"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15.28</w:t>
            </w:r>
          </w:p>
        </w:tc>
        <w:tc>
          <w:tcPr>
            <w:tcW w:w="1843" w:type="dxa"/>
            <w:tcBorders>
              <w:top w:val="nil"/>
              <w:left w:val="nil"/>
              <w:bottom w:val="nil"/>
              <w:right w:val="nil"/>
            </w:tcBorders>
            <w:shd w:val="clear" w:color="auto" w:fill="auto"/>
            <w:noWrap/>
            <w:hideMark/>
          </w:tcPr>
          <w:p w14:paraId="27123F25"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14.54 - 15.87</w:t>
            </w:r>
          </w:p>
        </w:tc>
        <w:tc>
          <w:tcPr>
            <w:tcW w:w="1134" w:type="dxa"/>
            <w:tcBorders>
              <w:top w:val="nil"/>
              <w:left w:val="nil"/>
              <w:bottom w:val="nil"/>
              <w:right w:val="nil"/>
            </w:tcBorders>
            <w:shd w:val="clear" w:color="auto" w:fill="auto"/>
            <w:noWrap/>
            <w:hideMark/>
          </w:tcPr>
          <w:p w14:paraId="020D42AA"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30.44</w:t>
            </w:r>
          </w:p>
        </w:tc>
        <w:tc>
          <w:tcPr>
            <w:tcW w:w="1701" w:type="dxa"/>
            <w:tcBorders>
              <w:top w:val="nil"/>
              <w:left w:val="nil"/>
              <w:bottom w:val="nil"/>
              <w:right w:val="nil"/>
            </w:tcBorders>
            <w:shd w:val="clear" w:color="auto" w:fill="auto"/>
            <w:noWrap/>
            <w:hideMark/>
          </w:tcPr>
          <w:p w14:paraId="51C32D87"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30.08 - 31.05</w:t>
            </w:r>
          </w:p>
        </w:tc>
      </w:tr>
      <w:tr w:rsidR="009867B5" w:rsidRPr="00391A35" w14:paraId="123111C6" w14:textId="77777777" w:rsidTr="009018C6">
        <w:trPr>
          <w:trHeight w:val="320"/>
        </w:trPr>
        <w:tc>
          <w:tcPr>
            <w:tcW w:w="2745" w:type="dxa"/>
            <w:tcBorders>
              <w:top w:val="nil"/>
              <w:left w:val="nil"/>
              <w:bottom w:val="nil"/>
              <w:right w:val="nil"/>
            </w:tcBorders>
            <w:shd w:val="clear" w:color="auto" w:fill="auto"/>
            <w:noWrap/>
            <w:hideMark/>
          </w:tcPr>
          <w:p w14:paraId="3CE47CCD" w14:textId="77777777" w:rsidR="009867B5" w:rsidRPr="00391A35" w:rsidRDefault="009867B5" w:rsidP="001B3FA5">
            <w:pPr>
              <w:spacing w:line="480" w:lineRule="auto"/>
              <w:rPr>
                <w:rFonts w:ascii="Arial" w:hAnsi="Arial" w:cs="Arial"/>
                <w:i/>
                <w:iCs/>
                <w:color w:val="000000"/>
              </w:rPr>
            </w:pPr>
            <w:r w:rsidRPr="00391A35">
              <w:rPr>
                <w:rFonts w:ascii="Arial" w:hAnsi="Arial" w:cs="Arial"/>
                <w:i/>
                <w:iCs/>
                <w:color w:val="000000"/>
              </w:rPr>
              <w:t xml:space="preserve">D. </w:t>
            </w:r>
            <w:proofErr w:type="spellStart"/>
            <w:r w:rsidRPr="00391A35">
              <w:rPr>
                <w:rFonts w:ascii="Arial" w:hAnsi="Arial" w:cs="Arial"/>
                <w:i/>
                <w:iCs/>
                <w:color w:val="000000"/>
              </w:rPr>
              <w:t>birchii</w:t>
            </w:r>
            <w:proofErr w:type="spellEnd"/>
          </w:p>
        </w:tc>
        <w:tc>
          <w:tcPr>
            <w:tcW w:w="951" w:type="dxa"/>
            <w:tcBorders>
              <w:top w:val="nil"/>
              <w:left w:val="nil"/>
              <w:bottom w:val="nil"/>
              <w:right w:val="nil"/>
            </w:tcBorders>
            <w:shd w:val="clear" w:color="auto" w:fill="auto"/>
            <w:noWrap/>
            <w:hideMark/>
          </w:tcPr>
          <w:p w14:paraId="2494A91A"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0.0034</w:t>
            </w:r>
          </w:p>
        </w:tc>
        <w:tc>
          <w:tcPr>
            <w:tcW w:w="1974" w:type="dxa"/>
            <w:tcBorders>
              <w:top w:val="nil"/>
              <w:left w:val="nil"/>
              <w:bottom w:val="nil"/>
              <w:right w:val="nil"/>
            </w:tcBorders>
            <w:shd w:val="clear" w:color="auto" w:fill="auto"/>
            <w:noWrap/>
            <w:hideMark/>
          </w:tcPr>
          <w:p w14:paraId="7628221C"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0.0022 - 0.0056</w:t>
            </w:r>
          </w:p>
        </w:tc>
        <w:tc>
          <w:tcPr>
            <w:tcW w:w="851" w:type="dxa"/>
            <w:tcBorders>
              <w:top w:val="nil"/>
              <w:left w:val="nil"/>
              <w:bottom w:val="nil"/>
              <w:right w:val="nil"/>
            </w:tcBorders>
            <w:shd w:val="clear" w:color="auto" w:fill="auto"/>
            <w:noWrap/>
            <w:hideMark/>
          </w:tcPr>
          <w:p w14:paraId="7CB179F0"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1.17</w:t>
            </w:r>
          </w:p>
        </w:tc>
        <w:tc>
          <w:tcPr>
            <w:tcW w:w="1417" w:type="dxa"/>
            <w:tcBorders>
              <w:top w:val="nil"/>
              <w:left w:val="nil"/>
              <w:bottom w:val="nil"/>
              <w:right w:val="nil"/>
            </w:tcBorders>
            <w:shd w:val="clear" w:color="auto" w:fill="auto"/>
            <w:noWrap/>
            <w:hideMark/>
          </w:tcPr>
          <w:p w14:paraId="3F9FF070"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0.95 - 1.56</w:t>
            </w:r>
          </w:p>
        </w:tc>
        <w:tc>
          <w:tcPr>
            <w:tcW w:w="1134" w:type="dxa"/>
            <w:tcBorders>
              <w:top w:val="nil"/>
              <w:left w:val="nil"/>
              <w:bottom w:val="nil"/>
              <w:right w:val="nil"/>
            </w:tcBorders>
            <w:shd w:val="clear" w:color="auto" w:fill="auto"/>
            <w:noWrap/>
            <w:hideMark/>
          </w:tcPr>
          <w:p w14:paraId="75D7C317"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13.45</w:t>
            </w:r>
          </w:p>
        </w:tc>
        <w:tc>
          <w:tcPr>
            <w:tcW w:w="1843" w:type="dxa"/>
            <w:tcBorders>
              <w:top w:val="nil"/>
              <w:left w:val="nil"/>
              <w:bottom w:val="nil"/>
              <w:right w:val="nil"/>
            </w:tcBorders>
            <w:shd w:val="clear" w:color="auto" w:fill="auto"/>
            <w:noWrap/>
            <w:hideMark/>
          </w:tcPr>
          <w:p w14:paraId="7164315A"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13.07 - 13.77</w:t>
            </w:r>
          </w:p>
        </w:tc>
        <w:tc>
          <w:tcPr>
            <w:tcW w:w="1134" w:type="dxa"/>
            <w:tcBorders>
              <w:top w:val="nil"/>
              <w:left w:val="nil"/>
              <w:bottom w:val="nil"/>
              <w:right w:val="nil"/>
            </w:tcBorders>
            <w:shd w:val="clear" w:color="auto" w:fill="auto"/>
            <w:noWrap/>
            <w:hideMark/>
          </w:tcPr>
          <w:p w14:paraId="2BC64E65"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29.27</w:t>
            </w:r>
          </w:p>
        </w:tc>
        <w:tc>
          <w:tcPr>
            <w:tcW w:w="1701" w:type="dxa"/>
            <w:tcBorders>
              <w:top w:val="nil"/>
              <w:left w:val="nil"/>
              <w:bottom w:val="nil"/>
              <w:right w:val="nil"/>
            </w:tcBorders>
            <w:shd w:val="clear" w:color="auto" w:fill="auto"/>
            <w:noWrap/>
            <w:hideMark/>
          </w:tcPr>
          <w:p w14:paraId="71BA468A"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28.12 - 29.81</w:t>
            </w:r>
          </w:p>
        </w:tc>
      </w:tr>
      <w:tr w:rsidR="009867B5" w:rsidRPr="00391A35" w14:paraId="47C77C1A" w14:textId="77777777" w:rsidTr="009018C6">
        <w:trPr>
          <w:trHeight w:val="320"/>
        </w:trPr>
        <w:tc>
          <w:tcPr>
            <w:tcW w:w="2745" w:type="dxa"/>
            <w:tcBorders>
              <w:top w:val="nil"/>
              <w:left w:val="nil"/>
              <w:bottom w:val="nil"/>
              <w:right w:val="nil"/>
            </w:tcBorders>
            <w:shd w:val="clear" w:color="auto" w:fill="auto"/>
            <w:noWrap/>
            <w:hideMark/>
          </w:tcPr>
          <w:p w14:paraId="7F83934C" w14:textId="77777777" w:rsidR="009867B5" w:rsidRPr="00391A35" w:rsidRDefault="009867B5" w:rsidP="001B3FA5">
            <w:pPr>
              <w:spacing w:line="480" w:lineRule="auto"/>
              <w:rPr>
                <w:rFonts w:ascii="Arial" w:hAnsi="Arial" w:cs="Arial"/>
                <w:i/>
                <w:iCs/>
                <w:color w:val="000000"/>
              </w:rPr>
            </w:pPr>
            <w:r w:rsidRPr="00391A35">
              <w:rPr>
                <w:rFonts w:ascii="Arial" w:hAnsi="Arial" w:cs="Arial"/>
                <w:i/>
                <w:iCs/>
                <w:color w:val="000000"/>
              </w:rPr>
              <w:t xml:space="preserve">D. </w:t>
            </w:r>
            <w:proofErr w:type="spellStart"/>
            <w:r w:rsidRPr="00391A35">
              <w:rPr>
                <w:rFonts w:ascii="Arial" w:hAnsi="Arial" w:cs="Arial"/>
                <w:i/>
                <w:iCs/>
                <w:color w:val="000000"/>
              </w:rPr>
              <w:t>bunnanda</w:t>
            </w:r>
            <w:proofErr w:type="spellEnd"/>
          </w:p>
        </w:tc>
        <w:tc>
          <w:tcPr>
            <w:tcW w:w="951" w:type="dxa"/>
            <w:tcBorders>
              <w:top w:val="nil"/>
              <w:left w:val="nil"/>
              <w:bottom w:val="nil"/>
              <w:right w:val="nil"/>
            </w:tcBorders>
            <w:shd w:val="clear" w:color="auto" w:fill="auto"/>
            <w:noWrap/>
            <w:hideMark/>
          </w:tcPr>
          <w:p w14:paraId="75B6B78D"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0.0016</w:t>
            </w:r>
          </w:p>
        </w:tc>
        <w:tc>
          <w:tcPr>
            <w:tcW w:w="1974" w:type="dxa"/>
            <w:tcBorders>
              <w:top w:val="nil"/>
              <w:left w:val="nil"/>
              <w:bottom w:val="nil"/>
              <w:right w:val="nil"/>
            </w:tcBorders>
            <w:shd w:val="clear" w:color="auto" w:fill="auto"/>
            <w:noWrap/>
            <w:hideMark/>
          </w:tcPr>
          <w:p w14:paraId="7DACA09E"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0.0012 - 0.0025</w:t>
            </w:r>
          </w:p>
        </w:tc>
        <w:tc>
          <w:tcPr>
            <w:tcW w:w="851" w:type="dxa"/>
            <w:tcBorders>
              <w:top w:val="nil"/>
              <w:left w:val="nil"/>
              <w:bottom w:val="nil"/>
              <w:right w:val="nil"/>
            </w:tcBorders>
            <w:shd w:val="clear" w:color="auto" w:fill="auto"/>
            <w:noWrap/>
            <w:hideMark/>
          </w:tcPr>
          <w:p w14:paraId="629ACC1A"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0.88</w:t>
            </w:r>
          </w:p>
        </w:tc>
        <w:tc>
          <w:tcPr>
            <w:tcW w:w="1417" w:type="dxa"/>
            <w:tcBorders>
              <w:top w:val="nil"/>
              <w:left w:val="nil"/>
              <w:bottom w:val="nil"/>
              <w:right w:val="nil"/>
            </w:tcBorders>
            <w:shd w:val="clear" w:color="auto" w:fill="auto"/>
            <w:noWrap/>
            <w:hideMark/>
          </w:tcPr>
          <w:p w14:paraId="6794E147"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0.81 - 1.06</w:t>
            </w:r>
          </w:p>
        </w:tc>
        <w:tc>
          <w:tcPr>
            <w:tcW w:w="1134" w:type="dxa"/>
            <w:tcBorders>
              <w:top w:val="nil"/>
              <w:left w:val="nil"/>
              <w:bottom w:val="nil"/>
              <w:right w:val="nil"/>
            </w:tcBorders>
            <w:shd w:val="clear" w:color="auto" w:fill="auto"/>
            <w:noWrap/>
            <w:hideMark/>
          </w:tcPr>
          <w:p w14:paraId="559346D8"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14.57</w:t>
            </w:r>
          </w:p>
        </w:tc>
        <w:tc>
          <w:tcPr>
            <w:tcW w:w="1843" w:type="dxa"/>
            <w:tcBorders>
              <w:top w:val="nil"/>
              <w:left w:val="nil"/>
              <w:bottom w:val="nil"/>
              <w:right w:val="nil"/>
            </w:tcBorders>
            <w:shd w:val="clear" w:color="auto" w:fill="auto"/>
            <w:noWrap/>
            <w:hideMark/>
          </w:tcPr>
          <w:p w14:paraId="0E11B572"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14.10 - 15.18</w:t>
            </w:r>
          </w:p>
        </w:tc>
        <w:tc>
          <w:tcPr>
            <w:tcW w:w="1134" w:type="dxa"/>
            <w:tcBorders>
              <w:top w:val="nil"/>
              <w:left w:val="nil"/>
              <w:bottom w:val="nil"/>
              <w:right w:val="nil"/>
            </w:tcBorders>
            <w:shd w:val="clear" w:color="auto" w:fill="auto"/>
            <w:noWrap/>
            <w:hideMark/>
          </w:tcPr>
          <w:p w14:paraId="586A9C3F"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31.21</w:t>
            </w:r>
          </w:p>
        </w:tc>
        <w:tc>
          <w:tcPr>
            <w:tcW w:w="1701" w:type="dxa"/>
            <w:tcBorders>
              <w:top w:val="nil"/>
              <w:left w:val="nil"/>
              <w:bottom w:val="nil"/>
              <w:right w:val="nil"/>
            </w:tcBorders>
            <w:shd w:val="clear" w:color="auto" w:fill="auto"/>
            <w:noWrap/>
            <w:hideMark/>
          </w:tcPr>
          <w:p w14:paraId="0CF901D2"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30.60 - 31.78</w:t>
            </w:r>
          </w:p>
        </w:tc>
      </w:tr>
      <w:tr w:rsidR="009867B5" w:rsidRPr="00391A35" w14:paraId="2A67848F" w14:textId="77777777" w:rsidTr="009018C6">
        <w:trPr>
          <w:trHeight w:val="320"/>
        </w:trPr>
        <w:tc>
          <w:tcPr>
            <w:tcW w:w="2745" w:type="dxa"/>
            <w:tcBorders>
              <w:top w:val="nil"/>
              <w:left w:val="nil"/>
              <w:bottom w:val="nil"/>
              <w:right w:val="nil"/>
            </w:tcBorders>
            <w:shd w:val="clear" w:color="auto" w:fill="auto"/>
            <w:noWrap/>
            <w:hideMark/>
          </w:tcPr>
          <w:p w14:paraId="4AF0CEBB" w14:textId="77777777" w:rsidR="009867B5" w:rsidRPr="00391A35" w:rsidRDefault="009867B5" w:rsidP="001B3FA5">
            <w:pPr>
              <w:spacing w:line="480" w:lineRule="auto"/>
              <w:rPr>
                <w:rFonts w:ascii="Arial" w:hAnsi="Arial" w:cs="Arial"/>
                <w:i/>
                <w:iCs/>
                <w:color w:val="000000"/>
              </w:rPr>
            </w:pPr>
            <w:r w:rsidRPr="00391A35">
              <w:rPr>
                <w:rFonts w:ascii="Arial" w:hAnsi="Arial" w:cs="Arial"/>
                <w:i/>
                <w:iCs/>
                <w:color w:val="000000"/>
              </w:rPr>
              <w:t>D. melanogaster</w:t>
            </w:r>
          </w:p>
        </w:tc>
        <w:tc>
          <w:tcPr>
            <w:tcW w:w="951" w:type="dxa"/>
            <w:tcBorders>
              <w:top w:val="nil"/>
              <w:left w:val="nil"/>
              <w:bottom w:val="nil"/>
              <w:right w:val="nil"/>
            </w:tcBorders>
            <w:shd w:val="clear" w:color="auto" w:fill="auto"/>
            <w:noWrap/>
            <w:hideMark/>
          </w:tcPr>
          <w:p w14:paraId="1337BB3F"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0.0037</w:t>
            </w:r>
          </w:p>
        </w:tc>
        <w:tc>
          <w:tcPr>
            <w:tcW w:w="1974" w:type="dxa"/>
            <w:tcBorders>
              <w:top w:val="nil"/>
              <w:left w:val="nil"/>
              <w:bottom w:val="nil"/>
              <w:right w:val="nil"/>
            </w:tcBorders>
            <w:shd w:val="clear" w:color="auto" w:fill="auto"/>
            <w:noWrap/>
            <w:hideMark/>
          </w:tcPr>
          <w:p w14:paraId="5C171529"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0.0032 - 0.0042</w:t>
            </w:r>
          </w:p>
        </w:tc>
        <w:tc>
          <w:tcPr>
            <w:tcW w:w="851" w:type="dxa"/>
            <w:tcBorders>
              <w:top w:val="nil"/>
              <w:left w:val="nil"/>
              <w:bottom w:val="nil"/>
              <w:right w:val="nil"/>
            </w:tcBorders>
            <w:shd w:val="clear" w:color="auto" w:fill="auto"/>
            <w:noWrap/>
            <w:hideMark/>
          </w:tcPr>
          <w:p w14:paraId="7C93A55A"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1.72</w:t>
            </w:r>
          </w:p>
        </w:tc>
        <w:tc>
          <w:tcPr>
            <w:tcW w:w="1417" w:type="dxa"/>
            <w:tcBorders>
              <w:top w:val="nil"/>
              <w:left w:val="nil"/>
              <w:bottom w:val="nil"/>
              <w:right w:val="nil"/>
            </w:tcBorders>
            <w:shd w:val="clear" w:color="auto" w:fill="auto"/>
            <w:noWrap/>
            <w:hideMark/>
          </w:tcPr>
          <w:p w14:paraId="473B5745"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1.48 - 2.03</w:t>
            </w:r>
          </w:p>
        </w:tc>
        <w:tc>
          <w:tcPr>
            <w:tcW w:w="1134" w:type="dxa"/>
            <w:tcBorders>
              <w:top w:val="nil"/>
              <w:left w:val="nil"/>
              <w:bottom w:val="nil"/>
              <w:right w:val="nil"/>
            </w:tcBorders>
            <w:shd w:val="clear" w:color="auto" w:fill="auto"/>
            <w:noWrap/>
            <w:hideMark/>
          </w:tcPr>
          <w:p w14:paraId="4A8FC95C"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8.29</w:t>
            </w:r>
          </w:p>
        </w:tc>
        <w:tc>
          <w:tcPr>
            <w:tcW w:w="1843" w:type="dxa"/>
            <w:tcBorders>
              <w:top w:val="nil"/>
              <w:left w:val="nil"/>
              <w:bottom w:val="nil"/>
              <w:right w:val="nil"/>
            </w:tcBorders>
            <w:shd w:val="clear" w:color="auto" w:fill="auto"/>
            <w:noWrap/>
            <w:hideMark/>
          </w:tcPr>
          <w:p w14:paraId="092C995B"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6.89 - 9.37</w:t>
            </w:r>
          </w:p>
        </w:tc>
        <w:tc>
          <w:tcPr>
            <w:tcW w:w="1134" w:type="dxa"/>
            <w:tcBorders>
              <w:top w:val="nil"/>
              <w:left w:val="nil"/>
              <w:bottom w:val="nil"/>
              <w:right w:val="nil"/>
            </w:tcBorders>
            <w:shd w:val="clear" w:color="auto" w:fill="auto"/>
            <w:noWrap/>
            <w:hideMark/>
          </w:tcPr>
          <w:p w14:paraId="0F03DDC0"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32.13</w:t>
            </w:r>
          </w:p>
        </w:tc>
        <w:tc>
          <w:tcPr>
            <w:tcW w:w="1701" w:type="dxa"/>
            <w:tcBorders>
              <w:top w:val="nil"/>
              <w:left w:val="nil"/>
              <w:bottom w:val="nil"/>
              <w:right w:val="nil"/>
            </w:tcBorders>
            <w:shd w:val="clear" w:color="auto" w:fill="auto"/>
            <w:noWrap/>
            <w:hideMark/>
          </w:tcPr>
          <w:p w14:paraId="225ED03D"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32.03 - 32.28</w:t>
            </w:r>
          </w:p>
        </w:tc>
      </w:tr>
      <w:tr w:rsidR="009867B5" w:rsidRPr="00391A35" w14:paraId="5A06FCF8" w14:textId="77777777" w:rsidTr="009018C6">
        <w:trPr>
          <w:trHeight w:val="320"/>
        </w:trPr>
        <w:tc>
          <w:tcPr>
            <w:tcW w:w="2745" w:type="dxa"/>
            <w:tcBorders>
              <w:top w:val="nil"/>
              <w:left w:val="nil"/>
              <w:bottom w:val="nil"/>
              <w:right w:val="nil"/>
            </w:tcBorders>
            <w:shd w:val="clear" w:color="auto" w:fill="auto"/>
            <w:noWrap/>
            <w:hideMark/>
          </w:tcPr>
          <w:p w14:paraId="605537F7" w14:textId="77777777" w:rsidR="009867B5" w:rsidRPr="00391A35" w:rsidRDefault="009867B5" w:rsidP="001B3FA5">
            <w:pPr>
              <w:spacing w:line="480" w:lineRule="auto"/>
              <w:rPr>
                <w:rFonts w:ascii="Arial" w:hAnsi="Arial" w:cs="Arial"/>
                <w:i/>
                <w:iCs/>
                <w:color w:val="000000"/>
              </w:rPr>
            </w:pPr>
            <w:r w:rsidRPr="00391A35">
              <w:rPr>
                <w:rFonts w:ascii="Arial" w:hAnsi="Arial" w:cs="Arial"/>
                <w:i/>
                <w:iCs/>
                <w:color w:val="000000"/>
              </w:rPr>
              <w:t xml:space="preserve">D. </w:t>
            </w:r>
            <w:proofErr w:type="spellStart"/>
            <w:r w:rsidRPr="00391A35">
              <w:rPr>
                <w:rFonts w:ascii="Arial" w:hAnsi="Arial" w:cs="Arial"/>
                <w:i/>
                <w:iCs/>
                <w:color w:val="000000"/>
              </w:rPr>
              <w:t>pallidifrons</w:t>
            </w:r>
            <w:proofErr w:type="spellEnd"/>
          </w:p>
        </w:tc>
        <w:tc>
          <w:tcPr>
            <w:tcW w:w="951" w:type="dxa"/>
            <w:tcBorders>
              <w:top w:val="nil"/>
              <w:left w:val="nil"/>
              <w:bottom w:val="nil"/>
              <w:right w:val="nil"/>
            </w:tcBorders>
            <w:shd w:val="clear" w:color="auto" w:fill="auto"/>
            <w:noWrap/>
            <w:hideMark/>
          </w:tcPr>
          <w:p w14:paraId="4050ECA7"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0.0073</w:t>
            </w:r>
          </w:p>
        </w:tc>
        <w:tc>
          <w:tcPr>
            <w:tcW w:w="1974" w:type="dxa"/>
            <w:tcBorders>
              <w:top w:val="nil"/>
              <w:left w:val="nil"/>
              <w:bottom w:val="nil"/>
              <w:right w:val="nil"/>
            </w:tcBorders>
            <w:shd w:val="clear" w:color="auto" w:fill="auto"/>
            <w:noWrap/>
            <w:hideMark/>
          </w:tcPr>
          <w:p w14:paraId="7B93880C"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0.0056 - 0.0098</w:t>
            </w:r>
          </w:p>
        </w:tc>
        <w:tc>
          <w:tcPr>
            <w:tcW w:w="851" w:type="dxa"/>
            <w:tcBorders>
              <w:top w:val="nil"/>
              <w:left w:val="nil"/>
              <w:bottom w:val="nil"/>
              <w:right w:val="nil"/>
            </w:tcBorders>
            <w:shd w:val="clear" w:color="auto" w:fill="auto"/>
            <w:noWrap/>
            <w:hideMark/>
          </w:tcPr>
          <w:p w14:paraId="65D73C34"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1.74</w:t>
            </w:r>
          </w:p>
        </w:tc>
        <w:tc>
          <w:tcPr>
            <w:tcW w:w="1417" w:type="dxa"/>
            <w:tcBorders>
              <w:top w:val="nil"/>
              <w:left w:val="nil"/>
              <w:bottom w:val="nil"/>
              <w:right w:val="nil"/>
            </w:tcBorders>
            <w:shd w:val="clear" w:color="auto" w:fill="auto"/>
            <w:noWrap/>
            <w:hideMark/>
          </w:tcPr>
          <w:p w14:paraId="0D2D7CDF"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1.37 - 2.38</w:t>
            </w:r>
          </w:p>
        </w:tc>
        <w:tc>
          <w:tcPr>
            <w:tcW w:w="1134" w:type="dxa"/>
            <w:tcBorders>
              <w:top w:val="nil"/>
              <w:left w:val="nil"/>
              <w:bottom w:val="nil"/>
              <w:right w:val="nil"/>
            </w:tcBorders>
            <w:shd w:val="clear" w:color="auto" w:fill="auto"/>
            <w:noWrap/>
            <w:hideMark/>
          </w:tcPr>
          <w:p w14:paraId="251C32A8"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16.23</w:t>
            </w:r>
          </w:p>
        </w:tc>
        <w:tc>
          <w:tcPr>
            <w:tcW w:w="1843" w:type="dxa"/>
            <w:tcBorders>
              <w:top w:val="nil"/>
              <w:left w:val="nil"/>
              <w:bottom w:val="nil"/>
              <w:right w:val="nil"/>
            </w:tcBorders>
            <w:shd w:val="clear" w:color="auto" w:fill="auto"/>
            <w:noWrap/>
            <w:hideMark/>
          </w:tcPr>
          <w:p w14:paraId="45D020FC"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15.54 - 16.75</w:t>
            </w:r>
          </w:p>
        </w:tc>
        <w:tc>
          <w:tcPr>
            <w:tcW w:w="1134" w:type="dxa"/>
            <w:tcBorders>
              <w:top w:val="nil"/>
              <w:left w:val="nil"/>
              <w:bottom w:val="nil"/>
              <w:right w:val="nil"/>
            </w:tcBorders>
            <w:shd w:val="clear" w:color="auto" w:fill="auto"/>
            <w:noWrap/>
            <w:hideMark/>
          </w:tcPr>
          <w:p w14:paraId="5C8E4819"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29.06</w:t>
            </w:r>
          </w:p>
        </w:tc>
        <w:tc>
          <w:tcPr>
            <w:tcW w:w="1701" w:type="dxa"/>
            <w:tcBorders>
              <w:top w:val="nil"/>
              <w:left w:val="nil"/>
              <w:bottom w:val="nil"/>
              <w:right w:val="nil"/>
            </w:tcBorders>
            <w:shd w:val="clear" w:color="auto" w:fill="auto"/>
            <w:noWrap/>
            <w:hideMark/>
          </w:tcPr>
          <w:p w14:paraId="5970DE24"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28.19 - 29.38</w:t>
            </w:r>
          </w:p>
        </w:tc>
      </w:tr>
      <w:tr w:rsidR="009867B5" w:rsidRPr="00391A35" w14:paraId="64ACDB45" w14:textId="77777777" w:rsidTr="009018C6">
        <w:trPr>
          <w:trHeight w:val="320"/>
        </w:trPr>
        <w:tc>
          <w:tcPr>
            <w:tcW w:w="2745" w:type="dxa"/>
            <w:tcBorders>
              <w:top w:val="nil"/>
              <w:left w:val="nil"/>
              <w:bottom w:val="nil"/>
              <w:right w:val="nil"/>
            </w:tcBorders>
            <w:shd w:val="clear" w:color="auto" w:fill="auto"/>
            <w:noWrap/>
            <w:hideMark/>
          </w:tcPr>
          <w:p w14:paraId="59239387" w14:textId="77777777" w:rsidR="009867B5" w:rsidRPr="00391A35" w:rsidRDefault="009867B5" w:rsidP="001B3FA5">
            <w:pPr>
              <w:spacing w:line="480" w:lineRule="auto"/>
              <w:rPr>
                <w:rFonts w:ascii="Arial" w:hAnsi="Arial" w:cs="Arial"/>
                <w:i/>
                <w:iCs/>
                <w:color w:val="000000"/>
              </w:rPr>
            </w:pPr>
            <w:r w:rsidRPr="00391A35">
              <w:rPr>
                <w:rFonts w:ascii="Arial" w:hAnsi="Arial" w:cs="Arial"/>
                <w:i/>
                <w:iCs/>
                <w:color w:val="000000"/>
              </w:rPr>
              <w:t>D. pandora</w:t>
            </w:r>
          </w:p>
        </w:tc>
        <w:tc>
          <w:tcPr>
            <w:tcW w:w="951" w:type="dxa"/>
            <w:tcBorders>
              <w:top w:val="nil"/>
              <w:left w:val="nil"/>
              <w:bottom w:val="nil"/>
              <w:right w:val="nil"/>
            </w:tcBorders>
            <w:shd w:val="clear" w:color="auto" w:fill="auto"/>
            <w:noWrap/>
            <w:hideMark/>
          </w:tcPr>
          <w:p w14:paraId="44DF8F4A"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0.0052</w:t>
            </w:r>
          </w:p>
        </w:tc>
        <w:tc>
          <w:tcPr>
            <w:tcW w:w="1974" w:type="dxa"/>
            <w:tcBorders>
              <w:top w:val="nil"/>
              <w:left w:val="nil"/>
              <w:bottom w:val="nil"/>
              <w:right w:val="nil"/>
            </w:tcBorders>
            <w:shd w:val="clear" w:color="auto" w:fill="auto"/>
            <w:noWrap/>
            <w:hideMark/>
          </w:tcPr>
          <w:p w14:paraId="4F88DD47"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0.0037 - 0.0065</w:t>
            </w:r>
          </w:p>
        </w:tc>
        <w:tc>
          <w:tcPr>
            <w:tcW w:w="851" w:type="dxa"/>
            <w:tcBorders>
              <w:top w:val="nil"/>
              <w:left w:val="nil"/>
              <w:bottom w:val="nil"/>
              <w:right w:val="nil"/>
            </w:tcBorders>
            <w:shd w:val="clear" w:color="auto" w:fill="auto"/>
            <w:noWrap/>
            <w:hideMark/>
          </w:tcPr>
          <w:p w14:paraId="509DCD00"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1.26</w:t>
            </w:r>
          </w:p>
        </w:tc>
        <w:tc>
          <w:tcPr>
            <w:tcW w:w="1417" w:type="dxa"/>
            <w:tcBorders>
              <w:top w:val="nil"/>
              <w:left w:val="nil"/>
              <w:bottom w:val="nil"/>
              <w:right w:val="nil"/>
            </w:tcBorders>
            <w:shd w:val="clear" w:color="auto" w:fill="auto"/>
            <w:noWrap/>
            <w:hideMark/>
          </w:tcPr>
          <w:p w14:paraId="50CE5B88"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1.03 - 1.51</w:t>
            </w:r>
          </w:p>
        </w:tc>
        <w:tc>
          <w:tcPr>
            <w:tcW w:w="1134" w:type="dxa"/>
            <w:tcBorders>
              <w:top w:val="nil"/>
              <w:left w:val="nil"/>
              <w:bottom w:val="nil"/>
              <w:right w:val="nil"/>
            </w:tcBorders>
            <w:shd w:val="clear" w:color="auto" w:fill="auto"/>
            <w:noWrap/>
            <w:hideMark/>
          </w:tcPr>
          <w:p w14:paraId="179A44C7"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15.25</w:t>
            </w:r>
          </w:p>
        </w:tc>
        <w:tc>
          <w:tcPr>
            <w:tcW w:w="1843" w:type="dxa"/>
            <w:tcBorders>
              <w:top w:val="nil"/>
              <w:left w:val="nil"/>
              <w:bottom w:val="nil"/>
              <w:right w:val="nil"/>
            </w:tcBorders>
            <w:shd w:val="clear" w:color="auto" w:fill="auto"/>
            <w:noWrap/>
            <w:hideMark/>
          </w:tcPr>
          <w:p w14:paraId="144D4E01"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14.58 - 15.80</w:t>
            </w:r>
          </w:p>
        </w:tc>
        <w:tc>
          <w:tcPr>
            <w:tcW w:w="1134" w:type="dxa"/>
            <w:tcBorders>
              <w:top w:val="nil"/>
              <w:left w:val="nil"/>
              <w:bottom w:val="nil"/>
              <w:right w:val="nil"/>
            </w:tcBorders>
            <w:shd w:val="clear" w:color="auto" w:fill="auto"/>
            <w:noWrap/>
            <w:hideMark/>
          </w:tcPr>
          <w:p w14:paraId="74B62951"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30.13</w:t>
            </w:r>
          </w:p>
        </w:tc>
        <w:tc>
          <w:tcPr>
            <w:tcW w:w="1701" w:type="dxa"/>
            <w:tcBorders>
              <w:top w:val="nil"/>
              <w:left w:val="nil"/>
              <w:bottom w:val="nil"/>
              <w:right w:val="nil"/>
            </w:tcBorders>
            <w:shd w:val="clear" w:color="auto" w:fill="auto"/>
            <w:noWrap/>
            <w:hideMark/>
          </w:tcPr>
          <w:p w14:paraId="0B5C0808"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29.87 - 30.58</w:t>
            </w:r>
          </w:p>
        </w:tc>
      </w:tr>
      <w:tr w:rsidR="009867B5" w:rsidRPr="00391A35" w14:paraId="07E9469C" w14:textId="77777777" w:rsidTr="009018C6">
        <w:trPr>
          <w:trHeight w:val="320"/>
        </w:trPr>
        <w:tc>
          <w:tcPr>
            <w:tcW w:w="2745" w:type="dxa"/>
            <w:tcBorders>
              <w:top w:val="nil"/>
              <w:left w:val="nil"/>
              <w:bottom w:val="nil"/>
              <w:right w:val="nil"/>
            </w:tcBorders>
            <w:shd w:val="clear" w:color="auto" w:fill="auto"/>
            <w:noWrap/>
            <w:hideMark/>
          </w:tcPr>
          <w:p w14:paraId="5664C107" w14:textId="77777777" w:rsidR="009867B5" w:rsidRPr="00391A35" w:rsidRDefault="009867B5" w:rsidP="001B3FA5">
            <w:pPr>
              <w:spacing w:line="480" w:lineRule="auto"/>
              <w:rPr>
                <w:rFonts w:ascii="Arial" w:hAnsi="Arial" w:cs="Arial"/>
                <w:i/>
                <w:iCs/>
                <w:color w:val="000000"/>
              </w:rPr>
            </w:pPr>
            <w:r w:rsidRPr="00391A35">
              <w:rPr>
                <w:rFonts w:ascii="Arial" w:hAnsi="Arial" w:cs="Arial"/>
                <w:i/>
                <w:iCs/>
                <w:color w:val="000000"/>
              </w:rPr>
              <w:t xml:space="preserve">D. </w:t>
            </w:r>
            <w:proofErr w:type="spellStart"/>
            <w:r w:rsidRPr="00391A35">
              <w:rPr>
                <w:rFonts w:ascii="Arial" w:hAnsi="Arial" w:cs="Arial"/>
                <w:i/>
                <w:iCs/>
                <w:color w:val="000000"/>
              </w:rPr>
              <w:t>pseudoananassae</w:t>
            </w:r>
            <w:proofErr w:type="spellEnd"/>
          </w:p>
        </w:tc>
        <w:tc>
          <w:tcPr>
            <w:tcW w:w="951" w:type="dxa"/>
            <w:tcBorders>
              <w:top w:val="nil"/>
              <w:left w:val="nil"/>
              <w:bottom w:val="nil"/>
              <w:right w:val="nil"/>
            </w:tcBorders>
            <w:shd w:val="clear" w:color="auto" w:fill="auto"/>
            <w:noWrap/>
            <w:hideMark/>
          </w:tcPr>
          <w:p w14:paraId="724E1703"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0.0053</w:t>
            </w:r>
          </w:p>
        </w:tc>
        <w:tc>
          <w:tcPr>
            <w:tcW w:w="1974" w:type="dxa"/>
            <w:tcBorders>
              <w:top w:val="nil"/>
              <w:left w:val="nil"/>
              <w:bottom w:val="nil"/>
              <w:right w:val="nil"/>
            </w:tcBorders>
            <w:shd w:val="clear" w:color="auto" w:fill="auto"/>
            <w:noWrap/>
            <w:hideMark/>
          </w:tcPr>
          <w:p w14:paraId="38D5B664"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0.0035 - 0.0071</w:t>
            </w:r>
          </w:p>
        </w:tc>
        <w:tc>
          <w:tcPr>
            <w:tcW w:w="851" w:type="dxa"/>
            <w:tcBorders>
              <w:top w:val="nil"/>
              <w:left w:val="nil"/>
              <w:bottom w:val="nil"/>
              <w:right w:val="nil"/>
            </w:tcBorders>
            <w:shd w:val="clear" w:color="auto" w:fill="auto"/>
            <w:noWrap/>
            <w:hideMark/>
          </w:tcPr>
          <w:p w14:paraId="79C2EE2B"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1.68</w:t>
            </w:r>
          </w:p>
        </w:tc>
        <w:tc>
          <w:tcPr>
            <w:tcW w:w="1417" w:type="dxa"/>
            <w:tcBorders>
              <w:top w:val="nil"/>
              <w:left w:val="nil"/>
              <w:bottom w:val="nil"/>
              <w:right w:val="nil"/>
            </w:tcBorders>
            <w:shd w:val="clear" w:color="auto" w:fill="auto"/>
            <w:noWrap/>
            <w:hideMark/>
          </w:tcPr>
          <w:p w14:paraId="4637F1A4"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1.24 - 2.32</w:t>
            </w:r>
          </w:p>
        </w:tc>
        <w:tc>
          <w:tcPr>
            <w:tcW w:w="1134" w:type="dxa"/>
            <w:tcBorders>
              <w:top w:val="nil"/>
              <w:left w:val="nil"/>
              <w:bottom w:val="nil"/>
              <w:right w:val="nil"/>
            </w:tcBorders>
            <w:shd w:val="clear" w:color="auto" w:fill="auto"/>
            <w:noWrap/>
            <w:hideMark/>
          </w:tcPr>
          <w:p w14:paraId="6B3DEA88"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15.06</w:t>
            </w:r>
          </w:p>
        </w:tc>
        <w:tc>
          <w:tcPr>
            <w:tcW w:w="1843" w:type="dxa"/>
            <w:tcBorders>
              <w:top w:val="nil"/>
              <w:left w:val="nil"/>
              <w:bottom w:val="nil"/>
              <w:right w:val="nil"/>
            </w:tcBorders>
            <w:shd w:val="clear" w:color="auto" w:fill="auto"/>
            <w:noWrap/>
            <w:hideMark/>
          </w:tcPr>
          <w:p w14:paraId="415B47F6"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14.17 - 15.89</w:t>
            </w:r>
          </w:p>
        </w:tc>
        <w:tc>
          <w:tcPr>
            <w:tcW w:w="1134" w:type="dxa"/>
            <w:tcBorders>
              <w:top w:val="nil"/>
              <w:left w:val="nil"/>
              <w:bottom w:val="nil"/>
              <w:right w:val="nil"/>
            </w:tcBorders>
            <w:shd w:val="clear" w:color="auto" w:fill="auto"/>
            <w:noWrap/>
            <w:hideMark/>
          </w:tcPr>
          <w:p w14:paraId="65E47936"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29.22</w:t>
            </w:r>
          </w:p>
        </w:tc>
        <w:tc>
          <w:tcPr>
            <w:tcW w:w="1701" w:type="dxa"/>
            <w:tcBorders>
              <w:top w:val="nil"/>
              <w:left w:val="nil"/>
              <w:bottom w:val="nil"/>
              <w:right w:val="nil"/>
            </w:tcBorders>
            <w:shd w:val="clear" w:color="auto" w:fill="auto"/>
            <w:noWrap/>
            <w:hideMark/>
          </w:tcPr>
          <w:p w14:paraId="090B0C73"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28.38 - 29.77</w:t>
            </w:r>
          </w:p>
        </w:tc>
      </w:tr>
      <w:tr w:rsidR="009867B5" w:rsidRPr="00391A35" w14:paraId="14E24FF2" w14:textId="77777777" w:rsidTr="009018C6">
        <w:trPr>
          <w:trHeight w:val="320"/>
        </w:trPr>
        <w:tc>
          <w:tcPr>
            <w:tcW w:w="2745" w:type="dxa"/>
            <w:tcBorders>
              <w:top w:val="nil"/>
              <w:left w:val="nil"/>
              <w:bottom w:val="nil"/>
              <w:right w:val="nil"/>
            </w:tcBorders>
            <w:shd w:val="clear" w:color="auto" w:fill="auto"/>
            <w:noWrap/>
            <w:hideMark/>
          </w:tcPr>
          <w:p w14:paraId="1B46964E" w14:textId="77777777" w:rsidR="009867B5" w:rsidRPr="00391A35" w:rsidRDefault="009867B5" w:rsidP="001B3FA5">
            <w:pPr>
              <w:spacing w:line="480" w:lineRule="auto"/>
              <w:rPr>
                <w:rFonts w:ascii="Arial" w:hAnsi="Arial" w:cs="Arial"/>
                <w:i/>
                <w:iCs/>
                <w:color w:val="000000"/>
              </w:rPr>
            </w:pPr>
            <w:r w:rsidRPr="00391A35">
              <w:rPr>
                <w:rFonts w:ascii="Arial" w:hAnsi="Arial" w:cs="Arial"/>
                <w:i/>
                <w:iCs/>
                <w:color w:val="000000"/>
              </w:rPr>
              <w:t xml:space="preserve">D. </w:t>
            </w:r>
            <w:proofErr w:type="spellStart"/>
            <w:r w:rsidRPr="00391A35">
              <w:rPr>
                <w:rFonts w:ascii="Arial" w:hAnsi="Arial" w:cs="Arial"/>
                <w:i/>
                <w:iCs/>
                <w:color w:val="000000"/>
              </w:rPr>
              <w:t>simulans</w:t>
            </w:r>
            <w:proofErr w:type="spellEnd"/>
          </w:p>
        </w:tc>
        <w:tc>
          <w:tcPr>
            <w:tcW w:w="951" w:type="dxa"/>
            <w:tcBorders>
              <w:top w:val="nil"/>
              <w:left w:val="nil"/>
              <w:bottom w:val="nil"/>
              <w:right w:val="nil"/>
            </w:tcBorders>
            <w:shd w:val="clear" w:color="auto" w:fill="auto"/>
            <w:noWrap/>
            <w:hideMark/>
          </w:tcPr>
          <w:p w14:paraId="7E00FAAF"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0.0035</w:t>
            </w:r>
          </w:p>
        </w:tc>
        <w:tc>
          <w:tcPr>
            <w:tcW w:w="1974" w:type="dxa"/>
            <w:tcBorders>
              <w:top w:val="nil"/>
              <w:left w:val="nil"/>
              <w:bottom w:val="nil"/>
              <w:right w:val="nil"/>
            </w:tcBorders>
            <w:shd w:val="clear" w:color="auto" w:fill="auto"/>
            <w:noWrap/>
            <w:hideMark/>
          </w:tcPr>
          <w:p w14:paraId="069E0F4D"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0.0027 - 0.0046</w:t>
            </w:r>
          </w:p>
        </w:tc>
        <w:tc>
          <w:tcPr>
            <w:tcW w:w="851" w:type="dxa"/>
            <w:tcBorders>
              <w:top w:val="nil"/>
              <w:left w:val="nil"/>
              <w:bottom w:val="nil"/>
              <w:right w:val="nil"/>
            </w:tcBorders>
            <w:shd w:val="clear" w:color="auto" w:fill="auto"/>
            <w:noWrap/>
            <w:hideMark/>
          </w:tcPr>
          <w:p w14:paraId="78BDBD09"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1.69</w:t>
            </w:r>
          </w:p>
        </w:tc>
        <w:tc>
          <w:tcPr>
            <w:tcW w:w="1417" w:type="dxa"/>
            <w:tcBorders>
              <w:top w:val="nil"/>
              <w:left w:val="nil"/>
              <w:bottom w:val="nil"/>
              <w:right w:val="nil"/>
            </w:tcBorders>
            <w:shd w:val="clear" w:color="auto" w:fill="auto"/>
            <w:noWrap/>
            <w:hideMark/>
          </w:tcPr>
          <w:p w14:paraId="2209E7B9"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1.36 - 2.21</w:t>
            </w:r>
          </w:p>
        </w:tc>
        <w:tc>
          <w:tcPr>
            <w:tcW w:w="1134" w:type="dxa"/>
            <w:tcBorders>
              <w:top w:val="nil"/>
              <w:left w:val="nil"/>
              <w:bottom w:val="nil"/>
              <w:right w:val="nil"/>
            </w:tcBorders>
            <w:shd w:val="clear" w:color="auto" w:fill="auto"/>
            <w:noWrap/>
            <w:hideMark/>
          </w:tcPr>
          <w:p w14:paraId="710B7BF2"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8.51</w:t>
            </w:r>
          </w:p>
        </w:tc>
        <w:tc>
          <w:tcPr>
            <w:tcW w:w="1843" w:type="dxa"/>
            <w:tcBorders>
              <w:top w:val="nil"/>
              <w:left w:val="nil"/>
              <w:bottom w:val="nil"/>
              <w:right w:val="nil"/>
            </w:tcBorders>
            <w:shd w:val="clear" w:color="auto" w:fill="auto"/>
            <w:noWrap/>
            <w:hideMark/>
          </w:tcPr>
          <w:p w14:paraId="609EE7A7"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6.94 - 9.64</w:t>
            </w:r>
          </w:p>
        </w:tc>
        <w:tc>
          <w:tcPr>
            <w:tcW w:w="1134" w:type="dxa"/>
            <w:tcBorders>
              <w:top w:val="nil"/>
              <w:left w:val="nil"/>
              <w:bottom w:val="nil"/>
              <w:right w:val="nil"/>
            </w:tcBorders>
            <w:shd w:val="clear" w:color="auto" w:fill="auto"/>
            <w:noWrap/>
            <w:hideMark/>
          </w:tcPr>
          <w:p w14:paraId="4B29CB82"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31.09</w:t>
            </w:r>
          </w:p>
        </w:tc>
        <w:tc>
          <w:tcPr>
            <w:tcW w:w="1701" w:type="dxa"/>
            <w:tcBorders>
              <w:top w:val="nil"/>
              <w:left w:val="nil"/>
              <w:bottom w:val="nil"/>
              <w:right w:val="nil"/>
            </w:tcBorders>
            <w:shd w:val="clear" w:color="auto" w:fill="auto"/>
            <w:noWrap/>
            <w:hideMark/>
          </w:tcPr>
          <w:p w14:paraId="1D710BE7"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30.39 - 31.78</w:t>
            </w:r>
          </w:p>
        </w:tc>
      </w:tr>
      <w:tr w:rsidR="009867B5" w:rsidRPr="00391A35" w14:paraId="7A3999E4" w14:textId="77777777" w:rsidTr="009018C6">
        <w:trPr>
          <w:trHeight w:val="320"/>
        </w:trPr>
        <w:tc>
          <w:tcPr>
            <w:tcW w:w="2745" w:type="dxa"/>
            <w:tcBorders>
              <w:top w:val="nil"/>
              <w:left w:val="nil"/>
              <w:bottom w:val="single" w:sz="4" w:space="0" w:color="auto"/>
              <w:right w:val="nil"/>
            </w:tcBorders>
            <w:shd w:val="clear" w:color="auto" w:fill="auto"/>
            <w:noWrap/>
            <w:hideMark/>
          </w:tcPr>
          <w:p w14:paraId="4921C524" w14:textId="77777777" w:rsidR="009867B5" w:rsidRPr="00391A35" w:rsidRDefault="009867B5" w:rsidP="001B3FA5">
            <w:pPr>
              <w:spacing w:line="480" w:lineRule="auto"/>
              <w:rPr>
                <w:rFonts w:ascii="Arial" w:hAnsi="Arial" w:cs="Arial"/>
                <w:i/>
                <w:iCs/>
                <w:color w:val="000000"/>
              </w:rPr>
            </w:pPr>
            <w:r w:rsidRPr="00391A35">
              <w:rPr>
                <w:rFonts w:ascii="Arial" w:hAnsi="Arial" w:cs="Arial"/>
                <w:i/>
                <w:iCs/>
                <w:color w:val="000000"/>
              </w:rPr>
              <w:t xml:space="preserve">D. </w:t>
            </w:r>
            <w:proofErr w:type="spellStart"/>
            <w:r w:rsidRPr="00391A35">
              <w:rPr>
                <w:rFonts w:ascii="Arial" w:hAnsi="Arial" w:cs="Arial"/>
                <w:i/>
                <w:iCs/>
                <w:color w:val="000000"/>
              </w:rPr>
              <w:t>sulfurigaster</w:t>
            </w:r>
            <w:proofErr w:type="spellEnd"/>
          </w:p>
        </w:tc>
        <w:tc>
          <w:tcPr>
            <w:tcW w:w="951" w:type="dxa"/>
            <w:tcBorders>
              <w:top w:val="nil"/>
              <w:left w:val="nil"/>
              <w:bottom w:val="single" w:sz="4" w:space="0" w:color="auto"/>
              <w:right w:val="nil"/>
            </w:tcBorders>
            <w:shd w:val="clear" w:color="auto" w:fill="auto"/>
            <w:noWrap/>
            <w:hideMark/>
          </w:tcPr>
          <w:p w14:paraId="2F94C1D5"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0.0040</w:t>
            </w:r>
          </w:p>
        </w:tc>
        <w:tc>
          <w:tcPr>
            <w:tcW w:w="1974" w:type="dxa"/>
            <w:tcBorders>
              <w:top w:val="nil"/>
              <w:left w:val="nil"/>
              <w:bottom w:val="single" w:sz="4" w:space="0" w:color="auto"/>
              <w:right w:val="nil"/>
            </w:tcBorders>
            <w:shd w:val="clear" w:color="auto" w:fill="auto"/>
            <w:noWrap/>
            <w:hideMark/>
          </w:tcPr>
          <w:p w14:paraId="78DCD45A"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0.0028 - 0.0051</w:t>
            </w:r>
          </w:p>
        </w:tc>
        <w:tc>
          <w:tcPr>
            <w:tcW w:w="851" w:type="dxa"/>
            <w:tcBorders>
              <w:top w:val="nil"/>
              <w:left w:val="nil"/>
              <w:bottom w:val="single" w:sz="4" w:space="0" w:color="auto"/>
              <w:right w:val="nil"/>
            </w:tcBorders>
            <w:shd w:val="clear" w:color="auto" w:fill="auto"/>
            <w:noWrap/>
            <w:hideMark/>
          </w:tcPr>
          <w:p w14:paraId="4ACB87F1"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1.27</w:t>
            </w:r>
          </w:p>
        </w:tc>
        <w:tc>
          <w:tcPr>
            <w:tcW w:w="1417" w:type="dxa"/>
            <w:tcBorders>
              <w:top w:val="nil"/>
              <w:left w:val="nil"/>
              <w:bottom w:val="single" w:sz="4" w:space="0" w:color="auto"/>
              <w:right w:val="nil"/>
            </w:tcBorders>
            <w:shd w:val="clear" w:color="auto" w:fill="auto"/>
            <w:noWrap/>
            <w:hideMark/>
          </w:tcPr>
          <w:p w14:paraId="7D2AFD24"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1.03 - 1.52</w:t>
            </w:r>
          </w:p>
        </w:tc>
        <w:tc>
          <w:tcPr>
            <w:tcW w:w="1134" w:type="dxa"/>
            <w:tcBorders>
              <w:top w:val="nil"/>
              <w:left w:val="nil"/>
              <w:bottom w:val="single" w:sz="4" w:space="0" w:color="auto"/>
              <w:right w:val="nil"/>
            </w:tcBorders>
            <w:shd w:val="clear" w:color="auto" w:fill="auto"/>
            <w:noWrap/>
            <w:hideMark/>
          </w:tcPr>
          <w:p w14:paraId="753E510D"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14.37</w:t>
            </w:r>
          </w:p>
        </w:tc>
        <w:tc>
          <w:tcPr>
            <w:tcW w:w="1843" w:type="dxa"/>
            <w:tcBorders>
              <w:top w:val="nil"/>
              <w:left w:val="nil"/>
              <w:bottom w:val="single" w:sz="4" w:space="0" w:color="auto"/>
              <w:right w:val="nil"/>
            </w:tcBorders>
            <w:shd w:val="clear" w:color="auto" w:fill="auto"/>
            <w:noWrap/>
            <w:hideMark/>
          </w:tcPr>
          <w:p w14:paraId="72B84D0A"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13.91 - 14.96</w:t>
            </w:r>
          </w:p>
        </w:tc>
        <w:tc>
          <w:tcPr>
            <w:tcW w:w="1134" w:type="dxa"/>
            <w:tcBorders>
              <w:top w:val="nil"/>
              <w:left w:val="nil"/>
              <w:bottom w:val="single" w:sz="4" w:space="0" w:color="auto"/>
              <w:right w:val="nil"/>
            </w:tcBorders>
            <w:shd w:val="clear" w:color="auto" w:fill="auto"/>
            <w:noWrap/>
            <w:hideMark/>
          </w:tcPr>
          <w:p w14:paraId="23707970"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30.11</w:t>
            </w:r>
          </w:p>
        </w:tc>
        <w:tc>
          <w:tcPr>
            <w:tcW w:w="1701" w:type="dxa"/>
            <w:tcBorders>
              <w:top w:val="nil"/>
              <w:left w:val="nil"/>
              <w:bottom w:val="single" w:sz="4" w:space="0" w:color="auto"/>
              <w:right w:val="nil"/>
            </w:tcBorders>
            <w:shd w:val="clear" w:color="auto" w:fill="auto"/>
            <w:noWrap/>
            <w:hideMark/>
          </w:tcPr>
          <w:p w14:paraId="2CEF7A75" w14:textId="77777777" w:rsidR="009867B5" w:rsidRPr="00391A35" w:rsidRDefault="009867B5" w:rsidP="001B3FA5">
            <w:pPr>
              <w:spacing w:line="480" w:lineRule="auto"/>
              <w:jc w:val="center"/>
              <w:rPr>
                <w:rFonts w:ascii="Arial" w:hAnsi="Arial" w:cs="Arial"/>
                <w:color w:val="000000"/>
              </w:rPr>
            </w:pPr>
            <w:r w:rsidRPr="00391A35">
              <w:rPr>
                <w:rFonts w:ascii="Arial" w:hAnsi="Arial" w:cs="Arial"/>
                <w:color w:val="000000"/>
              </w:rPr>
              <w:t>29.84 - 30.63</w:t>
            </w:r>
          </w:p>
        </w:tc>
      </w:tr>
    </w:tbl>
    <w:p w14:paraId="0682C99E" w14:textId="77777777" w:rsidR="009867B5" w:rsidRPr="00391A35" w:rsidRDefault="009867B5" w:rsidP="001B3FA5">
      <w:pPr>
        <w:spacing w:line="480" w:lineRule="auto"/>
        <w:rPr>
          <w:rFonts w:ascii="Arial" w:hAnsi="Arial" w:cs="Arial"/>
          <w:b/>
          <w:bCs/>
        </w:rPr>
      </w:pPr>
      <w:r w:rsidRPr="00391A35">
        <w:rPr>
          <w:rFonts w:ascii="Arial" w:hAnsi="Arial" w:cs="Arial"/>
          <w:b/>
          <w:bCs/>
        </w:rPr>
        <w:br w:type="page"/>
      </w:r>
    </w:p>
    <w:p w14:paraId="627D632D" w14:textId="1FBD8BE1" w:rsidR="009867B5" w:rsidRPr="00391A35" w:rsidRDefault="009867B5" w:rsidP="001B3FA5">
      <w:pPr>
        <w:spacing w:line="480" w:lineRule="auto"/>
        <w:rPr>
          <w:rFonts w:ascii="Arial" w:hAnsi="Arial" w:cs="Arial"/>
        </w:rPr>
      </w:pPr>
      <w:r w:rsidRPr="00391A35">
        <w:rPr>
          <w:rFonts w:ascii="Arial" w:hAnsi="Arial" w:cs="Arial"/>
          <w:b/>
          <w:bCs/>
        </w:rPr>
        <w:lastRenderedPageBreak/>
        <w:t xml:space="preserve">Table 2. </w:t>
      </w:r>
      <w:r w:rsidRPr="00391A35">
        <w:rPr>
          <w:rFonts w:ascii="Arial" w:hAnsi="Arial" w:cs="Arial"/>
        </w:rPr>
        <w:t xml:space="preserve">Fitted values of the parameters of the competition </w:t>
      </w:r>
      <w:r w:rsidR="0007021A" w:rsidRPr="00391A35">
        <w:rPr>
          <w:rFonts w:ascii="Arial" w:hAnsi="Arial" w:cs="Arial"/>
        </w:rPr>
        <w:t xml:space="preserve">model </w:t>
      </w:r>
      <w:r w:rsidRPr="00391A35">
        <w:rPr>
          <w:rFonts w:ascii="Arial" w:hAnsi="Arial" w:cs="Arial"/>
        </w:rPr>
        <w:t>and predicted equilibrium states</w:t>
      </w:r>
      <w:r w:rsidR="00A92336" w:rsidRPr="00391A35">
        <w:rPr>
          <w:rFonts w:ascii="Arial" w:hAnsi="Arial" w:cs="Arial"/>
        </w:rPr>
        <w:t xml:space="preserve"> </w:t>
      </w:r>
      <w:r w:rsidR="0007021A" w:rsidRPr="00391A35">
        <w:rPr>
          <w:rFonts w:ascii="Arial" w:hAnsi="Arial" w:cs="Arial"/>
        </w:rPr>
        <w:t>for</w:t>
      </w:r>
      <w:r w:rsidR="00A92336" w:rsidRPr="00391A35">
        <w:rPr>
          <w:rFonts w:ascii="Arial" w:hAnsi="Arial" w:cs="Arial"/>
        </w:rPr>
        <w:t xml:space="preserve"> pairwise </w:t>
      </w:r>
      <w:r w:rsidR="0007021A" w:rsidRPr="00391A35">
        <w:rPr>
          <w:rFonts w:ascii="Arial" w:hAnsi="Arial" w:cs="Arial"/>
        </w:rPr>
        <w:t xml:space="preserve">interspecific </w:t>
      </w:r>
      <w:r w:rsidR="00A92336" w:rsidRPr="00391A35">
        <w:rPr>
          <w:rFonts w:ascii="Arial" w:hAnsi="Arial" w:cs="Arial"/>
        </w:rPr>
        <w:t>competition</w:t>
      </w:r>
      <w:r w:rsidRPr="00391A35">
        <w:rPr>
          <w:rFonts w:ascii="Arial" w:hAnsi="Arial" w:cs="Arial"/>
        </w:rPr>
        <w:t xml:space="preserve">. </w:t>
      </w:r>
      <w:r w:rsidRPr="00391A35">
        <w:rPr>
          <w:rFonts w:ascii="Arial" w:hAnsi="Arial" w:cs="Arial"/>
          <w:i/>
          <w:iCs/>
        </w:rPr>
        <w:t>R</w:t>
      </w:r>
      <w:r w:rsidRPr="00391A35">
        <w:rPr>
          <w:rFonts w:ascii="Arial" w:hAnsi="Arial" w:cs="Arial"/>
          <w:i/>
          <w:iCs/>
          <w:vertAlign w:val="subscript"/>
        </w:rPr>
        <w:t>0</w:t>
      </w:r>
      <w:r w:rsidRPr="00391A35">
        <w:rPr>
          <w:rFonts w:ascii="Arial" w:hAnsi="Arial" w:cs="Arial"/>
        </w:rPr>
        <w:t xml:space="preserve"> is the reproductive rate</w:t>
      </w:r>
      <w:r w:rsidR="0007021A" w:rsidRPr="00391A35">
        <w:rPr>
          <w:rFonts w:ascii="Arial" w:hAnsi="Arial" w:cs="Arial"/>
        </w:rPr>
        <w:t>,</w:t>
      </w:r>
      <w:r w:rsidR="00172944" w:rsidRPr="00391A35">
        <w:rPr>
          <w:rFonts w:ascii="Arial" w:hAnsi="Arial" w:cs="Arial"/>
        </w:rPr>
        <w:t xml:space="preserve"> </w:t>
      </w:r>
      <m:oMath>
        <m:r>
          <w:rPr>
            <w:rFonts w:ascii="Cambria Math" w:hAnsi="Cambria Math" w:cs="Arial"/>
          </w:rPr>
          <m:t>a</m:t>
        </m:r>
      </m:oMath>
      <w:r w:rsidR="00172944" w:rsidRPr="00391A35" w:rsidDel="00F4748F">
        <w:rPr>
          <w:rFonts w:ascii="Arial" w:hAnsi="Arial" w:cs="Arial"/>
        </w:rPr>
        <w:t xml:space="preserve"> </w:t>
      </w:r>
      <w:r w:rsidR="00172944" w:rsidRPr="00391A35">
        <w:rPr>
          <w:rFonts w:ascii="Arial" w:hAnsi="Arial" w:cs="Arial"/>
        </w:rPr>
        <w:t>is a constant defining the form of the density-dependence relationship</w:t>
      </w:r>
      <w:r w:rsidR="0007021A" w:rsidRPr="00391A35">
        <w:rPr>
          <w:rFonts w:ascii="Arial" w:hAnsi="Arial" w:cs="Arial"/>
        </w:rPr>
        <w:t>,</w:t>
      </w:r>
      <w:r w:rsidRPr="00391A35">
        <w:rPr>
          <w:rFonts w:ascii="Arial" w:hAnsi="Arial" w:cs="Arial"/>
        </w:rPr>
        <w:t xml:space="preserve"> </w:t>
      </w:r>
      <m:oMath>
        <m:r>
          <w:rPr>
            <w:rFonts w:ascii="Cambria Math" w:hAnsi="Cambria Math" w:cs="Arial"/>
          </w:rPr>
          <m:t>β</m:t>
        </m:r>
      </m:oMath>
      <w:r w:rsidRPr="00391A35">
        <w:rPr>
          <w:rFonts w:ascii="Arial" w:hAnsi="Arial" w:cs="Arial"/>
        </w:rPr>
        <w:t xml:space="preserve"> is the interspecific competition coefficient</w:t>
      </w:r>
      <w:r w:rsidR="0007021A" w:rsidRPr="00391A35">
        <w:rPr>
          <w:rFonts w:ascii="Arial" w:hAnsi="Arial" w:cs="Arial"/>
        </w:rPr>
        <w:t>, and</w:t>
      </w:r>
      <w:r w:rsidRPr="00391A35">
        <w:rPr>
          <w:rFonts w:ascii="Arial" w:hAnsi="Arial" w:cs="Arial"/>
        </w:rPr>
        <w:t xml:space="preserve"> ci90 represents the 90% credible intervals of each parameter. The equilibrium states of the focal species are inferred </w:t>
      </w:r>
      <w:r w:rsidR="0007021A" w:rsidRPr="00391A35">
        <w:rPr>
          <w:rFonts w:ascii="Arial" w:hAnsi="Arial" w:cs="Arial"/>
        </w:rPr>
        <w:t xml:space="preserve">based on </w:t>
      </w:r>
      <w:r w:rsidRPr="00391A35">
        <w:rPr>
          <w:rFonts w:ascii="Arial" w:hAnsi="Arial" w:cs="Arial"/>
        </w:rPr>
        <w:fldChar w:fldCharType="begin" w:fldLock="1"/>
      </w:r>
      <w:r w:rsidR="00B64ECF" w:rsidRPr="00391A35">
        <w:rPr>
          <w:rFonts w:ascii="Arial" w:hAnsi="Arial" w:cs="Arial"/>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1976)","manualFormatting":"Hassell and Comins (1976)","plainTextFormattedCitation":"(Hassell and Comins 1976)","previouslyFormattedCitation":"(Hassell and Comins 1976)"},"properties":{"noteIndex":0},"schema":"https://github.com/citation-style-language/schema/raw/master/csl-citation.json"}</w:instrText>
      </w:r>
      <w:r w:rsidRPr="00391A35">
        <w:rPr>
          <w:rFonts w:ascii="Arial" w:hAnsi="Arial" w:cs="Arial"/>
        </w:rPr>
        <w:fldChar w:fldCharType="separate"/>
      </w:r>
      <w:r w:rsidRPr="00391A35">
        <w:rPr>
          <w:rFonts w:ascii="Arial" w:hAnsi="Arial" w:cs="Arial"/>
          <w:noProof/>
        </w:rPr>
        <w:t xml:space="preserve">Hassell and Comins </w:t>
      </w:r>
      <w:r w:rsidR="0007021A" w:rsidRPr="00391A35">
        <w:rPr>
          <w:rFonts w:ascii="Arial" w:hAnsi="Arial" w:cs="Arial"/>
          <w:noProof/>
        </w:rPr>
        <w:t>(</w:t>
      </w:r>
      <w:r w:rsidRPr="00391A35">
        <w:rPr>
          <w:rFonts w:ascii="Arial" w:hAnsi="Arial" w:cs="Arial"/>
          <w:noProof/>
        </w:rPr>
        <w:t>1976)</w:t>
      </w:r>
      <w:r w:rsidRPr="00391A35">
        <w:rPr>
          <w:rFonts w:ascii="Arial" w:hAnsi="Arial" w:cs="Arial"/>
        </w:rPr>
        <w:fldChar w:fldCharType="end"/>
      </w:r>
      <w:r w:rsidRPr="00391A35">
        <w:rPr>
          <w:rFonts w:ascii="Arial" w:hAnsi="Arial" w:cs="Arial"/>
        </w:rPr>
        <w:t>.</w:t>
      </w:r>
    </w:p>
    <w:tbl>
      <w:tblPr>
        <w:tblStyle w:val="PlainTable2"/>
        <w:tblW w:w="14317" w:type="dxa"/>
        <w:tblLook w:val="0600" w:firstRow="0" w:lastRow="0" w:firstColumn="0" w:lastColumn="0" w:noHBand="1" w:noVBand="1"/>
      </w:tblPr>
      <w:tblGrid>
        <w:gridCol w:w="1900"/>
        <w:gridCol w:w="1249"/>
        <w:gridCol w:w="930"/>
        <w:gridCol w:w="1153"/>
        <w:gridCol w:w="779"/>
        <w:gridCol w:w="1023"/>
        <w:gridCol w:w="1703"/>
        <w:gridCol w:w="779"/>
        <w:gridCol w:w="1574"/>
        <w:gridCol w:w="3227"/>
      </w:tblGrid>
      <w:tr w:rsidR="009867B5" w:rsidRPr="00391A35" w14:paraId="4BFCCA08" w14:textId="77777777" w:rsidTr="005A5E85">
        <w:trPr>
          <w:trHeight w:val="758"/>
        </w:trPr>
        <w:tc>
          <w:tcPr>
            <w:tcW w:w="0" w:type="dxa"/>
            <w:tcBorders>
              <w:bottom w:val="single" w:sz="4" w:space="0" w:color="auto"/>
            </w:tcBorders>
            <w:hideMark/>
          </w:tcPr>
          <w:p w14:paraId="7F5298B3" w14:textId="77777777" w:rsidR="009867B5" w:rsidRPr="00391A35" w:rsidRDefault="009867B5" w:rsidP="001B3FA5">
            <w:pPr>
              <w:spacing w:line="480" w:lineRule="auto"/>
              <w:jc w:val="center"/>
              <w:rPr>
                <w:rFonts w:ascii="Arial" w:hAnsi="Arial" w:cs="Arial"/>
              </w:rPr>
            </w:pPr>
            <w:r w:rsidRPr="00391A35">
              <w:rPr>
                <w:rFonts w:ascii="Arial" w:hAnsi="Arial" w:cs="Arial"/>
                <w:b/>
                <w:bCs/>
              </w:rPr>
              <w:t>Temperature</w:t>
            </w:r>
          </w:p>
        </w:tc>
        <w:tc>
          <w:tcPr>
            <w:tcW w:w="0" w:type="dxa"/>
            <w:tcBorders>
              <w:bottom w:val="single" w:sz="4" w:space="0" w:color="auto"/>
            </w:tcBorders>
            <w:hideMark/>
          </w:tcPr>
          <w:p w14:paraId="1EB905B0" w14:textId="77777777" w:rsidR="009867B5" w:rsidRPr="00391A35" w:rsidRDefault="009867B5" w:rsidP="001B3FA5">
            <w:pPr>
              <w:spacing w:line="480" w:lineRule="auto"/>
              <w:jc w:val="center"/>
              <w:rPr>
                <w:rFonts w:ascii="Arial" w:hAnsi="Arial" w:cs="Arial"/>
              </w:rPr>
            </w:pPr>
            <w:r w:rsidRPr="00391A35">
              <w:rPr>
                <w:rFonts w:ascii="Arial" w:hAnsi="Arial" w:cs="Arial"/>
                <w:b/>
                <w:bCs/>
              </w:rPr>
              <w:t>Focal species</w:t>
            </w:r>
          </w:p>
        </w:tc>
        <w:tc>
          <w:tcPr>
            <w:tcW w:w="0" w:type="dxa"/>
            <w:tcBorders>
              <w:bottom w:val="single" w:sz="4" w:space="0" w:color="auto"/>
            </w:tcBorders>
            <w:hideMark/>
          </w:tcPr>
          <w:p w14:paraId="3B1BF1C0" w14:textId="77777777" w:rsidR="009867B5" w:rsidRPr="00391A35" w:rsidRDefault="009867B5" w:rsidP="001B3FA5">
            <w:pPr>
              <w:spacing w:line="480" w:lineRule="auto"/>
              <w:jc w:val="center"/>
              <w:rPr>
                <w:rFonts w:ascii="Arial" w:hAnsi="Arial" w:cs="Arial"/>
              </w:rPr>
            </w:pPr>
            <w:r w:rsidRPr="00391A35">
              <w:rPr>
                <w:rFonts w:ascii="Arial" w:hAnsi="Arial" w:cs="Arial"/>
                <w:b/>
                <w:bCs/>
              </w:rPr>
              <w:t>R</w:t>
            </w:r>
            <w:r w:rsidRPr="00391A35">
              <w:rPr>
                <w:rFonts w:ascii="Arial" w:hAnsi="Arial" w:cs="Arial"/>
                <w:b/>
                <w:bCs/>
                <w:vertAlign w:val="subscript"/>
              </w:rPr>
              <w:t>0</w:t>
            </w:r>
          </w:p>
        </w:tc>
        <w:tc>
          <w:tcPr>
            <w:tcW w:w="0" w:type="dxa"/>
            <w:tcBorders>
              <w:bottom w:val="single" w:sz="4" w:space="0" w:color="auto"/>
            </w:tcBorders>
            <w:hideMark/>
          </w:tcPr>
          <w:p w14:paraId="3A163129" w14:textId="77777777" w:rsidR="009867B5" w:rsidRPr="00391A35" w:rsidRDefault="009867B5" w:rsidP="001B3FA5">
            <w:pPr>
              <w:spacing w:line="480" w:lineRule="auto"/>
              <w:jc w:val="center"/>
              <w:rPr>
                <w:rFonts w:ascii="Arial" w:hAnsi="Arial" w:cs="Arial"/>
              </w:rPr>
            </w:pPr>
            <w:r w:rsidRPr="00391A35">
              <w:rPr>
                <w:rFonts w:ascii="Arial" w:hAnsi="Arial" w:cs="Arial"/>
                <w:b/>
                <w:bCs/>
              </w:rPr>
              <w:t>R</w:t>
            </w:r>
            <w:r w:rsidRPr="00391A35">
              <w:rPr>
                <w:rFonts w:ascii="Arial" w:hAnsi="Arial" w:cs="Arial"/>
                <w:b/>
                <w:bCs/>
                <w:vertAlign w:val="subscript"/>
              </w:rPr>
              <w:t>0</w:t>
            </w:r>
            <w:r w:rsidRPr="00391A35">
              <w:rPr>
                <w:rFonts w:ascii="Arial" w:hAnsi="Arial" w:cs="Arial"/>
                <w:b/>
                <w:bCs/>
              </w:rPr>
              <w:t>.ci90</w:t>
            </w:r>
          </w:p>
        </w:tc>
        <w:tc>
          <w:tcPr>
            <w:tcW w:w="0" w:type="dxa"/>
            <w:tcBorders>
              <w:bottom w:val="single" w:sz="4" w:space="0" w:color="auto"/>
            </w:tcBorders>
            <w:hideMark/>
          </w:tcPr>
          <w:p w14:paraId="0068C6A5" w14:textId="77777777" w:rsidR="009867B5" w:rsidRPr="00391A35" w:rsidRDefault="009867B5" w:rsidP="001B3FA5">
            <w:pPr>
              <w:spacing w:line="480" w:lineRule="auto"/>
              <w:jc w:val="center"/>
              <w:rPr>
                <w:rFonts w:ascii="Arial" w:hAnsi="Arial" w:cs="Arial"/>
              </w:rPr>
            </w:pPr>
            <m:oMathPara>
              <m:oMathParaPr>
                <m:jc m:val="centerGroup"/>
              </m:oMathParaPr>
              <m:oMath>
                <m:r>
                  <m:rPr>
                    <m:sty m:val="bi"/>
                  </m:rPr>
                  <w:rPr>
                    <w:rFonts w:ascii="Cambria Math" w:hAnsi="Cambria Math" w:cs="Arial"/>
                  </w:rPr>
                  <m:t>a</m:t>
                </m:r>
              </m:oMath>
            </m:oMathPara>
          </w:p>
        </w:tc>
        <w:tc>
          <w:tcPr>
            <w:tcW w:w="0" w:type="dxa"/>
            <w:tcBorders>
              <w:bottom w:val="single" w:sz="4" w:space="0" w:color="auto"/>
            </w:tcBorders>
            <w:hideMark/>
          </w:tcPr>
          <w:p w14:paraId="4E9945C3" w14:textId="77777777" w:rsidR="009867B5" w:rsidRPr="00391A35" w:rsidRDefault="009867B5" w:rsidP="001B3FA5">
            <w:pPr>
              <w:spacing w:line="480" w:lineRule="auto"/>
              <w:jc w:val="center"/>
              <w:rPr>
                <w:rFonts w:ascii="Arial" w:hAnsi="Arial" w:cs="Arial"/>
              </w:rPr>
            </w:pPr>
            <m:oMath>
              <m:r>
                <m:rPr>
                  <m:sty m:val="bi"/>
                </m:rPr>
                <w:rPr>
                  <w:rFonts w:ascii="Cambria Math" w:hAnsi="Cambria Math" w:cs="Arial"/>
                </w:rPr>
                <m:t>a</m:t>
              </m:r>
            </m:oMath>
            <w:r w:rsidRPr="00391A35">
              <w:rPr>
                <w:rFonts w:ascii="Arial" w:hAnsi="Arial" w:cs="Arial"/>
                <w:b/>
                <w:bCs/>
              </w:rPr>
              <w:t>.ci90</w:t>
            </w:r>
          </w:p>
        </w:tc>
        <w:tc>
          <w:tcPr>
            <w:tcW w:w="0" w:type="dxa"/>
            <w:tcBorders>
              <w:bottom w:val="single" w:sz="4" w:space="0" w:color="auto"/>
            </w:tcBorders>
            <w:hideMark/>
          </w:tcPr>
          <w:p w14:paraId="69162EEB" w14:textId="77777777" w:rsidR="009867B5" w:rsidRPr="00391A35" w:rsidRDefault="009867B5" w:rsidP="001B3FA5">
            <w:pPr>
              <w:spacing w:line="480" w:lineRule="auto"/>
              <w:jc w:val="center"/>
              <w:rPr>
                <w:rFonts w:ascii="Arial" w:hAnsi="Arial" w:cs="Arial"/>
              </w:rPr>
            </w:pPr>
            <w:r w:rsidRPr="00391A35">
              <w:rPr>
                <w:rFonts w:ascii="Arial" w:hAnsi="Arial" w:cs="Arial"/>
                <w:b/>
                <w:bCs/>
              </w:rPr>
              <w:t>Competitor</w:t>
            </w:r>
          </w:p>
        </w:tc>
        <w:tc>
          <w:tcPr>
            <w:tcW w:w="0" w:type="dxa"/>
            <w:tcBorders>
              <w:bottom w:val="single" w:sz="4" w:space="0" w:color="auto"/>
            </w:tcBorders>
            <w:hideMark/>
          </w:tcPr>
          <w:p w14:paraId="1312D6E0" w14:textId="77777777" w:rsidR="009867B5" w:rsidRPr="00391A35" w:rsidRDefault="009867B5" w:rsidP="001B3FA5">
            <w:pPr>
              <w:spacing w:line="480" w:lineRule="auto"/>
              <w:jc w:val="center"/>
              <w:rPr>
                <w:rFonts w:ascii="Arial" w:hAnsi="Arial" w:cs="Arial"/>
              </w:rPr>
            </w:pPr>
            <m:oMathPara>
              <m:oMathParaPr>
                <m:jc m:val="centerGroup"/>
              </m:oMathParaPr>
              <m:oMath>
                <m:r>
                  <m:rPr>
                    <m:sty m:val="bi"/>
                  </m:rPr>
                  <w:rPr>
                    <w:rFonts w:ascii="Cambria Math" w:hAnsi="Cambria Math" w:cs="Arial"/>
                  </w:rPr>
                  <m:t>β</m:t>
                </m:r>
              </m:oMath>
            </m:oMathPara>
          </w:p>
        </w:tc>
        <w:tc>
          <w:tcPr>
            <w:tcW w:w="1383" w:type="dxa"/>
            <w:tcBorders>
              <w:bottom w:val="single" w:sz="4" w:space="0" w:color="auto"/>
            </w:tcBorders>
            <w:hideMark/>
          </w:tcPr>
          <w:p w14:paraId="54C9F942" w14:textId="77777777" w:rsidR="009867B5" w:rsidRPr="00391A35" w:rsidRDefault="009867B5" w:rsidP="001B3FA5">
            <w:pPr>
              <w:spacing w:line="480" w:lineRule="auto"/>
              <w:jc w:val="center"/>
              <w:rPr>
                <w:rFonts w:ascii="Arial" w:hAnsi="Arial" w:cs="Arial"/>
              </w:rPr>
            </w:pPr>
            <m:oMath>
              <m:r>
                <m:rPr>
                  <m:sty m:val="bi"/>
                </m:rPr>
                <w:rPr>
                  <w:rFonts w:ascii="Cambria Math" w:hAnsi="Cambria Math" w:cs="Arial"/>
                </w:rPr>
                <m:t>β</m:t>
              </m:r>
            </m:oMath>
            <w:r w:rsidRPr="00391A35">
              <w:rPr>
                <w:rFonts w:ascii="Arial" w:hAnsi="Arial" w:cs="Arial"/>
                <w:b/>
                <w:bCs/>
              </w:rPr>
              <w:t>.ci90</w:t>
            </w:r>
          </w:p>
        </w:tc>
        <w:tc>
          <w:tcPr>
            <w:tcW w:w="2835" w:type="dxa"/>
            <w:tcBorders>
              <w:bottom w:val="single" w:sz="4" w:space="0" w:color="auto"/>
            </w:tcBorders>
            <w:hideMark/>
          </w:tcPr>
          <w:p w14:paraId="636C476B" w14:textId="77777777" w:rsidR="009867B5" w:rsidRPr="00391A35" w:rsidRDefault="009867B5" w:rsidP="001B3FA5">
            <w:pPr>
              <w:spacing w:line="480" w:lineRule="auto"/>
              <w:jc w:val="center"/>
              <w:rPr>
                <w:rFonts w:ascii="Arial" w:hAnsi="Arial" w:cs="Arial"/>
              </w:rPr>
            </w:pPr>
            <w:r w:rsidRPr="00391A35">
              <w:rPr>
                <w:rFonts w:ascii="Arial" w:hAnsi="Arial" w:cs="Arial"/>
                <w:b/>
                <w:bCs/>
              </w:rPr>
              <w:t>Equilibrium state of the focal species</w:t>
            </w:r>
          </w:p>
        </w:tc>
      </w:tr>
      <w:tr w:rsidR="009867B5" w:rsidRPr="00391A35" w14:paraId="635E79F3" w14:textId="77777777" w:rsidTr="007B6E75">
        <w:trPr>
          <w:trHeight w:val="20"/>
        </w:trPr>
        <w:tc>
          <w:tcPr>
            <w:tcW w:w="0" w:type="dxa"/>
            <w:vMerge w:val="restart"/>
            <w:tcBorders>
              <w:top w:val="single" w:sz="4" w:space="0" w:color="auto"/>
            </w:tcBorders>
            <w:hideMark/>
          </w:tcPr>
          <w:p w14:paraId="3BDF7FE8" w14:textId="76B4015E" w:rsidR="009867B5" w:rsidRPr="00391A35" w:rsidRDefault="0001304F" w:rsidP="001B3FA5">
            <w:pPr>
              <w:spacing w:line="480" w:lineRule="auto"/>
              <w:jc w:val="center"/>
              <w:rPr>
                <w:rFonts w:ascii="Arial" w:hAnsi="Arial" w:cs="Arial"/>
              </w:rPr>
            </w:pPr>
            <w:r w:rsidRPr="00391A35">
              <w:rPr>
                <w:rFonts w:ascii="Arial" w:hAnsi="Arial" w:cs="Arial"/>
              </w:rPr>
              <w:t>Cool, u</w:t>
            </w:r>
            <w:r w:rsidR="009867B5" w:rsidRPr="00391A35">
              <w:rPr>
                <w:rFonts w:ascii="Arial" w:hAnsi="Arial" w:cs="Arial"/>
              </w:rPr>
              <w:t>pland</w:t>
            </w:r>
          </w:p>
        </w:tc>
        <w:tc>
          <w:tcPr>
            <w:tcW w:w="0" w:type="dxa"/>
            <w:vMerge w:val="restart"/>
            <w:tcBorders>
              <w:top w:val="single" w:sz="4" w:space="0" w:color="auto"/>
            </w:tcBorders>
            <w:hideMark/>
          </w:tcPr>
          <w:p w14:paraId="083AA972" w14:textId="77777777" w:rsidR="009867B5" w:rsidRPr="00391A35" w:rsidRDefault="009867B5" w:rsidP="001B3FA5">
            <w:pPr>
              <w:spacing w:line="480" w:lineRule="auto"/>
              <w:jc w:val="center"/>
              <w:rPr>
                <w:rFonts w:ascii="Arial" w:hAnsi="Arial" w:cs="Arial"/>
              </w:rPr>
            </w:pPr>
            <w:r w:rsidRPr="00391A35">
              <w:rPr>
                <w:rFonts w:ascii="Arial" w:hAnsi="Arial" w:cs="Arial"/>
              </w:rPr>
              <w:t>BIP</w:t>
            </w:r>
          </w:p>
        </w:tc>
        <w:tc>
          <w:tcPr>
            <w:tcW w:w="0" w:type="dxa"/>
            <w:vMerge w:val="restart"/>
            <w:tcBorders>
              <w:top w:val="single" w:sz="4" w:space="0" w:color="auto"/>
            </w:tcBorders>
            <w:hideMark/>
          </w:tcPr>
          <w:p w14:paraId="4D833CCD" w14:textId="77777777" w:rsidR="009867B5" w:rsidRPr="00391A35" w:rsidRDefault="009867B5" w:rsidP="001B3FA5">
            <w:pPr>
              <w:spacing w:line="480" w:lineRule="auto"/>
              <w:jc w:val="center"/>
              <w:rPr>
                <w:rFonts w:ascii="Arial" w:hAnsi="Arial" w:cs="Arial"/>
              </w:rPr>
            </w:pPr>
            <w:r w:rsidRPr="00391A35">
              <w:rPr>
                <w:rFonts w:ascii="Arial" w:hAnsi="Arial" w:cs="Arial"/>
              </w:rPr>
              <w:t>11.36</w:t>
            </w:r>
          </w:p>
        </w:tc>
        <w:tc>
          <w:tcPr>
            <w:tcW w:w="0" w:type="dxa"/>
            <w:vMerge w:val="restart"/>
            <w:tcBorders>
              <w:top w:val="single" w:sz="4" w:space="0" w:color="auto"/>
            </w:tcBorders>
            <w:hideMark/>
          </w:tcPr>
          <w:p w14:paraId="3EC05BC4" w14:textId="77777777" w:rsidR="009867B5" w:rsidRPr="00391A35" w:rsidRDefault="009867B5" w:rsidP="001B3FA5">
            <w:pPr>
              <w:spacing w:line="480" w:lineRule="auto"/>
              <w:jc w:val="center"/>
              <w:rPr>
                <w:rFonts w:ascii="Arial" w:hAnsi="Arial" w:cs="Arial"/>
              </w:rPr>
            </w:pPr>
            <w:r w:rsidRPr="00391A35">
              <w:rPr>
                <w:rFonts w:ascii="Arial" w:hAnsi="Arial" w:cs="Arial"/>
              </w:rPr>
              <w:t>8.06-15.21</w:t>
            </w:r>
          </w:p>
        </w:tc>
        <w:tc>
          <w:tcPr>
            <w:tcW w:w="0" w:type="dxa"/>
            <w:vMerge w:val="restart"/>
            <w:tcBorders>
              <w:top w:val="single" w:sz="4" w:space="0" w:color="auto"/>
            </w:tcBorders>
            <w:hideMark/>
          </w:tcPr>
          <w:p w14:paraId="748D3921" w14:textId="77777777" w:rsidR="009867B5" w:rsidRPr="00391A35" w:rsidRDefault="009867B5" w:rsidP="001B3FA5">
            <w:pPr>
              <w:spacing w:line="480" w:lineRule="auto"/>
              <w:jc w:val="center"/>
              <w:rPr>
                <w:rFonts w:ascii="Arial" w:hAnsi="Arial" w:cs="Arial"/>
              </w:rPr>
            </w:pPr>
            <w:r w:rsidRPr="00391A35">
              <w:rPr>
                <w:rFonts w:ascii="Arial" w:hAnsi="Arial" w:cs="Arial"/>
              </w:rPr>
              <w:t>0.05</w:t>
            </w:r>
          </w:p>
        </w:tc>
        <w:tc>
          <w:tcPr>
            <w:tcW w:w="0" w:type="dxa"/>
            <w:vMerge w:val="restart"/>
            <w:tcBorders>
              <w:top w:val="single" w:sz="4" w:space="0" w:color="auto"/>
            </w:tcBorders>
            <w:hideMark/>
          </w:tcPr>
          <w:p w14:paraId="68D59967" w14:textId="77777777" w:rsidR="009867B5" w:rsidRPr="00391A35" w:rsidRDefault="009867B5" w:rsidP="001B3FA5">
            <w:pPr>
              <w:spacing w:line="480" w:lineRule="auto"/>
              <w:jc w:val="center"/>
              <w:rPr>
                <w:rFonts w:ascii="Arial" w:hAnsi="Arial" w:cs="Arial"/>
              </w:rPr>
            </w:pPr>
            <w:r w:rsidRPr="00391A35">
              <w:rPr>
                <w:rFonts w:ascii="Arial" w:hAnsi="Arial" w:cs="Arial"/>
              </w:rPr>
              <w:t>0.02-0.09</w:t>
            </w:r>
          </w:p>
        </w:tc>
        <w:tc>
          <w:tcPr>
            <w:tcW w:w="0" w:type="dxa"/>
            <w:tcBorders>
              <w:top w:val="single" w:sz="4" w:space="0" w:color="auto"/>
            </w:tcBorders>
            <w:hideMark/>
          </w:tcPr>
          <w:p w14:paraId="656AEC57" w14:textId="77777777" w:rsidR="009867B5" w:rsidRPr="00391A35" w:rsidRDefault="009867B5" w:rsidP="001B3FA5">
            <w:pPr>
              <w:spacing w:line="480" w:lineRule="auto"/>
              <w:jc w:val="center"/>
              <w:rPr>
                <w:rFonts w:ascii="Arial" w:hAnsi="Arial" w:cs="Arial"/>
              </w:rPr>
            </w:pPr>
            <w:r w:rsidRPr="00391A35">
              <w:rPr>
                <w:rFonts w:ascii="Arial" w:hAnsi="Arial" w:cs="Arial"/>
              </w:rPr>
              <w:t>PAL</w:t>
            </w:r>
          </w:p>
        </w:tc>
        <w:tc>
          <w:tcPr>
            <w:tcW w:w="0" w:type="dxa"/>
            <w:tcBorders>
              <w:top w:val="single" w:sz="4" w:space="0" w:color="auto"/>
            </w:tcBorders>
            <w:hideMark/>
          </w:tcPr>
          <w:p w14:paraId="51F9C356" w14:textId="77777777" w:rsidR="009867B5" w:rsidRPr="00391A35" w:rsidRDefault="009867B5" w:rsidP="001B3FA5">
            <w:pPr>
              <w:spacing w:line="480" w:lineRule="auto"/>
              <w:jc w:val="center"/>
              <w:rPr>
                <w:rFonts w:ascii="Arial" w:hAnsi="Arial" w:cs="Arial"/>
              </w:rPr>
            </w:pPr>
            <w:r w:rsidRPr="00391A35">
              <w:rPr>
                <w:rFonts w:ascii="Arial" w:hAnsi="Arial" w:cs="Arial"/>
              </w:rPr>
              <w:t>2.26</w:t>
            </w:r>
          </w:p>
        </w:tc>
        <w:tc>
          <w:tcPr>
            <w:tcW w:w="1383" w:type="dxa"/>
            <w:tcBorders>
              <w:top w:val="single" w:sz="4" w:space="0" w:color="auto"/>
            </w:tcBorders>
            <w:hideMark/>
          </w:tcPr>
          <w:p w14:paraId="75C78C23" w14:textId="77777777" w:rsidR="009867B5" w:rsidRPr="00391A35" w:rsidRDefault="009867B5" w:rsidP="001B3FA5">
            <w:pPr>
              <w:spacing w:line="480" w:lineRule="auto"/>
              <w:jc w:val="center"/>
              <w:rPr>
                <w:rFonts w:ascii="Arial" w:hAnsi="Arial" w:cs="Arial"/>
              </w:rPr>
            </w:pPr>
            <w:r w:rsidRPr="00391A35">
              <w:rPr>
                <w:rFonts w:ascii="Arial" w:hAnsi="Arial" w:cs="Arial"/>
              </w:rPr>
              <w:t>1.4-4.08</w:t>
            </w:r>
          </w:p>
        </w:tc>
        <w:tc>
          <w:tcPr>
            <w:tcW w:w="2835" w:type="dxa"/>
            <w:tcBorders>
              <w:top w:val="single" w:sz="4" w:space="0" w:color="auto"/>
            </w:tcBorders>
            <w:hideMark/>
          </w:tcPr>
          <w:p w14:paraId="03580903" w14:textId="77777777" w:rsidR="009867B5" w:rsidRPr="00391A35" w:rsidRDefault="009867B5" w:rsidP="001B3FA5">
            <w:pPr>
              <w:spacing w:line="480" w:lineRule="auto"/>
              <w:jc w:val="center"/>
              <w:rPr>
                <w:rFonts w:ascii="Arial" w:hAnsi="Arial" w:cs="Arial"/>
              </w:rPr>
            </w:pPr>
            <w:r w:rsidRPr="00391A35">
              <w:rPr>
                <w:rFonts w:ascii="Arial" w:hAnsi="Arial" w:cs="Arial"/>
              </w:rPr>
              <w:t>excluded</w:t>
            </w:r>
          </w:p>
        </w:tc>
      </w:tr>
      <w:tr w:rsidR="009867B5" w:rsidRPr="00391A35" w14:paraId="36B87E1E" w14:textId="77777777" w:rsidTr="007B6E75">
        <w:trPr>
          <w:trHeight w:val="20"/>
        </w:trPr>
        <w:tc>
          <w:tcPr>
            <w:tcW w:w="0" w:type="dxa"/>
            <w:vMerge/>
            <w:hideMark/>
          </w:tcPr>
          <w:p w14:paraId="3A795285" w14:textId="77777777" w:rsidR="009867B5" w:rsidRPr="00391A35" w:rsidRDefault="009867B5" w:rsidP="001B3FA5">
            <w:pPr>
              <w:spacing w:line="480" w:lineRule="auto"/>
              <w:jc w:val="center"/>
              <w:rPr>
                <w:rFonts w:ascii="Arial" w:hAnsi="Arial" w:cs="Arial"/>
              </w:rPr>
            </w:pPr>
          </w:p>
        </w:tc>
        <w:tc>
          <w:tcPr>
            <w:tcW w:w="0" w:type="dxa"/>
            <w:vMerge/>
            <w:hideMark/>
          </w:tcPr>
          <w:p w14:paraId="5B5F79BA" w14:textId="77777777" w:rsidR="009867B5" w:rsidRPr="00391A35" w:rsidRDefault="009867B5" w:rsidP="001B3FA5">
            <w:pPr>
              <w:spacing w:line="480" w:lineRule="auto"/>
              <w:jc w:val="center"/>
              <w:rPr>
                <w:rFonts w:ascii="Arial" w:hAnsi="Arial" w:cs="Arial"/>
              </w:rPr>
            </w:pPr>
          </w:p>
        </w:tc>
        <w:tc>
          <w:tcPr>
            <w:tcW w:w="0" w:type="dxa"/>
            <w:vMerge/>
            <w:hideMark/>
          </w:tcPr>
          <w:p w14:paraId="78CDC45C" w14:textId="77777777" w:rsidR="009867B5" w:rsidRPr="00391A35" w:rsidRDefault="009867B5" w:rsidP="001B3FA5">
            <w:pPr>
              <w:spacing w:line="480" w:lineRule="auto"/>
              <w:jc w:val="center"/>
              <w:rPr>
                <w:rFonts w:ascii="Arial" w:hAnsi="Arial" w:cs="Arial"/>
              </w:rPr>
            </w:pPr>
          </w:p>
        </w:tc>
        <w:tc>
          <w:tcPr>
            <w:tcW w:w="0" w:type="dxa"/>
            <w:vMerge/>
            <w:hideMark/>
          </w:tcPr>
          <w:p w14:paraId="08F2FDED" w14:textId="77777777" w:rsidR="009867B5" w:rsidRPr="00391A35" w:rsidRDefault="009867B5" w:rsidP="001B3FA5">
            <w:pPr>
              <w:spacing w:line="480" w:lineRule="auto"/>
              <w:jc w:val="center"/>
              <w:rPr>
                <w:rFonts w:ascii="Arial" w:hAnsi="Arial" w:cs="Arial"/>
              </w:rPr>
            </w:pPr>
          </w:p>
        </w:tc>
        <w:tc>
          <w:tcPr>
            <w:tcW w:w="0" w:type="dxa"/>
            <w:vMerge/>
            <w:hideMark/>
          </w:tcPr>
          <w:p w14:paraId="6D04345A" w14:textId="77777777" w:rsidR="009867B5" w:rsidRPr="00391A35" w:rsidRDefault="009867B5" w:rsidP="001B3FA5">
            <w:pPr>
              <w:spacing w:line="480" w:lineRule="auto"/>
              <w:jc w:val="center"/>
              <w:rPr>
                <w:rFonts w:ascii="Arial" w:hAnsi="Arial" w:cs="Arial"/>
              </w:rPr>
            </w:pPr>
          </w:p>
        </w:tc>
        <w:tc>
          <w:tcPr>
            <w:tcW w:w="0" w:type="dxa"/>
            <w:vMerge/>
            <w:hideMark/>
          </w:tcPr>
          <w:p w14:paraId="555956EE" w14:textId="77777777" w:rsidR="009867B5" w:rsidRPr="00391A35" w:rsidRDefault="009867B5" w:rsidP="001B3FA5">
            <w:pPr>
              <w:spacing w:line="480" w:lineRule="auto"/>
              <w:jc w:val="center"/>
              <w:rPr>
                <w:rFonts w:ascii="Arial" w:hAnsi="Arial" w:cs="Arial"/>
              </w:rPr>
            </w:pPr>
          </w:p>
        </w:tc>
        <w:tc>
          <w:tcPr>
            <w:tcW w:w="0" w:type="dxa"/>
            <w:hideMark/>
          </w:tcPr>
          <w:p w14:paraId="5F68DA93" w14:textId="77777777" w:rsidR="009867B5" w:rsidRPr="00391A35" w:rsidRDefault="009867B5" w:rsidP="001B3FA5">
            <w:pPr>
              <w:spacing w:line="480" w:lineRule="auto"/>
              <w:jc w:val="center"/>
              <w:rPr>
                <w:rFonts w:ascii="Arial" w:hAnsi="Arial" w:cs="Arial"/>
              </w:rPr>
            </w:pPr>
            <w:r w:rsidRPr="00391A35">
              <w:rPr>
                <w:rFonts w:ascii="Arial" w:hAnsi="Arial" w:cs="Arial"/>
              </w:rPr>
              <w:t>PAN</w:t>
            </w:r>
          </w:p>
        </w:tc>
        <w:tc>
          <w:tcPr>
            <w:tcW w:w="0" w:type="dxa"/>
            <w:hideMark/>
          </w:tcPr>
          <w:p w14:paraId="54962BBE" w14:textId="77777777" w:rsidR="009867B5" w:rsidRPr="00391A35" w:rsidRDefault="009867B5" w:rsidP="001B3FA5">
            <w:pPr>
              <w:spacing w:line="480" w:lineRule="auto"/>
              <w:jc w:val="center"/>
              <w:rPr>
                <w:rFonts w:ascii="Arial" w:hAnsi="Arial" w:cs="Arial"/>
              </w:rPr>
            </w:pPr>
            <w:r w:rsidRPr="00391A35">
              <w:rPr>
                <w:rFonts w:ascii="Arial" w:hAnsi="Arial" w:cs="Arial"/>
              </w:rPr>
              <w:t>0.99</w:t>
            </w:r>
          </w:p>
        </w:tc>
        <w:tc>
          <w:tcPr>
            <w:tcW w:w="1383" w:type="dxa"/>
            <w:hideMark/>
          </w:tcPr>
          <w:p w14:paraId="2018F8E8" w14:textId="77777777" w:rsidR="009867B5" w:rsidRPr="00391A35" w:rsidRDefault="009867B5" w:rsidP="001B3FA5">
            <w:pPr>
              <w:spacing w:line="480" w:lineRule="auto"/>
              <w:jc w:val="center"/>
              <w:rPr>
                <w:rFonts w:ascii="Arial" w:hAnsi="Arial" w:cs="Arial"/>
              </w:rPr>
            </w:pPr>
            <w:r w:rsidRPr="00391A35">
              <w:rPr>
                <w:rFonts w:ascii="Arial" w:hAnsi="Arial" w:cs="Arial"/>
              </w:rPr>
              <w:t>0.47-1.95</w:t>
            </w:r>
          </w:p>
        </w:tc>
        <w:tc>
          <w:tcPr>
            <w:tcW w:w="2835" w:type="dxa"/>
            <w:hideMark/>
          </w:tcPr>
          <w:p w14:paraId="7911B0CC" w14:textId="77777777" w:rsidR="009867B5" w:rsidRPr="00391A35" w:rsidRDefault="009867B5" w:rsidP="001B3FA5">
            <w:pPr>
              <w:spacing w:line="480" w:lineRule="auto"/>
              <w:jc w:val="center"/>
              <w:rPr>
                <w:rFonts w:ascii="Arial" w:hAnsi="Arial" w:cs="Arial"/>
              </w:rPr>
            </w:pPr>
            <w:r w:rsidRPr="00391A35">
              <w:rPr>
                <w:rFonts w:ascii="Arial" w:hAnsi="Arial" w:cs="Arial"/>
              </w:rPr>
              <w:t>excluded</w:t>
            </w:r>
          </w:p>
        </w:tc>
      </w:tr>
      <w:tr w:rsidR="009867B5" w:rsidRPr="00391A35" w14:paraId="640B0805" w14:textId="77777777" w:rsidTr="007B6E75">
        <w:trPr>
          <w:trHeight w:val="20"/>
        </w:trPr>
        <w:tc>
          <w:tcPr>
            <w:tcW w:w="0" w:type="dxa"/>
            <w:vMerge/>
            <w:hideMark/>
          </w:tcPr>
          <w:p w14:paraId="5ECB100D" w14:textId="77777777" w:rsidR="009867B5" w:rsidRPr="00391A35" w:rsidRDefault="009867B5" w:rsidP="001B3FA5">
            <w:pPr>
              <w:spacing w:line="480" w:lineRule="auto"/>
              <w:jc w:val="center"/>
              <w:rPr>
                <w:rFonts w:ascii="Arial" w:hAnsi="Arial" w:cs="Arial"/>
              </w:rPr>
            </w:pPr>
          </w:p>
        </w:tc>
        <w:tc>
          <w:tcPr>
            <w:tcW w:w="0" w:type="dxa"/>
            <w:vMerge/>
            <w:hideMark/>
          </w:tcPr>
          <w:p w14:paraId="2F33A3AE" w14:textId="77777777" w:rsidR="009867B5" w:rsidRPr="00391A35" w:rsidRDefault="009867B5" w:rsidP="001B3FA5">
            <w:pPr>
              <w:spacing w:line="480" w:lineRule="auto"/>
              <w:jc w:val="center"/>
              <w:rPr>
                <w:rFonts w:ascii="Arial" w:hAnsi="Arial" w:cs="Arial"/>
              </w:rPr>
            </w:pPr>
          </w:p>
        </w:tc>
        <w:tc>
          <w:tcPr>
            <w:tcW w:w="0" w:type="dxa"/>
            <w:vMerge/>
            <w:hideMark/>
          </w:tcPr>
          <w:p w14:paraId="6B1B25B2" w14:textId="77777777" w:rsidR="009867B5" w:rsidRPr="00391A35" w:rsidRDefault="009867B5" w:rsidP="001B3FA5">
            <w:pPr>
              <w:spacing w:line="480" w:lineRule="auto"/>
              <w:jc w:val="center"/>
              <w:rPr>
                <w:rFonts w:ascii="Arial" w:hAnsi="Arial" w:cs="Arial"/>
              </w:rPr>
            </w:pPr>
          </w:p>
        </w:tc>
        <w:tc>
          <w:tcPr>
            <w:tcW w:w="0" w:type="dxa"/>
            <w:vMerge/>
            <w:hideMark/>
          </w:tcPr>
          <w:p w14:paraId="0B82158E" w14:textId="77777777" w:rsidR="009867B5" w:rsidRPr="00391A35" w:rsidRDefault="009867B5" w:rsidP="001B3FA5">
            <w:pPr>
              <w:spacing w:line="480" w:lineRule="auto"/>
              <w:jc w:val="center"/>
              <w:rPr>
                <w:rFonts w:ascii="Arial" w:hAnsi="Arial" w:cs="Arial"/>
              </w:rPr>
            </w:pPr>
          </w:p>
        </w:tc>
        <w:tc>
          <w:tcPr>
            <w:tcW w:w="0" w:type="dxa"/>
            <w:vMerge/>
            <w:hideMark/>
          </w:tcPr>
          <w:p w14:paraId="18818DAE" w14:textId="77777777" w:rsidR="009867B5" w:rsidRPr="00391A35" w:rsidRDefault="009867B5" w:rsidP="001B3FA5">
            <w:pPr>
              <w:spacing w:line="480" w:lineRule="auto"/>
              <w:jc w:val="center"/>
              <w:rPr>
                <w:rFonts w:ascii="Arial" w:hAnsi="Arial" w:cs="Arial"/>
              </w:rPr>
            </w:pPr>
          </w:p>
        </w:tc>
        <w:tc>
          <w:tcPr>
            <w:tcW w:w="0" w:type="dxa"/>
            <w:vMerge/>
            <w:hideMark/>
          </w:tcPr>
          <w:p w14:paraId="3D24FC51" w14:textId="77777777" w:rsidR="009867B5" w:rsidRPr="00391A35" w:rsidRDefault="009867B5" w:rsidP="001B3FA5">
            <w:pPr>
              <w:spacing w:line="480" w:lineRule="auto"/>
              <w:jc w:val="center"/>
              <w:rPr>
                <w:rFonts w:ascii="Arial" w:hAnsi="Arial" w:cs="Arial"/>
              </w:rPr>
            </w:pPr>
          </w:p>
        </w:tc>
        <w:tc>
          <w:tcPr>
            <w:tcW w:w="0" w:type="dxa"/>
            <w:hideMark/>
          </w:tcPr>
          <w:p w14:paraId="4EF07A6E" w14:textId="77777777" w:rsidR="009867B5" w:rsidRPr="00391A35" w:rsidRDefault="009867B5" w:rsidP="001B3FA5">
            <w:pPr>
              <w:spacing w:line="480" w:lineRule="auto"/>
              <w:jc w:val="center"/>
              <w:rPr>
                <w:rFonts w:ascii="Arial" w:hAnsi="Arial" w:cs="Arial"/>
              </w:rPr>
            </w:pPr>
            <w:r w:rsidRPr="00391A35">
              <w:rPr>
                <w:rFonts w:ascii="Arial" w:hAnsi="Arial" w:cs="Arial"/>
              </w:rPr>
              <w:t>PST</w:t>
            </w:r>
          </w:p>
        </w:tc>
        <w:tc>
          <w:tcPr>
            <w:tcW w:w="0" w:type="dxa"/>
            <w:hideMark/>
          </w:tcPr>
          <w:p w14:paraId="7A95A0FA" w14:textId="77777777" w:rsidR="009867B5" w:rsidRPr="00391A35" w:rsidRDefault="009867B5" w:rsidP="001B3FA5">
            <w:pPr>
              <w:spacing w:line="480" w:lineRule="auto"/>
              <w:jc w:val="center"/>
              <w:rPr>
                <w:rFonts w:ascii="Arial" w:hAnsi="Arial" w:cs="Arial"/>
              </w:rPr>
            </w:pPr>
            <w:r w:rsidRPr="00391A35">
              <w:rPr>
                <w:rFonts w:ascii="Arial" w:hAnsi="Arial" w:cs="Arial"/>
              </w:rPr>
              <w:t>0.47</w:t>
            </w:r>
          </w:p>
        </w:tc>
        <w:tc>
          <w:tcPr>
            <w:tcW w:w="1383" w:type="dxa"/>
            <w:hideMark/>
          </w:tcPr>
          <w:p w14:paraId="594DA0E9" w14:textId="77777777" w:rsidR="009867B5" w:rsidRPr="00391A35" w:rsidRDefault="009867B5" w:rsidP="001B3FA5">
            <w:pPr>
              <w:spacing w:line="480" w:lineRule="auto"/>
              <w:jc w:val="center"/>
              <w:rPr>
                <w:rFonts w:ascii="Arial" w:hAnsi="Arial" w:cs="Arial"/>
              </w:rPr>
            </w:pPr>
            <w:r w:rsidRPr="00391A35">
              <w:rPr>
                <w:rFonts w:ascii="Arial" w:hAnsi="Arial" w:cs="Arial"/>
              </w:rPr>
              <w:t>0.12-1.09</w:t>
            </w:r>
          </w:p>
        </w:tc>
        <w:tc>
          <w:tcPr>
            <w:tcW w:w="2835" w:type="dxa"/>
            <w:hideMark/>
          </w:tcPr>
          <w:p w14:paraId="122301DC" w14:textId="77777777" w:rsidR="009867B5" w:rsidRPr="00391A35" w:rsidRDefault="009867B5" w:rsidP="001B3FA5">
            <w:pPr>
              <w:spacing w:line="480" w:lineRule="auto"/>
              <w:jc w:val="center"/>
              <w:rPr>
                <w:rFonts w:ascii="Arial" w:hAnsi="Arial" w:cs="Arial"/>
              </w:rPr>
            </w:pPr>
            <w:r w:rsidRPr="00391A35">
              <w:rPr>
                <w:rFonts w:ascii="Arial" w:hAnsi="Arial" w:cs="Arial"/>
              </w:rPr>
              <w:t>stable coexistence</w:t>
            </w:r>
          </w:p>
        </w:tc>
      </w:tr>
      <w:tr w:rsidR="009867B5" w:rsidRPr="00391A35" w14:paraId="092AA86B" w14:textId="77777777" w:rsidTr="007B6E75">
        <w:trPr>
          <w:trHeight w:val="20"/>
        </w:trPr>
        <w:tc>
          <w:tcPr>
            <w:tcW w:w="0" w:type="dxa"/>
            <w:vMerge/>
            <w:hideMark/>
          </w:tcPr>
          <w:p w14:paraId="163FA360" w14:textId="77777777" w:rsidR="009867B5" w:rsidRPr="00391A35" w:rsidRDefault="009867B5" w:rsidP="001B3FA5">
            <w:pPr>
              <w:spacing w:line="480" w:lineRule="auto"/>
              <w:jc w:val="center"/>
              <w:rPr>
                <w:rFonts w:ascii="Arial" w:hAnsi="Arial" w:cs="Arial"/>
              </w:rPr>
            </w:pPr>
          </w:p>
        </w:tc>
        <w:tc>
          <w:tcPr>
            <w:tcW w:w="0" w:type="dxa"/>
            <w:vMerge/>
            <w:hideMark/>
          </w:tcPr>
          <w:p w14:paraId="226B6182" w14:textId="77777777" w:rsidR="009867B5" w:rsidRPr="00391A35" w:rsidRDefault="009867B5" w:rsidP="001B3FA5">
            <w:pPr>
              <w:spacing w:line="480" w:lineRule="auto"/>
              <w:jc w:val="center"/>
              <w:rPr>
                <w:rFonts w:ascii="Arial" w:hAnsi="Arial" w:cs="Arial"/>
              </w:rPr>
            </w:pPr>
          </w:p>
        </w:tc>
        <w:tc>
          <w:tcPr>
            <w:tcW w:w="0" w:type="dxa"/>
            <w:vMerge/>
            <w:hideMark/>
          </w:tcPr>
          <w:p w14:paraId="0C888495" w14:textId="77777777" w:rsidR="009867B5" w:rsidRPr="00391A35" w:rsidRDefault="009867B5" w:rsidP="001B3FA5">
            <w:pPr>
              <w:spacing w:line="480" w:lineRule="auto"/>
              <w:jc w:val="center"/>
              <w:rPr>
                <w:rFonts w:ascii="Arial" w:hAnsi="Arial" w:cs="Arial"/>
              </w:rPr>
            </w:pPr>
          </w:p>
        </w:tc>
        <w:tc>
          <w:tcPr>
            <w:tcW w:w="0" w:type="dxa"/>
            <w:vMerge/>
            <w:hideMark/>
          </w:tcPr>
          <w:p w14:paraId="6C52FF20" w14:textId="77777777" w:rsidR="009867B5" w:rsidRPr="00391A35" w:rsidRDefault="009867B5" w:rsidP="001B3FA5">
            <w:pPr>
              <w:spacing w:line="480" w:lineRule="auto"/>
              <w:jc w:val="center"/>
              <w:rPr>
                <w:rFonts w:ascii="Arial" w:hAnsi="Arial" w:cs="Arial"/>
              </w:rPr>
            </w:pPr>
          </w:p>
        </w:tc>
        <w:tc>
          <w:tcPr>
            <w:tcW w:w="0" w:type="dxa"/>
            <w:vMerge/>
            <w:hideMark/>
          </w:tcPr>
          <w:p w14:paraId="471254E7" w14:textId="77777777" w:rsidR="009867B5" w:rsidRPr="00391A35" w:rsidRDefault="009867B5" w:rsidP="001B3FA5">
            <w:pPr>
              <w:spacing w:line="480" w:lineRule="auto"/>
              <w:jc w:val="center"/>
              <w:rPr>
                <w:rFonts w:ascii="Arial" w:hAnsi="Arial" w:cs="Arial"/>
              </w:rPr>
            </w:pPr>
          </w:p>
        </w:tc>
        <w:tc>
          <w:tcPr>
            <w:tcW w:w="0" w:type="dxa"/>
            <w:vMerge/>
            <w:hideMark/>
          </w:tcPr>
          <w:p w14:paraId="254FF983" w14:textId="77777777" w:rsidR="009867B5" w:rsidRPr="00391A35" w:rsidRDefault="009867B5" w:rsidP="001B3FA5">
            <w:pPr>
              <w:spacing w:line="480" w:lineRule="auto"/>
              <w:jc w:val="center"/>
              <w:rPr>
                <w:rFonts w:ascii="Arial" w:hAnsi="Arial" w:cs="Arial"/>
              </w:rPr>
            </w:pPr>
          </w:p>
        </w:tc>
        <w:tc>
          <w:tcPr>
            <w:tcW w:w="0" w:type="dxa"/>
            <w:hideMark/>
          </w:tcPr>
          <w:p w14:paraId="0823D708" w14:textId="77777777" w:rsidR="009867B5" w:rsidRPr="00391A35" w:rsidRDefault="009867B5" w:rsidP="001B3FA5">
            <w:pPr>
              <w:spacing w:line="480" w:lineRule="auto"/>
              <w:jc w:val="center"/>
              <w:rPr>
                <w:rFonts w:ascii="Arial" w:hAnsi="Arial" w:cs="Arial"/>
              </w:rPr>
            </w:pPr>
            <w:r w:rsidRPr="00391A35">
              <w:rPr>
                <w:rFonts w:ascii="Arial" w:hAnsi="Arial" w:cs="Arial"/>
              </w:rPr>
              <w:t>SUL</w:t>
            </w:r>
          </w:p>
        </w:tc>
        <w:tc>
          <w:tcPr>
            <w:tcW w:w="0" w:type="dxa"/>
            <w:hideMark/>
          </w:tcPr>
          <w:p w14:paraId="61FD0979" w14:textId="77777777" w:rsidR="009867B5" w:rsidRPr="00391A35" w:rsidRDefault="009867B5" w:rsidP="001B3FA5">
            <w:pPr>
              <w:spacing w:line="480" w:lineRule="auto"/>
              <w:jc w:val="center"/>
              <w:rPr>
                <w:rFonts w:ascii="Arial" w:hAnsi="Arial" w:cs="Arial"/>
              </w:rPr>
            </w:pPr>
            <w:r w:rsidRPr="00391A35">
              <w:rPr>
                <w:rFonts w:ascii="Arial" w:hAnsi="Arial" w:cs="Arial"/>
              </w:rPr>
              <w:t>2.95</w:t>
            </w:r>
          </w:p>
        </w:tc>
        <w:tc>
          <w:tcPr>
            <w:tcW w:w="1383" w:type="dxa"/>
            <w:hideMark/>
          </w:tcPr>
          <w:p w14:paraId="4361504E" w14:textId="77777777" w:rsidR="009867B5" w:rsidRPr="00391A35" w:rsidRDefault="009867B5" w:rsidP="001B3FA5">
            <w:pPr>
              <w:spacing w:line="480" w:lineRule="auto"/>
              <w:jc w:val="center"/>
              <w:rPr>
                <w:rFonts w:ascii="Arial" w:hAnsi="Arial" w:cs="Arial"/>
              </w:rPr>
            </w:pPr>
            <w:r w:rsidRPr="00391A35">
              <w:rPr>
                <w:rFonts w:ascii="Arial" w:hAnsi="Arial" w:cs="Arial"/>
              </w:rPr>
              <w:t>1.91-5.25</w:t>
            </w:r>
          </w:p>
        </w:tc>
        <w:tc>
          <w:tcPr>
            <w:tcW w:w="2835" w:type="dxa"/>
            <w:hideMark/>
          </w:tcPr>
          <w:p w14:paraId="0752A904" w14:textId="77777777" w:rsidR="009867B5" w:rsidRPr="00391A35" w:rsidRDefault="009867B5" w:rsidP="001B3FA5">
            <w:pPr>
              <w:spacing w:line="480" w:lineRule="auto"/>
              <w:jc w:val="center"/>
              <w:rPr>
                <w:rFonts w:ascii="Arial" w:hAnsi="Arial" w:cs="Arial"/>
              </w:rPr>
            </w:pPr>
            <w:r w:rsidRPr="00391A35">
              <w:rPr>
                <w:rFonts w:ascii="Arial" w:hAnsi="Arial" w:cs="Arial"/>
              </w:rPr>
              <w:t>excluded</w:t>
            </w:r>
          </w:p>
        </w:tc>
      </w:tr>
      <w:tr w:rsidR="009867B5" w:rsidRPr="00391A35" w14:paraId="4C4D3D75" w14:textId="77777777" w:rsidTr="007B6E75">
        <w:trPr>
          <w:trHeight w:val="20"/>
        </w:trPr>
        <w:tc>
          <w:tcPr>
            <w:tcW w:w="0" w:type="dxa"/>
            <w:vMerge/>
            <w:hideMark/>
          </w:tcPr>
          <w:p w14:paraId="448BB98F" w14:textId="77777777" w:rsidR="009867B5" w:rsidRPr="00391A35" w:rsidRDefault="009867B5" w:rsidP="001B3FA5">
            <w:pPr>
              <w:spacing w:line="480" w:lineRule="auto"/>
              <w:jc w:val="center"/>
              <w:rPr>
                <w:rFonts w:ascii="Arial" w:hAnsi="Arial" w:cs="Arial"/>
              </w:rPr>
            </w:pPr>
          </w:p>
        </w:tc>
        <w:tc>
          <w:tcPr>
            <w:tcW w:w="0" w:type="dxa"/>
            <w:vMerge w:val="restart"/>
            <w:hideMark/>
          </w:tcPr>
          <w:p w14:paraId="3F5A6EA1" w14:textId="77777777" w:rsidR="009867B5" w:rsidRPr="00391A35" w:rsidRDefault="009867B5" w:rsidP="001B3FA5">
            <w:pPr>
              <w:spacing w:line="480" w:lineRule="auto"/>
              <w:jc w:val="center"/>
              <w:rPr>
                <w:rFonts w:ascii="Arial" w:hAnsi="Arial" w:cs="Arial"/>
              </w:rPr>
            </w:pPr>
            <w:r w:rsidRPr="00391A35">
              <w:rPr>
                <w:rFonts w:ascii="Arial" w:hAnsi="Arial" w:cs="Arial"/>
              </w:rPr>
              <w:t>PAL</w:t>
            </w:r>
          </w:p>
        </w:tc>
        <w:tc>
          <w:tcPr>
            <w:tcW w:w="0" w:type="dxa"/>
            <w:vMerge w:val="restart"/>
            <w:hideMark/>
          </w:tcPr>
          <w:p w14:paraId="0B52DB80" w14:textId="77777777" w:rsidR="009867B5" w:rsidRPr="00391A35" w:rsidRDefault="009867B5" w:rsidP="001B3FA5">
            <w:pPr>
              <w:spacing w:line="480" w:lineRule="auto"/>
              <w:jc w:val="center"/>
              <w:rPr>
                <w:rFonts w:ascii="Arial" w:hAnsi="Arial" w:cs="Arial"/>
              </w:rPr>
            </w:pPr>
            <w:r w:rsidRPr="00391A35">
              <w:rPr>
                <w:rFonts w:ascii="Arial" w:hAnsi="Arial" w:cs="Arial"/>
              </w:rPr>
              <w:t>27.94</w:t>
            </w:r>
          </w:p>
        </w:tc>
        <w:tc>
          <w:tcPr>
            <w:tcW w:w="0" w:type="dxa"/>
            <w:vMerge w:val="restart"/>
            <w:hideMark/>
          </w:tcPr>
          <w:p w14:paraId="04BB7C25" w14:textId="77777777" w:rsidR="009867B5" w:rsidRPr="00391A35" w:rsidRDefault="009867B5" w:rsidP="001B3FA5">
            <w:pPr>
              <w:spacing w:line="480" w:lineRule="auto"/>
              <w:jc w:val="center"/>
              <w:rPr>
                <w:rFonts w:ascii="Arial" w:hAnsi="Arial" w:cs="Arial"/>
              </w:rPr>
            </w:pPr>
            <w:r w:rsidRPr="00391A35">
              <w:rPr>
                <w:rFonts w:ascii="Arial" w:hAnsi="Arial" w:cs="Arial"/>
              </w:rPr>
              <w:t>19.52-38.66</w:t>
            </w:r>
          </w:p>
        </w:tc>
        <w:tc>
          <w:tcPr>
            <w:tcW w:w="0" w:type="dxa"/>
            <w:vMerge w:val="restart"/>
            <w:hideMark/>
          </w:tcPr>
          <w:p w14:paraId="27964539" w14:textId="77777777" w:rsidR="009867B5" w:rsidRPr="00391A35" w:rsidRDefault="009867B5" w:rsidP="001B3FA5">
            <w:pPr>
              <w:spacing w:line="480" w:lineRule="auto"/>
              <w:jc w:val="center"/>
              <w:rPr>
                <w:rFonts w:ascii="Arial" w:hAnsi="Arial" w:cs="Arial"/>
              </w:rPr>
            </w:pPr>
            <w:r w:rsidRPr="00391A35">
              <w:rPr>
                <w:rFonts w:ascii="Arial" w:hAnsi="Arial" w:cs="Arial"/>
              </w:rPr>
              <w:t>0.42</w:t>
            </w:r>
          </w:p>
        </w:tc>
        <w:tc>
          <w:tcPr>
            <w:tcW w:w="0" w:type="dxa"/>
            <w:vMerge w:val="restart"/>
            <w:hideMark/>
          </w:tcPr>
          <w:p w14:paraId="4AEA74DF" w14:textId="77777777" w:rsidR="009867B5" w:rsidRPr="00391A35" w:rsidRDefault="009867B5" w:rsidP="001B3FA5">
            <w:pPr>
              <w:spacing w:line="480" w:lineRule="auto"/>
              <w:jc w:val="center"/>
              <w:rPr>
                <w:rFonts w:ascii="Arial" w:hAnsi="Arial" w:cs="Arial"/>
              </w:rPr>
            </w:pPr>
            <w:r w:rsidRPr="00391A35">
              <w:rPr>
                <w:rFonts w:ascii="Arial" w:hAnsi="Arial" w:cs="Arial"/>
              </w:rPr>
              <w:t>0.27-0.64</w:t>
            </w:r>
          </w:p>
        </w:tc>
        <w:tc>
          <w:tcPr>
            <w:tcW w:w="0" w:type="dxa"/>
            <w:hideMark/>
          </w:tcPr>
          <w:p w14:paraId="1F926EB3" w14:textId="77777777" w:rsidR="009867B5" w:rsidRPr="00391A35" w:rsidRDefault="009867B5" w:rsidP="001B3FA5">
            <w:pPr>
              <w:spacing w:line="480" w:lineRule="auto"/>
              <w:jc w:val="center"/>
              <w:rPr>
                <w:rFonts w:ascii="Arial" w:hAnsi="Arial" w:cs="Arial"/>
              </w:rPr>
            </w:pPr>
            <w:r w:rsidRPr="00391A35">
              <w:rPr>
                <w:rFonts w:ascii="Arial" w:hAnsi="Arial" w:cs="Arial"/>
              </w:rPr>
              <w:t>BIP</w:t>
            </w:r>
          </w:p>
        </w:tc>
        <w:tc>
          <w:tcPr>
            <w:tcW w:w="0" w:type="dxa"/>
            <w:hideMark/>
          </w:tcPr>
          <w:p w14:paraId="4FAD7AC7" w14:textId="77777777" w:rsidR="009867B5" w:rsidRPr="00391A35" w:rsidRDefault="009867B5" w:rsidP="001B3FA5">
            <w:pPr>
              <w:spacing w:line="480" w:lineRule="auto"/>
              <w:jc w:val="center"/>
              <w:rPr>
                <w:rFonts w:ascii="Arial" w:hAnsi="Arial" w:cs="Arial"/>
              </w:rPr>
            </w:pPr>
            <w:r w:rsidRPr="00391A35">
              <w:rPr>
                <w:rFonts w:ascii="Arial" w:hAnsi="Arial" w:cs="Arial"/>
              </w:rPr>
              <w:t>0.3</w:t>
            </w:r>
          </w:p>
        </w:tc>
        <w:tc>
          <w:tcPr>
            <w:tcW w:w="1383" w:type="dxa"/>
            <w:hideMark/>
          </w:tcPr>
          <w:p w14:paraId="4D4C1582" w14:textId="77777777" w:rsidR="009867B5" w:rsidRPr="00391A35" w:rsidRDefault="009867B5" w:rsidP="001B3FA5">
            <w:pPr>
              <w:spacing w:line="480" w:lineRule="auto"/>
              <w:jc w:val="center"/>
              <w:rPr>
                <w:rFonts w:ascii="Arial" w:hAnsi="Arial" w:cs="Arial"/>
              </w:rPr>
            </w:pPr>
            <w:r w:rsidRPr="00391A35">
              <w:rPr>
                <w:rFonts w:ascii="Arial" w:hAnsi="Arial" w:cs="Arial"/>
              </w:rPr>
              <w:t>0.15-0.49</w:t>
            </w:r>
          </w:p>
        </w:tc>
        <w:tc>
          <w:tcPr>
            <w:tcW w:w="2835" w:type="dxa"/>
            <w:hideMark/>
          </w:tcPr>
          <w:p w14:paraId="7AE207AC" w14:textId="77777777" w:rsidR="009867B5" w:rsidRPr="00391A35" w:rsidRDefault="009867B5" w:rsidP="001B3FA5">
            <w:pPr>
              <w:spacing w:line="480" w:lineRule="auto"/>
              <w:jc w:val="center"/>
              <w:rPr>
                <w:rFonts w:ascii="Arial" w:hAnsi="Arial" w:cs="Arial"/>
              </w:rPr>
            </w:pPr>
            <w:r w:rsidRPr="00391A35">
              <w:rPr>
                <w:rFonts w:ascii="Arial" w:hAnsi="Arial" w:cs="Arial"/>
              </w:rPr>
              <w:t>dominant</w:t>
            </w:r>
          </w:p>
        </w:tc>
      </w:tr>
      <w:tr w:rsidR="009867B5" w:rsidRPr="00391A35" w14:paraId="1083A701" w14:textId="77777777" w:rsidTr="007B6E75">
        <w:trPr>
          <w:trHeight w:val="20"/>
        </w:trPr>
        <w:tc>
          <w:tcPr>
            <w:tcW w:w="0" w:type="dxa"/>
            <w:vMerge/>
            <w:hideMark/>
          </w:tcPr>
          <w:p w14:paraId="4A3B819A" w14:textId="77777777" w:rsidR="009867B5" w:rsidRPr="00391A35" w:rsidRDefault="009867B5" w:rsidP="001B3FA5">
            <w:pPr>
              <w:spacing w:line="480" w:lineRule="auto"/>
              <w:jc w:val="center"/>
              <w:rPr>
                <w:rFonts w:ascii="Arial" w:hAnsi="Arial" w:cs="Arial"/>
              </w:rPr>
            </w:pPr>
          </w:p>
        </w:tc>
        <w:tc>
          <w:tcPr>
            <w:tcW w:w="0" w:type="dxa"/>
            <w:vMerge/>
            <w:hideMark/>
          </w:tcPr>
          <w:p w14:paraId="67E7D173" w14:textId="77777777" w:rsidR="009867B5" w:rsidRPr="00391A35" w:rsidRDefault="009867B5" w:rsidP="001B3FA5">
            <w:pPr>
              <w:spacing w:line="480" w:lineRule="auto"/>
              <w:jc w:val="center"/>
              <w:rPr>
                <w:rFonts w:ascii="Arial" w:hAnsi="Arial" w:cs="Arial"/>
              </w:rPr>
            </w:pPr>
          </w:p>
        </w:tc>
        <w:tc>
          <w:tcPr>
            <w:tcW w:w="0" w:type="dxa"/>
            <w:vMerge/>
            <w:hideMark/>
          </w:tcPr>
          <w:p w14:paraId="435B272E" w14:textId="77777777" w:rsidR="009867B5" w:rsidRPr="00391A35" w:rsidRDefault="009867B5" w:rsidP="001B3FA5">
            <w:pPr>
              <w:spacing w:line="480" w:lineRule="auto"/>
              <w:jc w:val="center"/>
              <w:rPr>
                <w:rFonts w:ascii="Arial" w:hAnsi="Arial" w:cs="Arial"/>
              </w:rPr>
            </w:pPr>
          </w:p>
        </w:tc>
        <w:tc>
          <w:tcPr>
            <w:tcW w:w="0" w:type="dxa"/>
            <w:vMerge/>
            <w:hideMark/>
          </w:tcPr>
          <w:p w14:paraId="1AFAF9F6" w14:textId="77777777" w:rsidR="009867B5" w:rsidRPr="00391A35" w:rsidRDefault="009867B5" w:rsidP="001B3FA5">
            <w:pPr>
              <w:spacing w:line="480" w:lineRule="auto"/>
              <w:jc w:val="center"/>
              <w:rPr>
                <w:rFonts w:ascii="Arial" w:hAnsi="Arial" w:cs="Arial"/>
              </w:rPr>
            </w:pPr>
          </w:p>
        </w:tc>
        <w:tc>
          <w:tcPr>
            <w:tcW w:w="0" w:type="dxa"/>
            <w:vMerge/>
            <w:hideMark/>
          </w:tcPr>
          <w:p w14:paraId="29541B93" w14:textId="77777777" w:rsidR="009867B5" w:rsidRPr="00391A35" w:rsidRDefault="009867B5" w:rsidP="001B3FA5">
            <w:pPr>
              <w:spacing w:line="480" w:lineRule="auto"/>
              <w:jc w:val="center"/>
              <w:rPr>
                <w:rFonts w:ascii="Arial" w:hAnsi="Arial" w:cs="Arial"/>
              </w:rPr>
            </w:pPr>
          </w:p>
        </w:tc>
        <w:tc>
          <w:tcPr>
            <w:tcW w:w="0" w:type="dxa"/>
            <w:vMerge/>
            <w:hideMark/>
          </w:tcPr>
          <w:p w14:paraId="1AB29BA4" w14:textId="77777777" w:rsidR="009867B5" w:rsidRPr="00391A35" w:rsidRDefault="009867B5" w:rsidP="001B3FA5">
            <w:pPr>
              <w:spacing w:line="480" w:lineRule="auto"/>
              <w:jc w:val="center"/>
              <w:rPr>
                <w:rFonts w:ascii="Arial" w:hAnsi="Arial" w:cs="Arial"/>
              </w:rPr>
            </w:pPr>
          </w:p>
        </w:tc>
        <w:tc>
          <w:tcPr>
            <w:tcW w:w="0" w:type="dxa"/>
            <w:hideMark/>
          </w:tcPr>
          <w:p w14:paraId="51098FC2" w14:textId="77777777" w:rsidR="009867B5" w:rsidRPr="00391A35" w:rsidRDefault="009867B5" w:rsidP="001B3FA5">
            <w:pPr>
              <w:spacing w:line="480" w:lineRule="auto"/>
              <w:jc w:val="center"/>
              <w:rPr>
                <w:rFonts w:ascii="Arial" w:hAnsi="Arial" w:cs="Arial"/>
              </w:rPr>
            </w:pPr>
            <w:r w:rsidRPr="00391A35">
              <w:rPr>
                <w:rFonts w:ascii="Arial" w:hAnsi="Arial" w:cs="Arial"/>
              </w:rPr>
              <w:t>PAN</w:t>
            </w:r>
          </w:p>
        </w:tc>
        <w:tc>
          <w:tcPr>
            <w:tcW w:w="0" w:type="dxa"/>
            <w:hideMark/>
          </w:tcPr>
          <w:p w14:paraId="76DCF39E" w14:textId="77777777" w:rsidR="009867B5" w:rsidRPr="00391A35" w:rsidRDefault="009867B5" w:rsidP="001B3FA5">
            <w:pPr>
              <w:spacing w:line="480" w:lineRule="auto"/>
              <w:jc w:val="center"/>
              <w:rPr>
                <w:rFonts w:ascii="Arial" w:hAnsi="Arial" w:cs="Arial"/>
              </w:rPr>
            </w:pPr>
            <w:r w:rsidRPr="00391A35">
              <w:rPr>
                <w:rFonts w:ascii="Arial" w:hAnsi="Arial" w:cs="Arial"/>
              </w:rPr>
              <w:t>0.32</w:t>
            </w:r>
          </w:p>
        </w:tc>
        <w:tc>
          <w:tcPr>
            <w:tcW w:w="1383" w:type="dxa"/>
            <w:hideMark/>
          </w:tcPr>
          <w:p w14:paraId="157AF50E" w14:textId="77777777" w:rsidR="009867B5" w:rsidRPr="00391A35" w:rsidRDefault="009867B5" w:rsidP="001B3FA5">
            <w:pPr>
              <w:spacing w:line="480" w:lineRule="auto"/>
              <w:jc w:val="center"/>
              <w:rPr>
                <w:rFonts w:ascii="Arial" w:hAnsi="Arial" w:cs="Arial"/>
              </w:rPr>
            </w:pPr>
            <w:r w:rsidRPr="00391A35">
              <w:rPr>
                <w:rFonts w:ascii="Arial" w:hAnsi="Arial" w:cs="Arial"/>
              </w:rPr>
              <w:t>0.14-0.52</w:t>
            </w:r>
          </w:p>
        </w:tc>
        <w:tc>
          <w:tcPr>
            <w:tcW w:w="2835" w:type="dxa"/>
            <w:hideMark/>
          </w:tcPr>
          <w:p w14:paraId="2917C8EB" w14:textId="77777777" w:rsidR="009867B5" w:rsidRPr="00391A35" w:rsidRDefault="009867B5" w:rsidP="001B3FA5">
            <w:pPr>
              <w:spacing w:line="480" w:lineRule="auto"/>
              <w:jc w:val="center"/>
              <w:rPr>
                <w:rFonts w:ascii="Arial" w:hAnsi="Arial" w:cs="Arial"/>
              </w:rPr>
            </w:pPr>
            <w:r w:rsidRPr="00391A35">
              <w:rPr>
                <w:rFonts w:ascii="Arial" w:hAnsi="Arial" w:cs="Arial"/>
              </w:rPr>
              <w:t>dominant</w:t>
            </w:r>
          </w:p>
        </w:tc>
      </w:tr>
      <w:tr w:rsidR="009867B5" w:rsidRPr="00391A35" w14:paraId="12EB4A10" w14:textId="77777777" w:rsidTr="007B6E75">
        <w:trPr>
          <w:trHeight w:val="20"/>
        </w:trPr>
        <w:tc>
          <w:tcPr>
            <w:tcW w:w="0" w:type="dxa"/>
            <w:vMerge/>
            <w:hideMark/>
          </w:tcPr>
          <w:p w14:paraId="25AA9DB8" w14:textId="77777777" w:rsidR="009867B5" w:rsidRPr="00391A35" w:rsidRDefault="009867B5" w:rsidP="001B3FA5">
            <w:pPr>
              <w:spacing w:line="480" w:lineRule="auto"/>
              <w:jc w:val="center"/>
              <w:rPr>
                <w:rFonts w:ascii="Arial" w:hAnsi="Arial" w:cs="Arial"/>
              </w:rPr>
            </w:pPr>
          </w:p>
        </w:tc>
        <w:tc>
          <w:tcPr>
            <w:tcW w:w="0" w:type="dxa"/>
            <w:vMerge/>
            <w:hideMark/>
          </w:tcPr>
          <w:p w14:paraId="1D7152D8" w14:textId="77777777" w:rsidR="009867B5" w:rsidRPr="00391A35" w:rsidRDefault="009867B5" w:rsidP="001B3FA5">
            <w:pPr>
              <w:spacing w:line="480" w:lineRule="auto"/>
              <w:jc w:val="center"/>
              <w:rPr>
                <w:rFonts w:ascii="Arial" w:hAnsi="Arial" w:cs="Arial"/>
              </w:rPr>
            </w:pPr>
          </w:p>
        </w:tc>
        <w:tc>
          <w:tcPr>
            <w:tcW w:w="0" w:type="dxa"/>
            <w:vMerge/>
            <w:hideMark/>
          </w:tcPr>
          <w:p w14:paraId="1F83E863" w14:textId="77777777" w:rsidR="009867B5" w:rsidRPr="00391A35" w:rsidRDefault="009867B5" w:rsidP="001B3FA5">
            <w:pPr>
              <w:spacing w:line="480" w:lineRule="auto"/>
              <w:jc w:val="center"/>
              <w:rPr>
                <w:rFonts w:ascii="Arial" w:hAnsi="Arial" w:cs="Arial"/>
              </w:rPr>
            </w:pPr>
          </w:p>
        </w:tc>
        <w:tc>
          <w:tcPr>
            <w:tcW w:w="0" w:type="dxa"/>
            <w:vMerge/>
            <w:hideMark/>
          </w:tcPr>
          <w:p w14:paraId="2276CF1F" w14:textId="77777777" w:rsidR="009867B5" w:rsidRPr="00391A35" w:rsidRDefault="009867B5" w:rsidP="001B3FA5">
            <w:pPr>
              <w:spacing w:line="480" w:lineRule="auto"/>
              <w:jc w:val="center"/>
              <w:rPr>
                <w:rFonts w:ascii="Arial" w:hAnsi="Arial" w:cs="Arial"/>
              </w:rPr>
            </w:pPr>
          </w:p>
        </w:tc>
        <w:tc>
          <w:tcPr>
            <w:tcW w:w="0" w:type="dxa"/>
            <w:vMerge/>
            <w:hideMark/>
          </w:tcPr>
          <w:p w14:paraId="42F491BB" w14:textId="77777777" w:rsidR="009867B5" w:rsidRPr="00391A35" w:rsidRDefault="009867B5" w:rsidP="001B3FA5">
            <w:pPr>
              <w:spacing w:line="480" w:lineRule="auto"/>
              <w:jc w:val="center"/>
              <w:rPr>
                <w:rFonts w:ascii="Arial" w:hAnsi="Arial" w:cs="Arial"/>
              </w:rPr>
            </w:pPr>
          </w:p>
        </w:tc>
        <w:tc>
          <w:tcPr>
            <w:tcW w:w="0" w:type="dxa"/>
            <w:vMerge/>
            <w:hideMark/>
          </w:tcPr>
          <w:p w14:paraId="3B8798FD" w14:textId="77777777" w:rsidR="009867B5" w:rsidRPr="00391A35" w:rsidRDefault="009867B5" w:rsidP="001B3FA5">
            <w:pPr>
              <w:spacing w:line="480" w:lineRule="auto"/>
              <w:jc w:val="center"/>
              <w:rPr>
                <w:rFonts w:ascii="Arial" w:hAnsi="Arial" w:cs="Arial"/>
              </w:rPr>
            </w:pPr>
          </w:p>
        </w:tc>
        <w:tc>
          <w:tcPr>
            <w:tcW w:w="0" w:type="dxa"/>
            <w:hideMark/>
          </w:tcPr>
          <w:p w14:paraId="5C04E485" w14:textId="77777777" w:rsidR="009867B5" w:rsidRPr="00391A35" w:rsidRDefault="009867B5" w:rsidP="001B3FA5">
            <w:pPr>
              <w:spacing w:line="480" w:lineRule="auto"/>
              <w:jc w:val="center"/>
              <w:rPr>
                <w:rFonts w:ascii="Arial" w:hAnsi="Arial" w:cs="Arial"/>
              </w:rPr>
            </w:pPr>
            <w:r w:rsidRPr="00391A35">
              <w:rPr>
                <w:rFonts w:ascii="Arial" w:hAnsi="Arial" w:cs="Arial"/>
              </w:rPr>
              <w:t>SUL</w:t>
            </w:r>
          </w:p>
        </w:tc>
        <w:tc>
          <w:tcPr>
            <w:tcW w:w="0" w:type="dxa"/>
            <w:hideMark/>
          </w:tcPr>
          <w:p w14:paraId="42BFAE83" w14:textId="77777777" w:rsidR="009867B5" w:rsidRPr="00391A35" w:rsidRDefault="009867B5" w:rsidP="001B3FA5">
            <w:pPr>
              <w:spacing w:line="480" w:lineRule="auto"/>
              <w:jc w:val="center"/>
              <w:rPr>
                <w:rFonts w:ascii="Arial" w:hAnsi="Arial" w:cs="Arial"/>
              </w:rPr>
            </w:pPr>
            <w:r w:rsidRPr="00391A35">
              <w:rPr>
                <w:rFonts w:ascii="Arial" w:hAnsi="Arial" w:cs="Arial"/>
              </w:rPr>
              <w:t>1.22</w:t>
            </w:r>
          </w:p>
        </w:tc>
        <w:tc>
          <w:tcPr>
            <w:tcW w:w="1383" w:type="dxa"/>
            <w:hideMark/>
          </w:tcPr>
          <w:p w14:paraId="4E96BC85" w14:textId="77777777" w:rsidR="009867B5" w:rsidRPr="00391A35" w:rsidRDefault="009867B5" w:rsidP="001B3FA5">
            <w:pPr>
              <w:spacing w:line="480" w:lineRule="auto"/>
              <w:jc w:val="center"/>
              <w:rPr>
                <w:rFonts w:ascii="Arial" w:hAnsi="Arial" w:cs="Arial"/>
              </w:rPr>
            </w:pPr>
            <w:r w:rsidRPr="00391A35">
              <w:rPr>
                <w:rFonts w:ascii="Arial" w:hAnsi="Arial" w:cs="Arial"/>
              </w:rPr>
              <w:t>0.9-1.62</w:t>
            </w:r>
          </w:p>
        </w:tc>
        <w:tc>
          <w:tcPr>
            <w:tcW w:w="2835" w:type="dxa"/>
            <w:hideMark/>
          </w:tcPr>
          <w:p w14:paraId="07CB077F" w14:textId="77777777" w:rsidR="009867B5" w:rsidRPr="00391A35" w:rsidRDefault="009867B5" w:rsidP="001B3FA5">
            <w:pPr>
              <w:spacing w:line="480" w:lineRule="auto"/>
              <w:jc w:val="center"/>
              <w:rPr>
                <w:rFonts w:ascii="Arial" w:hAnsi="Arial" w:cs="Arial"/>
              </w:rPr>
            </w:pPr>
            <w:r w:rsidRPr="00391A35">
              <w:rPr>
                <w:rFonts w:ascii="Arial" w:hAnsi="Arial" w:cs="Arial"/>
              </w:rPr>
              <w:t>unstable coexistence</w:t>
            </w:r>
          </w:p>
        </w:tc>
      </w:tr>
      <w:tr w:rsidR="009867B5" w:rsidRPr="00391A35" w14:paraId="58AFBF5F" w14:textId="77777777" w:rsidTr="007B6E75">
        <w:trPr>
          <w:trHeight w:val="20"/>
        </w:trPr>
        <w:tc>
          <w:tcPr>
            <w:tcW w:w="0" w:type="dxa"/>
            <w:vMerge/>
            <w:hideMark/>
          </w:tcPr>
          <w:p w14:paraId="678500C2" w14:textId="77777777" w:rsidR="009867B5" w:rsidRPr="00391A35" w:rsidRDefault="009867B5" w:rsidP="001B3FA5">
            <w:pPr>
              <w:spacing w:line="480" w:lineRule="auto"/>
              <w:jc w:val="center"/>
              <w:rPr>
                <w:rFonts w:ascii="Arial" w:hAnsi="Arial" w:cs="Arial"/>
              </w:rPr>
            </w:pPr>
          </w:p>
        </w:tc>
        <w:tc>
          <w:tcPr>
            <w:tcW w:w="0" w:type="dxa"/>
            <w:vMerge w:val="restart"/>
            <w:hideMark/>
          </w:tcPr>
          <w:p w14:paraId="747AEE1C" w14:textId="77777777" w:rsidR="009867B5" w:rsidRPr="00391A35" w:rsidRDefault="009867B5" w:rsidP="001B3FA5">
            <w:pPr>
              <w:spacing w:line="480" w:lineRule="auto"/>
              <w:jc w:val="center"/>
              <w:rPr>
                <w:rFonts w:ascii="Arial" w:hAnsi="Arial" w:cs="Arial"/>
              </w:rPr>
            </w:pPr>
            <w:r w:rsidRPr="00391A35">
              <w:rPr>
                <w:rFonts w:ascii="Arial" w:hAnsi="Arial" w:cs="Arial"/>
              </w:rPr>
              <w:t>PAN</w:t>
            </w:r>
          </w:p>
        </w:tc>
        <w:tc>
          <w:tcPr>
            <w:tcW w:w="0" w:type="dxa"/>
            <w:vMerge w:val="restart"/>
            <w:hideMark/>
          </w:tcPr>
          <w:p w14:paraId="2B0DADFF" w14:textId="77777777" w:rsidR="009867B5" w:rsidRPr="00391A35" w:rsidRDefault="009867B5" w:rsidP="001B3FA5">
            <w:pPr>
              <w:spacing w:line="480" w:lineRule="auto"/>
              <w:jc w:val="center"/>
              <w:rPr>
                <w:rFonts w:ascii="Arial" w:hAnsi="Arial" w:cs="Arial"/>
              </w:rPr>
            </w:pPr>
            <w:r w:rsidRPr="00391A35">
              <w:rPr>
                <w:rFonts w:ascii="Arial" w:hAnsi="Arial" w:cs="Arial"/>
              </w:rPr>
              <w:t>13.68</w:t>
            </w:r>
          </w:p>
        </w:tc>
        <w:tc>
          <w:tcPr>
            <w:tcW w:w="0" w:type="dxa"/>
            <w:vMerge w:val="restart"/>
            <w:hideMark/>
          </w:tcPr>
          <w:p w14:paraId="46D8D2FF" w14:textId="77777777" w:rsidR="009867B5" w:rsidRPr="00391A35" w:rsidRDefault="009867B5" w:rsidP="001B3FA5">
            <w:pPr>
              <w:spacing w:line="480" w:lineRule="auto"/>
              <w:jc w:val="center"/>
              <w:rPr>
                <w:rFonts w:ascii="Arial" w:hAnsi="Arial" w:cs="Arial"/>
              </w:rPr>
            </w:pPr>
            <w:r w:rsidRPr="00391A35">
              <w:rPr>
                <w:rFonts w:ascii="Arial" w:hAnsi="Arial" w:cs="Arial"/>
              </w:rPr>
              <w:t>10.4-17.85</w:t>
            </w:r>
          </w:p>
        </w:tc>
        <w:tc>
          <w:tcPr>
            <w:tcW w:w="0" w:type="dxa"/>
            <w:vMerge w:val="restart"/>
            <w:hideMark/>
          </w:tcPr>
          <w:p w14:paraId="072365CB" w14:textId="77777777" w:rsidR="009867B5" w:rsidRPr="00391A35" w:rsidRDefault="009867B5" w:rsidP="001B3FA5">
            <w:pPr>
              <w:spacing w:line="480" w:lineRule="auto"/>
              <w:jc w:val="center"/>
              <w:rPr>
                <w:rFonts w:ascii="Arial" w:hAnsi="Arial" w:cs="Arial"/>
              </w:rPr>
            </w:pPr>
            <w:r w:rsidRPr="00391A35">
              <w:rPr>
                <w:rFonts w:ascii="Arial" w:hAnsi="Arial" w:cs="Arial"/>
              </w:rPr>
              <w:t>0.07</w:t>
            </w:r>
          </w:p>
        </w:tc>
        <w:tc>
          <w:tcPr>
            <w:tcW w:w="0" w:type="dxa"/>
            <w:vMerge w:val="restart"/>
            <w:hideMark/>
          </w:tcPr>
          <w:p w14:paraId="7404D876" w14:textId="77777777" w:rsidR="009867B5" w:rsidRPr="00391A35" w:rsidRDefault="009867B5" w:rsidP="001B3FA5">
            <w:pPr>
              <w:spacing w:line="480" w:lineRule="auto"/>
              <w:jc w:val="center"/>
              <w:rPr>
                <w:rFonts w:ascii="Arial" w:hAnsi="Arial" w:cs="Arial"/>
              </w:rPr>
            </w:pPr>
            <w:r w:rsidRPr="00391A35">
              <w:rPr>
                <w:rFonts w:ascii="Arial" w:hAnsi="Arial" w:cs="Arial"/>
              </w:rPr>
              <w:t>0.04-0.12</w:t>
            </w:r>
          </w:p>
        </w:tc>
        <w:tc>
          <w:tcPr>
            <w:tcW w:w="0" w:type="dxa"/>
            <w:hideMark/>
          </w:tcPr>
          <w:p w14:paraId="78F11E26" w14:textId="77777777" w:rsidR="009867B5" w:rsidRPr="00391A35" w:rsidRDefault="009867B5" w:rsidP="001B3FA5">
            <w:pPr>
              <w:spacing w:line="480" w:lineRule="auto"/>
              <w:jc w:val="center"/>
              <w:rPr>
                <w:rFonts w:ascii="Arial" w:hAnsi="Arial" w:cs="Arial"/>
              </w:rPr>
            </w:pPr>
            <w:r w:rsidRPr="00391A35">
              <w:rPr>
                <w:rFonts w:ascii="Arial" w:hAnsi="Arial" w:cs="Arial"/>
              </w:rPr>
              <w:t>BIP</w:t>
            </w:r>
          </w:p>
        </w:tc>
        <w:tc>
          <w:tcPr>
            <w:tcW w:w="0" w:type="dxa"/>
            <w:hideMark/>
          </w:tcPr>
          <w:p w14:paraId="551E9E9A" w14:textId="77777777" w:rsidR="009867B5" w:rsidRPr="00391A35" w:rsidRDefault="009867B5" w:rsidP="001B3FA5">
            <w:pPr>
              <w:spacing w:line="480" w:lineRule="auto"/>
              <w:jc w:val="center"/>
              <w:rPr>
                <w:rFonts w:ascii="Arial" w:hAnsi="Arial" w:cs="Arial"/>
              </w:rPr>
            </w:pPr>
            <w:r w:rsidRPr="00391A35">
              <w:rPr>
                <w:rFonts w:ascii="Arial" w:hAnsi="Arial" w:cs="Arial"/>
              </w:rPr>
              <w:t>0.74</w:t>
            </w:r>
          </w:p>
        </w:tc>
        <w:tc>
          <w:tcPr>
            <w:tcW w:w="1383" w:type="dxa"/>
            <w:hideMark/>
          </w:tcPr>
          <w:p w14:paraId="12B74B19" w14:textId="77777777" w:rsidR="009867B5" w:rsidRPr="00391A35" w:rsidRDefault="009867B5" w:rsidP="001B3FA5">
            <w:pPr>
              <w:spacing w:line="480" w:lineRule="auto"/>
              <w:jc w:val="center"/>
              <w:rPr>
                <w:rFonts w:ascii="Arial" w:hAnsi="Arial" w:cs="Arial"/>
              </w:rPr>
            </w:pPr>
            <w:r w:rsidRPr="00391A35">
              <w:rPr>
                <w:rFonts w:ascii="Arial" w:hAnsi="Arial" w:cs="Arial"/>
              </w:rPr>
              <w:t>0.33-1.36</w:t>
            </w:r>
          </w:p>
        </w:tc>
        <w:tc>
          <w:tcPr>
            <w:tcW w:w="2835" w:type="dxa"/>
            <w:hideMark/>
          </w:tcPr>
          <w:p w14:paraId="1CC8A6B2" w14:textId="77777777" w:rsidR="009867B5" w:rsidRPr="00391A35" w:rsidRDefault="009867B5" w:rsidP="001B3FA5">
            <w:pPr>
              <w:spacing w:line="480" w:lineRule="auto"/>
              <w:jc w:val="center"/>
              <w:rPr>
                <w:rFonts w:ascii="Arial" w:hAnsi="Arial" w:cs="Arial"/>
              </w:rPr>
            </w:pPr>
            <w:r w:rsidRPr="00391A35">
              <w:rPr>
                <w:rFonts w:ascii="Arial" w:hAnsi="Arial" w:cs="Arial"/>
              </w:rPr>
              <w:t>dominant</w:t>
            </w:r>
          </w:p>
        </w:tc>
      </w:tr>
      <w:tr w:rsidR="009867B5" w:rsidRPr="00391A35" w14:paraId="3716B9AE" w14:textId="77777777" w:rsidTr="007B6E75">
        <w:trPr>
          <w:trHeight w:val="20"/>
        </w:trPr>
        <w:tc>
          <w:tcPr>
            <w:tcW w:w="0" w:type="dxa"/>
            <w:vMerge/>
            <w:hideMark/>
          </w:tcPr>
          <w:p w14:paraId="694D8F01" w14:textId="77777777" w:rsidR="009867B5" w:rsidRPr="00391A35" w:rsidRDefault="009867B5" w:rsidP="001B3FA5">
            <w:pPr>
              <w:spacing w:line="480" w:lineRule="auto"/>
              <w:jc w:val="center"/>
              <w:rPr>
                <w:rFonts w:ascii="Arial" w:hAnsi="Arial" w:cs="Arial"/>
              </w:rPr>
            </w:pPr>
          </w:p>
        </w:tc>
        <w:tc>
          <w:tcPr>
            <w:tcW w:w="0" w:type="dxa"/>
            <w:vMerge/>
            <w:hideMark/>
          </w:tcPr>
          <w:p w14:paraId="5F73FDFE" w14:textId="77777777" w:rsidR="009867B5" w:rsidRPr="00391A35" w:rsidRDefault="009867B5" w:rsidP="001B3FA5">
            <w:pPr>
              <w:spacing w:line="480" w:lineRule="auto"/>
              <w:jc w:val="center"/>
              <w:rPr>
                <w:rFonts w:ascii="Arial" w:hAnsi="Arial" w:cs="Arial"/>
              </w:rPr>
            </w:pPr>
          </w:p>
        </w:tc>
        <w:tc>
          <w:tcPr>
            <w:tcW w:w="0" w:type="dxa"/>
            <w:vMerge/>
            <w:hideMark/>
          </w:tcPr>
          <w:p w14:paraId="7FE3D0F0" w14:textId="77777777" w:rsidR="009867B5" w:rsidRPr="00391A35" w:rsidRDefault="009867B5" w:rsidP="001B3FA5">
            <w:pPr>
              <w:spacing w:line="480" w:lineRule="auto"/>
              <w:jc w:val="center"/>
              <w:rPr>
                <w:rFonts w:ascii="Arial" w:hAnsi="Arial" w:cs="Arial"/>
              </w:rPr>
            </w:pPr>
          </w:p>
        </w:tc>
        <w:tc>
          <w:tcPr>
            <w:tcW w:w="0" w:type="dxa"/>
            <w:vMerge/>
            <w:hideMark/>
          </w:tcPr>
          <w:p w14:paraId="61D374F5" w14:textId="77777777" w:rsidR="009867B5" w:rsidRPr="00391A35" w:rsidRDefault="009867B5" w:rsidP="001B3FA5">
            <w:pPr>
              <w:spacing w:line="480" w:lineRule="auto"/>
              <w:jc w:val="center"/>
              <w:rPr>
                <w:rFonts w:ascii="Arial" w:hAnsi="Arial" w:cs="Arial"/>
              </w:rPr>
            </w:pPr>
          </w:p>
        </w:tc>
        <w:tc>
          <w:tcPr>
            <w:tcW w:w="0" w:type="dxa"/>
            <w:vMerge/>
            <w:hideMark/>
          </w:tcPr>
          <w:p w14:paraId="083AB8E5" w14:textId="77777777" w:rsidR="009867B5" w:rsidRPr="00391A35" w:rsidRDefault="009867B5" w:rsidP="001B3FA5">
            <w:pPr>
              <w:spacing w:line="480" w:lineRule="auto"/>
              <w:jc w:val="center"/>
              <w:rPr>
                <w:rFonts w:ascii="Arial" w:hAnsi="Arial" w:cs="Arial"/>
              </w:rPr>
            </w:pPr>
          </w:p>
        </w:tc>
        <w:tc>
          <w:tcPr>
            <w:tcW w:w="0" w:type="dxa"/>
            <w:vMerge/>
            <w:hideMark/>
          </w:tcPr>
          <w:p w14:paraId="4FD3CD28" w14:textId="77777777" w:rsidR="009867B5" w:rsidRPr="00391A35" w:rsidRDefault="009867B5" w:rsidP="001B3FA5">
            <w:pPr>
              <w:spacing w:line="480" w:lineRule="auto"/>
              <w:jc w:val="center"/>
              <w:rPr>
                <w:rFonts w:ascii="Arial" w:hAnsi="Arial" w:cs="Arial"/>
              </w:rPr>
            </w:pPr>
          </w:p>
        </w:tc>
        <w:tc>
          <w:tcPr>
            <w:tcW w:w="0" w:type="dxa"/>
            <w:hideMark/>
          </w:tcPr>
          <w:p w14:paraId="0B725891" w14:textId="77777777" w:rsidR="009867B5" w:rsidRPr="00391A35" w:rsidRDefault="009867B5" w:rsidP="001B3FA5">
            <w:pPr>
              <w:spacing w:line="480" w:lineRule="auto"/>
              <w:jc w:val="center"/>
              <w:rPr>
                <w:rFonts w:ascii="Arial" w:hAnsi="Arial" w:cs="Arial"/>
              </w:rPr>
            </w:pPr>
            <w:r w:rsidRPr="00391A35">
              <w:rPr>
                <w:rFonts w:ascii="Arial" w:hAnsi="Arial" w:cs="Arial"/>
              </w:rPr>
              <w:t>PAL</w:t>
            </w:r>
          </w:p>
        </w:tc>
        <w:tc>
          <w:tcPr>
            <w:tcW w:w="0" w:type="dxa"/>
            <w:hideMark/>
          </w:tcPr>
          <w:p w14:paraId="3CBC6EC5" w14:textId="77777777" w:rsidR="009867B5" w:rsidRPr="00391A35" w:rsidRDefault="009867B5" w:rsidP="001B3FA5">
            <w:pPr>
              <w:spacing w:line="480" w:lineRule="auto"/>
              <w:jc w:val="center"/>
              <w:rPr>
                <w:rFonts w:ascii="Arial" w:hAnsi="Arial" w:cs="Arial"/>
              </w:rPr>
            </w:pPr>
            <w:r w:rsidRPr="00391A35">
              <w:rPr>
                <w:rFonts w:ascii="Arial" w:hAnsi="Arial" w:cs="Arial"/>
              </w:rPr>
              <w:t>3.41</w:t>
            </w:r>
          </w:p>
        </w:tc>
        <w:tc>
          <w:tcPr>
            <w:tcW w:w="1383" w:type="dxa"/>
            <w:hideMark/>
          </w:tcPr>
          <w:p w14:paraId="23F248F8" w14:textId="77777777" w:rsidR="009867B5" w:rsidRPr="00391A35" w:rsidRDefault="009867B5" w:rsidP="001B3FA5">
            <w:pPr>
              <w:spacing w:line="480" w:lineRule="auto"/>
              <w:jc w:val="center"/>
              <w:rPr>
                <w:rFonts w:ascii="Arial" w:hAnsi="Arial" w:cs="Arial"/>
              </w:rPr>
            </w:pPr>
            <w:r w:rsidRPr="00391A35">
              <w:rPr>
                <w:rFonts w:ascii="Arial" w:hAnsi="Arial" w:cs="Arial"/>
              </w:rPr>
              <w:t>2.26-5.59</w:t>
            </w:r>
          </w:p>
        </w:tc>
        <w:tc>
          <w:tcPr>
            <w:tcW w:w="2835" w:type="dxa"/>
            <w:hideMark/>
          </w:tcPr>
          <w:p w14:paraId="20E61DEC" w14:textId="77777777" w:rsidR="009867B5" w:rsidRPr="00391A35" w:rsidRDefault="009867B5" w:rsidP="001B3FA5">
            <w:pPr>
              <w:spacing w:line="480" w:lineRule="auto"/>
              <w:jc w:val="center"/>
              <w:rPr>
                <w:rFonts w:ascii="Arial" w:hAnsi="Arial" w:cs="Arial"/>
              </w:rPr>
            </w:pPr>
            <w:r w:rsidRPr="00391A35">
              <w:rPr>
                <w:rFonts w:ascii="Arial" w:hAnsi="Arial" w:cs="Arial"/>
              </w:rPr>
              <w:t>excluded</w:t>
            </w:r>
          </w:p>
        </w:tc>
      </w:tr>
      <w:tr w:rsidR="009867B5" w:rsidRPr="00391A35" w14:paraId="296A0AA4" w14:textId="77777777" w:rsidTr="007B6E75">
        <w:trPr>
          <w:trHeight w:val="20"/>
        </w:trPr>
        <w:tc>
          <w:tcPr>
            <w:tcW w:w="0" w:type="dxa"/>
            <w:vMerge/>
            <w:hideMark/>
          </w:tcPr>
          <w:p w14:paraId="7DDE24F8" w14:textId="77777777" w:rsidR="009867B5" w:rsidRPr="00391A35" w:rsidRDefault="009867B5" w:rsidP="001B3FA5">
            <w:pPr>
              <w:spacing w:line="480" w:lineRule="auto"/>
              <w:jc w:val="center"/>
              <w:rPr>
                <w:rFonts w:ascii="Arial" w:hAnsi="Arial" w:cs="Arial"/>
              </w:rPr>
            </w:pPr>
          </w:p>
        </w:tc>
        <w:tc>
          <w:tcPr>
            <w:tcW w:w="0" w:type="dxa"/>
            <w:hideMark/>
          </w:tcPr>
          <w:p w14:paraId="4E3D395A" w14:textId="77777777" w:rsidR="009867B5" w:rsidRPr="00391A35" w:rsidRDefault="009867B5" w:rsidP="001B3FA5">
            <w:pPr>
              <w:spacing w:line="480" w:lineRule="auto"/>
              <w:jc w:val="center"/>
              <w:rPr>
                <w:rFonts w:ascii="Arial" w:hAnsi="Arial" w:cs="Arial"/>
              </w:rPr>
            </w:pPr>
            <w:r w:rsidRPr="00391A35">
              <w:rPr>
                <w:rFonts w:ascii="Arial" w:hAnsi="Arial" w:cs="Arial"/>
              </w:rPr>
              <w:t>PST</w:t>
            </w:r>
          </w:p>
        </w:tc>
        <w:tc>
          <w:tcPr>
            <w:tcW w:w="0" w:type="dxa"/>
            <w:hideMark/>
          </w:tcPr>
          <w:p w14:paraId="1DCE03E5" w14:textId="77777777" w:rsidR="009867B5" w:rsidRPr="00391A35" w:rsidRDefault="009867B5" w:rsidP="001B3FA5">
            <w:pPr>
              <w:spacing w:line="480" w:lineRule="auto"/>
              <w:jc w:val="center"/>
              <w:rPr>
                <w:rFonts w:ascii="Arial" w:hAnsi="Arial" w:cs="Arial"/>
              </w:rPr>
            </w:pPr>
            <w:r w:rsidRPr="00391A35">
              <w:rPr>
                <w:rFonts w:ascii="Arial" w:hAnsi="Arial" w:cs="Arial"/>
              </w:rPr>
              <w:t>6.27</w:t>
            </w:r>
          </w:p>
        </w:tc>
        <w:tc>
          <w:tcPr>
            <w:tcW w:w="0" w:type="dxa"/>
            <w:hideMark/>
          </w:tcPr>
          <w:p w14:paraId="037825A3" w14:textId="77777777" w:rsidR="009867B5" w:rsidRPr="00391A35" w:rsidRDefault="009867B5" w:rsidP="001B3FA5">
            <w:pPr>
              <w:spacing w:line="480" w:lineRule="auto"/>
              <w:jc w:val="center"/>
              <w:rPr>
                <w:rFonts w:ascii="Arial" w:hAnsi="Arial" w:cs="Arial"/>
              </w:rPr>
            </w:pPr>
            <w:r w:rsidRPr="00391A35">
              <w:rPr>
                <w:rFonts w:ascii="Arial" w:hAnsi="Arial" w:cs="Arial"/>
              </w:rPr>
              <w:t>3.4-10.66</w:t>
            </w:r>
          </w:p>
        </w:tc>
        <w:tc>
          <w:tcPr>
            <w:tcW w:w="0" w:type="dxa"/>
            <w:hideMark/>
          </w:tcPr>
          <w:p w14:paraId="33488F98" w14:textId="77777777" w:rsidR="009867B5" w:rsidRPr="00391A35" w:rsidRDefault="009867B5" w:rsidP="001B3FA5">
            <w:pPr>
              <w:spacing w:line="480" w:lineRule="auto"/>
              <w:jc w:val="center"/>
              <w:rPr>
                <w:rFonts w:ascii="Arial" w:hAnsi="Arial" w:cs="Arial"/>
              </w:rPr>
            </w:pPr>
            <w:r w:rsidRPr="00391A35">
              <w:rPr>
                <w:rFonts w:ascii="Arial" w:hAnsi="Arial" w:cs="Arial"/>
              </w:rPr>
              <w:t>0.08</w:t>
            </w:r>
          </w:p>
        </w:tc>
        <w:tc>
          <w:tcPr>
            <w:tcW w:w="0" w:type="dxa"/>
            <w:hideMark/>
          </w:tcPr>
          <w:p w14:paraId="01B98899" w14:textId="77777777" w:rsidR="009867B5" w:rsidRPr="00391A35" w:rsidRDefault="009867B5" w:rsidP="001B3FA5">
            <w:pPr>
              <w:spacing w:line="480" w:lineRule="auto"/>
              <w:jc w:val="center"/>
              <w:rPr>
                <w:rFonts w:ascii="Arial" w:hAnsi="Arial" w:cs="Arial"/>
              </w:rPr>
            </w:pPr>
            <w:r w:rsidRPr="00391A35">
              <w:rPr>
                <w:rFonts w:ascii="Arial" w:hAnsi="Arial" w:cs="Arial"/>
              </w:rPr>
              <w:t>0.03-0.19</w:t>
            </w:r>
          </w:p>
        </w:tc>
        <w:tc>
          <w:tcPr>
            <w:tcW w:w="0" w:type="dxa"/>
            <w:hideMark/>
          </w:tcPr>
          <w:p w14:paraId="45BA08E8" w14:textId="77777777" w:rsidR="009867B5" w:rsidRPr="00391A35" w:rsidRDefault="009867B5" w:rsidP="001B3FA5">
            <w:pPr>
              <w:spacing w:line="480" w:lineRule="auto"/>
              <w:jc w:val="center"/>
              <w:rPr>
                <w:rFonts w:ascii="Arial" w:hAnsi="Arial" w:cs="Arial"/>
              </w:rPr>
            </w:pPr>
            <w:r w:rsidRPr="00391A35">
              <w:rPr>
                <w:rFonts w:ascii="Arial" w:hAnsi="Arial" w:cs="Arial"/>
              </w:rPr>
              <w:t>BIP</w:t>
            </w:r>
          </w:p>
        </w:tc>
        <w:tc>
          <w:tcPr>
            <w:tcW w:w="0" w:type="dxa"/>
            <w:hideMark/>
          </w:tcPr>
          <w:p w14:paraId="0CF49663" w14:textId="77777777" w:rsidR="009867B5" w:rsidRPr="00391A35" w:rsidRDefault="009867B5" w:rsidP="001B3FA5">
            <w:pPr>
              <w:spacing w:line="480" w:lineRule="auto"/>
              <w:jc w:val="center"/>
              <w:rPr>
                <w:rFonts w:ascii="Arial" w:hAnsi="Arial" w:cs="Arial"/>
              </w:rPr>
            </w:pPr>
            <w:r w:rsidRPr="00391A35">
              <w:rPr>
                <w:rFonts w:ascii="Arial" w:hAnsi="Arial" w:cs="Arial"/>
              </w:rPr>
              <w:t>0.79</w:t>
            </w:r>
          </w:p>
        </w:tc>
        <w:tc>
          <w:tcPr>
            <w:tcW w:w="1383" w:type="dxa"/>
            <w:hideMark/>
          </w:tcPr>
          <w:p w14:paraId="1E39FFE0" w14:textId="77777777" w:rsidR="009867B5" w:rsidRPr="00391A35" w:rsidRDefault="009867B5" w:rsidP="001B3FA5">
            <w:pPr>
              <w:spacing w:line="480" w:lineRule="auto"/>
              <w:jc w:val="center"/>
              <w:rPr>
                <w:rFonts w:ascii="Arial" w:hAnsi="Arial" w:cs="Arial"/>
              </w:rPr>
            </w:pPr>
            <w:r w:rsidRPr="00391A35">
              <w:rPr>
                <w:rFonts w:ascii="Arial" w:hAnsi="Arial" w:cs="Arial"/>
              </w:rPr>
              <w:t>0.35-1.76</w:t>
            </w:r>
          </w:p>
        </w:tc>
        <w:tc>
          <w:tcPr>
            <w:tcW w:w="2835" w:type="dxa"/>
            <w:hideMark/>
          </w:tcPr>
          <w:p w14:paraId="3219F8C9" w14:textId="77777777" w:rsidR="009867B5" w:rsidRPr="00391A35" w:rsidRDefault="009867B5" w:rsidP="001B3FA5">
            <w:pPr>
              <w:spacing w:line="480" w:lineRule="auto"/>
              <w:jc w:val="center"/>
              <w:rPr>
                <w:rFonts w:ascii="Arial" w:hAnsi="Arial" w:cs="Arial"/>
              </w:rPr>
            </w:pPr>
            <w:r w:rsidRPr="00391A35">
              <w:rPr>
                <w:rFonts w:ascii="Arial" w:hAnsi="Arial" w:cs="Arial"/>
              </w:rPr>
              <w:t>stable coexistence</w:t>
            </w:r>
          </w:p>
        </w:tc>
      </w:tr>
      <w:tr w:rsidR="009867B5" w:rsidRPr="00391A35" w14:paraId="0C65688E" w14:textId="77777777" w:rsidTr="007B6E75">
        <w:trPr>
          <w:trHeight w:val="20"/>
        </w:trPr>
        <w:tc>
          <w:tcPr>
            <w:tcW w:w="0" w:type="dxa"/>
            <w:vMerge/>
            <w:hideMark/>
          </w:tcPr>
          <w:p w14:paraId="64270453" w14:textId="77777777" w:rsidR="009867B5" w:rsidRPr="00391A35" w:rsidRDefault="009867B5" w:rsidP="001B3FA5">
            <w:pPr>
              <w:spacing w:line="480" w:lineRule="auto"/>
              <w:jc w:val="center"/>
              <w:rPr>
                <w:rFonts w:ascii="Arial" w:hAnsi="Arial" w:cs="Arial"/>
              </w:rPr>
            </w:pPr>
          </w:p>
        </w:tc>
        <w:tc>
          <w:tcPr>
            <w:tcW w:w="0" w:type="dxa"/>
            <w:vMerge w:val="restart"/>
            <w:hideMark/>
          </w:tcPr>
          <w:p w14:paraId="47DDE0AF" w14:textId="77777777" w:rsidR="009867B5" w:rsidRPr="00391A35" w:rsidRDefault="009867B5" w:rsidP="001B3FA5">
            <w:pPr>
              <w:spacing w:line="480" w:lineRule="auto"/>
              <w:jc w:val="center"/>
              <w:rPr>
                <w:rFonts w:ascii="Arial" w:hAnsi="Arial" w:cs="Arial"/>
              </w:rPr>
            </w:pPr>
            <w:r w:rsidRPr="00391A35">
              <w:rPr>
                <w:rFonts w:ascii="Arial" w:hAnsi="Arial" w:cs="Arial"/>
              </w:rPr>
              <w:t>SUL</w:t>
            </w:r>
          </w:p>
        </w:tc>
        <w:tc>
          <w:tcPr>
            <w:tcW w:w="0" w:type="dxa"/>
            <w:vMerge w:val="restart"/>
            <w:hideMark/>
          </w:tcPr>
          <w:p w14:paraId="26016F12" w14:textId="77777777" w:rsidR="009867B5" w:rsidRPr="00391A35" w:rsidRDefault="009867B5" w:rsidP="001B3FA5">
            <w:pPr>
              <w:spacing w:line="480" w:lineRule="auto"/>
              <w:jc w:val="center"/>
              <w:rPr>
                <w:rFonts w:ascii="Arial" w:hAnsi="Arial" w:cs="Arial"/>
              </w:rPr>
            </w:pPr>
            <w:r w:rsidRPr="00391A35">
              <w:rPr>
                <w:rFonts w:ascii="Arial" w:hAnsi="Arial" w:cs="Arial"/>
              </w:rPr>
              <w:t>20.96</w:t>
            </w:r>
          </w:p>
        </w:tc>
        <w:tc>
          <w:tcPr>
            <w:tcW w:w="0" w:type="dxa"/>
            <w:vMerge w:val="restart"/>
            <w:hideMark/>
          </w:tcPr>
          <w:p w14:paraId="200EC2AF" w14:textId="77777777" w:rsidR="009867B5" w:rsidRPr="00391A35" w:rsidRDefault="009867B5" w:rsidP="001B3FA5">
            <w:pPr>
              <w:spacing w:line="480" w:lineRule="auto"/>
              <w:jc w:val="center"/>
              <w:rPr>
                <w:rFonts w:ascii="Arial" w:hAnsi="Arial" w:cs="Arial"/>
              </w:rPr>
            </w:pPr>
            <w:r w:rsidRPr="00391A35">
              <w:rPr>
                <w:rFonts w:ascii="Arial" w:hAnsi="Arial" w:cs="Arial"/>
              </w:rPr>
              <w:t>14.27-31.13</w:t>
            </w:r>
          </w:p>
        </w:tc>
        <w:tc>
          <w:tcPr>
            <w:tcW w:w="0" w:type="dxa"/>
            <w:vMerge w:val="restart"/>
            <w:hideMark/>
          </w:tcPr>
          <w:p w14:paraId="714F6F70" w14:textId="77777777" w:rsidR="009867B5" w:rsidRPr="00391A35" w:rsidRDefault="009867B5" w:rsidP="001B3FA5">
            <w:pPr>
              <w:spacing w:line="480" w:lineRule="auto"/>
              <w:jc w:val="center"/>
              <w:rPr>
                <w:rFonts w:ascii="Arial" w:hAnsi="Arial" w:cs="Arial"/>
              </w:rPr>
            </w:pPr>
            <w:r w:rsidRPr="00391A35">
              <w:rPr>
                <w:rFonts w:ascii="Arial" w:hAnsi="Arial" w:cs="Arial"/>
              </w:rPr>
              <w:t>0.25</w:t>
            </w:r>
          </w:p>
        </w:tc>
        <w:tc>
          <w:tcPr>
            <w:tcW w:w="0" w:type="dxa"/>
            <w:vMerge w:val="restart"/>
            <w:hideMark/>
          </w:tcPr>
          <w:p w14:paraId="0F7320EA" w14:textId="77777777" w:rsidR="009867B5" w:rsidRPr="00391A35" w:rsidRDefault="009867B5" w:rsidP="001B3FA5">
            <w:pPr>
              <w:spacing w:line="480" w:lineRule="auto"/>
              <w:jc w:val="center"/>
              <w:rPr>
                <w:rFonts w:ascii="Arial" w:hAnsi="Arial" w:cs="Arial"/>
              </w:rPr>
            </w:pPr>
            <w:r w:rsidRPr="00391A35">
              <w:rPr>
                <w:rFonts w:ascii="Arial" w:hAnsi="Arial" w:cs="Arial"/>
              </w:rPr>
              <w:t>0.14-0.44</w:t>
            </w:r>
          </w:p>
        </w:tc>
        <w:tc>
          <w:tcPr>
            <w:tcW w:w="0" w:type="dxa"/>
            <w:hideMark/>
          </w:tcPr>
          <w:p w14:paraId="4EC262FC" w14:textId="77777777" w:rsidR="009867B5" w:rsidRPr="00391A35" w:rsidRDefault="009867B5" w:rsidP="001B3FA5">
            <w:pPr>
              <w:spacing w:line="480" w:lineRule="auto"/>
              <w:jc w:val="center"/>
              <w:rPr>
                <w:rFonts w:ascii="Arial" w:hAnsi="Arial" w:cs="Arial"/>
              </w:rPr>
            </w:pPr>
            <w:r w:rsidRPr="00391A35">
              <w:rPr>
                <w:rFonts w:ascii="Arial" w:hAnsi="Arial" w:cs="Arial"/>
              </w:rPr>
              <w:t>BIP</w:t>
            </w:r>
          </w:p>
        </w:tc>
        <w:tc>
          <w:tcPr>
            <w:tcW w:w="0" w:type="dxa"/>
            <w:hideMark/>
          </w:tcPr>
          <w:p w14:paraId="125C3D4F" w14:textId="77777777" w:rsidR="009867B5" w:rsidRPr="00391A35" w:rsidRDefault="009867B5" w:rsidP="001B3FA5">
            <w:pPr>
              <w:spacing w:line="480" w:lineRule="auto"/>
              <w:jc w:val="center"/>
              <w:rPr>
                <w:rFonts w:ascii="Arial" w:hAnsi="Arial" w:cs="Arial"/>
              </w:rPr>
            </w:pPr>
            <w:r w:rsidRPr="00391A35">
              <w:rPr>
                <w:rFonts w:ascii="Arial" w:hAnsi="Arial" w:cs="Arial"/>
              </w:rPr>
              <w:t>0.41</w:t>
            </w:r>
          </w:p>
        </w:tc>
        <w:tc>
          <w:tcPr>
            <w:tcW w:w="1383" w:type="dxa"/>
            <w:hideMark/>
          </w:tcPr>
          <w:p w14:paraId="77A8B86B" w14:textId="77777777" w:rsidR="009867B5" w:rsidRPr="00391A35" w:rsidRDefault="009867B5" w:rsidP="001B3FA5">
            <w:pPr>
              <w:spacing w:line="480" w:lineRule="auto"/>
              <w:jc w:val="center"/>
              <w:rPr>
                <w:rFonts w:ascii="Arial" w:hAnsi="Arial" w:cs="Arial"/>
              </w:rPr>
            </w:pPr>
            <w:r w:rsidRPr="00391A35">
              <w:rPr>
                <w:rFonts w:ascii="Arial" w:hAnsi="Arial" w:cs="Arial"/>
              </w:rPr>
              <w:t>0.19-0.67</w:t>
            </w:r>
          </w:p>
        </w:tc>
        <w:tc>
          <w:tcPr>
            <w:tcW w:w="2835" w:type="dxa"/>
            <w:hideMark/>
          </w:tcPr>
          <w:p w14:paraId="1EB7CDF8" w14:textId="77777777" w:rsidR="009867B5" w:rsidRPr="00391A35" w:rsidRDefault="009867B5" w:rsidP="001B3FA5">
            <w:pPr>
              <w:spacing w:line="480" w:lineRule="auto"/>
              <w:jc w:val="center"/>
              <w:rPr>
                <w:rFonts w:ascii="Arial" w:hAnsi="Arial" w:cs="Arial"/>
              </w:rPr>
            </w:pPr>
            <w:r w:rsidRPr="00391A35">
              <w:rPr>
                <w:rFonts w:ascii="Arial" w:hAnsi="Arial" w:cs="Arial"/>
              </w:rPr>
              <w:t>dominant</w:t>
            </w:r>
          </w:p>
        </w:tc>
      </w:tr>
      <w:tr w:rsidR="009867B5" w:rsidRPr="00391A35" w14:paraId="67604898" w14:textId="77777777" w:rsidTr="007B6E75">
        <w:trPr>
          <w:trHeight w:val="20"/>
        </w:trPr>
        <w:tc>
          <w:tcPr>
            <w:tcW w:w="0" w:type="dxa"/>
            <w:vMerge/>
            <w:hideMark/>
          </w:tcPr>
          <w:p w14:paraId="2968D1AD" w14:textId="77777777" w:rsidR="009867B5" w:rsidRPr="00391A35" w:rsidRDefault="009867B5" w:rsidP="001B3FA5">
            <w:pPr>
              <w:spacing w:line="480" w:lineRule="auto"/>
              <w:jc w:val="center"/>
              <w:rPr>
                <w:rFonts w:ascii="Arial" w:hAnsi="Arial" w:cs="Arial"/>
              </w:rPr>
            </w:pPr>
          </w:p>
        </w:tc>
        <w:tc>
          <w:tcPr>
            <w:tcW w:w="0" w:type="dxa"/>
            <w:vMerge/>
            <w:hideMark/>
          </w:tcPr>
          <w:p w14:paraId="35409544" w14:textId="77777777" w:rsidR="009867B5" w:rsidRPr="00391A35" w:rsidRDefault="009867B5" w:rsidP="001B3FA5">
            <w:pPr>
              <w:spacing w:line="480" w:lineRule="auto"/>
              <w:jc w:val="center"/>
              <w:rPr>
                <w:rFonts w:ascii="Arial" w:hAnsi="Arial" w:cs="Arial"/>
              </w:rPr>
            </w:pPr>
          </w:p>
        </w:tc>
        <w:tc>
          <w:tcPr>
            <w:tcW w:w="0" w:type="dxa"/>
            <w:vMerge/>
            <w:hideMark/>
          </w:tcPr>
          <w:p w14:paraId="09AB2D1F" w14:textId="77777777" w:rsidR="009867B5" w:rsidRPr="00391A35" w:rsidRDefault="009867B5" w:rsidP="001B3FA5">
            <w:pPr>
              <w:spacing w:line="480" w:lineRule="auto"/>
              <w:jc w:val="center"/>
              <w:rPr>
                <w:rFonts w:ascii="Arial" w:hAnsi="Arial" w:cs="Arial"/>
              </w:rPr>
            </w:pPr>
          </w:p>
        </w:tc>
        <w:tc>
          <w:tcPr>
            <w:tcW w:w="0" w:type="dxa"/>
            <w:vMerge/>
            <w:hideMark/>
          </w:tcPr>
          <w:p w14:paraId="06EEA275" w14:textId="77777777" w:rsidR="009867B5" w:rsidRPr="00391A35" w:rsidRDefault="009867B5" w:rsidP="001B3FA5">
            <w:pPr>
              <w:spacing w:line="480" w:lineRule="auto"/>
              <w:jc w:val="center"/>
              <w:rPr>
                <w:rFonts w:ascii="Arial" w:hAnsi="Arial" w:cs="Arial"/>
              </w:rPr>
            </w:pPr>
          </w:p>
        </w:tc>
        <w:tc>
          <w:tcPr>
            <w:tcW w:w="0" w:type="dxa"/>
            <w:vMerge/>
            <w:hideMark/>
          </w:tcPr>
          <w:p w14:paraId="0BDB0BB8" w14:textId="77777777" w:rsidR="009867B5" w:rsidRPr="00391A35" w:rsidRDefault="009867B5" w:rsidP="001B3FA5">
            <w:pPr>
              <w:spacing w:line="480" w:lineRule="auto"/>
              <w:jc w:val="center"/>
              <w:rPr>
                <w:rFonts w:ascii="Arial" w:hAnsi="Arial" w:cs="Arial"/>
              </w:rPr>
            </w:pPr>
          </w:p>
        </w:tc>
        <w:tc>
          <w:tcPr>
            <w:tcW w:w="0" w:type="dxa"/>
            <w:vMerge/>
            <w:hideMark/>
          </w:tcPr>
          <w:p w14:paraId="6D5D4192" w14:textId="77777777" w:rsidR="009867B5" w:rsidRPr="00391A35" w:rsidRDefault="009867B5" w:rsidP="001B3FA5">
            <w:pPr>
              <w:spacing w:line="480" w:lineRule="auto"/>
              <w:jc w:val="center"/>
              <w:rPr>
                <w:rFonts w:ascii="Arial" w:hAnsi="Arial" w:cs="Arial"/>
              </w:rPr>
            </w:pPr>
          </w:p>
        </w:tc>
        <w:tc>
          <w:tcPr>
            <w:tcW w:w="0" w:type="dxa"/>
            <w:hideMark/>
          </w:tcPr>
          <w:p w14:paraId="2DA972EE" w14:textId="77777777" w:rsidR="009867B5" w:rsidRPr="00391A35" w:rsidRDefault="009867B5" w:rsidP="001B3FA5">
            <w:pPr>
              <w:spacing w:line="480" w:lineRule="auto"/>
              <w:jc w:val="center"/>
              <w:rPr>
                <w:rFonts w:ascii="Arial" w:hAnsi="Arial" w:cs="Arial"/>
              </w:rPr>
            </w:pPr>
            <w:r w:rsidRPr="00391A35">
              <w:rPr>
                <w:rFonts w:ascii="Arial" w:hAnsi="Arial" w:cs="Arial"/>
              </w:rPr>
              <w:t>PAL</w:t>
            </w:r>
          </w:p>
        </w:tc>
        <w:tc>
          <w:tcPr>
            <w:tcW w:w="0" w:type="dxa"/>
            <w:hideMark/>
          </w:tcPr>
          <w:p w14:paraId="58AAD5B9" w14:textId="77777777" w:rsidR="009867B5" w:rsidRPr="00391A35" w:rsidRDefault="009867B5" w:rsidP="001B3FA5">
            <w:pPr>
              <w:spacing w:line="480" w:lineRule="auto"/>
              <w:jc w:val="center"/>
              <w:rPr>
                <w:rFonts w:ascii="Arial" w:hAnsi="Arial" w:cs="Arial"/>
              </w:rPr>
            </w:pPr>
            <w:r w:rsidRPr="00391A35">
              <w:rPr>
                <w:rFonts w:ascii="Arial" w:hAnsi="Arial" w:cs="Arial"/>
              </w:rPr>
              <w:t>1.05</w:t>
            </w:r>
          </w:p>
        </w:tc>
        <w:tc>
          <w:tcPr>
            <w:tcW w:w="1383" w:type="dxa"/>
            <w:hideMark/>
          </w:tcPr>
          <w:p w14:paraId="2CD5FC11" w14:textId="77777777" w:rsidR="009867B5" w:rsidRPr="00391A35" w:rsidRDefault="009867B5" w:rsidP="001B3FA5">
            <w:pPr>
              <w:spacing w:line="480" w:lineRule="auto"/>
              <w:jc w:val="center"/>
              <w:rPr>
                <w:rFonts w:ascii="Arial" w:hAnsi="Arial" w:cs="Arial"/>
              </w:rPr>
            </w:pPr>
            <w:r w:rsidRPr="00391A35">
              <w:rPr>
                <w:rFonts w:ascii="Arial" w:hAnsi="Arial" w:cs="Arial"/>
              </w:rPr>
              <w:t>0.71-1.53</w:t>
            </w:r>
          </w:p>
        </w:tc>
        <w:tc>
          <w:tcPr>
            <w:tcW w:w="2835" w:type="dxa"/>
            <w:hideMark/>
          </w:tcPr>
          <w:p w14:paraId="2833D432" w14:textId="77777777" w:rsidR="009867B5" w:rsidRPr="00391A35" w:rsidRDefault="009867B5" w:rsidP="001B3FA5">
            <w:pPr>
              <w:spacing w:line="480" w:lineRule="auto"/>
              <w:jc w:val="center"/>
              <w:rPr>
                <w:rFonts w:ascii="Arial" w:hAnsi="Arial" w:cs="Arial"/>
              </w:rPr>
            </w:pPr>
            <w:r w:rsidRPr="00391A35">
              <w:rPr>
                <w:rFonts w:ascii="Arial" w:hAnsi="Arial" w:cs="Arial"/>
              </w:rPr>
              <w:t>unstable coexistence</w:t>
            </w:r>
          </w:p>
        </w:tc>
      </w:tr>
      <w:tr w:rsidR="009867B5" w:rsidRPr="00391A35" w14:paraId="2CBDE8EB" w14:textId="77777777" w:rsidTr="007B6E75">
        <w:trPr>
          <w:trHeight w:val="20"/>
        </w:trPr>
        <w:tc>
          <w:tcPr>
            <w:tcW w:w="0" w:type="dxa"/>
            <w:vMerge w:val="restart"/>
            <w:hideMark/>
          </w:tcPr>
          <w:p w14:paraId="73CDE587" w14:textId="545FCA5E" w:rsidR="009867B5" w:rsidRPr="00391A35" w:rsidRDefault="0001304F" w:rsidP="001B3FA5">
            <w:pPr>
              <w:spacing w:line="480" w:lineRule="auto"/>
              <w:jc w:val="center"/>
              <w:rPr>
                <w:rFonts w:ascii="Arial" w:hAnsi="Arial" w:cs="Arial"/>
              </w:rPr>
            </w:pPr>
            <w:r w:rsidRPr="00391A35">
              <w:rPr>
                <w:rFonts w:ascii="Arial" w:hAnsi="Arial" w:cs="Arial"/>
              </w:rPr>
              <w:t>Warm, l</w:t>
            </w:r>
            <w:r w:rsidR="009867B5" w:rsidRPr="00391A35">
              <w:rPr>
                <w:rFonts w:ascii="Arial" w:hAnsi="Arial" w:cs="Arial"/>
              </w:rPr>
              <w:t>owland</w:t>
            </w:r>
          </w:p>
        </w:tc>
        <w:tc>
          <w:tcPr>
            <w:tcW w:w="0" w:type="dxa"/>
            <w:vMerge w:val="restart"/>
            <w:hideMark/>
          </w:tcPr>
          <w:p w14:paraId="3CEB64FA" w14:textId="77777777" w:rsidR="009867B5" w:rsidRPr="00391A35" w:rsidRDefault="009867B5" w:rsidP="001B3FA5">
            <w:pPr>
              <w:spacing w:line="480" w:lineRule="auto"/>
              <w:jc w:val="center"/>
              <w:rPr>
                <w:rFonts w:ascii="Arial" w:hAnsi="Arial" w:cs="Arial"/>
              </w:rPr>
            </w:pPr>
            <w:r w:rsidRPr="00391A35">
              <w:rPr>
                <w:rFonts w:ascii="Arial" w:hAnsi="Arial" w:cs="Arial"/>
              </w:rPr>
              <w:t>BIP</w:t>
            </w:r>
          </w:p>
        </w:tc>
        <w:tc>
          <w:tcPr>
            <w:tcW w:w="0" w:type="dxa"/>
            <w:vMerge w:val="restart"/>
            <w:hideMark/>
          </w:tcPr>
          <w:p w14:paraId="2D8DAB41" w14:textId="77777777" w:rsidR="009867B5" w:rsidRPr="00391A35" w:rsidRDefault="009867B5" w:rsidP="001B3FA5">
            <w:pPr>
              <w:spacing w:line="480" w:lineRule="auto"/>
              <w:jc w:val="center"/>
              <w:rPr>
                <w:rFonts w:ascii="Arial" w:hAnsi="Arial" w:cs="Arial"/>
              </w:rPr>
            </w:pPr>
            <w:r w:rsidRPr="00391A35">
              <w:rPr>
                <w:rFonts w:ascii="Arial" w:hAnsi="Arial" w:cs="Arial"/>
              </w:rPr>
              <w:t>15.35</w:t>
            </w:r>
          </w:p>
        </w:tc>
        <w:tc>
          <w:tcPr>
            <w:tcW w:w="0" w:type="dxa"/>
            <w:vMerge w:val="restart"/>
            <w:hideMark/>
          </w:tcPr>
          <w:p w14:paraId="2EEFADB0" w14:textId="77777777" w:rsidR="009867B5" w:rsidRPr="00391A35" w:rsidRDefault="009867B5" w:rsidP="001B3FA5">
            <w:pPr>
              <w:spacing w:line="480" w:lineRule="auto"/>
              <w:jc w:val="center"/>
              <w:rPr>
                <w:rFonts w:ascii="Arial" w:hAnsi="Arial" w:cs="Arial"/>
              </w:rPr>
            </w:pPr>
            <w:r w:rsidRPr="00391A35">
              <w:rPr>
                <w:rFonts w:ascii="Arial" w:hAnsi="Arial" w:cs="Arial"/>
              </w:rPr>
              <w:t>12.51-19.05</w:t>
            </w:r>
          </w:p>
        </w:tc>
        <w:tc>
          <w:tcPr>
            <w:tcW w:w="0" w:type="dxa"/>
            <w:vMerge w:val="restart"/>
            <w:hideMark/>
          </w:tcPr>
          <w:p w14:paraId="3BE700F2" w14:textId="77777777" w:rsidR="009867B5" w:rsidRPr="00391A35" w:rsidRDefault="009867B5" w:rsidP="001B3FA5">
            <w:pPr>
              <w:spacing w:line="480" w:lineRule="auto"/>
              <w:jc w:val="center"/>
              <w:rPr>
                <w:rFonts w:ascii="Arial" w:hAnsi="Arial" w:cs="Arial"/>
              </w:rPr>
            </w:pPr>
            <w:r w:rsidRPr="00391A35">
              <w:rPr>
                <w:rFonts w:ascii="Arial" w:hAnsi="Arial" w:cs="Arial"/>
              </w:rPr>
              <w:t>0.07</w:t>
            </w:r>
          </w:p>
        </w:tc>
        <w:tc>
          <w:tcPr>
            <w:tcW w:w="0" w:type="dxa"/>
            <w:vMerge w:val="restart"/>
            <w:hideMark/>
          </w:tcPr>
          <w:p w14:paraId="281C0CBF" w14:textId="77777777" w:rsidR="009867B5" w:rsidRPr="00391A35" w:rsidRDefault="009867B5" w:rsidP="001B3FA5">
            <w:pPr>
              <w:spacing w:line="480" w:lineRule="auto"/>
              <w:jc w:val="center"/>
              <w:rPr>
                <w:rFonts w:ascii="Arial" w:hAnsi="Arial" w:cs="Arial"/>
              </w:rPr>
            </w:pPr>
            <w:r w:rsidRPr="00391A35">
              <w:rPr>
                <w:rFonts w:ascii="Arial" w:hAnsi="Arial" w:cs="Arial"/>
              </w:rPr>
              <w:t>0.05-0.11</w:t>
            </w:r>
          </w:p>
        </w:tc>
        <w:tc>
          <w:tcPr>
            <w:tcW w:w="0" w:type="dxa"/>
            <w:hideMark/>
          </w:tcPr>
          <w:p w14:paraId="5721C424" w14:textId="77777777" w:rsidR="009867B5" w:rsidRPr="00391A35" w:rsidRDefault="009867B5" w:rsidP="001B3FA5">
            <w:pPr>
              <w:spacing w:line="480" w:lineRule="auto"/>
              <w:jc w:val="center"/>
              <w:rPr>
                <w:rFonts w:ascii="Arial" w:hAnsi="Arial" w:cs="Arial"/>
              </w:rPr>
            </w:pPr>
            <w:r w:rsidRPr="00391A35">
              <w:rPr>
                <w:rFonts w:ascii="Arial" w:hAnsi="Arial" w:cs="Arial"/>
              </w:rPr>
              <w:t>PAL</w:t>
            </w:r>
          </w:p>
        </w:tc>
        <w:tc>
          <w:tcPr>
            <w:tcW w:w="0" w:type="dxa"/>
            <w:hideMark/>
          </w:tcPr>
          <w:p w14:paraId="456E813A" w14:textId="77777777" w:rsidR="009867B5" w:rsidRPr="00391A35" w:rsidRDefault="009867B5" w:rsidP="001B3FA5">
            <w:pPr>
              <w:spacing w:line="480" w:lineRule="auto"/>
              <w:jc w:val="center"/>
              <w:rPr>
                <w:rFonts w:ascii="Arial" w:hAnsi="Arial" w:cs="Arial"/>
              </w:rPr>
            </w:pPr>
            <w:r w:rsidRPr="00391A35">
              <w:rPr>
                <w:rFonts w:ascii="Arial" w:hAnsi="Arial" w:cs="Arial"/>
              </w:rPr>
              <w:t>0.29</w:t>
            </w:r>
          </w:p>
        </w:tc>
        <w:tc>
          <w:tcPr>
            <w:tcW w:w="1383" w:type="dxa"/>
            <w:hideMark/>
          </w:tcPr>
          <w:p w14:paraId="3B607A58" w14:textId="77777777" w:rsidR="009867B5" w:rsidRPr="00391A35" w:rsidRDefault="009867B5" w:rsidP="001B3FA5">
            <w:pPr>
              <w:spacing w:line="480" w:lineRule="auto"/>
              <w:jc w:val="center"/>
              <w:rPr>
                <w:rFonts w:ascii="Arial" w:hAnsi="Arial" w:cs="Arial"/>
              </w:rPr>
            </w:pPr>
            <w:r w:rsidRPr="00391A35">
              <w:rPr>
                <w:rFonts w:ascii="Arial" w:hAnsi="Arial" w:cs="Arial"/>
              </w:rPr>
              <w:t>0.07-0.63</w:t>
            </w:r>
          </w:p>
        </w:tc>
        <w:tc>
          <w:tcPr>
            <w:tcW w:w="2835" w:type="dxa"/>
            <w:hideMark/>
          </w:tcPr>
          <w:p w14:paraId="7F424780" w14:textId="77777777" w:rsidR="009867B5" w:rsidRPr="00391A35" w:rsidRDefault="009867B5" w:rsidP="001B3FA5">
            <w:pPr>
              <w:spacing w:line="480" w:lineRule="auto"/>
              <w:jc w:val="center"/>
              <w:rPr>
                <w:rFonts w:ascii="Arial" w:hAnsi="Arial" w:cs="Arial"/>
              </w:rPr>
            </w:pPr>
            <w:r w:rsidRPr="00391A35">
              <w:rPr>
                <w:rFonts w:ascii="Arial" w:hAnsi="Arial" w:cs="Arial"/>
              </w:rPr>
              <w:t>dominant</w:t>
            </w:r>
          </w:p>
        </w:tc>
      </w:tr>
      <w:tr w:rsidR="009867B5" w:rsidRPr="00391A35" w14:paraId="6D5C182C" w14:textId="77777777" w:rsidTr="007B6E75">
        <w:trPr>
          <w:trHeight w:val="20"/>
        </w:trPr>
        <w:tc>
          <w:tcPr>
            <w:tcW w:w="0" w:type="dxa"/>
            <w:vMerge/>
            <w:hideMark/>
          </w:tcPr>
          <w:p w14:paraId="0C9D5D1C" w14:textId="77777777" w:rsidR="009867B5" w:rsidRPr="00391A35" w:rsidRDefault="009867B5" w:rsidP="001B3FA5">
            <w:pPr>
              <w:spacing w:line="480" w:lineRule="auto"/>
              <w:jc w:val="center"/>
              <w:rPr>
                <w:rFonts w:ascii="Arial" w:hAnsi="Arial" w:cs="Arial"/>
              </w:rPr>
            </w:pPr>
          </w:p>
        </w:tc>
        <w:tc>
          <w:tcPr>
            <w:tcW w:w="0" w:type="dxa"/>
            <w:vMerge/>
            <w:hideMark/>
          </w:tcPr>
          <w:p w14:paraId="0C09B791" w14:textId="77777777" w:rsidR="009867B5" w:rsidRPr="00391A35" w:rsidRDefault="009867B5" w:rsidP="001B3FA5">
            <w:pPr>
              <w:spacing w:line="480" w:lineRule="auto"/>
              <w:jc w:val="center"/>
              <w:rPr>
                <w:rFonts w:ascii="Arial" w:hAnsi="Arial" w:cs="Arial"/>
              </w:rPr>
            </w:pPr>
          </w:p>
        </w:tc>
        <w:tc>
          <w:tcPr>
            <w:tcW w:w="0" w:type="dxa"/>
            <w:vMerge/>
            <w:hideMark/>
          </w:tcPr>
          <w:p w14:paraId="6BD3F896" w14:textId="77777777" w:rsidR="009867B5" w:rsidRPr="00391A35" w:rsidRDefault="009867B5" w:rsidP="001B3FA5">
            <w:pPr>
              <w:spacing w:line="480" w:lineRule="auto"/>
              <w:jc w:val="center"/>
              <w:rPr>
                <w:rFonts w:ascii="Arial" w:hAnsi="Arial" w:cs="Arial"/>
              </w:rPr>
            </w:pPr>
          </w:p>
        </w:tc>
        <w:tc>
          <w:tcPr>
            <w:tcW w:w="0" w:type="dxa"/>
            <w:vMerge/>
            <w:hideMark/>
          </w:tcPr>
          <w:p w14:paraId="3DF47433" w14:textId="77777777" w:rsidR="009867B5" w:rsidRPr="00391A35" w:rsidRDefault="009867B5" w:rsidP="001B3FA5">
            <w:pPr>
              <w:spacing w:line="480" w:lineRule="auto"/>
              <w:jc w:val="center"/>
              <w:rPr>
                <w:rFonts w:ascii="Arial" w:hAnsi="Arial" w:cs="Arial"/>
              </w:rPr>
            </w:pPr>
          </w:p>
        </w:tc>
        <w:tc>
          <w:tcPr>
            <w:tcW w:w="0" w:type="dxa"/>
            <w:vMerge/>
            <w:hideMark/>
          </w:tcPr>
          <w:p w14:paraId="661A9CF8" w14:textId="77777777" w:rsidR="009867B5" w:rsidRPr="00391A35" w:rsidRDefault="009867B5" w:rsidP="001B3FA5">
            <w:pPr>
              <w:spacing w:line="480" w:lineRule="auto"/>
              <w:jc w:val="center"/>
              <w:rPr>
                <w:rFonts w:ascii="Arial" w:hAnsi="Arial" w:cs="Arial"/>
              </w:rPr>
            </w:pPr>
          </w:p>
        </w:tc>
        <w:tc>
          <w:tcPr>
            <w:tcW w:w="0" w:type="dxa"/>
            <w:vMerge/>
            <w:hideMark/>
          </w:tcPr>
          <w:p w14:paraId="2604CB22" w14:textId="77777777" w:rsidR="009867B5" w:rsidRPr="00391A35" w:rsidRDefault="009867B5" w:rsidP="001B3FA5">
            <w:pPr>
              <w:spacing w:line="480" w:lineRule="auto"/>
              <w:jc w:val="center"/>
              <w:rPr>
                <w:rFonts w:ascii="Arial" w:hAnsi="Arial" w:cs="Arial"/>
              </w:rPr>
            </w:pPr>
          </w:p>
        </w:tc>
        <w:tc>
          <w:tcPr>
            <w:tcW w:w="0" w:type="dxa"/>
            <w:hideMark/>
          </w:tcPr>
          <w:p w14:paraId="20F1A68E" w14:textId="77777777" w:rsidR="009867B5" w:rsidRPr="00391A35" w:rsidRDefault="009867B5" w:rsidP="001B3FA5">
            <w:pPr>
              <w:spacing w:line="480" w:lineRule="auto"/>
              <w:jc w:val="center"/>
              <w:rPr>
                <w:rFonts w:ascii="Arial" w:hAnsi="Arial" w:cs="Arial"/>
              </w:rPr>
            </w:pPr>
            <w:r w:rsidRPr="00391A35">
              <w:rPr>
                <w:rFonts w:ascii="Arial" w:hAnsi="Arial" w:cs="Arial"/>
              </w:rPr>
              <w:t>PAN</w:t>
            </w:r>
          </w:p>
        </w:tc>
        <w:tc>
          <w:tcPr>
            <w:tcW w:w="0" w:type="dxa"/>
            <w:hideMark/>
          </w:tcPr>
          <w:p w14:paraId="718F48D6" w14:textId="77777777" w:rsidR="009867B5" w:rsidRPr="00391A35" w:rsidRDefault="009867B5" w:rsidP="001B3FA5">
            <w:pPr>
              <w:spacing w:line="480" w:lineRule="auto"/>
              <w:jc w:val="center"/>
              <w:rPr>
                <w:rFonts w:ascii="Arial" w:hAnsi="Arial" w:cs="Arial"/>
              </w:rPr>
            </w:pPr>
            <w:r w:rsidRPr="00391A35">
              <w:rPr>
                <w:rFonts w:ascii="Arial" w:hAnsi="Arial" w:cs="Arial"/>
              </w:rPr>
              <w:t>0.87</w:t>
            </w:r>
          </w:p>
        </w:tc>
        <w:tc>
          <w:tcPr>
            <w:tcW w:w="1383" w:type="dxa"/>
            <w:hideMark/>
          </w:tcPr>
          <w:p w14:paraId="20EA1CE0" w14:textId="77777777" w:rsidR="009867B5" w:rsidRPr="00391A35" w:rsidRDefault="009867B5" w:rsidP="001B3FA5">
            <w:pPr>
              <w:spacing w:line="480" w:lineRule="auto"/>
              <w:jc w:val="center"/>
              <w:rPr>
                <w:rFonts w:ascii="Arial" w:hAnsi="Arial" w:cs="Arial"/>
              </w:rPr>
            </w:pPr>
            <w:r w:rsidRPr="00391A35">
              <w:rPr>
                <w:rFonts w:ascii="Arial" w:hAnsi="Arial" w:cs="Arial"/>
              </w:rPr>
              <w:t>0.54-1.35</w:t>
            </w:r>
          </w:p>
        </w:tc>
        <w:tc>
          <w:tcPr>
            <w:tcW w:w="2835" w:type="dxa"/>
            <w:hideMark/>
          </w:tcPr>
          <w:p w14:paraId="50627CD7" w14:textId="77777777" w:rsidR="009867B5" w:rsidRPr="00391A35" w:rsidRDefault="009867B5" w:rsidP="001B3FA5">
            <w:pPr>
              <w:spacing w:line="480" w:lineRule="auto"/>
              <w:jc w:val="center"/>
              <w:rPr>
                <w:rFonts w:ascii="Arial" w:hAnsi="Arial" w:cs="Arial"/>
              </w:rPr>
            </w:pPr>
            <w:r w:rsidRPr="00391A35">
              <w:rPr>
                <w:rFonts w:ascii="Arial" w:hAnsi="Arial" w:cs="Arial"/>
              </w:rPr>
              <w:t>stable coexistence</w:t>
            </w:r>
          </w:p>
        </w:tc>
      </w:tr>
      <w:tr w:rsidR="009867B5" w:rsidRPr="00391A35" w14:paraId="5025644D" w14:textId="77777777" w:rsidTr="007B6E75">
        <w:trPr>
          <w:trHeight w:val="20"/>
        </w:trPr>
        <w:tc>
          <w:tcPr>
            <w:tcW w:w="0" w:type="dxa"/>
            <w:vMerge/>
            <w:hideMark/>
          </w:tcPr>
          <w:p w14:paraId="0118488C" w14:textId="77777777" w:rsidR="009867B5" w:rsidRPr="00391A35" w:rsidRDefault="009867B5" w:rsidP="001B3FA5">
            <w:pPr>
              <w:spacing w:line="480" w:lineRule="auto"/>
              <w:jc w:val="center"/>
              <w:rPr>
                <w:rFonts w:ascii="Arial" w:hAnsi="Arial" w:cs="Arial"/>
              </w:rPr>
            </w:pPr>
          </w:p>
        </w:tc>
        <w:tc>
          <w:tcPr>
            <w:tcW w:w="0" w:type="dxa"/>
            <w:vMerge/>
            <w:hideMark/>
          </w:tcPr>
          <w:p w14:paraId="1BA3E061" w14:textId="77777777" w:rsidR="009867B5" w:rsidRPr="00391A35" w:rsidRDefault="009867B5" w:rsidP="001B3FA5">
            <w:pPr>
              <w:spacing w:line="480" w:lineRule="auto"/>
              <w:jc w:val="center"/>
              <w:rPr>
                <w:rFonts w:ascii="Arial" w:hAnsi="Arial" w:cs="Arial"/>
              </w:rPr>
            </w:pPr>
          </w:p>
        </w:tc>
        <w:tc>
          <w:tcPr>
            <w:tcW w:w="0" w:type="dxa"/>
            <w:vMerge/>
            <w:hideMark/>
          </w:tcPr>
          <w:p w14:paraId="78E3A195" w14:textId="77777777" w:rsidR="009867B5" w:rsidRPr="00391A35" w:rsidRDefault="009867B5" w:rsidP="001B3FA5">
            <w:pPr>
              <w:spacing w:line="480" w:lineRule="auto"/>
              <w:jc w:val="center"/>
              <w:rPr>
                <w:rFonts w:ascii="Arial" w:hAnsi="Arial" w:cs="Arial"/>
              </w:rPr>
            </w:pPr>
          </w:p>
        </w:tc>
        <w:tc>
          <w:tcPr>
            <w:tcW w:w="0" w:type="dxa"/>
            <w:vMerge/>
            <w:hideMark/>
          </w:tcPr>
          <w:p w14:paraId="4FBACD3F" w14:textId="77777777" w:rsidR="009867B5" w:rsidRPr="00391A35" w:rsidRDefault="009867B5" w:rsidP="001B3FA5">
            <w:pPr>
              <w:spacing w:line="480" w:lineRule="auto"/>
              <w:jc w:val="center"/>
              <w:rPr>
                <w:rFonts w:ascii="Arial" w:hAnsi="Arial" w:cs="Arial"/>
              </w:rPr>
            </w:pPr>
          </w:p>
        </w:tc>
        <w:tc>
          <w:tcPr>
            <w:tcW w:w="0" w:type="dxa"/>
            <w:vMerge/>
            <w:hideMark/>
          </w:tcPr>
          <w:p w14:paraId="4C60D2B6" w14:textId="77777777" w:rsidR="009867B5" w:rsidRPr="00391A35" w:rsidRDefault="009867B5" w:rsidP="001B3FA5">
            <w:pPr>
              <w:spacing w:line="480" w:lineRule="auto"/>
              <w:jc w:val="center"/>
              <w:rPr>
                <w:rFonts w:ascii="Arial" w:hAnsi="Arial" w:cs="Arial"/>
              </w:rPr>
            </w:pPr>
          </w:p>
        </w:tc>
        <w:tc>
          <w:tcPr>
            <w:tcW w:w="0" w:type="dxa"/>
            <w:vMerge/>
            <w:hideMark/>
          </w:tcPr>
          <w:p w14:paraId="39806E61" w14:textId="77777777" w:rsidR="009867B5" w:rsidRPr="00391A35" w:rsidRDefault="009867B5" w:rsidP="001B3FA5">
            <w:pPr>
              <w:spacing w:line="480" w:lineRule="auto"/>
              <w:jc w:val="center"/>
              <w:rPr>
                <w:rFonts w:ascii="Arial" w:hAnsi="Arial" w:cs="Arial"/>
              </w:rPr>
            </w:pPr>
          </w:p>
        </w:tc>
        <w:tc>
          <w:tcPr>
            <w:tcW w:w="0" w:type="dxa"/>
            <w:hideMark/>
          </w:tcPr>
          <w:p w14:paraId="0F17460D" w14:textId="77777777" w:rsidR="009867B5" w:rsidRPr="00391A35" w:rsidRDefault="009867B5" w:rsidP="001B3FA5">
            <w:pPr>
              <w:spacing w:line="480" w:lineRule="auto"/>
              <w:jc w:val="center"/>
              <w:rPr>
                <w:rFonts w:ascii="Arial" w:hAnsi="Arial" w:cs="Arial"/>
              </w:rPr>
            </w:pPr>
            <w:r w:rsidRPr="00391A35">
              <w:rPr>
                <w:rFonts w:ascii="Arial" w:hAnsi="Arial" w:cs="Arial"/>
              </w:rPr>
              <w:t>PST</w:t>
            </w:r>
          </w:p>
        </w:tc>
        <w:tc>
          <w:tcPr>
            <w:tcW w:w="0" w:type="dxa"/>
            <w:hideMark/>
          </w:tcPr>
          <w:p w14:paraId="0AE706CA" w14:textId="77777777" w:rsidR="009867B5" w:rsidRPr="00391A35" w:rsidRDefault="009867B5" w:rsidP="001B3FA5">
            <w:pPr>
              <w:spacing w:line="480" w:lineRule="auto"/>
              <w:jc w:val="center"/>
              <w:rPr>
                <w:rFonts w:ascii="Arial" w:hAnsi="Arial" w:cs="Arial"/>
              </w:rPr>
            </w:pPr>
            <w:r w:rsidRPr="00391A35">
              <w:rPr>
                <w:rFonts w:ascii="Arial" w:hAnsi="Arial" w:cs="Arial"/>
              </w:rPr>
              <w:t>0.31</w:t>
            </w:r>
          </w:p>
        </w:tc>
        <w:tc>
          <w:tcPr>
            <w:tcW w:w="1383" w:type="dxa"/>
            <w:hideMark/>
          </w:tcPr>
          <w:p w14:paraId="5BFC3159" w14:textId="77777777" w:rsidR="009867B5" w:rsidRPr="00391A35" w:rsidRDefault="009867B5" w:rsidP="001B3FA5">
            <w:pPr>
              <w:spacing w:line="480" w:lineRule="auto"/>
              <w:jc w:val="center"/>
              <w:rPr>
                <w:rFonts w:ascii="Arial" w:hAnsi="Arial" w:cs="Arial"/>
              </w:rPr>
            </w:pPr>
            <w:r w:rsidRPr="00391A35">
              <w:rPr>
                <w:rFonts w:ascii="Arial" w:hAnsi="Arial" w:cs="Arial"/>
              </w:rPr>
              <w:t>0.07-0.63</w:t>
            </w:r>
          </w:p>
        </w:tc>
        <w:tc>
          <w:tcPr>
            <w:tcW w:w="2835" w:type="dxa"/>
            <w:hideMark/>
          </w:tcPr>
          <w:p w14:paraId="74FE057C" w14:textId="77777777" w:rsidR="009867B5" w:rsidRPr="00391A35" w:rsidRDefault="009867B5" w:rsidP="001B3FA5">
            <w:pPr>
              <w:spacing w:line="480" w:lineRule="auto"/>
              <w:jc w:val="center"/>
              <w:rPr>
                <w:rFonts w:ascii="Arial" w:hAnsi="Arial" w:cs="Arial"/>
              </w:rPr>
            </w:pPr>
            <w:r w:rsidRPr="00391A35">
              <w:rPr>
                <w:rFonts w:ascii="Arial" w:hAnsi="Arial" w:cs="Arial"/>
              </w:rPr>
              <w:t>dominant</w:t>
            </w:r>
          </w:p>
        </w:tc>
      </w:tr>
      <w:tr w:rsidR="009867B5" w:rsidRPr="00391A35" w14:paraId="59B32067" w14:textId="77777777" w:rsidTr="007B6E75">
        <w:trPr>
          <w:trHeight w:val="20"/>
        </w:trPr>
        <w:tc>
          <w:tcPr>
            <w:tcW w:w="0" w:type="dxa"/>
            <w:vMerge/>
            <w:hideMark/>
          </w:tcPr>
          <w:p w14:paraId="4585BA5C" w14:textId="77777777" w:rsidR="009867B5" w:rsidRPr="00391A35" w:rsidRDefault="009867B5" w:rsidP="001B3FA5">
            <w:pPr>
              <w:spacing w:line="480" w:lineRule="auto"/>
              <w:jc w:val="center"/>
              <w:rPr>
                <w:rFonts w:ascii="Arial" w:hAnsi="Arial" w:cs="Arial"/>
              </w:rPr>
            </w:pPr>
          </w:p>
        </w:tc>
        <w:tc>
          <w:tcPr>
            <w:tcW w:w="0" w:type="dxa"/>
            <w:vMerge/>
            <w:hideMark/>
          </w:tcPr>
          <w:p w14:paraId="364B33D7" w14:textId="77777777" w:rsidR="009867B5" w:rsidRPr="00391A35" w:rsidRDefault="009867B5" w:rsidP="001B3FA5">
            <w:pPr>
              <w:spacing w:line="480" w:lineRule="auto"/>
              <w:jc w:val="center"/>
              <w:rPr>
                <w:rFonts w:ascii="Arial" w:hAnsi="Arial" w:cs="Arial"/>
              </w:rPr>
            </w:pPr>
          </w:p>
        </w:tc>
        <w:tc>
          <w:tcPr>
            <w:tcW w:w="0" w:type="dxa"/>
            <w:vMerge/>
            <w:hideMark/>
          </w:tcPr>
          <w:p w14:paraId="7E107F77" w14:textId="77777777" w:rsidR="009867B5" w:rsidRPr="00391A35" w:rsidRDefault="009867B5" w:rsidP="001B3FA5">
            <w:pPr>
              <w:spacing w:line="480" w:lineRule="auto"/>
              <w:jc w:val="center"/>
              <w:rPr>
                <w:rFonts w:ascii="Arial" w:hAnsi="Arial" w:cs="Arial"/>
              </w:rPr>
            </w:pPr>
          </w:p>
        </w:tc>
        <w:tc>
          <w:tcPr>
            <w:tcW w:w="0" w:type="dxa"/>
            <w:vMerge/>
            <w:hideMark/>
          </w:tcPr>
          <w:p w14:paraId="59F6F98E" w14:textId="77777777" w:rsidR="009867B5" w:rsidRPr="00391A35" w:rsidRDefault="009867B5" w:rsidP="001B3FA5">
            <w:pPr>
              <w:spacing w:line="480" w:lineRule="auto"/>
              <w:jc w:val="center"/>
              <w:rPr>
                <w:rFonts w:ascii="Arial" w:hAnsi="Arial" w:cs="Arial"/>
              </w:rPr>
            </w:pPr>
          </w:p>
        </w:tc>
        <w:tc>
          <w:tcPr>
            <w:tcW w:w="0" w:type="dxa"/>
            <w:vMerge/>
            <w:hideMark/>
          </w:tcPr>
          <w:p w14:paraId="72D0AA34" w14:textId="77777777" w:rsidR="009867B5" w:rsidRPr="00391A35" w:rsidRDefault="009867B5" w:rsidP="001B3FA5">
            <w:pPr>
              <w:spacing w:line="480" w:lineRule="auto"/>
              <w:jc w:val="center"/>
              <w:rPr>
                <w:rFonts w:ascii="Arial" w:hAnsi="Arial" w:cs="Arial"/>
              </w:rPr>
            </w:pPr>
          </w:p>
        </w:tc>
        <w:tc>
          <w:tcPr>
            <w:tcW w:w="0" w:type="dxa"/>
            <w:vMerge/>
            <w:hideMark/>
          </w:tcPr>
          <w:p w14:paraId="4A1E8321" w14:textId="77777777" w:rsidR="009867B5" w:rsidRPr="00391A35" w:rsidRDefault="009867B5" w:rsidP="001B3FA5">
            <w:pPr>
              <w:spacing w:line="480" w:lineRule="auto"/>
              <w:jc w:val="center"/>
              <w:rPr>
                <w:rFonts w:ascii="Arial" w:hAnsi="Arial" w:cs="Arial"/>
              </w:rPr>
            </w:pPr>
          </w:p>
        </w:tc>
        <w:tc>
          <w:tcPr>
            <w:tcW w:w="0" w:type="dxa"/>
            <w:hideMark/>
          </w:tcPr>
          <w:p w14:paraId="0F9954BE" w14:textId="77777777" w:rsidR="009867B5" w:rsidRPr="00391A35" w:rsidRDefault="009867B5" w:rsidP="001B3FA5">
            <w:pPr>
              <w:spacing w:line="480" w:lineRule="auto"/>
              <w:jc w:val="center"/>
              <w:rPr>
                <w:rFonts w:ascii="Arial" w:hAnsi="Arial" w:cs="Arial"/>
              </w:rPr>
            </w:pPr>
            <w:r w:rsidRPr="00391A35">
              <w:rPr>
                <w:rFonts w:ascii="Arial" w:hAnsi="Arial" w:cs="Arial"/>
              </w:rPr>
              <w:t>SUL</w:t>
            </w:r>
          </w:p>
        </w:tc>
        <w:tc>
          <w:tcPr>
            <w:tcW w:w="0" w:type="dxa"/>
            <w:hideMark/>
          </w:tcPr>
          <w:p w14:paraId="0854C901" w14:textId="77777777" w:rsidR="009867B5" w:rsidRPr="00391A35" w:rsidRDefault="009867B5" w:rsidP="001B3FA5">
            <w:pPr>
              <w:spacing w:line="480" w:lineRule="auto"/>
              <w:jc w:val="center"/>
              <w:rPr>
                <w:rFonts w:ascii="Arial" w:hAnsi="Arial" w:cs="Arial"/>
              </w:rPr>
            </w:pPr>
            <w:r w:rsidRPr="00391A35">
              <w:rPr>
                <w:rFonts w:ascii="Arial" w:hAnsi="Arial" w:cs="Arial"/>
              </w:rPr>
              <w:t>1.35</w:t>
            </w:r>
          </w:p>
        </w:tc>
        <w:tc>
          <w:tcPr>
            <w:tcW w:w="1383" w:type="dxa"/>
            <w:hideMark/>
          </w:tcPr>
          <w:p w14:paraId="37AFE5E2" w14:textId="77777777" w:rsidR="009867B5" w:rsidRPr="00391A35" w:rsidRDefault="009867B5" w:rsidP="001B3FA5">
            <w:pPr>
              <w:spacing w:line="480" w:lineRule="auto"/>
              <w:jc w:val="center"/>
              <w:rPr>
                <w:rFonts w:ascii="Arial" w:hAnsi="Arial" w:cs="Arial"/>
              </w:rPr>
            </w:pPr>
            <w:r w:rsidRPr="00391A35">
              <w:rPr>
                <w:rFonts w:ascii="Arial" w:hAnsi="Arial" w:cs="Arial"/>
              </w:rPr>
              <w:t>0.93-2</w:t>
            </w:r>
          </w:p>
        </w:tc>
        <w:tc>
          <w:tcPr>
            <w:tcW w:w="2835" w:type="dxa"/>
            <w:hideMark/>
          </w:tcPr>
          <w:p w14:paraId="7212E39E" w14:textId="77777777" w:rsidR="009867B5" w:rsidRPr="00391A35" w:rsidRDefault="009867B5" w:rsidP="001B3FA5">
            <w:pPr>
              <w:spacing w:line="480" w:lineRule="auto"/>
              <w:jc w:val="center"/>
              <w:rPr>
                <w:rFonts w:ascii="Arial" w:hAnsi="Arial" w:cs="Arial"/>
              </w:rPr>
            </w:pPr>
            <w:r w:rsidRPr="00391A35">
              <w:rPr>
                <w:rFonts w:ascii="Arial" w:hAnsi="Arial" w:cs="Arial"/>
              </w:rPr>
              <w:t>excluded</w:t>
            </w:r>
          </w:p>
        </w:tc>
      </w:tr>
      <w:tr w:rsidR="009867B5" w:rsidRPr="00391A35" w14:paraId="359C7AD9" w14:textId="77777777" w:rsidTr="007B6E75">
        <w:trPr>
          <w:trHeight w:val="20"/>
        </w:trPr>
        <w:tc>
          <w:tcPr>
            <w:tcW w:w="0" w:type="dxa"/>
            <w:vMerge/>
            <w:hideMark/>
          </w:tcPr>
          <w:p w14:paraId="47EF00EF" w14:textId="77777777" w:rsidR="009867B5" w:rsidRPr="00391A35" w:rsidRDefault="009867B5" w:rsidP="001B3FA5">
            <w:pPr>
              <w:spacing w:line="480" w:lineRule="auto"/>
              <w:jc w:val="center"/>
              <w:rPr>
                <w:rFonts w:ascii="Arial" w:hAnsi="Arial" w:cs="Arial"/>
              </w:rPr>
            </w:pPr>
          </w:p>
        </w:tc>
        <w:tc>
          <w:tcPr>
            <w:tcW w:w="0" w:type="dxa"/>
            <w:vMerge w:val="restart"/>
            <w:hideMark/>
          </w:tcPr>
          <w:p w14:paraId="3703B1C8" w14:textId="77777777" w:rsidR="009867B5" w:rsidRPr="00391A35" w:rsidRDefault="009867B5" w:rsidP="001B3FA5">
            <w:pPr>
              <w:spacing w:line="480" w:lineRule="auto"/>
              <w:jc w:val="center"/>
              <w:rPr>
                <w:rFonts w:ascii="Arial" w:hAnsi="Arial" w:cs="Arial"/>
              </w:rPr>
            </w:pPr>
            <w:r w:rsidRPr="00391A35">
              <w:rPr>
                <w:rFonts w:ascii="Arial" w:hAnsi="Arial" w:cs="Arial"/>
              </w:rPr>
              <w:t>PAL</w:t>
            </w:r>
          </w:p>
        </w:tc>
        <w:tc>
          <w:tcPr>
            <w:tcW w:w="0" w:type="dxa"/>
            <w:vMerge w:val="restart"/>
            <w:hideMark/>
          </w:tcPr>
          <w:p w14:paraId="23C82125" w14:textId="77777777" w:rsidR="009867B5" w:rsidRPr="00391A35" w:rsidRDefault="009867B5" w:rsidP="001B3FA5">
            <w:pPr>
              <w:spacing w:line="480" w:lineRule="auto"/>
              <w:jc w:val="center"/>
              <w:rPr>
                <w:rFonts w:ascii="Arial" w:hAnsi="Arial" w:cs="Arial"/>
              </w:rPr>
            </w:pPr>
            <w:r w:rsidRPr="00391A35">
              <w:rPr>
                <w:rFonts w:ascii="Arial" w:hAnsi="Arial" w:cs="Arial"/>
              </w:rPr>
              <w:t>0.99</w:t>
            </w:r>
          </w:p>
        </w:tc>
        <w:tc>
          <w:tcPr>
            <w:tcW w:w="0" w:type="dxa"/>
            <w:vMerge w:val="restart"/>
            <w:hideMark/>
          </w:tcPr>
          <w:p w14:paraId="4FAC59F6" w14:textId="77777777" w:rsidR="009867B5" w:rsidRPr="00391A35" w:rsidRDefault="009867B5" w:rsidP="001B3FA5">
            <w:pPr>
              <w:spacing w:line="480" w:lineRule="auto"/>
              <w:jc w:val="center"/>
              <w:rPr>
                <w:rFonts w:ascii="Arial" w:hAnsi="Arial" w:cs="Arial"/>
              </w:rPr>
            </w:pPr>
            <w:r w:rsidRPr="00391A35">
              <w:rPr>
                <w:rFonts w:ascii="Arial" w:hAnsi="Arial" w:cs="Arial"/>
              </w:rPr>
              <w:t>0.19-2.37</w:t>
            </w:r>
          </w:p>
        </w:tc>
        <w:tc>
          <w:tcPr>
            <w:tcW w:w="0" w:type="dxa"/>
            <w:vMerge w:val="restart"/>
            <w:hideMark/>
          </w:tcPr>
          <w:p w14:paraId="2204242F" w14:textId="77777777" w:rsidR="009867B5" w:rsidRPr="00391A35" w:rsidRDefault="009867B5" w:rsidP="001B3FA5">
            <w:pPr>
              <w:spacing w:line="480" w:lineRule="auto"/>
              <w:jc w:val="center"/>
              <w:rPr>
                <w:rFonts w:ascii="Arial" w:hAnsi="Arial" w:cs="Arial"/>
              </w:rPr>
            </w:pPr>
            <w:r w:rsidRPr="00391A35">
              <w:rPr>
                <w:rFonts w:ascii="Arial" w:hAnsi="Arial" w:cs="Arial"/>
              </w:rPr>
              <w:t>0.12</w:t>
            </w:r>
          </w:p>
        </w:tc>
        <w:tc>
          <w:tcPr>
            <w:tcW w:w="0" w:type="dxa"/>
            <w:vMerge w:val="restart"/>
            <w:hideMark/>
          </w:tcPr>
          <w:p w14:paraId="13ECF58B" w14:textId="77777777" w:rsidR="009867B5" w:rsidRPr="00391A35" w:rsidRDefault="009867B5" w:rsidP="001B3FA5">
            <w:pPr>
              <w:spacing w:line="480" w:lineRule="auto"/>
              <w:jc w:val="center"/>
              <w:rPr>
                <w:rFonts w:ascii="Arial" w:hAnsi="Arial" w:cs="Arial"/>
              </w:rPr>
            </w:pPr>
            <w:r w:rsidRPr="00391A35">
              <w:rPr>
                <w:rFonts w:ascii="Arial" w:hAnsi="Arial" w:cs="Arial"/>
              </w:rPr>
              <w:t>0.02-0.46</w:t>
            </w:r>
          </w:p>
        </w:tc>
        <w:tc>
          <w:tcPr>
            <w:tcW w:w="0" w:type="dxa"/>
            <w:hideMark/>
          </w:tcPr>
          <w:p w14:paraId="0494A081" w14:textId="77777777" w:rsidR="009867B5" w:rsidRPr="00391A35" w:rsidRDefault="009867B5" w:rsidP="001B3FA5">
            <w:pPr>
              <w:spacing w:line="480" w:lineRule="auto"/>
              <w:jc w:val="center"/>
              <w:rPr>
                <w:rFonts w:ascii="Arial" w:hAnsi="Arial" w:cs="Arial"/>
              </w:rPr>
            </w:pPr>
            <w:r w:rsidRPr="00391A35">
              <w:rPr>
                <w:rFonts w:ascii="Arial" w:hAnsi="Arial" w:cs="Arial"/>
              </w:rPr>
              <w:t>BIP</w:t>
            </w:r>
          </w:p>
        </w:tc>
        <w:tc>
          <w:tcPr>
            <w:tcW w:w="0" w:type="dxa"/>
            <w:hideMark/>
          </w:tcPr>
          <w:p w14:paraId="54DE2185" w14:textId="77777777" w:rsidR="009867B5" w:rsidRPr="00391A35" w:rsidRDefault="009867B5" w:rsidP="001B3FA5">
            <w:pPr>
              <w:spacing w:line="480" w:lineRule="auto"/>
              <w:jc w:val="center"/>
              <w:rPr>
                <w:rFonts w:ascii="Arial" w:hAnsi="Arial" w:cs="Arial"/>
              </w:rPr>
            </w:pPr>
            <w:r w:rsidRPr="00391A35">
              <w:rPr>
                <w:rFonts w:ascii="Arial" w:hAnsi="Arial" w:cs="Arial"/>
              </w:rPr>
              <w:t>6.81</w:t>
            </w:r>
          </w:p>
        </w:tc>
        <w:tc>
          <w:tcPr>
            <w:tcW w:w="1383" w:type="dxa"/>
            <w:hideMark/>
          </w:tcPr>
          <w:p w14:paraId="68B8CF0B" w14:textId="77777777" w:rsidR="009867B5" w:rsidRPr="00391A35" w:rsidRDefault="009867B5" w:rsidP="001B3FA5">
            <w:pPr>
              <w:spacing w:line="480" w:lineRule="auto"/>
              <w:jc w:val="center"/>
              <w:rPr>
                <w:rFonts w:ascii="Arial" w:hAnsi="Arial" w:cs="Arial"/>
              </w:rPr>
            </w:pPr>
            <w:r w:rsidRPr="00391A35">
              <w:rPr>
                <w:rFonts w:ascii="Arial" w:hAnsi="Arial" w:cs="Arial"/>
              </w:rPr>
              <w:t>2.98-22.27</w:t>
            </w:r>
          </w:p>
        </w:tc>
        <w:tc>
          <w:tcPr>
            <w:tcW w:w="2835" w:type="dxa"/>
            <w:hideMark/>
          </w:tcPr>
          <w:p w14:paraId="14EBD023" w14:textId="2E842A5E" w:rsidR="009867B5" w:rsidRPr="00391A35" w:rsidRDefault="00F67A55" w:rsidP="001B3FA5">
            <w:pPr>
              <w:spacing w:line="480" w:lineRule="auto"/>
              <w:jc w:val="center"/>
              <w:rPr>
                <w:rFonts w:ascii="Arial" w:hAnsi="Arial" w:cs="Arial"/>
              </w:rPr>
            </w:pPr>
            <w:r w:rsidRPr="00391A35">
              <w:rPr>
                <w:rFonts w:ascii="Arial" w:hAnsi="Arial" w:cs="Arial"/>
              </w:rPr>
              <w:t>unable to establish</w:t>
            </w:r>
          </w:p>
        </w:tc>
      </w:tr>
      <w:tr w:rsidR="009867B5" w:rsidRPr="00391A35" w14:paraId="0EF55680" w14:textId="77777777" w:rsidTr="007B6E75">
        <w:trPr>
          <w:trHeight w:val="20"/>
        </w:trPr>
        <w:tc>
          <w:tcPr>
            <w:tcW w:w="0" w:type="dxa"/>
            <w:vMerge/>
            <w:hideMark/>
          </w:tcPr>
          <w:p w14:paraId="4F21B025" w14:textId="77777777" w:rsidR="009867B5" w:rsidRPr="00391A35" w:rsidRDefault="009867B5" w:rsidP="001B3FA5">
            <w:pPr>
              <w:spacing w:line="480" w:lineRule="auto"/>
              <w:jc w:val="center"/>
              <w:rPr>
                <w:rFonts w:ascii="Arial" w:hAnsi="Arial" w:cs="Arial"/>
              </w:rPr>
            </w:pPr>
          </w:p>
        </w:tc>
        <w:tc>
          <w:tcPr>
            <w:tcW w:w="0" w:type="dxa"/>
            <w:vMerge/>
            <w:hideMark/>
          </w:tcPr>
          <w:p w14:paraId="5A6F690F" w14:textId="77777777" w:rsidR="009867B5" w:rsidRPr="00391A35" w:rsidRDefault="009867B5" w:rsidP="001B3FA5">
            <w:pPr>
              <w:spacing w:line="480" w:lineRule="auto"/>
              <w:jc w:val="center"/>
              <w:rPr>
                <w:rFonts w:ascii="Arial" w:hAnsi="Arial" w:cs="Arial"/>
              </w:rPr>
            </w:pPr>
          </w:p>
        </w:tc>
        <w:tc>
          <w:tcPr>
            <w:tcW w:w="0" w:type="dxa"/>
            <w:vMerge/>
            <w:hideMark/>
          </w:tcPr>
          <w:p w14:paraId="7F1E5AAF" w14:textId="77777777" w:rsidR="009867B5" w:rsidRPr="00391A35" w:rsidRDefault="009867B5" w:rsidP="001B3FA5">
            <w:pPr>
              <w:spacing w:line="480" w:lineRule="auto"/>
              <w:jc w:val="center"/>
              <w:rPr>
                <w:rFonts w:ascii="Arial" w:hAnsi="Arial" w:cs="Arial"/>
              </w:rPr>
            </w:pPr>
          </w:p>
        </w:tc>
        <w:tc>
          <w:tcPr>
            <w:tcW w:w="0" w:type="dxa"/>
            <w:vMerge/>
            <w:hideMark/>
          </w:tcPr>
          <w:p w14:paraId="4A89DD8A" w14:textId="77777777" w:rsidR="009867B5" w:rsidRPr="00391A35" w:rsidRDefault="009867B5" w:rsidP="001B3FA5">
            <w:pPr>
              <w:spacing w:line="480" w:lineRule="auto"/>
              <w:jc w:val="center"/>
              <w:rPr>
                <w:rFonts w:ascii="Arial" w:hAnsi="Arial" w:cs="Arial"/>
              </w:rPr>
            </w:pPr>
          </w:p>
        </w:tc>
        <w:tc>
          <w:tcPr>
            <w:tcW w:w="0" w:type="dxa"/>
            <w:vMerge/>
            <w:hideMark/>
          </w:tcPr>
          <w:p w14:paraId="2604DB9D" w14:textId="77777777" w:rsidR="009867B5" w:rsidRPr="00391A35" w:rsidRDefault="009867B5" w:rsidP="001B3FA5">
            <w:pPr>
              <w:spacing w:line="480" w:lineRule="auto"/>
              <w:jc w:val="center"/>
              <w:rPr>
                <w:rFonts w:ascii="Arial" w:hAnsi="Arial" w:cs="Arial"/>
              </w:rPr>
            </w:pPr>
          </w:p>
        </w:tc>
        <w:tc>
          <w:tcPr>
            <w:tcW w:w="0" w:type="dxa"/>
            <w:vMerge/>
            <w:hideMark/>
          </w:tcPr>
          <w:p w14:paraId="2369DFC4" w14:textId="77777777" w:rsidR="009867B5" w:rsidRPr="00391A35" w:rsidRDefault="009867B5" w:rsidP="001B3FA5">
            <w:pPr>
              <w:spacing w:line="480" w:lineRule="auto"/>
              <w:jc w:val="center"/>
              <w:rPr>
                <w:rFonts w:ascii="Arial" w:hAnsi="Arial" w:cs="Arial"/>
              </w:rPr>
            </w:pPr>
          </w:p>
        </w:tc>
        <w:tc>
          <w:tcPr>
            <w:tcW w:w="0" w:type="dxa"/>
            <w:hideMark/>
          </w:tcPr>
          <w:p w14:paraId="2FBA31DA" w14:textId="77777777" w:rsidR="009867B5" w:rsidRPr="00391A35" w:rsidRDefault="009867B5" w:rsidP="001B3FA5">
            <w:pPr>
              <w:spacing w:line="480" w:lineRule="auto"/>
              <w:jc w:val="center"/>
              <w:rPr>
                <w:rFonts w:ascii="Arial" w:hAnsi="Arial" w:cs="Arial"/>
              </w:rPr>
            </w:pPr>
            <w:r w:rsidRPr="00391A35">
              <w:rPr>
                <w:rFonts w:ascii="Arial" w:hAnsi="Arial" w:cs="Arial"/>
              </w:rPr>
              <w:t>PAN</w:t>
            </w:r>
          </w:p>
        </w:tc>
        <w:tc>
          <w:tcPr>
            <w:tcW w:w="0" w:type="dxa"/>
            <w:hideMark/>
          </w:tcPr>
          <w:p w14:paraId="15175542" w14:textId="77777777" w:rsidR="009867B5" w:rsidRPr="00391A35" w:rsidRDefault="009867B5" w:rsidP="001B3FA5">
            <w:pPr>
              <w:spacing w:line="480" w:lineRule="auto"/>
              <w:jc w:val="center"/>
              <w:rPr>
                <w:rFonts w:ascii="Arial" w:hAnsi="Arial" w:cs="Arial"/>
              </w:rPr>
            </w:pPr>
            <w:r w:rsidRPr="00391A35">
              <w:rPr>
                <w:rFonts w:ascii="Arial" w:hAnsi="Arial" w:cs="Arial"/>
              </w:rPr>
              <w:t>2.99</w:t>
            </w:r>
          </w:p>
        </w:tc>
        <w:tc>
          <w:tcPr>
            <w:tcW w:w="1383" w:type="dxa"/>
            <w:hideMark/>
          </w:tcPr>
          <w:p w14:paraId="3B2E8F62" w14:textId="77777777" w:rsidR="009867B5" w:rsidRPr="00391A35" w:rsidRDefault="009867B5" w:rsidP="001B3FA5">
            <w:pPr>
              <w:spacing w:line="480" w:lineRule="auto"/>
              <w:jc w:val="center"/>
              <w:rPr>
                <w:rFonts w:ascii="Arial" w:hAnsi="Arial" w:cs="Arial"/>
              </w:rPr>
            </w:pPr>
            <w:r w:rsidRPr="00391A35">
              <w:rPr>
                <w:rFonts w:ascii="Arial" w:hAnsi="Arial" w:cs="Arial"/>
              </w:rPr>
              <w:t>1.52-8.93</w:t>
            </w:r>
          </w:p>
        </w:tc>
        <w:tc>
          <w:tcPr>
            <w:tcW w:w="2835" w:type="dxa"/>
            <w:hideMark/>
          </w:tcPr>
          <w:p w14:paraId="043F643E" w14:textId="1F5A2ED8" w:rsidR="009867B5" w:rsidRPr="00391A35" w:rsidRDefault="00F67A55" w:rsidP="001B3FA5">
            <w:pPr>
              <w:spacing w:line="480" w:lineRule="auto"/>
              <w:jc w:val="center"/>
              <w:rPr>
                <w:rFonts w:ascii="Arial" w:hAnsi="Arial" w:cs="Arial"/>
              </w:rPr>
            </w:pPr>
            <w:r w:rsidRPr="00391A35">
              <w:rPr>
                <w:rFonts w:ascii="Arial" w:hAnsi="Arial" w:cs="Arial"/>
              </w:rPr>
              <w:t>unable to establish</w:t>
            </w:r>
          </w:p>
        </w:tc>
      </w:tr>
      <w:tr w:rsidR="009867B5" w:rsidRPr="00391A35" w14:paraId="61CC9135" w14:textId="77777777" w:rsidTr="007B6E75">
        <w:trPr>
          <w:trHeight w:val="20"/>
        </w:trPr>
        <w:tc>
          <w:tcPr>
            <w:tcW w:w="0" w:type="dxa"/>
            <w:vMerge/>
            <w:hideMark/>
          </w:tcPr>
          <w:p w14:paraId="750413E9" w14:textId="77777777" w:rsidR="009867B5" w:rsidRPr="00391A35" w:rsidRDefault="009867B5" w:rsidP="001B3FA5">
            <w:pPr>
              <w:spacing w:line="480" w:lineRule="auto"/>
              <w:jc w:val="center"/>
              <w:rPr>
                <w:rFonts w:ascii="Arial" w:hAnsi="Arial" w:cs="Arial"/>
              </w:rPr>
            </w:pPr>
          </w:p>
        </w:tc>
        <w:tc>
          <w:tcPr>
            <w:tcW w:w="0" w:type="dxa"/>
            <w:vMerge/>
            <w:hideMark/>
          </w:tcPr>
          <w:p w14:paraId="387CC050" w14:textId="77777777" w:rsidR="009867B5" w:rsidRPr="00391A35" w:rsidRDefault="009867B5" w:rsidP="001B3FA5">
            <w:pPr>
              <w:spacing w:line="480" w:lineRule="auto"/>
              <w:jc w:val="center"/>
              <w:rPr>
                <w:rFonts w:ascii="Arial" w:hAnsi="Arial" w:cs="Arial"/>
              </w:rPr>
            </w:pPr>
          </w:p>
        </w:tc>
        <w:tc>
          <w:tcPr>
            <w:tcW w:w="0" w:type="dxa"/>
            <w:vMerge/>
            <w:hideMark/>
          </w:tcPr>
          <w:p w14:paraId="24EAA1D8" w14:textId="77777777" w:rsidR="009867B5" w:rsidRPr="00391A35" w:rsidRDefault="009867B5" w:rsidP="001B3FA5">
            <w:pPr>
              <w:spacing w:line="480" w:lineRule="auto"/>
              <w:jc w:val="center"/>
              <w:rPr>
                <w:rFonts w:ascii="Arial" w:hAnsi="Arial" w:cs="Arial"/>
              </w:rPr>
            </w:pPr>
          </w:p>
        </w:tc>
        <w:tc>
          <w:tcPr>
            <w:tcW w:w="0" w:type="dxa"/>
            <w:vMerge/>
            <w:hideMark/>
          </w:tcPr>
          <w:p w14:paraId="584F9AB5" w14:textId="77777777" w:rsidR="009867B5" w:rsidRPr="00391A35" w:rsidRDefault="009867B5" w:rsidP="001B3FA5">
            <w:pPr>
              <w:spacing w:line="480" w:lineRule="auto"/>
              <w:jc w:val="center"/>
              <w:rPr>
                <w:rFonts w:ascii="Arial" w:hAnsi="Arial" w:cs="Arial"/>
              </w:rPr>
            </w:pPr>
          </w:p>
        </w:tc>
        <w:tc>
          <w:tcPr>
            <w:tcW w:w="0" w:type="dxa"/>
            <w:vMerge/>
            <w:hideMark/>
          </w:tcPr>
          <w:p w14:paraId="00EEF749" w14:textId="77777777" w:rsidR="009867B5" w:rsidRPr="00391A35" w:rsidRDefault="009867B5" w:rsidP="001B3FA5">
            <w:pPr>
              <w:spacing w:line="480" w:lineRule="auto"/>
              <w:jc w:val="center"/>
              <w:rPr>
                <w:rFonts w:ascii="Arial" w:hAnsi="Arial" w:cs="Arial"/>
              </w:rPr>
            </w:pPr>
          </w:p>
        </w:tc>
        <w:tc>
          <w:tcPr>
            <w:tcW w:w="0" w:type="dxa"/>
            <w:vMerge/>
            <w:hideMark/>
          </w:tcPr>
          <w:p w14:paraId="6A9163B7" w14:textId="77777777" w:rsidR="009867B5" w:rsidRPr="00391A35" w:rsidRDefault="009867B5" w:rsidP="001B3FA5">
            <w:pPr>
              <w:spacing w:line="480" w:lineRule="auto"/>
              <w:jc w:val="center"/>
              <w:rPr>
                <w:rFonts w:ascii="Arial" w:hAnsi="Arial" w:cs="Arial"/>
              </w:rPr>
            </w:pPr>
          </w:p>
        </w:tc>
        <w:tc>
          <w:tcPr>
            <w:tcW w:w="0" w:type="dxa"/>
            <w:hideMark/>
          </w:tcPr>
          <w:p w14:paraId="66AB4629" w14:textId="77777777" w:rsidR="009867B5" w:rsidRPr="00391A35" w:rsidRDefault="009867B5" w:rsidP="001B3FA5">
            <w:pPr>
              <w:spacing w:line="480" w:lineRule="auto"/>
              <w:jc w:val="center"/>
              <w:rPr>
                <w:rFonts w:ascii="Arial" w:hAnsi="Arial" w:cs="Arial"/>
              </w:rPr>
            </w:pPr>
            <w:r w:rsidRPr="00391A35">
              <w:rPr>
                <w:rFonts w:ascii="Arial" w:hAnsi="Arial" w:cs="Arial"/>
              </w:rPr>
              <w:t>SUL</w:t>
            </w:r>
          </w:p>
        </w:tc>
        <w:tc>
          <w:tcPr>
            <w:tcW w:w="0" w:type="dxa"/>
            <w:hideMark/>
          </w:tcPr>
          <w:p w14:paraId="53AF80AA" w14:textId="77777777" w:rsidR="009867B5" w:rsidRPr="00391A35" w:rsidRDefault="009867B5" w:rsidP="001B3FA5">
            <w:pPr>
              <w:spacing w:line="480" w:lineRule="auto"/>
              <w:jc w:val="center"/>
              <w:rPr>
                <w:rFonts w:ascii="Arial" w:hAnsi="Arial" w:cs="Arial"/>
              </w:rPr>
            </w:pPr>
            <w:r w:rsidRPr="00391A35">
              <w:rPr>
                <w:rFonts w:ascii="Arial" w:hAnsi="Arial" w:cs="Arial"/>
              </w:rPr>
              <w:t>3.98</w:t>
            </w:r>
          </w:p>
        </w:tc>
        <w:tc>
          <w:tcPr>
            <w:tcW w:w="1383" w:type="dxa"/>
            <w:hideMark/>
          </w:tcPr>
          <w:p w14:paraId="0EE7D792" w14:textId="77777777" w:rsidR="009867B5" w:rsidRPr="00391A35" w:rsidRDefault="009867B5" w:rsidP="001B3FA5">
            <w:pPr>
              <w:spacing w:line="480" w:lineRule="auto"/>
              <w:jc w:val="center"/>
              <w:rPr>
                <w:rFonts w:ascii="Arial" w:hAnsi="Arial" w:cs="Arial"/>
              </w:rPr>
            </w:pPr>
            <w:r w:rsidRPr="00391A35">
              <w:rPr>
                <w:rFonts w:ascii="Arial" w:hAnsi="Arial" w:cs="Arial"/>
              </w:rPr>
              <w:t>1.77-12.83</w:t>
            </w:r>
          </w:p>
        </w:tc>
        <w:tc>
          <w:tcPr>
            <w:tcW w:w="2835" w:type="dxa"/>
            <w:hideMark/>
          </w:tcPr>
          <w:p w14:paraId="6F45BF66" w14:textId="61C3CE03" w:rsidR="009867B5" w:rsidRPr="00391A35" w:rsidRDefault="00F67A55" w:rsidP="001B3FA5">
            <w:pPr>
              <w:spacing w:line="480" w:lineRule="auto"/>
              <w:jc w:val="center"/>
              <w:rPr>
                <w:rFonts w:ascii="Arial" w:hAnsi="Arial" w:cs="Arial"/>
              </w:rPr>
            </w:pPr>
            <w:r w:rsidRPr="00391A35">
              <w:rPr>
                <w:rFonts w:ascii="Arial" w:hAnsi="Arial" w:cs="Arial"/>
              </w:rPr>
              <w:t>unable to establish</w:t>
            </w:r>
          </w:p>
        </w:tc>
      </w:tr>
      <w:tr w:rsidR="009867B5" w:rsidRPr="00391A35" w14:paraId="1AD09146" w14:textId="77777777" w:rsidTr="007B6E75">
        <w:trPr>
          <w:trHeight w:val="20"/>
        </w:trPr>
        <w:tc>
          <w:tcPr>
            <w:tcW w:w="0" w:type="dxa"/>
            <w:vMerge/>
            <w:hideMark/>
          </w:tcPr>
          <w:p w14:paraId="7FEB807B" w14:textId="77777777" w:rsidR="009867B5" w:rsidRPr="00391A35" w:rsidRDefault="009867B5" w:rsidP="001B3FA5">
            <w:pPr>
              <w:spacing w:line="480" w:lineRule="auto"/>
              <w:jc w:val="center"/>
              <w:rPr>
                <w:rFonts w:ascii="Arial" w:hAnsi="Arial" w:cs="Arial"/>
              </w:rPr>
            </w:pPr>
          </w:p>
        </w:tc>
        <w:tc>
          <w:tcPr>
            <w:tcW w:w="0" w:type="dxa"/>
            <w:vMerge w:val="restart"/>
            <w:hideMark/>
          </w:tcPr>
          <w:p w14:paraId="08ACF3E9" w14:textId="77777777" w:rsidR="009867B5" w:rsidRPr="00391A35" w:rsidRDefault="009867B5" w:rsidP="001B3FA5">
            <w:pPr>
              <w:spacing w:line="480" w:lineRule="auto"/>
              <w:jc w:val="center"/>
              <w:rPr>
                <w:rFonts w:ascii="Arial" w:hAnsi="Arial" w:cs="Arial"/>
              </w:rPr>
            </w:pPr>
            <w:r w:rsidRPr="00391A35">
              <w:rPr>
                <w:rFonts w:ascii="Arial" w:hAnsi="Arial" w:cs="Arial"/>
              </w:rPr>
              <w:t>PAN</w:t>
            </w:r>
          </w:p>
        </w:tc>
        <w:tc>
          <w:tcPr>
            <w:tcW w:w="0" w:type="dxa"/>
            <w:vMerge w:val="restart"/>
            <w:hideMark/>
          </w:tcPr>
          <w:p w14:paraId="6E15E39F" w14:textId="77777777" w:rsidR="009867B5" w:rsidRPr="00391A35" w:rsidRDefault="009867B5" w:rsidP="001B3FA5">
            <w:pPr>
              <w:spacing w:line="480" w:lineRule="auto"/>
              <w:jc w:val="center"/>
              <w:rPr>
                <w:rFonts w:ascii="Arial" w:hAnsi="Arial" w:cs="Arial"/>
              </w:rPr>
            </w:pPr>
            <w:r w:rsidRPr="00391A35">
              <w:rPr>
                <w:rFonts w:ascii="Arial" w:hAnsi="Arial" w:cs="Arial"/>
              </w:rPr>
              <w:t>17.18</w:t>
            </w:r>
          </w:p>
        </w:tc>
        <w:tc>
          <w:tcPr>
            <w:tcW w:w="0" w:type="dxa"/>
            <w:vMerge w:val="restart"/>
            <w:hideMark/>
          </w:tcPr>
          <w:p w14:paraId="58CA2A85" w14:textId="77777777" w:rsidR="009867B5" w:rsidRPr="00391A35" w:rsidRDefault="009867B5" w:rsidP="001B3FA5">
            <w:pPr>
              <w:spacing w:line="480" w:lineRule="auto"/>
              <w:jc w:val="center"/>
              <w:rPr>
                <w:rFonts w:ascii="Arial" w:hAnsi="Arial" w:cs="Arial"/>
              </w:rPr>
            </w:pPr>
            <w:r w:rsidRPr="00391A35">
              <w:rPr>
                <w:rFonts w:ascii="Arial" w:hAnsi="Arial" w:cs="Arial"/>
              </w:rPr>
              <w:t>14.2-21.24</w:t>
            </w:r>
          </w:p>
        </w:tc>
        <w:tc>
          <w:tcPr>
            <w:tcW w:w="0" w:type="dxa"/>
            <w:vMerge w:val="restart"/>
            <w:hideMark/>
          </w:tcPr>
          <w:p w14:paraId="5ECE0F8C" w14:textId="77777777" w:rsidR="009867B5" w:rsidRPr="00391A35" w:rsidRDefault="009867B5" w:rsidP="001B3FA5">
            <w:pPr>
              <w:spacing w:line="480" w:lineRule="auto"/>
              <w:jc w:val="center"/>
              <w:rPr>
                <w:rFonts w:ascii="Arial" w:hAnsi="Arial" w:cs="Arial"/>
              </w:rPr>
            </w:pPr>
            <w:r w:rsidRPr="00391A35">
              <w:rPr>
                <w:rFonts w:ascii="Arial" w:hAnsi="Arial" w:cs="Arial"/>
              </w:rPr>
              <w:t>0.09</w:t>
            </w:r>
          </w:p>
        </w:tc>
        <w:tc>
          <w:tcPr>
            <w:tcW w:w="0" w:type="dxa"/>
            <w:vMerge w:val="restart"/>
            <w:hideMark/>
          </w:tcPr>
          <w:p w14:paraId="223768E5" w14:textId="77777777" w:rsidR="009867B5" w:rsidRPr="00391A35" w:rsidRDefault="009867B5" w:rsidP="001B3FA5">
            <w:pPr>
              <w:spacing w:line="480" w:lineRule="auto"/>
              <w:jc w:val="center"/>
              <w:rPr>
                <w:rFonts w:ascii="Arial" w:hAnsi="Arial" w:cs="Arial"/>
              </w:rPr>
            </w:pPr>
            <w:r w:rsidRPr="00391A35">
              <w:rPr>
                <w:rFonts w:ascii="Arial" w:hAnsi="Arial" w:cs="Arial"/>
              </w:rPr>
              <w:t>0.06-0.14</w:t>
            </w:r>
          </w:p>
        </w:tc>
        <w:tc>
          <w:tcPr>
            <w:tcW w:w="0" w:type="dxa"/>
            <w:hideMark/>
          </w:tcPr>
          <w:p w14:paraId="42BFD668" w14:textId="77777777" w:rsidR="009867B5" w:rsidRPr="00391A35" w:rsidRDefault="009867B5" w:rsidP="001B3FA5">
            <w:pPr>
              <w:spacing w:line="480" w:lineRule="auto"/>
              <w:jc w:val="center"/>
              <w:rPr>
                <w:rFonts w:ascii="Arial" w:hAnsi="Arial" w:cs="Arial"/>
              </w:rPr>
            </w:pPr>
            <w:r w:rsidRPr="00391A35">
              <w:rPr>
                <w:rFonts w:ascii="Arial" w:hAnsi="Arial" w:cs="Arial"/>
              </w:rPr>
              <w:t>BIP</w:t>
            </w:r>
          </w:p>
        </w:tc>
        <w:tc>
          <w:tcPr>
            <w:tcW w:w="0" w:type="dxa"/>
            <w:hideMark/>
          </w:tcPr>
          <w:p w14:paraId="54913CFB" w14:textId="77777777" w:rsidR="009867B5" w:rsidRPr="00391A35" w:rsidRDefault="009867B5" w:rsidP="001B3FA5">
            <w:pPr>
              <w:spacing w:line="480" w:lineRule="auto"/>
              <w:jc w:val="center"/>
              <w:rPr>
                <w:rFonts w:ascii="Arial" w:hAnsi="Arial" w:cs="Arial"/>
              </w:rPr>
            </w:pPr>
            <w:r w:rsidRPr="00391A35">
              <w:rPr>
                <w:rFonts w:ascii="Arial" w:hAnsi="Arial" w:cs="Arial"/>
              </w:rPr>
              <w:t>0.27</w:t>
            </w:r>
          </w:p>
        </w:tc>
        <w:tc>
          <w:tcPr>
            <w:tcW w:w="1383" w:type="dxa"/>
            <w:hideMark/>
          </w:tcPr>
          <w:p w14:paraId="62DD43EC" w14:textId="77777777" w:rsidR="009867B5" w:rsidRPr="00391A35" w:rsidRDefault="009867B5" w:rsidP="001B3FA5">
            <w:pPr>
              <w:spacing w:line="480" w:lineRule="auto"/>
              <w:jc w:val="center"/>
              <w:rPr>
                <w:rFonts w:ascii="Arial" w:hAnsi="Arial" w:cs="Arial"/>
              </w:rPr>
            </w:pPr>
            <w:r w:rsidRPr="00391A35">
              <w:rPr>
                <w:rFonts w:ascii="Arial" w:hAnsi="Arial" w:cs="Arial"/>
              </w:rPr>
              <w:t>0.08-0.51</w:t>
            </w:r>
          </w:p>
        </w:tc>
        <w:tc>
          <w:tcPr>
            <w:tcW w:w="2835" w:type="dxa"/>
            <w:hideMark/>
          </w:tcPr>
          <w:p w14:paraId="5D838D4C" w14:textId="77777777" w:rsidR="009867B5" w:rsidRPr="00391A35" w:rsidRDefault="009867B5" w:rsidP="001B3FA5">
            <w:pPr>
              <w:spacing w:line="480" w:lineRule="auto"/>
              <w:jc w:val="center"/>
              <w:rPr>
                <w:rFonts w:ascii="Arial" w:hAnsi="Arial" w:cs="Arial"/>
              </w:rPr>
            </w:pPr>
            <w:r w:rsidRPr="00391A35">
              <w:rPr>
                <w:rFonts w:ascii="Arial" w:hAnsi="Arial" w:cs="Arial"/>
              </w:rPr>
              <w:t>stable coexistence</w:t>
            </w:r>
          </w:p>
        </w:tc>
      </w:tr>
      <w:tr w:rsidR="009867B5" w:rsidRPr="00391A35" w14:paraId="51AD8CD9" w14:textId="77777777" w:rsidTr="007B6E75">
        <w:trPr>
          <w:trHeight w:val="20"/>
        </w:trPr>
        <w:tc>
          <w:tcPr>
            <w:tcW w:w="0" w:type="dxa"/>
            <w:vMerge/>
            <w:hideMark/>
          </w:tcPr>
          <w:p w14:paraId="4E61FD26" w14:textId="77777777" w:rsidR="009867B5" w:rsidRPr="00391A35" w:rsidRDefault="009867B5" w:rsidP="001B3FA5">
            <w:pPr>
              <w:spacing w:line="480" w:lineRule="auto"/>
              <w:jc w:val="center"/>
              <w:rPr>
                <w:rFonts w:ascii="Arial" w:hAnsi="Arial" w:cs="Arial"/>
              </w:rPr>
            </w:pPr>
          </w:p>
        </w:tc>
        <w:tc>
          <w:tcPr>
            <w:tcW w:w="0" w:type="dxa"/>
            <w:vMerge/>
            <w:hideMark/>
          </w:tcPr>
          <w:p w14:paraId="20398907" w14:textId="77777777" w:rsidR="009867B5" w:rsidRPr="00391A35" w:rsidRDefault="009867B5" w:rsidP="001B3FA5">
            <w:pPr>
              <w:spacing w:line="480" w:lineRule="auto"/>
              <w:jc w:val="center"/>
              <w:rPr>
                <w:rFonts w:ascii="Arial" w:hAnsi="Arial" w:cs="Arial"/>
              </w:rPr>
            </w:pPr>
          </w:p>
        </w:tc>
        <w:tc>
          <w:tcPr>
            <w:tcW w:w="0" w:type="dxa"/>
            <w:vMerge/>
            <w:hideMark/>
          </w:tcPr>
          <w:p w14:paraId="5A4A8C6F" w14:textId="77777777" w:rsidR="009867B5" w:rsidRPr="00391A35" w:rsidRDefault="009867B5" w:rsidP="001B3FA5">
            <w:pPr>
              <w:spacing w:line="480" w:lineRule="auto"/>
              <w:jc w:val="center"/>
              <w:rPr>
                <w:rFonts w:ascii="Arial" w:hAnsi="Arial" w:cs="Arial"/>
              </w:rPr>
            </w:pPr>
          </w:p>
        </w:tc>
        <w:tc>
          <w:tcPr>
            <w:tcW w:w="0" w:type="dxa"/>
            <w:vMerge/>
            <w:hideMark/>
          </w:tcPr>
          <w:p w14:paraId="78FA75AF" w14:textId="77777777" w:rsidR="009867B5" w:rsidRPr="00391A35" w:rsidRDefault="009867B5" w:rsidP="001B3FA5">
            <w:pPr>
              <w:spacing w:line="480" w:lineRule="auto"/>
              <w:jc w:val="center"/>
              <w:rPr>
                <w:rFonts w:ascii="Arial" w:hAnsi="Arial" w:cs="Arial"/>
              </w:rPr>
            </w:pPr>
          </w:p>
        </w:tc>
        <w:tc>
          <w:tcPr>
            <w:tcW w:w="0" w:type="dxa"/>
            <w:vMerge/>
            <w:hideMark/>
          </w:tcPr>
          <w:p w14:paraId="3B81A1FA" w14:textId="77777777" w:rsidR="009867B5" w:rsidRPr="00391A35" w:rsidRDefault="009867B5" w:rsidP="001B3FA5">
            <w:pPr>
              <w:spacing w:line="480" w:lineRule="auto"/>
              <w:jc w:val="center"/>
              <w:rPr>
                <w:rFonts w:ascii="Arial" w:hAnsi="Arial" w:cs="Arial"/>
              </w:rPr>
            </w:pPr>
          </w:p>
        </w:tc>
        <w:tc>
          <w:tcPr>
            <w:tcW w:w="0" w:type="dxa"/>
            <w:vMerge/>
            <w:hideMark/>
          </w:tcPr>
          <w:p w14:paraId="772FC0C5" w14:textId="77777777" w:rsidR="009867B5" w:rsidRPr="00391A35" w:rsidRDefault="009867B5" w:rsidP="001B3FA5">
            <w:pPr>
              <w:spacing w:line="480" w:lineRule="auto"/>
              <w:jc w:val="center"/>
              <w:rPr>
                <w:rFonts w:ascii="Arial" w:hAnsi="Arial" w:cs="Arial"/>
              </w:rPr>
            </w:pPr>
          </w:p>
        </w:tc>
        <w:tc>
          <w:tcPr>
            <w:tcW w:w="0" w:type="dxa"/>
            <w:hideMark/>
          </w:tcPr>
          <w:p w14:paraId="7E03344F" w14:textId="77777777" w:rsidR="009867B5" w:rsidRPr="00391A35" w:rsidRDefault="009867B5" w:rsidP="001B3FA5">
            <w:pPr>
              <w:spacing w:line="480" w:lineRule="auto"/>
              <w:jc w:val="center"/>
              <w:rPr>
                <w:rFonts w:ascii="Arial" w:hAnsi="Arial" w:cs="Arial"/>
              </w:rPr>
            </w:pPr>
            <w:r w:rsidRPr="00391A35">
              <w:rPr>
                <w:rFonts w:ascii="Arial" w:hAnsi="Arial" w:cs="Arial"/>
              </w:rPr>
              <w:t>PAL</w:t>
            </w:r>
          </w:p>
        </w:tc>
        <w:tc>
          <w:tcPr>
            <w:tcW w:w="0" w:type="dxa"/>
            <w:hideMark/>
          </w:tcPr>
          <w:p w14:paraId="5BFAA685" w14:textId="77777777" w:rsidR="009867B5" w:rsidRPr="00391A35" w:rsidRDefault="009867B5" w:rsidP="001B3FA5">
            <w:pPr>
              <w:spacing w:line="480" w:lineRule="auto"/>
              <w:jc w:val="center"/>
              <w:rPr>
                <w:rFonts w:ascii="Arial" w:hAnsi="Arial" w:cs="Arial"/>
              </w:rPr>
            </w:pPr>
            <w:r w:rsidRPr="00391A35">
              <w:rPr>
                <w:rFonts w:ascii="Arial" w:hAnsi="Arial" w:cs="Arial"/>
              </w:rPr>
              <w:t>0.11</w:t>
            </w:r>
          </w:p>
        </w:tc>
        <w:tc>
          <w:tcPr>
            <w:tcW w:w="1383" w:type="dxa"/>
            <w:hideMark/>
          </w:tcPr>
          <w:p w14:paraId="39D324D8" w14:textId="77777777" w:rsidR="009867B5" w:rsidRPr="00391A35" w:rsidRDefault="009867B5" w:rsidP="001B3FA5">
            <w:pPr>
              <w:spacing w:line="480" w:lineRule="auto"/>
              <w:jc w:val="center"/>
              <w:rPr>
                <w:rFonts w:ascii="Arial" w:hAnsi="Arial" w:cs="Arial"/>
              </w:rPr>
            </w:pPr>
            <w:r w:rsidRPr="00391A35">
              <w:rPr>
                <w:rFonts w:ascii="Arial" w:hAnsi="Arial" w:cs="Arial"/>
              </w:rPr>
              <w:t>0.01-0.29</w:t>
            </w:r>
          </w:p>
        </w:tc>
        <w:tc>
          <w:tcPr>
            <w:tcW w:w="2835" w:type="dxa"/>
            <w:hideMark/>
          </w:tcPr>
          <w:p w14:paraId="743934DA" w14:textId="77777777" w:rsidR="009867B5" w:rsidRPr="00391A35" w:rsidRDefault="009867B5" w:rsidP="001B3FA5">
            <w:pPr>
              <w:spacing w:line="480" w:lineRule="auto"/>
              <w:jc w:val="center"/>
              <w:rPr>
                <w:rFonts w:ascii="Arial" w:hAnsi="Arial" w:cs="Arial"/>
              </w:rPr>
            </w:pPr>
            <w:r w:rsidRPr="00391A35">
              <w:rPr>
                <w:rFonts w:ascii="Arial" w:hAnsi="Arial" w:cs="Arial"/>
              </w:rPr>
              <w:t>dominant</w:t>
            </w:r>
          </w:p>
        </w:tc>
      </w:tr>
      <w:tr w:rsidR="009867B5" w:rsidRPr="00391A35" w14:paraId="0F7B7B4D" w14:textId="77777777" w:rsidTr="007B6E75">
        <w:trPr>
          <w:trHeight w:val="20"/>
        </w:trPr>
        <w:tc>
          <w:tcPr>
            <w:tcW w:w="0" w:type="dxa"/>
            <w:vMerge/>
            <w:hideMark/>
          </w:tcPr>
          <w:p w14:paraId="0A015234" w14:textId="77777777" w:rsidR="009867B5" w:rsidRPr="00391A35" w:rsidRDefault="009867B5" w:rsidP="001B3FA5">
            <w:pPr>
              <w:spacing w:line="480" w:lineRule="auto"/>
              <w:jc w:val="center"/>
              <w:rPr>
                <w:rFonts w:ascii="Arial" w:hAnsi="Arial" w:cs="Arial"/>
              </w:rPr>
            </w:pPr>
          </w:p>
        </w:tc>
        <w:tc>
          <w:tcPr>
            <w:tcW w:w="0" w:type="dxa"/>
            <w:hideMark/>
          </w:tcPr>
          <w:p w14:paraId="6FBB418C" w14:textId="77777777" w:rsidR="009867B5" w:rsidRPr="00391A35" w:rsidRDefault="009867B5" w:rsidP="001B3FA5">
            <w:pPr>
              <w:spacing w:line="480" w:lineRule="auto"/>
              <w:jc w:val="center"/>
              <w:rPr>
                <w:rFonts w:ascii="Arial" w:hAnsi="Arial" w:cs="Arial"/>
              </w:rPr>
            </w:pPr>
            <w:r w:rsidRPr="00391A35">
              <w:rPr>
                <w:rFonts w:ascii="Arial" w:hAnsi="Arial" w:cs="Arial"/>
              </w:rPr>
              <w:t>PST</w:t>
            </w:r>
          </w:p>
        </w:tc>
        <w:tc>
          <w:tcPr>
            <w:tcW w:w="0" w:type="dxa"/>
            <w:hideMark/>
          </w:tcPr>
          <w:p w14:paraId="7DCE7B96" w14:textId="77777777" w:rsidR="009867B5" w:rsidRPr="00391A35" w:rsidRDefault="009867B5" w:rsidP="001B3FA5">
            <w:pPr>
              <w:spacing w:line="480" w:lineRule="auto"/>
              <w:jc w:val="center"/>
              <w:rPr>
                <w:rFonts w:ascii="Arial" w:hAnsi="Arial" w:cs="Arial"/>
              </w:rPr>
            </w:pPr>
            <w:r w:rsidRPr="00391A35">
              <w:rPr>
                <w:rFonts w:ascii="Arial" w:hAnsi="Arial" w:cs="Arial"/>
              </w:rPr>
              <w:t>0</w:t>
            </w:r>
          </w:p>
        </w:tc>
        <w:tc>
          <w:tcPr>
            <w:tcW w:w="0" w:type="dxa"/>
            <w:hideMark/>
          </w:tcPr>
          <w:p w14:paraId="756820B3" w14:textId="77777777" w:rsidR="009867B5" w:rsidRPr="00391A35" w:rsidRDefault="009867B5" w:rsidP="001B3FA5">
            <w:pPr>
              <w:spacing w:line="480" w:lineRule="auto"/>
              <w:jc w:val="center"/>
              <w:rPr>
                <w:rFonts w:ascii="Arial" w:hAnsi="Arial" w:cs="Arial"/>
              </w:rPr>
            </w:pPr>
            <w:r w:rsidRPr="00391A35">
              <w:rPr>
                <w:rFonts w:ascii="Arial" w:hAnsi="Arial" w:cs="Arial"/>
              </w:rPr>
              <w:t>\</w:t>
            </w:r>
          </w:p>
        </w:tc>
        <w:tc>
          <w:tcPr>
            <w:tcW w:w="0" w:type="dxa"/>
            <w:hideMark/>
          </w:tcPr>
          <w:p w14:paraId="36BB72EE" w14:textId="77777777" w:rsidR="009867B5" w:rsidRPr="00391A35" w:rsidRDefault="009867B5" w:rsidP="001B3FA5">
            <w:pPr>
              <w:spacing w:line="480" w:lineRule="auto"/>
              <w:jc w:val="center"/>
              <w:rPr>
                <w:rFonts w:ascii="Arial" w:hAnsi="Arial" w:cs="Arial"/>
              </w:rPr>
            </w:pPr>
            <w:r w:rsidRPr="00391A35">
              <w:rPr>
                <w:rFonts w:ascii="Arial" w:hAnsi="Arial" w:cs="Arial"/>
              </w:rPr>
              <w:t>\</w:t>
            </w:r>
          </w:p>
        </w:tc>
        <w:tc>
          <w:tcPr>
            <w:tcW w:w="0" w:type="dxa"/>
            <w:hideMark/>
          </w:tcPr>
          <w:p w14:paraId="5034F0B2" w14:textId="77777777" w:rsidR="009867B5" w:rsidRPr="00391A35" w:rsidRDefault="009867B5" w:rsidP="001B3FA5">
            <w:pPr>
              <w:spacing w:line="480" w:lineRule="auto"/>
              <w:jc w:val="center"/>
              <w:rPr>
                <w:rFonts w:ascii="Arial" w:hAnsi="Arial" w:cs="Arial"/>
              </w:rPr>
            </w:pPr>
            <w:r w:rsidRPr="00391A35">
              <w:rPr>
                <w:rFonts w:ascii="Arial" w:hAnsi="Arial" w:cs="Arial"/>
              </w:rPr>
              <w:t>\</w:t>
            </w:r>
          </w:p>
        </w:tc>
        <w:tc>
          <w:tcPr>
            <w:tcW w:w="0" w:type="dxa"/>
            <w:hideMark/>
          </w:tcPr>
          <w:p w14:paraId="1A02CD82" w14:textId="77777777" w:rsidR="009867B5" w:rsidRPr="00391A35" w:rsidRDefault="009867B5" w:rsidP="001B3FA5">
            <w:pPr>
              <w:spacing w:line="480" w:lineRule="auto"/>
              <w:jc w:val="center"/>
              <w:rPr>
                <w:rFonts w:ascii="Arial" w:hAnsi="Arial" w:cs="Arial"/>
              </w:rPr>
            </w:pPr>
            <w:r w:rsidRPr="00391A35">
              <w:rPr>
                <w:rFonts w:ascii="Arial" w:hAnsi="Arial" w:cs="Arial"/>
              </w:rPr>
              <w:t>BIP</w:t>
            </w:r>
          </w:p>
        </w:tc>
        <w:tc>
          <w:tcPr>
            <w:tcW w:w="0" w:type="dxa"/>
            <w:hideMark/>
          </w:tcPr>
          <w:p w14:paraId="7892BCD4" w14:textId="77777777" w:rsidR="009867B5" w:rsidRPr="00391A35" w:rsidRDefault="009867B5" w:rsidP="001B3FA5">
            <w:pPr>
              <w:spacing w:line="480" w:lineRule="auto"/>
              <w:jc w:val="center"/>
              <w:rPr>
                <w:rFonts w:ascii="Arial" w:hAnsi="Arial" w:cs="Arial"/>
              </w:rPr>
            </w:pPr>
            <w:r w:rsidRPr="00391A35">
              <w:rPr>
                <w:rFonts w:ascii="Arial" w:hAnsi="Arial" w:cs="Arial"/>
              </w:rPr>
              <w:t>\</w:t>
            </w:r>
          </w:p>
        </w:tc>
        <w:tc>
          <w:tcPr>
            <w:tcW w:w="1383" w:type="dxa"/>
            <w:hideMark/>
          </w:tcPr>
          <w:p w14:paraId="30631198" w14:textId="77777777" w:rsidR="009867B5" w:rsidRPr="00391A35" w:rsidRDefault="009867B5" w:rsidP="001B3FA5">
            <w:pPr>
              <w:spacing w:line="480" w:lineRule="auto"/>
              <w:jc w:val="center"/>
              <w:rPr>
                <w:rFonts w:ascii="Arial" w:hAnsi="Arial" w:cs="Arial"/>
              </w:rPr>
            </w:pPr>
            <w:r w:rsidRPr="00391A35">
              <w:rPr>
                <w:rFonts w:ascii="Arial" w:hAnsi="Arial" w:cs="Arial"/>
              </w:rPr>
              <w:t>\</w:t>
            </w:r>
          </w:p>
        </w:tc>
        <w:tc>
          <w:tcPr>
            <w:tcW w:w="2835" w:type="dxa"/>
            <w:hideMark/>
          </w:tcPr>
          <w:p w14:paraId="63A6C25E" w14:textId="2FC3361D" w:rsidR="009867B5" w:rsidRPr="00391A35" w:rsidRDefault="00F67A55" w:rsidP="001B3FA5">
            <w:pPr>
              <w:spacing w:line="480" w:lineRule="auto"/>
              <w:jc w:val="center"/>
              <w:rPr>
                <w:rFonts w:ascii="Arial" w:hAnsi="Arial" w:cs="Arial"/>
              </w:rPr>
            </w:pPr>
            <w:r w:rsidRPr="00391A35">
              <w:rPr>
                <w:rFonts w:ascii="Arial" w:hAnsi="Arial" w:cs="Arial"/>
              </w:rPr>
              <w:t>unable to establish</w:t>
            </w:r>
          </w:p>
        </w:tc>
      </w:tr>
      <w:tr w:rsidR="009867B5" w:rsidRPr="00391A35" w14:paraId="56F40FFD" w14:textId="77777777" w:rsidTr="007B6E75">
        <w:trPr>
          <w:trHeight w:val="20"/>
        </w:trPr>
        <w:tc>
          <w:tcPr>
            <w:tcW w:w="0" w:type="dxa"/>
            <w:vMerge/>
            <w:hideMark/>
          </w:tcPr>
          <w:p w14:paraId="0F35E2B6" w14:textId="77777777" w:rsidR="009867B5" w:rsidRPr="00391A35" w:rsidRDefault="009867B5" w:rsidP="001B3FA5">
            <w:pPr>
              <w:spacing w:line="480" w:lineRule="auto"/>
              <w:jc w:val="center"/>
              <w:rPr>
                <w:rFonts w:ascii="Arial" w:hAnsi="Arial" w:cs="Arial"/>
              </w:rPr>
            </w:pPr>
          </w:p>
        </w:tc>
        <w:tc>
          <w:tcPr>
            <w:tcW w:w="0" w:type="dxa"/>
            <w:vMerge w:val="restart"/>
            <w:hideMark/>
          </w:tcPr>
          <w:p w14:paraId="21471A44" w14:textId="77777777" w:rsidR="009867B5" w:rsidRPr="00391A35" w:rsidRDefault="009867B5" w:rsidP="001B3FA5">
            <w:pPr>
              <w:spacing w:line="480" w:lineRule="auto"/>
              <w:jc w:val="center"/>
              <w:rPr>
                <w:rFonts w:ascii="Arial" w:hAnsi="Arial" w:cs="Arial"/>
              </w:rPr>
            </w:pPr>
            <w:r w:rsidRPr="00391A35">
              <w:rPr>
                <w:rFonts w:ascii="Arial" w:hAnsi="Arial" w:cs="Arial"/>
              </w:rPr>
              <w:t>SUL</w:t>
            </w:r>
          </w:p>
        </w:tc>
        <w:tc>
          <w:tcPr>
            <w:tcW w:w="0" w:type="dxa"/>
            <w:vMerge w:val="restart"/>
            <w:hideMark/>
          </w:tcPr>
          <w:p w14:paraId="3FC75462" w14:textId="77777777" w:rsidR="009867B5" w:rsidRPr="00391A35" w:rsidRDefault="009867B5" w:rsidP="001B3FA5">
            <w:pPr>
              <w:spacing w:line="480" w:lineRule="auto"/>
              <w:jc w:val="center"/>
              <w:rPr>
                <w:rFonts w:ascii="Arial" w:hAnsi="Arial" w:cs="Arial"/>
              </w:rPr>
            </w:pPr>
            <w:r w:rsidRPr="00391A35">
              <w:rPr>
                <w:rFonts w:ascii="Arial" w:hAnsi="Arial" w:cs="Arial"/>
              </w:rPr>
              <w:t>13.65</w:t>
            </w:r>
          </w:p>
        </w:tc>
        <w:tc>
          <w:tcPr>
            <w:tcW w:w="0" w:type="dxa"/>
            <w:vMerge w:val="restart"/>
            <w:hideMark/>
          </w:tcPr>
          <w:p w14:paraId="5CFCF77C" w14:textId="77777777" w:rsidR="009867B5" w:rsidRPr="00391A35" w:rsidRDefault="009867B5" w:rsidP="001B3FA5">
            <w:pPr>
              <w:spacing w:line="480" w:lineRule="auto"/>
              <w:jc w:val="center"/>
              <w:rPr>
                <w:rFonts w:ascii="Arial" w:hAnsi="Arial" w:cs="Arial"/>
              </w:rPr>
            </w:pPr>
            <w:r w:rsidRPr="00391A35">
              <w:rPr>
                <w:rFonts w:ascii="Arial" w:hAnsi="Arial" w:cs="Arial"/>
              </w:rPr>
              <w:t>10.26-19.03</w:t>
            </w:r>
          </w:p>
        </w:tc>
        <w:tc>
          <w:tcPr>
            <w:tcW w:w="0" w:type="dxa"/>
            <w:vMerge w:val="restart"/>
            <w:hideMark/>
          </w:tcPr>
          <w:p w14:paraId="6FAF3F9D" w14:textId="77777777" w:rsidR="009867B5" w:rsidRPr="00391A35" w:rsidRDefault="009867B5" w:rsidP="001B3FA5">
            <w:pPr>
              <w:spacing w:line="480" w:lineRule="auto"/>
              <w:jc w:val="center"/>
              <w:rPr>
                <w:rFonts w:ascii="Arial" w:hAnsi="Arial" w:cs="Arial"/>
              </w:rPr>
            </w:pPr>
            <w:r w:rsidRPr="00391A35">
              <w:rPr>
                <w:rFonts w:ascii="Arial" w:hAnsi="Arial" w:cs="Arial"/>
              </w:rPr>
              <w:t>0.15</w:t>
            </w:r>
          </w:p>
        </w:tc>
        <w:tc>
          <w:tcPr>
            <w:tcW w:w="0" w:type="dxa"/>
            <w:vMerge w:val="restart"/>
            <w:hideMark/>
          </w:tcPr>
          <w:p w14:paraId="312855A2" w14:textId="77777777" w:rsidR="009867B5" w:rsidRPr="00391A35" w:rsidRDefault="009867B5" w:rsidP="001B3FA5">
            <w:pPr>
              <w:spacing w:line="480" w:lineRule="auto"/>
              <w:jc w:val="center"/>
              <w:rPr>
                <w:rFonts w:ascii="Arial" w:hAnsi="Arial" w:cs="Arial"/>
              </w:rPr>
            </w:pPr>
            <w:r w:rsidRPr="00391A35">
              <w:rPr>
                <w:rFonts w:ascii="Arial" w:hAnsi="Arial" w:cs="Arial"/>
              </w:rPr>
              <w:t>0.09-0.24</w:t>
            </w:r>
          </w:p>
        </w:tc>
        <w:tc>
          <w:tcPr>
            <w:tcW w:w="0" w:type="dxa"/>
            <w:hideMark/>
          </w:tcPr>
          <w:p w14:paraId="7369FB65" w14:textId="77777777" w:rsidR="009867B5" w:rsidRPr="00391A35" w:rsidRDefault="009867B5" w:rsidP="001B3FA5">
            <w:pPr>
              <w:spacing w:line="480" w:lineRule="auto"/>
              <w:jc w:val="center"/>
              <w:rPr>
                <w:rFonts w:ascii="Arial" w:hAnsi="Arial" w:cs="Arial"/>
              </w:rPr>
            </w:pPr>
            <w:r w:rsidRPr="00391A35">
              <w:rPr>
                <w:rFonts w:ascii="Arial" w:hAnsi="Arial" w:cs="Arial"/>
              </w:rPr>
              <w:t>BIP</w:t>
            </w:r>
          </w:p>
        </w:tc>
        <w:tc>
          <w:tcPr>
            <w:tcW w:w="0" w:type="dxa"/>
            <w:hideMark/>
          </w:tcPr>
          <w:p w14:paraId="43DE3FD6" w14:textId="77777777" w:rsidR="009867B5" w:rsidRPr="00391A35" w:rsidRDefault="009867B5" w:rsidP="001B3FA5">
            <w:pPr>
              <w:spacing w:line="480" w:lineRule="auto"/>
              <w:jc w:val="center"/>
              <w:rPr>
                <w:rFonts w:ascii="Arial" w:hAnsi="Arial" w:cs="Arial"/>
              </w:rPr>
            </w:pPr>
            <w:r w:rsidRPr="00391A35">
              <w:rPr>
                <w:rFonts w:ascii="Arial" w:hAnsi="Arial" w:cs="Arial"/>
              </w:rPr>
              <w:t>0.37</w:t>
            </w:r>
          </w:p>
        </w:tc>
        <w:tc>
          <w:tcPr>
            <w:tcW w:w="1383" w:type="dxa"/>
            <w:hideMark/>
          </w:tcPr>
          <w:p w14:paraId="4043CF2E" w14:textId="77777777" w:rsidR="009867B5" w:rsidRPr="00391A35" w:rsidRDefault="009867B5" w:rsidP="001B3FA5">
            <w:pPr>
              <w:spacing w:line="480" w:lineRule="auto"/>
              <w:jc w:val="center"/>
              <w:rPr>
                <w:rFonts w:ascii="Arial" w:hAnsi="Arial" w:cs="Arial"/>
              </w:rPr>
            </w:pPr>
            <w:r w:rsidRPr="00391A35">
              <w:rPr>
                <w:rFonts w:ascii="Arial" w:hAnsi="Arial" w:cs="Arial"/>
              </w:rPr>
              <w:t>0.18-0.62</w:t>
            </w:r>
          </w:p>
        </w:tc>
        <w:tc>
          <w:tcPr>
            <w:tcW w:w="2835" w:type="dxa"/>
            <w:hideMark/>
          </w:tcPr>
          <w:p w14:paraId="046FFAC5" w14:textId="77777777" w:rsidR="009867B5" w:rsidRPr="00391A35" w:rsidRDefault="009867B5" w:rsidP="001B3FA5">
            <w:pPr>
              <w:spacing w:line="480" w:lineRule="auto"/>
              <w:jc w:val="center"/>
              <w:rPr>
                <w:rFonts w:ascii="Arial" w:hAnsi="Arial" w:cs="Arial"/>
              </w:rPr>
            </w:pPr>
            <w:r w:rsidRPr="00391A35">
              <w:rPr>
                <w:rFonts w:ascii="Arial" w:hAnsi="Arial" w:cs="Arial"/>
              </w:rPr>
              <w:t>dominant</w:t>
            </w:r>
          </w:p>
        </w:tc>
      </w:tr>
      <w:tr w:rsidR="009867B5" w:rsidRPr="00391A35" w14:paraId="550B03F4" w14:textId="77777777" w:rsidTr="007B6E75">
        <w:trPr>
          <w:trHeight w:val="20"/>
        </w:trPr>
        <w:tc>
          <w:tcPr>
            <w:tcW w:w="0" w:type="dxa"/>
            <w:vMerge/>
            <w:hideMark/>
          </w:tcPr>
          <w:p w14:paraId="6C162E21" w14:textId="77777777" w:rsidR="009867B5" w:rsidRPr="00391A35" w:rsidRDefault="009867B5" w:rsidP="001B3FA5">
            <w:pPr>
              <w:spacing w:line="480" w:lineRule="auto"/>
              <w:jc w:val="center"/>
              <w:rPr>
                <w:rFonts w:ascii="Arial" w:hAnsi="Arial" w:cs="Arial"/>
              </w:rPr>
            </w:pPr>
          </w:p>
        </w:tc>
        <w:tc>
          <w:tcPr>
            <w:tcW w:w="0" w:type="dxa"/>
            <w:vMerge/>
            <w:hideMark/>
          </w:tcPr>
          <w:p w14:paraId="29F4A44C" w14:textId="77777777" w:rsidR="009867B5" w:rsidRPr="00391A35" w:rsidRDefault="009867B5" w:rsidP="001B3FA5">
            <w:pPr>
              <w:spacing w:line="480" w:lineRule="auto"/>
              <w:jc w:val="center"/>
              <w:rPr>
                <w:rFonts w:ascii="Arial" w:hAnsi="Arial" w:cs="Arial"/>
              </w:rPr>
            </w:pPr>
          </w:p>
        </w:tc>
        <w:tc>
          <w:tcPr>
            <w:tcW w:w="0" w:type="dxa"/>
            <w:vMerge/>
            <w:hideMark/>
          </w:tcPr>
          <w:p w14:paraId="294FB846" w14:textId="77777777" w:rsidR="009867B5" w:rsidRPr="00391A35" w:rsidRDefault="009867B5" w:rsidP="001B3FA5">
            <w:pPr>
              <w:spacing w:line="480" w:lineRule="auto"/>
              <w:jc w:val="center"/>
              <w:rPr>
                <w:rFonts w:ascii="Arial" w:hAnsi="Arial" w:cs="Arial"/>
              </w:rPr>
            </w:pPr>
          </w:p>
        </w:tc>
        <w:tc>
          <w:tcPr>
            <w:tcW w:w="0" w:type="dxa"/>
            <w:vMerge/>
            <w:hideMark/>
          </w:tcPr>
          <w:p w14:paraId="725D25E6" w14:textId="77777777" w:rsidR="009867B5" w:rsidRPr="00391A35" w:rsidRDefault="009867B5" w:rsidP="001B3FA5">
            <w:pPr>
              <w:spacing w:line="480" w:lineRule="auto"/>
              <w:jc w:val="center"/>
              <w:rPr>
                <w:rFonts w:ascii="Arial" w:hAnsi="Arial" w:cs="Arial"/>
              </w:rPr>
            </w:pPr>
          </w:p>
        </w:tc>
        <w:tc>
          <w:tcPr>
            <w:tcW w:w="0" w:type="dxa"/>
            <w:vMerge/>
            <w:hideMark/>
          </w:tcPr>
          <w:p w14:paraId="7A83EBE7" w14:textId="77777777" w:rsidR="009867B5" w:rsidRPr="00391A35" w:rsidRDefault="009867B5" w:rsidP="001B3FA5">
            <w:pPr>
              <w:spacing w:line="480" w:lineRule="auto"/>
              <w:jc w:val="center"/>
              <w:rPr>
                <w:rFonts w:ascii="Arial" w:hAnsi="Arial" w:cs="Arial"/>
              </w:rPr>
            </w:pPr>
          </w:p>
        </w:tc>
        <w:tc>
          <w:tcPr>
            <w:tcW w:w="0" w:type="dxa"/>
            <w:vMerge/>
            <w:hideMark/>
          </w:tcPr>
          <w:p w14:paraId="31FDE6CB" w14:textId="77777777" w:rsidR="009867B5" w:rsidRPr="00391A35" w:rsidRDefault="009867B5" w:rsidP="001B3FA5">
            <w:pPr>
              <w:spacing w:line="480" w:lineRule="auto"/>
              <w:jc w:val="center"/>
              <w:rPr>
                <w:rFonts w:ascii="Arial" w:hAnsi="Arial" w:cs="Arial"/>
              </w:rPr>
            </w:pPr>
          </w:p>
        </w:tc>
        <w:tc>
          <w:tcPr>
            <w:tcW w:w="0" w:type="dxa"/>
            <w:hideMark/>
          </w:tcPr>
          <w:p w14:paraId="748BC68B" w14:textId="77777777" w:rsidR="009867B5" w:rsidRPr="00391A35" w:rsidRDefault="009867B5" w:rsidP="001B3FA5">
            <w:pPr>
              <w:spacing w:line="480" w:lineRule="auto"/>
              <w:jc w:val="center"/>
              <w:rPr>
                <w:rFonts w:ascii="Arial" w:hAnsi="Arial" w:cs="Arial"/>
              </w:rPr>
            </w:pPr>
            <w:r w:rsidRPr="00391A35">
              <w:rPr>
                <w:rFonts w:ascii="Arial" w:hAnsi="Arial" w:cs="Arial"/>
              </w:rPr>
              <w:t>PAL</w:t>
            </w:r>
          </w:p>
        </w:tc>
        <w:tc>
          <w:tcPr>
            <w:tcW w:w="0" w:type="dxa"/>
            <w:hideMark/>
          </w:tcPr>
          <w:p w14:paraId="314CC9AB" w14:textId="77777777" w:rsidR="009867B5" w:rsidRPr="00391A35" w:rsidRDefault="009867B5" w:rsidP="001B3FA5">
            <w:pPr>
              <w:spacing w:line="480" w:lineRule="auto"/>
              <w:jc w:val="center"/>
              <w:rPr>
                <w:rFonts w:ascii="Arial" w:hAnsi="Arial" w:cs="Arial"/>
              </w:rPr>
            </w:pPr>
            <w:r w:rsidRPr="00391A35">
              <w:rPr>
                <w:rFonts w:ascii="Arial" w:hAnsi="Arial" w:cs="Arial"/>
              </w:rPr>
              <w:t>0.04</w:t>
            </w:r>
          </w:p>
        </w:tc>
        <w:tc>
          <w:tcPr>
            <w:tcW w:w="1383" w:type="dxa"/>
            <w:hideMark/>
          </w:tcPr>
          <w:p w14:paraId="69E172AB" w14:textId="77777777" w:rsidR="009867B5" w:rsidRPr="00391A35" w:rsidRDefault="009867B5" w:rsidP="001B3FA5">
            <w:pPr>
              <w:spacing w:line="480" w:lineRule="auto"/>
              <w:jc w:val="center"/>
              <w:rPr>
                <w:rFonts w:ascii="Arial" w:hAnsi="Arial" w:cs="Arial"/>
              </w:rPr>
            </w:pPr>
            <w:r w:rsidRPr="00391A35">
              <w:rPr>
                <w:rFonts w:ascii="Arial" w:hAnsi="Arial" w:cs="Arial"/>
              </w:rPr>
              <w:t>0-0.14</w:t>
            </w:r>
          </w:p>
        </w:tc>
        <w:tc>
          <w:tcPr>
            <w:tcW w:w="2835" w:type="dxa"/>
            <w:hideMark/>
          </w:tcPr>
          <w:p w14:paraId="08F90A41" w14:textId="77777777" w:rsidR="009867B5" w:rsidRPr="00391A35" w:rsidRDefault="009867B5" w:rsidP="001B3FA5">
            <w:pPr>
              <w:spacing w:line="480" w:lineRule="auto"/>
              <w:jc w:val="center"/>
              <w:rPr>
                <w:rFonts w:ascii="Arial" w:hAnsi="Arial" w:cs="Arial"/>
              </w:rPr>
            </w:pPr>
            <w:r w:rsidRPr="00391A35">
              <w:rPr>
                <w:rFonts w:ascii="Arial" w:hAnsi="Arial" w:cs="Arial"/>
              </w:rPr>
              <w:t>dominant</w:t>
            </w:r>
          </w:p>
        </w:tc>
      </w:tr>
    </w:tbl>
    <w:p w14:paraId="22A38527" w14:textId="77777777" w:rsidR="009867B5" w:rsidRPr="00391A35" w:rsidRDefault="009867B5" w:rsidP="001B3FA5">
      <w:pPr>
        <w:spacing w:line="480" w:lineRule="auto"/>
        <w:rPr>
          <w:rFonts w:ascii="Arial" w:hAnsi="Arial" w:cs="Arial"/>
        </w:rPr>
        <w:sectPr w:rsidR="009867B5" w:rsidRPr="00391A35" w:rsidSect="00B75658">
          <w:type w:val="continuous"/>
          <w:pgSz w:w="16840" w:h="11900" w:orient="landscape"/>
          <w:pgMar w:top="1440" w:right="1440" w:bottom="1440" w:left="1440" w:header="709" w:footer="709" w:gutter="0"/>
          <w:lnNumType w:countBy="1" w:restart="continuous"/>
          <w:cols w:space="708"/>
          <w:docGrid w:linePitch="360"/>
        </w:sectPr>
      </w:pPr>
    </w:p>
    <w:p w14:paraId="587F95EF" w14:textId="09DCD459" w:rsidR="006A5712" w:rsidRPr="00391A35" w:rsidRDefault="006A5712" w:rsidP="001B3FA5">
      <w:pPr>
        <w:spacing w:line="480" w:lineRule="auto"/>
        <w:rPr>
          <w:rFonts w:ascii="Arial" w:hAnsi="Arial" w:cs="Arial"/>
        </w:rPr>
      </w:pPr>
    </w:p>
    <w:sectPr w:rsidR="006A5712" w:rsidRPr="00391A35" w:rsidSect="00B75658">
      <w:type w:val="continuous"/>
      <w:pgSz w:w="11900" w:h="16840"/>
      <w:pgMar w:top="1440" w:right="1440" w:bottom="1440" w:left="1440"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67079" w14:textId="77777777" w:rsidR="00944CBA" w:rsidRDefault="00944CBA" w:rsidP="00840752">
      <w:r>
        <w:separator/>
      </w:r>
    </w:p>
  </w:endnote>
  <w:endnote w:type="continuationSeparator" w:id="0">
    <w:p w14:paraId="3251AB30" w14:textId="77777777" w:rsidR="00944CBA" w:rsidRDefault="00944CBA" w:rsidP="00840752">
      <w:r>
        <w:continuationSeparator/>
      </w:r>
    </w:p>
  </w:endnote>
  <w:endnote w:type="continuationNotice" w:id="1">
    <w:p w14:paraId="4D377946" w14:textId="77777777" w:rsidR="00944CBA" w:rsidRDefault="00944C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D41EE" w14:textId="77777777" w:rsidR="00944CBA" w:rsidRDefault="00944CBA" w:rsidP="00840752">
      <w:r>
        <w:separator/>
      </w:r>
    </w:p>
  </w:footnote>
  <w:footnote w:type="continuationSeparator" w:id="0">
    <w:p w14:paraId="511AA228" w14:textId="77777777" w:rsidR="00944CBA" w:rsidRDefault="00944CBA" w:rsidP="00840752">
      <w:r>
        <w:continuationSeparator/>
      </w:r>
    </w:p>
  </w:footnote>
  <w:footnote w:type="continuationNotice" w:id="1">
    <w:p w14:paraId="753B7903" w14:textId="77777777" w:rsidR="00944CBA" w:rsidRDefault="00944CB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92312"/>
    <w:multiLevelType w:val="hybridMultilevel"/>
    <w:tmpl w:val="2826A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D567A"/>
    <w:multiLevelType w:val="hybridMultilevel"/>
    <w:tmpl w:val="364ED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D91AF4"/>
    <w:multiLevelType w:val="hybridMultilevel"/>
    <w:tmpl w:val="99247F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35D5BD9"/>
    <w:multiLevelType w:val="hybridMultilevel"/>
    <w:tmpl w:val="D7268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8404BE5"/>
    <w:multiLevelType w:val="hybridMultilevel"/>
    <w:tmpl w:val="D64E009A"/>
    <w:lvl w:ilvl="0" w:tplc="B1BCE9B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E135ED"/>
    <w:multiLevelType w:val="hybridMultilevel"/>
    <w:tmpl w:val="7F7C3D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B64984"/>
    <w:multiLevelType w:val="multilevel"/>
    <w:tmpl w:val="3A88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7CA5531"/>
    <w:multiLevelType w:val="hybridMultilevel"/>
    <w:tmpl w:val="77625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BE506D"/>
    <w:multiLevelType w:val="hybridMultilevel"/>
    <w:tmpl w:val="CBCE3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B593DB2"/>
    <w:multiLevelType w:val="hybridMultilevel"/>
    <w:tmpl w:val="0422D424"/>
    <w:lvl w:ilvl="0" w:tplc="0A6E7A7A">
      <w:start w:val="1"/>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D757B8A"/>
    <w:multiLevelType w:val="hybridMultilevel"/>
    <w:tmpl w:val="7DACB6D8"/>
    <w:lvl w:ilvl="0" w:tplc="8FCAE068">
      <w:start w:val="249"/>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17F5D64"/>
    <w:multiLevelType w:val="hybridMultilevel"/>
    <w:tmpl w:val="ACF0FA5C"/>
    <w:lvl w:ilvl="0" w:tplc="652E2E7C">
      <w:start w:val="4"/>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9C6491"/>
    <w:multiLevelType w:val="hybridMultilevel"/>
    <w:tmpl w:val="8EDC0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19"/>
  </w:num>
  <w:num w:numId="3">
    <w:abstractNumId w:val="7"/>
  </w:num>
  <w:num w:numId="4">
    <w:abstractNumId w:val="30"/>
  </w:num>
  <w:num w:numId="5">
    <w:abstractNumId w:val="25"/>
  </w:num>
  <w:num w:numId="6">
    <w:abstractNumId w:val="27"/>
  </w:num>
  <w:num w:numId="7">
    <w:abstractNumId w:val="20"/>
  </w:num>
  <w:num w:numId="8">
    <w:abstractNumId w:val="3"/>
  </w:num>
  <w:num w:numId="9">
    <w:abstractNumId w:val="17"/>
  </w:num>
  <w:num w:numId="10">
    <w:abstractNumId w:val="12"/>
  </w:num>
  <w:num w:numId="11">
    <w:abstractNumId w:val="13"/>
  </w:num>
  <w:num w:numId="12">
    <w:abstractNumId w:val="9"/>
  </w:num>
  <w:num w:numId="13">
    <w:abstractNumId w:val="22"/>
  </w:num>
  <w:num w:numId="14">
    <w:abstractNumId w:val="14"/>
  </w:num>
  <w:num w:numId="15">
    <w:abstractNumId w:val="0"/>
  </w:num>
  <w:num w:numId="16">
    <w:abstractNumId w:val="6"/>
  </w:num>
  <w:num w:numId="17">
    <w:abstractNumId w:val="4"/>
  </w:num>
  <w:num w:numId="18">
    <w:abstractNumId w:val="8"/>
  </w:num>
  <w:num w:numId="19">
    <w:abstractNumId w:val="10"/>
  </w:num>
  <w:num w:numId="20">
    <w:abstractNumId w:val="2"/>
  </w:num>
  <w:num w:numId="21">
    <w:abstractNumId w:val="28"/>
  </w:num>
  <w:num w:numId="22">
    <w:abstractNumId w:val="11"/>
  </w:num>
  <w:num w:numId="23">
    <w:abstractNumId w:val="1"/>
  </w:num>
  <w:num w:numId="24">
    <w:abstractNumId w:val="26"/>
  </w:num>
  <w:num w:numId="25">
    <w:abstractNumId w:val="16"/>
  </w:num>
  <w:num w:numId="26">
    <w:abstractNumId w:val="24"/>
  </w:num>
  <w:num w:numId="27">
    <w:abstractNumId w:val="18"/>
  </w:num>
  <w:num w:numId="28">
    <w:abstractNumId w:val="15"/>
  </w:num>
  <w:num w:numId="29">
    <w:abstractNumId w:val="21"/>
  </w:num>
  <w:num w:numId="30">
    <w:abstractNumId w:val="5"/>
  </w:num>
  <w:num w:numId="31">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nlin Chen">
    <w15:presenceInfo w15:providerId="AD" w15:userId="S::quee3755@ox.ac.uk::3962bcab-6b37-4cf2-a2fd-0090fc8aa6d3"/>
  </w15:person>
  <w15:person w15:author="Owen Lewis">
    <w15:presenceInfo w15:providerId="AD" w15:userId="S::zool0376@ox.ac.uk::5d885d73-06b1-4097-b72e-dbf0d664e9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26F0"/>
    <w:rsid w:val="0000434E"/>
    <w:rsid w:val="00004DEA"/>
    <w:rsid w:val="00005307"/>
    <w:rsid w:val="00005535"/>
    <w:rsid w:val="00005736"/>
    <w:rsid w:val="00006474"/>
    <w:rsid w:val="0000679E"/>
    <w:rsid w:val="000067E1"/>
    <w:rsid w:val="000070C6"/>
    <w:rsid w:val="0000748B"/>
    <w:rsid w:val="00007A2F"/>
    <w:rsid w:val="000128B8"/>
    <w:rsid w:val="0001304F"/>
    <w:rsid w:val="00013562"/>
    <w:rsid w:val="000143F7"/>
    <w:rsid w:val="00016199"/>
    <w:rsid w:val="0001675B"/>
    <w:rsid w:val="00017D17"/>
    <w:rsid w:val="00020BAE"/>
    <w:rsid w:val="00021890"/>
    <w:rsid w:val="00022FBF"/>
    <w:rsid w:val="00023079"/>
    <w:rsid w:val="0002329C"/>
    <w:rsid w:val="0002365C"/>
    <w:rsid w:val="00023DFA"/>
    <w:rsid w:val="000248A0"/>
    <w:rsid w:val="00025164"/>
    <w:rsid w:val="00025301"/>
    <w:rsid w:val="000270BE"/>
    <w:rsid w:val="000275A7"/>
    <w:rsid w:val="00030020"/>
    <w:rsid w:val="00030234"/>
    <w:rsid w:val="00031E8C"/>
    <w:rsid w:val="000323D3"/>
    <w:rsid w:val="00034A52"/>
    <w:rsid w:val="00034C9B"/>
    <w:rsid w:val="0003504A"/>
    <w:rsid w:val="00035188"/>
    <w:rsid w:val="0003582D"/>
    <w:rsid w:val="00035F66"/>
    <w:rsid w:val="000362EA"/>
    <w:rsid w:val="000368C9"/>
    <w:rsid w:val="00036A2A"/>
    <w:rsid w:val="000377CB"/>
    <w:rsid w:val="00037923"/>
    <w:rsid w:val="00040354"/>
    <w:rsid w:val="00040C41"/>
    <w:rsid w:val="00040F2F"/>
    <w:rsid w:val="000415A3"/>
    <w:rsid w:val="00041FC7"/>
    <w:rsid w:val="0004285A"/>
    <w:rsid w:val="00042C20"/>
    <w:rsid w:val="000441E7"/>
    <w:rsid w:val="00044B2C"/>
    <w:rsid w:val="000452CA"/>
    <w:rsid w:val="000456C4"/>
    <w:rsid w:val="00045B7F"/>
    <w:rsid w:val="00046745"/>
    <w:rsid w:val="00046EDE"/>
    <w:rsid w:val="00046F64"/>
    <w:rsid w:val="00047101"/>
    <w:rsid w:val="000503B9"/>
    <w:rsid w:val="00050853"/>
    <w:rsid w:val="0005107A"/>
    <w:rsid w:val="000523B5"/>
    <w:rsid w:val="000529FD"/>
    <w:rsid w:val="00052EAB"/>
    <w:rsid w:val="000531B6"/>
    <w:rsid w:val="0005376D"/>
    <w:rsid w:val="00054B94"/>
    <w:rsid w:val="000552DF"/>
    <w:rsid w:val="000553CF"/>
    <w:rsid w:val="00055EB7"/>
    <w:rsid w:val="00055F3A"/>
    <w:rsid w:val="00056D0F"/>
    <w:rsid w:val="000570CB"/>
    <w:rsid w:val="00057866"/>
    <w:rsid w:val="00057D30"/>
    <w:rsid w:val="0006153E"/>
    <w:rsid w:val="00061725"/>
    <w:rsid w:val="0006183D"/>
    <w:rsid w:val="000625C0"/>
    <w:rsid w:val="000643AA"/>
    <w:rsid w:val="00065485"/>
    <w:rsid w:val="00065B89"/>
    <w:rsid w:val="00066A1E"/>
    <w:rsid w:val="00066D54"/>
    <w:rsid w:val="00070168"/>
    <w:rsid w:val="0007021A"/>
    <w:rsid w:val="00070DA5"/>
    <w:rsid w:val="00071151"/>
    <w:rsid w:val="000724E9"/>
    <w:rsid w:val="0007498B"/>
    <w:rsid w:val="0007523E"/>
    <w:rsid w:val="000773AE"/>
    <w:rsid w:val="00077658"/>
    <w:rsid w:val="000777B9"/>
    <w:rsid w:val="000809E7"/>
    <w:rsid w:val="00081E42"/>
    <w:rsid w:val="0008287F"/>
    <w:rsid w:val="00083CBD"/>
    <w:rsid w:val="00084ADD"/>
    <w:rsid w:val="000852EC"/>
    <w:rsid w:val="0008542D"/>
    <w:rsid w:val="000855AC"/>
    <w:rsid w:val="0008726C"/>
    <w:rsid w:val="00087752"/>
    <w:rsid w:val="00087F76"/>
    <w:rsid w:val="0009020B"/>
    <w:rsid w:val="0009103F"/>
    <w:rsid w:val="00091F09"/>
    <w:rsid w:val="00092038"/>
    <w:rsid w:val="0009229E"/>
    <w:rsid w:val="00092B36"/>
    <w:rsid w:val="00092C50"/>
    <w:rsid w:val="00093044"/>
    <w:rsid w:val="000958FD"/>
    <w:rsid w:val="00095E61"/>
    <w:rsid w:val="00097048"/>
    <w:rsid w:val="00097531"/>
    <w:rsid w:val="0009777A"/>
    <w:rsid w:val="00097BA0"/>
    <w:rsid w:val="00097CF8"/>
    <w:rsid w:val="000A00B4"/>
    <w:rsid w:val="000A010A"/>
    <w:rsid w:val="000A07BA"/>
    <w:rsid w:val="000A3D73"/>
    <w:rsid w:val="000A3E9F"/>
    <w:rsid w:val="000A3ED7"/>
    <w:rsid w:val="000A3F13"/>
    <w:rsid w:val="000A40C3"/>
    <w:rsid w:val="000A66ED"/>
    <w:rsid w:val="000A7008"/>
    <w:rsid w:val="000A7638"/>
    <w:rsid w:val="000A7858"/>
    <w:rsid w:val="000B00DD"/>
    <w:rsid w:val="000B0166"/>
    <w:rsid w:val="000B12F9"/>
    <w:rsid w:val="000B14C4"/>
    <w:rsid w:val="000B194D"/>
    <w:rsid w:val="000B1BD0"/>
    <w:rsid w:val="000B308D"/>
    <w:rsid w:val="000B3C03"/>
    <w:rsid w:val="000B4179"/>
    <w:rsid w:val="000B51F0"/>
    <w:rsid w:val="000B533C"/>
    <w:rsid w:val="000B55C7"/>
    <w:rsid w:val="000B58B8"/>
    <w:rsid w:val="000B5956"/>
    <w:rsid w:val="000B5A74"/>
    <w:rsid w:val="000B5DD4"/>
    <w:rsid w:val="000B6084"/>
    <w:rsid w:val="000B631D"/>
    <w:rsid w:val="000B6CBE"/>
    <w:rsid w:val="000B7346"/>
    <w:rsid w:val="000C14F6"/>
    <w:rsid w:val="000C1A7D"/>
    <w:rsid w:val="000C3659"/>
    <w:rsid w:val="000C37B2"/>
    <w:rsid w:val="000C48A3"/>
    <w:rsid w:val="000C497E"/>
    <w:rsid w:val="000C4AD3"/>
    <w:rsid w:val="000C4B32"/>
    <w:rsid w:val="000C55D1"/>
    <w:rsid w:val="000C6CA8"/>
    <w:rsid w:val="000C7817"/>
    <w:rsid w:val="000C7B23"/>
    <w:rsid w:val="000C7FB2"/>
    <w:rsid w:val="000D0FD3"/>
    <w:rsid w:val="000D1808"/>
    <w:rsid w:val="000D1BEF"/>
    <w:rsid w:val="000D2558"/>
    <w:rsid w:val="000D2B72"/>
    <w:rsid w:val="000D2F1E"/>
    <w:rsid w:val="000D31BA"/>
    <w:rsid w:val="000D3350"/>
    <w:rsid w:val="000D3807"/>
    <w:rsid w:val="000D48E4"/>
    <w:rsid w:val="000D7A50"/>
    <w:rsid w:val="000D7C3B"/>
    <w:rsid w:val="000E2B74"/>
    <w:rsid w:val="000E3BFB"/>
    <w:rsid w:val="000E4119"/>
    <w:rsid w:val="000E41CB"/>
    <w:rsid w:val="000E5573"/>
    <w:rsid w:val="000E5A1F"/>
    <w:rsid w:val="000E7053"/>
    <w:rsid w:val="000E756B"/>
    <w:rsid w:val="000E7E11"/>
    <w:rsid w:val="000F062A"/>
    <w:rsid w:val="000F091C"/>
    <w:rsid w:val="000F1B40"/>
    <w:rsid w:val="000F2080"/>
    <w:rsid w:val="000F237C"/>
    <w:rsid w:val="000F2D71"/>
    <w:rsid w:val="000F2E04"/>
    <w:rsid w:val="000F3286"/>
    <w:rsid w:val="000F3A12"/>
    <w:rsid w:val="000F3FBE"/>
    <w:rsid w:val="000F4132"/>
    <w:rsid w:val="000F50F9"/>
    <w:rsid w:val="000F5489"/>
    <w:rsid w:val="000F6533"/>
    <w:rsid w:val="000F66DF"/>
    <w:rsid w:val="001001AB"/>
    <w:rsid w:val="0010270E"/>
    <w:rsid w:val="0010276F"/>
    <w:rsid w:val="0010406E"/>
    <w:rsid w:val="00104A5C"/>
    <w:rsid w:val="00104FB8"/>
    <w:rsid w:val="00106141"/>
    <w:rsid w:val="00106C6E"/>
    <w:rsid w:val="0010729B"/>
    <w:rsid w:val="00107DA2"/>
    <w:rsid w:val="0011067B"/>
    <w:rsid w:val="00110736"/>
    <w:rsid w:val="00110D5A"/>
    <w:rsid w:val="001113A3"/>
    <w:rsid w:val="001117BC"/>
    <w:rsid w:val="0011286C"/>
    <w:rsid w:val="00112EDD"/>
    <w:rsid w:val="00113079"/>
    <w:rsid w:val="001136C9"/>
    <w:rsid w:val="00113BE7"/>
    <w:rsid w:val="00114206"/>
    <w:rsid w:val="00117D38"/>
    <w:rsid w:val="001201D7"/>
    <w:rsid w:val="00120736"/>
    <w:rsid w:val="0012098B"/>
    <w:rsid w:val="001210F8"/>
    <w:rsid w:val="00121C2C"/>
    <w:rsid w:val="00122DAE"/>
    <w:rsid w:val="00122DD3"/>
    <w:rsid w:val="001231C9"/>
    <w:rsid w:val="00123444"/>
    <w:rsid w:val="00123BB0"/>
    <w:rsid w:val="00123DDC"/>
    <w:rsid w:val="0012415B"/>
    <w:rsid w:val="001245D6"/>
    <w:rsid w:val="001246B7"/>
    <w:rsid w:val="0012515D"/>
    <w:rsid w:val="00125C2F"/>
    <w:rsid w:val="001262C7"/>
    <w:rsid w:val="001271E7"/>
    <w:rsid w:val="00127399"/>
    <w:rsid w:val="0013033D"/>
    <w:rsid w:val="00130E74"/>
    <w:rsid w:val="00132BFF"/>
    <w:rsid w:val="00133DFB"/>
    <w:rsid w:val="0013514A"/>
    <w:rsid w:val="00135A74"/>
    <w:rsid w:val="0013633E"/>
    <w:rsid w:val="00136888"/>
    <w:rsid w:val="00136F66"/>
    <w:rsid w:val="00137D81"/>
    <w:rsid w:val="00140342"/>
    <w:rsid w:val="0014061B"/>
    <w:rsid w:val="0014129F"/>
    <w:rsid w:val="00141508"/>
    <w:rsid w:val="001424A2"/>
    <w:rsid w:val="00142DFF"/>
    <w:rsid w:val="00142F4D"/>
    <w:rsid w:val="00143310"/>
    <w:rsid w:val="0014458C"/>
    <w:rsid w:val="00144C79"/>
    <w:rsid w:val="001450D7"/>
    <w:rsid w:val="001502A7"/>
    <w:rsid w:val="001518AD"/>
    <w:rsid w:val="00152BAF"/>
    <w:rsid w:val="00152F0B"/>
    <w:rsid w:val="00152FA0"/>
    <w:rsid w:val="00153885"/>
    <w:rsid w:val="001541BF"/>
    <w:rsid w:val="001544E2"/>
    <w:rsid w:val="001555F7"/>
    <w:rsid w:val="00155DA6"/>
    <w:rsid w:val="00156838"/>
    <w:rsid w:val="00157433"/>
    <w:rsid w:val="00160C58"/>
    <w:rsid w:val="0016116E"/>
    <w:rsid w:val="00164D2C"/>
    <w:rsid w:val="00165C8E"/>
    <w:rsid w:val="00166C09"/>
    <w:rsid w:val="00166CBB"/>
    <w:rsid w:val="0016770C"/>
    <w:rsid w:val="00170F0B"/>
    <w:rsid w:val="001714D5"/>
    <w:rsid w:val="0017170C"/>
    <w:rsid w:val="00172944"/>
    <w:rsid w:val="00173912"/>
    <w:rsid w:val="0017477F"/>
    <w:rsid w:val="00174930"/>
    <w:rsid w:val="00174C57"/>
    <w:rsid w:val="00174E32"/>
    <w:rsid w:val="001751E3"/>
    <w:rsid w:val="00175EBB"/>
    <w:rsid w:val="0017617F"/>
    <w:rsid w:val="0017625C"/>
    <w:rsid w:val="0017639C"/>
    <w:rsid w:val="0017785B"/>
    <w:rsid w:val="00177ECE"/>
    <w:rsid w:val="001815A7"/>
    <w:rsid w:val="001828F4"/>
    <w:rsid w:val="00182A81"/>
    <w:rsid w:val="001841FF"/>
    <w:rsid w:val="001859CF"/>
    <w:rsid w:val="00186719"/>
    <w:rsid w:val="00186832"/>
    <w:rsid w:val="001871A0"/>
    <w:rsid w:val="0018727E"/>
    <w:rsid w:val="001879B9"/>
    <w:rsid w:val="001901D5"/>
    <w:rsid w:val="00190BEB"/>
    <w:rsid w:val="00190D51"/>
    <w:rsid w:val="00190E1A"/>
    <w:rsid w:val="00190E24"/>
    <w:rsid w:val="001920B9"/>
    <w:rsid w:val="001928B1"/>
    <w:rsid w:val="00192D77"/>
    <w:rsid w:val="00193090"/>
    <w:rsid w:val="0019316F"/>
    <w:rsid w:val="00194438"/>
    <w:rsid w:val="0019523C"/>
    <w:rsid w:val="00195CCB"/>
    <w:rsid w:val="001978BF"/>
    <w:rsid w:val="001A03CB"/>
    <w:rsid w:val="001A0797"/>
    <w:rsid w:val="001A149F"/>
    <w:rsid w:val="001A1E9C"/>
    <w:rsid w:val="001A2725"/>
    <w:rsid w:val="001A27D3"/>
    <w:rsid w:val="001A3391"/>
    <w:rsid w:val="001A37F5"/>
    <w:rsid w:val="001A3F5F"/>
    <w:rsid w:val="001A440C"/>
    <w:rsid w:val="001A4AEF"/>
    <w:rsid w:val="001A4CF9"/>
    <w:rsid w:val="001A4D4C"/>
    <w:rsid w:val="001A50E3"/>
    <w:rsid w:val="001A5425"/>
    <w:rsid w:val="001A5AA6"/>
    <w:rsid w:val="001A6174"/>
    <w:rsid w:val="001A67C6"/>
    <w:rsid w:val="001A7465"/>
    <w:rsid w:val="001A784A"/>
    <w:rsid w:val="001A7D36"/>
    <w:rsid w:val="001B115F"/>
    <w:rsid w:val="001B262E"/>
    <w:rsid w:val="001B2B3E"/>
    <w:rsid w:val="001B3FA5"/>
    <w:rsid w:val="001B4BA0"/>
    <w:rsid w:val="001B51F6"/>
    <w:rsid w:val="001B6BA2"/>
    <w:rsid w:val="001B6BF7"/>
    <w:rsid w:val="001B6F7F"/>
    <w:rsid w:val="001B72D6"/>
    <w:rsid w:val="001B7FED"/>
    <w:rsid w:val="001C14AA"/>
    <w:rsid w:val="001C1AD0"/>
    <w:rsid w:val="001C21A9"/>
    <w:rsid w:val="001C21B8"/>
    <w:rsid w:val="001C263F"/>
    <w:rsid w:val="001C3034"/>
    <w:rsid w:val="001C4B66"/>
    <w:rsid w:val="001C52D6"/>
    <w:rsid w:val="001C6518"/>
    <w:rsid w:val="001C6D59"/>
    <w:rsid w:val="001C6FA4"/>
    <w:rsid w:val="001C7C51"/>
    <w:rsid w:val="001D0153"/>
    <w:rsid w:val="001D10A6"/>
    <w:rsid w:val="001D1178"/>
    <w:rsid w:val="001D1D27"/>
    <w:rsid w:val="001D23F0"/>
    <w:rsid w:val="001D27E4"/>
    <w:rsid w:val="001D33EE"/>
    <w:rsid w:val="001D4AF1"/>
    <w:rsid w:val="001D56B1"/>
    <w:rsid w:val="001D589D"/>
    <w:rsid w:val="001D5AFB"/>
    <w:rsid w:val="001D62CE"/>
    <w:rsid w:val="001D6ADA"/>
    <w:rsid w:val="001D7781"/>
    <w:rsid w:val="001D7DDB"/>
    <w:rsid w:val="001E0E1F"/>
    <w:rsid w:val="001E2217"/>
    <w:rsid w:val="001E2895"/>
    <w:rsid w:val="001E3430"/>
    <w:rsid w:val="001E3BEE"/>
    <w:rsid w:val="001E4624"/>
    <w:rsid w:val="001E5610"/>
    <w:rsid w:val="001E5951"/>
    <w:rsid w:val="001E5B23"/>
    <w:rsid w:val="001E5B7C"/>
    <w:rsid w:val="001E5C45"/>
    <w:rsid w:val="001E61CD"/>
    <w:rsid w:val="001E64D3"/>
    <w:rsid w:val="001E6D01"/>
    <w:rsid w:val="001F08FD"/>
    <w:rsid w:val="001F10CA"/>
    <w:rsid w:val="001F1BE3"/>
    <w:rsid w:val="001F4734"/>
    <w:rsid w:val="001F50EB"/>
    <w:rsid w:val="001F5B9D"/>
    <w:rsid w:val="001F612D"/>
    <w:rsid w:val="002009F6"/>
    <w:rsid w:val="00202431"/>
    <w:rsid w:val="00202A64"/>
    <w:rsid w:val="00204C7D"/>
    <w:rsid w:val="00204FDD"/>
    <w:rsid w:val="002061BE"/>
    <w:rsid w:val="002061ED"/>
    <w:rsid w:val="00206969"/>
    <w:rsid w:val="00207043"/>
    <w:rsid w:val="00211590"/>
    <w:rsid w:val="002118E3"/>
    <w:rsid w:val="00211DCF"/>
    <w:rsid w:val="00212232"/>
    <w:rsid w:val="00212990"/>
    <w:rsid w:val="00212A8D"/>
    <w:rsid w:val="00212C22"/>
    <w:rsid w:val="00212E5A"/>
    <w:rsid w:val="0021365A"/>
    <w:rsid w:val="00213BE3"/>
    <w:rsid w:val="00213D6E"/>
    <w:rsid w:val="00214798"/>
    <w:rsid w:val="00214B60"/>
    <w:rsid w:val="0021584F"/>
    <w:rsid w:val="0021589C"/>
    <w:rsid w:val="0021652C"/>
    <w:rsid w:val="002167FB"/>
    <w:rsid w:val="00216CE4"/>
    <w:rsid w:val="00217455"/>
    <w:rsid w:val="002175D8"/>
    <w:rsid w:val="00217768"/>
    <w:rsid w:val="00217F25"/>
    <w:rsid w:val="0022001D"/>
    <w:rsid w:val="00220F77"/>
    <w:rsid w:val="0022188C"/>
    <w:rsid w:val="00221AE8"/>
    <w:rsid w:val="002224D1"/>
    <w:rsid w:val="00222578"/>
    <w:rsid w:val="002226F9"/>
    <w:rsid w:val="002228A6"/>
    <w:rsid w:val="00222E68"/>
    <w:rsid w:val="0022400A"/>
    <w:rsid w:val="002256E4"/>
    <w:rsid w:val="00225D48"/>
    <w:rsid w:val="00225EBE"/>
    <w:rsid w:val="0022653C"/>
    <w:rsid w:val="00226FBE"/>
    <w:rsid w:val="002277B2"/>
    <w:rsid w:val="002310BF"/>
    <w:rsid w:val="00232A88"/>
    <w:rsid w:val="00233E78"/>
    <w:rsid w:val="0023417C"/>
    <w:rsid w:val="002345FD"/>
    <w:rsid w:val="002347D9"/>
    <w:rsid w:val="00234E74"/>
    <w:rsid w:val="0023536C"/>
    <w:rsid w:val="00235E6A"/>
    <w:rsid w:val="00237101"/>
    <w:rsid w:val="00237555"/>
    <w:rsid w:val="00241411"/>
    <w:rsid w:val="00241676"/>
    <w:rsid w:val="002430C1"/>
    <w:rsid w:val="00243604"/>
    <w:rsid w:val="00243DAB"/>
    <w:rsid w:val="00245BF5"/>
    <w:rsid w:val="002464B2"/>
    <w:rsid w:val="002466B0"/>
    <w:rsid w:val="002501DA"/>
    <w:rsid w:val="00250641"/>
    <w:rsid w:val="00250CB2"/>
    <w:rsid w:val="0025181A"/>
    <w:rsid w:val="002518EF"/>
    <w:rsid w:val="00251DC0"/>
    <w:rsid w:val="002520E2"/>
    <w:rsid w:val="00252556"/>
    <w:rsid w:val="00252677"/>
    <w:rsid w:val="00252DF9"/>
    <w:rsid w:val="002536D8"/>
    <w:rsid w:val="00254DFC"/>
    <w:rsid w:val="00255E80"/>
    <w:rsid w:val="00257551"/>
    <w:rsid w:val="00257A7F"/>
    <w:rsid w:val="0026067A"/>
    <w:rsid w:val="002609B7"/>
    <w:rsid w:val="002615B1"/>
    <w:rsid w:val="002615B2"/>
    <w:rsid w:val="002634D0"/>
    <w:rsid w:val="00264929"/>
    <w:rsid w:val="0026541E"/>
    <w:rsid w:val="00265DB8"/>
    <w:rsid w:val="00265F6F"/>
    <w:rsid w:val="002663CF"/>
    <w:rsid w:val="00266CF1"/>
    <w:rsid w:val="00266D81"/>
    <w:rsid w:val="00266E82"/>
    <w:rsid w:val="0026717C"/>
    <w:rsid w:val="0026735A"/>
    <w:rsid w:val="00267E34"/>
    <w:rsid w:val="00270127"/>
    <w:rsid w:val="00270432"/>
    <w:rsid w:val="00270484"/>
    <w:rsid w:val="0027048F"/>
    <w:rsid w:val="00270799"/>
    <w:rsid w:val="00270BB1"/>
    <w:rsid w:val="00270DA2"/>
    <w:rsid w:val="00271FFC"/>
    <w:rsid w:val="00272FE4"/>
    <w:rsid w:val="00273874"/>
    <w:rsid w:val="00273C62"/>
    <w:rsid w:val="0027414F"/>
    <w:rsid w:val="00276745"/>
    <w:rsid w:val="00276DCF"/>
    <w:rsid w:val="00276E88"/>
    <w:rsid w:val="00276F9C"/>
    <w:rsid w:val="00277094"/>
    <w:rsid w:val="002773A1"/>
    <w:rsid w:val="002774AA"/>
    <w:rsid w:val="00277DEC"/>
    <w:rsid w:val="00280040"/>
    <w:rsid w:val="0028109F"/>
    <w:rsid w:val="0028265B"/>
    <w:rsid w:val="00283344"/>
    <w:rsid w:val="00283590"/>
    <w:rsid w:val="00283CDC"/>
    <w:rsid w:val="00284BC7"/>
    <w:rsid w:val="00284DA4"/>
    <w:rsid w:val="00285516"/>
    <w:rsid w:val="002855B7"/>
    <w:rsid w:val="0028572B"/>
    <w:rsid w:val="00285C54"/>
    <w:rsid w:val="00285D2D"/>
    <w:rsid w:val="002864C3"/>
    <w:rsid w:val="0028684A"/>
    <w:rsid w:val="00287A8E"/>
    <w:rsid w:val="00287C62"/>
    <w:rsid w:val="00287EB7"/>
    <w:rsid w:val="002908A5"/>
    <w:rsid w:val="00290AB9"/>
    <w:rsid w:val="00290ED3"/>
    <w:rsid w:val="00291154"/>
    <w:rsid w:val="002915FD"/>
    <w:rsid w:val="00291B32"/>
    <w:rsid w:val="00291C3D"/>
    <w:rsid w:val="0029274B"/>
    <w:rsid w:val="00292EB4"/>
    <w:rsid w:val="00293EF9"/>
    <w:rsid w:val="002964A5"/>
    <w:rsid w:val="00297EB4"/>
    <w:rsid w:val="002A0FC2"/>
    <w:rsid w:val="002A1A1A"/>
    <w:rsid w:val="002A1C53"/>
    <w:rsid w:val="002A24F1"/>
    <w:rsid w:val="002A25E9"/>
    <w:rsid w:val="002A29D1"/>
    <w:rsid w:val="002A401F"/>
    <w:rsid w:val="002A5873"/>
    <w:rsid w:val="002A70E6"/>
    <w:rsid w:val="002A7210"/>
    <w:rsid w:val="002B0BF2"/>
    <w:rsid w:val="002B0CEF"/>
    <w:rsid w:val="002B1958"/>
    <w:rsid w:val="002B2788"/>
    <w:rsid w:val="002B37B5"/>
    <w:rsid w:val="002B3E95"/>
    <w:rsid w:val="002B3EAB"/>
    <w:rsid w:val="002B408A"/>
    <w:rsid w:val="002B4C4E"/>
    <w:rsid w:val="002B4E6E"/>
    <w:rsid w:val="002B5968"/>
    <w:rsid w:val="002B5D3D"/>
    <w:rsid w:val="002B665F"/>
    <w:rsid w:val="002B684E"/>
    <w:rsid w:val="002B706F"/>
    <w:rsid w:val="002B708C"/>
    <w:rsid w:val="002C082E"/>
    <w:rsid w:val="002C1F5D"/>
    <w:rsid w:val="002C212B"/>
    <w:rsid w:val="002C2961"/>
    <w:rsid w:val="002C2B2E"/>
    <w:rsid w:val="002C30D1"/>
    <w:rsid w:val="002C44A3"/>
    <w:rsid w:val="002C44C1"/>
    <w:rsid w:val="002C4A64"/>
    <w:rsid w:val="002C4F2A"/>
    <w:rsid w:val="002C67DF"/>
    <w:rsid w:val="002D0182"/>
    <w:rsid w:val="002D17F8"/>
    <w:rsid w:val="002D32F2"/>
    <w:rsid w:val="002D34E7"/>
    <w:rsid w:val="002D43C5"/>
    <w:rsid w:val="002D4DE7"/>
    <w:rsid w:val="002D5937"/>
    <w:rsid w:val="002D5F63"/>
    <w:rsid w:val="002D6259"/>
    <w:rsid w:val="002D6434"/>
    <w:rsid w:val="002D6A97"/>
    <w:rsid w:val="002D6BB5"/>
    <w:rsid w:val="002D6BB8"/>
    <w:rsid w:val="002D6F98"/>
    <w:rsid w:val="002D7037"/>
    <w:rsid w:val="002D76E0"/>
    <w:rsid w:val="002E02E9"/>
    <w:rsid w:val="002E0365"/>
    <w:rsid w:val="002E0D06"/>
    <w:rsid w:val="002E0DB2"/>
    <w:rsid w:val="002E0F5A"/>
    <w:rsid w:val="002E1BDF"/>
    <w:rsid w:val="002E1E9B"/>
    <w:rsid w:val="002E2419"/>
    <w:rsid w:val="002E2977"/>
    <w:rsid w:val="002E2CA6"/>
    <w:rsid w:val="002E3B7D"/>
    <w:rsid w:val="002E4005"/>
    <w:rsid w:val="002E480B"/>
    <w:rsid w:val="002E5C9C"/>
    <w:rsid w:val="002E5E8D"/>
    <w:rsid w:val="002E6E08"/>
    <w:rsid w:val="002E7323"/>
    <w:rsid w:val="002E772C"/>
    <w:rsid w:val="002E7E3A"/>
    <w:rsid w:val="002F0913"/>
    <w:rsid w:val="002F3A67"/>
    <w:rsid w:val="002F4A9B"/>
    <w:rsid w:val="002F59E7"/>
    <w:rsid w:val="002F6605"/>
    <w:rsid w:val="00300486"/>
    <w:rsid w:val="00300986"/>
    <w:rsid w:val="00300DAC"/>
    <w:rsid w:val="00301A69"/>
    <w:rsid w:val="00301C2F"/>
    <w:rsid w:val="00301C6A"/>
    <w:rsid w:val="00302A7A"/>
    <w:rsid w:val="0030427E"/>
    <w:rsid w:val="00304942"/>
    <w:rsid w:val="0030562D"/>
    <w:rsid w:val="003076EC"/>
    <w:rsid w:val="00307EF8"/>
    <w:rsid w:val="00311764"/>
    <w:rsid w:val="0031192D"/>
    <w:rsid w:val="00311F86"/>
    <w:rsid w:val="00312086"/>
    <w:rsid w:val="0031239F"/>
    <w:rsid w:val="003127D2"/>
    <w:rsid w:val="00312B6E"/>
    <w:rsid w:val="00313720"/>
    <w:rsid w:val="00313A52"/>
    <w:rsid w:val="003145DF"/>
    <w:rsid w:val="003161D3"/>
    <w:rsid w:val="00317EA5"/>
    <w:rsid w:val="00320505"/>
    <w:rsid w:val="00321A34"/>
    <w:rsid w:val="0032414E"/>
    <w:rsid w:val="0032495F"/>
    <w:rsid w:val="00324E2A"/>
    <w:rsid w:val="00325F81"/>
    <w:rsid w:val="003263E0"/>
    <w:rsid w:val="00330369"/>
    <w:rsid w:val="00330C52"/>
    <w:rsid w:val="00330E35"/>
    <w:rsid w:val="00331232"/>
    <w:rsid w:val="00331823"/>
    <w:rsid w:val="003318AE"/>
    <w:rsid w:val="00331C8D"/>
    <w:rsid w:val="00331FDF"/>
    <w:rsid w:val="0033351A"/>
    <w:rsid w:val="00336F06"/>
    <w:rsid w:val="003376FF"/>
    <w:rsid w:val="003377D0"/>
    <w:rsid w:val="003379E6"/>
    <w:rsid w:val="00341390"/>
    <w:rsid w:val="00341F84"/>
    <w:rsid w:val="003421EC"/>
    <w:rsid w:val="003425BA"/>
    <w:rsid w:val="003431C6"/>
    <w:rsid w:val="00343F57"/>
    <w:rsid w:val="00344335"/>
    <w:rsid w:val="00344C2F"/>
    <w:rsid w:val="00346626"/>
    <w:rsid w:val="00346BF9"/>
    <w:rsid w:val="00346D87"/>
    <w:rsid w:val="00346DEB"/>
    <w:rsid w:val="00346E3B"/>
    <w:rsid w:val="003477EA"/>
    <w:rsid w:val="00350BD1"/>
    <w:rsid w:val="00350F81"/>
    <w:rsid w:val="003516F6"/>
    <w:rsid w:val="003518E2"/>
    <w:rsid w:val="00351FEA"/>
    <w:rsid w:val="003528C7"/>
    <w:rsid w:val="00352CE4"/>
    <w:rsid w:val="00353C0B"/>
    <w:rsid w:val="00353DD1"/>
    <w:rsid w:val="00354025"/>
    <w:rsid w:val="00354A3D"/>
    <w:rsid w:val="00355B5D"/>
    <w:rsid w:val="0036142A"/>
    <w:rsid w:val="00361A91"/>
    <w:rsid w:val="00361DC9"/>
    <w:rsid w:val="00362A6D"/>
    <w:rsid w:val="00363853"/>
    <w:rsid w:val="00363A35"/>
    <w:rsid w:val="0036468F"/>
    <w:rsid w:val="00364794"/>
    <w:rsid w:val="00364959"/>
    <w:rsid w:val="00365027"/>
    <w:rsid w:val="00365ADC"/>
    <w:rsid w:val="00366CD1"/>
    <w:rsid w:val="0036738C"/>
    <w:rsid w:val="00367968"/>
    <w:rsid w:val="00367A88"/>
    <w:rsid w:val="00370FC1"/>
    <w:rsid w:val="003716E2"/>
    <w:rsid w:val="00371C1A"/>
    <w:rsid w:val="003721E1"/>
    <w:rsid w:val="003724AE"/>
    <w:rsid w:val="00374003"/>
    <w:rsid w:val="00374302"/>
    <w:rsid w:val="00376719"/>
    <w:rsid w:val="003767C1"/>
    <w:rsid w:val="00376D27"/>
    <w:rsid w:val="00376DBB"/>
    <w:rsid w:val="003774C1"/>
    <w:rsid w:val="00380B0A"/>
    <w:rsid w:val="00380B30"/>
    <w:rsid w:val="0038101D"/>
    <w:rsid w:val="00381EDC"/>
    <w:rsid w:val="00381FC8"/>
    <w:rsid w:val="0038359F"/>
    <w:rsid w:val="0038453B"/>
    <w:rsid w:val="003848BA"/>
    <w:rsid w:val="00384DA0"/>
    <w:rsid w:val="003850D6"/>
    <w:rsid w:val="00385D82"/>
    <w:rsid w:val="00386252"/>
    <w:rsid w:val="00386A50"/>
    <w:rsid w:val="00387332"/>
    <w:rsid w:val="00387901"/>
    <w:rsid w:val="00387971"/>
    <w:rsid w:val="0039007A"/>
    <w:rsid w:val="00391685"/>
    <w:rsid w:val="003917FD"/>
    <w:rsid w:val="00391A35"/>
    <w:rsid w:val="00391AFD"/>
    <w:rsid w:val="0039343E"/>
    <w:rsid w:val="00393D82"/>
    <w:rsid w:val="003948AD"/>
    <w:rsid w:val="003948B0"/>
    <w:rsid w:val="00394A62"/>
    <w:rsid w:val="00394D37"/>
    <w:rsid w:val="00395C5B"/>
    <w:rsid w:val="003970E7"/>
    <w:rsid w:val="00397476"/>
    <w:rsid w:val="003975A6"/>
    <w:rsid w:val="00397810"/>
    <w:rsid w:val="003978F1"/>
    <w:rsid w:val="00397B32"/>
    <w:rsid w:val="00397D9B"/>
    <w:rsid w:val="003A1424"/>
    <w:rsid w:val="003A1A47"/>
    <w:rsid w:val="003A1DE6"/>
    <w:rsid w:val="003A483E"/>
    <w:rsid w:val="003A6978"/>
    <w:rsid w:val="003B2DE4"/>
    <w:rsid w:val="003B38B1"/>
    <w:rsid w:val="003B3F78"/>
    <w:rsid w:val="003B3FA1"/>
    <w:rsid w:val="003B4C7F"/>
    <w:rsid w:val="003B53E3"/>
    <w:rsid w:val="003B54B1"/>
    <w:rsid w:val="003B5783"/>
    <w:rsid w:val="003B5E9A"/>
    <w:rsid w:val="003B6A4E"/>
    <w:rsid w:val="003B6E5C"/>
    <w:rsid w:val="003B71D1"/>
    <w:rsid w:val="003B77DF"/>
    <w:rsid w:val="003C0525"/>
    <w:rsid w:val="003C074A"/>
    <w:rsid w:val="003C0F19"/>
    <w:rsid w:val="003C1941"/>
    <w:rsid w:val="003C1F13"/>
    <w:rsid w:val="003C26C1"/>
    <w:rsid w:val="003C3584"/>
    <w:rsid w:val="003C46A1"/>
    <w:rsid w:val="003C48B7"/>
    <w:rsid w:val="003C491A"/>
    <w:rsid w:val="003C52DB"/>
    <w:rsid w:val="003C5BBA"/>
    <w:rsid w:val="003C631A"/>
    <w:rsid w:val="003D14FA"/>
    <w:rsid w:val="003D1CF3"/>
    <w:rsid w:val="003D2158"/>
    <w:rsid w:val="003D25BF"/>
    <w:rsid w:val="003D272F"/>
    <w:rsid w:val="003D2B98"/>
    <w:rsid w:val="003D3B41"/>
    <w:rsid w:val="003D4619"/>
    <w:rsid w:val="003D4B4F"/>
    <w:rsid w:val="003D5443"/>
    <w:rsid w:val="003D5D66"/>
    <w:rsid w:val="003D5E57"/>
    <w:rsid w:val="003D6AB7"/>
    <w:rsid w:val="003D6BD4"/>
    <w:rsid w:val="003E12D4"/>
    <w:rsid w:val="003E140B"/>
    <w:rsid w:val="003E1CA2"/>
    <w:rsid w:val="003E37A1"/>
    <w:rsid w:val="003E4396"/>
    <w:rsid w:val="003E5719"/>
    <w:rsid w:val="003E638F"/>
    <w:rsid w:val="003E6A11"/>
    <w:rsid w:val="003E6D66"/>
    <w:rsid w:val="003F0476"/>
    <w:rsid w:val="003F0A46"/>
    <w:rsid w:val="003F25D1"/>
    <w:rsid w:val="003F7910"/>
    <w:rsid w:val="00401933"/>
    <w:rsid w:val="00401950"/>
    <w:rsid w:val="00402048"/>
    <w:rsid w:val="00402289"/>
    <w:rsid w:val="00403519"/>
    <w:rsid w:val="004037E6"/>
    <w:rsid w:val="00403EC0"/>
    <w:rsid w:val="00405F98"/>
    <w:rsid w:val="00406296"/>
    <w:rsid w:val="00406723"/>
    <w:rsid w:val="004072E1"/>
    <w:rsid w:val="00407522"/>
    <w:rsid w:val="00410149"/>
    <w:rsid w:val="00410394"/>
    <w:rsid w:val="004124C5"/>
    <w:rsid w:val="00412A00"/>
    <w:rsid w:val="00414133"/>
    <w:rsid w:val="00414397"/>
    <w:rsid w:val="00414A9F"/>
    <w:rsid w:val="0041591E"/>
    <w:rsid w:val="00416039"/>
    <w:rsid w:val="004161ED"/>
    <w:rsid w:val="00416CAE"/>
    <w:rsid w:val="00416F9A"/>
    <w:rsid w:val="00417950"/>
    <w:rsid w:val="00417B81"/>
    <w:rsid w:val="0042018D"/>
    <w:rsid w:val="00421E3D"/>
    <w:rsid w:val="004220B9"/>
    <w:rsid w:val="004223C5"/>
    <w:rsid w:val="004262B2"/>
    <w:rsid w:val="004263F8"/>
    <w:rsid w:val="00426510"/>
    <w:rsid w:val="00426EA2"/>
    <w:rsid w:val="00426F96"/>
    <w:rsid w:val="00430144"/>
    <w:rsid w:val="0043073D"/>
    <w:rsid w:val="00430DF8"/>
    <w:rsid w:val="00430E73"/>
    <w:rsid w:val="00431F77"/>
    <w:rsid w:val="004333CA"/>
    <w:rsid w:val="00434D6D"/>
    <w:rsid w:val="00434D77"/>
    <w:rsid w:val="00435BD5"/>
    <w:rsid w:val="00436CA2"/>
    <w:rsid w:val="00436F3E"/>
    <w:rsid w:val="0043716D"/>
    <w:rsid w:val="004374AB"/>
    <w:rsid w:val="00437594"/>
    <w:rsid w:val="004377A0"/>
    <w:rsid w:val="00437F90"/>
    <w:rsid w:val="00440C63"/>
    <w:rsid w:val="004412D2"/>
    <w:rsid w:val="00442A5A"/>
    <w:rsid w:val="00442DAC"/>
    <w:rsid w:val="00443B98"/>
    <w:rsid w:val="00443DB9"/>
    <w:rsid w:val="0044469B"/>
    <w:rsid w:val="0044516C"/>
    <w:rsid w:val="0044543D"/>
    <w:rsid w:val="00445466"/>
    <w:rsid w:val="00445926"/>
    <w:rsid w:val="00446409"/>
    <w:rsid w:val="0044641C"/>
    <w:rsid w:val="004467F8"/>
    <w:rsid w:val="00446F85"/>
    <w:rsid w:val="00447E98"/>
    <w:rsid w:val="0045074A"/>
    <w:rsid w:val="00450B10"/>
    <w:rsid w:val="00450C61"/>
    <w:rsid w:val="004529DD"/>
    <w:rsid w:val="00454BF1"/>
    <w:rsid w:val="00460D79"/>
    <w:rsid w:val="004610BC"/>
    <w:rsid w:val="00461A6A"/>
    <w:rsid w:val="00463580"/>
    <w:rsid w:val="004637DD"/>
    <w:rsid w:val="004640D6"/>
    <w:rsid w:val="00465CB0"/>
    <w:rsid w:val="004664CC"/>
    <w:rsid w:val="0046703F"/>
    <w:rsid w:val="00467A92"/>
    <w:rsid w:val="00467E18"/>
    <w:rsid w:val="0047085C"/>
    <w:rsid w:val="00471448"/>
    <w:rsid w:val="00471D5E"/>
    <w:rsid w:val="00474543"/>
    <w:rsid w:val="00474F09"/>
    <w:rsid w:val="00474F76"/>
    <w:rsid w:val="0047599C"/>
    <w:rsid w:val="00475C40"/>
    <w:rsid w:val="00476283"/>
    <w:rsid w:val="00476545"/>
    <w:rsid w:val="00476605"/>
    <w:rsid w:val="00476F5F"/>
    <w:rsid w:val="00477C57"/>
    <w:rsid w:val="0048031B"/>
    <w:rsid w:val="00480686"/>
    <w:rsid w:val="004808D7"/>
    <w:rsid w:val="004821F6"/>
    <w:rsid w:val="004831B0"/>
    <w:rsid w:val="00483379"/>
    <w:rsid w:val="00483566"/>
    <w:rsid w:val="0048411F"/>
    <w:rsid w:val="00486522"/>
    <w:rsid w:val="004868C2"/>
    <w:rsid w:val="0048767E"/>
    <w:rsid w:val="00487D00"/>
    <w:rsid w:val="00492059"/>
    <w:rsid w:val="00492622"/>
    <w:rsid w:val="00493960"/>
    <w:rsid w:val="00494100"/>
    <w:rsid w:val="00494420"/>
    <w:rsid w:val="0049507C"/>
    <w:rsid w:val="00495983"/>
    <w:rsid w:val="00495ACD"/>
    <w:rsid w:val="00495C11"/>
    <w:rsid w:val="00496A15"/>
    <w:rsid w:val="0049700F"/>
    <w:rsid w:val="0049735E"/>
    <w:rsid w:val="0049794D"/>
    <w:rsid w:val="00497E3A"/>
    <w:rsid w:val="004A0290"/>
    <w:rsid w:val="004A0A4A"/>
    <w:rsid w:val="004A0E81"/>
    <w:rsid w:val="004A2032"/>
    <w:rsid w:val="004A2D8A"/>
    <w:rsid w:val="004A2FE8"/>
    <w:rsid w:val="004A33A9"/>
    <w:rsid w:val="004A4273"/>
    <w:rsid w:val="004A4A02"/>
    <w:rsid w:val="004A5EDB"/>
    <w:rsid w:val="004A7AE0"/>
    <w:rsid w:val="004B0098"/>
    <w:rsid w:val="004B0C39"/>
    <w:rsid w:val="004B0DCA"/>
    <w:rsid w:val="004B1777"/>
    <w:rsid w:val="004B1834"/>
    <w:rsid w:val="004B1CAD"/>
    <w:rsid w:val="004B324E"/>
    <w:rsid w:val="004B3EB0"/>
    <w:rsid w:val="004B48E3"/>
    <w:rsid w:val="004B5E2F"/>
    <w:rsid w:val="004B6163"/>
    <w:rsid w:val="004B67C0"/>
    <w:rsid w:val="004B7E45"/>
    <w:rsid w:val="004C005D"/>
    <w:rsid w:val="004C06E5"/>
    <w:rsid w:val="004C1022"/>
    <w:rsid w:val="004C10D9"/>
    <w:rsid w:val="004C12A5"/>
    <w:rsid w:val="004C14F2"/>
    <w:rsid w:val="004C1552"/>
    <w:rsid w:val="004C1F45"/>
    <w:rsid w:val="004C23E5"/>
    <w:rsid w:val="004C2B68"/>
    <w:rsid w:val="004C2D8E"/>
    <w:rsid w:val="004C373B"/>
    <w:rsid w:val="004C41F2"/>
    <w:rsid w:val="004C4238"/>
    <w:rsid w:val="004C4A5B"/>
    <w:rsid w:val="004C4A5D"/>
    <w:rsid w:val="004C4CD5"/>
    <w:rsid w:val="004C5562"/>
    <w:rsid w:val="004C607B"/>
    <w:rsid w:val="004C60A4"/>
    <w:rsid w:val="004C63E1"/>
    <w:rsid w:val="004C6A7D"/>
    <w:rsid w:val="004D034F"/>
    <w:rsid w:val="004D0AFB"/>
    <w:rsid w:val="004D12BB"/>
    <w:rsid w:val="004D2197"/>
    <w:rsid w:val="004D22C7"/>
    <w:rsid w:val="004D3D27"/>
    <w:rsid w:val="004D3FB8"/>
    <w:rsid w:val="004D44F9"/>
    <w:rsid w:val="004D4656"/>
    <w:rsid w:val="004D5440"/>
    <w:rsid w:val="004D56CC"/>
    <w:rsid w:val="004D57A9"/>
    <w:rsid w:val="004D5E53"/>
    <w:rsid w:val="004D6646"/>
    <w:rsid w:val="004D75C8"/>
    <w:rsid w:val="004E0677"/>
    <w:rsid w:val="004E0694"/>
    <w:rsid w:val="004E0D56"/>
    <w:rsid w:val="004E2EE8"/>
    <w:rsid w:val="004E3910"/>
    <w:rsid w:val="004E3919"/>
    <w:rsid w:val="004E44B9"/>
    <w:rsid w:val="004E5A12"/>
    <w:rsid w:val="004E73E0"/>
    <w:rsid w:val="004F0763"/>
    <w:rsid w:val="004F3776"/>
    <w:rsid w:val="004F3ED8"/>
    <w:rsid w:val="004F4008"/>
    <w:rsid w:val="004F40FC"/>
    <w:rsid w:val="004F488C"/>
    <w:rsid w:val="004F4BA8"/>
    <w:rsid w:val="004F5042"/>
    <w:rsid w:val="004F561D"/>
    <w:rsid w:val="004F632A"/>
    <w:rsid w:val="004F7313"/>
    <w:rsid w:val="004F73E9"/>
    <w:rsid w:val="004F7A40"/>
    <w:rsid w:val="005005A5"/>
    <w:rsid w:val="0050110D"/>
    <w:rsid w:val="00501B9C"/>
    <w:rsid w:val="00501E7A"/>
    <w:rsid w:val="00501F6B"/>
    <w:rsid w:val="005023AE"/>
    <w:rsid w:val="00502714"/>
    <w:rsid w:val="005027B1"/>
    <w:rsid w:val="00504C1E"/>
    <w:rsid w:val="00505233"/>
    <w:rsid w:val="005055E6"/>
    <w:rsid w:val="00505A0E"/>
    <w:rsid w:val="00505A46"/>
    <w:rsid w:val="00506000"/>
    <w:rsid w:val="0050641D"/>
    <w:rsid w:val="005068CF"/>
    <w:rsid w:val="00506BD6"/>
    <w:rsid w:val="00506C29"/>
    <w:rsid w:val="00507849"/>
    <w:rsid w:val="005079B0"/>
    <w:rsid w:val="00511527"/>
    <w:rsid w:val="00512D02"/>
    <w:rsid w:val="00514230"/>
    <w:rsid w:val="005144EE"/>
    <w:rsid w:val="0051480C"/>
    <w:rsid w:val="00515534"/>
    <w:rsid w:val="00515C62"/>
    <w:rsid w:val="00516A60"/>
    <w:rsid w:val="00516F9E"/>
    <w:rsid w:val="00521989"/>
    <w:rsid w:val="00521ED6"/>
    <w:rsid w:val="00522152"/>
    <w:rsid w:val="00522CE6"/>
    <w:rsid w:val="00523633"/>
    <w:rsid w:val="00523637"/>
    <w:rsid w:val="00523F7B"/>
    <w:rsid w:val="00524E4B"/>
    <w:rsid w:val="00525ADA"/>
    <w:rsid w:val="00525BC1"/>
    <w:rsid w:val="00526549"/>
    <w:rsid w:val="0053048C"/>
    <w:rsid w:val="00530E0F"/>
    <w:rsid w:val="0053172A"/>
    <w:rsid w:val="00531A2F"/>
    <w:rsid w:val="00531CAF"/>
    <w:rsid w:val="0053234F"/>
    <w:rsid w:val="0053351D"/>
    <w:rsid w:val="0053352D"/>
    <w:rsid w:val="00533C86"/>
    <w:rsid w:val="00534A4B"/>
    <w:rsid w:val="00535ADC"/>
    <w:rsid w:val="00535B36"/>
    <w:rsid w:val="005361E1"/>
    <w:rsid w:val="00537BD1"/>
    <w:rsid w:val="00537EDA"/>
    <w:rsid w:val="00537FA7"/>
    <w:rsid w:val="00540A34"/>
    <w:rsid w:val="00540F5C"/>
    <w:rsid w:val="00541450"/>
    <w:rsid w:val="00541944"/>
    <w:rsid w:val="00542CBC"/>
    <w:rsid w:val="00544629"/>
    <w:rsid w:val="005448EF"/>
    <w:rsid w:val="00544C67"/>
    <w:rsid w:val="00545E94"/>
    <w:rsid w:val="005469BF"/>
    <w:rsid w:val="00547178"/>
    <w:rsid w:val="005475D6"/>
    <w:rsid w:val="005479BF"/>
    <w:rsid w:val="005523C6"/>
    <w:rsid w:val="0055295A"/>
    <w:rsid w:val="00552B1B"/>
    <w:rsid w:val="00553A46"/>
    <w:rsid w:val="00553EFC"/>
    <w:rsid w:val="00554385"/>
    <w:rsid w:val="00555B2D"/>
    <w:rsid w:val="0055745B"/>
    <w:rsid w:val="00557654"/>
    <w:rsid w:val="00560940"/>
    <w:rsid w:val="00560B16"/>
    <w:rsid w:val="005622F3"/>
    <w:rsid w:val="0056254E"/>
    <w:rsid w:val="00562C4B"/>
    <w:rsid w:val="005632ED"/>
    <w:rsid w:val="00563483"/>
    <w:rsid w:val="00563534"/>
    <w:rsid w:val="00564C2D"/>
    <w:rsid w:val="00567C90"/>
    <w:rsid w:val="00570CAD"/>
    <w:rsid w:val="00570DB3"/>
    <w:rsid w:val="00571A54"/>
    <w:rsid w:val="005736A8"/>
    <w:rsid w:val="00575F70"/>
    <w:rsid w:val="005766CD"/>
    <w:rsid w:val="005777AE"/>
    <w:rsid w:val="00577CBB"/>
    <w:rsid w:val="005808BA"/>
    <w:rsid w:val="00581374"/>
    <w:rsid w:val="00581D1F"/>
    <w:rsid w:val="005824CC"/>
    <w:rsid w:val="005833CE"/>
    <w:rsid w:val="00584618"/>
    <w:rsid w:val="005913F3"/>
    <w:rsid w:val="0059511F"/>
    <w:rsid w:val="00595383"/>
    <w:rsid w:val="005966FE"/>
    <w:rsid w:val="00597390"/>
    <w:rsid w:val="005973D5"/>
    <w:rsid w:val="0059764D"/>
    <w:rsid w:val="00597B72"/>
    <w:rsid w:val="00597C33"/>
    <w:rsid w:val="005A05F8"/>
    <w:rsid w:val="005A0CC5"/>
    <w:rsid w:val="005A1CF3"/>
    <w:rsid w:val="005A24A9"/>
    <w:rsid w:val="005A2944"/>
    <w:rsid w:val="005A2F38"/>
    <w:rsid w:val="005A3467"/>
    <w:rsid w:val="005A4262"/>
    <w:rsid w:val="005A5E85"/>
    <w:rsid w:val="005B0470"/>
    <w:rsid w:val="005B14D0"/>
    <w:rsid w:val="005B18C8"/>
    <w:rsid w:val="005B1ECD"/>
    <w:rsid w:val="005B24F1"/>
    <w:rsid w:val="005B2E3B"/>
    <w:rsid w:val="005B48AD"/>
    <w:rsid w:val="005B4F17"/>
    <w:rsid w:val="005B522D"/>
    <w:rsid w:val="005B5898"/>
    <w:rsid w:val="005B78EB"/>
    <w:rsid w:val="005B7EDE"/>
    <w:rsid w:val="005C0504"/>
    <w:rsid w:val="005C0A2E"/>
    <w:rsid w:val="005C0F82"/>
    <w:rsid w:val="005C139E"/>
    <w:rsid w:val="005C186F"/>
    <w:rsid w:val="005C1F19"/>
    <w:rsid w:val="005C4504"/>
    <w:rsid w:val="005C56E9"/>
    <w:rsid w:val="005C5B7E"/>
    <w:rsid w:val="005C5C52"/>
    <w:rsid w:val="005C5D02"/>
    <w:rsid w:val="005C5D1A"/>
    <w:rsid w:val="005C66DA"/>
    <w:rsid w:val="005C6AEF"/>
    <w:rsid w:val="005C6E03"/>
    <w:rsid w:val="005C72B0"/>
    <w:rsid w:val="005C7369"/>
    <w:rsid w:val="005C76E3"/>
    <w:rsid w:val="005D024A"/>
    <w:rsid w:val="005D04AF"/>
    <w:rsid w:val="005D1C98"/>
    <w:rsid w:val="005D26B0"/>
    <w:rsid w:val="005D396E"/>
    <w:rsid w:val="005D3E5C"/>
    <w:rsid w:val="005D5A34"/>
    <w:rsid w:val="005D607A"/>
    <w:rsid w:val="005D7237"/>
    <w:rsid w:val="005D78E5"/>
    <w:rsid w:val="005D7CFD"/>
    <w:rsid w:val="005E0F08"/>
    <w:rsid w:val="005E1B2A"/>
    <w:rsid w:val="005E3223"/>
    <w:rsid w:val="005E43FE"/>
    <w:rsid w:val="005E446F"/>
    <w:rsid w:val="005E4C32"/>
    <w:rsid w:val="005E5624"/>
    <w:rsid w:val="005E695A"/>
    <w:rsid w:val="005E7A27"/>
    <w:rsid w:val="005F0295"/>
    <w:rsid w:val="005F030E"/>
    <w:rsid w:val="005F08FD"/>
    <w:rsid w:val="005F115F"/>
    <w:rsid w:val="005F3066"/>
    <w:rsid w:val="005F33E8"/>
    <w:rsid w:val="005F4637"/>
    <w:rsid w:val="005F4748"/>
    <w:rsid w:val="005F4C4E"/>
    <w:rsid w:val="005F5457"/>
    <w:rsid w:val="005F5F33"/>
    <w:rsid w:val="005F7E72"/>
    <w:rsid w:val="006001F1"/>
    <w:rsid w:val="00600D43"/>
    <w:rsid w:val="006014A8"/>
    <w:rsid w:val="00603066"/>
    <w:rsid w:val="00603DC6"/>
    <w:rsid w:val="00603DF5"/>
    <w:rsid w:val="00606F71"/>
    <w:rsid w:val="0060784D"/>
    <w:rsid w:val="00607E04"/>
    <w:rsid w:val="00610FD5"/>
    <w:rsid w:val="0061167D"/>
    <w:rsid w:val="006123A7"/>
    <w:rsid w:val="00612A76"/>
    <w:rsid w:val="006132F4"/>
    <w:rsid w:val="00613622"/>
    <w:rsid w:val="00613DE1"/>
    <w:rsid w:val="00614037"/>
    <w:rsid w:val="00616CDE"/>
    <w:rsid w:val="006171F7"/>
    <w:rsid w:val="00617302"/>
    <w:rsid w:val="00617877"/>
    <w:rsid w:val="00620004"/>
    <w:rsid w:val="006215AB"/>
    <w:rsid w:val="00621EC1"/>
    <w:rsid w:val="00622321"/>
    <w:rsid w:val="00623168"/>
    <w:rsid w:val="0062423B"/>
    <w:rsid w:val="0062548F"/>
    <w:rsid w:val="00626F69"/>
    <w:rsid w:val="00627762"/>
    <w:rsid w:val="00627999"/>
    <w:rsid w:val="006279A6"/>
    <w:rsid w:val="006305E7"/>
    <w:rsid w:val="00630A27"/>
    <w:rsid w:val="00630FB2"/>
    <w:rsid w:val="00633379"/>
    <w:rsid w:val="006338E2"/>
    <w:rsid w:val="006345F4"/>
    <w:rsid w:val="00634FEC"/>
    <w:rsid w:val="006354ED"/>
    <w:rsid w:val="006359A2"/>
    <w:rsid w:val="00636681"/>
    <w:rsid w:val="006427B6"/>
    <w:rsid w:val="00642958"/>
    <w:rsid w:val="00643CEC"/>
    <w:rsid w:val="006454BC"/>
    <w:rsid w:val="0064581A"/>
    <w:rsid w:val="00645BDA"/>
    <w:rsid w:val="006460B5"/>
    <w:rsid w:val="00647EB5"/>
    <w:rsid w:val="0065008B"/>
    <w:rsid w:val="006501EB"/>
    <w:rsid w:val="00650333"/>
    <w:rsid w:val="00651714"/>
    <w:rsid w:val="0065237B"/>
    <w:rsid w:val="00652AE7"/>
    <w:rsid w:val="00653C81"/>
    <w:rsid w:val="0065457F"/>
    <w:rsid w:val="00654E0F"/>
    <w:rsid w:val="00655183"/>
    <w:rsid w:val="00655A0E"/>
    <w:rsid w:val="00660005"/>
    <w:rsid w:val="00660C42"/>
    <w:rsid w:val="0066174E"/>
    <w:rsid w:val="006618AB"/>
    <w:rsid w:val="00661B3E"/>
    <w:rsid w:val="00661CC1"/>
    <w:rsid w:val="00661D86"/>
    <w:rsid w:val="00662CB2"/>
    <w:rsid w:val="0066324D"/>
    <w:rsid w:val="0066386C"/>
    <w:rsid w:val="00663BB2"/>
    <w:rsid w:val="00663FAA"/>
    <w:rsid w:val="00664328"/>
    <w:rsid w:val="00664793"/>
    <w:rsid w:val="00665908"/>
    <w:rsid w:val="0066617B"/>
    <w:rsid w:val="00666573"/>
    <w:rsid w:val="00666F18"/>
    <w:rsid w:val="006707C4"/>
    <w:rsid w:val="0067098E"/>
    <w:rsid w:val="00671463"/>
    <w:rsid w:val="00671BF8"/>
    <w:rsid w:val="00672025"/>
    <w:rsid w:val="006729C0"/>
    <w:rsid w:val="00673F5E"/>
    <w:rsid w:val="0067431C"/>
    <w:rsid w:val="0067513E"/>
    <w:rsid w:val="00675201"/>
    <w:rsid w:val="00675629"/>
    <w:rsid w:val="00675F63"/>
    <w:rsid w:val="00676012"/>
    <w:rsid w:val="00676208"/>
    <w:rsid w:val="0067784E"/>
    <w:rsid w:val="006801B3"/>
    <w:rsid w:val="0068108B"/>
    <w:rsid w:val="006817AB"/>
    <w:rsid w:val="00682757"/>
    <w:rsid w:val="006828CE"/>
    <w:rsid w:val="006828D0"/>
    <w:rsid w:val="00682AC8"/>
    <w:rsid w:val="00682E64"/>
    <w:rsid w:val="006832B5"/>
    <w:rsid w:val="00683BD9"/>
    <w:rsid w:val="00684B5B"/>
    <w:rsid w:val="00685114"/>
    <w:rsid w:val="00686F10"/>
    <w:rsid w:val="00687824"/>
    <w:rsid w:val="00687F5B"/>
    <w:rsid w:val="006901FD"/>
    <w:rsid w:val="006902F0"/>
    <w:rsid w:val="00690484"/>
    <w:rsid w:val="00692662"/>
    <w:rsid w:val="00692B23"/>
    <w:rsid w:val="00692C98"/>
    <w:rsid w:val="0069579D"/>
    <w:rsid w:val="0069609D"/>
    <w:rsid w:val="00696FE4"/>
    <w:rsid w:val="00697000"/>
    <w:rsid w:val="006A1435"/>
    <w:rsid w:val="006A15C0"/>
    <w:rsid w:val="006A1AAC"/>
    <w:rsid w:val="006A1ABD"/>
    <w:rsid w:val="006A234A"/>
    <w:rsid w:val="006A2E9B"/>
    <w:rsid w:val="006A5712"/>
    <w:rsid w:val="006A5788"/>
    <w:rsid w:val="006A6104"/>
    <w:rsid w:val="006A6C78"/>
    <w:rsid w:val="006A7A78"/>
    <w:rsid w:val="006B0073"/>
    <w:rsid w:val="006B1674"/>
    <w:rsid w:val="006B25C7"/>
    <w:rsid w:val="006B2898"/>
    <w:rsid w:val="006B32D4"/>
    <w:rsid w:val="006B3B15"/>
    <w:rsid w:val="006B4AEA"/>
    <w:rsid w:val="006B55F2"/>
    <w:rsid w:val="006B607A"/>
    <w:rsid w:val="006B771A"/>
    <w:rsid w:val="006B7A92"/>
    <w:rsid w:val="006C0AA1"/>
    <w:rsid w:val="006C0C7B"/>
    <w:rsid w:val="006C154E"/>
    <w:rsid w:val="006C2268"/>
    <w:rsid w:val="006C2AB3"/>
    <w:rsid w:val="006C2CCE"/>
    <w:rsid w:val="006C2E6A"/>
    <w:rsid w:val="006C43AA"/>
    <w:rsid w:val="006C536E"/>
    <w:rsid w:val="006C5433"/>
    <w:rsid w:val="006C5B4F"/>
    <w:rsid w:val="006C773B"/>
    <w:rsid w:val="006C7A6D"/>
    <w:rsid w:val="006D190F"/>
    <w:rsid w:val="006D1D0C"/>
    <w:rsid w:val="006D2319"/>
    <w:rsid w:val="006D257E"/>
    <w:rsid w:val="006D282F"/>
    <w:rsid w:val="006D3017"/>
    <w:rsid w:val="006D334A"/>
    <w:rsid w:val="006D351F"/>
    <w:rsid w:val="006D3AF4"/>
    <w:rsid w:val="006D53E8"/>
    <w:rsid w:val="006D55D4"/>
    <w:rsid w:val="006D65CC"/>
    <w:rsid w:val="006D67F0"/>
    <w:rsid w:val="006D6902"/>
    <w:rsid w:val="006D6BAB"/>
    <w:rsid w:val="006E0D62"/>
    <w:rsid w:val="006E16DB"/>
    <w:rsid w:val="006E1ABD"/>
    <w:rsid w:val="006E2995"/>
    <w:rsid w:val="006E3434"/>
    <w:rsid w:val="006E37CA"/>
    <w:rsid w:val="006E3858"/>
    <w:rsid w:val="006E5572"/>
    <w:rsid w:val="006E6463"/>
    <w:rsid w:val="006E6F28"/>
    <w:rsid w:val="006E70B7"/>
    <w:rsid w:val="006E722D"/>
    <w:rsid w:val="006E7322"/>
    <w:rsid w:val="006E75F1"/>
    <w:rsid w:val="006F171B"/>
    <w:rsid w:val="006F1945"/>
    <w:rsid w:val="006F1C62"/>
    <w:rsid w:val="006F1D14"/>
    <w:rsid w:val="006F3374"/>
    <w:rsid w:val="006F4025"/>
    <w:rsid w:val="006F5AFA"/>
    <w:rsid w:val="006F6EA3"/>
    <w:rsid w:val="006F7D5C"/>
    <w:rsid w:val="006F7EC4"/>
    <w:rsid w:val="00700CAE"/>
    <w:rsid w:val="00702804"/>
    <w:rsid w:val="00703DEF"/>
    <w:rsid w:val="00704EDC"/>
    <w:rsid w:val="0070539B"/>
    <w:rsid w:val="00705506"/>
    <w:rsid w:val="00705C43"/>
    <w:rsid w:val="0070603B"/>
    <w:rsid w:val="0070611C"/>
    <w:rsid w:val="00706DED"/>
    <w:rsid w:val="00707245"/>
    <w:rsid w:val="00710821"/>
    <w:rsid w:val="00710ED7"/>
    <w:rsid w:val="007120AC"/>
    <w:rsid w:val="007138E1"/>
    <w:rsid w:val="00713E9A"/>
    <w:rsid w:val="007140D2"/>
    <w:rsid w:val="00714177"/>
    <w:rsid w:val="0071591D"/>
    <w:rsid w:val="007163CD"/>
    <w:rsid w:val="00716AD1"/>
    <w:rsid w:val="0072065A"/>
    <w:rsid w:val="007219F4"/>
    <w:rsid w:val="00721D38"/>
    <w:rsid w:val="007220E1"/>
    <w:rsid w:val="00722341"/>
    <w:rsid w:val="00722543"/>
    <w:rsid w:val="007226E2"/>
    <w:rsid w:val="0072333B"/>
    <w:rsid w:val="00723874"/>
    <w:rsid w:val="00723E4C"/>
    <w:rsid w:val="007242EC"/>
    <w:rsid w:val="007255A8"/>
    <w:rsid w:val="00725A62"/>
    <w:rsid w:val="007272A2"/>
    <w:rsid w:val="007300BD"/>
    <w:rsid w:val="00732190"/>
    <w:rsid w:val="007329FF"/>
    <w:rsid w:val="007335A9"/>
    <w:rsid w:val="007336D0"/>
    <w:rsid w:val="00733819"/>
    <w:rsid w:val="00734EBA"/>
    <w:rsid w:val="00735CE1"/>
    <w:rsid w:val="007363C5"/>
    <w:rsid w:val="00736541"/>
    <w:rsid w:val="00737029"/>
    <w:rsid w:val="00740637"/>
    <w:rsid w:val="00740F74"/>
    <w:rsid w:val="0074179C"/>
    <w:rsid w:val="00741E47"/>
    <w:rsid w:val="00742C6C"/>
    <w:rsid w:val="0074313A"/>
    <w:rsid w:val="007438A7"/>
    <w:rsid w:val="00745A2B"/>
    <w:rsid w:val="007465DA"/>
    <w:rsid w:val="00746AF8"/>
    <w:rsid w:val="00747BF8"/>
    <w:rsid w:val="00747F03"/>
    <w:rsid w:val="00750AF9"/>
    <w:rsid w:val="00751F56"/>
    <w:rsid w:val="00753899"/>
    <w:rsid w:val="007539BD"/>
    <w:rsid w:val="0075433F"/>
    <w:rsid w:val="00754488"/>
    <w:rsid w:val="00754891"/>
    <w:rsid w:val="0075587A"/>
    <w:rsid w:val="00756E1B"/>
    <w:rsid w:val="007573BF"/>
    <w:rsid w:val="00757705"/>
    <w:rsid w:val="00757782"/>
    <w:rsid w:val="00757F45"/>
    <w:rsid w:val="007600BC"/>
    <w:rsid w:val="0076044D"/>
    <w:rsid w:val="00761716"/>
    <w:rsid w:val="007619C0"/>
    <w:rsid w:val="0076205C"/>
    <w:rsid w:val="0076249E"/>
    <w:rsid w:val="007625A8"/>
    <w:rsid w:val="00762EB0"/>
    <w:rsid w:val="00762F3F"/>
    <w:rsid w:val="007638ED"/>
    <w:rsid w:val="007644E9"/>
    <w:rsid w:val="00764D79"/>
    <w:rsid w:val="0076526E"/>
    <w:rsid w:val="00765D53"/>
    <w:rsid w:val="00770B36"/>
    <w:rsid w:val="0077192B"/>
    <w:rsid w:val="0077264D"/>
    <w:rsid w:val="00776A3E"/>
    <w:rsid w:val="00776C1C"/>
    <w:rsid w:val="0077725F"/>
    <w:rsid w:val="007775E9"/>
    <w:rsid w:val="00780B26"/>
    <w:rsid w:val="007813DB"/>
    <w:rsid w:val="00781AAF"/>
    <w:rsid w:val="00781CD6"/>
    <w:rsid w:val="007823B1"/>
    <w:rsid w:val="00783184"/>
    <w:rsid w:val="00783B90"/>
    <w:rsid w:val="00783D2F"/>
    <w:rsid w:val="00784175"/>
    <w:rsid w:val="00784456"/>
    <w:rsid w:val="00785D25"/>
    <w:rsid w:val="00786FE0"/>
    <w:rsid w:val="00790963"/>
    <w:rsid w:val="00790D7D"/>
    <w:rsid w:val="00790DAF"/>
    <w:rsid w:val="00793382"/>
    <w:rsid w:val="007933EA"/>
    <w:rsid w:val="00794482"/>
    <w:rsid w:val="007949ED"/>
    <w:rsid w:val="0079569E"/>
    <w:rsid w:val="007959F8"/>
    <w:rsid w:val="00795D8A"/>
    <w:rsid w:val="00796E22"/>
    <w:rsid w:val="00796E50"/>
    <w:rsid w:val="007974D2"/>
    <w:rsid w:val="00797B9B"/>
    <w:rsid w:val="00797E95"/>
    <w:rsid w:val="007A0501"/>
    <w:rsid w:val="007A0AAC"/>
    <w:rsid w:val="007A0AD2"/>
    <w:rsid w:val="007A127C"/>
    <w:rsid w:val="007A158B"/>
    <w:rsid w:val="007A1CFA"/>
    <w:rsid w:val="007A2CEE"/>
    <w:rsid w:val="007A3025"/>
    <w:rsid w:val="007A379B"/>
    <w:rsid w:val="007A41B1"/>
    <w:rsid w:val="007A4714"/>
    <w:rsid w:val="007A4E41"/>
    <w:rsid w:val="007A5C29"/>
    <w:rsid w:val="007A7316"/>
    <w:rsid w:val="007A751F"/>
    <w:rsid w:val="007A7FFC"/>
    <w:rsid w:val="007B152D"/>
    <w:rsid w:val="007B18DB"/>
    <w:rsid w:val="007B2B97"/>
    <w:rsid w:val="007B52FC"/>
    <w:rsid w:val="007B540F"/>
    <w:rsid w:val="007B5B9A"/>
    <w:rsid w:val="007B6E75"/>
    <w:rsid w:val="007C1BC4"/>
    <w:rsid w:val="007C2A19"/>
    <w:rsid w:val="007C2A27"/>
    <w:rsid w:val="007C3FD1"/>
    <w:rsid w:val="007C40BB"/>
    <w:rsid w:val="007C66C5"/>
    <w:rsid w:val="007C7365"/>
    <w:rsid w:val="007D05A1"/>
    <w:rsid w:val="007D09BC"/>
    <w:rsid w:val="007D2035"/>
    <w:rsid w:val="007D2D8B"/>
    <w:rsid w:val="007D3188"/>
    <w:rsid w:val="007D3DBA"/>
    <w:rsid w:val="007D432E"/>
    <w:rsid w:val="007D4365"/>
    <w:rsid w:val="007D4475"/>
    <w:rsid w:val="007D4724"/>
    <w:rsid w:val="007D4DEA"/>
    <w:rsid w:val="007D53BA"/>
    <w:rsid w:val="007D6259"/>
    <w:rsid w:val="007D7F66"/>
    <w:rsid w:val="007E01BF"/>
    <w:rsid w:val="007E07E8"/>
    <w:rsid w:val="007E0CDF"/>
    <w:rsid w:val="007E0EA7"/>
    <w:rsid w:val="007E137B"/>
    <w:rsid w:val="007E1579"/>
    <w:rsid w:val="007E1A0F"/>
    <w:rsid w:val="007E1E00"/>
    <w:rsid w:val="007E298F"/>
    <w:rsid w:val="007E3960"/>
    <w:rsid w:val="007E3B0A"/>
    <w:rsid w:val="007E4FA0"/>
    <w:rsid w:val="007E6E9A"/>
    <w:rsid w:val="007E6F6F"/>
    <w:rsid w:val="007E7625"/>
    <w:rsid w:val="007F0232"/>
    <w:rsid w:val="007F05C5"/>
    <w:rsid w:val="007F0B62"/>
    <w:rsid w:val="007F142A"/>
    <w:rsid w:val="007F1454"/>
    <w:rsid w:val="007F1564"/>
    <w:rsid w:val="007F2000"/>
    <w:rsid w:val="007F23C1"/>
    <w:rsid w:val="007F28F9"/>
    <w:rsid w:val="007F302E"/>
    <w:rsid w:val="007F4E77"/>
    <w:rsid w:val="007F5F38"/>
    <w:rsid w:val="007F7CF6"/>
    <w:rsid w:val="00801349"/>
    <w:rsid w:val="00803F56"/>
    <w:rsid w:val="00805315"/>
    <w:rsid w:val="00805A34"/>
    <w:rsid w:val="00805DEE"/>
    <w:rsid w:val="00806179"/>
    <w:rsid w:val="00807B86"/>
    <w:rsid w:val="00807D86"/>
    <w:rsid w:val="00810ACE"/>
    <w:rsid w:val="00810CA5"/>
    <w:rsid w:val="0081173E"/>
    <w:rsid w:val="00812680"/>
    <w:rsid w:val="00812824"/>
    <w:rsid w:val="008136AC"/>
    <w:rsid w:val="0081381F"/>
    <w:rsid w:val="0081461A"/>
    <w:rsid w:val="0081673A"/>
    <w:rsid w:val="00817638"/>
    <w:rsid w:val="00817705"/>
    <w:rsid w:val="008201B5"/>
    <w:rsid w:val="008206E5"/>
    <w:rsid w:val="00820B97"/>
    <w:rsid w:val="00821146"/>
    <w:rsid w:val="008215BB"/>
    <w:rsid w:val="00821B2B"/>
    <w:rsid w:val="00823090"/>
    <w:rsid w:val="00823B5F"/>
    <w:rsid w:val="00824155"/>
    <w:rsid w:val="00824863"/>
    <w:rsid w:val="00825146"/>
    <w:rsid w:val="008260C8"/>
    <w:rsid w:val="00827421"/>
    <w:rsid w:val="00830FCC"/>
    <w:rsid w:val="00831DC3"/>
    <w:rsid w:val="00831F16"/>
    <w:rsid w:val="00832B6A"/>
    <w:rsid w:val="00833524"/>
    <w:rsid w:val="00833A70"/>
    <w:rsid w:val="00834130"/>
    <w:rsid w:val="008346FF"/>
    <w:rsid w:val="008347E8"/>
    <w:rsid w:val="00834A9B"/>
    <w:rsid w:val="008354ED"/>
    <w:rsid w:val="00836EB6"/>
    <w:rsid w:val="00837EBC"/>
    <w:rsid w:val="00837F19"/>
    <w:rsid w:val="0084003C"/>
    <w:rsid w:val="00840204"/>
    <w:rsid w:val="00840578"/>
    <w:rsid w:val="00840752"/>
    <w:rsid w:val="00840DD3"/>
    <w:rsid w:val="0084112D"/>
    <w:rsid w:val="00841508"/>
    <w:rsid w:val="00841D64"/>
    <w:rsid w:val="00841FF8"/>
    <w:rsid w:val="00843096"/>
    <w:rsid w:val="0084378D"/>
    <w:rsid w:val="00843CFE"/>
    <w:rsid w:val="00844B36"/>
    <w:rsid w:val="00845D80"/>
    <w:rsid w:val="00846411"/>
    <w:rsid w:val="00846D78"/>
    <w:rsid w:val="00846F63"/>
    <w:rsid w:val="008478B5"/>
    <w:rsid w:val="00847F92"/>
    <w:rsid w:val="008508EC"/>
    <w:rsid w:val="00850A2A"/>
    <w:rsid w:val="00850CC2"/>
    <w:rsid w:val="00851127"/>
    <w:rsid w:val="008514E6"/>
    <w:rsid w:val="0085416C"/>
    <w:rsid w:val="00854715"/>
    <w:rsid w:val="00854D0B"/>
    <w:rsid w:val="00854E7A"/>
    <w:rsid w:val="00855644"/>
    <w:rsid w:val="0085568B"/>
    <w:rsid w:val="00855A36"/>
    <w:rsid w:val="00855D57"/>
    <w:rsid w:val="00857814"/>
    <w:rsid w:val="0086080D"/>
    <w:rsid w:val="008609DB"/>
    <w:rsid w:val="00860A04"/>
    <w:rsid w:val="008612B5"/>
    <w:rsid w:val="0086240D"/>
    <w:rsid w:val="0086269E"/>
    <w:rsid w:val="00862818"/>
    <w:rsid w:val="00863479"/>
    <w:rsid w:val="008636B6"/>
    <w:rsid w:val="00863848"/>
    <w:rsid w:val="0086433B"/>
    <w:rsid w:val="008651A2"/>
    <w:rsid w:val="00866C20"/>
    <w:rsid w:val="00867830"/>
    <w:rsid w:val="008678F4"/>
    <w:rsid w:val="00870031"/>
    <w:rsid w:val="0087019C"/>
    <w:rsid w:val="00870B6F"/>
    <w:rsid w:val="00873032"/>
    <w:rsid w:val="00873105"/>
    <w:rsid w:val="00873883"/>
    <w:rsid w:val="00873A98"/>
    <w:rsid w:val="00874D62"/>
    <w:rsid w:val="00875C00"/>
    <w:rsid w:val="008802E5"/>
    <w:rsid w:val="008816B7"/>
    <w:rsid w:val="008823E5"/>
    <w:rsid w:val="00882598"/>
    <w:rsid w:val="00883AA4"/>
    <w:rsid w:val="00884505"/>
    <w:rsid w:val="00884F18"/>
    <w:rsid w:val="00885B04"/>
    <w:rsid w:val="00886388"/>
    <w:rsid w:val="008874F4"/>
    <w:rsid w:val="008903D2"/>
    <w:rsid w:val="00890A27"/>
    <w:rsid w:val="00891023"/>
    <w:rsid w:val="008910D8"/>
    <w:rsid w:val="008911CD"/>
    <w:rsid w:val="00891F98"/>
    <w:rsid w:val="00892013"/>
    <w:rsid w:val="0089271B"/>
    <w:rsid w:val="00893FBB"/>
    <w:rsid w:val="0089461F"/>
    <w:rsid w:val="00894B43"/>
    <w:rsid w:val="0089578B"/>
    <w:rsid w:val="00895C3E"/>
    <w:rsid w:val="00896454"/>
    <w:rsid w:val="00896E4C"/>
    <w:rsid w:val="0089773B"/>
    <w:rsid w:val="008A14E0"/>
    <w:rsid w:val="008A1E5C"/>
    <w:rsid w:val="008A27E4"/>
    <w:rsid w:val="008A37B2"/>
    <w:rsid w:val="008A3E8C"/>
    <w:rsid w:val="008A5CAC"/>
    <w:rsid w:val="008A6255"/>
    <w:rsid w:val="008A6D4D"/>
    <w:rsid w:val="008A70F3"/>
    <w:rsid w:val="008A75B7"/>
    <w:rsid w:val="008A7FDA"/>
    <w:rsid w:val="008B32B0"/>
    <w:rsid w:val="008B3933"/>
    <w:rsid w:val="008B415D"/>
    <w:rsid w:val="008B6A40"/>
    <w:rsid w:val="008B6DEA"/>
    <w:rsid w:val="008B7382"/>
    <w:rsid w:val="008C0B03"/>
    <w:rsid w:val="008C0BDD"/>
    <w:rsid w:val="008C1CA9"/>
    <w:rsid w:val="008C1D56"/>
    <w:rsid w:val="008C278F"/>
    <w:rsid w:val="008C2A4D"/>
    <w:rsid w:val="008C3208"/>
    <w:rsid w:val="008C3721"/>
    <w:rsid w:val="008C3C92"/>
    <w:rsid w:val="008C3F5A"/>
    <w:rsid w:val="008C68F1"/>
    <w:rsid w:val="008C6EF0"/>
    <w:rsid w:val="008C7E49"/>
    <w:rsid w:val="008D1346"/>
    <w:rsid w:val="008D14E8"/>
    <w:rsid w:val="008D3F14"/>
    <w:rsid w:val="008D6042"/>
    <w:rsid w:val="008D60AE"/>
    <w:rsid w:val="008D6F16"/>
    <w:rsid w:val="008D7AB4"/>
    <w:rsid w:val="008D7B69"/>
    <w:rsid w:val="008D7FE8"/>
    <w:rsid w:val="008E08DB"/>
    <w:rsid w:val="008E14AB"/>
    <w:rsid w:val="008E1D06"/>
    <w:rsid w:val="008E5854"/>
    <w:rsid w:val="008E5AD7"/>
    <w:rsid w:val="008E6ABD"/>
    <w:rsid w:val="008E6DD4"/>
    <w:rsid w:val="008E748E"/>
    <w:rsid w:val="008E7B7B"/>
    <w:rsid w:val="008F001A"/>
    <w:rsid w:val="008F141F"/>
    <w:rsid w:val="008F30FA"/>
    <w:rsid w:val="008F35EC"/>
    <w:rsid w:val="008F40A7"/>
    <w:rsid w:val="008F43D7"/>
    <w:rsid w:val="008F6E8E"/>
    <w:rsid w:val="008F7482"/>
    <w:rsid w:val="008F7A5F"/>
    <w:rsid w:val="00900195"/>
    <w:rsid w:val="009018C6"/>
    <w:rsid w:val="00902CE9"/>
    <w:rsid w:val="00903E80"/>
    <w:rsid w:val="00904578"/>
    <w:rsid w:val="00904889"/>
    <w:rsid w:val="00904EE0"/>
    <w:rsid w:val="0090652D"/>
    <w:rsid w:val="00906CC6"/>
    <w:rsid w:val="00906D94"/>
    <w:rsid w:val="0091081F"/>
    <w:rsid w:val="0091102E"/>
    <w:rsid w:val="009118C8"/>
    <w:rsid w:val="00912458"/>
    <w:rsid w:val="00912772"/>
    <w:rsid w:val="00912A4F"/>
    <w:rsid w:val="00913055"/>
    <w:rsid w:val="00913F9D"/>
    <w:rsid w:val="009140D1"/>
    <w:rsid w:val="009145A4"/>
    <w:rsid w:val="00914B10"/>
    <w:rsid w:val="00917704"/>
    <w:rsid w:val="009177CE"/>
    <w:rsid w:val="00920AE9"/>
    <w:rsid w:val="0092167C"/>
    <w:rsid w:val="00921B17"/>
    <w:rsid w:val="00921BAF"/>
    <w:rsid w:val="00922004"/>
    <w:rsid w:val="00922E60"/>
    <w:rsid w:val="00923CB1"/>
    <w:rsid w:val="0092432D"/>
    <w:rsid w:val="00925D72"/>
    <w:rsid w:val="00925E42"/>
    <w:rsid w:val="00926B62"/>
    <w:rsid w:val="00927429"/>
    <w:rsid w:val="009274BF"/>
    <w:rsid w:val="0093034C"/>
    <w:rsid w:val="00930691"/>
    <w:rsid w:val="00930A02"/>
    <w:rsid w:val="00930BDB"/>
    <w:rsid w:val="00930FF3"/>
    <w:rsid w:val="00931414"/>
    <w:rsid w:val="0093227C"/>
    <w:rsid w:val="00933722"/>
    <w:rsid w:val="00933799"/>
    <w:rsid w:val="00933EC7"/>
    <w:rsid w:val="00934A8A"/>
    <w:rsid w:val="009370C8"/>
    <w:rsid w:val="00937212"/>
    <w:rsid w:val="0094012B"/>
    <w:rsid w:val="0094057D"/>
    <w:rsid w:val="009405F9"/>
    <w:rsid w:val="009411A8"/>
    <w:rsid w:val="009413E1"/>
    <w:rsid w:val="0094253C"/>
    <w:rsid w:val="009435A1"/>
    <w:rsid w:val="00943BFA"/>
    <w:rsid w:val="00944CBA"/>
    <w:rsid w:val="00946D2C"/>
    <w:rsid w:val="009470C9"/>
    <w:rsid w:val="0095111F"/>
    <w:rsid w:val="0095141B"/>
    <w:rsid w:val="00951596"/>
    <w:rsid w:val="0095191E"/>
    <w:rsid w:val="00952FC6"/>
    <w:rsid w:val="009554FA"/>
    <w:rsid w:val="00955504"/>
    <w:rsid w:val="00955CE5"/>
    <w:rsid w:val="0095609A"/>
    <w:rsid w:val="009571CF"/>
    <w:rsid w:val="009579BA"/>
    <w:rsid w:val="009612F1"/>
    <w:rsid w:val="0096156E"/>
    <w:rsid w:val="009615E1"/>
    <w:rsid w:val="00962FB6"/>
    <w:rsid w:val="00962FCD"/>
    <w:rsid w:val="0096408A"/>
    <w:rsid w:val="009643F3"/>
    <w:rsid w:val="00964456"/>
    <w:rsid w:val="00965D6B"/>
    <w:rsid w:val="00967355"/>
    <w:rsid w:val="00967D8C"/>
    <w:rsid w:val="00970D2C"/>
    <w:rsid w:val="00970F52"/>
    <w:rsid w:val="00971B58"/>
    <w:rsid w:val="00971DF0"/>
    <w:rsid w:val="00971E2A"/>
    <w:rsid w:val="0097537C"/>
    <w:rsid w:val="009759C7"/>
    <w:rsid w:val="009760F1"/>
    <w:rsid w:val="00977CD6"/>
    <w:rsid w:val="00980D56"/>
    <w:rsid w:val="009813A8"/>
    <w:rsid w:val="00983024"/>
    <w:rsid w:val="00984A4A"/>
    <w:rsid w:val="009854CE"/>
    <w:rsid w:val="00985B5C"/>
    <w:rsid w:val="00985CEE"/>
    <w:rsid w:val="009867B5"/>
    <w:rsid w:val="00986AE6"/>
    <w:rsid w:val="00986BA1"/>
    <w:rsid w:val="00990893"/>
    <w:rsid w:val="00990DCF"/>
    <w:rsid w:val="00990ED7"/>
    <w:rsid w:val="00991510"/>
    <w:rsid w:val="00991736"/>
    <w:rsid w:val="009927AD"/>
    <w:rsid w:val="00992C02"/>
    <w:rsid w:val="00993283"/>
    <w:rsid w:val="009937ED"/>
    <w:rsid w:val="00993E37"/>
    <w:rsid w:val="0099544D"/>
    <w:rsid w:val="009958A7"/>
    <w:rsid w:val="00996B98"/>
    <w:rsid w:val="00996ED5"/>
    <w:rsid w:val="009976A6"/>
    <w:rsid w:val="009A07A1"/>
    <w:rsid w:val="009A07EF"/>
    <w:rsid w:val="009A142B"/>
    <w:rsid w:val="009A25D0"/>
    <w:rsid w:val="009A2888"/>
    <w:rsid w:val="009A2B58"/>
    <w:rsid w:val="009A45D2"/>
    <w:rsid w:val="009A4866"/>
    <w:rsid w:val="009A4B71"/>
    <w:rsid w:val="009A5B7B"/>
    <w:rsid w:val="009A617C"/>
    <w:rsid w:val="009A6953"/>
    <w:rsid w:val="009A7092"/>
    <w:rsid w:val="009A717C"/>
    <w:rsid w:val="009B0011"/>
    <w:rsid w:val="009B2D4D"/>
    <w:rsid w:val="009B358C"/>
    <w:rsid w:val="009B5183"/>
    <w:rsid w:val="009B54B2"/>
    <w:rsid w:val="009B5B38"/>
    <w:rsid w:val="009B5FE3"/>
    <w:rsid w:val="009C040E"/>
    <w:rsid w:val="009C06FE"/>
    <w:rsid w:val="009C25C1"/>
    <w:rsid w:val="009C33E1"/>
    <w:rsid w:val="009C5020"/>
    <w:rsid w:val="009C50BD"/>
    <w:rsid w:val="009C51AE"/>
    <w:rsid w:val="009C549D"/>
    <w:rsid w:val="009C6601"/>
    <w:rsid w:val="009C67A0"/>
    <w:rsid w:val="009C7B0A"/>
    <w:rsid w:val="009D077E"/>
    <w:rsid w:val="009D0823"/>
    <w:rsid w:val="009D0B74"/>
    <w:rsid w:val="009D2224"/>
    <w:rsid w:val="009D29F3"/>
    <w:rsid w:val="009D2B25"/>
    <w:rsid w:val="009D2C1F"/>
    <w:rsid w:val="009D2F49"/>
    <w:rsid w:val="009D312C"/>
    <w:rsid w:val="009D3365"/>
    <w:rsid w:val="009D3948"/>
    <w:rsid w:val="009D3EB6"/>
    <w:rsid w:val="009D4460"/>
    <w:rsid w:val="009D501D"/>
    <w:rsid w:val="009D6C77"/>
    <w:rsid w:val="009D6F84"/>
    <w:rsid w:val="009D7E45"/>
    <w:rsid w:val="009D7E88"/>
    <w:rsid w:val="009D7F22"/>
    <w:rsid w:val="009E088F"/>
    <w:rsid w:val="009E0B30"/>
    <w:rsid w:val="009E114B"/>
    <w:rsid w:val="009E1151"/>
    <w:rsid w:val="009E14C7"/>
    <w:rsid w:val="009E15A4"/>
    <w:rsid w:val="009E1C93"/>
    <w:rsid w:val="009E33BA"/>
    <w:rsid w:val="009E3FF0"/>
    <w:rsid w:val="009E52D6"/>
    <w:rsid w:val="009E5538"/>
    <w:rsid w:val="009E5850"/>
    <w:rsid w:val="009E698A"/>
    <w:rsid w:val="009E7BBE"/>
    <w:rsid w:val="009E7D0E"/>
    <w:rsid w:val="009F00E8"/>
    <w:rsid w:val="009F0CD6"/>
    <w:rsid w:val="009F1BD7"/>
    <w:rsid w:val="009F1CB0"/>
    <w:rsid w:val="009F3E7E"/>
    <w:rsid w:val="009F45AD"/>
    <w:rsid w:val="009F45C7"/>
    <w:rsid w:val="009F5FB6"/>
    <w:rsid w:val="009F61F7"/>
    <w:rsid w:val="009F77F3"/>
    <w:rsid w:val="00A00951"/>
    <w:rsid w:val="00A00FD8"/>
    <w:rsid w:val="00A039F2"/>
    <w:rsid w:val="00A03AC1"/>
    <w:rsid w:val="00A046E2"/>
    <w:rsid w:val="00A04836"/>
    <w:rsid w:val="00A04CD0"/>
    <w:rsid w:val="00A04E0D"/>
    <w:rsid w:val="00A04F69"/>
    <w:rsid w:val="00A0528D"/>
    <w:rsid w:val="00A07912"/>
    <w:rsid w:val="00A10604"/>
    <w:rsid w:val="00A10EE1"/>
    <w:rsid w:val="00A117AA"/>
    <w:rsid w:val="00A11A38"/>
    <w:rsid w:val="00A14342"/>
    <w:rsid w:val="00A14A09"/>
    <w:rsid w:val="00A14BBF"/>
    <w:rsid w:val="00A14D72"/>
    <w:rsid w:val="00A14F79"/>
    <w:rsid w:val="00A1578E"/>
    <w:rsid w:val="00A17B27"/>
    <w:rsid w:val="00A22A63"/>
    <w:rsid w:val="00A22C07"/>
    <w:rsid w:val="00A22DBC"/>
    <w:rsid w:val="00A22F23"/>
    <w:rsid w:val="00A23C59"/>
    <w:rsid w:val="00A23F24"/>
    <w:rsid w:val="00A2500C"/>
    <w:rsid w:val="00A26A08"/>
    <w:rsid w:val="00A26D0F"/>
    <w:rsid w:val="00A26EDD"/>
    <w:rsid w:val="00A2736D"/>
    <w:rsid w:val="00A2767D"/>
    <w:rsid w:val="00A27BCA"/>
    <w:rsid w:val="00A27EDF"/>
    <w:rsid w:val="00A30C68"/>
    <w:rsid w:val="00A30F16"/>
    <w:rsid w:val="00A31AAB"/>
    <w:rsid w:val="00A338DE"/>
    <w:rsid w:val="00A33A41"/>
    <w:rsid w:val="00A35A19"/>
    <w:rsid w:val="00A35BEC"/>
    <w:rsid w:val="00A36777"/>
    <w:rsid w:val="00A36794"/>
    <w:rsid w:val="00A36D37"/>
    <w:rsid w:val="00A37EF1"/>
    <w:rsid w:val="00A40142"/>
    <w:rsid w:val="00A401DE"/>
    <w:rsid w:val="00A40313"/>
    <w:rsid w:val="00A41298"/>
    <w:rsid w:val="00A415C9"/>
    <w:rsid w:val="00A42E42"/>
    <w:rsid w:val="00A42EDF"/>
    <w:rsid w:val="00A4447F"/>
    <w:rsid w:val="00A4474D"/>
    <w:rsid w:val="00A44D1B"/>
    <w:rsid w:val="00A4527B"/>
    <w:rsid w:val="00A45497"/>
    <w:rsid w:val="00A4595A"/>
    <w:rsid w:val="00A46AB6"/>
    <w:rsid w:val="00A47181"/>
    <w:rsid w:val="00A523DD"/>
    <w:rsid w:val="00A528D5"/>
    <w:rsid w:val="00A52A0A"/>
    <w:rsid w:val="00A55C51"/>
    <w:rsid w:val="00A57755"/>
    <w:rsid w:val="00A57C5A"/>
    <w:rsid w:val="00A6091E"/>
    <w:rsid w:val="00A611FC"/>
    <w:rsid w:val="00A615DD"/>
    <w:rsid w:val="00A61BC9"/>
    <w:rsid w:val="00A61E10"/>
    <w:rsid w:val="00A62C71"/>
    <w:rsid w:val="00A62CF1"/>
    <w:rsid w:val="00A6312F"/>
    <w:rsid w:val="00A63A88"/>
    <w:rsid w:val="00A700FF"/>
    <w:rsid w:val="00A70669"/>
    <w:rsid w:val="00A70845"/>
    <w:rsid w:val="00A71910"/>
    <w:rsid w:val="00A71D2F"/>
    <w:rsid w:val="00A71EDD"/>
    <w:rsid w:val="00A72192"/>
    <w:rsid w:val="00A72D75"/>
    <w:rsid w:val="00A731A3"/>
    <w:rsid w:val="00A73FFD"/>
    <w:rsid w:val="00A74DAF"/>
    <w:rsid w:val="00A76C14"/>
    <w:rsid w:val="00A76F0B"/>
    <w:rsid w:val="00A778AE"/>
    <w:rsid w:val="00A77C1E"/>
    <w:rsid w:val="00A77DA8"/>
    <w:rsid w:val="00A81103"/>
    <w:rsid w:val="00A81593"/>
    <w:rsid w:val="00A81613"/>
    <w:rsid w:val="00A8174D"/>
    <w:rsid w:val="00A81B65"/>
    <w:rsid w:val="00A81F2E"/>
    <w:rsid w:val="00A82530"/>
    <w:rsid w:val="00A82847"/>
    <w:rsid w:val="00A82963"/>
    <w:rsid w:val="00A829EC"/>
    <w:rsid w:val="00A83144"/>
    <w:rsid w:val="00A831C3"/>
    <w:rsid w:val="00A836AD"/>
    <w:rsid w:val="00A83978"/>
    <w:rsid w:val="00A844D9"/>
    <w:rsid w:val="00A84B32"/>
    <w:rsid w:val="00A8510F"/>
    <w:rsid w:val="00A869AB"/>
    <w:rsid w:val="00A86E65"/>
    <w:rsid w:val="00A86F08"/>
    <w:rsid w:val="00A874E6"/>
    <w:rsid w:val="00A876DA"/>
    <w:rsid w:val="00A87A5C"/>
    <w:rsid w:val="00A87C79"/>
    <w:rsid w:val="00A87D0D"/>
    <w:rsid w:val="00A9022C"/>
    <w:rsid w:val="00A912E8"/>
    <w:rsid w:val="00A92336"/>
    <w:rsid w:val="00A9310E"/>
    <w:rsid w:val="00A9361A"/>
    <w:rsid w:val="00A940A4"/>
    <w:rsid w:val="00A9446F"/>
    <w:rsid w:val="00A94F52"/>
    <w:rsid w:val="00A959EC"/>
    <w:rsid w:val="00A95CF5"/>
    <w:rsid w:val="00A95DAF"/>
    <w:rsid w:val="00A967F2"/>
    <w:rsid w:val="00A96891"/>
    <w:rsid w:val="00A96C94"/>
    <w:rsid w:val="00A97699"/>
    <w:rsid w:val="00A97C0B"/>
    <w:rsid w:val="00AA089D"/>
    <w:rsid w:val="00AA0F29"/>
    <w:rsid w:val="00AA108A"/>
    <w:rsid w:val="00AA120D"/>
    <w:rsid w:val="00AA13DC"/>
    <w:rsid w:val="00AA58EB"/>
    <w:rsid w:val="00AA614F"/>
    <w:rsid w:val="00AA6CE5"/>
    <w:rsid w:val="00AA7375"/>
    <w:rsid w:val="00AA75C5"/>
    <w:rsid w:val="00AA775B"/>
    <w:rsid w:val="00AA7AEA"/>
    <w:rsid w:val="00AA7F29"/>
    <w:rsid w:val="00AB03BE"/>
    <w:rsid w:val="00AB25FD"/>
    <w:rsid w:val="00AB2927"/>
    <w:rsid w:val="00AB2982"/>
    <w:rsid w:val="00AB3525"/>
    <w:rsid w:val="00AB3D17"/>
    <w:rsid w:val="00AB3E3A"/>
    <w:rsid w:val="00AB414C"/>
    <w:rsid w:val="00AB4808"/>
    <w:rsid w:val="00AB4C2A"/>
    <w:rsid w:val="00AB515C"/>
    <w:rsid w:val="00AB5978"/>
    <w:rsid w:val="00AB69FA"/>
    <w:rsid w:val="00AB70FC"/>
    <w:rsid w:val="00AC1D03"/>
    <w:rsid w:val="00AC2E9C"/>
    <w:rsid w:val="00AC673E"/>
    <w:rsid w:val="00AC693A"/>
    <w:rsid w:val="00AC7620"/>
    <w:rsid w:val="00AC7AE5"/>
    <w:rsid w:val="00AC7B20"/>
    <w:rsid w:val="00AD175F"/>
    <w:rsid w:val="00AD1794"/>
    <w:rsid w:val="00AD1C8E"/>
    <w:rsid w:val="00AD23D3"/>
    <w:rsid w:val="00AD277B"/>
    <w:rsid w:val="00AD2808"/>
    <w:rsid w:val="00AD4F61"/>
    <w:rsid w:val="00AD51B1"/>
    <w:rsid w:val="00AD530D"/>
    <w:rsid w:val="00AD55A7"/>
    <w:rsid w:val="00AD5FB9"/>
    <w:rsid w:val="00AD696E"/>
    <w:rsid w:val="00AD7579"/>
    <w:rsid w:val="00AD79E1"/>
    <w:rsid w:val="00AD7C4F"/>
    <w:rsid w:val="00AE0ADA"/>
    <w:rsid w:val="00AE1E38"/>
    <w:rsid w:val="00AE4201"/>
    <w:rsid w:val="00AE42B7"/>
    <w:rsid w:val="00AE42D0"/>
    <w:rsid w:val="00AE4454"/>
    <w:rsid w:val="00AE49E1"/>
    <w:rsid w:val="00AE51A0"/>
    <w:rsid w:val="00AE59F4"/>
    <w:rsid w:val="00AE5D35"/>
    <w:rsid w:val="00AE638E"/>
    <w:rsid w:val="00AE6F27"/>
    <w:rsid w:val="00AE7D15"/>
    <w:rsid w:val="00AF003C"/>
    <w:rsid w:val="00AF0AB9"/>
    <w:rsid w:val="00AF0EF3"/>
    <w:rsid w:val="00AF14B4"/>
    <w:rsid w:val="00AF2386"/>
    <w:rsid w:val="00AF3153"/>
    <w:rsid w:val="00AF4391"/>
    <w:rsid w:val="00AF43E9"/>
    <w:rsid w:val="00AF48E3"/>
    <w:rsid w:val="00AF4E44"/>
    <w:rsid w:val="00AF5B9A"/>
    <w:rsid w:val="00AF5BDC"/>
    <w:rsid w:val="00AF651B"/>
    <w:rsid w:val="00AF6C4C"/>
    <w:rsid w:val="00AF6F10"/>
    <w:rsid w:val="00B0139C"/>
    <w:rsid w:val="00B01906"/>
    <w:rsid w:val="00B01C83"/>
    <w:rsid w:val="00B0266D"/>
    <w:rsid w:val="00B02CA7"/>
    <w:rsid w:val="00B03038"/>
    <w:rsid w:val="00B03AFF"/>
    <w:rsid w:val="00B048DF"/>
    <w:rsid w:val="00B04D68"/>
    <w:rsid w:val="00B06F66"/>
    <w:rsid w:val="00B071C8"/>
    <w:rsid w:val="00B07350"/>
    <w:rsid w:val="00B07D78"/>
    <w:rsid w:val="00B123E8"/>
    <w:rsid w:val="00B14D62"/>
    <w:rsid w:val="00B15468"/>
    <w:rsid w:val="00B15684"/>
    <w:rsid w:val="00B15FAD"/>
    <w:rsid w:val="00B16A45"/>
    <w:rsid w:val="00B17588"/>
    <w:rsid w:val="00B17822"/>
    <w:rsid w:val="00B20DEB"/>
    <w:rsid w:val="00B23163"/>
    <w:rsid w:val="00B23BEE"/>
    <w:rsid w:val="00B23F2E"/>
    <w:rsid w:val="00B241B4"/>
    <w:rsid w:val="00B24BEA"/>
    <w:rsid w:val="00B26D8B"/>
    <w:rsid w:val="00B2783C"/>
    <w:rsid w:val="00B27959"/>
    <w:rsid w:val="00B308DE"/>
    <w:rsid w:val="00B30C51"/>
    <w:rsid w:val="00B31D74"/>
    <w:rsid w:val="00B31FC1"/>
    <w:rsid w:val="00B32124"/>
    <w:rsid w:val="00B32C09"/>
    <w:rsid w:val="00B335E4"/>
    <w:rsid w:val="00B337B6"/>
    <w:rsid w:val="00B34A57"/>
    <w:rsid w:val="00B34ECC"/>
    <w:rsid w:val="00B360B0"/>
    <w:rsid w:val="00B36BDD"/>
    <w:rsid w:val="00B36FEB"/>
    <w:rsid w:val="00B374DB"/>
    <w:rsid w:val="00B376DF"/>
    <w:rsid w:val="00B40062"/>
    <w:rsid w:val="00B402B5"/>
    <w:rsid w:val="00B40C48"/>
    <w:rsid w:val="00B40F10"/>
    <w:rsid w:val="00B42355"/>
    <w:rsid w:val="00B430DF"/>
    <w:rsid w:val="00B431C8"/>
    <w:rsid w:val="00B457AA"/>
    <w:rsid w:val="00B459F0"/>
    <w:rsid w:val="00B45B38"/>
    <w:rsid w:val="00B4752A"/>
    <w:rsid w:val="00B4785F"/>
    <w:rsid w:val="00B47908"/>
    <w:rsid w:val="00B47AFD"/>
    <w:rsid w:val="00B500BB"/>
    <w:rsid w:val="00B501CC"/>
    <w:rsid w:val="00B503A5"/>
    <w:rsid w:val="00B50632"/>
    <w:rsid w:val="00B51B44"/>
    <w:rsid w:val="00B51B82"/>
    <w:rsid w:val="00B52035"/>
    <w:rsid w:val="00B5245A"/>
    <w:rsid w:val="00B52630"/>
    <w:rsid w:val="00B526A7"/>
    <w:rsid w:val="00B526B4"/>
    <w:rsid w:val="00B52866"/>
    <w:rsid w:val="00B52CE5"/>
    <w:rsid w:val="00B54713"/>
    <w:rsid w:val="00B55F1B"/>
    <w:rsid w:val="00B57478"/>
    <w:rsid w:val="00B615F2"/>
    <w:rsid w:val="00B64D77"/>
    <w:rsid w:val="00B64ECF"/>
    <w:rsid w:val="00B64F68"/>
    <w:rsid w:val="00B65B06"/>
    <w:rsid w:val="00B65C36"/>
    <w:rsid w:val="00B66621"/>
    <w:rsid w:val="00B6779F"/>
    <w:rsid w:val="00B67D9B"/>
    <w:rsid w:val="00B70E1C"/>
    <w:rsid w:val="00B72E75"/>
    <w:rsid w:val="00B73427"/>
    <w:rsid w:val="00B73608"/>
    <w:rsid w:val="00B73B4A"/>
    <w:rsid w:val="00B741A3"/>
    <w:rsid w:val="00B743C4"/>
    <w:rsid w:val="00B75468"/>
    <w:rsid w:val="00B75658"/>
    <w:rsid w:val="00B75804"/>
    <w:rsid w:val="00B758A0"/>
    <w:rsid w:val="00B75BB5"/>
    <w:rsid w:val="00B778E7"/>
    <w:rsid w:val="00B819F5"/>
    <w:rsid w:val="00B83428"/>
    <w:rsid w:val="00B84352"/>
    <w:rsid w:val="00B87167"/>
    <w:rsid w:val="00B872A0"/>
    <w:rsid w:val="00B872FF"/>
    <w:rsid w:val="00B8751F"/>
    <w:rsid w:val="00B878D6"/>
    <w:rsid w:val="00B87B5E"/>
    <w:rsid w:val="00B9108E"/>
    <w:rsid w:val="00B92E1E"/>
    <w:rsid w:val="00B92EA0"/>
    <w:rsid w:val="00B9340F"/>
    <w:rsid w:val="00B936C5"/>
    <w:rsid w:val="00B93A96"/>
    <w:rsid w:val="00B9437C"/>
    <w:rsid w:val="00B94BEA"/>
    <w:rsid w:val="00B94F1F"/>
    <w:rsid w:val="00B95303"/>
    <w:rsid w:val="00B959DA"/>
    <w:rsid w:val="00B95A29"/>
    <w:rsid w:val="00B95C12"/>
    <w:rsid w:val="00B96035"/>
    <w:rsid w:val="00B966D3"/>
    <w:rsid w:val="00B97FA1"/>
    <w:rsid w:val="00BA044A"/>
    <w:rsid w:val="00BA052A"/>
    <w:rsid w:val="00BA0A14"/>
    <w:rsid w:val="00BA1AA5"/>
    <w:rsid w:val="00BA4522"/>
    <w:rsid w:val="00BA5173"/>
    <w:rsid w:val="00BA52F6"/>
    <w:rsid w:val="00BA553F"/>
    <w:rsid w:val="00BA5C54"/>
    <w:rsid w:val="00BA6D49"/>
    <w:rsid w:val="00BA7A7F"/>
    <w:rsid w:val="00BB1FE3"/>
    <w:rsid w:val="00BB2330"/>
    <w:rsid w:val="00BB52D4"/>
    <w:rsid w:val="00BB61C0"/>
    <w:rsid w:val="00BC0174"/>
    <w:rsid w:val="00BC0318"/>
    <w:rsid w:val="00BC0B33"/>
    <w:rsid w:val="00BC1CD8"/>
    <w:rsid w:val="00BC278F"/>
    <w:rsid w:val="00BC2D87"/>
    <w:rsid w:val="00BC30BB"/>
    <w:rsid w:val="00BC3455"/>
    <w:rsid w:val="00BC4AE4"/>
    <w:rsid w:val="00BC56BA"/>
    <w:rsid w:val="00BC58C1"/>
    <w:rsid w:val="00BC5D01"/>
    <w:rsid w:val="00BC6304"/>
    <w:rsid w:val="00BC6A6A"/>
    <w:rsid w:val="00BC7246"/>
    <w:rsid w:val="00BC73C3"/>
    <w:rsid w:val="00BC7557"/>
    <w:rsid w:val="00BC7920"/>
    <w:rsid w:val="00BD2E8B"/>
    <w:rsid w:val="00BD2F56"/>
    <w:rsid w:val="00BD305A"/>
    <w:rsid w:val="00BD3515"/>
    <w:rsid w:val="00BD3ADB"/>
    <w:rsid w:val="00BD3DEC"/>
    <w:rsid w:val="00BD4D71"/>
    <w:rsid w:val="00BD56E5"/>
    <w:rsid w:val="00BD5E9E"/>
    <w:rsid w:val="00BD7C25"/>
    <w:rsid w:val="00BE109F"/>
    <w:rsid w:val="00BE1532"/>
    <w:rsid w:val="00BE193C"/>
    <w:rsid w:val="00BE1A5D"/>
    <w:rsid w:val="00BE2097"/>
    <w:rsid w:val="00BE29E7"/>
    <w:rsid w:val="00BE4A57"/>
    <w:rsid w:val="00BE5C6F"/>
    <w:rsid w:val="00BE5D66"/>
    <w:rsid w:val="00BE65DD"/>
    <w:rsid w:val="00BE73C3"/>
    <w:rsid w:val="00BE761F"/>
    <w:rsid w:val="00BF184E"/>
    <w:rsid w:val="00BF1B45"/>
    <w:rsid w:val="00BF1B73"/>
    <w:rsid w:val="00BF27BF"/>
    <w:rsid w:val="00BF38AF"/>
    <w:rsid w:val="00BF39EF"/>
    <w:rsid w:val="00BF3A87"/>
    <w:rsid w:val="00BF3BB1"/>
    <w:rsid w:val="00BF3CD4"/>
    <w:rsid w:val="00BF50DB"/>
    <w:rsid w:val="00BF6111"/>
    <w:rsid w:val="00BF653D"/>
    <w:rsid w:val="00BF709B"/>
    <w:rsid w:val="00BF7262"/>
    <w:rsid w:val="00BF7B51"/>
    <w:rsid w:val="00C00A94"/>
    <w:rsid w:val="00C019E4"/>
    <w:rsid w:val="00C01EFE"/>
    <w:rsid w:val="00C03219"/>
    <w:rsid w:val="00C03B2E"/>
    <w:rsid w:val="00C05C11"/>
    <w:rsid w:val="00C06021"/>
    <w:rsid w:val="00C06218"/>
    <w:rsid w:val="00C06421"/>
    <w:rsid w:val="00C06422"/>
    <w:rsid w:val="00C06877"/>
    <w:rsid w:val="00C07A21"/>
    <w:rsid w:val="00C07CDE"/>
    <w:rsid w:val="00C10653"/>
    <w:rsid w:val="00C11030"/>
    <w:rsid w:val="00C1183F"/>
    <w:rsid w:val="00C11DB4"/>
    <w:rsid w:val="00C12921"/>
    <w:rsid w:val="00C1367C"/>
    <w:rsid w:val="00C13E34"/>
    <w:rsid w:val="00C14F9D"/>
    <w:rsid w:val="00C14FCB"/>
    <w:rsid w:val="00C170D6"/>
    <w:rsid w:val="00C178C5"/>
    <w:rsid w:val="00C17970"/>
    <w:rsid w:val="00C214E4"/>
    <w:rsid w:val="00C23030"/>
    <w:rsid w:val="00C23B4A"/>
    <w:rsid w:val="00C23C9E"/>
    <w:rsid w:val="00C23D36"/>
    <w:rsid w:val="00C23E58"/>
    <w:rsid w:val="00C24EAD"/>
    <w:rsid w:val="00C2663D"/>
    <w:rsid w:val="00C27AD5"/>
    <w:rsid w:val="00C27C7E"/>
    <w:rsid w:val="00C30D12"/>
    <w:rsid w:val="00C30E88"/>
    <w:rsid w:val="00C31047"/>
    <w:rsid w:val="00C310AC"/>
    <w:rsid w:val="00C31F3A"/>
    <w:rsid w:val="00C33EBE"/>
    <w:rsid w:val="00C3486D"/>
    <w:rsid w:val="00C34ABE"/>
    <w:rsid w:val="00C364E0"/>
    <w:rsid w:val="00C36C0F"/>
    <w:rsid w:val="00C374C8"/>
    <w:rsid w:val="00C4036C"/>
    <w:rsid w:val="00C408A4"/>
    <w:rsid w:val="00C40B5D"/>
    <w:rsid w:val="00C41578"/>
    <w:rsid w:val="00C417C3"/>
    <w:rsid w:val="00C41A60"/>
    <w:rsid w:val="00C41ACB"/>
    <w:rsid w:val="00C42562"/>
    <w:rsid w:val="00C4298B"/>
    <w:rsid w:val="00C42A5F"/>
    <w:rsid w:val="00C450C5"/>
    <w:rsid w:val="00C46392"/>
    <w:rsid w:val="00C4725C"/>
    <w:rsid w:val="00C505E9"/>
    <w:rsid w:val="00C51B2D"/>
    <w:rsid w:val="00C51DA2"/>
    <w:rsid w:val="00C51F14"/>
    <w:rsid w:val="00C5240F"/>
    <w:rsid w:val="00C52B1B"/>
    <w:rsid w:val="00C53456"/>
    <w:rsid w:val="00C536BF"/>
    <w:rsid w:val="00C54B3B"/>
    <w:rsid w:val="00C55D05"/>
    <w:rsid w:val="00C5727A"/>
    <w:rsid w:val="00C5768F"/>
    <w:rsid w:val="00C577B2"/>
    <w:rsid w:val="00C5799B"/>
    <w:rsid w:val="00C602B4"/>
    <w:rsid w:val="00C6032C"/>
    <w:rsid w:val="00C60C01"/>
    <w:rsid w:val="00C6126E"/>
    <w:rsid w:val="00C61446"/>
    <w:rsid w:val="00C620B0"/>
    <w:rsid w:val="00C6232E"/>
    <w:rsid w:val="00C624CF"/>
    <w:rsid w:val="00C6293B"/>
    <w:rsid w:val="00C62D7D"/>
    <w:rsid w:val="00C64D3E"/>
    <w:rsid w:val="00C64DE4"/>
    <w:rsid w:val="00C64F51"/>
    <w:rsid w:val="00C658A2"/>
    <w:rsid w:val="00C65A1D"/>
    <w:rsid w:val="00C65E30"/>
    <w:rsid w:val="00C65FFE"/>
    <w:rsid w:val="00C67209"/>
    <w:rsid w:val="00C679B6"/>
    <w:rsid w:val="00C67C27"/>
    <w:rsid w:val="00C706E1"/>
    <w:rsid w:val="00C7129D"/>
    <w:rsid w:val="00C71A86"/>
    <w:rsid w:val="00C72931"/>
    <w:rsid w:val="00C73451"/>
    <w:rsid w:val="00C73469"/>
    <w:rsid w:val="00C744D5"/>
    <w:rsid w:val="00C74BD3"/>
    <w:rsid w:val="00C75C30"/>
    <w:rsid w:val="00C75CEB"/>
    <w:rsid w:val="00C770E9"/>
    <w:rsid w:val="00C8102E"/>
    <w:rsid w:val="00C8135A"/>
    <w:rsid w:val="00C827CB"/>
    <w:rsid w:val="00C82E3E"/>
    <w:rsid w:val="00C837DC"/>
    <w:rsid w:val="00C8402E"/>
    <w:rsid w:val="00C85254"/>
    <w:rsid w:val="00C8579A"/>
    <w:rsid w:val="00C8579B"/>
    <w:rsid w:val="00C85B80"/>
    <w:rsid w:val="00C870F4"/>
    <w:rsid w:val="00C90121"/>
    <w:rsid w:val="00C90495"/>
    <w:rsid w:val="00C90F14"/>
    <w:rsid w:val="00C91827"/>
    <w:rsid w:val="00C92B47"/>
    <w:rsid w:val="00C93B0B"/>
    <w:rsid w:val="00C93FCF"/>
    <w:rsid w:val="00C94C9C"/>
    <w:rsid w:val="00C95A43"/>
    <w:rsid w:val="00C963F3"/>
    <w:rsid w:val="00CA0771"/>
    <w:rsid w:val="00CA0AAE"/>
    <w:rsid w:val="00CA114D"/>
    <w:rsid w:val="00CA1CC8"/>
    <w:rsid w:val="00CA2D05"/>
    <w:rsid w:val="00CA2DAA"/>
    <w:rsid w:val="00CA3450"/>
    <w:rsid w:val="00CA35AC"/>
    <w:rsid w:val="00CA39C1"/>
    <w:rsid w:val="00CA4488"/>
    <w:rsid w:val="00CA4F89"/>
    <w:rsid w:val="00CA61A2"/>
    <w:rsid w:val="00CA6FA8"/>
    <w:rsid w:val="00CA7EC7"/>
    <w:rsid w:val="00CB0BB3"/>
    <w:rsid w:val="00CB0E0D"/>
    <w:rsid w:val="00CB161E"/>
    <w:rsid w:val="00CB1BB7"/>
    <w:rsid w:val="00CB4309"/>
    <w:rsid w:val="00CB44BD"/>
    <w:rsid w:val="00CB5751"/>
    <w:rsid w:val="00CB6931"/>
    <w:rsid w:val="00CB7097"/>
    <w:rsid w:val="00CB78D2"/>
    <w:rsid w:val="00CB7C78"/>
    <w:rsid w:val="00CC0C27"/>
    <w:rsid w:val="00CC12BD"/>
    <w:rsid w:val="00CC17DA"/>
    <w:rsid w:val="00CC308A"/>
    <w:rsid w:val="00CC30FF"/>
    <w:rsid w:val="00CC350F"/>
    <w:rsid w:val="00CC3CA1"/>
    <w:rsid w:val="00CC433A"/>
    <w:rsid w:val="00CC4B76"/>
    <w:rsid w:val="00CC4C23"/>
    <w:rsid w:val="00CC4DE0"/>
    <w:rsid w:val="00CC512A"/>
    <w:rsid w:val="00CC58AC"/>
    <w:rsid w:val="00CC5BAB"/>
    <w:rsid w:val="00CC7375"/>
    <w:rsid w:val="00CC753A"/>
    <w:rsid w:val="00CC7E01"/>
    <w:rsid w:val="00CC7FFA"/>
    <w:rsid w:val="00CD00C7"/>
    <w:rsid w:val="00CD02F8"/>
    <w:rsid w:val="00CD0FDC"/>
    <w:rsid w:val="00CD1A44"/>
    <w:rsid w:val="00CD2167"/>
    <w:rsid w:val="00CD2CC6"/>
    <w:rsid w:val="00CD2E0D"/>
    <w:rsid w:val="00CD372F"/>
    <w:rsid w:val="00CD4421"/>
    <w:rsid w:val="00CD56F0"/>
    <w:rsid w:val="00CD6587"/>
    <w:rsid w:val="00CD7968"/>
    <w:rsid w:val="00CE0781"/>
    <w:rsid w:val="00CE1509"/>
    <w:rsid w:val="00CE37D3"/>
    <w:rsid w:val="00CE446B"/>
    <w:rsid w:val="00CE4AA4"/>
    <w:rsid w:val="00CE575D"/>
    <w:rsid w:val="00CE5F0E"/>
    <w:rsid w:val="00CE72A3"/>
    <w:rsid w:val="00CE7C15"/>
    <w:rsid w:val="00CF1CB2"/>
    <w:rsid w:val="00CF24C0"/>
    <w:rsid w:val="00CF3A54"/>
    <w:rsid w:val="00CF599A"/>
    <w:rsid w:val="00CF5EFD"/>
    <w:rsid w:val="00CF63C7"/>
    <w:rsid w:val="00CF67BE"/>
    <w:rsid w:val="00CF6D99"/>
    <w:rsid w:val="00D02378"/>
    <w:rsid w:val="00D02656"/>
    <w:rsid w:val="00D05ED3"/>
    <w:rsid w:val="00D06659"/>
    <w:rsid w:val="00D07A62"/>
    <w:rsid w:val="00D116FA"/>
    <w:rsid w:val="00D11E79"/>
    <w:rsid w:val="00D11F74"/>
    <w:rsid w:val="00D12255"/>
    <w:rsid w:val="00D12862"/>
    <w:rsid w:val="00D12D2F"/>
    <w:rsid w:val="00D140A1"/>
    <w:rsid w:val="00D1417A"/>
    <w:rsid w:val="00D1467F"/>
    <w:rsid w:val="00D153B2"/>
    <w:rsid w:val="00D154A4"/>
    <w:rsid w:val="00D15550"/>
    <w:rsid w:val="00D157F9"/>
    <w:rsid w:val="00D17FDD"/>
    <w:rsid w:val="00D2014D"/>
    <w:rsid w:val="00D2091C"/>
    <w:rsid w:val="00D20BFF"/>
    <w:rsid w:val="00D20FB2"/>
    <w:rsid w:val="00D218CB"/>
    <w:rsid w:val="00D22043"/>
    <w:rsid w:val="00D22E43"/>
    <w:rsid w:val="00D23F96"/>
    <w:rsid w:val="00D245E9"/>
    <w:rsid w:val="00D24AE6"/>
    <w:rsid w:val="00D24B63"/>
    <w:rsid w:val="00D24E23"/>
    <w:rsid w:val="00D24E71"/>
    <w:rsid w:val="00D2563A"/>
    <w:rsid w:val="00D25CE0"/>
    <w:rsid w:val="00D2670E"/>
    <w:rsid w:val="00D26FEE"/>
    <w:rsid w:val="00D2738D"/>
    <w:rsid w:val="00D279F9"/>
    <w:rsid w:val="00D30DEC"/>
    <w:rsid w:val="00D31528"/>
    <w:rsid w:val="00D34AAE"/>
    <w:rsid w:val="00D350C1"/>
    <w:rsid w:val="00D360F4"/>
    <w:rsid w:val="00D3689D"/>
    <w:rsid w:val="00D36B99"/>
    <w:rsid w:val="00D37A68"/>
    <w:rsid w:val="00D37F64"/>
    <w:rsid w:val="00D40B02"/>
    <w:rsid w:val="00D4135B"/>
    <w:rsid w:val="00D418E2"/>
    <w:rsid w:val="00D42557"/>
    <w:rsid w:val="00D42911"/>
    <w:rsid w:val="00D447BE"/>
    <w:rsid w:val="00D45499"/>
    <w:rsid w:val="00D45A0D"/>
    <w:rsid w:val="00D46083"/>
    <w:rsid w:val="00D46F77"/>
    <w:rsid w:val="00D5025A"/>
    <w:rsid w:val="00D50807"/>
    <w:rsid w:val="00D5284E"/>
    <w:rsid w:val="00D52D17"/>
    <w:rsid w:val="00D53633"/>
    <w:rsid w:val="00D53E2C"/>
    <w:rsid w:val="00D571B7"/>
    <w:rsid w:val="00D600FD"/>
    <w:rsid w:val="00D602A6"/>
    <w:rsid w:val="00D607E1"/>
    <w:rsid w:val="00D6089A"/>
    <w:rsid w:val="00D6172F"/>
    <w:rsid w:val="00D632C9"/>
    <w:rsid w:val="00D63682"/>
    <w:rsid w:val="00D64A36"/>
    <w:rsid w:val="00D65E67"/>
    <w:rsid w:val="00D66031"/>
    <w:rsid w:val="00D66DDE"/>
    <w:rsid w:val="00D673F1"/>
    <w:rsid w:val="00D67952"/>
    <w:rsid w:val="00D704F4"/>
    <w:rsid w:val="00D70C74"/>
    <w:rsid w:val="00D70E50"/>
    <w:rsid w:val="00D716AF"/>
    <w:rsid w:val="00D71FA3"/>
    <w:rsid w:val="00D72574"/>
    <w:rsid w:val="00D7270A"/>
    <w:rsid w:val="00D72F71"/>
    <w:rsid w:val="00D72FA3"/>
    <w:rsid w:val="00D73977"/>
    <w:rsid w:val="00D74E6D"/>
    <w:rsid w:val="00D75A6D"/>
    <w:rsid w:val="00D75C68"/>
    <w:rsid w:val="00D75E2B"/>
    <w:rsid w:val="00D7635E"/>
    <w:rsid w:val="00D7646B"/>
    <w:rsid w:val="00D776EF"/>
    <w:rsid w:val="00D803C5"/>
    <w:rsid w:val="00D81C61"/>
    <w:rsid w:val="00D828AB"/>
    <w:rsid w:val="00D82A0C"/>
    <w:rsid w:val="00D83F9A"/>
    <w:rsid w:val="00D84A2C"/>
    <w:rsid w:val="00D85442"/>
    <w:rsid w:val="00D85B54"/>
    <w:rsid w:val="00D8695A"/>
    <w:rsid w:val="00D870C5"/>
    <w:rsid w:val="00D875A8"/>
    <w:rsid w:val="00D878B0"/>
    <w:rsid w:val="00D87A87"/>
    <w:rsid w:val="00D90CE7"/>
    <w:rsid w:val="00D91614"/>
    <w:rsid w:val="00D91A35"/>
    <w:rsid w:val="00D931FC"/>
    <w:rsid w:val="00D93B53"/>
    <w:rsid w:val="00D945C1"/>
    <w:rsid w:val="00D94ED3"/>
    <w:rsid w:val="00D962E5"/>
    <w:rsid w:val="00D976AF"/>
    <w:rsid w:val="00D9789C"/>
    <w:rsid w:val="00D97EAA"/>
    <w:rsid w:val="00DA009B"/>
    <w:rsid w:val="00DA01B0"/>
    <w:rsid w:val="00DA15F4"/>
    <w:rsid w:val="00DA38C1"/>
    <w:rsid w:val="00DA3B9F"/>
    <w:rsid w:val="00DA4EDF"/>
    <w:rsid w:val="00DA61B2"/>
    <w:rsid w:val="00DA6D41"/>
    <w:rsid w:val="00DA7F85"/>
    <w:rsid w:val="00DB1611"/>
    <w:rsid w:val="00DB195D"/>
    <w:rsid w:val="00DB2101"/>
    <w:rsid w:val="00DB2552"/>
    <w:rsid w:val="00DB25CE"/>
    <w:rsid w:val="00DB3682"/>
    <w:rsid w:val="00DB3F14"/>
    <w:rsid w:val="00DB3F85"/>
    <w:rsid w:val="00DB45A7"/>
    <w:rsid w:val="00DB60AE"/>
    <w:rsid w:val="00DB619A"/>
    <w:rsid w:val="00DB6425"/>
    <w:rsid w:val="00DB6955"/>
    <w:rsid w:val="00DB7090"/>
    <w:rsid w:val="00DB74A3"/>
    <w:rsid w:val="00DB7A26"/>
    <w:rsid w:val="00DB7BD2"/>
    <w:rsid w:val="00DC0514"/>
    <w:rsid w:val="00DC116E"/>
    <w:rsid w:val="00DC15F4"/>
    <w:rsid w:val="00DC2308"/>
    <w:rsid w:val="00DC3465"/>
    <w:rsid w:val="00DC3C37"/>
    <w:rsid w:val="00DC4B75"/>
    <w:rsid w:val="00DC4BED"/>
    <w:rsid w:val="00DC5215"/>
    <w:rsid w:val="00DC53FD"/>
    <w:rsid w:val="00DC584E"/>
    <w:rsid w:val="00DC5A0D"/>
    <w:rsid w:val="00DC5D12"/>
    <w:rsid w:val="00DC6135"/>
    <w:rsid w:val="00DC6F22"/>
    <w:rsid w:val="00DC6FE6"/>
    <w:rsid w:val="00DD00CC"/>
    <w:rsid w:val="00DD080E"/>
    <w:rsid w:val="00DD1F17"/>
    <w:rsid w:val="00DD2A0B"/>
    <w:rsid w:val="00DD2EA7"/>
    <w:rsid w:val="00DD43D3"/>
    <w:rsid w:val="00DD545A"/>
    <w:rsid w:val="00DD61C2"/>
    <w:rsid w:val="00DD6DF3"/>
    <w:rsid w:val="00DD788E"/>
    <w:rsid w:val="00DD7EAA"/>
    <w:rsid w:val="00DE0262"/>
    <w:rsid w:val="00DE04C1"/>
    <w:rsid w:val="00DE0B88"/>
    <w:rsid w:val="00DE1160"/>
    <w:rsid w:val="00DE1722"/>
    <w:rsid w:val="00DE1C6D"/>
    <w:rsid w:val="00DE2C42"/>
    <w:rsid w:val="00DE3876"/>
    <w:rsid w:val="00DE4099"/>
    <w:rsid w:val="00DE4A0B"/>
    <w:rsid w:val="00DE5581"/>
    <w:rsid w:val="00DE5865"/>
    <w:rsid w:val="00DE589F"/>
    <w:rsid w:val="00DE63D0"/>
    <w:rsid w:val="00DE6D7A"/>
    <w:rsid w:val="00DF0E2B"/>
    <w:rsid w:val="00DF0FAA"/>
    <w:rsid w:val="00DF1237"/>
    <w:rsid w:val="00DF1911"/>
    <w:rsid w:val="00DF217A"/>
    <w:rsid w:val="00DF4354"/>
    <w:rsid w:val="00DF5142"/>
    <w:rsid w:val="00DF54AC"/>
    <w:rsid w:val="00DF5E54"/>
    <w:rsid w:val="00DF6CBA"/>
    <w:rsid w:val="00E004FF"/>
    <w:rsid w:val="00E00B5D"/>
    <w:rsid w:val="00E0370F"/>
    <w:rsid w:val="00E03BDB"/>
    <w:rsid w:val="00E03D5F"/>
    <w:rsid w:val="00E04091"/>
    <w:rsid w:val="00E06254"/>
    <w:rsid w:val="00E0738C"/>
    <w:rsid w:val="00E07726"/>
    <w:rsid w:val="00E0776E"/>
    <w:rsid w:val="00E1033F"/>
    <w:rsid w:val="00E10D64"/>
    <w:rsid w:val="00E1119D"/>
    <w:rsid w:val="00E11A41"/>
    <w:rsid w:val="00E11FA4"/>
    <w:rsid w:val="00E122ED"/>
    <w:rsid w:val="00E12764"/>
    <w:rsid w:val="00E129D5"/>
    <w:rsid w:val="00E12A4C"/>
    <w:rsid w:val="00E131A5"/>
    <w:rsid w:val="00E134F9"/>
    <w:rsid w:val="00E13FED"/>
    <w:rsid w:val="00E141B4"/>
    <w:rsid w:val="00E158A0"/>
    <w:rsid w:val="00E17EE9"/>
    <w:rsid w:val="00E17F1D"/>
    <w:rsid w:val="00E201BC"/>
    <w:rsid w:val="00E202E4"/>
    <w:rsid w:val="00E21814"/>
    <w:rsid w:val="00E218B4"/>
    <w:rsid w:val="00E2235F"/>
    <w:rsid w:val="00E23278"/>
    <w:rsid w:val="00E264EF"/>
    <w:rsid w:val="00E26B2C"/>
    <w:rsid w:val="00E26F38"/>
    <w:rsid w:val="00E271AB"/>
    <w:rsid w:val="00E275EA"/>
    <w:rsid w:val="00E30DB6"/>
    <w:rsid w:val="00E330BB"/>
    <w:rsid w:val="00E33378"/>
    <w:rsid w:val="00E334A4"/>
    <w:rsid w:val="00E33702"/>
    <w:rsid w:val="00E33779"/>
    <w:rsid w:val="00E33CED"/>
    <w:rsid w:val="00E34263"/>
    <w:rsid w:val="00E357E8"/>
    <w:rsid w:val="00E36596"/>
    <w:rsid w:val="00E369B3"/>
    <w:rsid w:val="00E36F4E"/>
    <w:rsid w:val="00E37EDB"/>
    <w:rsid w:val="00E4042C"/>
    <w:rsid w:val="00E405D4"/>
    <w:rsid w:val="00E40DFF"/>
    <w:rsid w:val="00E41D73"/>
    <w:rsid w:val="00E432E6"/>
    <w:rsid w:val="00E43775"/>
    <w:rsid w:val="00E43C50"/>
    <w:rsid w:val="00E440E1"/>
    <w:rsid w:val="00E44238"/>
    <w:rsid w:val="00E44245"/>
    <w:rsid w:val="00E44955"/>
    <w:rsid w:val="00E44B70"/>
    <w:rsid w:val="00E44FF0"/>
    <w:rsid w:val="00E45037"/>
    <w:rsid w:val="00E45B8A"/>
    <w:rsid w:val="00E45BAC"/>
    <w:rsid w:val="00E47504"/>
    <w:rsid w:val="00E475E9"/>
    <w:rsid w:val="00E504AD"/>
    <w:rsid w:val="00E505CC"/>
    <w:rsid w:val="00E50ECF"/>
    <w:rsid w:val="00E51264"/>
    <w:rsid w:val="00E51B90"/>
    <w:rsid w:val="00E52450"/>
    <w:rsid w:val="00E551F5"/>
    <w:rsid w:val="00E55F60"/>
    <w:rsid w:val="00E57A1F"/>
    <w:rsid w:val="00E57D05"/>
    <w:rsid w:val="00E6064D"/>
    <w:rsid w:val="00E60C5F"/>
    <w:rsid w:val="00E60DCA"/>
    <w:rsid w:val="00E61667"/>
    <w:rsid w:val="00E61AA3"/>
    <w:rsid w:val="00E61F3D"/>
    <w:rsid w:val="00E622EE"/>
    <w:rsid w:val="00E623CC"/>
    <w:rsid w:val="00E625A7"/>
    <w:rsid w:val="00E629F1"/>
    <w:rsid w:val="00E6446C"/>
    <w:rsid w:val="00E6488D"/>
    <w:rsid w:val="00E64D33"/>
    <w:rsid w:val="00E65C22"/>
    <w:rsid w:val="00E67B2B"/>
    <w:rsid w:val="00E67CD5"/>
    <w:rsid w:val="00E70C36"/>
    <w:rsid w:val="00E70C64"/>
    <w:rsid w:val="00E71151"/>
    <w:rsid w:val="00E71BFC"/>
    <w:rsid w:val="00E73F67"/>
    <w:rsid w:val="00E743F3"/>
    <w:rsid w:val="00E745F6"/>
    <w:rsid w:val="00E747BC"/>
    <w:rsid w:val="00E74993"/>
    <w:rsid w:val="00E752FD"/>
    <w:rsid w:val="00E75815"/>
    <w:rsid w:val="00E76003"/>
    <w:rsid w:val="00E7661E"/>
    <w:rsid w:val="00E76817"/>
    <w:rsid w:val="00E76AD5"/>
    <w:rsid w:val="00E775B9"/>
    <w:rsid w:val="00E80E2C"/>
    <w:rsid w:val="00E81DED"/>
    <w:rsid w:val="00E832FB"/>
    <w:rsid w:val="00E834CC"/>
    <w:rsid w:val="00E83777"/>
    <w:rsid w:val="00E840D0"/>
    <w:rsid w:val="00E84D24"/>
    <w:rsid w:val="00E8544C"/>
    <w:rsid w:val="00E85734"/>
    <w:rsid w:val="00E861DB"/>
    <w:rsid w:val="00E86C03"/>
    <w:rsid w:val="00E908AC"/>
    <w:rsid w:val="00E9112E"/>
    <w:rsid w:val="00E9194A"/>
    <w:rsid w:val="00E91B29"/>
    <w:rsid w:val="00E91C26"/>
    <w:rsid w:val="00E92B3C"/>
    <w:rsid w:val="00E93E0D"/>
    <w:rsid w:val="00E94822"/>
    <w:rsid w:val="00E948EA"/>
    <w:rsid w:val="00E9494F"/>
    <w:rsid w:val="00E955A5"/>
    <w:rsid w:val="00E95CEA"/>
    <w:rsid w:val="00E9621C"/>
    <w:rsid w:val="00E96FFD"/>
    <w:rsid w:val="00E973DE"/>
    <w:rsid w:val="00EA134D"/>
    <w:rsid w:val="00EA2330"/>
    <w:rsid w:val="00EA306B"/>
    <w:rsid w:val="00EA385B"/>
    <w:rsid w:val="00EA3934"/>
    <w:rsid w:val="00EA3F78"/>
    <w:rsid w:val="00EA46CF"/>
    <w:rsid w:val="00EA46E1"/>
    <w:rsid w:val="00EA5252"/>
    <w:rsid w:val="00EA551F"/>
    <w:rsid w:val="00EA57A9"/>
    <w:rsid w:val="00EB0106"/>
    <w:rsid w:val="00EB05D6"/>
    <w:rsid w:val="00EB0E69"/>
    <w:rsid w:val="00EB1008"/>
    <w:rsid w:val="00EB249D"/>
    <w:rsid w:val="00EB27D6"/>
    <w:rsid w:val="00EB284A"/>
    <w:rsid w:val="00EB29AA"/>
    <w:rsid w:val="00EB2E7F"/>
    <w:rsid w:val="00EB355F"/>
    <w:rsid w:val="00EB37E8"/>
    <w:rsid w:val="00EB3A00"/>
    <w:rsid w:val="00EB50AD"/>
    <w:rsid w:val="00EB5674"/>
    <w:rsid w:val="00EB5988"/>
    <w:rsid w:val="00EB7170"/>
    <w:rsid w:val="00EC03A5"/>
    <w:rsid w:val="00EC06BF"/>
    <w:rsid w:val="00EC1458"/>
    <w:rsid w:val="00EC2CBF"/>
    <w:rsid w:val="00EC312F"/>
    <w:rsid w:val="00EC3E13"/>
    <w:rsid w:val="00EC4109"/>
    <w:rsid w:val="00EC4774"/>
    <w:rsid w:val="00EC565F"/>
    <w:rsid w:val="00EC59F0"/>
    <w:rsid w:val="00EC5D43"/>
    <w:rsid w:val="00EC61C5"/>
    <w:rsid w:val="00EC6552"/>
    <w:rsid w:val="00EC67A0"/>
    <w:rsid w:val="00EC743B"/>
    <w:rsid w:val="00EC7791"/>
    <w:rsid w:val="00EC7BD0"/>
    <w:rsid w:val="00ED0465"/>
    <w:rsid w:val="00ED06ED"/>
    <w:rsid w:val="00ED0F62"/>
    <w:rsid w:val="00ED0FCB"/>
    <w:rsid w:val="00ED2561"/>
    <w:rsid w:val="00ED25D4"/>
    <w:rsid w:val="00ED261E"/>
    <w:rsid w:val="00ED3253"/>
    <w:rsid w:val="00ED376F"/>
    <w:rsid w:val="00ED48E3"/>
    <w:rsid w:val="00ED49FF"/>
    <w:rsid w:val="00ED5028"/>
    <w:rsid w:val="00ED6528"/>
    <w:rsid w:val="00EE0F10"/>
    <w:rsid w:val="00EE183E"/>
    <w:rsid w:val="00EE1CED"/>
    <w:rsid w:val="00EE1EA3"/>
    <w:rsid w:val="00EE311B"/>
    <w:rsid w:val="00EE333E"/>
    <w:rsid w:val="00EE376C"/>
    <w:rsid w:val="00EE3CA3"/>
    <w:rsid w:val="00EE3CC7"/>
    <w:rsid w:val="00EE469D"/>
    <w:rsid w:val="00EE4B5A"/>
    <w:rsid w:val="00EE4C9D"/>
    <w:rsid w:val="00EE74B8"/>
    <w:rsid w:val="00EF0A01"/>
    <w:rsid w:val="00EF189A"/>
    <w:rsid w:val="00EF3BCB"/>
    <w:rsid w:val="00EF40FB"/>
    <w:rsid w:val="00EF41FB"/>
    <w:rsid w:val="00EF4EED"/>
    <w:rsid w:val="00EF605A"/>
    <w:rsid w:val="00EF6334"/>
    <w:rsid w:val="00EF6679"/>
    <w:rsid w:val="00EF6E11"/>
    <w:rsid w:val="00EF6F2D"/>
    <w:rsid w:val="00EF7825"/>
    <w:rsid w:val="00F00210"/>
    <w:rsid w:val="00F01B15"/>
    <w:rsid w:val="00F02A19"/>
    <w:rsid w:val="00F06E11"/>
    <w:rsid w:val="00F07D50"/>
    <w:rsid w:val="00F10684"/>
    <w:rsid w:val="00F11008"/>
    <w:rsid w:val="00F1185A"/>
    <w:rsid w:val="00F119D3"/>
    <w:rsid w:val="00F11CD5"/>
    <w:rsid w:val="00F12376"/>
    <w:rsid w:val="00F127F3"/>
    <w:rsid w:val="00F12FF2"/>
    <w:rsid w:val="00F139BB"/>
    <w:rsid w:val="00F147AF"/>
    <w:rsid w:val="00F1678D"/>
    <w:rsid w:val="00F1695B"/>
    <w:rsid w:val="00F16C20"/>
    <w:rsid w:val="00F16E10"/>
    <w:rsid w:val="00F16E76"/>
    <w:rsid w:val="00F17278"/>
    <w:rsid w:val="00F1790D"/>
    <w:rsid w:val="00F203EE"/>
    <w:rsid w:val="00F20C47"/>
    <w:rsid w:val="00F21B16"/>
    <w:rsid w:val="00F22147"/>
    <w:rsid w:val="00F2382A"/>
    <w:rsid w:val="00F255C3"/>
    <w:rsid w:val="00F277B7"/>
    <w:rsid w:val="00F278C0"/>
    <w:rsid w:val="00F30486"/>
    <w:rsid w:val="00F30D3F"/>
    <w:rsid w:val="00F31D83"/>
    <w:rsid w:val="00F32A9A"/>
    <w:rsid w:val="00F33A93"/>
    <w:rsid w:val="00F34064"/>
    <w:rsid w:val="00F350F0"/>
    <w:rsid w:val="00F36265"/>
    <w:rsid w:val="00F370E5"/>
    <w:rsid w:val="00F40723"/>
    <w:rsid w:val="00F40855"/>
    <w:rsid w:val="00F41CD3"/>
    <w:rsid w:val="00F422DC"/>
    <w:rsid w:val="00F42330"/>
    <w:rsid w:val="00F42694"/>
    <w:rsid w:val="00F42C42"/>
    <w:rsid w:val="00F42D25"/>
    <w:rsid w:val="00F44085"/>
    <w:rsid w:val="00F44C45"/>
    <w:rsid w:val="00F45960"/>
    <w:rsid w:val="00F45D05"/>
    <w:rsid w:val="00F46711"/>
    <w:rsid w:val="00F46B72"/>
    <w:rsid w:val="00F4725D"/>
    <w:rsid w:val="00F4791E"/>
    <w:rsid w:val="00F47B42"/>
    <w:rsid w:val="00F506E1"/>
    <w:rsid w:val="00F511BF"/>
    <w:rsid w:val="00F522C3"/>
    <w:rsid w:val="00F52570"/>
    <w:rsid w:val="00F52FE4"/>
    <w:rsid w:val="00F53004"/>
    <w:rsid w:val="00F53C39"/>
    <w:rsid w:val="00F5430A"/>
    <w:rsid w:val="00F54613"/>
    <w:rsid w:val="00F55498"/>
    <w:rsid w:val="00F564DB"/>
    <w:rsid w:val="00F6063E"/>
    <w:rsid w:val="00F61511"/>
    <w:rsid w:val="00F6164D"/>
    <w:rsid w:val="00F61E61"/>
    <w:rsid w:val="00F62679"/>
    <w:rsid w:val="00F626B4"/>
    <w:rsid w:val="00F62E0D"/>
    <w:rsid w:val="00F63129"/>
    <w:rsid w:val="00F63173"/>
    <w:rsid w:val="00F63904"/>
    <w:rsid w:val="00F64858"/>
    <w:rsid w:val="00F64BA3"/>
    <w:rsid w:val="00F64E4C"/>
    <w:rsid w:val="00F67181"/>
    <w:rsid w:val="00F67459"/>
    <w:rsid w:val="00F677FB"/>
    <w:rsid w:val="00F67A55"/>
    <w:rsid w:val="00F67CBF"/>
    <w:rsid w:val="00F70AFD"/>
    <w:rsid w:val="00F71947"/>
    <w:rsid w:val="00F71E48"/>
    <w:rsid w:val="00F72E3E"/>
    <w:rsid w:val="00F7406A"/>
    <w:rsid w:val="00F75D94"/>
    <w:rsid w:val="00F76624"/>
    <w:rsid w:val="00F76B1A"/>
    <w:rsid w:val="00F76D7E"/>
    <w:rsid w:val="00F77896"/>
    <w:rsid w:val="00F80E2B"/>
    <w:rsid w:val="00F837DE"/>
    <w:rsid w:val="00F844C4"/>
    <w:rsid w:val="00F85297"/>
    <w:rsid w:val="00F85FFE"/>
    <w:rsid w:val="00F86EA1"/>
    <w:rsid w:val="00F9390F"/>
    <w:rsid w:val="00F93C6D"/>
    <w:rsid w:val="00F9470A"/>
    <w:rsid w:val="00F95569"/>
    <w:rsid w:val="00F9667E"/>
    <w:rsid w:val="00F96A97"/>
    <w:rsid w:val="00F96F19"/>
    <w:rsid w:val="00F97369"/>
    <w:rsid w:val="00F978AD"/>
    <w:rsid w:val="00FA0915"/>
    <w:rsid w:val="00FA108C"/>
    <w:rsid w:val="00FA13AC"/>
    <w:rsid w:val="00FA1587"/>
    <w:rsid w:val="00FA3E77"/>
    <w:rsid w:val="00FA418A"/>
    <w:rsid w:val="00FA747E"/>
    <w:rsid w:val="00FB148A"/>
    <w:rsid w:val="00FB1C09"/>
    <w:rsid w:val="00FB247F"/>
    <w:rsid w:val="00FB28D0"/>
    <w:rsid w:val="00FB2CDD"/>
    <w:rsid w:val="00FB2F2A"/>
    <w:rsid w:val="00FB3BA8"/>
    <w:rsid w:val="00FB40E2"/>
    <w:rsid w:val="00FB47C3"/>
    <w:rsid w:val="00FB48EB"/>
    <w:rsid w:val="00FB495B"/>
    <w:rsid w:val="00FB610F"/>
    <w:rsid w:val="00FB621C"/>
    <w:rsid w:val="00FB6E33"/>
    <w:rsid w:val="00FB7C73"/>
    <w:rsid w:val="00FC07D5"/>
    <w:rsid w:val="00FC1C16"/>
    <w:rsid w:val="00FC285E"/>
    <w:rsid w:val="00FC29D1"/>
    <w:rsid w:val="00FC2A03"/>
    <w:rsid w:val="00FC37FE"/>
    <w:rsid w:val="00FC3DB4"/>
    <w:rsid w:val="00FC4978"/>
    <w:rsid w:val="00FC638B"/>
    <w:rsid w:val="00FC6AAD"/>
    <w:rsid w:val="00FD0493"/>
    <w:rsid w:val="00FD07D6"/>
    <w:rsid w:val="00FD0B78"/>
    <w:rsid w:val="00FD1B7B"/>
    <w:rsid w:val="00FD2848"/>
    <w:rsid w:val="00FD2A56"/>
    <w:rsid w:val="00FD2D1D"/>
    <w:rsid w:val="00FD2FF0"/>
    <w:rsid w:val="00FD312D"/>
    <w:rsid w:val="00FD313B"/>
    <w:rsid w:val="00FD31AA"/>
    <w:rsid w:val="00FD36C7"/>
    <w:rsid w:val="00FD3A9C"/>
    <w:rsid w:val="00FD3C68"/>
    <w:rsid w:val="00FD3D7C"/>
    <w:rsid w:val="00FD514C"/>
    <w:rsid w:val="00FD57D2"/>
    <w:rsid w:val="00FD58E3"/>
    <w:rsid w:val="00FD5D02"/>
    <w:rsid w:val="00FE0032"/>
    <w:rsid w:val="00FE0BEA"/>
    <w:rsid w:val="00FE1740"/>
    <w:rsid w:val="00FE284D"/>
    <w:rsid w:val="00FE2FBA"/>
    <w:rsid w:val="00FE3AF8"/>
    <w:rsid w:val="00FE4C64"/>
    <w:rsid w:val="00FF00A9"/>
    <w:rsid w:val="00FF1539"/>
    <w:rsid w:val="00FF2654"/>
    <w:rsid w:val="00FF5555"/>
    <w:rsid w:val="00FF7A6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9C1EE"/>
  <w15:chartTrackingRefBased/>
  <w15:docId w15:val="{72238C3C-D79C-C445-A168-7EBA3705E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85F"/>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paragraph" w:styleId="Heading3">
    <w:name w:val="heading 3"/>
    <w:basedOn w:val="Normal"/>
    <w:next w:val="Normal"/>
    <w:link w:val="Heading3Char"/>
    <w:uiPriority w:val="9"/>
    <w:unhideWhenUsed/>
    <w:qFormat/>
    <w:rsid w:val="0017493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 w:type="character" w:styleId="FollowedHyperlink">
    <w:name w:val="FollowedHyperlink"/>
    <w:basedOn w:val="DefaultParagraphFont"/>
    <w:uiPriority w:val="99"/>
    <w:semiHidden/>
    <w:unhideWhenUsed/>
    <w:rsid w:val="000E3BFB"/>
    <w:rPr>
      <w:color w:val="954F72" w:themeColor="followedHyperlink"/>
      <w:u w:val="single"/>
    </w:rPr>
  </w:style>
  <w:style w:type="character" w:customStyle="1" w:styleId="orcid-id-https">
    <w:name w:val="orcid-id-https"/>
    <w:basedOn w:val="DefaultParagraphFont"/>
    <w:rsid w:val="00E23278"/>
  </w:style>
  <w:style w:type="character" w:customStyle="1" w:styleId="Heading3Char">
    <w:name w:val="Heading 3 Char"/>
    <w:basedOn w:val="DefaultParagraphFont"/>
    <w:link w:val="Heading3"/>
    <w:uiPriority w:val="9"/>
    <w:rsid w:val="00174930"/>
    <w:rPr>
      <w:rFonts w:asciiTheme="majorHAnsi" w:eastAsiaTheme="majorEastAsia" w:hAnsiTheme="majorHAnsi" w:cstheme="majorBidi"/>
      <w:color w:val="1F3763" w:themeColor="accent1" w:themeShade="7F"/>
      <w:lang w:eastAsia="en-US"/>
    </w:rPr>
  </w:style>
  <w:style w:type="character" w:customStyle="1" w:styleId="inline-equationlabel">
    <w:name w:val="inline-equation__label"/>
    <w:basedOn w:val="DefaultParagraphFont"/>
    <w:rsid w:val="003E6A11"/>
  </w:style>
  <w:style w:type="character" w:styleId="PlaceholderText">
    <w:name w:val="Placeholder Text"/>
    <w:basedOn w:val="DefaultParagraphFont"/>
    <w:uiPriority w:val="99"/>
    <w:semiHidden/>
    <w:rsid w:val="00930BDB"/>
    <w:rPr>
      <w:color w:val="808080"/>
    </w:rPr>
  </w:style>
  <w:style w:type="character" w:styleId="Strong">
    <w:name w:val="Strong"/>
    <w:basedOn w:val="DefaultParagraphFont"/>
    <w:uiPriority w:val="22"/>
    <w:qFormat/>
    <w:rsid w:val="00B23F2E"/>
    <w:rPr>
      <w:b/>
      <w:bCs/>
    </w:rPr>
  </w:style>
  <w:style w:type="table" w:styleId="PlainTable2">
    <w:name w:val="Plain Table 2"/>
    <w:basedOn w:val="TableNormal"/>
    <w:uiPriority w:val="42"/>
    <w:rsid w:val="009867B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gkelc">
    <w:name w:val="hgkelc"/>
    <w:basedOn w:val="DefaultParagraphFont"/>
    <w:rsid w:val="000F3A12"/>
  </w:style>
  <w:style w:type="character" w:styleId="UnresolvedMention">
    <w:name w:val="Unresolved Mention"/>
    <w:basedOn w:val="DefaultParagraphFont"/>
    <w:uiPriority w:val="99"/>
    <w:semiHidden/>
    <w:unhideWhenUsed/>
    <w:rsid w:val="00843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7019">
      <w:bodyDiv w:val="1"/>
      <w:marLeft w:val="0"/>
      <w:marRight w:val="0"/>
      <w:marTop w:val="0"/>
      <w:marBottom w:val="0"/>
      <w:divBdr>
        <w:top w:val="none" w:sz="0" w:space="0" w:color="auto"/>
        <w:left w:val="none" w:sz="0" w:space="0" w:color="auto"/>
        <w:bottom w:val="none" w:sz="0" w:space="0" w:color="auto"/>
        <w:right w:val="none" w:sz="0" w:space="0" w:color="auto"/>
      </w:divBdr>
    </w:div>
    <w:div w:id="140192600">
      <w:bodyDiv w:val="1"/>
      <w:marLeft w:val="0"/>
      <w:marRight w:val="0"/>
      <w:marTop w:val="0"/>
      <w:marBottom w:val="0"/>
      <w:divBdr>
        <w:top w:val="none" w:sz="0" w:space="0" w:color="auto"/>
        <w:left w:val="none" w:sz="0" w:space="0" w:color="auto"/>
        <w:bottom w:val="none" w:sz="0" w:space="0" w:color="auto"/>
        <w:right w:val="none" w:sz="0" w:space="0" w:color="auto"/>
      </w:divBdr>
    </w:div>
    <w:div w:id="149248122">
      <w:bodyDiv w:val="1"/>
      <w:marLeft w:val="0"/>
      <w:marRight w:val="0"/>
      <w:marTop w:val="0"/>
      <w:marBottom w:val="0"/>
      <w:divBdr>
        <w:top w:val="none" w:sz="0" w:space="0" w:color="auto"/>
        <w:left w:val="none" w:sz="0" w:space="0" w:color="auto"/>
        <w:bottom w:val="none" w:sz="0" w:space="0" w:color="auto"/>
        <w:right w:val="none" w:sz="0" w:space="0" w:color="auto"/>
      </w:divBdr>
    </w:div>
    <w:div w:id="227375475">
      <w:bodyDiv w:val="1"/>
      <w:marLeft w:val="0"/>
      <w:marRight w:val="0"/>
      <w:marTop w:val="0"/>
      <w:marBottom w:val="0"/>
      <w:divBdr>
        <w:top w:val="none" w:sz="0" w:space="0" w:color="auto"/>
        <w:left w:val="none" w:sz="0" w:space="0" w:color="auto"/>
        <w:bottom w:val="none" w:sz="0" w:space="0" w:color="auto"/>
        <w:right w:val="none" w:sz="0" w:space="0" w:color="auto"/>
      </w:divBdr>
    </w:div>
    <w:div w:id="294332718">
      <w:bodyDiv w:val="1"/>
      <w:marLeft w:val="0"/>
      <w:marRight w:val="0"/>
      <w:marTop w:val="0"/>
      <w:marBottom w:val="0"/>
      <w:divBdr>
        <w:top w:val="none" w:sz="0" w:space="0" w:color="auto"/>
        <w:left w:val="none" w:sz="0" w:space="0" w:color="auto"/>
        <w:bottom w:val="none" w:sz="0" w:space="0" w:color="auto"/>
        <w:right w:val="none" w:sz="0" w:space="0" w:color="auto"/>
      </w:divBdr>
    </w:div>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47483365">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502">
      <w:bodyDiv w:val="1"/>
      <w:marLeft w:val="0"/>
      <w:marRight w:val="0"/>
      <w:marTop w:val="0"/>
      <w:marBottom w:val="0"/>
      <w:divBdr>
        <w:top w:val="none" w:sz="0" w:space="0" w:color="auto"/>
        <w:left w:val="none" w:sz="0" w:space="0" w:color="auto"/>
        <w:bottom w:val="none" w:sz="0" w:space="0" w:color="auto"/>
        <w:right w:val="none" w:sz="0" w:space="0" w:color="auto"/>
      </w:divBdr>
      <w:divsChild>
        <w:div w:id="1043672471">
          <w:marLeft w:val="0"/>
          <w:marRight w:val="0"/>
          <w:marTop w:val="0"/>
          <w:marBottom w:val="0"/>
          <w:divBdr>
            <w:top w:val="none" w:sz="0" w:space="0" w:color="auto"/>
            <w:left w:val="none" w:sz="0" w:space="0" w:color="auto"/>
            <w:bottom w:val="none" w:sz="0" w:space="0" w:color="auto"/>
            <w:right w:val="none" w:sz="0" w:space="0" w:color="auto"/>
          </w:divBdr>
        </w:div>
      </w:divsChild>
    </w:div>
    <w:div w:id="519130415">
      <w:bodyDiv w:val="1"/>
      <w:marLeft w:val="0"/>
      <w:marRight w:val="0"/>
      <w:marTop w:val="0"/>
      <w:marBottom w:val="0"/>
      <w:divBdr>
        <w:top w:val="none" w:sz="0" w:space="0" w:color="auto"/>
        <w:left w:val="none" w:sz="0" w:space="0" w:color="auto"/>
        <w:bottom w:val="none" w:sz="0" w:space="0" w:color="auto"/>
        <w:right w:val="none" w:sz="0" w:space="0" w:color="auto"/>
      </w:divBdr>
    </w:div>
    <w:div w:id="524905724">
      <w:bodyDiv w:val="1"/>
      <w:marLeft w:val="0"/>
      <w:marRight w:val="0"/>
      <w:marTop w:val="0"/>
      <w:marBottom w:val="0"/>
      <w:divBdr>
        <w:top w:val="none" w:sz="0" w:space="0" w:color="auto"/>
        <w:left w:val="none" w:sz="0" w:space="0" w:color="auto"/>
        <w:bottom w:val="none" w:sz="0" w:space="0" w:color="auto"/>
        <w:right w:val="none" w:sz="0" w:space="0" w:color="auto"/>
      </w:divBdr>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33928148">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69074217">
      <w:bodyDiv w:val="1"/>
      <w:marLeft w:val="0"/>
      <w:marRight w:val="0"/>
      <w:marTop w:val="0"/>
      <w:marBottom w:val="0"/>
      <w:divBdr>
        <w:top w:val="none" w:sz="0" w:space="0" w:color="auto"/>
        <w:left w:val="none" w:sz="0" w:space="0" w:color="auto"/>
        <w:bottom w:val="none" w:sz="0" w:space="0" w:color="auto"/>
        <w:right w:val="none" w:sz="0" w:space="0" w:color="auto"/>
      </w:divBdr>
      <w:divsChild>
        <w:div w:id="1698238152">
          <w:marLeft w:val="0"/>
          <w:marRight w:val="0"/>
          <w:marTop w:val="0"/>
          <w:marBottom w:val="0"/>
          <w:divBdr>
            <w:top w:val="none" w:sz="0" w:space="0" w:color="auto"/>
            <w:left w:val="none" w:sz="0" w:space="0" w:color="auto"/>
            <w:bottom w:val="none" w:sz="0" w:space="0" w:color="auto"/>
            <w:right w:val="none" w:sz="0" w:space="0" w:color="auto"/>
          </w:divBdr>
          <w:divsChild>
            <w:div w:id="1084103941">
              <w:marLeft w:val="0"/>
              <w:marRight w:val="0"/>
              <w:marTop w:val="0"/>
              <w:marBottom w:val="0"/>
              <w:divBdr>
                <w:top w:val="none" w:sz="0" w:space="0" w:color="auto"/>
                <w:left w:val="none" w:sz="0" w:space="0" w:color="auto"/>
                <w:bottom w:val="none" w:sz="0" w:space="0" w:color="auto"/>
                <w:right w:val="none" w:sz="0" w:space="0" w:color="auto"/>
              </w:divBdr>
              <w:divsChild>
                <w:div w:id="1249079045">
                  <w:marLeft w:val="0"/>
                  <w:marRight w:val="0"/>
                  <w:marTop w:val="0"/>
                  <w:marBottom w:val="0"/>
                  <w:divBdr>
                    <w:top w:val="none" w:sz="0" w:space="0" w:color="auto"/>
                    <w:left w:val="none" w:sz="0" w:space="0" w:color="auto"/>
                    <w:bottom w:val="none" w:sz="0" w:space="0" w:color="auto"/>
                    <w:right w:val="none" w:sz="0" w:space="0" w:color="auto"/>
                  </w:divBdr>
                  <w:divsChild>
                    <w:div w:id="16848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669941459">
      <w:bodyDiv w:val="1"/>
      <w:marLeft w:val="0"/>
      <w:marRight w:val="0"/>
      <w:marTop w:val="0"/>
      <w:marBottom w:val="0"/>
      <w:divBdr>
        <w:top w:val="none" w:sz="0" w:space="0" w:color="auto"/>
        <w:left w:val="none" w:sz="0" w:space="0" w:color="auto"/>
        <w:bottom w:val="none" w:sz="0" w:space="0" w:color="auto"/>
        <w:right w:val="none" w:sz="0" w:space="0" w:color="auto"/>
      </w:divBdr>
    </w:div>
    <w:div w:id="712389152">
      <w:bodyDiv w:val="1"/>
      <w:marLeft w:val="0"/>
      <w:marRight w:val="0"/>
      <w:marTop w:val="0"/>
      <w:marBottom w:val="0"/>
      <w:divBdr>
        <w:top w:val="none" w:sz="0" w:space="0" w:color="auto"/>
        <w:left w:val="none" w:sz="0" w:space="0" w:color="auto"/>
        <w:bottom w:val="none" w:sz="0" w:space="0" w:color="auto"/>
        <w:right w:val="none" w:sz="0" w:space="0" w:color="auto"/>
      </w:divBdr>
      <w:divsChild>
        <w:div w:id="1898934194">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825361911">
      <w:bodyDiv w:val="1"/>
      <w:marLeft w:val="0"/>
      <w:marRight w:val="0"/>
      <w:marTop w:val="0"/>
      <w:marBottom w:val="0"/>
      <w:divBdr>
        <w:top w:val="none" w:sz="0" w:space="0" w:color="auto"/>
        <w:left w:val="none" w:sz="0" w:space="0" w:color="auto"/>
        <w:bottom w:val="none" w:sz="0" w:space="0" w:color="auto"/>
        <w:right w:val="none" w:sz="0" w:space="0" w:color="auto"/>
      </w:divBdr>
    </w:div>
    <w:div w:id="861355690">
      <w:bodyDiv w:val="1"/>
      <w:marLeft w:val="0"/>
      <w:marRight w:val="0"/>
      <w:marTop w:val="0"/>
      <w:marBottom w:val="0"/>
      <w:divBdr>
        <w:top w:val="none" w:sz="0" w:space="0" w:color="auto"/>
        <w:left w:val="none" w:sz="0" w:space="0" w:color="auto"/>
        <w:bottom w:val="none" w:sz="0" w:space="0" w:color="auto"/>
        <w:right w:val="none" w:sz="0" w:space="0" w:color="auto"/>
      </w:divBdr>
      <w:divsChild>
        <w:div w:id="380714241">
          <w:marLeft w:val="0"/>
          <w:marRight w:val="0"/>
          <w:marTop w:val="0"/>
          <w:marBottom w:val="0"/>
          <w:divBdr>
            <w:top w:val="none" w:sz="0" w:space="0" w:color="auto"/>
            <w:left w:val="none" w:sz="0" w:space="0" w:color="auto"/>
            <w:bottom w:val="none" w:sz="0" w:space="0" w:color="auto"/>
            <w:right w:val="none" w:sz="0" w:space="0" w:color="auto"/>
          </w:divBdr>
          <w:divsChild>
            <w:div w:id="196356656">
              <w:marLeft w:val="0"/>
              <w:marRight w:val="0"/>
              <w:marTop w:val="0"/>
              <w:marBottom w:val="0"/>
              <w:divBdr>
                <w:top w:val="none" w:sz="0" w:space="0" w:color="auto"/>
                <w:left w:val="none" w:sz="0" w:space="0" w:color="auto"/>
                <w:bottom w:val="none" w:sz="0" w:space="0" w:color="auto"/>
                <w:right w:val="none" w:sz="0" w:space="0" w:color="auto"/>
              </w:divBdr>
            </w:div>
          </w:divsChild>
        </w:div>
        <w:div w:id="906570479">
          <w:marLeft w:val="0"/>
          <w:marRight w:val="0"/>
          <w:marTop w:val="0"/>
          <w:marBottom w:val="0"/>
          <w:divBdr>
            <w:top w:val="none" w:sz="0" w:space="0" w:color="auto"/>
            <w:left w:val="none" w:sz="0" w:space="0" w:color="auto"/>
            <w:bottom w:val="none" w:sz="0" w:space="0" w:color="auto"/>
            <w:right w:val="none" w:sz="0" w:space="0" w:color="auto"/>
          </w:divBdr>
          <w:divsChild>
            <w:div w:id="1987053173">
              <w:marLeft w:val="0"/>
              <w:marRight w:val="0"/>
              <w:marTop w:val="0"/>
              <w:marBottom w:val="0"/>
              <w:divBdr>
                <w:top w:val="none" w:sz="0" w:space="0" w:color="auto"/>
                <w:left w:val="none" w:sz="0" w:space="0" w:color="auto"/>
                <w:bottom w:val="none" w:sz="0" w:space="0" w:color="auto"/>
                <w:right w:val="none" w:sz="0" w:space="0" w:color="auto"/>
              </w:divBdr>
            </w:div>
          </w:divsChild>
        </w:div>
        <w:div w:id="1094013010">
          <w:marLeft w:val="0"/>
          <w:marRight w:val="0"/>
          <w:marTop w:val="0"/>
          <w:marBottom w:val="0"/>
          <w:divBdr>
            <w:top w:val="none" w:sz="0" w:space="0" w:color="auto"/>
            <w:left w:val="none" w:sz="0" w:space="0" w:color="auto"/>
            <w:bottom w:val="none" w:sz="0" w:space="0" w:color="auto"/>
            <w:right w:val="none" w:sz="0" w:space="0" w:color="auto"/>
          </w:divBdr>
          <w:divsChild>
            <w:div w:id="10217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4598">
      <w:bodyDiv w:val="1"/>
      <w:marLeft w:val="0"/>
      <w:marRight w:val="0"/>
      <w:marTop w:val="0"/>
      <w:marBottom w:val="0"/>
      <w:divBdr>
        <w:top w:val="none" w:sz="0" w:space="0" w:color="auto"/>
        <w:left w:val="none" w:sz="0" w:space="0" w:color="auto"/>
        <w:bottom w:val="none" w:sz="0" w:space="0" w:color="auto"/>
        <w:right w:val="none" w:sz="0" w:space="0" w:color="auto"/>
      </w:divBdr>
    </w:div>
    <w:div w:id="970332409">
      <w:bodyDiv w:val="1"/>
      <w:marLeft w:val="0"/>
      <w:marRight w:val="0"/>
      <w:marTop w:val="0"/>
      <w:marBottom w:val="0"/>
      <w:divBdr>
        <w:top w:val="none" w:sz="0" w:space="0" w:color="auto"/>
        <w:left w:val="none" w:sz="0" w:space="0" w:color="auto"/>
        <w:bottom w:val="none" w:sz="0" w:space="0" w:color="auto"/>
        <w:right w:val="none" w:sz="0" w:space="0" w:color="auto"/>
      </w:divBdr>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001591725">
      <w:bodyDiv w:val="1"/>
      <w:marLeft w:val="0"/>
      <w:marRight w:val="0"/>
      <w:marTop w:val="0"/>
      <w:marBottom w:val="0"/>
      <w:divBdr>
        <w:top w:val="none" w:sz="0" w:space="0" w:color="auto"/>
        <w:left w:val="none" w:sz="0" w:space="0" w:color="auto"/>
        <w:bottom w:val="none" w:sz="0" w:space="0" w:color="auto"/>
        <w:right w:val="none" w:sz="0" w:space="0" w:color="auto"/>
      </w:divBdr>
      <w:divsChild>
        <w:div w:id="1699429742">
          <w:marLeft w:val="0"/>
          <w:marRight w:val="0"/>
          <w:marTop w:val="0"/>
          <w:marBottom w:val="0"/>
          <w:divBdr>
            <w:top w:val="none" w:sz="0" w:space="0" w:color="auto"/>
            <w:left w:val="none" w:sz="0" w:space="0" w:color="auto"/>
            <w:bottom w:val="none" w:sz="0" w:space="0" w:color="auto"/>
            <w:right w:val="none" w:sz="0" w:space="0" w:color="auto"/>
          </w:divBdr>
          <w:divsChild>
            <w:div w:id="502211456">
              <w:marLeft w:val="0"/>
              <w:marRight w:val="0"/>
              <w:marTop w:val="0"/>
              <w:marBottom w:val="0"/>
              <w:divBdr>
                <w:top w:val="none" w:sz="0" w:space="0" w:color="auto"/>
                <w:left w:val="none" w:sz="0" w:space="0" w:color="auto"/>
                <w:bottom w:val="none" w:sz="0" w:space="0" w:color="auto"/>
                <w:right w:val="none" w:sz="0" w:space="0" w:color="auto"/>
              </w:divBdr>
              <w:divsChild>
                <w:div w:id="617639784">
                  <w:marLeft w:val="0"/>
                  <w:marRight w:val="0"/>
                  <w:marTop w:val="0"/>
                  <w:marBottom w:val="0"/>
                  <w:divBdr>
                    <w:top w:val="none" w:sz="0" w:space="0" w:color="auto"/>
                    <w:left w:val="none" w:sz="0" w:space="0" w:color="auto"/>
                    <w:bottom w:val="none" w:sz="0" w:space="0" w:color="auto"/>
                    <w:right w:val="none" w:sz="0" w:space="0" w:color="auto"/>
                  </w:divBdr>
                  <w:divsChild>
                    <w:div w:id="742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203469">
      <w:bodyDiv w:val="1"/>
      <w:marLeft w:val="0"/>
      <w:marRight w:val="0"/>
      <w:marTop w:val="0"/>
      <w:marBottom w:val="0"/>
      <w:divBdr>
        <w:top w:val="none" w:sz="0" w:space="0" w:color="auto"/>
        <w:left w:val="none" w:sz="0" w:space="0" w:color="auto"/>
        <w:bottom w:val="none" w:sz="0" w:space="0" w:color="auto"/>
        <w:right w:val="none" w:sz="0" w:space="0" w:color="auto"/>
      </w:divBdr>
      <w:divsChild>
        <w:div w:id="60176236">
          <w:marLeft w:val="0"/>
          <w:marRight w:val="0"/>
          <w:marTop w:val="0"/>
          <w:marBottom w:val="0"/>
          <w:divBdr>
            <w:top w:val="none" w:sz="0" w:space="0" w:color="auto"/>
            <w:left w:val="none" w:sz="0" w:space="0" w:color="auto"/>
            <w:bottom w:val="none" w:sz="0" w:space="0" w:color="auto"/>
            <w:right w:val="none" w:sz="0" w:space="0" w:color="auto"/>
          </w:divBdr>
          <w:divsChild>
            <w:div w:id="1668441242">
              <w:marLeft w:val="0"/>
              <w:marRight w:val="0"/>
              <w:marTop w:val="0"/>
              <w:marBottom w:val="0"/>
              <w:divBdr>
                <w:top w:val="none" w:sz="0" w:space="0" w:color="auto"/>
                <w:left w:val="none" w:sz="0" w:space="0" w:color="auto"/>
                <w:bottom w:val="none" w:sz="0" w:space="0" w:color="auto"/>
                <w:right w:val="none" w:sz="0" w:space="0" w:color="auto"/>
              </w:divBdr>
            </w:div>
          </w:divsChild>
        </w:div>
        <w:div w:id="246038973">
          <w:marLeft w:val="0"/>
          <w:marRight w:val="0"/>
          <w:marTop w:val="0"/>
          <w:marBottom w:val="0"/>
          <w:divBdr>
            <w:top w:val="none" w:sz="0" w:space="0" w:color="auto"/>
            <w:left w:val="none" w:sz="0" w:space="0" w:color="auto"/>
            <w:bottom w:val="none" w:sz="0" w:space="0" w:color="auto"/>
            <w:right w:val="none" w:sz="0" w:space="0" w:color="auto"/>
          </w:divBdr>
          <w:divsChild>
            <w:div w:id="1506243002">
              <w:marLeft w:val="0"/>
              <w:marRight w:val="0"/>
              <w:marTop w:val="0"/>
              <w:marBottom w:val="0"/>
              <w:divBdr>
                <w:top w:val="none" w:sz="0" w:space="0" w:color="auto"/>
                <w:left w:val="none" w:sz="0" w:space="0" w:color="auto"/>
                <w:bottom w:val="none" w:sz="0" w:space="0" w:color="auto"/>
                <w:right w:val="none" w:sz="0" w:space="0" w:color="auto"/>
              </w:divBdr>
            </w:div>
          </w:divsChild>
        </w:div>
        <w:div w:id="321010081">
          <w:marLeft w:val="0"/>
          <w:marRight w:val="0"/>
          <w:marTop w:val="0"/>
          <w:marBottom w:val="0"/>
          <w:divBdr>
            <w:top w:val="none" w:sz="0" w:space="0" w:color="auto"/>
            <w:left w:val="none" w:sz="0" w:space="0" w:color="auto"/>
            <w:bottom w:val="none" w:sz="0" w:space="0" w:color="auto"/>
            <w:right w:val="none" w:sz="0" w:space="0" w:color="auto"/>
          </w:divBdr>
          <w:divsChild>
            <w:div w:id="728650088">
              <w:marLeft w:val="0"/>
              <w:marRight w:val="0"/>
              <w:marTop w:val="0"/>
              <w:marBottom w:val="0"/>
              <w:divBdr>
                <w:top w:val="none" w:sz="0" w:space="0" w:color="auto"/>
                <w:left w:val="none" w:sz="0" w:space="0" w:color="auto"/>
                <w:bottom w:val="none" w:sz="0" w:space="0" w:color="auto"/>
                <w:right w:val="none" w:sz="0" w:space="0" w:color="auto"/>
              </w:divBdr>
            </w:div>
          </w:divsChild>
        </w:div>
        <w:div w:id="587932696">
          <w:marLeft w:val="0"/>
          <w:marRight w:val="0"/>
          <w:marTop w:val="0"/>
          <w:marBottom w:val="0"/>
          <w:divBdr>
            <w:top w:val="none" w:sz="0" w:space="0" w:color="auto"/>
            <w:left w:val="none" w:sz="0" w:space="0" w:color="auto"/>
            <w:bottom w:val="none" w:sz="0" w:space="0" w:color="auto"/>
            <w:right w:val="none" w:sz="0" w:space="0" w:color="auto"/>
          </w:divBdr>
          <w:divsChild>
            <w:div w:id="1539849811">
              <w:marLeft w:val="0"/>
              <w:marRight w:val="0"/>
              <w:marTop w:val="0"/>
              <w:marBottom w:val="0"/>
              <w:divBdr>
                <w:top w:val="none" w:sz="0" w:space="0" w:color="auto"/>
                <w:left w:val="none" w:sz="0" w:space="0" w:color="auto"/>
                <w:bottom w:val="none" w:sz="0" w:space="0" w:color="auto"/>
                <w:right w:val="none" w:sz="0" w:space="0" w:color="auto"/>
              </w:divBdr>
            </w:div>
          </w:divsChild>
        </w:div>
        <w:div w:id="684865618">
          <w:marLeft w:val="0"/>
          <w:marRight w:val="0"/>
          <w:marTop w:val="0"/>
          <w:marBottom w:val="0"/>
          <w:divBdr>
            <w:top w:val="none" w:sz="0" w:space="0" w:color="auto"/>
            <w:left w:val="none" w:sz="0" w:space="0" w:color="auto"/>
            <w:bottom w:val="none" w:sz="0" w:space="0" w:color="auto"/>
            <w:right w:val="none" w:sz="0" w:space="0" w:color="auto"/>
          </w:divBdr>
          <w:divsChild>
            <w:div w:id="412627722">
              <w:marLeft w:val="0"/>
              <w:marRight w:val="0"/>
              <w:marTop w:val="0"/>
              <w:marBottom w:val="0"/>
              <w:divBdr>
                <w:top w:val="none" w:sz="0" w:space="0" w:color="auto"/>
                <w:left w:val="none" w:sz="0" w:space="0" w:color="auto"/>
                <w:bottom w:val="none" w:sz="0" w:space="0" w:color="auto"/>
                <w:right w:val="none" w:sz="0" w:space="0" w:color="auto"/>
              </w:divBdr>
            </w:div>
          </w:divsChild>
        </w:div>
        <w:div w:id="725032514">
          <w:marLeft w:val="0"/>
          <w:marRight w:val="0"/>
          <w:marTop w:val="0"/>
          <w:marBottom w:val="0"/>
          <w:divBdr>
            <w:top w:val="none" w:sz="0" w:space="0" w:color="auto"/>
            <w:left w:val="none" w:sz="0" w:space="0" w:color="auto"/>
            <w:bottom w:val="none" w:sz="0" w:space="0" w:color="auto"/>
            <w:right w:val="none" w:sz="0" w:space="0" w:color="auto"/>
          </w:divBdr>
        </w:div>
        <w:div w:id="744688129">
          <w:marLeft w:val="0"/>
          <w:marRight w:val="0"/>
          <w:marTop w:val="0"/>
          <w:marBottom w:val="0"/>
          <w:divBdr>
            <w:top w:val="none" w:sz="0" w:space="0" w:color="auto"/>
            <w:left w:val="none" w:sz="0" w:space="0" w:color="auto"/>
            <w:bottom w:val="none" w:sz="0" w:space="0" w:color="auto"/>
            <w:right w:val="none" w:sz="0" w:space="0" w:color="auto"/>
          </w:divBdr>
          <w:divsChild>
            <w:div w:id="929897495">
              <w:marLeft w:val="0"/>
              <w:marRight w:val="0"/>
              <w:marTop w:val="0"/>
              <w:marBottom w:val="0"/>
              <w:divBdr>
                <w:top w:val="none" w:sz="0" w:space="0" w:color="auto"/>
                <w:left w:val="none" w:sz="0" w:space="0" w:color="auto"/>
                <w:bottom w:val="none" w:sz="0" w:space="0" w:color="auto"/>
                <w:right w:val="none" w:sz="0" w:space="0" w:color="auto"/>
              </w:divBdr>
            </w:div>
          </w:divsChild>
        </w:div>
        <w:div w:id="756710468">
          <w:marLeft w:val="0"/>
          <w:marRight w:val="0"/>
          <w:marTop w:val="0"/>
          <w:marBottom w:val="0"/>
          <w:divBdr>
            <w:top w:val="none" w:sz="0" w:space="0" w:color="auto"/>
            <w:left w:val="none" w:sz="0" w:space="0" w:color="auto"/>
            <w:bottom w:val="none" w:sz="0" w:space="0" w:color="auto"/>
            <w:right w:val="none" w:sz="0" w:space="0" w:color="auto"/>
          </w:divBdr>
        </w:div>
        <w:div w:id="782844256">
          <w:marLeft w:val="0"/>
          <w:marRight w:val="0"/>
          <w:marTop w:val="0"/>
          <w:marBottom w:val="0"/>
          <w:divBdr>
            <w:top w:val="none" w:sz="0" w:space="0" w:color="auto"/>
            <w:left w:val="none" w:sz="0" w:space="0" w:color="auto"/>
            <w:bottom w:val="none" w:sz="0" w:space="0" w:color="auto"/>
            <w:right w:val="none" w:sz="0" w:space="0" w:color="auto"/>
          </w:divBdr>
        </w:div>
        <w:div w:id="839278326">
          <w:marLeft w:val="0"/>
          <w:marRight w:val="0"/>
          <w:marTop w:val="0"/>
          <w:marBottom w:val="0"/>
          <w:divBdr>
            <w:top w:val="none" w:sz="0" w:space="0" w:color="auto"/>
            <w:left w:val="none" w:sz="0" w:space="0" w:color="auto"/>
            <w:bottom w:val="none" w:sz="0" w:space="0" w:color="auto"/>
            <w:right w:val="none" w:sz="0" w:space="0" w:color="auto"/>
          </w:divBdr>
          <w:divsChild>
            <w:div w:id="422993521">
              <w:marLeft w:val="0"/>
              <w:marRight w:val="0"/>
              <w:marTop w:val="0"/>
              <w:marBottom w:val="0"/>
              <w:divBdr>
                <w:top w:val="none" w:sz="0" w:space="0" w:color="auto"/>
                <w:left w:val="none" w:sz="0" w:space="0" w:color="auto"/>
                <w:bottom w:val="none" w:sz="0" w:space="0" w:color="auto"/>
                <w:right w:val="none" w:sz="0" w:space="0" w:color="auto"/>
              </w:divBdr>
            </w:div>
          </w:divsChild>
        </w:div>
        <w:div w:id="1105270998">
          <w:marLeft w:val="0"/>
          <w:marRight w:val="0"/>
          <w:marTop w:val="0"/>
          <w:marBottom w:val="0"/>
          <w:divBdr>
            <w:top w:val="none" w:sz="0" w:space="0" w:color="auto"/>
            <w:left w:val="none" w:sz="0" w:space="0" w:color="auto"/>
            <w:bottom w:val="none" w:sz="0" w:space="0" w:color="auto"/>
            <w:right w:val="none" w:sz="0" w:space="0" w:color="auto"/>
          </w:divBdr>
          <w:divsChild>
            <w:div w:id="893665456">
              <w:marLeft w:val="0"/>
              <w:marRight w:val="0"/>
              <w:marTop w:val="0"/>
              <w:marBottom w:val="0"/>
              <w:divBdr>
                <w:top w:val="none" w:sz="0" w:space="0" w:color="auto"/>
                <w:left w:val="none" w:sz="0" w:space="0" w:color="auto"/>
                <w:bottom w:val="none" w:sz="0" w:space="0" w:color="auto"/>
                <w:right w:val="none" w:sz="0" w:space="0" w:color="auto"/>
              </w:divBdr>
            </w:div>
          </w:divsChild>
        </w:div>
        <w:div w:id="1192262748">
          <w:marLeft w:val="0"/>
          <w:marRight w:val="0"/>
          <w:marTop w:val="0"/>
          <w:marBottom w:val="0"/>
          <w:divBdr>
            <w:top w:val="none" w:sz="0" w:space="0" w:color="auto"/>
            <w:left w:val="none" w:sz="0" w:space="0" w:color="auto"/>
            <w:bottom w:val="none" w:sz="0" w:space="0" w:color="auto"/>
            <w:right w:val="none" w:sz="0" w:space="0" w:color="auto"/>
          </w:divBdr>
          <w:divsChild>
            <w:div w:id="1514539611">
              <w:marLeft w:val="0"/>
              <w:marRight w:val="0"/>
              <w:marTop w:val="0"/>
              <w:marBottom w:val="0"/>
              <w:divBdr>
                <w:top w:val="none" w:sz="0" w:space="0" w:color="auto"/>
                <w:left w:val="none" w:sz="0" w:space="0" w:color="auto"/>
                <w:bottom w:val="none" w:sz="0" w:space="0" w:color="auto"/>
                <w:right w:val="none" w:sz="0" w:space="0" w:color="auto"/>
              </w:divBdr>
            </w:div>
          </w:divsChild>
        </w:div>
        <w:div w:id="1371757650">
          <w:marLeft w:val="0"/>
          <w:marRight w:val="0"/>
          <w:marTop w:val="0"/>
          <w:marBottom w:val="0"/>
          <w:divBdr>
            <w:top w:val="none" w:sz="0" w:space="0" w:color="auto"/>
            <w:left w:val="none" w:sz="0" w:space="0" w:color="auto"/>
            <w:bottom w:val="none" w:sz="0" w:space="0" w:color="auto"/>
            <w:right w:val="none" w:sz="0" w:space="0" w:color="auto"/>
          </w:divBdr>
        </w:div>
        <w:div w:id="1731342261">
          <w:marLeft w:val="0"/>
          <w:marRight w:val="0"/>
          <w:marTop w:val="0"/>
          <w:marBottom w:val="0"/>
          <w:divBdr>
            <w:top w:val="none" w:sz="0" w:space="0" w:color="auto"/>
            <w:left w:val="none" w:sz="0" w:space="0" w:color="auto"/>
            <w:bottom w:val="none" w:sz="0" w:space="0" w:color="auto"/>
            <w:right w:val="none" w:sz="0" w:space="0" w:color="auto"/>
          </w:divBdr>
        </w:div>
        <w:div w:id="1762023338">
          <w:marLeft w:val="0"/>
          <w:marRight w:val="0"/>
          <w:marTop w:val="0"/>
          <w:marBottom w:val="0"/>
          <w:divBdr>
            <w:top w:val="none" w:sz="0" w:space="0" w:color="auto"/>
            <w:left w:val="none" w:sz="0" w:space="0" w:color="auto"/>
            <w:bottom w:val="none" w:sz="0" w:space="0" w:color="auto"/>
            <w:right w:val="none" w:sz="0" w:space="0" w:color="auto"/>
          </w:divBdr>
        </w:div>
        <w:div w:id="1783450674">
          <w:marLeft w:val="0"/>
          <w:marRight w:val="0"/>
          <w:marTop w:val="0"/>
          <w:marBottom w:val="0"/>
          <w:divBdr>
            <w:top w:val="none" w:sz="0" w:space="0" w:color="auto"/>
            <w:left w:val="none" w:sz="0" w:space="0" w:color="auto"/>
            <w:bottom w:val="none" w:sz="0" w:space="0" w:color="auto"/>
            <w:right w:val="none" w:sz="0" w:space="0" w:color="auto"/>
          </w:divBdr>
          <w:divsChild>
            <w:div w:id="1402483301">
              <w:marLeft w:val="0"/>
              <w:marRight w:val="0"/>
              <w:marTop w:val="0"/>
              <w:marBottom w:val="0"/>
              <w:divBdr>
                <w:top w:val="none" w:sz="0" w:space="0" w:color="auto"/>
                <w:left w:val="none" w:sz="0" w:space="0" w:color="auto"/>
                <w:bottom w:val="none" w:sz="0" w:space="0" w:color="auto"/>
                <w:right w:val="none" w:sz="0" w:space="0" w:color="auto"/>
              </w:divBdr>
            </w:div>
          </w:divsChild>
        </w:div>
        <w:div w:id="1787499978">
          <w:marLeft w:val="0"/>
          <w:marRight w:val="0"/>
          <w:marTop w:val="0"/>
          <w:marBottom w:val="0"/>
          <w:divBdr>
            <w:top w:val="none" w:sz="0" w:space="0" w:color="auto"/>
            <w:left w:val="none" w:sz="0" w:space="0" w:color="auto"/>
            <w:bottom w:val="none" w:sz="0" w:space="0" w:color="auto"/>
            <w:right w:val="none" w:sz="0" w:space="0" w:color="auto"/>
          </w:divBdr>
          <w:divsChild>
            <w:div w:id="1861771177">
              <w:marLeft w:val="0"/>
              <w:marRight w:val="0"/>
              <w:marTop w:val="0"/>
              <w:marBottom w:val="0"/>
              <w:divBdr>
                <w:top w:val="none" w:sz="0" w:space="0" w:color="auto"/>
                <w:left w:val="none" w:sz="0" w:space="0" w:color="auto"/>
                <w:bottom w:val="none" w:sz="0" w:space="0" w:color="auto"/>
                <w:right w:val="none" w:sz="0" w:space="0" w:color="auto"/>
              </w:divBdr>
            </w:div>
          </w:divsChild>
        </w:div>
        <w:div w:id="1924602666">
          <w:marLeft w:val="0"/>
          <w:marRight w:val="0"/>
          <w:marTop w:val="0"/>
          <w:marBottom w:val="0"/>
          <w:divBdr>
            <w:top w:val="none" w:sz="0" w:space="0" w:color="auto"/>
            <w:left w:val="none" w:sz="0" w:space="0" w:color="auto"/>
            <w:bottom w:val="none" w:sz="0" w:space="0" w:color="auto"/>
            <w:right w:val="none" w:sz="0" w:space="0" w:color="auto"/>
          </w:divBdr>
          <w:divsChild>
            <w:div w:id="19756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2713">
      <w:bodyDiv w:val="1"/>
      <w:marLeft w:val="0"/>
      <w:marRight w:val="0"/>
      <w:marTop w:val="0"/>
      <w:marBottom w:val="0"/>
      <w:divBdr>
        <w:top w:val="none" w:sz="0" w:space="0" w:color="auto"/>
        <w:left w:val="none" w:sz="0" w:space="0" w:color="auto"/>
        <w:bottom w:val="none" w:sz="0" w:space="0" w:color="auto"/>
        <w:right w:val="none" w:sz="0" w:space="0" w:color="auto"/>
      </w:divBdr>
    </w:div>
    <w:div w:id="1136266222">
      <w:bodyDiv w:val="1"/>
      <w:marLeft w:val="0"/>
      <w:marRight w:val="0"/>
      <w:marTop w:val="0"/>
      <w:marBottom w:val="0"/>
      <w:divBdr>
        <w:top w:val="none" w:sz="0" w:space="0" w:color="auto"/>
        <w:left w:val="none" w:sz="0" w:space="0" w:color="auto"/>
        <w:bottom w:val="none" w:sz="0" w:space="0" w:color="auto"/>
        <w:right w:val="none" w:sz="0" w:space="0" w:color="auto"/>
      </w:divBdr>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0534749">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277978637">
      <w:bodyDiv w:val="1"/>
      <w:marLeft w:val="0"/>
      <w:marRight w:val="0"/>
      <w:marTop w:val="0"/>
      <w:marBottom w:val="0"/>
      <w:divBdr>
        <w:top w:val="none" w:sz="0" w:space="0" w:color="auto"/>
        <w:left w:val="none" w:sz="0" w:space="0" w:color="auto"/>
        <w:bottom w:val="none" w:sz="0" w:space="0" w:color="auto"/>
        <w:right w:val="none" w:sz="0" w:space="0" w:color="auto"/>
      </w:divBdr>
    </w:div>
    <w:div w:id="1290287161">
      <w:bodyDiv w:val="1"/>
      <w:marLeft w:val="0"/>
      <w:marRight w:val="0"/>
      <w:marTop w:val="0"/>
      <w:marBottom w:val="0"/>
      <w:divBdr>
        <w:top w:val="none" w:sz="0" w:space="0" w:color="auto"/>
        <w:left w:val="none" w:sz="0" w:space="0" w:color="auto"/>
        <w:bottom w:val="none" w:sz="0" w:space="0" w:color="auto"/>
        <w:right w:val="none" w:sz="0" w:space="0" w:color="auto"/>
      </w:divBdr>
    </w:div>
    <w:div w:id="1310867863">
      <w:bodyDiv w:val="1"/>
      <w:marLeft w:val="0"/>
      <w:marRight w:val="0"/>
      <w:marTop w:val="0"/>
      <w:marBottom w:val="0"/>
      <w:divBdr>
        <w:top w:val="none" w:sz="0" w:space="0" w:color="auto"/>
        <w:left w:val="none" w:sz="0" w:space="0" w:color="auto"/>
        <w:bottom w:val="none" w:sz="0" w:space="0" w:color="auto"/>
        <w:right w:val="none" w:sz="0" w:space="0" w:color="auto"/>
      </w:divBdr>
    </w:div>
    <w:div w:id="1401559704">
      <w:bodyDiv w:val="1"/>
      <w:marLeft w:val="0"/>
      <w:marRight w:val="0"/>
      <w:marTop w:val="0"/>
      <w:marBottom w:val="0"/>
      <w:divBdr>
        <w:top w:val="none" w:sz="0" w:space="0" w:color="auto"/>
        <w:left w:val="none" w:sz="0" w:space="0" w:color="auto"/>
        <w:bottom w:val="none" w:sz="0" w:space="0" w:color="auto"/>
        <w:right w:val="none" w:sz="0" w:space="0" w:color="auto"/>
      </w:divBdr>
      <w:divsChild>
        <w:div w:id="2043171354">
          <w:marLeft w:val="0"/>
          <w:marRight w:val="0"/>
          <w:marTop w:val="0"/>
          <w:marBottom w:val="0"/>
          <w:divBdr>
            <w:top w:val="none" w:sz="0" w:space="0" w:color="auto"/>
            <w:left w:val="none" w:sz="0" w:space="0" w:color="auto"/>
            <w:bottom w:val="none" w:sz="0" w:space="0" w:color="auto"/>
            <w:right w:val="none" w:sz="0" w:space="0" w:color="auto"/>
          </w:divBdr>
          <w:divsChild>
            <w:div w:id="1853300765">
              <w:marLeft w:val="0"/>
              <w:marRight w:val="0"/>
              <w:marTop w:val="0"/>
              <w:marBottom w:val="0"/>
              <w:divBdr>
                <w:top w:val="none" w:sz="0" w:space="0" w:color="auto"/>
                <w:left w:val="none" w:sz="0" w:space="0" w:color="auto"/>
                <w:bottom w:val="none" w:sz="0" w:space="0" w:color="auto"/>
                <w:right w:val="none" w:sz="0" w:space="0" w:color="auto"/>
              </w:divBdr>
              <w:divsChild>
                <w:div w:id="1051885329">
                  <w:marLeft w:val="0"/>
                  <w:marRight w:val="0"/>
                  <w:marTop w:val="0"/>
                  <w:marBottom w:val="0"/>
                  <w:divBdr>
                    <w:top w:val="none" w:sz="0" w:space="0" w:color="auto"/>
                    <w:left w:val="none" w:sz="0" w:space="0" w:color="auto"/>
                    <w:bottom w:val="none" w:sz="0" w:space="0" w:color="auto"/>
                    <w:right w:val="none" w:sz="0" w:space="0" w:color="auto"/>
                  </w:divBdr>
                  <w:divsChild>
                    <w:div w:id="1607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3469">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06748393">
      <w:bodyDiv w:val="1"/>
      <w:marLeft w:val="0"/>
      <w:marRight w:val="0"/>
      <w:marTop w:val="0"/>
      <w:marBottom w:val="0"/>
      <w:divBdr>
        <w:top w:val="none" w:sz="0" w:space="0" w:color="auto"/>
        <w:left w:val="none" w:sz="0" w:space="0" w:color="auto"/>
        <w:bottom w:val="none" w:sz="0" w:space="0" w:color="auto"/>
        <w:right w:val="none" w:sz="0" w:space="0" w:color="auto"/>
      </w:divBdr>
      <w:divsChild>
        <w:div w:id="304824156">
          <w:marLeft w:val="0"/>
          <w:marRight w:val="0"/>
          <w:marTop w:val="0"/>
          <w:marBottom w:val="0"/>
          <w:divBdr>
            <w:top w:val="none" w:sz="0" w:space="0" w:color="auto"/>
            <w:left w:val="none" w:sz="0" w:space="0" w:color="auto"/>
            <w:bottom w:val="none" w:sz="0" w:space="0" w:color="auto"/>
            <w:right w:val="none" w:sz="0" w:space="0" w:color="auto"/>
          </w:divBdr>
          <w:divsChild>
            <w:div w:id="1712025925">
              <w:marLeft w:val="0"/>
              <w:marRight w:val="0"/>
              <w:marTop w:val="0"/>
              <w:marBottom w:val="0"/>
              <w:divBdr>
                <w:top w:val="none" w:sz="0" w:space="0" w:color="auto"/>
                <w:left w:val="none" w:sz="0" w:space="0" w:color="auto"/>
                <w:bottom w:val="none" w:sz="0" w:space="0" w:color="auto"/>
                <w:right w:val="none" w:sz="0" w:space="0" w:color="auto"/>
              </w:divBdr>
              <w:divsChild>
                <w:div w:id="1129058288">
                  <w:marLeft w:val="0"/>
                  <w:marRight w:val="0"/>
                  <w:marTop w:val="0"/>
                  <w:marBottom w:val="0"/>
                  <w:divBdr>
                    <w:top w:val="none" w:sz="0" w:space="0" w:color="auto"/>
                    <w:left w:val="none" w:sz="0" w:space="0" w:color="auto"/>
                    <w:bottom w:val="none" w:sz="0" w:space="0" w:color="auto"/>
                    <w:right w:val="none" w:sz="0" w:space="0" w:color="auto"/>
                  </w:divBdr>
                  <w:divsChild>
                    <w:div w:id="13509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85799366">
      <w:bodyDiv w:val="1"/>
      <w:marLeft w:val="0"/>
      <w:marRight w:val="0"/>
      <w:marTop w:val="0"/>
      <w:marBottom w:val="0"/>
      <w:divBdr>
        <w:top w:val="none" w:sz="0" w:space="0" w:color="auto"/>
        <w:left w:val="none" w:sz="0" w:space="0" w:color="auto"/>
        <w:bottom w:val="none" w:sz="0" w:space="0" w:color="auto"/>
        <w:right w:val="none" w:sz="0" w:space="0" w:color="auto"/>
      </w:divBdr>
    </w:div>
    <w:div w:id="1591347538">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48387">
      <w:bodyDiv w:val="1"/>
      <w:marLeft w:val="0"/>
      <w:marRight w:val="0"/>
      <w:marTop w:val="0"/>
      <w:marBottom w:val="0"/>
      <w:divBdr>
        <w:top w:val="none" w:sz="0" w:space="0" w:color="auto"/>
        <w:left w:val="none" w:sz="0" w:space="0" w:color="auto"/>
        <w:bottom w:val="none" w:sz="0" w:space="0" w:color="auto"/>
        <w:right w:val="none" w:sz="0" w:space="0" w:color="auto"/>
      </w:divBdr>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742672702">
      <w:bodyDiv w:val="1"/>
      <w:marLeft w:val="0"/>
      <w:marRight w:val="0"/>
      <w:marTop w:val="0"/>
      <w:marBottom w:val="0"/>
      <w:divBdr>
        <w:top w:val="none" w:sz="0" w:space="0" w:color="auto"/>
        <w:left w:val="none" w:sz="0" w:space="0" w:color="auto"/>
        <w:bottom w:val="none" w:sz="0" w:space="0" w:color="auto"/>
        <w:right w:val="none" w:sz="0" w:space="0" w:color="auto"/>
      </w:divBdr>
    </w:div>
    <w:div w:id="1747416755">
      <w:bodyDiv w:val="1"/>
      <w:marLeft w:val="0"/>
      <w:marRight w:val="0"/>
      <w:marTop w:val="0"/>
      <w:marBottom w:val="0"/>
      <w:divBdr>
        <w:top w:val="none" w:sz="0" w:space="0" w:color="auto"/>
        <w:left w:val="none" w:sz="0" w:space="0" w:color="auto"/>
        <w:bottom w:val="none" w:sz="0" w:space="0" w:color="auto"/>
        <w:right w:val="none" w:sz="0" w:space="0" w:color="auto"/>
      </w:divBdr>
    </w:div>
    <w:div w:id="1800948350">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51049">
      <w:bodyDiv w:val="1"/>
      <w:marLeft w:val="0"/>
      <w:marRight w:val="0"/>
      <w:marTop w:val="0"/>
      <w:marBottom w:val="0"/>
      <w:divBdr>
        <w:top w:val="none" w:sz="0" w:space="0" w:color="auto"/>
        <w:left w:val="none" w:sz="0" w:space="0" w:color="auto"/>
        <w:bottom w:val="none" w:sz="0" w:space="0" w:color="auto"/>
        <w:right w:val="none" w:sz="0" w:space="0" w:color="auto"/>
      </w:divBdr>
      <w:divsChild>
        <w:div w:id="634264030">
          <w:marLeft w:val="0"/>
          <w:marRight w:val="0"/>
          <w:marTop w:val="0"/>
          <w:marBottom w:val="0"/>
          <w:divBdr>
            <w:top w:val="none" w:sz="0" w:space="0" w:color="auto"/>
            <w:left w:val="none" w:sz="0" w:space="0" w:color="auto"/>
            <w:bottom w:val="none" w:sz="0" w:space="0" w:color="auto"/>
            <w:right w:val="none" w:sz="0" w:space="0" w:color="auto"/>
          </w:divBdr>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220711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2098087">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inlinc/DistributionRegulators.git" TargetMode="Externa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47</Pages>
  <Words>52009</Words>
  <Characters>305295</Characters>
  <Application>Microsoft Office Word</Application>
  <DocSecurity>0</DocSecurity>
  <Lines>7099</Lines>
  <Paragraphs>2646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Jinlin Chen</cp:lastModifiedBy>
  <cp:revision>291</cp:revision>
  <dcterms:created xsi:type="dcterms:W3CDTF">2022-03-20T15:57:00Z</dcterms:created>
  <dcterms:modified xsi:type="dcterms:W3CDTF">2022-03-31T15:09:00Z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