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2A7DF68A" w:rsidR="004A4273" w:rsidRDefault="00F1790D" w:rsidP="00426F96">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Pr="007F05C5">
        <w:rPr>
          <w:rFonts w:ascii="Arial" w:hAnsi="Arial" w:cs="Arial"/>
          <w:b/>
          <w:bCs/>
          <w:lang w:val="en-US"/>
        </w:rPr>
        <w:t xml:space="preserve"> gradient</w:t>
      </w:r>
    </w:p>
    <w:p w14:paraId="49031B7B" w14:textId="709A0449" w:rsidR="00A831C3" w:rsidRPr="007F05C5" w:rsidRDefault="00A831C3" w:rsidP="00A831C3">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Pr>
          <w:rFonts w:ascii="Arial" w:hAnsi="Arial" w:cs="Arial"/>
          <w:b/>
          <w:bCs/>
          <w:lang w:val="en-US"/>
        </w:rPr>
        <w:t xml:space="preserve">lowland and upland </w:t>
      </w:r>
      <w:r w:rsidR="00E73F67" w:rsidRPr="00E73F67">
        <w:rPr>
          <w:rFonts w:ascii="Arial" w:hAnsi="Arial" w:cs="Arial"/>
          <w:b/>
          <w:bCs/>
          <w:i/>
          <w:iCs/>
          <w:lang w:val="en-US"/>
        </w:rPr>
        <w:t>Drosophila</w:t>
      </w:r>
      <w:r w:rsidR="00E73F67">
        <w:rPr>
          <w:rFonts w:ascii="Arial" w:hAnsi="Arial" w:cs="Arial"/>
          <w:b/>
          <w:bCs/>
          <w:lang w:val="en-US"/>
        </w:rPr>
        <w:t xml:space="preserve"> </w:t>
      </w:r>
      <w:r>
        <w:rPr>
          <w:rFonts w:ascii="Arial" w:hAnsi="Arial" w:cs="Arial"/>
          <w:b/>
          <w:bCs/>
          <w:lang w:val="en-US"/>
        </w:rPr>
        <w:t>community composition respectively</w:t>
      </w:r>
      <w:r w:rsidR="007E1A0F">
        <w:rPr>
          <w:rFonts w:ascii="Arial" w:hAnsi="Arial" w:cs="Arial"/>
          <w:b/>
          <w:bCs/>
          <w:lang w:val="en-US"/>
        </w:rPr>
        <w:t xml:space="preserve"> in tropical rainforest</w:t>
      </w:r>
    </w:p>
    <w:p w14:paraId="39C64EC5" w14:textId="77777777" w:rsidR="00A831C3" w:rsidRPr="007F05C5" w:rsidRDefault="00A831C3" w:rsidP="00426F96">
      <w:pPr>
        <w:rPr>
          <w:rFonts w:ascii="Arial" w:hAnsi="Arial" w:cs="Arial"/>
          <w:b/>
          <w:bCs/>
          <w:lang w:val="en-US"/>
        </w:rPr>
      </w:pPr>
    </w:p>
    <w:p w14:paraId="561F1C9B" w14:textId="5890993B" w:rsidR="003421EC" w:rsidRDefault="00C23E58" w:rsidP="00426F96">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426F96">
      <w:pPr>
        <w:rPr>
          <w:rFonts w:ascii="Arial" w:hAnsi="Arial" w:cs="Arial"/>
          <w:b/>
          <w:bCs/>
          <w:lang w:val="en-US"/>
        </w:rPr>
      </w:pPr>
    </w:p>
    <w:p w14:paraId="1519C0A8" w14:textId="77777777" w:rsidR="00E23278" w:rsidRPr="007F05C5" w:rsidRDefault="00502714" w:rsidP="00426F96">
      <w:pPr>
        <w:rPr>
          <w:rFonts w:ascii="Arial" w:hAnsi="Arial" w:cs="Arial"/>
          <w:lang w:val="en-US"/>
        </w:rPr>
      </w:pPr>
      <w:r w:rsidRPr="007F05C5">
        <w:rPr>
          <w:rFonts w:ascii="Arial" w:hAnsi="Arial" w:cs="Arial"/>
          <w:b/>
          <w:bCs/>
          <w:lang w:val="en-US"/>
        </w:rPr>
        <w:t>Authors</w:t>
      </w:r>
      <w:r w:rsidRPr="007F05C5">
        <w:rPr>
          <w:rFonts w:ascii="Arial" w:hAnsi="Arial" w:cs="Arial"/>
          <w:lang w:val="en-US"/>
        </w:rPr>
        <w:t xml:space="preserve">: </w:t>
      </w:r>
    </w:p>
    <w:p w14:paraId="1D7D4497" w14:textId="6D4CC676" w:rsidR="00E23278" w:rsidRPr="007F05C5" w:rsidRDefault="00502714" w:rsidP="00426F96">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426F96">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7777777" w:rsidR="00E23278" w:rsidRPr="007F05C5" w:rsidRDefault="00E23278" w:rsidP="00E23278">
      <w:pPr>
        <w:pStyle w:val="ListParagraph"/>
        <w:numPr>
          <w:ilvl w:val="0"/>
          <w:numId w:val="19"/>
        </w:numPr>
        <w:spacing w:line="259" w:lineRule="auto"/>
        <w:rPr>
          <w:rFonts w:ascii="Arial" w:hAnsi="Arial" w:cs="Arial"/>
        </w:rPr>
      </w:pPr>
      <w:r w:rsidRPr="007F05C5">
        <w:rPr>
          <w:rFonts w:ascii="Arial" w:hAnsi="Arial" w:cs="Arial"/>
        </w:rPr>
        <w:t xml:space="preserve">Department of Zoology, University of Oxford </w:t>
      </w:r>
    </w:p>
    <w:p w14:paraId="67A96933" w14:textId="77777777" w:rsidR="00174930" w:rsidRPr="007F05C5" w:rsidRDefault="00174930" w:rsidP="00426F96">
      <w:pPr>
        <w:rPr>
          <w:rFonts w:ascii="Arial" w:hAnsi="Arial" w:cs="Arial"/>
          <w:lang w:val="en-US"/>
        </w:rPr>
      </w:pPr>
    </w:p>
    <w:p w14:paraId="62E2E413" w14:textId="77777777" w:rsidR="006F7D5C" w:rsidRPr="007F05C5" w:rsidRDefault="00DC5A0D" w:rsidP="00426F96">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 xml:space="preserve">: </w:t>
      </w:r>
    </w:p>
    <w:p w14:paraId="29A61B00" w14:textId="0AECA2F7" w:rsidR="006C154E" w:rsidRPr="007F05C5" w:rsidRDefault="00DC5A0D" w:rsidP="00F203EE">
      <w:pPr>
        <w:ind w:firstLine="720"/>
        <w:rPr>
          <w:rFonts w:ascii="Arial" w:hAnsi="Arial" w:cs="Arial"/>
          <w:lang w:val="en-US"/>
        </w:rPr>
      </w:pPr>
      <w:r w:rsidRPr="007F05C5">
        <w:rPr>
          <w:rFonts w:ascii="Arial" w:hAnsi="Arial" w:cs="Arial"/>
          <w:lang w:val="en-US"/>
        </w:rPr>
        <w:t xml:space="preserve">JC and OTL both contributed to the development of ideas. JC designed and conducted the experimental work. JC analyzed the results and led the writing of the manuscript. OTL contributed to the writing.  </w:t>
      </w:r>
    </w:p>
    <w:p w14:paraId="333498B3" w14:textId="77777777" w:rsidR="006F7D5C" w:rsidRPr="007F05C5" w:rsidRDefault="006F7D5C" w:rsidP="00426F96">
      <w:pPr>
        <w:rPr>
          <w:rFonts w:ascii="Arial" w:hAnsi="Arial" w:cs="Arial"/>
          <w:lang w:val="en-US"/>
        </w:rPr>
      </w:pPr>
    </w:p>
    <w:p w14:paraId="17E0FCED" w14:textId="77777777" w:rsidR="006F7D5C" w:rsidRPr="007F05C5" w:rsidRDefault="00174930" w:rsidP="00174930">
      <w:pPr>
        <w:rPr>
          <w:rFonts w:ascii="Arial" w:hAnsi="Arial" w:cs="Arial"/>
          <w:lang w:val="en-US"/>
        </w:rPr>
      </w:pPr>
      <w:r w:rsidRPr="007F05C5">
        <w:rPr>
          <w:rFonts w:ascii="Arial" w:hAnsi="Arial" w:cs="Arial"/>
          <w:b/>
          <w:bCs/>
          <w:lang w:val="en-US"/>
        </w:rPr>
        <w:t>Funding</w:t>
      </w:r>
      <w:r w:rsidRPr="007F05C5">
        <w:rPr>
          <w:rFonts w:ascii="Arial" w:hAnsi="Arial" w:cs="Arial"/>
          <w:lang w:val="en-US"/>
        </w:rPr>
        <w:t xml:space="preserve">: </w:t>
      </w:r>
    </w:p>
    <w:p w14:paraId="77DECD9E" w14:textId="57538DED" w:rsidR="00174930" w:rsidRPr="007F05C5" w:rsidRDefault="00174930" w:rsidP="00F203EE">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 xml:space="preserve">NERC grant NE/N010221/1 to OTL and the tuition grant from the China Scholarship Council to JC. </w:t>
      </w:r>
    </w:p>
    <w:p w14:paraId="53079D30" w14:textId="77777777" w:rsidR="006F7D5C" w:rsidRPr="007F05C5" w:rsidRDefault="006F7D5C" w:rsidP="00174930">
      <w:pPr>
        <w:rPr>
          <w:rFonts w:ascii="Arial" w:hAnsi="Arial" w:cs="Arial"/>
          <w:lang w:val="en-US"/>
        </w:rPr>
      </w:pPr>
    </w:p>
    <w:p w14:paraId="325E8B2C" w14:textId="77777777" w:rsidR="006F7D5C" w:rsidRPr="007F05C5" w:rsidRDefault="00174930" w:rsidP="00174930">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 xml:space="preserve">: </w:t>
      </w:r>
    </w:p>
    <w:p w14:paraId="5DB173A1" w14:textId="454487D7" w:rsidR="00174930" w:rsidRPr="007F05C5" w:rsidRDefault="00E908AC" w:rsidP="00F203EE">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 xml:space="preserve">Terry for advice on analysis and manuscript. </w:t>
      </w:r>
    </w:p>
    <w:p w14:paraId="594AF9BA" w14:textId="77777777" w:rsidR="00DC5A0D" w:rsidRPr="007F05C5" w:rsidRDefault="00DC5A0D" w:rsidP="00426F96">
      <w:pPr>
        <w:rPr>
          <w:rFonts w:ascii="Arial" w:hAnsi="Arial" w:cs="Arial"/>
          <w:lang w:val="en-US"/>
        </w:rPr>
      </w:pPr>
    </w:p>
    <w:p w14:paraId="6823C519" w14:textId="71D608EA" w:rsidR="001C6FA4" w:rsidRPr="005C6E03" w:rsidRDefault="00211590">
      <w:pPr>
        <w:rPr>
          <w:rFonts w:ascii="Arial" w:hAnsi="Arial" w:cs="Arial"/>
          <w:b/>
          <w:bCs/>
          <w:lang w:val="en-US"/>
        </w:rPr>
      </w:pPr>
      <w:r w:rsidRPr="007F05C5">
        <w:rPr>
          <w:rFonts w:ascii="Arial" w:hAnsi="Arial" w:cs="Arial"/>
          <w:b/>
          <w:bCs/>
          <w:lang w:val="en-US"/>
        </w:rPr>
        <w:t xml:space="preserve">Abstract: </w:t>
      </w:r>
    </w:p>
    <w:p w14:paraId="73C50BFA" w14:textId="2682774E" w:rsidR="002C44C1" w:rsidRDefault="002C44C1" w:rsidP="00F203EE">
      <w:pPr>
        <w:ind w:firstLine="720"/>
        <w:rPr>
          <w:rFonts w:ascii="Arial" w:hAnsi="Arial" w:cs="Arial"/>
          <w:lang w:val="en-US"/>
        </w:rPr>
      </w:pPr>
      <w:r>
        <w:rPr>
          <w:rFonts w:ascii="Arial" w:hAnsi="Arial" w:cs="Arial"/>
          <w:lang w:val="en-US"/>
        </w:rPr>
        <w:t xml:space="preserve">Species turnover </w:t>
      </w:r>
      <w:del w:id="0" w:author="Owen Lewis" w:date="2021-08-20T09:05:00Z">
        <w:r w:rsidDel="00BD2F56">
          <w:rPr>
            <w:rFonts w:ascii="Arial" w:hAnsi="Arial" w:cs="Arial"/>
            <w:lang w:val="en-US"/>
          </w:rPr>
          <w:delText xml:space="preserve">following </w:delText>
        </w:r>
      </w:del>
      <w:ins w:id="1" w:author="Owen Lewis" w:date="2021-08-20T09:05:00Z">
        <w:r w:rsidR="00BD2F56">
          <w:rPr>
            <w:rFonts w:ascii="Arial" w:hAnsi="Arial" w:cs="Arial"/>
            <w:lang w:val="en-US"/>
          </w:rPr>
          <w:t>along</w:t>
        </w:r>
      </w:ins>
      <w:del w:id="2" w:author="Owen Lewis" w:date="2021-08-20T09:05:00Z">
        <w:r w:rsidDel="00BD2F56">
          <w:rPr>
            <w:rFonts w:ascii="Arial" w:hAnsi="Arial" w:cs="Arial"/>
            <w:lang w:val="en-US"/>
          </w:rPr>
          <w:delText>a</w:delText>
        </w:r>
      </w:del>
      <w:r>
        <w:rPr>
          <w:rFonts w:ascii="Arial" w:hAnsi="Arial" w:cs="Arial"/>
          <w:lang w:val="en-US"/>
        </w:rPr>
        <w:t xml:space="preserve"> temperature gradient</w:t>
      </w:r>
      <w:ins w:id="3" w:author="Owen Lewis" w:date="2021-08-20T09:05:00Z">
        <w:r w:rsidR="00BD2F56">
          <w:rPr>
            <w:rFonts w:ascii="Arial" w:hAnsi="Arial" w:cs="Arial"/>
            <w:lang w:val="en-US"/>
          </w:rPr>
          <w:t>s</w:t>
        </w:r>
      </w:ins>
      <w:r>
        <w:rPr>
          <w:rFonts w:ascii="Arial" w:hAnsi="Arial" w:cs="Arial"/>
          <w:lang w:val="en-US"/>
        </w:rPr>
        <w:t xml:space="preserve"> (</w:t>
      </w:r>
      <w:proofErr w:type="gramStart"/>
      <w:r>
        <w:rPr>
          <w:rFonts w:ascii="Arial" w:hAnsi="Arial" w:cs="Arial"/>
          <w:lang w:val="en-US"/>
        </w:rPr>
        <w:t>e.g.</w:t>
      </w:r>
      <w:proofErr w:type="gramEnd"/>
      <w:r>
        <w:rPr>
          <w:rFonts w:ascii="Arial" w:hAnsi="Arial" w:cs="Arial"/>
          <w:lang w:val="en-US"/>
        </w:rPr>
        <w:t xml:space="preserve"> latitude, </w:t>
      </w:r>
      <w:r w:rsidR="00846F63">
        <w:rPr>
          <w:rFonts w:ascii="Arial" w:hAnsi="Arial" w:cs="Arial"/>
          <w:lang w:val="en-US"/>
        </w:rPr>
        <w:t>elevation</w:t>
      </w:r>
      <w:r>
        <w:rPr>
          <w:rFonts w:ascii="Arial" w:hAnsi="Arial" w:cs="Arial"/>
          <w:lang w:val="en-US"/>
        </w:rPr>
        <w:t>) is a widespread phenomenon</w:t>
      </w:r>
      <w:ins w:id="4" w:author="Owen Lewis" w:date="2021-08-20T09:06:00Z">
        <w:r w:rsidR="00AD530D">
          <w:rPr>
            <w:rFonts w:ascii="Arial" w:hAnsi="Arial" w:cs="Arial"/>
            <w:lang w:val="en-US"/>
          </w:rPr>
          <w:t xml:space="preserve"> and provides valuable information on how ecological c</w:t>
        </w:r>
      </w:ins>
      <w:ins w:id="5" w:author="Owen Lewis" w:date="2021-08-20T09:07:00Z">
        <w:r w:rsidR="00AD530D">
          <w:rPr>
            <w:rFonts w:ascii="Arial" w:hAnsi="Arial" w:cs="Arial"/>
            <w:lang w:val="en-US"/>
          </w:rPr>
          <w:t xml:space="preserve">ommunities might reorganize </w:t>
        </w:r>
        <w:r w:rsidR="00B123E8">
          <w:rPr>
            <w:rFonts w:ascii="Arial" w:hAnsi="Arial" w:cs="Arial"/>
            <w:lang w:val="en-US"/>
          </w:rPr>
          <w:t>as the climate warms</w:t>
        </w:r>
      </w:ins>
      <w:r>
        <w:rPr>
          <w:rFonts w:ascii="Arial" w:hAnsi="Arial" w:cs="Arial"/>
          <w:lang w:val="en-US"/>
        </w:rPr>
        <w:t xml:space="preserve">. </w:t>
      </w:r>
      <w:ins w:id="6" w:author="Owen Lewis" w:date="2021-08-20T09:08:00Z">
        <w:r w:rsidR="006D6BAB">
          <w:rPr>
            <w:rFonts w:ascii="Arial" w:hAnsi="Arial" w:cs="Arial"/>
            <w:lang w:val="en-US"/>
          </w:rPr>
          <w:t>However, t</w:t>
        </w:r>
      </w:ins>
      <w:del w:id="7" w:author="Owen Lewis" w:date="2021-08-20T09:08:00Z">
        <w:r w:rsidDel="006D6BAB">
          <w:rPr>
            <w:rFonts w:ascii="Arial" w:hAnsi="Arial" w:cs="Arial"/>
            <w:lang w:val="en-US"/>
          </w:rPr>
          <w:delText>T</w:delText>
        </w:r>
      </w:del>
      <w:r>
        <w:rPr>
          <w:rFonts w:ascii="Arial" w:hAnsi="Arial" w:cs="Arial"/>
          <w:lang w:val="en-US"/>
        </w:rPr>
        <w:t xml:space="preserve">he </w:t>
      </w:r>
      <w:ins w:id="8" w:author="Owen Lewis" w:date="2021-08-20T09:07:00Z">
        <w:r w:rsidR="00B123E8">
          <w:rPr>
            <w:rFonts w:ascii="Arial" w:hAnsi="Arial" w:cs="Arial"/>
            <w:lang w:val="en-US"/>
          </w:rPr>
          <w:t xml:space="preserve">precise </w:t>
        </w:r>
      </w:ins>
      <w:r>
        <w:rPr>
          <w:rFonts w:ascii="Arial" w:hAnsi="Arial" w:cs="Arial"/>
          <w:lang w:val="en-US"/>
        </w:rPr>
        <w:t>response of species distribution</w:t>
      </w:r>
      <w:ins w:id="9" w:author="Owen Lewis" w:date="2021-08-20T09:07:00Z">
        <w:r w:rsidR="00B123E8">
          <w:rPr>
            <w:rFonts w:ascii="Arial" w:hAnsi="Arial" w:cs="Arial"/>
            <w:lang w:val="en-US"/>
          </w:rPr>
          <w:t>s</w:t>
        </w:r>
      </w:ins>
      <w:r>
        <w:rPr>
          <w:rFonts w:ascii="Arial" w:hAnsi="Arial" w:cs="Arial"/>
          <w:lang w:val="en-US"/>
        </w:rPr>
        <w:t xml:space="preserve"> to </w:t>
      </w:r>
      <w:del w:id="10" w:author="Owen Lewis" w:date="2021-08-20T09:07:00Z">
        <w:r w:rsidDel="00B123E8">
          <w:rPr>
            <w:rFonts w:ascii="Arial" w:hAnsi="Arial" w:cs="Arial"/>
            <w:lang w:val="en-US"/>
          </w:rPr>
          <w:delText xml:space="preserve">future </w:delText>
        </w:r>
      </w:del>
      <w:r>
        <w:rPr>
          <w:rFonts w:ascii="Arial" w:hAnsi="Arial" w:cs="Arial"/>
          <w:lang w:val="en-US"/>
        </w:rPr>
        <w:t xml:space="preserve">climate change </w:t>
      </w:r>
      <w:del w:id="11" w:author="Owen Lewis" w:date="2021-08-20T09:07:00Z">
        <w:r w:rsidDel="00B123E8">
          <w:rPr>
            <w:rFonts w:ascii="Arial" w:hAnsi="Arial" w:cs="Arial"/>
            <w:lang w:val="en-US"/>
          </w:rPr>
          <w:delText>is not a parallel shift but closely</w:delText>
        </w:r>
      </w:del>
      <w:ins w:id="12" w:author="Owen Lewis" w:date="2021-08-20T09:07:00Z">
        <w:r w:rsidR="00B123E8">
          <w:rPr>
            <w:rFonts w:ascii="Arial" w:hAnsi="Arial" w:cs="Arial"/>
            <w:lang w:val="en-US"/>
          </w:rPr>
          <w:t>will</w:t>
        </w:r>
      </w:ins>
      <w:r>
        <w:rPr>
          <w:rFonts w:ascii="Arial" w:hAnsi="Arial" w:cs="Arial"/>
          <w:lang w:val="en-US"/>
        </w:rPr>
        <w:t xml:space="preserve"> depend</w:t>
      </w:r>
      <w:del w:id="13" w:author="Owen Lewis" w:date="2021-08-20T09:07:00Z">
        <w:r w:rsidDel="00B123E8">
          <w:rPr>
            <w:rFonts w:ascii="Arial" w:hAnsi="Arial" w:cs="Arial"/>
            <w:lang w:val="en-US"/>
          </w:rPr>
          <w:delText>s</w:delText>
        </w:r>
      </w:del>
      <w:r>
        <w:rPr>
          <w:rFonts w:ascii="Arial" w:hAnsi="Arial" w:cs="Arial"/>
          <w:lang w:val="en-US"/>
        </w:rPr>
        <w:t xml:space="preserve"> on the mechanistic causes of range limits.</w:t>
      </w:r>
      <w:ins w:id="14" w:author="Owen Lewis" w:date="2021-08-20T09:10:00Z">
        <w:r w:rsidR="000D0FD3" w:rsidRPr="000D0FD3">
          <w:rPr>
            <w:rFonts w:ascii="Arial" w:hAnsi="Arial" w:cs="Arial"/>
            <w:lang w:val="en-US"/>
          </w:rPr>
          <w:t xml:space="preserve"> </w:t>
        </w:r>
      </w:ins>
      <w:moveToRangeStart w:id="15" w:author="Owen Lewis" w:date="2021-08-20T09:10:00Z" w:name="move80343027"/>
      <w:moveTo w:id="16" w:author="Owen Lewis" w:date="2021-08-20T09:10:00Z">
        <w:del w:id="17" w:author="Owen Lewis" w:date="2021-08-20T09:34:00Z">
          <w:r w:rsidR="000D0FD3" w:rsidDel="0095609A">
            <w:rPr>
              <w:rFonts w:ascii="Arial" w:hAnsi="Arial" w:cs="Arial"/>
              <w:lang w:val="en-US"/>
            </w:rPr>
            <w:delText xml:space="preserve">In this study, </w:delText>
          </w:r>
        </w:del>
      </w:moveTo>
      <w:ins w:id="18" w:author="Owen Lewis" w:date="2021-08-20T09:34:00Z">
        <w:r w:rsidR="0095609A">
          <w:rPr>
            <w:rFonts w:ascii="Arial" w:hAnsi="Arial" w:cs="Arial"/>
            <w:lang w:val="en-US"/>
          </w:rPr>
          <w:t>W</w:t>
        </w:r>
      </w:ins>
      <w:moveTo w:id="19" w:author="Owen Lewis" w:date="2021-08-20T09:10:00Z">
        <w:del w:id="20" w:author="Owen Lewis" w:date="2021-08-20T09:34:00Z">
          <w:r w:rsidR="000D0FD3" w:rsidDel="0095609A">
            <w:rPr>
              <w:rFonts w:ascii="Arial" w:hAnsi="Arial" w:cs="Arial"/>
              <w:lang w:val="en-US"/>
            </w:rPr>
            <w:delText>we</w:delText>
          </w:r>
        </w:del>
      </w:moveTo>
      <w:ins w:id="21" w:author="Owen Lewis" w:date="2021-08-20T09:34:00Z">
        <w:r w:rsidR="0095609A">
          <w:rPr>
            <w:rFonts w:ascii="Arial" w:hAnsi="Arial" w:cs="Arial"/>
            <w:lang w:val="en-US"/>
          </w:rPr>
          <w:t>e</w:t>
        </w:r>
      </w:ins>
      <w:moveTo w:id="22" w:author="Owen Lewis" w:date="2021-08-20T09:10:00Z">
        <w:r w:rsidR="000D0FD3">
          <w:rPr>
            <w:rFonts w:ascii="Arial" w:hAnsi="Arial" w:cs="Arial"/>
            <w:lang w:val="en-US"/>
          </w:rPr>
          <w:t xml:space="preserve"> tested </w:t>
        </w:r>
        <w:del w:id="23" w:author="Owen Lewis" w:date="2021-08-20T09:10:00Z">
          <w:r w:rsidR="000D0FD3" w:rsidDel="000D0FD3">
            <w:rPr>
              <w:rFonts w:ascii="Arial" w:hAnsi="Arial" w:cs="Arial"/>
              <w:lang w:val="en-US"/>
            </w:rPr>
            <w:delText xml:space="preserve">the </w:delText>
          </w:r>
        </w:del>
        <w:r w:rsidR="000D0FD3">
          <w:rPr>
            <w:rFonts w:ascii="Arial" w:hAnsi="Arial" w:cs="Arial"/>
            <w:lang w:val="en-US"/>
          </w:rPr>
          <w:t xml:space="preserve">thermal tolerance and biotic competition as </w:t>
        </w:r>
        <w:del w:id="24" w:author="Owen Lewis" w:date="2021-08-20T09:10:00Z">
          <w:r w:rsidR="000D0FD3" w:rsidDel="000D0FD3">
            <w:rPr>
              <w:rFonts w:ascii="Arial" w:hAnsi="Arial" w:cs="Arial"/>
              <w:lang w:val="en-US"/>
            </w:rPr>
            <w:delText xml:space="preserve">the </w:delText>
          </w:r>
        </w:del>
        <w:r w:rsidR="000D0FD3">
          <w:rPr>
            <w:rFonts w:ascii="Arial" w:hAnsi="Arial" w:cs="Arial"/>
            <w:lang w:val="en-US"/>
          </w:rPr>
          <w:t xml:space="preserve">causes of species turnover </w:t>
        </w:r>
      </w:moveTo>
      <w:ins w:id="25" w:author="Owen Lewis" w:date="2021-08-20T09:10:00Z">
        <w:r w:rsidR="004640D6">
          <w:rPr>
            <w:rFonts w:ascii="Arial" w:hAnsi="Arial" w:cs="Arial"/>
            <w:lang w:val="en-US"/>
          </w:rPr>
          <w:t xml:space="preserve">in nine species of </w:t>
        </w:r>
        <w:r w:rsidR="004640D6" w:rsidRPr="004640D6">
          <w:rPr>
            <w:rFonts w:ascii="Arial" w:hAnsi="Arial" w:cs="Arial"/>
            <w:i/>
            <w:iCs/>
            <w:lang w:val="en-US"/>
            <w:rPrChange w:id="26" w:author="Owen Lewis" w:date="2021-08-20T09:11:00Z">
              <w:rPr>
                <w:rFonts w:ascii="Arial" w:hAnsi="Arial" w:cs="Arial"/>
                <w:lang w:val="en-US"/>
              </w:rPr>
            </w:rPrChange>
          </w:rPr>
          <w:t>Drosophila</w:t>
        </w:r>
        <w:r w:rsidR="004640D6">
          <w:rPr>
            <w:rFonts w:ascii="Arial" w:hAnsi="Arial" w:cs="Arial"/>
            <w:lang w:val="en-US"/>
          </w:rPr>
          <w:t xml:space="preserve"> </w:t>
        </w:r>
      </w:ins>
      <w:moveTo w:id="27" w:author="Owen Lewis" w:date="2021-08-20T09:10:00Z">
        <w:r w:rsidR="000D0FD3">
          <w:rPr>
            <w:rFonts w:ascii="Arial" w:hAnsi="Arial" w:cs="Arial"/>
            <w:lang w:val="en-US"/>
          </w:rPr>
          <w:t>along elevation</w:t>
        </w:r>
      </w:moveTo>
      <w:ins w:id="28" w:author="Owen Lewis" w:date="2021-08-20T09:11:00Z">
        <w:r w:rsidR="004640D6">
          <w:rPr>
            <w:rFonts w:ascii="Arial" w:hAnsi="Arial" w:cs="Arial"/>
            <w:lang w:val="en-US"/>
          </w:rPr>
          <w:t>al</w:t>
        </w:r>
      </w:ins>
      <w:moveTo w:id="29" w:author="Owen Lewis" w:date="2021-08-20T09:10:00Z">
        <w:r w:rsidR="000D0FD3">
          <w:rPr>
            <w:rFonts w:ascii="Arial" w:hAnsi="Arial" w:cs="Arial"/>
            <w:lang w:val="en-US"/>
          </w:rPr>
          <w:t xml:space="preserve"> gradients in the Australian Wet Tropics. </w:t>
        </w:r>
      </w:moveTo>
      <w:moveToRangeEnd w:id="15"/>
      <w:r>
        <w:rPr>
          <w:rFonts w:ascii="Arial" w:hAnsi="Arial" w:cs="Arial"/>
          <w:lang w:val="en-US"/>
        </w:rPr>
        <w:t xml:space="preserve"> </w:t>
      </w:r>
      <w:commentRangeStart w:id="30"/>
      <w:proofErr w:type="spellStart"/>
      <w:r w:rsidR="00846F63">
        <w:rPr>
          <w:rFonts w:ascii="Arial" w:hAnsi="Arial" w:cs="Arial"/>
          <w:lang w:val="en-US"/>
        </w:rPr>
        <w:t>Characterised</w:t>
      </w:r>
      <w:proofErr w:type="spellEnd"/>
      <w:r>
        <w:rPr>
          <w:rFonts w:ascii="Arial" w:hAnsi="Arial" w:cs="Arial"/>
          <w:lang w:val="en-US"/>
        </w:rPr>
        <w:t xml:space="preserve"> by species </w:t>
      </w:r>
      <w:r w:rsidR="00846F63">
        <w:rPr>
          <w:rFonts w:ascii="Arial" w:hAnsi="Arial" w:cs="Arial"/>
          <w:lang w:val="en-US"/>
        </w:rPr>
        <w:t>with</w:t>
      </w:r>
      <w:r>
        <w:rPr>
          <w:rFonts w:ascii="Arial" w:hAnsi="Arial" w:cs="Arial"/>
          <w:lang w:val="en-US"/>
        </w:rPr>
        <w:t xml:space="preserve"> small thermal safety margins and increasing climate anomaly,</w:t>
      </w:r>
      <w:ins w:id="31" w:author="Owen Lewis" w:date="2021-08-19T17:44:00Z">
        <w:r w:rsidR="00F67459">
          <w:rPr>
            <w:rFonts w:ascii="Arial" w:hAnsi="Arial" w:cs="Arial"/>
            <w:lang w:val="en-US"/>
          </w:rPr>
          <w:t xml:space="preserve"> the</w:t>
        </w:r>
      </w:ins>
      <w:r>
        <w:rPr>
          <w:rFonts w:ascii="Arial" w:hAnsi="Arial" w:cs="Arial"/>
          <w:lang w:val="en-US"/>
        </w:rPr>
        <w:t xml:space="preserve"> tropics face multiple </w:t>
      </w:r>
      <w:ins w:id="32" w:author="Owen Lewis" w:date="2021-08-19T17:44:00Z">
        <w:r w:rsidR="00F67459">
          <w:rPr>
            <w:rFonts w:ascii="Arial" w:hAnsi="Arial" w:cs="Arial"/>
            <w:lang w:val="en-US"/>
          </w:rPr>
          <w:t xml:space="preserve">threats to </w:t>
        </w:r>
      </w:ins>
      <w:r>
        <w:rPr>
          <w:rFonts w:ascii="Arial" w:hAnsi="Arial" w:cs="Arial"/>
          <w:lang w:val="en-US"/>
        </w:rPr>
        <w:t xml:space="preserve">biodiversity </w:t>
      </w:r>
      <w:del w:id="33" w:author="Owen Lewis" w:date="2021-08-19T17:44:00Z">
        <w:r w:rsidDel="00F67459">
          <w:rPr>
            <w:rFonts w:ascii="Arial" w:hAnsi="Arial" w:cs="Arial"/>
            <w:lang w:val="en-US"/>
          </w:rPr>
          <w:delText xml:space="preserve">crises </w:delText>
        </w:r>
      </w:del>
      <w:r>
        <w:rPr>
          <w:rFonts w:ascii="Arial" w:hAnsi="Arial" w:cs="Arial"/>
          <w:lang w:val="en-US"/>
        </w:rPr>
        <w:t xml:space="preserve">such as lowland biotic attrition and upland community contraction. </w:t>
      </w:r>
      <w:commentRangeEnd w:id="30"/>
      <w:r w:rsidR="00672025">
        <w:rPr>
          <w:rStyle w:val="CommentReference"/>
          <w:rFonts w:asciiTheme="minorHAnsi" w:eastAsiaTheme="minorHAnsi" w:hAnsiTheme="minorHAnsi" w:cstheme="minorBidi"/>
          <w:lang w:eastAsia="en-US"/>
        </w:rPr>
        <w:commentReference w:id="30"/>
      </w:r>
      <w:r>
        <w:rPr>
          <w:rFonts w:ascii="Arial" w:hAnsi="Arial" w:cs="Arial"/>
          <w:lang w:val="en-US"/>
        </w:rPr>
        <w:t xml:space="preserve">Evidence for the contribution of temperature </w:t>
      </w:r>
      <w:del w:id="34" w:author="Owen Lewis" w:date="2021-08-19T17:45:00Z">
        <w:r w:rsidDel="00D70C74">
          <w:rPr>
            <w:rFonts w:ascii="Arial" w:hAnsi="Arial" w:cs="Arial"/>
            <w:lang w:val="en-US"/>
          </w:rPr>
          <w:delText xml:space="preserve">in </w:delText>
        </w:r>
      </w:del>
      <w:ins w:id="35" w:author="Owen Lewis" w:date="2021-08-19T17:45:00Z">
        <w:r w:rsidR="00D70C74">
          <w:rPr>
            <w:rFonts w:ascii="Arial" w:hAnsi="Arial" w:cs="Arial"/>
            <w:lang w:val="en-US"/>
          </w:rPr>
          <w:t xml:space="preserve">to </w:t>
        </w:r>
      </w:ins>
      <w:r>
        <w:rPr>
          <w:rFonts w:ascii="Arial" w:hAnsi="Arial" w:cs="Arial"/>
          <w:lang w:val="en-US"/>
        </w:rPr>
        <w:t>species distribution</w:t>
      </w:r>
      <w:ins w:id="36" w:author="Owen Lewis" w:date="2021-08-19T17:45:00Z">
        <w:r w:rsidR="00D70C74">
          <w:rPr>
            <w:rFonts w:ascii="Arial" w:hAnsi="Arial" w:cs="Arial"/>
            <w:lang w:val="en-US"/>
          </w:rPr>
          <w:t>s</w:t>
        </w:r>
      </w:ins>
      <w:r>
        <w:rPr>
          <w:rFonts w:ascii="Arial" w:hAnsi="Arial" w:cs="Arial"/>
          <w:lang w:val="en-US"/>
        </w:rPr>
        <w:t xml:space="preserve"> on tropical mountains is limited and </w:t>
      </w:r>
      <w:del w:id="37" w:author="Owen Lewis" w:date="2021-08-19T17:45:00Z">
        <w:r w:rsidR="00E83777" w:rsidDel="007B5B9A">
          <w:rPr>
            <w:rFonts w:ascii="Arial" w:hAnsi="Arial" w:cs="Arial"/>
            <w:lang w:val="en-US"/>
          </w:rPr>
          <w:delText xml:space="preserve">in </w:delText>
        </w:r>
        <w:r w:rsidR="003263E0" w:rsidDel="007B5B9A">
          <w:rPr>
            <w:rFonts w:ascii="Arial" w:hAnsi="Arial" w:cs="Arial"/>
            <w:lang w:val="en-US"/>
          </w:rPr>
          <w:delText>contrast</w:delText>
        </w:r>
        <w:r w:rsidDel="007B5B9A">
          <w:rPr>
            <w:rFonts w:ascii="Arial" w:hAnsi="Arial" w:cs="Arial"/>
            <w:lang w:val="en-US"/>
          </w:rPr>
          <w:delText xml:space="preserve">, </w:delText>
        </w:r>
        <w:r w:rsidDel="00D70C74">
          <w:rPr>
            <w:rFonts w:ascii="Arial" w:hAnsi="Arial" w:cs="Arial"/>
            <w:lang w:val="en-US"/>
          </w:rPr>
          <w:delText>without</w:delText>
        </w:r>
      </w:del>
      <w:ins w:id="38" w:author="Owen Lewis" w:date="2021-08-19T17:45:00Z">
        <w:r w:rsidR="00D70C74">
          <w:rPr>
            <w:rFonts w:ascii="Arial" w:hAnsi="Arial" w:cs="Arial"/>
            <w:lang w:val="en-US"/>
          </w:rPr>
          <w:t>the</w:t>
        </w:r>
      </w:ins>
      <w:r>
        <w:rPr>
          <w:rFonts w:ascii="Arial" w:hAnsi="Arial" w:cs="Arial"/>
          <w:lang w:val="en-US"/>
        </w:rPr>
        <w:t xml:space="preserve"> proximate causes (</w:t>
      </w:r>
      <w:proofErr w:type="gramStart"/>
      <w:r>
        <w:rPr>
          <w:rFonts w:ascii="Arial" w:hAnsi="Arial" w:cs="Arial"/>
          <w:lang w:val="en-US"/>
        </w:rPr>
        <w:t>i.e.</w:t>
      </w:r>
      <w:proofErr w:type="gramEnd"/>
      <w:r>
        <w:rPr>
          <w:rFonts w:ascii="Arial" w:hAnsi="Arial" w:cs="Arial"/>
          <w:lang w:val="en-US"/>
        </w:rPr>
        <w:t xml:space="preserve"> thermal tolerance, biotic competition) </w:t>
      </w:r>
      <w:del w:id="39" w:author="Owen Lewis" w:date="2021-08-19T17:45:00Z">
        <w:r w:rsidDel="00D70C74">
          <w:rPr>
            <w:rFonts w:ascii="Arial" w:hAnsi="Arial" w:cs="Arial"/>
            <w:lang w:val="en-US"/>
          </w:rPr>
          <w:delText xml:space="preserve">being </w:delText>
        </w:r>
      </w:del>
      <w:ins w:id="40" w:author="Owen Lewis" w:date="2021-08-19T17:45:00Z">
        <w:r w:rsidR="00D70C74">
          <w:rPr>
            <w:rFonts w:ascii="Arial" w:hAnsi="Arial" w:cs="Arial"/>
            <w:lang w:val="en-US"/>
          </w:rPr>
          <w:t xml:space="preserve">are rarely </w:t>
        </w:r>
      </w:ins>
      <w:commentRangeStart w:id="41"/>
      <w:r>
        <w:rPr>
          <w:rFonts w:ascii="Arial" w:hAnsi="Arial" w:cs="Arial"/>
          <w:lang w:val="en-US"/>
        </w:rPr>
        <w:t>examined</w:t>
      </w:r>
      <w:commentRangeEnd w:id="41"/>
      <w:r w:rsidR="00D70C74">
        <w:rPr>
          <w:rStyle w:val="CommentReference"/>
          <w:rFonts w:asciiTheme="minorHAnsi" w:eastAsiaTheme="minorHAnsi" w:hAnsiTheme="minorHAnsi" w:cstheme="minorBidi"/>
          <w:lang w:eastAsia="en-US"/>
        </w:rPr>
        <w:commentReference w:id="41"/>
      </w:r>
      <w:r>
        <w:rPr>
          <w:rFonts w:ascii="Arial" w:hAnsi="Arial" w:cs="Arial"/>
          <w:lang w:val="en-US"/>
        </w:rPr>
        <w:t xml:space="preserve">. </w:t>
      </w:r>
      <w:moveFromRangeStart w:id="42" w:author="Owen Lewis" w:date="2021-08-20T09:10:00Z" w:name="move80343027"/>
      <w:moveFrom w:id="43" w:author="Owen Lewis" w:date="2021-08-20T09:10:00Z">
        <w:r w:rsidDel="000D0FD3">
          <w:rPr>
            <w:rFonts w:ascii="Arial" w:hAnsi="Arial" w:cs="Arial"/>
            <w:lang w:val="en-US"/>
          </w:rPr>
          <w:t xml:space="preserve">In this study, we </w:t>
        </w:r>
        <w:r w:rsidR="00841D64" w:rsidDel="000D0FD3">
          <w:rPr>
            <w:rFonts w:ascii="Arial" w:hAnsi="Arial" w:cs="Arial"/>
            <w:lang w:val="en-US"/>
          </w:rPr>
          <w:t>tested</w:t>
        </w:r>
        <w:r w:rsidDel="000D0FD3">
          <w:rPr>
            <w:rFonts w:ascii="Arial" w:hAnsi="Arial" w:cs="Arial"/>
            <w:lang w:val="en-US"/>
          </w:rPr>
          <w:t xml:space="preserve"> the</w:t>
        </w:r>
        <w:r w:rsidR="00841D64" w:rsidDel="000D0FD3">
          <w:rPr>
            <w:rFonts w:ascii="Arial" w:hAnsi="Arial" w:cs="Arial"/>
            <w:lang w:val="en-US"/>
          </w:rPr>
          <w:t xml:space="preserve"> </w:t>
        </w:r>
        <w:r w:rsidDel="000D0FD3">
          <w:rPr>
            <w:rFonts w:ascii="Arial" w:hAnsi="Arial" w:cs="Arial"/>
            <w:lang w:val="en-US"/>
          </w:rPr>
          <w:t xml:space="preserve">thermal </w:t>
        </w:r>
        <w:r w:rsidR="00841D64" w:rsidDel="000D0FD3">
          <w:rPr>
            <w:rFonts w:ascii="Arial" w:hAnsi="Arial" w:cs="Arial"/>
            <w:lang w:val="en-US"/>
          </w:rPr>
          <w:t xml:space="preserve">tolerance </w:t>
        </w:r>
        <w:r w:rsidR="003263E0" w:rsidDel="000D0FD3">
          <w:rPr>
            <w:rFonts w:ascii="Arial" w:hAnsi="Arial" w:cs="Arial"/>
            <w:lang w:val="en-US"/>
          </w:rPr>
          <w:t xml:space="preserve">and </w:t>
        </w:r>
        <w:r w:rsidR="00841D64" w:rsidDel="000D0FD3">
          <w:rPr>
            <w:rFonts w:ascii="Arial" w:hAnsi="Arial" w:cs="Arial"/>
            <w:lang w:val="en-US"/>
          </w:rPr>
          <w:t xml:space="preserve">biotic competition as the causes of species turnover along </w:t>
        </w:r>
        <w:r w:rsidR="00846F63" w:rsidDel="000D0FD3">
          <w:rPr>
            <w:rFonts w:ascii="Arial" w:hAnsi="Arial" w:cs="Arial"/>
            <w:lang w:val="en-US"/>
          </w:rPr>
          <w:t>elevation</w:t>
        </w:r>
        <w:r w:rsidR="00841D64" w:rsidDel="000D0FD3">
          <w:rPr>
            <w:rFonts w:ascii="Arial" w:hAnsi="Arial" w:cs="Arial"/>
            <w:lang w:val="en-US"/>
          </w:rPr>
          <w:t xml:space="preserve"> gradients in </w:t>
        </w:r>
        <w:r w:rsidR="00846F63" w:rsidDel="000D0FD3">
          <w:rPr>
            <w:rFonts w:ascii="Arial" w:hAnsi="Arial" w:cs="Arial"/>
            <w:lang w:val="en-US"/>
          </w:rPr>
          <w:t xml:space="preserve">the </w:t>
        </w:r>
        <w:r w:rsidR="00841D64" w:rsidDel="000D0FD3">
          <w:rPr>
            <w:rFonts w:ascii="Arial" w:hAnsi="Arial" w:cs="Arial"/>
            <w:lang w:val="en-US"/>
          </w:rPr>
          <w:t xml:space="preserve">Australian Wet Tropics. </w:t>
        </w:r>
      </w:moveFrom>
      <w:moveFromRangeEnd w:id="42"/>
      <w:commentRangeStart w:id="44"/>
      <w:commentRangeStart w:id="45"/>
      <w:del w:id="46" w:author="Owen Lewis" w:date="2021-08-20T09:31:00Z">
        <w:r w:rsidR="00846F63" w:rsidDel="00361A91">
          <w:rPr>
            <w:rFonts w:ascii="Arial" w:hAnsi="Arial" w:cs="Arial"/>
            <w:lang w:val="en-US"/>
          </w:rPr>
          <w:delText>My</w:delText>
        </w:r>
        <w:r w:rsidR="000B7346" w:rsidRPr="007F05C5" w:rsidDel="00361A91">
          <w:rPr>
            <w:rFonts w:ascii="Arial" w:hAnsi="Arial" w:cs="Arial"/>
            <w:lang w:val="en-US"/>
          </w:rPr>
          <w:delText xml:space="preserve"> </w:delText>
        </w:r>
        <w:commentRangeEnd w:id="44"/>
        <w:r w:rsidR="00846F63" w:rsidDel="00361A91">
          <w:rPr>
            <w:rStyle w:val="CommentReference"/>
            <w:rFonts w:asciiTheme="minorHAnsi" w:eastAsiaTheme="minorHAnsi" w:hAnsiTheme="minorHAnsi" w:cstheme="minorBidi"/>
            <w:lang w:eastAsia="en-US"/>
          </w:rPr>
          <w:commentReference w:id="44"/>
        </w:r>
        <w:commentRangeEnd w:id="45"/>
        <w:r w:rsidR="00D37F64" w:rsidDel="00361A91">
          <w:rPr>
            <w:rStyle w:val="CommentReference"/>
            <w:rFonts w:asciiTheme="minorHAnsi" w:eastAsiaTheme="minorHAnsi" w:hAnsiTheme="minorHAnsi" w:cstheme="minorBidi"/>
            <w:lang w:eastAsia="en-US"/>
          </w:rPr>
          <w:commentReference w:id="45"/>
        </w:r>
        <w:r w:rsidR="000B7346" w:rsidRPr="007F05C5" w:rsidDel="00361A91">
          <w:rPr>
            <w:rFonts w:ascii="Arial" w:hAnsi="Arial" w:cs="Arial"/>
            <w:lang w:val="en-US"/>
          </w:rPr>
          <w:delText>findings reveal that</w:delText>
        </w:r>
      </w:del>
      <w:ins w:id="47" w:author="Owen Lewis" w:date="2021-08-20T09:31:00Z">
        <w:r w:rsidR="00361A91">
          <w:rPr>
            <w:rFonts w:ascii="Arial" w:hAnsi="Arial" w:cs="Arial"/>
            <w:lang w:val="en-US"/>
          </w:rPr>
          <w:t>U</w:t>
        </w:r>
      </w:ins>
      <w:del w:id="48" w:author="Owen Lewis" w:date="2021-08-20T09:31:00Z">
        <w:r w:rsidR="000B7346" w:rsidRPr="007F05C5" w:rsidDel="00361A91">
          <w:rPr>
            <w:rFonts w:ascii="Arial" w:hAnsi="Arial" w:cs="Arial"/>
            <w:lang w:val="en-US"/>
          </w:rPr>
          <w:delText xml:space="preserve"> u</w:delText>
        </w:r>
      </w:del>
      <w:r w:rsidR="000B7346" w:rsidRPr="007F05C5">
        <w:rPr>
          <w:rFonts w:ascii="Arial" w:hAnsi="Arial" w:cs="Arial"/>
          <w:lang w:val="en-US"/>
        </w:rPr>
        <w:t>pper thermal limit</w:t>
      </w:r>
      <w:ins w:id="49" w:author="Owen Lewis" w:date="2021-08-19T17:46:00Z">
        <w:r w:rsidR="000F5489">
          <w:rPr>
            <w:rFonts w:ascii="Arial" w:hAnsi="Arial" w:cs="Arial"/>
            <w:lang w:val="en-US"/>
          </w:rPr>
          <w:t>s</w:t>
        </w:r>
      </w:ins>
      <w:r w:rsidR="000B7346" w:rsidRPr="007F05C5">
        <w:rPr>
          <w:rFonts w:ascii="Arial" w:hAnsi="Arial" w:cs="Arial"/>
          <w:lang w:val="en-US"/>
        </w:rPr>
        <w:t xml:space="preserve"> </w:t>
      </w:r>
      <w:del w:id="50" w:author="Owen Lewis" w:date="2021-08-20T09:31:00Z">
        <w:r w:rsidR="000B7346" w:rsidRPr="007F05C5" w:rsidDel="00361A91">
          <w:rPr>
            <w:rFonts w:ascii="Arial" w:hAnsi="Arial" w:cs="Arial"/>
            <w:lang w:val="en-US"/>
          </w:rPr>
          <w:delText>show</w:delText>
        </w:r>
        <w:r w:rsidR="00BC7557" w:rsidDel="00361A91">
          <w:rPr>
            <w:rFonts w:ascii="Arial" w:hAnsi="Arial" w:cs="Arial"/>
            <w:lang w:val="en-US"/>
          </w:rPr>
          <w:delText>s</w:delText>
        </w:r>
        <w:r w:rsidR="000B7346" w:rsidRPr="007F05C5" w:rsidDel="00361A91">
          <w:rPr>
            <w:rFonts w:ascii="Arial" w:hAnsi="Arial" w:cs="Arial"/>
            <w:lang w:val="en-US"/>
          </w:rPr>
          <w:delText xml:space="preserve"> </w:delText>
        </w:r>
        <w:r w:rsidR="00475C40" w:rsidDel="00361A91">
          <w:rPr>
            <w:rFonts w:ascii="Arial" w:hAnsi="Arial" w:cs="Arial"/>
            <w:lang w:val="en-US"/>
          </w:rPr>
          <w:delText>lower</w:delText>
        </w:r>
        <w:r w:rsidR="000B7346" w:rsidRPr="007F05C5" w:rsidDel="00361A91">
          <w:rPr>
            <w:rFonts w:ascii="Arial" w:hAnsi="Arial" w:cs="Arial"/>
            <w:lang w:val="en-US"/>
          </w:rPr>
          <w:delText xml:space="preserve"> variation</w:delText>
        </w:r>
      </w:del>
      <w:ins w:id="51" w:author="Owen Lewis" w:date="2021-08-20T09:31:00Z">
        <w:r w:rsidR="00361A91">
          <w:rPr>
            <w:rFonts w:ascii="Arial" w:hAnsi="Arial" w:cs="Arial"/>
            <w:lang w:val="en-US"/>
          </w:rPr>
          <w:t>varied less among species</w:t>
        </w:r>
      </w:ins>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ins w:id="52" w:author="Owen Lewis" w:date="2021-08-19T17:46:00Z">
        <w:r w:rsidR="000F5489">
          <w:rPr>
            <w:rFonts w:ascii="Arial" w:hAnsi="Arial" w:cs="Arial"/>
            <w:lang w:val="en-US"/>
          </w:rPr>
          <w:t>s;</w:t>
        </w:r>
      </w:ins>
      <w:del w:id="53" w:author="Owen Lewis" w:date="2021-08-19T17:46:00Z">
        <w:r w:rsidR="000B7346" w:rsidRPr="007F05C5" w:rsidDel="000F5489">
          <w:rPr>
            <w:rFonts w:ascii="Arial" w:hAnsi="Arial" w:cs="Arial"/>
            <w:lang w:val="en-US"/>
          </w:rPr>
          <w:delText>,</w:delText>
        </w:r>
      </w:del>
      <w:r w:rsidR="000B7346" w:rsidRPr="007F05C5">
        <w:rPr>
          <w:rFonts w:ascii="Arial" w:hAnsi="Arial" w:cs="Arial"/>
          <w:lang w:val="en-US"/>
        </w:rPr>
        <w:t xml:space="preserve"> nevertheless, </w:t>
      </w:r>
      <w:del w:id="54" w:author="Owen Lewis" w:date="2021-08-19T17:46:00Z">
        <w:r w:rsidR="000B7346" w:rsidRPr="007F05C5" w:rsidDel="000F5489">
          <w:rPr>
            <w:rFonts w:ascii="Arial" w:hAnsi="Arial" w:cs="Arial"/>
            <w:lang w:val="en-US"/>
          </w:rPr>
          <w:delText xml:space="preserve">this </w:delText>
        </w:r>
      </w:del>
      <w:ins w:id="55" w:author="Owen Lewis" w:date="2021-08-19T17:46:00Z">
        <w:r w:rsidR="000F5489">
          <w:rPr>
            <w:rFonts w:ascii="Arial" w:hAnsi="Arial" w:cs="Arial"/>
            <w:lang w:val="en-US"/>
          </w:rPr>
          <w:t>these</w:t>
        </w:r>
        <w:r w:rsidR="000F5489" w:rsidRPr="007F05C5">
          <w:rPr>
            <w:rFonts w:ascii="Arial" w:hAnsi="Arial" w:cs="Arial"/>
            <w:lang w:val="en-US"/>
          </w:rPr>
          <w:t xml:space="preserve"> </w:t>
        </w:r>
      </w:ins>
      <w:r w:rsidR="004D3D27">
        <w:rPr>
          <w:rFonts w:ascii="Arial" w:hAnsi="Arial" w:cs="Arial"/>
          <w:lang w:val="en-US"/>
        </w:rPr>
        <w:t>small</w:t>
      </w:r>
      <w:r w:rsidR="000B7346" w:rsidRPr="007F05C5">
        <w:rPr>
          <w:rFonts w:ascii="Arial" w:hAnsi="Arial" w:cs="Arial"/>
          <w:lang w:val="en-US"/>
        </w:rPr>
        <w:t xml:space="preserve"> difference</w:t>
      </w:r>
      <w:ins w:id="56" w:author="Owen Lewis" w:date="2021-08-19T17:46:00Z">
        <w:r w:rsidR="000F5489">
          <w:rPr>
            <w:rFonts w:ascii="Arial" w:hAnsi="Arial" w:cs="Arial"/>
            <w:lang w:val="en-US"/>
          </w:rPr>
          <w:t>s</w:t>
        </w:r>
      </w:ins>
      <w:r w:rsidR="000B7346" w:rsidRPr="007F05C5">
        <w:rPr>
          <w:rFonts w:ascii="Arial" w:hAnsi="Arial" w:cs="Arial"/>
          <w:lang w:val="en-US"/>
        </w:rPr>
        <w:t xml:space="preserve"> could lead to </w:t>
      </w:r>
      <w:commentRangeStart w:id="57"/>
      <w:r w:rsidR="00E83777">
        <w:rPr>
          <w:rFonts w:ascii="Arial" w:hAnsi="Arial" w:cs="Arial"/>
          <w:lang w:val="en-US"/>
        </w:rPr>
        <w:t xml:space="preserve">a </w:t>
      </w:r>
      <w:r w:rsidR="000B7346" w:rsidRPr="007F05C5">
        <w:rPr>
          <w:rFonts w:ascii="Arial" w:hAnsi="Arial" w:cs="Arial"/>
          <w:lang w:val="en-US"/>
        </w:rPr>
        <w:t xml:space="preserve">different outcome of environmental sorting </w:t>
      </w:r>
      <w:commentRangeEnd w:id="57"/>
      <w:r w:rsidR="00EA134D">
        <w:rPr>
          <w:rStyle w:val="CommentReference"/>
          <w:rFonts w:asciiTheme="minorHAnsi" w:eastAsiaTheme="minorHAnsi" w:hAnsiTheme="minorHAnsi" w:cstheme="minorBidi"/>
          <w:lang w:eastAsia="en-US"/>
        </w:rPr>
        <w:commentReference w:id="57"/>
      </w:r>
      <w:r w:rsidR="000B7346" w:rsidRPr="007F05C5">
        <w:rPr>
          <w:rFonts w:ascii="Arial" w:hAnsi="Arial" w:cs="Arial"/>
          <w:lang w:val="en-US"/>
        </w:rPr>
        <w:t xml:space="preserve">by </w:t>
      </w:r>
      <w:r w:rsidR="00E83777">
        <w:rPr>
          <w:rFonts w:ascii="Arial" w:hAnsi="Arial" w:cs="Arial"/>
          <w:lang w:val="en-US"/>
        </w:rPr>
        <w:t xml:space="preserve">the </w:t>
      </w:r>
      <w:r w:rsidR="000B7346" w:rsidRPr="007F05C5">
        <w:rPr>
          <w:rFonts w:ascii="Arial" w:hAnsi="Arial" w:cs="Arial"/>
          <w:lang w:val="en-US"/>
        </w:rPr>
        <w:t xml:space="preserve">high temperature </w:t>
      </w:r>
      <w:del w:id="58" w:author="Owen Lewis" w:date="2021-08-19T17:47:00Z">
        <w:r w:rsidR="000B7346" w:rsidRPr="007F05C5" w:rsidDel="003C1F13">
          <w:rPr>
            <w:rFonts w:ascii="Arial" w:hAnsi="Arial" w:cs="Arial"/>
            <w:lang w:val="en-US"/>
          </w:rPr>
          <w:delText xml:space="preserve">at </w:delText>
        </w:r>
      </w:del>
      <w:ins w:id="59" w:author="Owen Lewis" w:date="2021-08-19T17:47:00Z">
        <w:r w:rsidR="003C1F13">
          <w:rPr>
            <w:rFonts w:ascii="Arial" w:hAnsi="Arial" w:cs="Arial"/>
            <w:lang w:val="en-US"/>
          </w:rPr>
          <w:t>in</w:t>
        </w:r>
        <w:r w:rsidR="003C1F13" w:rsidRPr="007F05C5">
          <w:rPr>
            <w:rFonts w:ascii="Arial" w:hAnsi="Arial" w:cs="Arial"/>
            <w:lang w:val="en-US"/>
          </w:rPr>
          <w:t xml:space="preserve"> </w:t>
        </w:r>
      </w:ins>
      <w:r w:rsidR="000B7346" w:rsidRPr="007F05C5">
        <w:rPr>
          <w:rFonts w:ascii="Arial" w:hAnsi="Arial" w:cs="Arial"/>
          <w:lang w:val="en-US"/>
        </w:rPr>
        <w:t>tropical lowland</w:t>
      </w:r>
      <w:r w:rsidR="00475C40">
        <w:rPr>
          <w:rFonts w:ascii="Arial" w:hAnsi="Arial" w:cs="Arial"/>
          <w:lang w:val="en-US"/>
        </w:rPr>
        <w:t>s</w:t>
      </w:r>
      <w:r w:rsidR="000B7346" w:rsidRPr="007F05C5">
        <w:rPr>
          <w:rFonts w:ascii="Arial" w:hAnsi="Arial" w:cs="Arial"/>
          <w:lang w:val="en-US"/>
        </w:rPr>
        <w:t xml:space="preserve">. In contrast, </w:t>
      </w:r>
      <w:ins w:id="60" w:author="Owen Lewis" w:date="2021-08-20T09:35:00Z">
        <w:r w:rsidR="00EE4B5A">
          <w:rPr>
            <w:rFonts w:ascii="Arial" w:hAnsi="Arial" w:cs="Arial"/>
            <w:lang w:val="en-US"/>
          </w:rPr>
          <w:t xml:space="preserve">our results indicate that </w:t>
        </w:r>
      </w:ins>
      <w:r w:rsidR="000B7346" w:rsidRPr="007F05C5">
        <w:rPr>
          <w:rFonts w:ascii="Arial" w:hAnsi="Arial" w:cs="Arial"/>
          <w:lang w:val="en-US"/>
        </w:rPr>
        <w:t>upland community composition is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n cold tolerance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w:t>
      </w:r>
      <w:del w:id="61" w:author="Owen Lewis" w:date="2021-08-20T09:33:00Z">
        <w:r w:rsidR="000B7346" w:rsidDel="009118C8">
          <w:rPr>
            <w:rFonts w:ascii="Arial" w:hAnsi="Arial" w:cs="Arial"/>
            <w:lang w:val="en-US"/>
          </w:rPr>
          <w:delText xml:space="preserve">relationships </w:delText>
        </w:r>
      </w:del>
      <w:ins w:id="62" w:author="Owen Lewis" w:date="2021-08-20T09:33:00Z">
        <w:r w:rsidR="009118C8">
          <w:rPr>
            <w:rFonts w:ascii="Arial" w:hAnsi="Arial" w:cs="Arial"/>
            <w:lang w:val="en-US"/>
          </w:rPr>
          <w:t>role of</w:t>
        </w:r>
      </w:ins>
      <w:del w:id="63" w:author="Owen Lewis" w:date="2021-08-20T09:33:00Z">
        <w:r w:rsidR="000B7346" w:rsidDel="009118C8">
          <w:rPr>
            <w:rFonts w:ascii="Arial" w:hAnsi="Arial" w:cs="Arial"/>
            <w:lang w:val="en-US"/>
          </w:rPr>
          <w:delText>between</w:delText>
        </w:r>
      </w:del>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del w:id="64" w:author="Owen Lewis" w:date="2021-08-20T09:32:00Z">
        <w:r w:rsidR="000B7346" w:rsidRPr="007F05C5" w:rsidDel="009118C8">
          <w:rPr>
            <w:rFonts w:ascii="Arial" w:hAnsi="Arial" w:cs="Arial"/>
            <w:lang w:val="en-US"/>
          </w:rPr>
          <w:delText xml:space="preserve">imply </w:delText>
        </w:r>
      </w:del>
      <w:ins w:id="65" w:author="Owen Lewis" w:date="2021-08-20T09:32:00Z">
        <w:r w:rsidR="009118C8">
          <w:rPr>
            <w:rFonts w:ascii="Arial" w:hAnsi="Arial" w:cs="Arial"/>
            <w:lang w:val="en-US"/>
          </w:rPr>
          <w:t xml:space="preserve">indicate that there </w:t>
        </w:r>
      </w:ins>
      <w:del w:id="66" w:author="Owen Lewis" w:date="2021-08-20T09:33:00Z">
        <w:r w:rsidR="000B7346" w:rsidRPr="007F05C5" w:rsidDel="009118C8">
          <w:rPr>
            <w:rFonts w:ascii="Arial" w:hAnsi="Arial" w:cs="Arial"/>
            <w:lang w:val="en-US"/>
          </w:rPr>
          <w:delText xml:space="preserve">the vulnerability of </w:delText>
        </w:r>
      </w:del>
      <w:r w:rsidR="000B7346" w:rsidRPr="007F05C5">
        <w:rPr>
          <w:rFonts w:ascii="Arial" w:hAnsi="Arial" w:cs="Arial"/>
          <w:lang w:val="en-US"/>
        </w:rPr>
        <w:t>tropical insect</w:t>
      </w:r>
      <w:r w:rsidR="00790963">
        <w:rPr>
          <w:rFonts w:ascii="Arial" w:hAnsi="Arial" w:cs="Arial"/>
          <w:lang w:val="en-US"/>
        </w:rPr>
        <w:t>s</w:t>
      </w:r>
      <w:ins w:id="67" w:author="Owen Lewis" w:date="2021-08-20T09:33:00Z">
        <w:r w:rsidR="009118C8">
          <w:rPr>
            <w:rFonts w:ascii="Arial" w:hAnsi="Arial" w:cs="Arial"/>
            <w:lang w:val="en-US"/>
          </w:rPr>
          <w:t xml:space="preserve"> may be vulnerable</w:t>
        </w:r>
      </w:ins>
      <w:r w:rsidR="000B7346" w:rsidRPr="007F05C5">
        <w:rPr>
          <w:rFonts w:ascii="Arial" w:hAnsi="Arial" w:cs="Arial"/>
          <w:lang w:val="en-US"/>
        </w:rPr>
        <w:t xml:space="preserve"> </w:t>
      </w:r>
      <w:ins w:id="68" w:author="Owen Lewis" w:date="2021-08-20T09:33:00Z">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future warming</w:t>
        </w:r>
        <w:r w:rsidR="009118C8" w:rsidRPr="007F05C5">
          <w:rPr>
            <w:rFonts w:ascii="Arial" w:hAnsi="Arial" w:cs="Arial"/>
            <w:lang w:val="en-US"/>
          </w:rPr>
          <w:t xml:space="preserve"> </w:t>
        </w:r>
      </w:ins>
      <w:del w:id="69" w:author="Owen Lewis" w:date="2021-08-20T09:34:00Z">
        <w:r w:rsidR="000B7346" w:rsidRPr="007F05C5" w:rsidDel="00264929">
          <w:rPr>
            <w:rFonts w:ascii="Arial" w:hAnsi="Arial" w:cs="Arial"/>
            <w:lang w:val="en-US"/>
          </w:rPr>
          <w:delText>along the whole elevation</w:delText>
        </w:r>
      </w:del>
      <w:ins w:id="70" w:author="Owen Lewis" w:date="2021-08-20T09:34:00Z">
        <w:r w:rsidR="00264929">
          <w:rPr>
            <w:rFonts w:ascii="Arial" w:hAnsi="Arial" w:cs="Arial"/>
            <w:lang w:val="en-US"/>
          </w:rPr>
          <w:t>wherever their distributions lie along elevational and other temperature</w:t>
        </w:r>
      </w:ins>
      <w:r w:rsidR="000B7346" w:rsidRPr="007F05C5">
        <w:rPr>
          <w:rFonts w:ascii="Arial" w:hAnsi="Arial" w:cs="Arial"/>
          <w:lang w:val="en-US"/>
        </w:rPr>
        <w:t xml:space="preserve"> gradient</w:t>
      </w:r>
      <w:ins w:id="71" w:author="Owen Lewis" w:date="2021-08-20T09:34:00Z">
        <w:r w:rsidR="00264929">
          <w:rPr>
            <w:rFonts w:ascii="Arial" w:hAnsi="Arial" w:cs="Arial"/>
            <w:lang w:val="en-US"/>
          </w:rPr>
          <w:t>s</w:t>
        </w:r>
      </w:ins>
      <w:del w:id="72" w:author="Owen Lewis" w:date="2021-08-20T09:33:00Z">
        <w:r w:rsidR="000B7346" w:rsidRPr="007F05C5" w:rsidDel="009118C8">
          <w:rPr>
            <w:rFonts w:ascii="Arial" w:hAnsi="Arial" w:cs="Arial"/>
            <w:lang w:val="en-US"/>
          </w:rPr>
          <w:delText xml:space="preserve"> to</w:delText>
        </w:r>
        <w:r w:rsidR="00E83777" w:rsidDel="009118C8">
          <w:rPr>
            <w:rFonts w:ascii="Arial" w:hAnsi="Arial" w:cs="Arial"/>
            <w:lang w:val="en-US"/>
          </w:rPr>
          <w:delText xml:space="preserve"> </w:delText>
        </w:r>
        <w:r w:rsidR="000B7346" w:rsidRPr="007F05C5" w:rsidDel="009118C8">
          <w:rPr>
            <w:rFonts w:ascii="Arial" w:hAnsi="Arial" w:cs="Arial"/>
            <w:lang w:val="en-US"/>
          </w:rPr>
          <w:delText>future warming</w:delText>
        </w:r>
      </w:del>
      <w:r w:rsidR="000B7346" w:rsidRPr="007F05C5">
        <w:rPr>
          <w:rFonts w:ascii="Arial" w:hAnsi="Arial" w:cs="Arial"/>
          <w:lang w:val="en-US"/>
        </w:rPr>
        <w:t>.</w:t>
      </w:r>
    </w:p>
    <w:p w14:paraId="01DF9FB4" w14:textId="77777777" w:rsidR="002C44C1" w:rsidRPr="007F05C5" w:rsidRDefault="002C44C1">
      <w:pPr>
        <w:rPr>
          <w:rFonts w:ascii="Arial" w:hAnsi="Arial" w:cs="Arial"/>
          <w:lang w:val="en-US"/>
        </w:rPr>
      </w:pPr>
    </w:p>
    <w:p w14:paraId="002437D3" w14:textId="19977404" w:rsidR="00344335" w:rsidRPr="007F05C5" w:rsidRDefault="00344335" w:rsidP="00FD2D1D">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426F96">
      <w:pPr>
        <w:rPr>
          <w:rFonts w:ascii="Arial" w:hAnsi="Arial" w:cs="Arial"/>
          <w:lang w:val="en-US"/>
        </w:rPr>
      </w:pPr>
      <w:r w:rsidRPr="007F05C5">
        <w:rPr>
          <w:rFonts w:ascii="Arial" w:hAnsi="Arial" w:cs="Arial"/>
          <w:b/>
          <w:bCs/>
          <w:lang w:val="en-US"/>
        </w:rPr>
        <w:t>Introduction</w:t>
      </w:r>
    </w:p>
    <w:p w14:paraId="3F27C63C" w14:textId="02F9AFC8" w:rsidR="00142F4D" w:rsidRPr="00781AAF" w:rsidRDefault="00682E64" w:rsidP="003B3F78">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w:t>
      </w:r>
      <w:proofErr w:type="spellStart"/>
      <w:r w:rsidRPr="007F05C5">
        <w:rPr>
          <w:rFonts w:ascii="Arial" w:hAnsi="Arial" w:cs="Arial"/>
          <w:lang w:val="en-US"/>
        </w:rPr>
        <w:t>behavio</w:t>
      </w:r>
      <w:r w:rsidR="00313720">
        <w:rPr>
          <w:rFonts w:ascii="Arial" w:hAnsi="Arial" w:cs="Arial"/>
          <w:lang w:val="en-US"/>
        </w:rPr>
        <w:t>u</w:t>
      </w:r>
      <w:r w:rsidRPr="007F05C5">
        <w:rPr>
          <w:rFonts w:ascii="Arial" w:hAnsi="Arial" w:cs="Arial"/>
          <w:lang w:val="en-US"/>
        </w:rPr>
        <w:t>r</w:t>
      </w:r>
      <w:proofErr w:type="spellEnd"/>
      <w:r w:rsidRPr="007F05C5">
        <w:rPr>
          <w:rFonts w:ascii="Arial" w:hAnsi="Arial" w:cs="Arial"/>
          <w:lang w:val="en-US"/>
        </w:rPr>
        <w:t xml:space="preserve">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ins w:id="73" w:author="Owen Lewis" w:date="2021-08-19T17:48:00Z">
        <w:r w:rsidR="0021652C">
          <w:rPr>
            <w:rFonts w:ascii="Arial" w:hAnsi="Arial" w:cs="Arial"/>
            <w:lang w:val="en-US"/>
          </w:rPr>
          <w:t xml:space="preserve">such as competitors and predators </w:t>
        </w:r>
      </w:ins>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del w:id="74" w:author="Owen Lewis" w:date="2021-08-19T18:22:00Z">
        <w:r w:rsidR="00FD58E3" w:rsidRPr="007F05C5" w:rsidDel="00A73FFD">
          <w:rPr>
            <w:rFonts w:ascii="Arial" w:hAnsi="Arial" w:cs="Arial"/>
            <w:lang w:val="en-US"/>
          </w:rPr>
          <w:delText xml:space="preserve">Documented </w:delText>
        </w:r>
      </w:del>
      <w:ins w:id="75" w:author="Owen Lewis" w:date="2021-08-19T18:22:00Z">
        <w:r w:rsidR="00A73FFD">
          <w:rPr>
            <w:rFonts w:ascii="Arial" w:hAnsi="Arial" w:cs="Arial"/>
            <w:lang w:val="en-US"/>
          </w:rPr>
          <w:t>C</w:t>
        </w:r>
      </w:ins>
      <w:del w:id="76" w:author="Owen Lewis" w:date="2021-08-19T18:22:00Z">
        <w:r w:rsidR="00142F4D" w:rsidRPr="007F05C5" w:rsidDel="00A73FFD">
          <w:rPr>
            <w:rFonts w:ascii="Arial" w:hAnsi="Arial" w:cs="Arial"/>
            <w:lang w:val="en-US"/>
          </w:rPr>
          <w:delText>ch</w:delText>
        </w:r>
      </w:del>
      <w:ins w:id="77" w:author="Owen Lewis" w:date="2021-08-19T18:22:00Z">
        <w:r w:rsidR="00A73FFD">
          <w:rPr>
            <w:rFonts w:ascii="Arial" w:hAnsi="Arial" w:cs="Arial"/>
            <w:lang w:val="en-US"/>
          </w:rPr>
          <w:t>h</w:t>
        </w:r>
      </w:ins>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ins w:id="78" w:author="Owen Lewis" w:date="2021-08-19T18:22:00Z">
        <w:r w:rsidR="00AD79E1">
          <w:rPr>
            <w:rFonts w:ascii="Arial" w:hAnsi="Arial" w:cs="Arial"/>
            <w:lang w:val="en-US"/>
          </w:rPr>
          <w:t xml:space="preserve">species </w:t>
        </w:r>
      </w:ins>
      <w:r w:rsidR="00142F4D" w:rsidRPr="007F05C5">
        <w:rPr>
          <w:rFonts w:ascii="Arial" w:hAnsi="Arial" w:cs="Arial"/>
          <w:lang w:val="en-US"/>
        </w:rPr>
        <w:t>composition and phenology</w:t>
      </w:r>
      <w:r w:rsidR="00CA114D" w:rsidRPr="007F05C5">
        <w:rPr>
          <w:rFonts w:ascii="Arial" w:hAnsi="Arial" w:cs="Arial"/>
          <w:lang w:val="en-US"/>
        </w:rPr>
        <w:t xml:space="preserve"> </w:t>
      </w:r>
      <w:del w:id="79" w:author="Owen Lewis" w:date="2021-08-19T18:22:00Z">
        <w:r w:rsidR="00CA114D" w:rsidRPr="007F05C5" w:rsidDel="00AD79E1">
          <w:rPr>
            <w:rFonts w:ascii="Arial" w:hAnsi="Arial" w:cs="Arial"/>
            <w:lang w:val="en-US"/>
          </w:rPr>
          <w:delText>have</w:delText>
        </w:r>
        <w:r w:rsidR="00142F4D" w:rsidRPr="007F05C5" w:rsidDel="00AD79E1">
          <w:rPr>
            <w:rFonts w:ascii="Arial" w:hAnsi="Arial" w:cs="Arial"/>
            <w:lang w:val="en-US"/>
          </w:rPr>
          <w:delText xml:space="preserve"> </w:delText>
        </w:r>
      </w:del>
      <w:ins w:id="80" w:author="Owen Lewis" w:date="2021-08-19T18:22:00Z">
        <w:r w:rsidR="00AD79E1">
          <w:rPr>
            <w:rFonts w:ascii="Arial" w:hAnsi="Arial" w:cs="Arial"/>
            <w:lang w:val="en-US"/>
          </w:rPr>
          <w:t>can have</w:t>
        </w:r>
        <w:r w:rsidR="00AD79E1" w:rsidRPr="007F05C5">
          <w:rPr>
            <w:rFonts w:ascii="Arial" w:hAnsi="Arial" w:cs="Arial"/>
            <w:lang w:val="en-US"/>
          </w:rPr>
          <w:t xml:space="preserve"> </w:t>
        </w:r>
      </w:ins>
      <w:del w:id="81" w:author="Owen Lewis" w:date="2021-08-19T18:23:00Z">
        <w:r w:rsidR="00BC7557" w:rsidDel="00AD79E1">
          <w:rPr>
            <w:rFonts w:ascii="Arial" w:hAnsi="Arial" w:cs="Arial"/>
            <w:lang w:val="en-US"/>
          </w:rPr>
          <w:delText xml:space="preserve">led </w:delText>
        </w:r>
      </w:del>
      <w:del w:id="82" w:author="Owen Lewis" w:date="2021-08-19T18:22:00Z">
        <w:r w:rsidR="00BC7557" w:rsidDel="00AD79E1">
          <w:rPr>
            <w:rFonts w:ascii="Arial" w:hAnsi="Arial" w:cs="Arial"/>
            <w:lang w:val="en-US"/>
          </w:rPr>
          <w:delText>to</w:delText>
        </w:r>
        <w:r w:rsidR="00142F4D" w:rsidRPr="007F05C5" w:rsidDel="00AD79E1">
          <w:rPr>
            <w:rFonts w:ascii="Arial" w:hAnsi="Arial" w:cs="Arial"/>
            <w:lang w:val="en-US"/>
          </w:rPr>
          <w:delText xml:space="preserve"> </w:delText>
        </w:r>
      </w:del>
      <w:r w:rsidR="00142F4D" w:rsidRPr="007F05C5">
        <w:rPr>
          <w:rFonts w:ascii="Arial" w:hAnsi="Arial" w:cs="Arial"/>
          <w:lang w:val="en-US"/>
        </w:rPr>
        <w:t xml:space="preserve">direct environmental and economic </w:t>
      </w:r>
      <w:del w:id="83" w:author="Owen Lewis" w:date="2021-08-19T18:23:00Z">
        <w:r w:rsidR="00142F4D" w:rsidRPr="007F05C5" w:rsidDel="00AD79E1">
          <w:rPr>
            <w:rFonts w:ascii="Arial" w:hAnsi="Arial" w:cs="Arial"/>
            <w:lang w:val="en-US"/>
          </w:rPr>
          <w:delText xml:space="preserve">threats </w:delText>
        </w:r>
      </w:del>
      <w:ins w:id="84" w:author="Owen Lewis" w:date="2021-08-19T18:23:00Z">
        <w:r w:rsidR="00AD79E1">
          <w:rPr>
            <w:rFonts w:ascii="Arial" w:hAnsi="Arial" w:cs="Arial"/>
            <w:lang w:val="en-US"/>
          </w:rPr>
          <w:t>consequences</w:t>
        </w:r>
        <w:r w:rsidR="00AD79E1" w:rsidRPr="007F05C5">
          <w:rPr>
            <w:rFonts w:ascii="Arial" w:hAnsi="Arial" w:cs="Arial"/>
            <w:lang w:val="en-US"/>
          </w:rPr>
          <w:t xml:space="preserve"> </w:t>
        </w:r>
      </w:ins>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2A29CFE3" w:rsidR="008A7FDA" w:rsidRPr="007F05C5" w:rsidRDefault="000B631D" w:rsidP="00784456">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 The impact</w:t>
      </w:r>
      <w:r w:rsidR="00C51F14" w:rsidRPr="007F05C5">
        <w:rPr>
          <w:rFonts w:ascii="Arial" w:hAnsi="Arial" w:cs="Arial"/>
          <w:lang w:val="en-US"/>
        </w:rPr>
        <w:t xml:space="preserve"> of warming </w:t>
      </w:r>
      <w:r w:rsidR="00C8579A">
        <w:rPr>
          <w:rFonts w:ascii="Arial" w:hAnsi="Arial" w:cs="Arial"/>
          <w:lang w:val="en-US"/>
        </w:rPr>
        <w:t>on</w:t>
      </w:r>
      <w:r w:rsidR="00C51F14" w:rsidRPr="007F05C5">
        <w:rPr>
          <w:rFonts w:ascii="Arial" w:hAnsi="Arial" w:cs="Arial"/>
          <w:lang w:val="en-US"/>
        </w:rPr>
        <w:t xml:space="preserve"> tropical species is still much debated</w:t>
      </w:r>
      <w:r w:rsidR="003F0476" w:rsidRPr="007F05C5">
        <w:rPr>
          <w:rFonts w:ascii="Arial" w:hAnsi="Arial" w:cs="Arial"/>
          <w:lang w:val="en-US"/>
        </w:rPr>
        <w:t xml:space="preserve">, </w:t>
      </w:r>
      <w:commentRangeStart w:id="85"/>
      <w:r w:rsidR="003F0476" w:rsidRPr="007F05C5">
        <w:rPr>
          <w:rFonts w:ascii="Arial" w:hAnsi="Arial" w:cs="Arial"/>
          <w:lang w:val="en-US"/>
        </w:rPr>
        <w:t>from least to most concern among major biota</w:t>
      </w:r>
      <w:r w:rsidR="00983024" w:rsidRPr="007F05C5">
        <w:rPr>
          <w:rFonts w:ascii="Arial" w:hAnsi="Arial" w:cs="Arial"/>
          <w:lang w:val="en-US"/>
        </w:rPr>
        <w:t>s</w:t>
      </w:r>
      <w:r w:rsidR="000B194D" w:rsidRPr="007F05C5">
        <w:rPr>
          <w:rFonts w:ascii="Arial" w:hAnsi="Arial" w:cs="Arial"/>
          <w:lang w:val="en-US"/>
        </w:rPr>
        <w:t xml:space="preserve"> </w:t>
      </w:r>
      <w:commentRangeEnd w:id="85"/>
      <w:r w:rsidR="007F28F9">
        <w:rPr>
          <w:rStyle w:val="CommentReference"/>
          <w:rFonts w:asciiTheme="minorHAnsi" w:eastAsiaTheme="minorHAnsi" w:hAnsiTheme="minorHAnsi" w:cstheme="minorBidi"/>
          <w:lang w:eastAsia="en-US"/>
        </w:rPr>
        <w:commentReference w:id="85"/>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DB25CE">
        <w:rPr>
          <w:rFonts w:ascii="Arial" w:hAnsi="Arial" w:cs="Arial"/>
          <w:lang w:val="en-US"/>
        </w:rPr>
        <w:t>generally</w:t>
      </w:r>
      <w:r w:rsidR="008A7FDA" w:rsidRPr="007F05C5">
        <w:rPr>
          <w:rFonts w:ascii="Arial" w:hAnsi="Arial" w:cs="Arial"/>
          <w:lang w:val="en-US"/>
        </w:rPr>
        <w:t xml:space="preserve"> </w:t>
      </w:r>
      <w:del w:id="86" w:author="Owen Lewis" w:date="2021-08-19T18:24:00Z">
        <w:r w:rsidR="00C8579A" w:rsidDel="005475D6">
          <w:rPr>
            <w:rFonts w:ascii="Arial" w:hAnsi="Arial" w:cs="Arial"/>
            <w:lang w:val="en-US"/>
          </w:rPr>
          <w:delText xml:space="preserve">a </w:delText>
        </w:r>
        <w:r w:rsidR="00790D7D" w:rsidRPr="007F05C5" w:rsidDel="005475D6">
          <w:rPr>
            <w:rFonts w:ascii="Arial" w:hAnsi="Arial" w:cs="Arial"/>
            <w:lang w:val="en-US"/>
          </w:rPr>
          <w:delText>have</w:delText>
        </w:r>
      </w:del>
      <w:ins w:id="87" w:author="Owen Lewis" w:date="2021-08-19T18:24:00Z">
        <w:r w:rsidR="005475D6">
          <w:rPr>
            <w:rFonts w:ascii="Arial" w:hAnsi="Arial" w:cs="Arial"/>
            <w:lang w:val="en-US"/>
          </w:rPr>
          <w:t>occur within a</w:t>
        </w:r>
      </w:ins>
      <w:r w:rsidR="008A7FDA" w:rsidRPr="007F05C5">
        <w:rPr>
          <w:rFonts w:ascii="Arial" w:hAnsi="Arial" w:cs="Arial"/>
          <w:lang w:val="en-US"/>
        </w:rPr>
        <w:t xml:space="preserve"> narrower </w:t>
      </w:r>
      <w:ins w:id="88" w:author="Owen Lewis" w:date="2021-08-19T18:24:00Z">
        <w:r w:rsidR="005475D6">
          <w:rPr>
            <w:rFonts w:ascii="Arial" w:hAnsi="Arial" w:cs="Arial"/>
            <w:lang w:val="en-US"/>
          </w:rPr>
          <w:t xml:space="preserve">thermal </w:t>
        </w:r>
      </w:ins>
      <w:r w:rsidR="008A7FDA" w:rsidRPr="007F05C5">
        <w:rPr>
          <w:rFonts w:ascii="Arial" w:hAnsi="Arial" w:cs="Arial"/>
          <w:lang w:val="en-US"/>
        </w:rPr>
        <w:t xml:space="preserve">range than temperate </w:t>
      </w:r>
      <w:r w:rsidR="00790D7D" w:rsidRPr="007F05C5">
        <w:rPr>
          <w:rFonts w:ascii="Arial" w:hAnsi="Arial" w:cs="Arial"/>
          <w:lang w:val="en-US"/>
        </w:rPr>
        <w:t>species</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0B194D"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4F5042" w:rsidRPr="007F05C5">
        <w:rPr>
          <w:rFonts w:ascii="Arial" w:hAnsi="Arial" w:cs="Arial"/>
          <w:lang w:val="en-US"/>
        </w:rPr>
        <w:fldChar w:fldCharType="separate"/>
      </w:r>
      <w:r w:rsidR="004F5042" w:rsidRPr="007F05C5">
        <w:rPr>
          <w:rFonts w:ascii="Arial" w:hAnsi="Arial" w:cs="Arial"/>
          <w:noProof/>
          <w:lang w:val="en-US"/>
        </w:rPr>
        <w:t>(Khaliq et al. 2014)</w:t>
      </w:r>
      <w:r w:rsidR="004F5042" w:rsidRPr="007F05C5">
        <w:rPr>
          <w:rFonts w:ascii="Arial" w:hAnsi="Arial" w:cs="Arial"/>
          <w:lang w:val="en-US"/>
        </w:rPr>
        <w:fldChar w:fldCharType="end"/>
      </w:r>
      <w:r w:rsidR="00790D7D" w:rsidRPr="007F05C5">
        <w:rPr>
          <w:rFonts w:ascii="Arial" w:hAnsi="Arial" w:cs="Arial"/>
          <w:lang w:val="en-US"/>
        </w:rPr>
        <w:t xml:space="preserve"> </w:t>
      </w:r>
      <w:r w:rsidR="008A7FDA" w:rsidRPr="007F05C5">
        <w:rPr>
          <w:rFonts w:ascii="Arial" w:hAnsi="Arial" w:cs="Arial"/>
          <w:lang w:val="en-US"/>
        </w:rPr>
        <w:t xml:space="preserve">and </w:t>
      </w:r>
      <w:r w:rsidR="00EE183E">
        <w:rPr>
          <w:rFonts w:ascii="Arial" w:hAnsi="Arial" w:cs="Arial"/>
          <w:lang w:val="en-US"/>
        </w:rPr>
        <w:t>live</w:t>
      </w:r>
      <w:r w:rsidR="0026735A" w:rsidRPr="007F05C5">
        <w:rPr>
          <w:rFonts w:ascii="Arial" w:hAnsi="Arial" w:cs="Arial"/>
          <w:lang w:val="en-US"/>
        </w:rPr>
        <w:t xml:space="preserve"> near</w:t>
      </w:r>
      <w:r w:rsidR="008C278F">
        <w:rPr>
          <w:rFonts w:ascii="Arial" w:hAnsi="Arial" w:cs="Arial"/>
          <w:lang w:val="en-US"/>
        </w:rPr>
        <w:t xml:space="preserve"> to</w:t>
      </w:r>
      <w:r w:rsidR="0026735A" w:rsidRPr="007F05C5">
        <w:rPr>
          <w:rFonts w:ascii="Arial" w:hAnsi="Arial" w:cs="Arial"/>
          <w:lang w:val="en-US"/>
        </w:rPr>
        <w:t xml:space="preserve"> their upper thermal limits </w:t>
      </w:r>
      <w:r w:rsidR="000C3659" w:rsidRPr="007F05C5">
        <w:rPr>
          <w:rFonts w:ascii="Arial" w:hAnsi="Arial" w:cs="Arial"/>
          <w:lang w:val="en-US"/>
        </w:rPr>
        <w:fldChar w:fldCharType="begin" w:fldLock="1"/>
      </w:r>
      <w:r w:rsidR="00B308D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0C3659" w:rsidRPr="007F05C5">
        <w:rPr>
          <w:rFonts w:ascii="Arial" w:hAnsi="Arial" w:cs="Arial"/>
          <w:lang w:val="en-US"/>
        </w:rPr>
        <w:fldChar w:fldCharType="separate"/>
      </w:r>
      <w:r w:rsidR="00BB52D4" w:rsidRPr="00BB52D4">
        <w:rPr>
          <w:rFonts w:ascii="Arial" w:hAnsi="Arial" w:cs="Arial"/>
          <w:noProof/>
          <w:lang w:val="en-US"/>
        </w:rPr>
        <w:t>(Deutsch et al. 2008; Diamond et al. 2012; Huey et al. 2009)</w:t>
      </w:r>
      <w:r w:rsidR="000C3659" w:rsidRPr="007F05C5">
        <w:rPr>
          <w:rFonts w:ascii="Arial" w:hAnsi="Arial" w:cs="Arial"/>
          <w:lang w:val="en-US"/>
        </w:rPr>
        <w:fldChar w:fldCharType="end"/>
      </w:r>
      <w:r w:rsidR="0026735A" w:rsidRPr="007F05C5">
        <w:rPr>
          <w:rFonts w:ascii="Arial" w:hAnsi="Arial" w:cs="Arial"/>
          <w:lang w:val="en-US"/>
        </w:rPr>
        <w:t>. Tropical species are t</w:t>
      </w:r>
      <w:r w:rsidR="00EE183E">
        <w:rPr>
          <w:rFonts w:ascii="Arial" w:hAnsi="Arial" w:cs="Arial"/>
          <w:lang w:val="en-US"/>
        </w:rPr>
        <w:t>herefore</w:t>
      </w:r>
      <w:r w:rsidR="0026735A" w:rsidRPr="007F05C5">
        <w:rPr>
          <w:rFonts w:ascii="Arial" w:hAnsi="Arial" w:cs="Arial"/>
          <w:lang w:val="en-US"/>
        </w:rPr>
        <w:t xml:space="preserve"> predicted to face particular difficulty to tolerate</w:t>
      </w:r>
      <w:r w:rsidR="004F5042" w:rsidRPr="007F05C5">
        <w:rPr>
          <w:rFonts w:ascii="Arial" w:hAnsi="Arial" w:cs="Arial"/>
          <w:lang w:val="en-US"/>
        </w:rPr>
        <w:t xml:space="preserve"> or adapt to</w:t>
      </w:r>
      <w:r w:rsidR="0026735A" w:rsidRPr="007F05C5">
        <w:rPr>
          <w:rFonts w:ascii="Arial" w:hAnsi="Arial" w:cs="Arial"/>
          <w:lang w:val="en-US"/>
        </w:rPr>
        <w:t xml:space="preserve"> the projected warming </w:t>
      </w:r>
      <w:del w:id="89" w:author="Owen Lewis" w:date="2021-08-19T18:25:00Z">
        <w:r w:rsidR="0026735A" w:rsidRPr="007F05C5" w:rsidDel="005475D6">
          <w:rPr>
            <w:rFonts w:ascii="Arial" w:hAnsi="Arial" w:cs="Arial"/>
            <w:lang w:val="en-US"/>
          </w:rPr>
          <w:delText>in their current location</w:delText>
        </w:r>
        <w:r w:rsidR="000C3659" w:rsidRPr="007F05C5" w:rsidDel="005475D6">
          <w:rPr>
            <w:rFonts w:ascii="Arial" w:hAnsi="Arial" w:cs="Arial"/>
            <w:lang w:val="en-US"/>
          </w:rPr>
          <w:delText xml:space="preserve"> </w:delText>
        </w:r>
      </w:del>
      <w:r w:rsidR="000C3659" w:rsidRPr="007F05C5">
        <w:rPr>
          <w:rFonts w:ascii="Arial" w:hAnsi="Arial" w:cs="Arial"/>
          <w:lang w:val="en-US"/>
        </w:rPr>
        <w:fldChar w:fldCharType="begin" w:fldLock="1"/>
      </w:r>
      <w:r w:rsidR="00B308D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0C3659" w:rsidRPr="007F05C5">
        <w:rPr>
          <w:rFonts w:ascii="Arial" w:hAnsi="Arial" w:cs="Arial"/>
          <w:lang w:val="en-US"/>
        </w:rPr>
        <w:fldChar w:fldCharType="separate"/>
      </w:r>
      <w:r w:rsidR="00BB52D4" w:rsidRPr="00BB52D4">
        <w:rPr>
          <w:rFonts w:ascii="Arial" w:hAnsi="Arial" w:cs="Arial"/>
          <w:noProof/>
          <w:lang w:val="en-US"/>
        </w:rPr>
        <w:t>(Bonebrake and Deutsch 2012; Deutsch et al. 2008; Kellermann et al. 2012)</w:t>
      </w:r>
      <w:r w:rsidR="000C3659" w:rsidRPr="007F05C5">
        <w:rPr>
          <w:rFonts w:ascii="Arial" w:hAnsi="Arial" w:cs="Arial"/>
          <w:lang w:val="en-US"/>
        </w:rPr>
        <w:fldChar w:fldCharType="end"/>
      </w:r>
      <w:r w:rsidR="0026735A" w:rsidRPr="007F05C5">
        <w:rPr>
          <w:rFonts w:ascii="Arial" w:hAnsi="Arial" w:cs="Arial"/>
          <w:lang w:val="en-US"/>
        </w:rPr>
        <w:t xml:space="preserve">, </w:t>
      </w:r>
      <w:commentRangeStart w:id="90"/>
      <w:r w:rsidR="00CC350F">
        <w:rPr>
          <w:rFonts w:ascii="Arial" w:hAnsi="Arial" w:cs="Arial"/>
          <w:lang w:val="en-US"/>
        </w:rPr>
        <w:t>or</w:t>
      </w:r>
      <w:r w:rsidR="0026735A" w:rsidRPr="007F05C5">
        <w:rPr>
          <w:rFonts w:ascii="Arial" w:hAnsi="Arial" w:cs="Arial"/>
          <w:lang w:val="en-US"/>
        </w:rPr>
        <w:t xml:space="preserve"> to track the </w:t>
      </w:r>
      <w:r w:rsidR="000270BE" w:rsidRPr="007F05C5">
        <w:rPr>
          <w:rFonts w:ascii="Arial" w:hAnsi="Arial" w:cs="Arial"/>
          <w:lang w:val="en-US"/>
        </w:rPr>
        <w:t>relative</w:t>
      </w:r>
      <w:r w:rsidR="00790D7D" w:rsidRPr="007F05C5">
        <w:rPr>
          <w:rFonts w:ascii="Arial" w:hAnsi="Arial" w:cs="Arial"/>
          <w:lang w:val="en-US"/>
        </w:rPr>
        <w:t>ly</w:t>
      </w:r>
      <w:r w:rsidR="007949ED" w:rsidRPr="007F05C5">
        <w:rPr>
          <w:rFonts w:ascii="Arial" w:hAnsi="Arial" w:cs="Arial"/>
          <w:lang w:val="en-US"/>
        </w:rPr>
        <w:t xml:space="preserve"> </w:t>
      </w:r>
      <w:r w:rsidR="000270BE" w:rsidRPr="007F05C5">
        <w:rPr>
          <w:rFonts w:ascii="Arial" w:hAnsi="Arial" w:cs="Arial"/>
          <w:lang w:val="en-US"/>
        </w:rPr>
        <w:t xml:space="preserve">large </w:t>
      </w:r>
      <w:r w:rsidR="00C23D36" w:rsidRPr="007F05C5">
        <w:rPr>
          <w:rFonts w:ascii="Arial" w:hAnsi="Arial" w:cs="Arial"/>
          <w:lang w:val="en-US"/>
        </w:rPr>
        <w:t>shift</w:t>
      </w:r>
      <w:r w:rsidR="0026735A" w:rsidRPr="007F05C5">
        <w:rPr>
          <w:rFonts w:ascii="Arial" w:hAnsi="Arial" w:cs="Arial"/>
          <w:lang w:val="en-US"/>
        </w:rPr>
        <w:t xml:space="preserve"> </w:t>
      </w:r>
      <w:commentRangeEnd w:id="90"/>
      <w:r w:rsidR="00B430DF">
        <w:rPr>
          <w:rStyle w:val="CommentReference"/>
          <w:rFonts w:asciiTheme="minorHAnsi" w:eastAsiaTheme="minorHAnsi" w:hAnsiTheme="minorHAnsi" w:cstheme="minorBidi"/>
          <w:lang w:eastAsia="en-US"/>
        </w:rPr>
        <w:commentReference w:id="90"/>
      </w:r>
      <w:r w:rsidR="0026735A" w:rsidRPr="007F05C5">
        <w:rPr>
          <w:rFonts w:ascii="Arial" w:hAnsi="Arial" w:cs="Arial"/>
          <w:lang w:val="en-US"/>
        </w:rPr>
        <w:t xml:space="preserve">of their “climate envelope”, the projected suitable climate zone that </w:t>
      </w:r>
      <w:r w:rsidR="00C23D36" w:rsidRPr="007F05C5">
        <w:rPr>
          <w:rFonts w:ascii="Arial" w:hAnsi="Arial" w:cs="Arial"/>
          <w:lang w:val="en-US"/>
        </w:rPr>
        <w:t>moves</w:t>
      </w:r>
      <w:r w:rsidR="0026735A" w:rsidRPr="007F05C5">
        <w:rPr>
          <w:rFonts w:ascii="Arial" w:hAnsi="Arial" w:cs="Arial"/>
          <w:lang w:val="en-US"/>
        </w:rPr>
        <w:t xml:space="preserve"> toward higher latitude or </w:t>
      </w:r>
      <w:r w:rsidR="00846F63">
        <w:rPr>
          <w:rFonts w:ascii="Arial" w:hAnsi="Arial" w:cs="Arial"/>
          <w:lang w:val="en-US"/>
        </w:rPr>
        <w:t>elevation</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r w:rsidR="009571CF" w:rsidRPr="007F05C5">
        <w:rPr>
          <w:rFonts w:ascii="Arial" w:hAnsi="Arial" w:cs="Arial"/>
          <w:lang w:val="en-US"/>
        </w:rPr>
        <w:t xml:space="preserve"> </w:t>
      </w:r>
    </w:p>
    <w:p w14:paraId="052A36FE" w14:textId="0558777D" w:rsidR="003948B0" w:rsidRDefault="0013633E" w:rsidP="003D5E57">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del w:id="91" w:author="Owen Lewis" w:date="2021-08-19T22:13:00Z">
        <w:r w:rsidR="005D607A" w:rsidRPr="007F05C5" w:rsidDel="00245BF5">
          <w:rPr>
            <w:rFonts w:ascii="Arial" w:hAnsi="Arial" w:cs="Arial"/>
            <w:lang w:val="en-US"/>
          </w:rPr>
          <w:delText xml:space="preserve">in </w:delText>
        </w:r>
      </w:del>
      <w:ins w:id="92" w:author="Owen Lewis" w:date="2021-08-19T22:13:00Z">
        <w:r w:rsidR="00245BF5">
          <w:rPr>
            <w:rFonts w:ascii="Arial" w:hAnsi="Arial" w:cs="Arial"/>
            <w:lang w:val="en-US"/>
          </w:rPr>
          <w:t>at</w:t>
        </w:r>
        <w:r w:rsidR="00245BF5" w:rsidRPr="007F05C5">
          <w:rPr>
            <w:rFonts w:ascii="Arial" w:hAnsi="Arial" w:cs="Arial"/>
            <w:lang w:val="en-US"/>
          </w:rPr>
          <w:t xml:space="preserve"> </w:t>
        </w:r>
      </w:ins>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w:t>
      </w:r>
      <w:del w:id="93" w:author="Owen Lewis" w:date="2021-08-19T22:13:00Z">
        <w:r w:rsidR="00790D7D" w:rsidRPr="007F05C5" w:rsidDel="00245BF5">
          <w:rPr>
            <w:rFonts w:ascii="Arial" w:hAnsi="Arial" w:cs="Arial"/>
            <w:lang w:val="en-US"/>
          </w:rPr>
          <w:delText xml:space="preserve">the </w:delText>
        </w:r>
      </w:del>
      <w:r w:rsidR="00E64D33" w:rsidRPr="007F05C5">
        <w:rPr>
          <w:rFonts w:ascii="Arial" w:hAnsi="Arial" w:cs="Arial"/>
          <w:lang w:val="en-US"/>
        </w:rPr>
        <w:t>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del w:id="94" w:author="Owen Lewis" w:date="2021-08-19T22:13:00Z">
        <w:r w:rsidR="005D607A" w:rsidRPr="007F05C5" w:rsidDel="00245BF5">
          <w:rPr>
            <w:rFonts w:ascii="Arial" w:hAnsi="Arial" w:cs="Arial"/>
            <w:lang w:val="en-US"/>
          </w:rPr>
          <w:delText xml:space="preserve">with </w:delText>
        </w:r>
      </w:del>
      <w:ins w:id="95" w:author="Owen Lewis" w:date="2021-08-19T22:13:00Z">
        <w:r w:rsidR="00245BF5">
          <w:rPr>
            <w:rFonts w:ascii="Arial" w:hAnsi="Arial" w:cs="Arial"/>
            <w:lang w:val="en-US"/>
          </w:rPr>
          <w:t>to</w:t>
        </w:r>
        <w:r w:rsidR="00245BF5" w:rsidRPr="007F05C5">
          <w:rPr>
            <w:rFonts w:ascii="Arial" w:hAnsi="Arial" w:cs="Arial"/>
            <w:lang w:val="en-US"/>
          </w:rPr>
          <w:t xml:space="preserve"> </w:t>
        </w:r>
      </w:ins>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del w:id="96" w:author="Owen Lewis" w:date="2021-08-19T22:14:00Z">
        <w:r w:rsidR="002C44A3" w:rsidRPr="007F05C5" w:rsidDel="006D3017">
          <w:rPr>
            <w:rFonts w:ascii="Arial" w:hAnsi="Arial" w:cs="Arial"/>
            <w:lang w:val="en-US"/>
          </w:rPr>
          <w:delText xml:space="preserve">and </w:delText>
        </w:r>
      </w:del>
      <w:ins w:id="97" w:author="Owen Lewis" w:date="2021-08-19T22:14:00Z">
        <w:r w:rsidR="006D3017">
          <w:rPr>
            <w:rFonts w:ascii="Arial" w:hAnsi="Arial" w:cs="Arial"/>
            <w:lang w:val="en-US"/>
          </w:rPr>
          <w:t>or</w:t>
        </w:r>
        <w:r w:rsidR="006D3017" w:rsidRPr="007F05C5">
          <w:rPr>
            <w:rFonts w:ascii="Arial" w:hAnsi="Arial" w:cs="Arial"/>
            <w:lang w:val="en-US"/>
          </w:rPr>
          <w:t xml:space="preserve"> </w:t>
        </w:r>
      </w:ins>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ins w:id="98" w:author="Owen Lewis" w:date="2021-08-19T22:14:00Z">
        <w:r w:rsidR="006D3017">
          <w:rPr>
            <w:rFonts w:ascii="Arial" w:hAnsi="Arial" w:cs="Arial"/>
            <w:lang w:val="en-US"/>
          </w:rPr>
          <w:t xml:space="preserve">critical in </w:t>
        </w:r>
      </w:ins>
      <w:r w:rsidR="004C373B" w:rsidRPr="007F05C5">
        <w:rPr>
          <w:rFonts w:ascii="Arial" w:hAnsi="Arial" w:cs="Arial"/>
          <w:lang w:val="en-US"/>
        </w:rPr>
        <w:t>determining</w:t>
      </w:r>
      <w:ins w:id="99" w:author="Owen Lewis" w:date="2021-08-19T22:14:00Z">
        <w:r w:rsidR="006D3017">
          <w:rPr>
            <w:rFonts w:ascii="Arial" w:hAnsi="Arial" w:cs="Arial"/>
            <w:lang w:val="en-US"/>
          </w:rPr>
          <w:t xml:space="preserve"> range limits</w:t>
        </w:r>
      </w:ins>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ins w:id="100" w:author="Owen Lewis" w:date="2021-08-19T22:15:00Z">
        <w:r w:rsidR="00266E82">
          <w:rPr>
            <w:rFonts w:ascii="Arial" w:hAnsi="Arial" w:cs="Arial"/>
            <w:lang w:val="en-US"/>
          </w:rPr>
          <w:t>s</w:t>
        </w:r>
      </w:ins>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del w:id="101" w:author="Owen Lewis" w:date="2021-08-19T22:14:00Z">
        <w:r w:rsidR="00E55F60" w:rsidRPr="007F05C5" w:rsidDel="00266E82">
          <w:rPr>
            <w:rFonts w:ascii="Arial" w:hAnsi="Arial" w:cs="Arial"/>
            <w:lang w:val="en-US"/>
          </w:rPr>
          <w:delText xml:space="preserve">the </w:delText>
        </w:r>
      </w:del>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undermining the gloom</w:t>
      </w:r>
      <w:ins w:id="102" w:author="Owen Lewis" w:date="2021-08-19T22:15:00Z">
        <w:r w:rsidR="00266E82">
          <w:rPr>
            <w:rFonts w:ascii="Arial" w:hAnsi="Arial" w:cs="Arial"/>
            <w:lang w:val="en-US"/>
          </w:rPr>
          <w:t>y</w:t>
        </w:r>
      </w:ins>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 xml:space="preserve">. </w:t>
      </w:r>
    </w:p>
    <w:p w14:paraId="170C1D0F" w14:textId="2845CE16" w:rsidR="00741E47" w:rsidRPr="00A831C3" w:rsidRDefault="00FD36C7" w:rsidP="00741E47">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del w:id="103" w:author="Owen Lewis" w:date="2021-08-19T22:16:00Z">
        <w:r w:rsidR="00104A5C" w:rsidRPr="00A831C3" w:rsidDel="00642958">
          <w:rPr>
            <w:rFonts w:ascii="Arial" w:hAnsi="Arial" w:cs="Arial"/>
            <w:lang w:val="en-US"/>
          </w:rPr>
          <w:delText>of them</w:delText>
        </w:r>
      </w:del>
      <w:ins w:id="104" w:author="Owen Lewis" w:date="2021-08-19T22:16:00Z">
        <w:r w:rsidR="00642958">
          <w:rPr>
            <w:rFonts w:ascii="Arial" w:hAnsi="Arial" w:cs="Arial"/>
            <w:lang w:val="en-US"/>
          </w:rPr>
          <w:t>such studies</w:t>
        </w:r>
      </w:ins>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del w:id="105" w:author="Owen Lewis" w:date="2021-08-19T22:16:00Z">
        <w:r w:rsidR="00BC58C1" w:rsidRPr="00A831C3" w:rsidDel="00642958">
          <w:rPr>
            <w:rFonts w:ascii="Arial" w:hAnsi="Arial" w:cs="Arial"/>
            <w:lang w:val="en-US"/>
          </w:rPr>
          <w:delText xml:space="preserve">in </w:delText>
        </w:r>
      </w:del>
      <w:ins w:id="106" w:author="Owen Lewis" w:date="2021-08-19T22:16:00Z">
        <w:r w:rsidR="00642958">
          <w:rPr>
            <w:rFonts w:ascii="Arial" w:hAnsi="Arial" w:cs="Arial"/>
            <w:lang w:val="en-US"/>
          </w:rPr>
          <w:t>under</w:t>
        </w:r>
        <w:r w:rsidR="00642958" w:rsidRPr="00A831C3">
          <w:rPr>
            <w:rFonts w:ascii="Arial" w:hAnsi="Arial" w:cs="Arial"/>
            <w:lang w:val="en-US"/>
          </w:rPr>
          <w:t xml:space="preserve"> </w:t>
        </w:r>
      </w:ins>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of a particular species may depend on its interacting species’ response to temperature</w:t>
      </w:r>
      <w:r w:rsidR="00D22043">
        <w:rPr>
          <w:rFonts w:ascii="Arial" w:hAnsi="Arial" w:cs="Arial"/>
          <w:lang w:val="en-US"/>
        </w:rPr>
        <w:t xml:space="preserve"> </w:t>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del w:id="107" w:author="Owen Lewis" w:date="2021-08-19T22:16:00Z">
        <w:r w:rsidR="009F45C7" w:rsidRPr="00A831C3" w:rsidDel="00642958">
          <w:rPr>
            <w:rFonts w:ascii="Arial" w:hAnsi="Arial" w:cs="Arial"/>
            <w:lang w:val="en-US"/>
          </w:rPr>
          <w:delText xml:space="preserve">the </w:delText>
        </w:r>
      </w:del>
      <w:ins w:id="108" w:author="Owen Lewis" w:date="2021-08-19T22:16:00Z">
        <w:r w:rsidR="00642958">
          <w:rPr>
            <w:rFonts w:ascii="Arial" w:hAnsi="Arial" w:cs="Arial"/>
            <w:lang w:val="en-US"/>
          </w:rPr>
          <w:t>a</w:t>
        </w:r>
        <w:r w:rsidR="00642958" w:rsidRPr="00A831C3">
          <w:rPr>
            <w:rFonts w:ascii="Arial" w:hAnsi="Arial" w:cs="Arial"/>
            <w:lang w:val="en-US"/>
          </w:rPr>
          <w:t xml:space="preserve"> </w:t>
        </w:r>
      </w:ins>
      <w:r w:rsidR="009F45C7" w:rsidRPr="00A831C3">
        <w:rPr>
          <w:rFonts w:ascii="Arial" w:hAnsi="Arial" w:cs="Arial"/>
          <w:lang w:val="en-US"/>
        </w:rPr>
        <w:t xml:space="preserve">role </w:t>
      </w:r>
      <w:del w:id="109" w:author="Owen Lewis" w:date="2021-08-19T22:16:00Z">
        <w:r w:rsidR="009F45C7" w:rsidRPr="00A831C3" w:rsidDel="00642958">
          <w:rPr>
            <w:rFonts w:ascii="Arial" w:hAnsi="Arial" w:cs="Arial"/>
            <w:lang w:val="en-US"/>
          </w:rPr>
          <w:delText xml:space="preserve">of </w:delText>
        </w:r>
      </w:del>
      <w:ins w:id="110" w:author="Owen Lewis" w:date="2021-08-19T22:16:00Z">
        <w:r w:rsidR="00642958">
          <w:rPr>
            <w:rFonts w:ascii="Arial" w:hAnsi="Arial" w:cs="Arial"/>
            <w:lang w:val="en-US"/>
          </w:rPr>
          <w:t>for</w:t>
        </w:r>
        <w:r w:rsidR="00642958" w:rsidRPr="00A831C3">
          <w:rPr>
            <w:rFonts w:ascii="Arial" w:hAnsi="Arial" w:cs="Arial"/>
            <w:lang w:val="en-US"/>
          </w:rPr>
          <w:t xml:space="preserve"> </w:t>
        </w:r>
      </w:ins>
      <w:r w:rsidR="009F45C7" w:rsidRPr="00A831C3">
        <w:rPr>
          <w:rFonts w:ascii="Arial" w:hAnsi="Arial" w:cs="Arial"/>
          <w:lang w:val="en-US"/>
        </w:rPr>
        <w:t>biotic interaction</w:t>
      </w:r>
      <w:r w:rsidR="00C85B80">
        <w:rPr>
          <w:rFonts w:ascii="Arial" w:hAnsi="Arial" w:cs="Arial"/>
          <w:lang w:val="en-US"/>
        </w:rPr>
        <w:t xml:space="preserve">. </w:t>
      </w:r>
      <w:proofErr w:type="gramStart"/>
      <w:r w:rsidR="00C85B80">
        <w:rPr>
          <w:rFonts w:ascii="Arial" w:hAnsi="Arial" w:cs="Arial"/>
          <w:lang w:val="en-US"/>
        </w:rPr>
        <w:t>Likewise</w:t>
      </w:r>
      <w:proofErr w:type="gramEnd"/>
      <w:r w:rsidR="009F45C7" w:rsidRPr="00A831C3">
        <w:rPr>
          <w:rFonts w:ascii="Arial" w:hAnsi="Arial" w:cs="Arial"/>
          <w:lang w:val="en-US"/>
        </w:rPr>
        <w:t xml:space="preserve"> the species of interest can still be sensitive to temperature change even when biotic interaction</w:t>
      </w:r>
      <w:ins w:id="111" w:author="Owen Lewis" w:date="2021-08-19T22:16:00Z">
        <w:r w:rsidR="00642958">
          <w:rPr>
            <w:rFonts w:ascii="Arial" w:hAnsi="Arial" w:cs="Arial"/>
            <w:lang w:val="en-US"/>
          </w:rPr>
          <w:t>s</w:t>
        </w:r>
      </w:ins>
      <w:r w:rsidR="009F45C7" w:rsidRPr="00A831C3">
        <w:rPr>
          <w:rFonts w:ascii="Arial" w:hAnsi="Arial" w:cs="Arial"/>
          <w:lang w:val="en-US"/>
        </w:rPr>
        <w:t xml:space="preserve"> </w:t>
      </w:r>
      <w:del w:id="112" w:author="Owen Lewis" w:date="2021-08-19T22:16:00Z">
        <w:r w:rsidR="009F45C7" w:rsidRPr="00A831C3" w:rsidDel="00642958">
          <w:rPr>
            <w:rFonts w:ascii="Arial" w:hAnsi="Arial" w:cs="Arial"/>
            <w:lang w:val="en-US"/>
          </w:rPr>
          <w:delText xml:space="preserve">is </w:delText>
        </w:r>
      </w:del>
      <w:ins w:id="113" w:author="Owen Lewis" w:date="2021-08-19T22:16:00Z">
        <w:r w:rsidR="00642958">
          <w:rPr>
            <w:rFonts w:ascii="Arial" w:hAnsi="Arial" w:cs="Arial"/>
            <w:lang w:val="en-US"/>
          </w:rPr>
          <w:t>are</w:t>
        </w:r>
        <w:r w:rsidR="00642958" w:rsidRPr="00A831C3">
          <w:rPr>
            <w:rFonts w:ascii="Arial" w:hAnsi="Arial" w:cs="Arial"/>
            <w:lang w:val="en-US"/>
          </w:rPr>
          <w:t xml:space="preserve"> </w:t>
        </w:r>
      </w:ins>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To understand the relationship between temperature and distribution, it is necessary, though difficult, to quantify thermal traits and temperature-dependent biotic interaction</w:t>
      </w:r>
      <w:ins w:id="114" w:author="Owen Lewis" w:date="2021-08-19T22:17:00Z">
        <w:r w:rsidR="00642958">
          <w:rPr>
            <w:rFonts w:ascii="Arial" w:hAnsi="Arial" w:cs="Arial"/>
            <w:lang w:val="en-US"/>
          </w:rPr>
          <w:t>s</w:t>
        </w:r>
      </w:ins>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w:t>
      </w:r>
      <w:del w:id="115" w:author="Owen Lewis" w:date="2021-08-19T22:17:00Z">
        <w:r w:rsidR="00741E47" w:rsidRPr="00A831C3" w:rsidDel="00165C8E">
          <w:rPr>
            <w:rFonts w:ascii="Arial" w:hAnsi="Arial" w:cs="Arial"/>
            <w:lang w:val="en-US"/>
          </w:rPr>
          <w:delText xml:space="preserve">filter </w:delText>
        </w:r>
      </w:del>
      <w:r w:rsidR="00741E47" w:rsidRPr="00A831C3">
        <w:rPr>
          <w:rFonts w:ascii="Arial" w:hAnsi="Arial" w:cs="Arial"/>
          <w:lang w:val="en-US"/>
        </w:rPr>
        <w:t>and biotic filter</w:t>
      </w:r>
      <w:ins w:id="116" w:author="Owen Lewis" w:date="2021-08-19T22:17:00Z">
        <w:r w:rsidR="00165C8E">
          <w:rPr>
            <w:rFonts w:ascii="Arial" w:hAnsi="Arial" w:cs="Arial"/>
            <w:lang w:val="en-US"/>
          </w:rPr>
          <w:t>s</w:t>
        </w:r>
      </w:ins>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 </w:t>
      </w:r>
    </w:p>
    <w:p w14:paraId="25C08620" w14:textId="5AEAF21C" w:rsidR="0009229E" w:rsidRPr="007F05C5" w:rsidRDefault="008478B5" w:rsidP="00D716AF">
      <w:pPr>
        <w:ind w:firstLine="720"/>
        <w:rPr>
          <w:rFonts w:ascii="Arial" w:hAnsi="Arial" w:cs="Arial"/>
          <w:lang w:val="en-US"/>
        </w:rPr>
      </w:pPr>
      <w:ins w:id="117" w:author="Owen Lewis" w:date="2021-08-19T22:25:00Z">
        <w:r>
          <w:rPr>
            <w:rFonts w:ascii="Arial" w:hAnsi="Arial" w:cs="Arial"/>
            <w:lang w:val="en-US"/>
          </w:rPr>
          <w:t>To investigate the roles of thermal tolerances and biotic interactions in determining species’ range margins and struct</w:t>
        </w:r>
      </w:ins>
      <w:ins w:id="118" w:author="Owen Lewis" w:date="2021-08-19T22:26:00Z">
        <w:r>
          <w:rPr>
            <w:rFonts w:ascii="Arial" w:hAnsi="Arial" w:cs="Arial"/>
            <w:lang w:val="en-US"/>
          </w:rPr>
          <w:t>uring communities, we</w:t>
        </w:r>
      </w:ins>
      <w:ins w:id="119" w:author="Owen Lewis" w:date="2021-08-19T22:22:00Z">
        <w:r w:rsidR="00860A04">
          <w:rPr>
            <w:rFonts w:ascii="Arial" w:hAnsi="Arial" w:cs="Arial"/>
            <w:lang w:val="en-US"/>
          </w:rPr>
          <w:t xml:space="preserve"> investigate</w:t>
        </w:r>
      </w:ins>
      <w:ins w:id="120" w:author="Owen Lewis" w:date="2021-08-19T22:26:00Z">
        <w:r w:rsidR="00E57A1F">
          <w:rPr>
            <w:rFonts w:ascii="Arial" w:hAnsi="Arial" w:cs="Arial"/>
            <w:lang w:val="en-US"/>
          </w:rPr>
          <w:t>d</w:t>
        </w:r>
      </w:ins>
      <w:ins w:id="121" w:author="Owen Lewis" w:date="2021-08-19T22:22:00Z">
        <w:r w:rsidR="00860A04">
          <w:rPr>
            <w:rFonts w:ascii="Arial" w:hAnsi="Arial" w:cs="Arial"/>
            <w:lang w:val="en-US"/>
          </w:rPr>
          <w:t xml:space="preserve"> the community of </w:t>
        </w:r>
        <w:r w:rsidR="00860A04" w:rsidRPr="006E0D62">
          <w:rPr>
            <w:rFonts w:ascii="Arial" w:hAnsi="Arial" w:cs="Arial"/>
            <w:i/>
            <w:iCs/>
            <w:lang w:val="en-US"/>
            <w:rPrChange w:id="122" w:author="Owen Lewis" w:date="2021-08-19T22:23:00Z">
              <w:rPr>
                <w:rFonts w:ascii="Arial" w:hAnsi="Arial" w:cs="Arial"/>
                <w:lang w:val="en-US"/>
              </w:rPr>
            </w:rPrChange>
          </w:rPr>
          <w:t>Drosophila</w:t>
        </w:r>
        <w:r w:rsidR="00860A04">
          <w:rPr>
            <w:rFonts w:ascii="Arial" w:hAnsi="Arial" w:cs="Arial"/>
            <w:lang w:val="en-US"/>
          </w:rPr>
          <w:t xml:space="preserve"> flies occupying </w:t>
        </w:r>
      </w:ins>
      <w:ins w:id="123" w:author="Owen Lewis" w:date="2021-08-19T22:23:00Z">
        <w:r w:rsidR="006E0D62">
          <w:rPr>
            <w:rFonts w:ascii="Arial" w:hAnsi="Arial" w:cs="Arial"/>
            <w:lang w:val="en-US"/>
          </w:rPr>
          <w:t xml:space="preserve">rainforest habitats in the </w:t>
        </w:r>
        <w:proofErr w:type="spellStart"/>
        <w:r w:rsidR="006E0D62" w:rsidRPr="007F05C5">
          <w:rPr>
            <w:rFonts w:ascii="Arial" w:hAnsi="Arial" w:cs="Arial"/>
            <w:lang w:val="en-US"/>
          </w:rPr>
          <w:t>the</w:t>
        </w:r>
        <w:proofErr w:type="spellEnd"/>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w:t>
        </w:r>
      </w:ins>
      <w:ins w:id="124" w:author="Owen Lewis" w:date="2021-08-19T22:24:00Z">
        <w:r w:rsidR="006E0D62">
          <w:rPr>
            <w:rFonts w:ascii="Arial" w:hAnsi="Arial" w:cs="Arial"/>
            <w:lang w:val="en-US"/>
          </w:rPr>
          <w:t xml:space="preserve"> </w:t>
        </w:r>
      </w:ins>
      <w:ins w:id="125" w:author="Owen Lewis" w:date="2021-08-19T22:26:00Z">
        <w:r w:rsidR="00E57A1F">
          <w:rPr>
            <w:rFonts w:ascii="Arial" w:hAnsi="Arial" w:cs="Arial"/>
            <w:lang w:val="en-US"/>
          </w:rPr>
          <w:t>T</w:t>
        </w:r>
      </w:ins>
      <w:del w:id="126" w:author="Owen Lewis" w:date="2021-08-19T22:24:00Z">
        <w:r w:rsidR="00BC5D01" w:rsidRPr="007F05C5" w:rsidDel="006E0D62">
          <w:rPr>
            <w:rFonts w:ascii="Arial" w:hAnsi="Arial" w:cs="Arial"/>
            <w:lang w:val="en-US"/>
          </w:rPr>
          <w:delText>T</w:delText>
        </w:r>
      </w:del>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ins w:id="127" w:author="Owen Lewis" w:date="2021-08-19T22:24:00Z">
        <w:r w:rsidR="006E0D62">
          <w:rPr>
            <w:rFonts w:ascii="Arial" w:hAnsi="Arial" w:cs="Arial"/>
            <w:lang w:val="en-US"/>
          </w:rPr>
          <w:t xml:space="preserve"> </w:t>
        </w:r>
      </w:ins>
      <w:del w:id="128" w:author="Owen Lewis" w:date="2021-08-19T22:26:00Z">
        <w:r w:rsidR="002C44A3" w:rsidRPr="007F05C5" w:rsidDel="00E57A1F">
          <w:rPr>
            <w:rFonts w:ascii="Arial" w:hAnsi="Arial" w:cs="Arial"/>
            <w:lang w:val="en-US"/>
          </w:rPr>
          <w:delText xml:space="preserve"> </w:delText>
        </w:r>
      </w:del>
      <w:del w:id="129" w:author="Owen Lewis" w:date="2021-08-19T22:17:00Z">
        <w:r w:rsidR="00692662" w:rsidRPr="007F05C5" w:rsidDel="00165C8E">
          <w:rPr>
            <w:rFonts w:ascii="Arial" w:hAnsi="Arial" w:cs="Arial"/>
            <w:lang w:val="en-US"/>
          </w:rPr>
          <w:delText>the</w:delText>
        </w:r>
        <w:r w:rsidR="002C44A3" w:rsidRPr="007F05C5" w:rsidDel="00165C8E">
          <w:rPr>
            <w:rFonts w:ascii="Arial" w:hAnsi="Arial" w:cs="Arial"/>
            <w:lang w:val="en-US"/>
          </w:rPr>
          <w:delText xml:space="preserve"> </w:delText>
        </w:r>
      </w:del>
      <w:commentRangeStart w:id="130"/>
      <w:r w:rsidR="002C44A3" w:rsidRPr="007F05C5">
        <w:rPr>
          <w:rFonts w:ascii="Arial" w:hAnsi="Arial" w:cs="Arial"/>
          <w:lang w:val="en-US"/>
        </w:rPr>
        <w:t xml:space="preserve">natural </w:t>
      </w:r>
      <w:ins w:id="131" w:author="Owen Lewis" w:date="2021-08-19T22:24:00Z">
        <w:r w:rsidR="006E0D62">
          <w:rPr>
            <w:rFonts w:ascii="Arial" w:hAnsi="Arial" w:cs="Arial"/>
            <w:lang w:val="en-US"/>
          </w:rPr>
          <w:t xml:space="preserve">environmental </w:t>
        </w:r>
      </w:ins>
      <w:r w:rsidR="002C44A3" w:rsidRPr="007F05C5">
        <w:rPr>
          <w:rFonts w:ascii="Arial" w:hAnsi="Arial" w:cs="Arial"/>
          <w:lang w:val="en-US"/>
        </w:rPr>
        <w:t>gradien</w:t>
      </w:r>
      <w:ins w:id="132" w:author="Owen Lewis" w:date="2021-08-19T22:26:00Z">
        <w:r w:rsidR="00E57A1F">
          <w:rPr>
            <w:rFonts w:ascii="Arial" w:hAnsi="Arial" w:cs="Arial"/>
            <w:lang w:val="en-US"/>
          </w:rPr>
          <w:t>ts</w:t>
        </w:r>
      </w:ins>
      <w:del w:id="133" w:author="Owen Lewis" w:date="2021-08-19T22:26:00Z">
        <w:r w:rsidR="002C44A3" w:rsidRPr="007F05C5" w:rsidDel="00E57A1F">
          <w:rPr>
            <w:rFonts w:ascii="Arial" w:hAnsi="Arial" w:cs="Arial"/>
            <w:lang w:val="en-US"/>
          </w:rPr>
          <w:delText>t</w:delText>
        </w:r>
      </w:del>
      <w:r w:rsidR="002C44A3" w:rsidRPr="007F05C5">
        <w:rPr>
          <w:rFonts w:ascii="Arial" w:hAnsi="Arial" w:cs="Arial"/>
          <w:lang w:val="en-US"/>
        </w:rPr>
        <w:t xml:space="preserve"> </w:t>
      </w:r>
      <w:commentRangeEnd w:id="130"/>
      <w:r w:rsidR="003850D6" w:rsidRPr="007F05C5">
        <w:rPr>
          <w:rStyle w:val="CommentReference"/>
          <w:rFonts w:ascii="Arial" w:eastAsiaTheme="minorHAnsi" w:hAnsi="Arial" w:cs="Arial"/>
          <w:sz w:val="24"/>
          <w:szCs w:val="24"/>
          <w:lang w:eastAsia="en-US"/>
        </w:rPr>
        <w:commentReference w:id="130"/>
      </w:r>
      <w:r w:rsidR="002C44A3" w:rsidRPr="007F05C5">
        <w:rPr>
          <w:rFonts w:ascii="Arial" w:hAnsi="Arial" w:cs="Arial"/>
          <w:lang w:val="en-US"/>
        </w:rPr>
        <w:t xml:space="preserve">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ins w:id="134" w:author="Owen Lewis" w:date="2021-08-19T22:24:00Z">
        <w:r w:rsidR="00812824">
          <w:rPr>
            <w:rFonts w:ascii="Arial" w:hAnsi="Arial" w:cs="Arial"/>
            <w:lang w:val="en-US"/>
          </w:rPr>
          <w:t xml:space="preserve">, and our study sites are part of a </w:t>
        </w:r>
      </w:ins>
      <w:del w:id="135" w:author="Owen Lewis" w:date="2021-08-19T22:24:00Z">
        <w:r w:rsidR="002C44A3" w:rsidRPr="007F05C5" w:rsidDel="00812824">
          <w:rPr>
            <w:rFonts w:ascii="Arial" w:hAnsi="Arial" w:cs="Arial"/>
            <w:lang w:val="en-US"/>
          </w:rPr>
          <w:delText>.</w:delText>
        </w:r>
        <w:r w:rsidR="00654E0F" w:rsidRPr="007F05C5" w:rsidDel="00812824">
          <w:rPr>
            <w:rFonts w:ascii="Arial" w:hAnsi="Arial" w:cs="Arial"/>
            <w:lang w:val="en-US"/>
          </w:rPr>
          <w:delText xml:space="preserve"> </w:delText>
        </w:r>
        <w:r w:rsidR="00CF63C7" w:rsidRPr="007F05C5" w:rsidDel="00812824">
          <w:rPr>
            <w:rFonts w:ascii="Arial" w:hAnsi="Arial" w:cs="Arial"/>
            <w:lang w:val="en-US"/>
          </w:rPr>
          <w:delText xml:space="preserve">Rainforest in </w:delText>
        </w:r>
      </w:del>
      <w:del w:id="136" w:author="Owen Lewis" w:date="2021-08-19T22:23:00Z">
        <w:r w:rsidR="00CF63C7" w:rsidRPr="007F05C5" w:rsidDel="006E0D62">
          <w:rPr>
            <w:rFonts w:ascii="Arial" w:hAnsi="Arial" w:cs="Arial"/>
            <w:lang w:val="en-US"/>
          </w:rPr>
          <w:delText xml:space="preserve">the Wet Tropics bioregion in north-eastern Australia </w:delText>
        </w:r>
      </w:del>
      <w:del w:id="137" w:author="Owen Lewis" w:date="2021-08-19T22:24:00Z">
        <w:r w:rsidR="00CF63C7" w:rsidRPr="007F05C5" w:rsidDel="00812824">
          <w:rPr>
            <w:rFonts w:ascii="Arial" w:hAnsi="Arial" w:cs="Arial"/>
            <w:lang w:val="en-US"/>
          </w:rPr>
          <w:delText>has</w:delText>
        </w:r>
      </w:del>
      <w:ins w:id="138" w:author="Owen Lewis" w:date="2021-08-19T22:24:00Z">
        <w:r w:rsidR="00812824">
          <w:rPr>
            <w:rFonts w:ascii="Arial" w:hAnsi="Arial" w:cs="Arial"/>
            <w:lang w:val="en-US"/>
          </w:rPr>
          <w:t>region with</w:t>
        </w:r>
      </w:ins>
      <w:r w:rsidR="00CF63C7" w:rsidRPr="007F05C5">
        <w:rPr>
          <w:rFonts w:ascii="Arial" w:hAnsi="Arial" w:cs="Arial"/>
          <w:lang w:val="en-US"/>
        </w:rPr>
        <w:t xml:space="preserve"> high biodiversity value</w:t>
      </w:r>
      <w:del w:id="139" w:author="Owen Lewis" w:date="2021-08-19T22:17:00Z">
        <w:r w:rsidR="00CF63C7" w:rsidRPr="007F05C5" w:rsidDel="00165C8E">
          <w:rPr>
            <w:rFonts w:ascii="Arial" w:hAnsi="Arial" w:cs="Arial"/>
            <w:lang w:val="en-US"/>
          </w:rPr>
          <w:delText>s</w:delText>
        </w:r>
      </w:del>
      <w:r w:rsidR="00CF63C7" w:rsidRPr="007F05C5">
        <w:rPr>
          <w:rFonts w:ascii="Arial" w:hAnsi="Arial" w:cs="Arial"/>
          <w:lang w:val="en-US"/>
        </w:rPr>
        <w:t xml:space="preserve"> </w:t>
      </w:r>
      <w:del w:id="140" w:author="Owen Lewis" w:date="2021-08-19T22:18:00Z">
        <w:r w:rsidR="00CF63C7" w:rsidRPr="007F05C5" w:rsidDel="00165C8E">
          <w:rPr>
            <w:rFonts w:ascii="Arial" w:hAnsi="Arial" w:cs="Arial"/>
            <w:lang w:val="en-US"/>
          </w:rPr>
          <w:delText xml:space="preserve">for </w:delText>
        </w:r>
      </w:del>
      <w:ins w:id="141" w:author="Owen Lewis" w:date="2021-08-19T22:18:00Z">
        <w:r w:rsidR="00165C8E">
          <w:rPr>
            <w:rFonts w:ascii="Arial" w:hAnsi="Arial" w:cs="Arial"/>
            <w:lang w:val="en-US"/>
          </w:rPr>
          <w:t>because of</w:t>
        </w:r>
        <w:r w:rsidR="00165C8E" w:rsidRPr="007F05C5">
          <w:rPr>
            <w:rFonts w:ascii="Arial" w:hAnsi="Arial" w:cs="Arial"/>
            <w:lang w:val="en-US"/>
          </w:rPr>
          <w:t xml:space="preserve"> </w:t>
        </w:r>
      </w:ins>
      <w:del w:id="142" w:author="Owen Lewis" w:date="2021-08-19T22:18:00Z">
        <w:r w:rsidR="00CF63C7" w:rsidRPr="007F05C5" w:rsidDel="00165C8E">
          <w:rPr>
            <w:rFonts w:ascii="Arial" w:hAnsi="Arial" w:cs="Arial"/>
            <w:lang w:val="en-US"/>
          </w:rPr>
          <w:delText xml:space="preserve">its </w:delText>
        </w:r>
      </w:del>
      <w:r w:rsidR="00CF63C7" w:rsidRPr="007F05C5">
        <w:rPr>
          <w:rFonts w:ascii="Arial" w:hAnsi="Arial" w:cs="Arial"/>
          <w:lang w:val="en-US"/>
        </w:rPr>
        <w:t xml:space="preserve">high </w:t>
      </w:r>
      <w:del w:id="143" w:author="Owen Lewis" w:date="2021-08-19T22:18:00Z">
        <w:r w:rsidR="00CF63C7" w:rsidRPr="007F05C5" w:rsidDel="00165C8E">
          <w:rPr>
            <w:rFonts w:ascii="Arial" w:hAnsi="Arial" w:cs="Arial"/>
            <w:lang w:val="en-US"/>
          </w:rPr>
          <w:delText xml:space="preserve">degree </w:delText>
        </w:r>
      </w:del>
      <w:ins w:id="144" w:author="Owen Lewis" w:date="2021-08-19T22:18:00Z">
        <w:r w:rsidR="00165C8E">
          <w:rPr>
            <w:rFonts w:ascii="Arial" w:hAnsi="Arial" w:cs="Arial"/>
            <w:lang w:val="en-US"/>
          </w:rPr>
          <w:t>levels</w:t>
        </w:r>
        <w:r w:rsidR="00165C8E" w:rsidRPr="007F05C5">
          <w:rPr>
            <w:rFonts w:ascii="Arial" w:hAnsi="Arial" w:cs="Arial"/>
            <w:lang w:val="en-US"/>
          </w:rPr>
          <w:t xml:space="preserve"> </w:t>
        </w:r>
      </w:ins>
      <w:r w:rsidR="00CF63C7" w:rsidRPr="007F05C5">
        <w:rPr>
          <w:rFonts w:ascii="Arial" w:hAnsi="Arial" w:cs="Arial"/>
          <w:lang w:val="en-US"/>
        </w:rPr>
        <w:t xml:space="preserve">of endemism in </w:t>
      </w:r>
      <w:del w:id="145" w:author="Owen Lewis" w:date="2021-08-19T22:26:00Z">
        <w:r w:rsidR="00CF63C7" w:rsidRPr="007F05C5" w:rsidDel="00E57A1F">
          <w:rPr>
            <w:rFonts w:ascii="Arial" w:hAnsi="Arial" w:cs="Arial"/>
            <w:lang w:val="en-US"/>
          </w:rPr>
          <w:delText xml:space="preserve">its </w:delText>
        </w:r>
      </w:del>
      <w:r w:rsidR="00CF63C7" w:rsidRPr="007F05C5">
        <w:rPr>
          <w:rFonts w:ascii="Arial" w:hAnsi="Arial" w:cs="Arial"/>
          <w:lang w:val="en-US"/>
        </w:rPr>
        <w:t xml:space="preserve">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ins w:id="146" w:author="Owen Lewis" w:date="2021-08-19T22:26:00Z">
        <w:r w:rsidR="00E57A1F">
          <w:rPr>
            <w:rFonts w:ascii="Arial" w:hAnsi="Arial" w:cs="Arial"/>
            <w:lang w:val="en-US"/>
          </w:rPr>
          <w:t xml:space="preserve"> form many taxa</w:t>
        </w:r>
      </w:ins>
      <w:r w:rsidR="009D7F22" w:rsidRPr="007F05C5">
        <w:rPr>
          <w:rFonts w:ascii="Arial" w:hAnsi="Arial" w:cs="Arial"/>
          <w:lang w:val="en-US"/>
        </w:rPr>
        <w:t xml:space="preserve"> </w:t>
      </w:r>
      <w:del w:id="147" w:author="Owen Lewis" w:date="2021-08-19T22:18:00Z">
        <w:r w:rsidR="009D7F22" w:rsidRPr="007F05C5" w:rsidDel="00A876DA">
          <w:rPr>
            <w:rFonts w:ascii="Arial" w:hAnsi="Arial" w:cs="Arial"/>
            <w:lang w:val="en-US"/>
          </w:rPr>
          <w:delText xml:space="preserve">significantly </w:delText>
        </w:r>
      </w:del>
      <w:r w:rsidR="007D4724" w:rsidRPr="007F05C5">
        <w:rPr>
          <w:rFonts w:ascii="Arial" w:hAnsi="Arial" w:cs="Arial"/>
          <w:lang w:val="en-US"/>
        </w:rPr>
        <w:t>changes</w:t>
      </w:r>
      <w:r w:rsidR="009D7F22" w:rsidRPr="007F05C5">
        <w:rPr>
          <w:rFonts w:ascii="Arial" w:hAnsi="Arial" w:cs="Arial"/>
          <w:lang w:val="en-US"/>
        </w:rPr>
        <w:t xml:space="preserve"> </w:t>
      </w:r>
      <w:ins w:id="148" w:author="Owen Lewis" w:date="2021-08-19T22:18:00Z">
        <w:r w:rsidR="00A876DA" w:rsidRPr="007F05C5">
          <w:rPr>
            <w:rFonts w:ascii="Arial" w:hAnsi="Arial" w:cs="Arial"/>
            <w:lang w:val="en-US"/>
          </w:rPr>
          <w:t xml:space="preserve">significantly </w:t>
        </w:r>
      </w:ins>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ins w:id="149" w:author="Owen Lewis" w:date="2021-08-19T22:18:00Z">
        <w:r w:rsidR="00A876DA">
          <w:rPr>
            <w:rFonts w:ascii="Arial" w:hAnsi="Arial" w:cs="Arial"/>
            <w:lang w:val="en-US"/>
          </w:rPr>
          <w:t>e</w:t>
        </w:r>
      </w:ins>
      <w:del w:id="150" w:author="Owen Lewis" w:date="2021-08-19T22:18:00Z">
        <w:r w:rsidR="009D7F22" w:rsidRPr="007F05C5" w:rsidDel="00A876DA">
          <w:rPr>
            <w:rFonts w:ascii="Arial" w:hAnsi="Arial" w:cs="Arial"/>
            <w:lang w:val="en-US"/>
          </w:rPr>
          <w:delText>o</w:delText>
        </w:r>
      </w:del>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ins w:id="151" w:author="Owen Lewis" w:date="2021-08-19T22:27:00Z">
        <w:r w:rsidR="00D716AF" w:rsidRPr="00DF3907">
          <w:rPr>
            <w:rFonts w:ascii="Arial" w:hAnsi="Arial" w:cs="Arial"/>
            <w:i/>
            <w:iCs/>
            <w:lang w:val="en-US"/>
          </w:rPr>
          <w:t>Drosophila</w:t>
        </w:r>
        <w:r w:rsidR="00D716AF">
          <w:rPr>
            <w:rFonts w:ascii="Arial" w:hAnsi="Arial" w:cs="Arial"/>
            <w:lang w:val="en-US"/>
          </w:rPr>
          <w:t xml:space="preserve"> flies</w:t>
        </w:r>
        <w:r w:rsidR="00D716AF">
          <w:rPr>
            <w:rFonts w:ascii="Arial" w:hAnsi="Arial" w:cs="Arial"/>
            <w:lang w:val="en-US"/>
          </w:rPr>
          <w:t xml:space="preserve"> are</w:t>
        </w:r>
      </w:ins>
      <w:commentRangeStart w:id="152"/>
      <w:del w:id="153" w:author="Owen Lewis" w:date="2021-08-19T22:27:00Z">
        <w:r w:rsidR="0009229E" w:rsidRPr="007F05C5" w:rsidDel="00D716AF">
          <w:rPr>
            <w:rFonts w:ascii="Arial" w:hAnsi="Arial" w:cs="Arial"/>
            <w:lang w:val="en-US"/>
          </w:rPr>
          <w:delText>Frugivor</w:delText>
        </w:r>
      </w:del>
      <w:del w:id="154" w:author="Owen Lewis" w:date="2021-08-19T22:18:00Z">
        <w:r w:rsidR="0009229E" w:rsidRPr="007F05C5" w:rsidDel="00A876DA">
          <w:rPr>
            <w:rFonts w:ascii="Arial" w:hAnsi="Arial" w:cs="Arial"/>
            <w:lang w:val="en-US"/>
          </w:rPr>
          <w:delText>e</w:delText>
        </w:r>
      </w:del>
      <w:commentRangeEnd w:id="152"/>
      <w:del w:id="155" w:author="Owen Lewis" w:date="2021-08-19T22:27:00Z">
        <w:r w:rsidR="00CE72A3" w:rsidDel="00D716AF">
          <w:rPr>
            <w:rStyle w:val="CommentReference"/>
            <w:rFonts w:asciiTheme="minorHAnsi" w:eastAsiaTheme="minorHAnsi" w:hAnsiTheme="minorHAnsi" w:cstheme="minorBidi"/>
            <w:lang w:eastAsia="en-US"/>
          </w:rPr>
          <w:commentReference w:id="152"/>
        </w:r>
        <w:r w:rsidR="0009229E" w:rsidRPr="007F05C5" w:rsidDel="00D716AF">
          <w:rPr>
            <w:rFonts w:ascii="Arial" w:hAnsi="Arial" w:cs="Arial"/>
            <w:lang w:val="en-US"/>
          </w:rPr>
          <w:delText xml:space="preserve"> flies are</w:delText>
        </w:r>
      </w:del>
      <w:r w:rsidR="0009229E" w:rsidRPr="007F05C5">
        <w:rPr>
          <w:rFonts w:ascii="Arial" w:hAnsi="Arial" w:cs="Arial"/>
          <w:lang w:val="en-US"/>
        </w:rPr>
        <w:t xml:space="preserve"> sensitive to temperature </w:t>
      </w:r>
      <w:del w:id="156" w:author="Owen Lewis" w:date="2021-08-19T22:18:00Z">
        <w:r w:rsidR="0009229E" w:rsidRPr="007F05C5" w:rsidDel="00A876DA">
          <w:rPr>
            <w:rFonts w:ascii="Arial" w:hAnsi="Arial" w:cs="Arial"/>
            <w:lang w:val="en-US"/>
          </w:rPr>
          <w:delText xml:space="preserve">on </w:delText>
        </w:r>
      </w:del>
      <w:ins w:id="157" w:author="Owen Lewis" w:date="2021-08-19T22:18:00Z">
        <w:r w:rsidR="00A876DA">
          <w:rPr>
            <w:rFonts w:ascii="Arial" w:hAnsi="Arial" w:cs="Arial"/>
            <w:lang w:val="en-US"/>
          </w:rPr>
          <w:t>at</w:t>
        </w:r>
        <w:r w:rsidR="00A876DA" w:rsidRPr="007F05C5">
          <w:rPr>
            <w:rFonts w:ascii="Arial" w:hAnsi="Arial" w:cs="Arial"/>
            <w:lang w:val="en-US"/>
          </w:rPr>
          <w:t xml:space="preserve"> </w:t>
        </w:r>
      </w:ins>
      <w:r w:rsidR="0009229E" w:rsidRPr="007F05C5">
        <w:rPr>
          <w:rFonts w:ascii="Arial" w:hAnsi="Arial" w:cs="Arial"/>
          <w:lang w:val="en-US"/>
        </w:rPr>
        <w:t xml:space="preserve">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del w:id="158" w:author="Owen Lewis" w:date="2021-08-19T22:21:00Z">
        <w:r w:rsidR="0009229E" w:rsidRPr="007F05C5" w:rsidDel="00E369B3">
          <w:rPr>
            <w:rFonts w:ascii="Arial" w:hAnsi="Arial" w:cs="Arial"/>
            <w:lang w:val="en-US"/>
          </w:rPr>
          <w:delText xml:space="preserve"> </w:delText>
        </w:r>
      </w:del>
      <w:ins w:id="159" w:author="Owen Lewis" w:date="2021-08-19T22:21:00Z">
        <w:r w:rsidR="00E369B3">
          <w:rPr>
            <w:rFonts w:ascii="Arial" w:hAnsi="Arial" w:cs="Arial"/>
            <w:lang w:val="en-US"/>
          </w:rPr>
          <w:t xml:space="preserve">s </w:t>
        </w:r>
      </w:ins>
      <w:del w:id="160" w:author="Owen Lewis" w:date="2021-08-19T22:21:00Z">
        <w:r w:rsidR="0009229E" w:rsidRPr="007F05C5" w:rsidDel="00E369B3">
          <w:rPr>
            <w:rFonts w:ascii="Arial" w:hAnsi="Arial" w:cs="Arial"/>
            <w:lang w:val="en-US"/>
          </w:rPr>
          <w:delText xml:space="preserve">is </w:delText>
        </w:r>
      </w:del>
      <w:ins w:id="161" w:author="Owen Lewis" w:date="2021-08-19T22:21:00Z">
        <w:r w:rsidR="00E369B3">
          <w:rPr>
            <w:rFonts w:ascii="Arial" w:hAnsi="Arial" w:cs="Arial"/>
            <w:lang w:val="en-US"/>
          </w:rPr>
          <w:t>are</w:t>
        </w:r>
        <w:r w:rsidR="00E369B3" w:rsidRPr="007F05C5">
          <w:rPr>
            <w:rFonts w:ascii="Arial" w:hAnsi="Arial" w:cs="Arial"/>
            <w:lang w:val="en-US"/>
          </w:rPr>
          <w:t xml:space="preserve"> </w:t>
        </w:r>
      </w:ins>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ins w:id="162" w:author="Owen Lewis" w:date="2021-08-19T22:28:00Z">
        <w:r w:rsidR="0012515D">
          <w:rPr>
            <w:rFonts w:ascii="Arial" w:hAnsi="Arial" w:cs="Arial"/>
            <w:lang w:val="en-US"/>
          </w:rPr>
          <w:t>At out study sites, m</w:t>
        </w:r>
      </w:ins>
      <w:del w:id="163" w:author="Owen Lewis" w:date="2021-08-19T22:28:00Z">
        <w:r w:rsidR="00237555" w:rsidRPr="007F05C5" w:rsidDel="0012515D">
          <w:rPr>
            <w:rFonts w:ascii="Arial" w:hAnsi="Arial" w:cs="Arial"/>
            <w:lang w:val="en-US"/>
          </w:rPr>
          <w:delText>M</w:delText>
        </w:r>
      </w:del>
      <w:r w:rsidR="00237555" w:rsidRPr="007F05C5">
        <w:rPr>
          <w:rFonts w:ascii="Arial" w:hAnsi="Arial" w:cs="Arial"/>
          <w:lang w:val="en-US"/>
        </w:rPr>
        <w:t xml:space="preserve">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ins w:id="164" w:author="Owen Lewis" w:date="2021-08-19T22:28:00Z">
        <w:r w:rsidR="0044469B">
          <w:rPr>
            <w:rFonts w:ascii="Arial" w:hAnsi="Arial" w:cs="Arial"/>
            <w:lang w:val="en-US"/>
          </w:rPr>
          <w:t>n ideal</w:t>
        </w:r>
      </w:ins>
      <w:r w:rsidR="00237555" w:rsidRPr="007F05C5">
        <w:rPr>
          <w:rFonts w:ascii="Arial" w:hAnsi="Arial" w:cs="Arial"/>
          <w:lang w:val="en-US"/>
        </w:rPr>
        <w:t xml:space="preserve"> </w:t>
      </w:r>
      <w:del w:id="165" w:author="Owen Lewis" w:date="2021-08-19T22:28:00Z">
        <w:r w:rsidR="00237555" w:rsidRPr="007F05C5" w:rsidDel="0044469B">
          <w:rPr>
            <w:rFonts w:ascii="Arial" w:hAnsi="Arial" w:cs="Arial"/>
            <w:lang w:val="en-US"/>
          </w:rPr>
          <w:delText xml:space="preserve">unique </w:delText>
        </w:r>
      </w:del>
      <w:r w:rsidR="00237555" w:rsidRPr="007F05C5">
        <w:rPr>
          <w:rFonts w:ascii="Arial" w:hAnsi="Arial" w:cs="Arial"/>
          <w:lang w:val="en-US"/>
        </w:rPr>
        <w:t xml:space="preserve">opportunity to investigate </w:t>
      </w:r>
      <w:r w:rsidR="003D5E57" w:rsidRPr="007F05C5">
        <w:rPr>
          <w:rFonts w:ascii="Arial" w:hAnsi="Arial" w:cs="Arial"/>
          <w:lang w:val="en-US"/>
        </w:rPr>
        <w:t xml:space="preserve">the </w:t>
      </w:r>
      <w:del w:id="166" w:author="Owen Lewis" w:date="2021-08-19T22:28:00Z">
        <w:r w:rsidR="003D5E57" w:rsidRPr="007F05C5" w:rsidDel="0044469B">
          <w:rPr>
            <w:rFonts w:ascii="Arial" w:hAnsi="Arial" w:cs="Arial"/>
            <w:lang w:val="en-US"/>
          </w:rPr>
          <w:delText xml:space="preserve">relationships </w:delText>
        </w:r>
      </w:del>
      <w:ins w:id="167" w:author="Owen Lewis" w:date="2021-08-19T22:28:00Z">
        <w:r w:rsidR="0044469B">
          <w:rPr>
            <w:rFonts w:ascii="Arial" w:hAnsi="Arial" w:cs="Arial"/>
            <w:lang w:val="en-US"/>
          </w:rPr>
          <w:t>role</w:t>
        </w:r>
      </w:ins>
      <w:ins w:id="168" w:author="Owen Lewis" w:date="2021-08-19T22:29:00Z">
        <w:r w:rsidR="0044469B">
          <w:rPr>
            <w:rFonts w:ascii="Arial" w:hAnsi="Arial" w:cs="Arial"/>
            <w:lang w:val="en-US"/>
          </w:rPr>
          <w:t>s</w:t>
        </w:r>
      </w:ins>
      <w:ins w:id="169" w:author="Owen Lewis" w:date="2021-08-19T22:28:00Z">
        <w:r w:rsidR="0044469B">
          <w:rPr>
            <w:rFonts w:ascii="Arial" w:hAnsi="Arial" w:cs="Arial"/>
            <w:lang w:val="en-US"/>
          </w:rPr>
          <w:t xml:space="preserve"> of</w:t>
        </w:r>
      </w:ins>
      <w:del w:id="170" w:author="Owen Lewis" w:date="2021-08-19T22:28:00Z">
        <w:r w:rsidR="003D5E57" w:rsidRPr="007F05C5" w:rsidDel="0044469B">
          <w:rPr>
            <w:rFonts w:ascii="Arial" w:hAnsi="Arial" w:cs="Arial"/>
            <w:lang w:val="en-US"/>
          </w:rPr>
          <w:delText>be</w:delText>
        </w:r>
      </w:del>
      <w:del w:id="171" w:author="Owen Lewis" w:date="2021-08-19T22:29:00Z">
        <w:r w:rsidR="003D5E57" w:rsidRPr="007F05C5" w:rsidDel="0044469B">
          <w:rPr>
            <w:rFonts w:ascii="Arial" w:hAnsi="Arial" w:cs="Arial"/>
            <w:lang w:val="en-US"/>
          </w:rPr>
          <w:delText>tween</w:delText>
        </w:r>
      </w:del>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w:t>
      </w:r>
      <w:del w:id="172" w:author="Owen Lewis" w:date="2021-08-19T22:28:00Z">
        <w:r w:rsidR="003D5E57" w:rsidRPr="007F05C5" w:rsidDel="0044469B">
          <w:rPr>
            <w:rFonts w:ascii="Arial" w:hAnsi="Arial" w:cs="Arial"/>
            <w:lang w:val="en-US"/>
          </w:rPr>
          <w:delText xml:space="preserve">biotic </w:delText>
        </w:r>
      </w:del>
      <w:r w:rsidR="003D5E57" w:rsidRPr="007F05C5">
        <w:rPr>
          <w:rFonts w:ascii="Arial" w:hAnsi="Arial" w:cs="Arial"/>
          <w:lang w:val="en-US"/>
        </w:rPr>
        <w:t xml:space="preserve">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135CB8CA" w:rsidR="008823E5" w:rsidRPr="007F05C5" w:rsidRDefault="001245D6" w:rsidP="00426F96">
      <w:pPr>
        <w:rPr>
          <w:rFonts w:ascii="Arial" w:hAnsi="Arial" w:cs="Arial"/>
          <w:lang w:val="en-US"/>
        </w:rPr>
      </w:pPr>
      <w:r w:rsidRPr="007F05C5">
        <w:rPr>
          <w:rFonts w:ascii="Arial" w:hAnsi="Arial" w:cs="Arial"/>
          <w:lang w:val="en-US"/>
        </w:rPr>
        <w:tab/>
      </w:r>
      <w:r w:rsidR="009958A7"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altitud</w:t>
      </w:r>
      <w:r w:rsidR="003A483E">
        <w:rPr>
          <w:rFonts w:ascii="Arial" w:hAnsi="Arial" w:cs="Arial"/>
          <w:lang w:val="en-US"/>
        </w:rPr>
        <w:t>inal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del w:id="173" w:author="Owen Lewis" w:date="2021-08-19T22:29:00Z">
        <w:r w:rsidR="0043073D" w:rsidRPr="007F05C5" w:rsidDel="00E70C64">
          <w:rPr>
            <w:rFonts w:ascii="Arial" w:hAnsi="Arial" w:cs="Arial"/>
            <w:lang w:val="en-US"/>
          </w:rPr>
          <w:delText xml:space="preserve">at </w:delText>
        </w:r>
      </w:del>
      <w:ins w:id="174" w:author="Owen Lewis" w:date="2021-08-19T22:29:00Z">
        <w:r w:rsidR="00E70C64">
          <w:rPr>
            <w:rFonts w:ascii="Arial" w:hAnsi="Arial" w:cs="Arial"/>
            <w:lang w:val="en-US"/>
          </w:rPr>
          <w:t>at cool, high elevations</w:t>
        </w:r>
      </w:ins>
      <w:del w:id="175" w:author="Owen Lewis" w:date="2021-08-19T22:29:00Z">
        <w:r w:rsidR="0043073D" w:rsidRPr="007F05C5" w:rsidDel="00E70C64">
          <w:rPr>
            <w:rFonts w:ascii="Arial" w:hAnsi="Arial" w:cs="Arial"/>
            <w:lang w:val="en-US"/>
          </w:rPr>
          <w:delText>highland</w:delText>
        </w:r>
      </w:del>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ins w:id="176" w:author="Owen Lewis" w:date="2021-08-19T22:29:00Z">
        <w:r w:rsidR="00E70C64">
          <w:rPr>
            <w:rFonts w:ascii="Arial" w:hAnsi="Arial" w:cs="Arial"/>
            <w:lang w:val="en-US"/>
          </w:rPr>
          <w:t xml:space="preserve">warmer, </w:t>
        </w:r>
      </w:ins>
      <w:r w:rsidR="0070603B" w:rsidRPr="007F05C5">
        <w:rPr>
          <w:rFonts w:ascii="Arial" w:hAnsi="Arial" w:cs="Arial"/>
          <w:lang w:val="en-US"/>
        </w:rPr>
        <w:t>lowland</w:t>
      </w:r>
      <w:ins w:id="177" w:author="Owen Lewis" w:date="2021-08-19T22:29:00Z">
        <w:r w:rsidR="00E70C64">
          <w:rPr>
            <w:rFonts w:ascii="Arial" w:hAnsi="Arial" w:cs="Arial"/>
            <w:lang w:val="en-US"/>
          </w:rPr>
          <w:t xml:space="preserve"> sites</w:t>
        </w:r>
      </w:ins>
      <w:r w:rsidR="0070603B" w:rsidRPr="007F05C5">
        <w:rPr>
          <w:rFonts w:ascii="Arial" w:hAnsi="Arial" w:cs="Arial"/>
          <w:lang w:val="en-US"/>
        </w:rPr>
        <w:t xml:space="preserve">. </w:t>
      </w:r>
      <w:proofErr w:type="gramStart"/>
      <w:r w:rsidR="0070603B" w:rsidRPr="007F05C5">
        <w:rPr>
          <w:rFonts w:ascii="Arial" w:hAnsi="Arial" w:cs="Arial"/>
          <w:lang w:val="en-US"/>
        </w:rPr>
        <w:t>Thus</w:t>
      </w:r>
      <w:proofErr w:type="gramEnd"/>
      <w:r w:rsidR="0070603B" w:rsidRPr="007F05C5">
        <w:rPr>
          <w:rFonts w:ascii="Arial" w:hAnsi="Arial" w:cs="Arial"/>
          <w:lang w:val="en-US"/>
        </w:rPr>
        <w:t xml:space="preserve"> we predict that </w:t>
      </w:r>
      <w:r w:rsidR="00E36F4E" w:rsidRPr="007F05C5">
        <w:rPr>
          <w:rFonts w:ascii="Arial" w:hAnsi="Arial" w:cs="Arial"/>
          <w:lang w:val="en-US"/>
        </w:rPr>
        <w:t xml:space="preserve">cold tolerances </w:t>
      </w:r>
      <w:ins w:id="178" w:author="Owen Lewis" w:date="2021-08-19T22:29:00Z">
        <w:r w:rsidR="00E70C64">
          <w:rPr>
            <w:rFonts w:ascii="Arial" w:hAnsi="Arial" w:cs="Arial"/>
            <w:lang w:val="en-US"/>
          </w:rPr>
          <w:t xml:space="preserve">will </w:t>
        </w:r>
      </w:ins>
      <w:r w:rsidR="00E36F4E" w:rsidRPr="007F05C5">
        <w:rPr>
          <w:rFonts w:ascii="Arial" w:hAnsi="Arial" w:cs="Arial"/>
          <w:lang w:val="en-US"/>
        </w:rPr>
        <w:t>correlate with species</w:t>
      </w:r>
      <w:ins w:id="179" w:author="Owen Lewis" w:date="2021-08-19T22:30:00Z">
        <w:r w:rsidR="006B2898">
          <w:rPr>
            <w:rFonts w:ascii="Arial" w:hAnsi="Arial" w:cs="Arial"/>
            <w:lang w:val="en-US"/>
          </w:rPr>
          <w:t>’</w:t>
        </w:r>
      </w:ins>
      <w:r w:rsidR="00E36F4E" w:rsidRPr="007F05C5">
        <w:rPr>
          <w:rFonts w:ascii="Arial" w:hAnsi="Arial" w:cs="Arial"/>
          <w:lang w:val="en-US"/>
        </w:rPr>
        <w:t xml:space="preserve"> distribution</w:t>
      </w:r>
      <w:ins w:id="180" w:author="Owen Lewis" w:date="2021-08-19T22:30:00Z">
        <w:r w:rsidR="006B2898">
          <w:rPr>
            <w:rFonts w:ascii="Arial" w:hAnsi="Arial" w:cs="Arial"/>
            <w:lang w:val="en-US"/>
          </w:rPr>
          <w:t>s</w:t>
        </w:r>
      </w:ins>
      <w:del w:id="181" w:author="Owen Lewis" w:date="2021-08-19T22:30:00Z">
        <w:r w:rsidR="00E36F4E" w:rsidRPr="007F05C5" w:rsidDel="006B2898">
          <w:rPr>
            <w:rFonts w:ascii="Arial" w:hAnsi="Arial" w:cs="Arial"/>
            <w:lang w:val="en-US"/>
          </w:rPr>
          <w:delText xml:space="preserve"> types</w:delText>
        </w:r>
      </w:del>
      <w:r w:rsidR="00E36F4E" w:rsidRPr="007F05C5">
        <w:rPr>
          <w:rFonts w:ascii="Arial" w:hAnsi="Arial" w:cs="Arial"/>
          <w:lang w:val="en-US"/>
        </w:rPr>
        <w:t>. 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del w:id="182" w:author="Owen Lewis" w:date="2021-08-19T22:31:00Z">
        <w:r w:rsidR="00E36F4E" w:rsidRPr="007F05C5" w:rsidDel="00276E88">
          <w:rPr>
            <w:rFonts w:ascii="Arial" w:hAnsi="Arial" w:cs="Arial"/>
            <w:lang w:val="en-US"/>
          </w:rPr>
          <w:delText>towards lowland (compared with themselves)</w:delText>
        </w:r>
      </w:del>
      <w:ins w:id="183" w:author="Owen Lewis" w:date="2021-08-19T22:31:00Z">
        <w:r w:rsidR="00276E88">
          <w:rPr>
            <w:rFonts w:ascii="Arial" w:hAnsi="Arial" w:cs="Arial"/>
            <w:lang w:val="en-US"/>
          </w:rPr>
          <w:t>at low elevations, relative to high elevations</w:t>
        </w:r>
        <w:r w:rsidR="00C06021">
          <w:rPr>
            <w:rFonts w:ascii="Arial" w:hAnsi="Arial" w:cs="Arial"/>
            <w:lang w:val="en-US"/>
          </w:rPr>
          <w:t xml:space="preserve"> will</w:t>
        </w:r>
      </w:ins>
      <w:del w:id="184" w:author="Owen Lewis" w:date="2021-08-19T22:31:00Z">
        <w:r w:rsidR="00E36F4E" w:rsidRPr="007F05C5" w:rsidDel="00C06021">
          <w:rPr>
            <w:rFonts w:ascii="Arial" w:hAnsi="Arial" w:cs="Arial"/>
            <w:lang w:val="en-US"/>
          </w:rPr>
          <w:delText xml:space="preserve"> do</w:delText>
        </w:r>
      </w:del>
      <w:r w:rsidR="00E36F4E" w:rsidRPr="007F05C5">
        <w:rPr>
          <w:rFonts w:ascii="Arial" w:hAnsi="Arial" w:cs="Arial"/>
          <w:lang w:val="en-US"/>
        </w:rPr>
        <w:t xml:space="preserve"> not necessarily have </w:t>
      </w:r>
      <w:del w:id="185" w:author="Owen Lewis" w:date="2021-08-19T22:31:00Z">
        <w:r w:rsidR="00E36F4E" w:rsidRPr="007F05C5" w:rsidDel="00C06021">
          <w:rPr>
            <w:rFonts w:ascii="Arial" w:hAnsi="Arial" w:cs="Arial"/>
            <w:lang w:val="en-US"/>
          </w:rPr>
          <w:delText>the weaker</w:delText>
        </w:r>
      </w:del>
      <w:ins w:id="186" w:author="Owen Lewis" w:date="2021-08-19T22:31:00Z">
        <w:r w:rsidR="00C06021">
          <w:rPr>
            <w:rFonts w:ascii="Arial" w:hAnsi="Arial" w:cs="Arial"/>
            <w:lang w:val="en-US"/>
          </w:rPr>
          <w:t>lower</w:t>
        </w:r>
      </w:ins>
      <w:r w:rsidR="00E36F4E" w:rsidRPr="007F05C5">
        <w:rPr>
          <w:rFonts w:ascii="Arial" w:hAnsi="Arial" w:cs="Arial"/>
          <w:lang w:val="en-US"/>
        </w:rPr>
        <w:t xml:space="preserve"> heat tolerance</w:t>
      </w:r>
      <w:ins w:id="187" w:author="Owen Lewis" w:date="2021-08-19T22:31:00Z">
        <w:r w:rsidR="00C06021">
          <w:rPr>
            <w:rFonts w:ascii="Arial" w:hAnsi="Arial" w:cs="Arial"/>
            <w:lang w:val="en-US"/>
          </w:rPr>
          <w:t>; rather</w:t>
        </w:r>
      </w:ins>
      <w:del w:id="188" w:author="Owen Lewis" w:date="2021-08-19T22:31:00Z">
        <w:r w:rsidR="00E36F4E" w:rsidRPr="007F05C5" w:rsidDel="00C06021">
          <w:rPr>
            <w:rFonts w:ascii="Arial" w:hAnsi="Arial" w:cs="Arial"/>
            <w:lang w:val="en-US"/>
          </w:rPr>
          <w:delText>, but</w:delText>
        </w:r>
      </w:del>
      <w:r w:rsidR="00E36F4E" w:rsidRPr="007F05C5">
        <w:rPr>
          <w:rFonts w:ascii="Arial" w:hAnsi="Arial" w:cs="Arial"/>
          <w:lang w:val="en-US"/>
        </w:rPr>
        <w:t xml:space="preserve"> their </w:t>
      </w:r>
      <w:del w:id="189" w:author="Owen Lewis" w:date="2021-08-19T22:31:00Z">
        <w:r w:rsidR="00E36F4E" w:rsidRPr="007F05C5" w:rsidDel="00C06021">
          <w:rPr>
            <w:rFonts w:ascii="Arial" w:hAnsi="Arial" w:cs="Arial"/>
            <w:lang w:val="en-US"/>
          </w:rPr>
          <w:delText xml:space="preserve">population </w:delText>
        </w:r>
      </w:del>
      <w:ins w:id="190" w:author="Owen Lewis" w:date="2021-08-19T22:31:00Z">
        <w:r w:rsidR="00C06021">
          <w:rPr>
            <w:rFonts w:ascii="Arial" w:hAnsi="Arial" w:cs="Arial"/>
            <w:lang w:val="en-US"/>
          </w:rPr>
          <w:t>abundances</w:t>
        </w:r>
      </w:ins>
      <w:ins w:id="191" w:author="Owen Lewis" w:date="2021-08-19T22:32:00Z">
        <w:r w:rsidR="00C06021">
          <w:rPr>
            <w:rFonts w:ascii="Arial" w:hAnsi="Arial" w:cs="Arial"/>
            <w:lang w:val="en-US"/>
          </w:rPr>
          <w:t xml:space="preserve"> are predicted to</w:t>
        </w:r>
      </w:ins>
      <w:del w:id="192" w:author="Owen Lewis" w:date="2021-08-19T22:32:00Z">
        <w:r w:rsidR="00E36F4E" w:rsidRPr="007F05C5" w:rsidDel="00C06021">
          <w:rPr>
            <w:rFonts w:ascii="Arial" w:hAnsi="Arial" w:cs="Arial"/>
            <w:lang w:val="en-US"/>
          </w:rPr>
          <w:delText>dynamics are</w:delText>
        </w:r>
      </w:del>
      <w:ins w:id="193" w:author="Owen Lewis" w:date="2021-08-19T22:32:00Z">
        <w:r w:rsidR="00C06021">
          <w:rPr>
            <w:rFonts w:ascii="Arial" w:hAnsi="Arial" w:cs="Arial"/>
            <w:lang w:val="en-US"/>
          </w:rPr>
          <w:t xml:space="preserve"> be</w:t>
        </w:r>
      </w:ins>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ins w:id="194" w:author="Owen Lewis" w:date="2021-08-19T22:32:00Z">
        <w:r w:rsidR="00C06021">
          <w:rPr>
            <w:rFonts w:ascii="Arial" w:hAnsi="Arial" w:cs="Arial"/>
            <w:lang w:val="en-US"/>
          </w:rPr>
          <w:t>competition with</w:t>
        </w:r>
      </w:ins>
      <w:del w:id="195" w:author="Owen Lewis" w:date="2021-08-19T22:32:00Z">
        <w:r w:rsidR="00E36F4E" w:rsidRPr="007F05C5" w:rsidDel="00C06021">
          <w:rPr>
            <w:rFonts w:ascii="Arial" w:hAnsi="Arial" w:cs="Arial"/>
            <w:lang w:val="en-US"/>
          </w:rPr>
          <w:delText>the presence of</w:delText>
        </w:r>
      </w:del>
      <w:r w:rsidR="00E36F4E" w:rsidRPr="007F05C5">
        <w:rPr>
          <w:rFonts w:ascii="Arial" w:hAnsi="Arial" w:cs="Arial"/>
          <w:lang w:val="en-US"/>
        </w:rPr>
        <w:t xml:space="preserve"> lowland-biased species</w:t>
      </w:r>
      <w:del w:id="196" w:author="Owen Lewis" w:date="2021-08-19T22:32:00Z">
        <w:r w:rsidR="00E36F4E" w:rsidRPr="007F05C5" w:rsidDel="00C06021">
          <w:rPr>
            <w:rFonts w:ascii="Arial" w:hAnsi="Arial" w:cs="Arial"/>
            <w:lang w:val="en-US"/>
          </w:rPr>
          <w:delText xml:space="preserve"> as the competitors</w:delText>
        </w:r>
      </w:del>
      <w:r w:rsidR="00E36F4E" w:rsidRPr="007F05C5">
        <w:rPr>
          <w:rFonts w:ascii="Arial" w:hAnsi="Arial" w:cs="Arial"/>
          <w:lang w:val="en-US"/>
        </w:rPr>
        <w:t xml:space="preserve">. </w:t>
      </w:r>
      <w:r w:rsidR="009958A7" w:rsidRPr="007F05C5">
        <w:rPr>
          <w:rFonts w:ascii="Arial" w:hAnsi="Arial" w:cs="Arial"/>
          <w:lang w:val="en-US"/>
        </w:rPr>
        <w:t>To test the</w:t>
      </w:r>
      <w:ins w:id="197" w:author="Owen Lewis" w:date="2021-08-19T22:32:00Z">
        <w:r w:rsidR="00C06021">
          <w:rPr>
            <w:rFonts w:ascii="Arial" w:hAnsi="Arial" w:cs="Arial"/>
            <w:lang w:val="en-US"/>
          </w:rPr>
          <w:t>se</w:t>
        </w:r>
      </w:ins>
      <w:r w:rsidR="009958A7" w:rsidRPr="007F05C5">
        <w:rPr>
          <w:rFonts w:ascii="Arial" w:hAnsi="Arial" w:cs="Arial"/>
          <w:lang w:val="en-US"/>
        </w:rPr>
        <w:t xml:space="preserve"> hypotheses, </w:t>
      </w:r>
      <w:r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w:t>
      </w:r>
      <w:del w:id="198" w:author="Owen Lewis" w:date="2021-08-19T22:32:00Z">
        <w:r w:rsidR="00F76B1A" w:rsidRPr="007F05C5" w:rsidDel="00B65C36">
          <w:rPr>
            <w:rFonts w:ascii="Arial" w:hAnsi="Arial" w:cs="Arial"/>
            <w:lang w:val="en-US"/>
          </w:rPr>
          <w:delText xml:space="preserve">the </w:delText>
        </w:r>
      </w:del>
      <w:r w:rsidR="00F76B1A" w:rsidRPr="007F05C5">
        <w:rPr>
          <w:rFonts w:ascii="Arial" w:hAnsi="Arial" w:cs="Arial"/>
          <w:lang w:val="en-US"/>
        </w:rPr>
        <w:t xml:space="preserve">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simulated highland and lowland temperature</w:t>
      </w:r>
      <w:r w:rsidR="007336D0">
        <w:rPr>
          <w:rFonts w:ascii="Arial" w:hAnsi="Arial" w:cs="Arial"/>
          <w:lang w:val="en-US"/>
        </w:rPr>
        <w:t>s</w:t>
      </w:r>
      <w:r w:rsidR="00F76B1A" w:rsidRPr="007F05C5">
        <w:rPr>
          <w:rFonts w:ascii="Arial" w:hAnsi="Arial" w:cs="Arial"/>
          <w:lang w:val="en-US"/>
        </w:rPr>
        <w:t xml:space="preserve"> to examine their competitive outcomes in both </w:t>
      </w:r>
      <w:del w:id="199" w:author="Owen Lewis" w:date="2021-08-19T22:33:00Z">
        <w:r w:rsidR="00F76B1A" w:rsidRPr="007F05C5" w:rsidDel="00B65C36">
          <w:rPr>
            <w:rFonts w:ascii="Arial" w:hAnsi="Arial" w:cs="Arial"/>
            <w:lang w:val="en-US"/>
          </w:rPr>
          <w:delText xml:space="preserve">of </w:delText>
        </w:r>
      </w:del>
      <w:ins w:id="200" w:author="Owen Lewis" w:date="2021-08-19T22:33:00Z">
        <w:r w:rsidR="00B65C36">
          <w:rPr>
            <w:rFonts w:ascii="Arial" w:hAnsi="Arial" w:cs="Arial"/>
            <w:lang w:val="en-US"/>
          </w:rPr>
          <w:t>the</w:t>
        </w:r>
        <w:r w:rsidR="00B65C36" w:rsidRPr="007F05C5">
          <w:rPr>
            <w:rFonts w:ascii="Arial" w:hAnsi="Arial" w:cs="Arial"/>
            <w:lang w:val="en-US"/>
          </w:rPr>
          <w:t xml:space="preserve"> </w:t>
        </w:r>
      </w:ins>
      <w:r w:rsidR="00F76B1A" w:rsidRPr="007F05C5">
        <w:rPr>
          <w:rFonts w:ascii="Arial" w:hAnsi="Arial" w:cs="Arial"/>
          <w:lang w:val="en-US"/>
        </w:rPr>
        <w:t>short and long term</w:t>
      </w:r>
      <w:del w:id="201" w:author="Owen Lewis" w:date="2021-08-19T22:33:00Z">
        <w:r w:rsidR="00F76B1A" w:rsidRPr="007F05C5" w:rsidDel="00B65C36">
          <w:rPr>
            <w:rFonts w:ascii="Arial" w:hAnsi="Arial" w:cs="Arial"/>
            <w:lang w:val="en-US"/>
          </w:rPr>
          <w:delText>s</w:delText>
        </w:r>
      </w:del>
      <w:r w:rsidR="00F76B1A" w:rsidRPr="007F05C5">
        <w:rPr>
          <w:rFonts w:ascii="Arial" w:hAnsi="Arial" w:cs="Arial"/>
          <w:lang w:val="en-US"/>
        </w:rPr>
        <w:t xml:space="preserve">. </w:t>
      </w:r>
      <w:del w:id="202" w:author="Owen Lewis" w:date="2021-08-19T22:33:00Z">
        <w:r w:rsidR="00F76B1A" w:rsidRPr="007F05C5" w:rsidDel="00B65C36">
          <w:rPr>
            <w:rFonts w:ascii="Arial" w:hAnsi="Arial" w:cs="Arial"/>
            <w:lang w:val="en-US"/>
          </w:rPr>
          <w:delText>Our results contrast with</w:delText>
        </w:r>
      </w:del>
      <w:ins w:id="203" w:author="Owen Lewis" w:date="2021-08-19T22:33:00Z">
        <w:r w:rsidR="00B65C36">
          <w:rPr>
            <w:rFonts w:ascii="Arial" w:hAnsi="Arial" w:cs="Arial"/>
            <w:lang w:val="en-US"/>
          </w:rPr>
          <w:t>Counter to</w:t>
        </w:r>
      </w:ins>
      <w:r w:rsidR="00F76B1A" w:rsidRPr="007F05C5">
        <w:rPr>
          <w:rFonts w:ascii="Arial" w:hAnsi="Arial" w:cs="Arial"/>
          <w:lang w:val="en-US"/>
        </w:rPr>
        <w:t xml:space="preserve"> our original </w:t>
      </w:r>
      <w:del w:id="204" w:author="Owen Lewis" w:date="2021-08-19T22:33:00Z">
        <w:r w:rsidR="00F76B1A" w:rsidRPr="007F05C5" w:rsidDel="000855AC">
          <w:rPr>
            <w:rFonts w:ascii="Arial" w:hAnsi="Arial" w:cs="Arial"/>
            <w:lang w:val="en-US"/>
          </w:rPr>
          <w:delText>hypotheses</w:delText>
        </w:r>
      </w:del>
      <w:ins w:id="205" w:author="Owen Lewis" w:date="2021-08-19T22:33:00Z">
        <w:r w:rsidR="000855AC">
          <w:rPr>
            <w:rFonts w:ascii="Arial" w:hAnsi="Arial" w:cs="Arial"/>
            <w:lang w:val="en-US"/>
          </w:rPr>
          <w:t>predictions</w:t>
        </w:r>
      </w:ins>
      <w:r w:rsidR="00F76B1A" w:rsidRPr="007F05C5">
        <w:rPr>
          <w:rFonts w:ascii="Arial" w:hAnsi="Arial" w:cs="Arial"/>
          <w:lang w:val="en-US"/>
        </w:rPr>
        <w:t xml:space="preserve">, </w:t>
      </w:r>
      <w:ins w:id="206" w:author="Owen Lewis" w:date="2021-08-19T22:33:00Z">
        <w:r w:rsidR="000855AC">
          <w:rPr>
            <w:rFonts w:ascii="Arial" w:hAnsi="Arial" w:cs="Arial"/>
            <w:lang w:val="en-US"/>
          </w:rPr>
          <w:t xml:space="preserve">our results </w:t>
        </w:r>
      </w:ins>
      <w:r w:rsidR="00F76B1A" w:rsidRPr="007F05C5">
        <w:rPr>
          <w:rFonts w:ascii="Arial" w:hAnsi="Arial" w:cs="Arial"/>
          <w:lang w:val="en-US"/>
        </w:rPr>
        <w:t>suggest</w:t>
      </w:r>
      <w:del w:id="207" w:author="Owen Lewis" w:date="2021-08-19T22:33:00Z">
        <w:r w:rsidR="00F76B1A" w:rsidRPr="007F05C5" w:rsidDel="000855AC">
          <w:rPr>
            <w:rFonts w:ascii="Arial" w:hAnsi="Arial" w:cs="Arial"/>
            <w:lang w:val="en-US"/>
          </w:rPr>
          <w:delText>ing</w:delText>
        </w:r>
      </w:del>
      <w:r w:rsidR="00F76B1A" w:rsidRPr="007F05C5">
        <w:rPr>
          <w:rFonts w:ascii="Arial" w:hAnsi="Arial" w:cs="Arial"/>
          <w:lang w:val="en-US"/>
        </w:rPr>
        <w:t xml:space="preserve"> that</w:t>
      </w:r>
      <w:r w:rsidR="003A483E">
        <w:rPr>
          <w:rFonts w:ascii="Arial" w:hAnsi="Arial" w:cs="Arial"/>
          <w:lang w:val="en-US"/>
        </w:rPr>
        <w:t xml:space="preserve"> interspecific competition significantly reduces lowland-biased species at high</w:t>
      </w:r>
      <w:ins w:id="208" w:author="Owen Lewis" w:date="2021-08-19T22:33:00Z">
        <w:r w:rsidR="000855AC">
          <w:rPr>
            <w:rFonts w:ascii="Arial" w:hAnsi="Arial" w:cs="Arial"/>
            <w:lang w:val="en-US"/>
          </w:rPr>
          <w:t xml:space="preserve"> </w:t>
        </w:r>
      </w:ins>
      <w:del w:id="209" w:author="Owen Lewis" w:date="2021-08-19T22:33:00Z">
        <w:r w:rsidR="003A483E" w:rsidDel="000855AC">
          <w:rPr>
            <w:rFonts w:ascii="Arial" w:hAnsi="Arial" w:cs="Arial"/>
            <w:lang w:val="en-US"/>
          </w:rPr>
          <w:delText>land</w:delText>
        </w:r>
      </w:del>
      <w:ins w:id="210" w:author="Owen Lewis" w:date="2021-08-19T22:33:00Z">
        <w:r w:rsidR="000855AC">
          <w:rPr>
            <w:rFonts w:ascii="Arial" w:hAnsi="Arial" w:cs="Arial"/>
            <w:lang w:val="en-US"/>
          </w:rPr>
          <w:t>elevations</w:t>
        </w:r>
      </w:ins>
      <w:r w:rsidR="003A483E">
        <w:rPr>
          <w:rFonts w:ascii="Arial" w:hAnsi="Arial" w:cs="Arial"/>
          <w:lang w:val="en-US"/>
        </w:rPr>
        <w:t xml:space="preserve">, whereas </w:t>
      </w:r>
      <w:r w:rsidR="0029274B" w:rsidRPr="007F05C5">
        <w:rPr>
          <w:rFonts w:ascii="Arial" w:hAnsi="Arial" w:cs="Arial"/>
          <w:lang w:val="en-US"/>
        </w:rPr>
        <w:t xml:space="preserve">high temperature, regardless of </w:t>
      </w:r>
      <w:del w:id="211" w:author="Owen Lewis" w:date="2021-08-19T22:34:00Z">
        <w:r w:rsidR="0029274B" w:rsidRPr="007F05C5" w:rsidDel="000855AC">
          <w:rPr>
            <w:rFonts w:ascii="Arial" w:hAnsi="Arial" w:cs="Arial"/>
            <w:lang w:val="en-US"/>
          </w:rPr>
          <w:delText xml:space="preserve">biotic </w:delText>
        </w:r>
      </w:del>
      <w:r w:rsidR="0029274B" w:rsidRPr="007F05C5">
        <w:rPr>
          <w:rFonts w:ascii="Arial" w:hAnsi="Arial" w:cs="Arial"/>
          <w:lang w:val="en-US"/>
        </w:rPr>
        <w:t xml:space="preserve">competition, </w:t>
      </w:r>
      <w:del w:id="212" w:author="Owen Lewis" w:date="2021-08-19T22:34:00Z">
        <w:r w:rsidR="0029274B" w:rsidRPr="007F05C5" w:rsidDel="009E52D6">
          <w:rPr>
            <w:rFonts w:ascii="Arial" w:hAnsi="Arial" w:cs="Arial"/>
            <w:lang w:val="en-US"/>
          </w:rPr>
          <w:delText xml:space="preserve">already </w:delText>
        </w:r>
      </w:del>
      <w:r w:rsidR="0029274B" w:rsidRPr="007F05C5">
        <w:rPr>
          <w:rFonts w:ascii="Arial" w:hAnsi="Arial" w:cs="Arial"/>
          <w:lang w:val="en-US"/>
        </w:rPr>
        <w:t xml:space="preserve">constrains </w:t>
      </w:r>
      <w:del w:id="213" w:author="Owen Lewis" w:date="2021-08-19T22:34:00Z">
        <w:r w:rsidR="0029274B" w:rsidRPr="007F05C5" w:rsidDel="009E52D6">
          <w:rPr>
            <w:rFonts w:ascii="Arial" w:hAnsi="Arial" w:cs="Arial"/>
            <w:lang w:val="en-US"/>
          </w:rPr>
          <w:delText xml:space="preserve">the </w:delText>
        </w:r>
      </w:del>
      <w:r w:rsidR="0029274B" w:rsidRPr="007F05C5">
        <w:rPr>
          <w:rFonts w:ascii="Arial" w:hAnsi="Arial" w:cs="Arial"/>
          <w:lang w:val="en-US"/>
        </w:rPr>
        <w:t xml:space="preserve">upland </w:t>
      </w:r>
      <w:r w:rsidR="0029274B" w:rsidRPr="007F05C5">
        <w:rPr>
          <w:rFonts w:ascii="Arial" w:hAnsi="Arial" w:cs="Arial"/>
          <w:i/>
          <w:iCs/>
          <w:lang w:val="en-US"/>
        </w:rPr>
        <w:t>Drosophila</w:t>
      </w:r>
      <w:r w:rsidR="0029274B" w:rsidRPr="007F05C5">
        <w:rPr>
          <w:rFonts w:ascii="Arial" w:hAnsi="Arial" w:cs="Arial"/>
          <w:lang w:val="en-US"/>
        </w:rPr>
        <w:t xml:space="preserve"> species at </w:t>
      </w:r>
      <w:del w:id="214" w:author="Owen Lewis" w:date="2021-08-19T22:34:00Z">
        <w:r w:rsidR="0029274B" w:rsidRPr="007F05C5" w:rsidDel="009E52D6">
          <w:rPr>
            <w:rFonts w:ascii="Arial" w:hAnsi="Arial" w:cs="Arial"/>
            <w:lang w:val="en-US"/>
          </w:rPr>
          <w:delText xml:space="preserve">Australian tropical </w:delText>
        </w:r>
      </w:del>
      <w:r w:rsidR="0029274B" w:rsidRPr="007F05C5">
        <w:rPr>
          <w:rFonts w:ascii="Arial" w:hAnsi="Arial" w:cs="Arial"/>
          <w:lang w:val="en-US"/>
        </w:rPr>
        <w:t>low</w:t>
      </w:r>
      <w:ins w:id="215" w:author="Owen Lewis" w:date="2021-08-19T22:34:00Z">
        <w:r w:rsidR="009E52D6">
          <w:rPr>
            <w:rFonts w:ascii="Arial" w:hAnsi="Arial" w:cs="Arial"/>
            <w:lang w:val="en-US"/>
          </w:rPr>
          <w:t xml:space="preserve"> elevations</w:t>
        </w:r>
      </w:ins>
      <w:del w:id="216" w:author="Owen Lewis" w:date="2021-08-19T22:34:00Z">
        <w:r w:rsidR="0029274B" w:rsidRPr="007F05C5" w:rsidDel="009E52D6">
          <w:rPr>
            <w:rFonts w:ascii="Arial" w:hAnsi="Arial" w:cs="Arial"/>
            <w:lang w:val="en-US"/>
          </w:rPr>
          <w:delText>land</w:delText>
        </w:r>
      </w:del>
      <w:r w:rsidR="0029274B" w:rsidRPr="007F05C5">
        <w:rPr>
          <w:rFonts w:ascii="Arial" w:hAnsi="Arial" w:cs="Arial"/>
          <w:lang w:val="en-US"/>
        </w:rPr>
        <w:t xml:space="preserve">. </w:t>
      </w:r>
      <w:del w:id="217" w:author="Owen Lewis" w:date="2021-08-19T22:34:00Z">
        <w:r w:rsidR="0029274B" w:rsidRPr="007F05C5" w:rsidDel="009E52D6">
          <w:rPr>
            <w:rFonts w:ascii="Arial" w:hAnsi="Arial" w:cs="Arial"/>
            <w:lang w:val="en-US"/>
          </w:rPr>
          <w:delText>Additionally</w:delText>
        </w:r>
      </w:del>
      <w:ins w:id="218" w:author="Owen Lewis" w:date="2021-08-19T22:34:00Z">
        <w:r w:rsidR="009E52D6">
          <w:rPr>
            <w:rFonts w:ascii="Arial" w:hAnsi="Arial" w:cs="Arial"/>
            <w:lang w:val="en-US"/>
          </w:rPr>
          <w:t>S</w:t>
        </w:r>
      </w:ins>
      <w:del w:id="219" w:author="Owen Lewis" w:date="2021-08-19T22:34:00Z">
        <w:r w:rsidR="0029274B" w:rsidRPr="007F05C5" w:rsidDel="009E52D6">
          <w:rPr>
            <w:rFonts w:ascii="Arial" w:hAnsi="Arial" w:cs="Arial"/>
            <w:lang w:val="en-US"/>
          </w:rPr>
          <w:delText>, the s</w:delText>
        </w:r>
      </w:del>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 </w:t>
      </w:r>
    </w:p>
    <w:p w14:paraId="397CD896" w14:textId="29336F41" w:rsidR="00930FF3" w:rsidRDefault="00930FF3" w:rsidP="00426F96">
      <w:pPr>
        <w:rPr>
          <w:rFonts w:ascii="Arial" w:hAnsi="Arial" w:cs="Arial"/>
          <w:lang w:val="en-US"/>
        </w:rPr>
      </w:pPr>
    </w:p>
    <w:p w14:paraId="353FCC55" w14:textId="77777777" w:rsidR="005E43FE" w:rsidRPr="007F05C5" w:rsidRDefault="005E43FE" w:rsidP="00426F96">
      <w:pPr>
        <w:rPr>
          <w:rFonts w:ascii="Arial" w:hAnsi="Arial" w:cs="Arial"/>
          <w:lang w:val="en-US"/>
        </w:rPr>
      </w:pPr>
    </w:p>
    <w:p w14:paraId="4D550837" w14:textId="77777777" w:rsidR="002663CF" w:rsidRPr="007F05C5" w:rsidRDefault="002663CF" w:rsidP="00426F96">
      <w:pPr>
        <w:rPr>
          <w:rFonts w:ascii="Arial" w:hAnsi="Arial" w:cs="Arial"/>
          <w:b/>
          <w:bCs/>
          <w:lang w:val="en-US"/>
        </w:rPr>
      </w:pPr>
      <w:r w:rsidRPr="007F05C5">
        <w:rPr>
          <w:rFonts w:ascii="Arial" w:hAnsi="Arial" w:cs="Arial"/>
          <w:b/>
          <w:bCs/>
          <w:lang w:val="en-US"/>
        </w:rPr>
        <w:t xml:space="preserve">Methods </w:t>
      </w:r>
    </w:p>
    <w:p w14:paraId="5228F973" w14:textId="5787EE80" w:rsidR="002663CF" w:rsidRPr="007F05C5" w:rsidRDefault="002663CF" w:rsidP="00426F96">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6F1E0266" w:rsidR="00BA0A14" w:rsidRPr="007F05C5" w:rsidRDefault="00DD43D3" w:rsidP="00F203EE">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E832FB" w:rsidRPr="007F05C5">
        <w:rPr>
          <w:rFonts w:ascii="Arial" w:hAnsi="Arial" w:cs="Arial"/>
          <w:lang w:val="en-US"/>
        </w:rPr>
        <w:t>. M</w:t>
      </w:r>
      <w:r w:rsidR="00C64F51" w:rsidRPr="007F05C5">
        <w:rPr>
          <w:rFonts w:ascii="Arial" w:hAnsi="Arial" w:cs="Arial"/>
          <w:lang w:val="en-US"/>
        </w:rPr>
        <w:t>ean</w:t>
      </w:r>
      <w:r w:rsidR="00045B7F" w:rsidRPr="007F05C5">
        <w:rPr>
          <w:rFonts w:ascii="Arial" w:hAnsi="Arial" w:cs="Arial"/>
          <w:lang w:val="en-US"/>
        </w:rPr>
        <w:t xml:space="preserve"> temperature</w:t>
      </w:r>
      <w:r w:rsidR="00C64F51" w:rsidRPr="007F05C5">
        <w:rPr>
          <w:rFonts w:ascii="Arial" w:hAnsi="Arial" w:cs="Arial"/>
          <w:lang w:val="en-US"/>
        </w:rPr>
        <w:t>s</w:t>
      </w:r>
      <w:r w:rsidR="00E832FB" w:rsidRPr="007F05C5">
        <w:rPr>
          <w:rFonts w:ascii="Arial" w:hAnsi="Arial" w:cs="Arial"/>
          <w:lang w:val="en-US"/>
        </w:rPr>
        <w:t xml:space="preserve"> at study sites</w:t>
      </w:r>
      <w:r w:rsidR="00045B7F" w:rsidRPr="007F05C5">
        <w:rPr>
          <w:rFonts w:ascii="Arial" w:hAnsi="Arial" w:cs="Arial"/>
          <w:lang w:val="en-US"/>
        </w:rPr>
        <w:t xml:space="preserve"> </w:t>
      </w:r>
      <w:r w:rsidR="00E832FB" w:rsidRPr="007F05C5">
        <w:rPr>
          <w:rFonts w:ascii="Arial" w:hAnsi="Arial" w:cs="Arial"/>
          <w:lang w:val="en-US"/>
        </w:rPr>
        <w:t>ranged</w:t>
      </w:r>
      <w:r w:rsidR="00045B7F" w:rsidRPr="007F05C5">
        <w:rPr>
          <w:rFonts w:ascii="Arial" w:hAnsi="Arial" w:cs="Arial"/>
        </w:rPr>
        <w:t xml:space="preserve"> from 21</w:t>
      </w:r>
      <w:r w:rsidR="00474543" w:rsidRPr="007F05C5">
        <w:rPr>
          <w:rFonts w:ascii="Arial" w:hAnsi="Arial" w:cs="Arial"/>
        </w:rPr>
        <w:t>°C</w:t>
      </w:r>
      <w:r w:rsidR="00045B7F" w:rsidRPr="007F05C5">
        <w:rPr>
          <w:rFonts w:ascii="Arial" w:hAnsi="Arial" w:cs="Arial"/>
        </w:rPr>
        <w:t xml:space="preserve"> to 26°C</w:t>
      </w:r>
      <w:r w:rsidR="00661CC1" w:rsidRPr="007F05C5">
        <w:rPr>
          <w:rFonts w:ascii="Arial" w:hAnsi="Arial" w:cs="Arial"/>
        </w:rPr>
        <w:t>.</w:t>
      </w:r>
    </w:p>
    <w:p w14:paraId="11A7A4E1" w14:textId="3EAA759E" w:rsidR="00302A7A" w:rsidRDefault="00066D54" w:rsidP="00426F96">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 xml:space="preserve">°C </w:t>
      </w:r>
      <w:r w:rsidR="003431C6" w:rsidRPr="007F05C5">
        <w:rPr>
          <w:rFonts w:ascii="Arial" w:hAnsi="Arial" w:cs="Arial"/>
        </w:rPr>
        <w:t xml:space="preserve">and </w:t>
      </w:r>
      <w:r w:rsidRPr="007F05C5">
        <w:rPr>
          <w:rFonts w:ascii="Arial" w:hAnsi="Arial" w:cs="Arial"/>
        </w:rPr>
        <w:t>12</w:t>
      </w:r>
      <w:r w:rsidR="00F75D94">
        <w:rPr>
          <w:rFonts w:ascii="Arial" w:hAnsi="Arial" w:cs="Arial"/>
        </w:rPr>
        <w:t>h</w:t>
      </w:r>
      <w:r w:rsidR="003431C6" w:rsidRPr="007F05C5">
        <w:rPr>
          <w:rFonts w:ascii="Arial" w:hAnsi="Arial" w:cs="Arial"/>
        </w:rPr>
        <w:t>/</w:t>
      </w:r>
      <w:r w:rsidRPr="007F05C5">
        <w:rPr>
          <w:rFonts w:ascii="Arial" w:hAnsi="Arial" w:cs="Arial"/>
        </w:rPr>
        <w:t>12</w:t>
      </w:r>
      <w:r w:rsidR="00F75D94">
        <w:rPr>
          <w:rFonts w:ascii="Arial" w:hAnsi="Arial" w:cs="Arial"/>
        </w:rPr>
        <w:t>h</w:t>
      </w:r>
      <w:r w:rsidRPr="007F05C5">
        <w:rPr>
          <w:rFonts w:ascii="Arial" w:hAnsi="Arial" w:cs="Arial"/>
        </w:rPr>
        <w:t xml:space="preserve"> </w:t>
      </w:r>
      <w:r w:rsidR="003431C6" w:rsidRPr="007F05C5">
        <w:rPr>
          <w:rFonts w:ascii="Arial" w:hAnsi="Arial" w:cs="Arial"/>
        </w:rPr>
        <w:t xml:space="preserve">L/D </w:t>
      </w:r>
      <w:r w:rsidRPr="007F05C5">
        <w:rPr>
          <w:rFonts w:ascii="Arial" w:hAnsi="Arial" w:cs="Arial"/>
        </w:rPr>
        <w:t>cycle 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and maintained at 25°C </w:t>
      </w:r>
      <w:r w:rsidR="003431C6" w:rsidRPr="007F05C5">
        <w:rPr>
          <w:rFonts w:ascii="Arial" w:hAnsi="Arial" w:cs="Arial"/>
        </w:rPr>
        <w:t>and</w:t>
      </w:r>
      <w:r w:rsidRPr="007F05C5">
        <w:rPr>
          <w:rFonts w:ascii="Arial" w:hAnsi="Arial" w:cs="Arial"/>
        </w:rPr>
        <w:t xml:space="preserve"> </w:t>
      </w:r>
      <w:r w:rsidR="003431C6" w:rsidRPr="007F05C5">
        <w:rPr>
          <w:rFonts w:ascii="Arial" w:hAnsi="Arial" w:cs="Arial"/>
        </w:rPr>
        <w:t>12</w:t>
      </w:r>
      <w:r w:rsidR="00F75D94">
        <w:rPr>
          <w:rFonts w:ascii="Arial" w:hAnsi="Arial" w:cs="Arial"/>
        </w:rPr>
        <w:t>h</w:t>
      </w:r>
      <w:r w:rsidR="003431C6" w:rsidRPr="007F05C5">
        <w:rPr>
          <w:rFonts w:ascii="Arial" w:hAnsi="Arial" w:cs="Arial"/>
        </w:rPr>
        <w:t>/12</w:t>
      </w:r>
      <w:r w:rsidR="00F75D94">
        <w:rPr>
          <w:rFonts w:ascii="Arial" w:hAnsi="Arial" w:cs="Arial"/>
        </w:rPr>
        <w:t>h</w:t>
      </w:r>
      <w:r w:rsidR="003431C6" w:rsidRPr="007F05C5">
        <w:rPr>
          <w:rFonts w:ascii="Arial" w:hAnsi="Arial" w:cs="Arial"/>
        </w:rPr>
        <w:t xml:space="preserve"> L/D cycle </w:t>
      </w:r>
      <w:r w:rsidRPr="007F05C5">
        <w:rPr>
          <w:rFonts w:ascii="Arial" w:hAnsi="Arial" w:cs="Arial"/>
        </w:rPr>
        <w:t xml:space="preserve">at the Department of Zoology, </w:t>
      </w:r>
      <w:del w:id="220" w:author="Owen Lewis" w:date="2021-08-19T22:35:00Z">
        <w:r w:rsidR="00C07A21" w:rsidRPr="007F05C5" w:rsidDel="009E52D6">
          <w:rPr>
            <w:rFonts w:ascii="Arial" w:hAnsi="Arial" w:cs="Arial"/>
          </w:rPr>
          <w:delText xml:space="preserve">the </w:delText>
        </w:r>
      </w:del>
      <w:r w:rsidRPr="007F05C5">
        <w:rPr>
          <w:rFonts w:ascii="Arial" w:hAnsi="Arial" w:cs="Arial"/>
        </w:rPr>
        <w:t>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0A3967C9" w:rsidR="00C46392" w:rsidRDefault="00C46392" w:rsidP="000773AE">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del w:id="221" w:author="Owen Lewis" w:date="2021-08-19T22:35:00Z">
        <w:r w:rsidRPr="007F05C5" w:rsidDel="009E52D6">
          <w:rPr>
            <w:rFonts w:ascii="Arial" w:hAnsi="Arial" w:cs="Arial"/>
          </w:rPr>
          <w:delText>D</w:delText>
        </w:r>
      </w:del>
      <w:ins w:id="222" w:author="Owen Lewis" w:date="2021-08-19T22:35:00Z">
        <w:r w:rsidR="009E52D6">
          <w:rPr>
            <w:rFonts w:ascii="Arial" w:hAnsi="Arial" w:cs="Arial"/>
          </w:rPr>
          <w:t>d</w:t>
        </w:r>
      </w:ins>
      <w:r w:rsidRPr="007F05C5">
        <w:rPr>
          <w:rFonts w:ascii="Arial" w:hAnsi="Arial" w:cs="Arial"/>
        </w:rPr>
        <w:t xml:space="preserve">etailed </w:t>
      </w:r>
      <w:del w:id="223" w:author="Owen Lewis" w:date="2021-08-19T22:35:00Z">
        <w:r w:rsidRPr="007F05C5" w:rsidDel="009E52D6">
          <w:rPr>
            <w:rFonts w:ascii="Arial" w:hAnsi="Arial" w:cs="Arial"/>
          </w:rPr>
          <w:delText xml:space="preserve">arrangement </w:delText>
        </w:r>
      </w:del>
      <w:r w:rsidR="007E6F6F">
        <w:rPr>
          <w:rFonts w:ascii="Arial" w:hAnsi="Arial" w:cs="Arial"/>
        </w:rPr>
        <w:t>as</w:t>
      </w:r>
      <w:r w:rsidRPr="007F05C5">
        <w:rPr>
          <w:rFonts w:ascii="Arial" w:hAnsi="Arial" w:cs="Arial"/>
        </w:rPr>
        <w:t xml:space="preserve"> </w:t>
      </w:r>
      <w:del w:id="224" w:author="Owen Lewis" w:date="2021-08-19T22:35:00Z">
        <w:r w:rsidRPr="007F05C5" w:rsidDel="009E52D6">
          <w:rPr>
            <w:rFonts w:ascii="Arial" w:hAnsi="Arial" w:cs="Arial"/>
          </w:rPr>
          <w:delText xml:space="preserve">shown </w:delText>
        </w:r>
      </w:del>
      <w:ins w:id="225" w:author="Owen Lewis" w:date="2021-08-19T22:35:00Z">
        <w:r w:rsidR="009E52D6">
          <w:rPr>
            <w:rFonts w:ascii="Arial" w:hAnsi="Arial" w:cs="Arial"/>
          </w:rPr>
          <w:t>provided</w:t>
        </w:r>
        <w:r w:rsidR="009E52D6" w:rsidRPr="007F05C5">
          <w:rPr>
            <w:rFonts w:ascii="Arial" w:hAnsi="Arial" w:cs="Arial"/>
          </w:rPr>
          <w:t xml:space="preserve"> </w:t>
        </w:r>
      </w:ins>
      <w:r w:rsidRPr="007F05C5">
        <w:rPr>
          <w:rFonts w:ascii="Arial" w:hAnsi="Arial" w:cs="Arial"/>
        </w:rPr>
        <w:t xml:space="preserve">in supplementary table 1). Each population cage was initiated using two </w:t>
      </w:r>
      <w:proofErr w:type="gramStart"/>
      <w:r w:rsidRPr="007F05C5">
        <w:rPr>
          <w:rFonts w:ascii="Arial" w:hAnsi="Arial" w:cs="Arial"/>
        </w:rPr>
        <w:t>independently-reared</w:t>
      </w:r>
      <w:proofErr w:type="gramEnd"/>
      <w:r w:rsidRPr="007F05C5">
        <w:rPr>
          <w:rFonts w:ascii="Arial" w:hAnsi="Arial" w:cs="Arial"/>
        </w:rPr>
        <w:t xml:space="preserve">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ins w:id="226" w:author="Owen Lewis" w:date="2021-08-19T22:36:00Z">
        <w:r w:rsidR="009E52D6">
          <w:rPr>
            <w:rFonts w:ascii="Arial" w:hAnsi="Arial" w:cs="Arial"/>
          </w:rPr>
          <w:t>s</w:t>
        </w:r>
      </w:ins>
      <w:r w:rsidRPr="007F05C5">
        <w:rPr>
          <w:rFonts w:ascii="Arial" w:hAnsi="Arial" w:cs="Arial"/>
        </w:rPr>
        <w:t xml:space="preserve">. </w:t>
      </w:r>
      <w:proofErr w:type="spellStart"/>
      <w:r w:rsidR="000773AE">
        <w:rPr>
          <w:rFonts w:ascii="Arial" w:hAnsi="Arial" w:cs="Arial"/>
        </w:rPr>
        <w:t>The</w:t>
      </w:r>
      <w:proofErr w:type="spellEnd"/>
      <w:r w:rsidR="000773AE">
        <w:rPr>
          <w:rFonts w:ascii="Arial" w:hAnsi="Arial" w:cs="Arial"/>
        </w:rPr>
        <w:t xml:space="preserv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°C and 12</w:t>
      </w:r>
      <w:r w:rsidR="00F75D94">
        <w:rPr>
          <w:rFonts w:ascii="Arial" w:hAnsi="Arial" w:cs="Arial"/>
        </w:rPr>
        <w:t>h</w:t>
      </w:r>
      <w:r w:rsidR="000773AE" w:rsidRPr="007F05C5">
        <w:rPr>
          <w:rFonts w:ascii="Arial" w:hAnsi="Arial" w:cs="Arial"/>
        </w:rPr>
        <w:t>/12</w:t>
      </w:r>
      <w:r w:rsidR="00F75D94">
        <w:rPr>
          <w:rFonts w:ascii="Arial" w:hAnsi="Arial" w:cs="Arial"/>
        </w:rPr>
        <w:t>h</w:t>
      </w:r>
      <w:r w:rsidR="000773AE" w:rsidRPr="007F05C5">
        <w:rPr>
          <w:rFonts w:ascii="Arial" w:hAnsi="Arial" w:cs="Arial"/>
        </w:rPr>
        <w:t xml:space="preserve"> L/D</w:t>
      </w:r>
      <w:r w:rsidR="000773AE">
        <w:rPr>
          <w:rFonts w:ascii="Arial" w:hAnsi="Arial" w:cs="Arial"/>
        </w:rPr>
        <w:t xml:space="preserve"> since 2020.</w:t>
      </w:r>
    </w:p>
    <w:p w14:paraId="3804610F" w14:textId="0158237F" w:rsidR="00366CD1" w:rsidRPr="00CE575D" w:rsidRDefault="00366CD1" w:rsidP="006B32D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ins w:id="227" w:author="Owen Lewis" w:date="2021-08-19T22:36:00Z">
        <w:r w:rsidR="00BE193C" w:rsidRPr="00CE575D">
          <w:rPr>
            <w:rFonts w:ascii="Arial" w:hAnsi="Arial" w:cs="Arial"/>
            <w:i/>
            <w:iCs/>
          </w:rPr>
          <w:t>Drosophila</w:t>
        </w:r>
        <w:r w:rsidR="00BE193C">
          <w:rPr>
            <w:rFonts w:ascii="Arial" w:hAnsi="Arial" w:cs="Arial"/>
          </w:rPr>
          <w:t xml:space="preserve"> </w:t>
        </w:r>
      </w:ins>
      <w:del w:id="228" w:author="Owen Lewis" w:date="2021-08-19T22:36:00Z">
        <w:r w:rsidRPr="00CE575D" w:rsidDel="00BE193C">
          <w:rPr>
            <w:rFonts w:ascii="Arial" w:hAnsi="Arial" w:cs="Arial"/>
            <w:i/>
            <w:iCs/>
          </w:rPr>
          <w:delText xml:space="preserve">D. </w:delText>
        </w:r>
      </w:del>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also 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competition </w:t>
      </w:r>
      <w:r w:rsidR="0081673A">
        <w:rPr>
          <w:rFonts w:ascii="Arial" w:hAnsi="Arial" w:cs="Arial"/>
        </w:rPr>
        <w:t>experiment</w:t>
      </w:r>
      <w:r>
        <w:rPr>
          <w:rFonts w:ascii="Arial" w:hAnsi="Arial" w:cs="Arial"/>
        </w:rPr>
        <w:t xml:space="preserve">. </w:t>
      </w:r>
      <w:commentRangeStart w:id="229"/>
      <w:ins w:id="230" w:author="Owen Lewis" w:date="2021-08-19T22:37:00Z">
        <w:r w:rsidR="00C64D3E" w:rsidRPr="00CE575D">
          <w:rPr>
            <w:rFonts w:ascii="Arial" w:hAnsi="Arial" w:cs="Arial"/>
            <w:i/>
            <w:iCs/>
          </w:rPr>
          <w:t>Drosophila</w:t>
        </w:r>
        <w:r w:rsidR="00C64D3E">
          <w:rPr>
            <w:rFonts w:ascii="Arial" w:hAnsi="Arial" w:cs="Arial"/>
          </w:rPr>
          <w:t xml:space="preserve"> </w:t>
        </w:r>
      </w:ins>
      <w:commentRangeEnd w:id="229"/>
      <w:ins w:id="231" w:author="Owen Lewis" w:date="2021-08-19T22:38:00Z">
        <w:r w:rsidR="00D20FB2">
          <w:rPr>
            <w:rStyle w:val="CommentReference"/>
            <w:rFonts w:asciiTheme="minorHAnsi" w:eastAsiaTheme="minorHAnsi" w:hAnsiTheme="minorHAnsi" w:cstheme="minorBidi"/>
            <w:lang w:eastAsia="en-US"/>
          </w:rPr>
          <w:commentReference w:id="229"/>
        </w:r>
      </w:ins>
      <w:del w:id="232" w:author="Owen Lewis" w:date="2021-08-19T22:37:00Z">
        <w:r w:rsidRPr="00434D6D" w:rsidDel="00C64D3E">
          <w:rPr>
            <w:rFonts w:ascii="Arial" w:hAnsi="Arial" w:cs="Arial"/>
            <w:i/>
            <w:iCs/>
          </w:rPr>
          <w:delText xml:space="preserve">D. </w:delText>
        </w:r>
      </w:del>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del w:id="233" w:author="Owen Lewis" w:date="2021-08-19T22:37:00Z">
        <w:r w:rsidR="004223C5" w:rsidDel="00C64D3E">
          <w:rPr>
            <w:rFonts w:ascii="Arial" w:hAnsi="Arial" w:cs="Arial"/>
          </w:rPr>
          <w:delText xml:space="preserve">The </w:delText>
        </w:r>
      </w:del>
      <w:ins w:id="234" w:author="Owen Lewis" w:date="2021-08-19T22:37:00Z">
        <w:r w:rsidR="00C64D3E">
          <w:rPr>
            <w:rFonts w:ascii="Arial" w:hAnsi="Arial" w:cs="Arial"/>
          </w:rPr>
          <w:t>A</w:t>
        </w:r>
        <w:r w:rsidR="00C64D3E">
          <w:rPr>
            <w:rFonts w:ascii="Arial" w:hAnsi="Arial" w:cs="Arial"/>
          </w:rPr>
          <w:t xml:space="preserve"> </w:t>
        </w:r>
      </w:ins>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426F96">
      <w:pPr>
        <w:ind w:firstLine="360"/>
        <w:rPr>
          <w:rFonts w:ascii="Arial" w:hAnsi="Arial" w:cs="Arial"/>
          <w:lang w:val="en-US"/>
        </w:rPr>
      </w:pPr>
    </w:p>
    <w:p w14:paraId="676D0B93" w14:textId="0086020D" w:rsidR="00F837DE" w:rsidRPr="007F05C5" w:rsidRDefault="00F837DE" w:rsidP="00426F96">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 survey</w:t>
      </w:r>
    </w:p>
    <w:p w14:paraId="7B37A859" w14:textId="2C92C760" w:rsidR="00343F57" w:rsidRPr="007F05C5" w:rsidRDefault="00302A7A" w:rsidP="00F203EE">
      <w:pPr>
        <w:ind w:firstLine="360"/>
        <w:rPr>
          <w:rFonts w:ascii="Arial" w:eastAsia="Calibri" w:hAnsi="Arial" w:cs="Arial"/>
        </w:rPr>
      </w:pPr>
      <w:r w:rsidRPr="007F05C5">
        <w:rPr>
          <w:rFonts w:ascii="Arial" w:hAnsi="Arial" w:cs="Arial"/>
          <w:i/>
          <w:iCs/>
        </w:rPr>
        <w:t>Drosophila</w:t>
      </w:r>
      <w:r w:rsidRPr="007F05C5">
        <w:rPr>
          <w:rFonts w:ascii="Arial" w:hAnsi="Arial" w:cs="Arial"/>
        </w:rPr>
        <w:t xml:space="preserve"> </w:t>
      </w:r>
      <w:r w:rsidR="00343F57" w:rsidRPr="007F05C5">
        <w:rPr>
          <w:rFonts w:ascii="Arial" w:hAnsi="Arial" w:cs="Arial"/>
        </w:rPr>
        <w:t xml:space="preserve">pupae </w:t>
      </w:r>
      <w:r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del w:id="235" w:author="Owen Lewis" w:date="2021-08-19T22:37:00Z">
        <w:r w:rsidR="00F95569" w:rsidRPr="007F05C5" w:rsidDel="00C64D3E">
          <w:rPr>
            <w:rFonts w:ascii="Arial" w:hAnsi="Arial" w:cs="Arial"/>
          </w:rPr>
          <w:delText>. D</w:delText>
        </w:r>
        <w:r w:rsidR="00045B7F" w:rsidRPr="007F05C5" w:rsidDel="00C64D3E">
          <w:rPr>
            <w:rFonts w:ascii="Arial" w:hAnsi="Arial" w:cs="Arial"/>
          </w:rPr>
          <w:delText xml:space="preserve">etails </w:delText>
        </w:r>
        <w:r w:rsidR="00F95569" w:rsidRPr="007F05C5" w:rsidDel="00C64D3E">
          <w:rPr>
            <w:rFonts w:ascii="Arial" w:hAnsi="Arial" w:cs="Arial"/>
          </w:rPr>
          <w:delText xml:space="preserve">were </w:delText>
        </w:r>
        <w:r w:rsidR="00045B7F" w:rsidRPr="007F05C5" w:rsidDel="00C64D3E">
          <w:rPr>
            <w:rFonts w:ascii="Arial" w:hAnsi="Arial" w:cs="Arial"/>
          </w:rPr>
          <w:delText>described in</w:delText>
        </w:r>
      </w:del>
      <w:ins w:id="236" w:author="Owen Lewis" w:date="2021-08-19T22:37:00Z">
        <w:r w:rsidR="00C64D3E">
          <w:rPr>
            <w:rFonts w:ascii="Arial" w:hAnsi="Arial" w:cs="Arial"/>
          </w:rPr>
          <w:t xml:space="preserve"> (</w:t>
        </w:r>
      </w:ins>
      <w:del w:id="237" w:author="Owen Lewis" w:date="2021-08-19T22:37:00Z">
        <w:r w:rsidR="00B52035" w:rsidRPr="007F05C5" w:rsidDel="00C64D3E">
          <w:rPr>
            <w:rFonts w:ascii="Arial" w:hAnsi="Arial" w:cs="Arial"/>
          </w:rPr>
          <w:delText xml:space="preserve"> </w:delText>
        </w:r>
      </w:del>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ins w:id="238" w:author="Owen Lewis" w:date="2021-08-19T22:37:00Z">
        <w:r w:rsidR="00C64D3E">
          <w:rPr>
            <w:rFonts w:ascii="Arial" w:hAnsi="Arial" w:cs="Arial"/>
          </w:rPr>
          <w:t>)</w:t>
        </w:r>
      </w:ins>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 </w:t>
      </w:r>
      <w:r w:rsidR="00C23C9E" w:rsidRPr="007F05C5">
        <w:rPr>
          <w:rFonts w:ascii="Arial" w:eastAsia="Calibri" w:hAnsi="Arial" w:cs="Arial"/>
        </w:rPr>
        <w:t xml:space="preserve">representing the </w:t>
      </w:r>
      <w:commentRangeStart w:id="239"/>
      <w:r w:rsidR="00C23C9E" w:rsidRPr="007F05C5">
        <w:rPr>
          <w:rFonts w:ascii="Arial" w:eastAsia="Calibri" w:hAnsi="Arial" w:cs="Arial"/>
        </w:rPr>
        <w:t>highest, lowest</w:t>
      </w:r>
      <w:r w:rsidR="00C07A21" w:rsidRPr="007F05C5">
        <w:rPr>
          <w:rFonts w:ascii="Arial" w:eastAsia="Calibri" w:hAnsi="Arial" w:cs="Arial"/>
        </w:rPr>
        <w:t>,</w:t>
      </w:r>
      <w:r w:rsidR="00C23C9E" w:rsidRPr="007F05C5">
        <w:rPr>
          <w:rFonts w:ascii="Arial" w:eastAsia="Calibri" w:hAnsi="Arial" w:cs="Arial"/>
        </w:rPr>
        <w:t xml:space="preserve"> and most central points </w:t>
      </w:r>
      <w:commentRangeEnd w:id="239"/>
      <w:r w:rsidR="00920AE9">
        <w:rPr>
          <w:rStyle w:val="CommentReference"/>
          <w:rFonts w:asciiTheme="minorHAnsi" w:eastAsiaTheme="minorHAnsi" w:hAnsiTheme="minorHAnsi" w:cstheme="minorBidi"/>
          <w:lang w:eastAsia="en-US"/>
        </w:rPr>
        <w:commentReference w:id="239"/>
      </w:r>
      <w:r w:rsidR="00C23C9E" w:rsidRPr="007F05C5">
        <w:rPr>
          <w:rFonts w:ascii="Arial" w:eastAsia="Calibri" w:hAnsi="Arial" w:cs="Arial"/>
        </w:rPr>
        <w:t>of each</w:t>
      </w:r>
      <w:r w:rsidR="00F95569" w:rsidRPr="007F05C5">
        <w:rPr>
          <w:rFonts w:ascii="Arial" w:eastAsia="Calibri" w:hAnsi="Arial" w:cs="Arial"/>
        </w:rPr>
        <w:t xml:space="preserve"> of the two</w:t>
      </w:r>
      <w:r w:rsidR="0018727E" w:rsidRPr="007F05C5">
        <w:rPr>
          <w:rFonts w:ascii="Arial" w:eastAsia="Calibri" w:hAnsi="Arial" w:cs="Arial"/>
        </w:rPr>
        <w:t xml:space="preserve"> mountains</w:t>
      </w:r>
      <w:r w:rsidR="003B6A4E" w:rsidRPr="007F05C5">
        <w:rPr>
          <w:rFonts w:ascii="Arial" w:eastAsia="Calibri" w:hAnsi="Arial" w:cs="Arial"/>
        </w:rPr>
        <w:t>.</w:t>
      </w:r>
      <w:r w:rsidR="00F95569" w:rsidRPr="007F05C5">
        <w:rPr>
          <w:rFonts w:ascii="Arial" w:eastAsia="Calibri" w:hAnsi="Arial" w:cs="Arial"/>
        </w:rPr>
        <w:t xml:space="preserve"> </w:t>
      </w:r>
      <w:ins w:id="240" w:author="Owen Lewis" w:date="2021-08-19T22:37:00Z">
        <w:r w:rsidR="00D20FB2">
          <w:rPr>
            <w:rFonts w:ascii="Arial" w:eastAsia="Calibri" w:hAnsi="Arial" w:cs="Arial"/>
          </w:rPr>
          <w:t xml:space="preserve">In total, </w:t>
        </w:r>
      </w:ins>
      <w:r w:rsidR="00846411" w:rsidRPr="007F05C5">
        <w:rPr>
          <w:rFonts w:ascii="Arial" w:eastAsia="Calibri" w:hAnsi="Arial" w:cs="Arial"/>
        </w:rPr>
        <w:t>182 pupae were sampled at each site</w:t>
      </w:r>
      <w:ins w:id="241" w:author="Owen Lewis" w:date="2021-08-19T22:38:00Z">
        <w:r w:rsidR="00D20FB2">
          <w:rPr>
            <w:rFonts w:ascii="Arial" w:eastAsia="Calibri" w:hAnsi="Arial" w:cs="Arial"/>
          </w:rPr>
          <w:t xml:space="preserve"> and</w:t>
        </w:r>
      </w:ins>
      <w:del w:id="242" w:author="Owen Lewis" w:date="2021-08-19T22:38:00Z">
        <w:r w:rsidR="00846411" w:rsidRPr="007F05C5" w:rsidDel="00D20FB2">
          <w:rPr>
            <w:rFonts w:ascii="Arial" w:eastAsia="Calibri" w:hAnsi="Arial" w:cs="Arial"/>
          </w:rPr>
          <w:delText>.</w:delText>
        </w:r>
      </w:del>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w:t>
      </w:r>
      <w:commentRangeStart w:id="243"/>
      <w:r w:rsidR="00F95569" w:rsidRPr="007F05C5">
        <w:rPr>
          <w:rFonts w:ascii="Arial" w:eastAsia="Calibri" w:hAnsi="Arial" w:cs="Arial"/>
        </w:rPr>
        <w:t>86 – 13</w:t>
      </w:r>
      <w:r w:rsidR="003767C1" w:rsidRPr="007F05C5">
        <w:rPr>
          <w:rFonts w:ascii="Arial" w:eastAsia="Calibri" w:hAnsi="Arial" w:cs="Arial"/>
        </w:rPr>
        <w:t>4</w:t>
      </w:r>
      <w:r w:rsidR="00F95569" w:rsidRPr="007F05C5">
        <w:rPr>
          <w:rFonts w:ascii="Arial" w:eastAsia="Calibri" w:hAnsi="Arial" w:cs="Arial"/>
        </w:rPr>
        <w:t xml:space="preserve"> pupae </w:t>
      </w:r>
      <w:commentRangeEnd w:id="243"/>
      <w:r w:rsidR="00F95569" w:rsidRPr="007F05C5">
        <w:rPr>
          <w:rStyle w:val="CommentReference"/>
          <w:rFonts w:ascii="Arial" w:eastAsiaTheme="minorHAnsi" w:hAnsi="Arial" w:cs="Arial"/>
          <w:sz w:val="24"/>
          <w:szCs w:val="24"/>
          <w:lang w:eastAsia="en-US"/>
        </w:rPr>
        <w:commentReference w:id="243"/>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ins w:id="244" w:author="Owen Lewis" w:date="2021-08-19T22:38:00Z">
        <w:r w:rsidR="00D20FB2" w:rsidRPr="00CE575D">
          <w:rPr>
            <w:rFonts w:ascii="Arial" w:hAnsi="Arial" w:cs="Arial"/>
            <w:i/>
            <w:iCs/>
          </w:rPr>
          <w:t>Drosophila</w:t>
        </w:r>
      </w:ins>
      <w:del w:id="245" w:author="Owen Lewis" w:date="2021-08-19T22:38:00Z">
        <w:r w:rsidR="004C1022" w:rsidRPr="007F05C5" w:rsidDel="00D20FB2">
          <w:rPr>
            <w:rFonts w:ascii="Arial" w:eastAsia="Calibri" w:hAnsi="Arial" w:cs="Arial"/>
            <w:i/>
            <w:iCs/>
          </w:rPr>
          <w:delText>D.</w:delText>
        </w:r>
      </w:del>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commentRangeStart w:id="246"/>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commentRangeEnd w:id="246"/>
      <w:r w:rsidR="002A25E9">
        <w:rPr>
          <w:rStyle w:val="CommentReference"/>
          <w:rFonts w:asciiTheme="minorHAnsi" w:eastAsiaTheme="minorHAnsi" w:hAnsiTheme="minorHAnsi" w:cstheme="minorBidi"/>
          <w:lang w:eastAsia="en-US"/>
        </w:rPr>
        <w:commentReference w:id="246"/>
      </w:r>
      <w:r w:rsidR="00C837DC" w:rsidRPr="007F05C5">
        <w:rPr>
          <w:rFonts w:ascii="Arial" w:eastAsia="Calibri" w:hAnsi="Arial" w:cs="Arial"/>
        </w:rPr>
        <w:t xml:space="preserve">. </w:t>
      </w:r>
    </w:p>
    <w:p w14:paraId="40FBBE7C" w14:textId="77777777" w:rsidR="00302A7A" w:rsidRPr="007F05C5" w:rsidRDefault="00302A7A" w:rsidP="00426F96">
      <w:pPr>
        <w:rPr>
          <w:rFonts w:ascii="Arial" w:hAnsi="Arial" w:cs="Arial"/>
          <w:lang w:val="en-US"/>
        </w:rPr>
      </w:pPr>
    </w:p>
    <w:p w14:paraId="14C77E1B" w14:textId="2198D0CA" w:rsidR="002663CF" w:rsidRPr="007F05C5" w:rsidRDefault="00E86C03" w:rsidP="00426F96">
      <w:pPr>
        <w:pStyle w:val="ListParagraph"/>
        <w:numPr>
          <w:ilvl w:val="0"/>
          <w:numId w:val="2"/>
        </w:numPr>
        <w:rPr>
          <w:rFonts w:ascii="Arial" w:hAnsi="Arial" w:cs="Arial"/>
          <w:lang w:val="en-US"/>
        </w:rPr>
      </w:pPr>
      <w:r w:rsidRPr="007F05C5">
        <w:rPr>
          <w:rFonts w:ascii="Arial" w:hAnsi="Arial" w:cs="Arial"/>
          <w:lang w:val="en-US"/>
        </w:rPr>
        <w:t xml:space="preserve">Preparation of experimental </w:t>
      </w:r>
      <w:commentRangeStart w:id="247"/>
      <w:r w:rsidRPr="007F05C5">
        <w:rPr>
          <w:rFonts w:ascii="Arial" w:hAnsi="Arial" w:cs="Arial"/>
          <w:lang w:val="en-US"/>
        </w:rPr>
        <w:t>animals</w:t>
      </w:r>
      <w:commentRangeEnd w:id="247"/>
      <w:r w:rsidR="00E973DE">
        <w:rPr>
          <w:rStyle w:val="CommentReference"/>
          <w:rFonts w:eastAsiaTheme="minorHAnsi"/>
          <w:lang w:eastAsia="en-US"/>
        </w:rPr>
        <w:commentReference w:id="247"/>
      </w:r>
      <w:r w:rsidRPr="007F05C5">
        <w:rPr>
          <w:rFonts w:ascii="Arial" w:hAnsi="Arial" w:cs="Arial"/>
          <w:lang w:val="en-US"/>
        </w:rPr>
        <w:t xml:space="preserve"> </w:t>
      </w:r>
    </w:p>
    <w:p w14:paraId="3A1B444B" w14:textId="602BA7CE" w:rsidR="001450D7" w:rsidRPr="000F2D71" w:rsidRDefault="008B6A40" w:rsidP="00F203EE">
      <w:pPr>
        <w:ind w:firstLine="360"/>
        <w:rPr>
          <w:rFonts w:ascii="Arial" w:hAnsi="Arial" w:cs="Arial"/>
        </w:rPr>
      </w:pPr>
      <w:r>
        <w:rPr>
          <w:rFonts w:ascii="Arial" w:hAnsi="Arial" w:cs="Arial"/>
          <w:lang w:val="en-US"/>
        </w:rPr>
        <w:t xml:space="preserve">For thermal trait measurement, </w:t>
      </w:r>
      <w:r w:rsidR="008E08DB">
        <w:rPr>
          <w:rFonts w:ascii="Arial" w:hAnsi="Arial" w:cs="Arial"/>
          <w:lang w:val="en-US"/>
        </w:rPr>
        <w:t>f</w:t>
      </w:r>
      <w:r w:rsidR="00193090" w:rsidRPr="007F05C5">
        <w:rPr>
          <w:rFonts w:ascii="Arial" w:hAnsi="Arial" w:cs="Arial"/>
          <w:lang w:val="en-US"/>
        </w:rPr>
        <w:t>ly</w:t>
      </w:r>
      <w:r w:rsidR="00D4135B" w:rsidRPr="007F05C5">
        <w:rPr>
          <w:rFonts w:ascii="Arial" w:hAnsi="Arial" w:cs="Arial"/>
          <w:lang w:val="en-US"/>
        </w:rPr>
        <w:t xml:space="preserve"> e</w:t>
      </w:r>
      <w:r w:rsidR="003431C6" w:rsidRPr="007F05C5">
        <w:rPr>
          <w:rFonts w:ascii="Arial" w:hAnsi="Arial" w:cs="Arial"/>
          <w:lang w:val="en-US"/>
        </w:rPr>
        <w:t xml:space="preserve">ggs collected from the population cage were reared </w:t>
      </w:r>
      <w:del w:id="248" w:author="Owen Lewis" w:date="2021-08-19T22:39:00Z">
        <w:r w:rsidR="003431C6" w:rsidRPr="007F05C5" w:rsidDel="00394A62">
          <w:rPr>
            <w:rFonts w:ascii="Arial" w:hAnsi="Arial" w:cs="Arial"/>
            <w:lang w:val="en-US"/>
          </w:rPr>
          <w:delText xml:space="preserve">under </w:delText>
        </w:r>
      </w:del>
      <w:ins w:id="249" w:author="Owen Lewis" w:date="2021-08-19T22:39:00Z">
        <w:r w:rsidR="00394A62">
          <w:rPr>
            <w:rFonts w:ascii="Arial" w:hAnsi="Arial" w:cs="Arial"/>
            <w:lang w:val="en-US"/>
          </w:rPr>
          <w:t>a</w:t>
        </w:r>
      </w:ins>
      <w:ins w:id="250" w:author="Owen Lewis" w:date="2021-08-19T22:40:00Z">
        <w:r w:rsidR="00394A62">
          <w:rPr>
            <w:rFonts w:ascii="Arial" w:hAnsi="Arial" w:cs="Arial"/>
            <w:lang w:val="en-US"/>
          </w:rPr>
          <w:t>t</w:t>
        </w:r>
      </w:ins>
      <w:ins w:id="251" w:author="Owen Lewis" w:date="2021-08-19T22:39:00Z">
        <w:r w:rsidR="00394A62" w:rsidRPr="007F05C5">
          <w:rPr>
            <w:rFonts w:ascii="Arial" w:hAnsi="Arial" w:cs="Arial"/>
            <w:lang w:val="en-US"/>
          </w:rPr>
          <w:t xml:space="preserve"> </w:t>
        </w:r>
      </w:ins>
      <w:r w:rsidR="003431C6" w:rsidRPr="007F05C5">
        <w:rPr>
          <w:rFonts w:ascii="Arial" w:hAnsi="Arial" w:cs="Arial"/>
          <w:lang w:val="en-US"/>
        </w:rPr>
        <w:t>low</w:t>
      </w:r>
      <w:r w:rsidR="00F11008">
        <w:rPr>
          <w:rFonts w:ascii="Arial" w:hAnsi="Arial" w:cs="Arial"/>
          <w:lang w:val="en-US"/>
        </w:rPr>
        <w:t xml:space="preserve"> </w:t>
      </w:r>
      <w:r w:rsidR="003431C6" w:rsidRPr="007F05C5">
        <w:rPr>
          <w:rFonts w:ascii="Arial" w:hAnsi="Arial" w:cs="Arial"/>
          <w:lang w:val="en-US"/>
        </w:rPr>
        <w:t xml:space="preserve">density (less than 100 eggs per vial) </w:t>
      </w:r>
      <w:r w:rsidR="003431C6" w:rsidRPr="007F05C5">
        <w:rPr>
          <w:rFonts w:ascii="Arial" w:hAnsi="Arial" w:cs="Arial"/>
        </w:rPr>
        <w:t>at 25°C and 12</w:t>
      </w:r>
      <w:r w:rsidR="001859CF">
        <w:rPr>
          <w:rFonts w:ascii="Arial" w:hAnsi="Arial" w:cs="Arial"/>
        </w:rPr>
        <w:t>h</w:t>
      </w:r>
      <w:r w:rsidR="003431C6" w:rsidRPr="007F05C5">
        <w:rPr>
          <w:rFonts w:ascii="Arial" w:hAnsi="Arial" w:cs="Arial"/>
        </w:rPr>
        <w:t>/12</w:t>
      </w:r>
      <w:r w:rsidR="001859CF">
        <w:rPr>
          <w:rFonts w:ascii="Arial" w:hAnsi="Arial" w:cs="Arial"/>
        </w:rPr>
        <w:t>h</w:t>
      </w:r>
      <w:r w:rsidR="003431C6" w:rsidRPr="007F05C5">
        <w:rPr>
          <w:rFonts w:ascii="Arial" w:hAnsi="Arial" w:cs="Arial"/>
        </w:rPr>
        <w:t xml:space="preserve"> L/D cycle.</w:t>
      </w:r>
      <w:r w:rsidR="008E08DB">
        <w:rPr>
          <w:rFonts w:ascii="Arial" w:hAnsi="Arial" w:cs="Arial"/>
        </w:rPr>
        <w:t xml:space="preserve"> A</w:t>
      </w:r>
      <w:r w:rsidR="001450D7">
        <w:rPr>
          <w:rFonts w:ascii="Arial" w:hAnsi="Arial" w:cs="Arial"/>
        </w:rPr>
        <w:t xml:space="preserve">dults </w:t>
      </w:r>
      <w:del w:id="252" w:author="Owen Lewis" w:date="2021-08-19T22:40:00Z">
        <w:r w:rsidR="00F203EE" w:rsidDel="00144C79">
          <w:rPr>
            <w:rFonts w:ascii="Arial" w:hAnsi="Arial" w:cs="Arial"/>
          </w:rPr>
          <w:delText xml:space="preserve">who </w:delText>
        </w:r>
      </w:del>
      <w:ins w:id="253" w:author="Owen Lewis" w:date="2021-08-19T22:40:00Z">
        <w:r w:rsidR="00144C79">
          <w:rPr>
            <w:rFonts w:ascii="Arial" w:hAnsi="Arial" w:cs="Arial"/>
          </w:rPr>
          <w:t>that</w:t>
        </w:r>
        <w:r w:rsidR="00144C79">
          <w:rPr>
            <w:rFonts w:ascii="Arial" w:hAnsi="Arial" w:cs="Arial"/>
          </w:rPr>
          <w:t xml:space="preserve"> </w:t>
        </w:r>
      </w:ins>
      <w:r w:rsidR="001450D7">
        <w:rPr>
          <w:rFonts w:ascii="Arial" w:hAnsi="Arial" w:cs="Arial"/>
        </w:rPr>
        <w:t>emerged within 12 hours were separated</w:t>
      </w:r>
      <w:r w:rsidR="008E08DB">
        <w:rPr>
          <w:rFonts w:ascii="Arial" w:hAnsi="Arial" w:cs="Arial"/>
        </w:rPr>
        <w:t xml:space="preserve"> to guarantee </w:t>
      </w:r>
      <w:ins w:id="254" w:author="Owen Lewis" w:date="2021-08-19T22:40:00Z">
        <w:r w:rsidR="00144C79">
          <w:rPr>
            <w:rFonts w:ascii="Arial" w:hAnsi="Arial" w:cs="Arial"/>
          </w:rPr>
          <w:t xml:space="preserve">that they were </w:t>
        </w:r>
      </w:ins>
      <w:r w:rsidR="008E08DB">
        <w:rPr>
          <w:rFonts w:ascii="Arial" w:hAnsi="Arial" w:cs="Arial"/>
        </w:rPr>
        <w:t>unmated</w:t>
      </w:r>
      <w:r w:rsidR="001450D7">
        <w:rPr>
          <w:rFonts w:ascii="Arial" w:hAnsi="Arial" w:cs="Arial"/>
        </w:rPr>
        <w:t xml:space="preserve">. </w:t>
      </w:r>
      <w:r>
        <w:rPr>
          <w:rFonts w:ascii="Arial" w:hAnsi="Arial" w:cs="Arial"/>
        </w:rPr>
        <w:t xml:space="preserve">For </w:t>
      </w:r>
      <w:r w:rsidR="00F203EE">
        <w:rPr>
          <w:rFonts w:ascii="Arial" w:hAnsi="Arial" w:cs="Arial"/>
        </w:rPr>
        <w:t xml:space="preserve">the </w:t>
      </w:r>
      <w:r>
        <w:rPr>
          <w:rFonts w:ascii="Arial" w:hAnsi="Arial" w:cs="Arial"/>
        </w:rPr>
        <w:t xml:space="preserve">competition experiment, </w:t>
      </w:r>
      <w:r w:rsidR="000F2D71">
        <w:rPr>
          <w:rFonts w:ascii="Arial" w:hAnsi="Arial" w:cs="Arial"/>
        </w:rPr>
        <w:t>f</w:t>
      </w:r>
      <w:r>
        <w:rPr>
          <w:rFonts w:ascii="Arial" w:hAnsi="Arial" w:cs="Arial"/>
        </w:rPr>
        <w:t>ly eggs collected from the population cage were reared under moderate density (300 – 500 per bottle) at 21</w:t>
      </w:r>
      <w:ins w:id="255" w:author="Owen Lewis" w:date="2021-08-19T22:40:00Z">
        <w:r w:rsidR="00144C79" w:rsidRPr="007F05C5">
          <w:rPr>
            <w:rFonts w:ascii="Arial" w:hAnsi="Arial" w:cs="Arial"/>
          </w:rPr>
          <w:t>°</w:t>
        </w:r>
      </w:ins>
      <w:r>
        <w:rPr>
          <w:rFonts w:ascii="Arial" w:hAnsi="Arial" w:cs="Arial"/>
        </w:rPr>
        <w:t>C/23</w:t>
      </w:r>
      <w:ins w:id="256" w:author="Owen Lewis" w:date="2021-08-19T22:40:00Z">
        <w:r w:rsidR="00144C79" w:rsidRPr="007F05C5">
          <w:rPr>
            <w:rFonts w:ascii="Arial" w:hAnsi="Arial" w:cs="Arial"/>
          </w:rPr>
          <w:t>°</w:t>
        </w:r>
      </w:ins>
      <w:r>
        <w:rPr>
          <w:rFonts w:ascii="Arial" w:hAnsi="Arial" w:cs="Arial"/>
        </w:rPr>
        <w:t xml:space="preserve">C (upland) </w:t>
      </w:r>
      <w:r w:rsidR="00212232">
        <w:rPr>
          <w:rFonts w:ascii="Arial" w:hAnsi="Arial" w:cs="Arial"/>
        </w:rPr>
        <w:t>or</w:t>
      </w:r>
      <w:r>
        <w:rPr>
          <w:rFonts w:ascii="Arial" w:hAnsi="Arial" w:cs="Arial"/>
        </w:rPr>
        <w:t xml:space="preserve"> 24</w:t>
      </w:r>
      <w:ins w:id="257" w:author="Owen Lewis" w:date="2021-08-19T22:40:00Z">
        <w:r w:rsidR="00144C79" w:rsidRPr="007F05C5">
          <w:rPr>
            <w:rFonts w:ascii="Arial" w:hAnsi="Arial" w:cs="Arial"/>
          </w:rPr>
          <w:t>°</w:t>
        </w:r>
      </w:ins>
      <w:r>
        <w:rPr>
          <w:rFonts w:ascii="Arial" w:hAnsi="Arial" w:cs="Arial"/>
        </w:rPr>
        <w:t>C/28.5</w:t>
      </w:r>
      <w:ins w:id="258" w:author="Owen Lewis" w:date="2021-08-19T22:40:00Z">
        <w:r w:rsidR="00144C79" w:rsidRPr="007F05C5">
          <w:rPr>
            <w:rFonts w:ascii="Arial" w:hAnsi="Arial" w:cs="Arial"/>
          </w:rPr>
          <w:t>°</w:t>
        </w:r>
      </w:ins>
      <w:r>
        <w:rPr>
          <w:rFonts w:ascii="Arial" w:hAnsi="Arial" w:cs="Arial"/>
        </w:rPr>
        <w:t xml:space="preserve">C (lowland) and </w:t>
      </w:r>
      <w:r w:rsidRPr="007F05C5">
        <w:rPr>
          <w:rFonts w:ascii="Arial" w:hAnsi="Arial" w:cs="Arial"/>
        </w:rPr>
        <w:t>12</w:t>
      </w:r>
      <w:r>
        <w:rPr>
          <w:rFonts w:ascii="Arial" w:hAnsi="Arial" w:cs="Arial"/>
        </w:rPr>
        <w:t>h</w:t>
      </w:r>
      <w:r w:rsidRPr="007F05C5">
        <w:rPr>
          <w:rFonts w:ascii="Arial" w:hAnsi="Arial" w:cs="Arial"/>
        </w:rPr>
        <w:t>/12</w:t>
      </w:r>
      <w:r>
        <w:rPr>
          <w:rFonts w:ascii="Arial" w:hAnsi="Arial" w:cs="Arial"/>
        </w:rPr>
        <w:t>h</w:t>
      </w:r>
      <w:r w:rsidRPr="007F05C5">
        <w:rPr>
          <w:rFonts w:ascii="Arial" w:hAnsi="Arial" w:cs="Arial"/>
        </w:rPr>
        <w:t xml:space="preserve"> L/D cycle</w:t>
      </w:r>
      <w:r>
        <w:rPr>
          <w:rFonts w:ascii="Arial" w:hAnsi="Arial" w:cs="Arial"/>
        </w:rPr>
        <w:t>.</w:t>
      </w:r>
      <w:r w:rsidR="000F2D71">
        <w:rPr>
          <w:rFonts w:ascii="Arial" w:hAnsi="Arial" w:cs="Arial"/>
        </w:rPr>
        <w:t xml:space="preserve"> Flies </w:t>
      </w:r>
      <w:ins w:id="259" w:author="Owen Lewis" w:date="2021-08-19T22:44:00Z">
        <w:r w:rsidR="000E4119">
          <w:rPr>
            <w:rFonts w:ascii="Arial" w:hAnsi="Arial" w:cs="Arial"/>
          </w:rPr>
          <w:t xml:space="preserve">that </w:t>
        </w:r>
      </w:ins>
      <w:r w:rsidR="000F2D71">
        <w:rPr>
          <w:rFonts w:ascii="Arial" w:hAnsi="Arial" w:cs="Arial"/>
        </w:rPr>
        <w:t>emerged within the same 48 hours were kept together in mixed-</w:t>
      </w:r>
      <w:del w:id="260" w:author="Owen Lewis" w:date="2021-08-19T22:41:00Z">
        <w:r w:rsidR="000F2D71" w:rsidDel="00144C79">
          <w:rPr>
            <w:rFonts w:ascii="Arial" w:hAnsi="Arial" w:cs="Arial"/>
          </w:rPr>
          <w:delText xml:space="preserve">gender </w:delText>
        </w:r>
      </w:del>
      <w:ins w:id="261" w:author="Owen Lewis" w:date="2021-08-19T22:41:00Z">
        <w:r w:rsidR="00144C79">
          <w:rPr>
            <w:rFonts w:ascii="Arial" w:hAnsi="Arial" w:cs="Arial"/>
          </w:rPr>
          <w:t>sex</w:t>
        </w:r>
        <w:r w:rsidR="00144C79">
          <w:rPr>
            <w:rFonts w:ascii="Arial" w:hAnsi="Arial" w:cs="Arial"/>
          </w:rPr>
          <w:t xml:space="preserve"> </w:t>
        </w:r>
      </w:ins>
      <w:r w:rsidR="000F2D71">
        <w:rPr>
          <w:rFonts w:ascii="Arial" w:hAnsi="Arial" w:cs="Arial"/>
        </w:rPr>
        <w:t xml:space="preserve">containers. </w:t>
      </w:r>
      <w:commentRangeStart w:id="262"/>
      <w:r w:rsidR="000F2D71">
        <w:rPr>
          <w:rFonts w:ascii="Arial" w:hAnsi="Arial" w:cs="Arial"/>
        </w:rPr>
        <w:t xml:space="preserve">These individuals were the founders </w:t>
      </w:r>
      <w:r w:rsidR="00AC2E9C">
        <w:rPr>
          <w:rFonts w:ascii="Arial" w:hAnsi="Arial" w:cs="Arial"/>
        </w:rPr>
        <w:t>of</w:t>
      </w:r>
      <w:r w:rsidR="00387971">
        <w:rPr>
          <w:rFonts w:ascii="Arial" w:hAnsi="Arial" w:cs="Arial"/>
        </w:rPr>
        <w:t xml:space="preserve"> the </w:t>
      </w:r>
      <w:r w:rsidR="000F2D71">
        <w:rPr>
          <w:rFonts w:ascii="Arial" w:hAnsi="Arial" w:cs="Arial"/>
        </w:rPr>
        <w:t xml:space="preserve">competition. </w:t>
      </w:r>
      <w:commentRangeEnd w:id="262"/>
      <w:r w:rsidR="000E4119">
        <w:rPr>
          <w:rStyle w:val="CommentReference"/>
          <w:rFonts w:asciiTheme="minorHAnsi" w:eastAsiaTheme="minorHAnsi" w:hAnsiTheme="minorHAnsi" w:cstheme="minorBidi"/>
          <w:lang w:eastAsia="en-US"/>
        </w:rPr>
        <w:commentReference w:id="262"/>
      </w:r>
      <w:r w:rsidR="000F2D71">
        <w:rPr>
          <w:rFonts w:ascii="Arial" w:hAnsi="Arial" w:cs="Arial"/>
        </w:rPr>
        <w:t xml:space="preserve">The temperature </w:t>
      </w:r>
      <w:r w:rsidR="00122DAE">
        <w:rPr>
          <w:rFonts w:ascii="Arial" w:hAnsi="Arial" w:cs="Arial"/>
        </w:rPr>
        <w:t>of competition</w:t>
      </w:r>
      <w:r w:rsidR="000F2D71">
        <w:rPr>
          <w:rFonts w:ascii="Arial" w:hAnsi="Arial" w:cs="Arial"/>
        </w:rPr>
        <w:t xml:space="preserve"> was the same as the founders</w:t>
      </w:r>
      <w:r w:rsidR="00122DAE">
        <w:rPr>
          <w:rFonts w:ascii="Arial" w:hAnsi="Arial" w:cs="Arial"/>
        </w:rPr>
        <w:t xml:space="preserve"> in the larval stage</w:t>
      </w:r>
      <w:r w:rsidR="000F2D71">
        <w:rPr>
          <w:rFonts w:ascii="Arial" w:hAnsi="Arial" w:cs="Arial"/>
        </w:rPr>
        <w:t>. For both experiment</w:t>
      </w:r>
      <w:r w:rsidR="007C3FD1">
        <w:rPr>
          <w:rFonts w:ascii="Arial" w:hAnsi="Arial" w:cs="Arial"/>
        </w:rPr>
        <w:t>s</w:t>
      </w:r>
      <w:r w:rsidR="000F2D71">
        <w:rPr>
          <w:rFonts w:ascii="Arial" w:hAnsi="Arial" w:cs="Arial"/>
        </w:rPr>
        <w:t>, w</w:t>
      </w:r>
      <w:r w:rsidR="001450D7" w:rsidRPr="007F05C5">
        <w:rPr>
          <w:rFonts w:ascii="Arial" w:hAnsi="Arial" w:cs="Arial"/>
        </w:rPr>
        <w:t>e additionally mixed five females and five males in each of two vials to monitor their reproductive activity every day.</w:t>
      </w:r>
      <w:r w:rsidR="001450D7">
        <w:rPr>
          <w:rFonts w:ascii="Arial" w:hAnsi="Arial" w:cs="Arial"/>
        </w:rPr>
        <w:t xml:space="preserve"> </w:t>
      </w:r>
      <w:r w:rsidR="00CB44BD">
        <w:rPr>
          <w:rFonts w:ascii="Arial" w:hAnsi="Arial" w:cs="Arial"/>
        </w:rPr>
        <w:t xml:space="preserve">Some </w:t>
      </w:r>
      <w:r w:rsidR="001450D7">
        <w:rPr>
          <w:rFonts w:ascii="Arial" w:hAnsi="Arial" w:cs="Arial"/>
        </w:rPr>
        <w:t xml:space="preserve">species started on different days </w:t>
      </w:r>
      <w:r w:rsidR="00CB44BD">
        <w:rPr>
          <w:rFonts w:ascii="Arial" w:hAnsi="Arial" w:cs="Arial"/>
        </w:rPr>
        <w:t>to synchronize</w:t>
      </w:r>
      <w:r w:rsidR="001450D7">
        <w:rPr>
          <w:rFonts w:ascii="Arial" w:hAnsi="Arial" w:cs="Arial"/>
        </w:rPr>
        <w:t xml:space="preserve"> </w:t>
      </w:r>
      <w:r w:rsidR="00212232">
        <w:rPr>
          <w:rFonts w:ascii="Arial" w:hAnsi="Arial" w:cs="Arial"/>
        </w:rPr>
        <w:t>the</w:t>
      </w:r>
      <w:r w:rsidR="001450D7">
        <w:rPr>
          <w:rFonts w:ascii="Arial" w:hAnsi="Arial" w:cs="Arial"/>
        </w:rPr>
        <w:t xml:space="preserve"> first day of egg-laying</w:t>
      </w:r>
      <w:r w:rsidR="00212232">
        <w:rPr>
          <w:rFonts w:ascii="Arial" w:hAnsi="Arial" w:cs="Arial"/>
        </w:rPr>
        <w:t xml:space="preserve"> of all species</w:t>
      </w:r>
      <w:r w:rsidR="001450D7">
        <w:rPr>
          <w:rFonts w:ascii="Arial" w:hAnsi="Arial" w:cs="Arial"/>
        </w:rPr>
        <w:t xml:space="preserve">. </w:t>
      </w:r>
      <w:r w:rsidR="00AB03BE">
        <w:rPr>
          <w:rFonts w:ascii="Arial" w:hAnsi="Arial" w:cs="Arial"/>
        </w:rPr>
        <w:t>Two days after the first observation of egg-laying, measurements of thermal traits or competition started.</w:t>
      </w:r>
    </w:p>
    <w:p w14:paraId="41C4EBE8" w14:textId="77777777" w:rsidR="00F11008" w:rsidRPr="007F05C5" w:rsidRDefault="00F11008" w:rsidP="00426F96">
      <w:pPr>
        <w:rPr>
          <w:rFonts w:ascii="Arial" w:hAnsi="Arial" w:cs="Arial"/>
          <w:lang w:val="en-US"/>
        </w:rPr>
      </w:pPr>
    </w:p>
    <w:p w14:paraId="0E2A7E6F" w14:textId="5403AC66" w:rsidR="00D74E6D" w:rsidRPr="007F05C5" w:rsidRDefault="00D74E6D" w:rsidP="00426F96">
      <w:pPr>
        <w:pStyle w:val="ListParagraph"/>
        <w:numPr>
          <w:ilvl w:val="0"/>
          <w:numId w:val="2"/>
        </w:numPr>
        <w:rPr>
          <w:rFonts w:ascii="Arial" w:hAnsi="Arial" w:cs="Arial"/>
          <w:lang w:val="en-US"/>
        </w:rPr>
      </w:pPr>
      <w:r w:rsidRPr="007F05C5">
        <w:rPr>
          <w:rFonts w:ascii="Arial" w:hAnsi="Arial" w:cs="Arial"/>
          <w:lang w:val="en-US"/>
        </w:rPr>
        <w:t xml:space="preserve">Fecundity </w:t>
      </w:r>
      <w:r w:rsidR="00EC743B">
        <w:rPr>
          <w:rFonts w:ascii="Arial" w:hAnsi="Arial" w:cs="Arial"/>
          <w:lang w:val="en-US"/>
        </w:rPr>
        <w:t>measurement</w:t>
      </w:r>
    </w:p>
    <w:p w14:paraId="678FDB1D" w14:textId="14692BB2" w:rsidR="00113BE7" w:rsidRPr="007F05C5" w:rsidRDefault="006B32D4" w:rsidP="00B6779F">
      <w:pPr>
        <w:ind w:firstLine="360"/>
        <w:rPr>
          <w:rFonts w:ascii="Arial" w:hAnsi="Arial" w:cs="Arial"/>
        </w:rPr>
      </w:pPr>
      <w:r>
        <w:rPr>
          <w:rFonts w:ascii="Arial" w:hAnsi="Arial" w:cs="Arial"/>
        </w:rPr>
        <w:t>T</w:t>
      </w:r>
      <w:r w:rsidR="00A30C68" w:rsidRPr="007F05C5">
        <w:rPr>
          <w:rFonts w:ascii="Arial" w:hAnsi="Arial" w:cs="Arial"/>
        </w:rPr>
        <w:t>wo virgin females were paired with two virgin males on</w:t>
      </w:r>
      <w:r w:rsidR="006E37CA" w:rsidRPr="007F05C5">
        <w:rPr>
          <w:rFonts w:ascii="Arial" w:hAnsi="Arial" w:cs="Arial"/>
        </w:rPr>
        <w:t xml:space="preserve"> a</w:t>
      </w:r>
      <w:r w:rsidR="00A30C68" w:rsidRPr="007F05C5">
        <w:rPr>
          <w:rFonts w:ascii="Arial" w:hAnsi="Arial" w:cs="Arial"/>
        </w:rPr>
        <w:t xml:space="preserve"> </w:t>
      </w:r>
      <w:r w:rsidR="00193090" w:rsidRPr="007F05C5">
        <w:rPr>
          <w:rFonts w:ascii="Arial" w:hAnsi="Arial" w:cs="Arial"/>
        </w:rPr>
        <w:t xml:space="preserve">4ml </w:t>
      </w:r>
      <w:r w:rsidR="00A30C68" w:rsidRPr="007F05C5">
        <w:rPr>
          <w:rFonts w:ascii="Arial" w:hAnsi="Arial" w:cs="Arial"/>
          <w:i/>
        </w:rPr>
        <w:t>Drosophila</w:t>
      </w:r>
      <w:r w:rsidR="00A30C68" w:rsidRPr="007F05C5">
        <w:rPr>
          <w:rFonts w:ascii="Arial" w:hAnsi="Arial" w:cs="Arial"/>
        </w:rPr>
        <w:t xml:space="preserve"> medium</w:t>
      </w:r>
      <w:r w:rsidR="003B6A4E" w:rsidRPr="007F05C5">
        <w:rPr>
          <w:rFonts w:ascii="Arial" w:hAnsi="Arial" w:cs="Arial"/>
        </w:rPr>
        <w:t xml:space="preserve"> (</w:t>
      </w:r>
      <w:r w:rsidR="004A7AE0" w:rsidRPr="007F05C5">
        <w:rPr>
          <w:rFonts w:ascii="Arial" w:hAnsi="Arial" w:cs="Arial"/>
        </w:rPr>
        <w:t>weight/volume</w:t>
      </w:r>
      <w:r w:rsidR="00C90495">
        <w:rPr>
          <w:rFonts w:ascii="Arial" w:hAnsi="Arial" w:cs="Arial"/>
        </w:rPr>
        <w:t xml:space="preserve"> concentration</w:t>
      </w:r>
      <w:r w:rsidR="004A7AE0" w:rsidRPr="007F05C5">
        <w:rPr>
          <w:rFonts w:ascii="Arial" w:hAnsi="Arial" w:cs="Arial"/>
        </w:rPr>
        <w:t xml:space="preserve">: </w:t>
      </w:r>
      <w:r w:rsidR="003B4C7F" w:rsidRPr="007F05C5">
        <w:rPr>
          <w:rFonts w:ascii="Arial" w:hAnsi="Arial" w:cs="Arial"/>
        </w:rPr>
        <w:t xml:space="preserve">8% </w:t>
      </w:r>
      <w:r w:rsidR="003B6A4E" w:rsidRPr="007F05C5">
        <w:rPr>
          <w:rFonts w:ascii="Arial" w:hAnsi="Arial" w:cs="Arial"/>
        </w:rPr>
        <w:t xml:space="preserve">corn flour, </w:t>
      </w:r>
      <w:r w:rsidR="003B4C7F" w:rsidRPr="007F05C5">
        <w:rPr>
          <w:rFonts w:ascii="Arial" w:hAnsi="Arial" w:cs="Arial"/>
        </w:rPr>
        <w:t xml:space="preserve">4% </w:t>
      </w:r>
      <w:r w:rsidR="003B6A4E" w:rsidRPr="007F05C5">
        <w:rPr>
          <w:rFonts w:ascii="Arial" w:hAnsi="Arial" w:cs="Arial"/>
        </w:rPr>
        <w:t>yeast,</w:t>
      </w:r>
      <w:r w:rsidR="003B4C7F" w:rsidRPr="007F05C5">
        <w:rPr>
          <w:rFonts w:ascii="Arial" w:hAnsi="Arial" w:cs="Arial"/>
        </w:rPr>
        <w:t xml:space="preserve"> 5% </w:t>
      </w:r>
      <w:r w:rsidR="003B6A4E" w:rsidRPr="007F05C5">
        <w:rPr>
          <w:rFonts w:ascii="Arial" w:hAnsi="Arial" w:cs="Arial"/>
        </w:rPr>
        <w:t xml:space="preserve">sugar, </w:t>
      </w:r>
      <w:r w:rsidR="003B4C7F" w:rsidRPr="007F05C5">
        <w:rPr>
          <w:rFonts w:ascii="Arial" w:hAnsi="Arial" w:cs="Arial"/>
        </w:rPr>
        <w:t xml:space="preserve">1% </w:t>
      </w:r>
      <w:r w:rsidR="003B6A4E" w:rsidRPr="007F05C5">
        <w:rPr>
          <w:rFonts w:ascii="Arial" w:hAnsi="Arial" w:cs="Arial"/>
        </w:rPr>
        <w:t xml:space="preserve">agar, and </w:t>
      </w:r>
      <w:r w:rsidR="003B4C7F" w:rsidRPr="007F05C5">
        <w:rPr>
          <w:rFonts w:ascii="Arial" w:hAnsi="Arial" w:cs="Arial"/>
        </w:rPr>
        <w:t xml:space="preserve">1.67% </w:t>
      </w:r>
      <w:r w:rsidR="003B6A4E" w:rsidRPr="007F05C5">
        <w:rPr>
          <w:rFonts w:ascii="Arial" w:hAnsi="Arial" w:cs="Arial"/>
        </w:rPr>
        <w:t>methyl-4-hydroxybenzoate</w:t>
      </w:r>
      <w:r w:rsidR="003B4C7F" w:rsidRPr="007F05C5">
        <w:rPr>
          <w:rFonts w:ascii="Arial" w:hAnsi="Arial" w:cs="Arial"/>
        </w:rPr>
        <w:t>.</w:t>
      </w:r>
      <w:r w:rsidR="003B6A4E" w:rsidRPr="007F05C5">
        <w:rPr>
          <w:rFonts w:ascii="Arial" w:hAnsi="Arial" w:cs="Arial"/>
        </w:rPr>
        <w:t>)</w:t>
      </w:r>
      <w:r w:rsidR="007959F8" w:rsidRPr="007F05C5">
        <w:rPr>
          <w:rFonts w:ascii="Arial" w:hAnsi="Arial" w:cs="Arial"/>
        </w:rPr>
        <w:t xml:space="preserve">. </w:t>
      </w:r>
      <w:r w:rsidR="00C90495">
        <w:rPr>
          <w:rFonts w:ascii="Arial" w:hAnsi="Arial" w:cs="Arial"/>
        </w:rPr>
        <w:t>Vials</w:t>
      </w:r>
      <w:r w:rsidR="007959F8" w:rsidRPr="007F05C5">
        <w:rPr>
          <w:rFonts w:ascii="Arial" w:hAnsi="Arial" w:cs="Arial"/>
        </w:rPr>
        <w:t xml:space="preserve"> </w:t>
      </w:r>
      <w:r w:rsidR="00A30C68" w:rsidRPr="007F05C5">
        <w:rPr>
          <w:rFonts w:ascii="Arial" w:hAnsi="Arial" w:cs="Arial"/>
        </w:rPr>
        <w:t xml:space="preserve">were randomly subjected to </w:t>
      </w:r>
      <w:r w:rsidR="006E7322" w:rsidRPr="007F05C5">
        <w:rPr>
          <w:rFonts w:ascii="Arial" w:hAnsi="Arial" w:cs="Arial"/>
        </w:rPr>
        <w:t xml:space="preserve">water baths set at </w:t>
      </w:r>
      <w:r w:rsidR="00A30C68" w:rsidRPr="007F05C5">
        <w:rPr>
          <w:rFonts w:ascii="Arial" w:hAnsi="Arial" w:cs="Arial"/>
        </w:rPr>
        <w:t xml:space="preserve">one of </w:t>
      </w:r>
      <w:del w:id="263" w:author="Owen Lewis" w:date="2021-08-19T22:45:00Z">
        <w:r w:rsidR="00A30C68" w:rsidRPr="007F05C5" w:rsidDel="001A4CF9">
          <w:rPr>
            <w:rFonts w:ascii="Arial" w:hAnsi="Arial" w:cs="Arial"/>
          </w:rPr>
          <w:delText xml:space="preserve">the </w:delText>
        </w:r>
      </w:del>
      <w:r w:rsidR="00A30C68" w:rsidRPr="007F05C5">
        <w:rPr>
          <w:rFonts w:ascii="Arial" w:hAnsi="Arial" w:cs="Arial"/>
        </w:rPr>
        <w:t>seven constant temperature</w:t>
      </w:r>
      <w:ins w:id="264" w:author="Owen Lewis" w:date="2021-08-19T22:45:00Z">
        <w:r w:rsidR="001A4CF9">
          <w:rPr>
            <w:rFonts w:ascii="Arial" w:hAnsi="Arial" w:cs="Arial"/>
          </w:rPr>
          <w:t>s</w:t>
        </w:r>
      </w:ins>
      <w:r w:rsidR="00A30C68" w:rsidRPr="007F05C5">
        <w:rPr>
          <w:rFonts w:ascii="Arial" w:hAnsi="Arial" w:cs="Arial"/>
        </w:rPr>
        <w:t xml:space="preserve"> (14°C, 17°C, 20°C, 23°C, 26°C, 29°C, 32°C)</w:t>
      </w:r>
      <w:r w:rsidR="00280040" w:rsidRPr="007F05C5">
        <w:rPr>
          <w:rFonts w:ascii="Arial" w:hAnsi="Arial" w:cs="Arial"/>
        </w:rPr>
        <w:t xml:space="preserve"> and 12</w:t>
      </w:r>
      <w:r w:rsidR="001859CF">
        <w:rPr>
          <w:rFonts w:ascii="Arial" w:hAnsi="Arial" w:cs="Arial"/>
        </w:rPr>
        <w:t>h</w:t>
      </w:r>
      <w:r w:rsidR="00280040" w:rsidRPr="007F05C5">
        <w:rPr>
          <w:rFonts w:ascii="Arial" w:hAnsi="Arial" w:cs="Arial"/>
        </w:rPr>
        <w:t>/12</w:t>
      </w:r>
      <w:r w:rsidR="001859CF">
        <w:rPr>
          <w:rFonts w:ascii="Arial" w:hAnsi="Arial" w:cs="Arial"/>
        </w:rPr>
        <w:t>h</w:t>
      </w:r>
      <w:r w:rsidR="00280040" w:rsidRPr="007F05C5">
        <w:rPr>
          <w:rFonts w:ascii="Arial" w:hAnsi="Arial" w:cs="Arial"/>
        </w:rPr>
        <w:t xml:space="preserve"> L/D cycle</w:t>
      </w:r>
      <w:r w:rsidR="00A30C68" w:rsidRPr="007F05C5">
        <w:rPr>
          <w:rFonts w:ascii="Arial" w:hAnsi="Arial" w:cs="Arial"/>
        </w:rPr>
        <w:t>. Vials were submerged in water baths.</w:t>
      </w:r>
      <w:r w:rsidR="000128B8" w:rsidRPr="007F05C5">
        <w:rPr>
          <w:rFonts w:ascii="Arial" w:hAnsi="Arial" w:cs="Arial"/>
        </w:rPr>
        <w:t xml:space="preserve"> </w:t>
      </w:r>
      <w:r w:rsidR="006E37CA" w:rsidRPr="007F05C5">
        <w:rPr>
          <w:rFonts w:ascii="Arial" w:hAnsi="Arial" w:cs="Arial"/>
        </w:rPr>
        <w:t>The w</w:t>
      </w:r>
      <w:r w:rsidR="000128B8" w:rsidRPr="007F05C5">
        <w:rPr>
          <w:rFonts w:ascii="Arial" w:hAnsi="Arial" w:cs="Arial"/>
        </w:rPr>
        <w:t>ater level was kept above the area that flies could freely move.</w:t>
      </w:r>
      <w:r w:rsidR="006E37CA" w:rsidRPr="007F05C5">
        <w:rPr>
          <w:rFonts w:ascii="Arial" w:hAnsi="Arial" w:cs="Arial"/>
        </w:rPr>
        <w:t xml:space="preserve"> The</w:t>
      </w:r>
      <w:r w:rsidR="00A30C68" w:rsidRPr="007F05C5">
        <w:rPr>
          <w:rFonts w:ascii="Arial" w:hAnsi="Arial" w:cs="Arial"/>
        </w:rPr>
        <w:t xml:space="preserve"> </w:t>
      </w:r>
      <w:r w:rsidR="006E37CA" w:rsidRPr="007F05C5">
        <w:rPr>
          <w:rFonts w:ascii="Arial" w:hAnsi="Arial" w:cs="Arial"/>
        </w:rPr>
        <w:t>t</w:t>
      </w:r>
      <w:r w:rsidR="00A30C68" w:rsidRPr="007F05C5">
        <w:rPr>
          <w:rFonts w:ascii="Arial" w:hAnsi="Arial" w:cs="Arial"/>
        </w:rPr>
        <w:t>emperature and humidity</w:t>
      </w:r>
      <w:r w:rsidR="000452CA" w:rsidRPr="007F05C5">
        <w:rPr>
          <w:rFonts w:ascii="Arial" w:hAnsi="Arial" w:cs="Arial"/>
        </w:rPr>
        <w:t xml:space="preserve"> of </w:t>
      </w:r>
      <w:ins w:id="265" w:author="Owen Lewis" w:date="2021-08-19T22:45:00Z">
        <w:r w:rsidR="0089578B">
          <w:rPr>
            <w:rFonts w:ascii="Arial" w:hAnsi="Arial" w:cs="Arial"/>
          </w:rPr>
          <w:t xml:space="preserve">vials in </w:t>
        </w:r>
      </w:ins>
      <w:r w:rsidR="000452CA" w:rsidRPr="007F05C5">
        <w:rPr>
          <w:rFonts w:ascii="Arial" w:hAnsi="Arial" w:cs="Arial"/>
        </w:rPr>
        <w:t>each water bath</w:t>
      </w:r>
      <w:r w:rsidR="00A30C68" w:rsidRPr="007F05C5">
        <w:rPr>
          <w:rFonts w:ascii="Arial" w:hAnsi="Arial" w:cs="Arial"/>
        </w:rPr>
        <w:t xml:space="preserve"> </w:t>
      </w:r>
      <w:r w:rsidR="000452CA" w:rsidRPr="007F05C5">
        <w:rPr>
          <w:rFonts w:ascii="Arial" w:hAnsi="Arial" w:cs="Arial"/>
        </w:rPr>
        <w:t>were</w:t>
      </w:r>
      <w:r w:rsidR="00A30C68" w:rsidRPr="007F05C5">
        <w:rPr>
          <w:rFonts w:ascii="Arial" w:hAnsi="Arial" w:cs="Arial"/>
        </w:rPr>
        <w:t xml:space="preserve"> monitored in </w:t>
      </w:r>
      <w:r w:rsidR="000452CA" w:rsidRPr="007F05C5">
        <w:rPr>
          <w:rFonts w:ascii="Arial" w:hAnsi="Arial" w:cs="Arial"/>
        </w:rPr>
        <w:t xml:space="preserve">two </w:t>
      </w:r>
      <w:r w:rsidR="00A30C68" w:rsidRPr="007F05C5">
        <w:rPr>
          <w:rFonts w:ascii="Arial" w:hAnsi="Arial" w:cs="Arial"/>
        </w:rPr>
        <w:t xml:space="preserve">additional empty tubes. </w:t>
      </w:r>
      <w:r w:rsidR="007959F8" w:rsidRPr="007F05C5">
        <w:rPr>
          <w:rFonts w:ascii="Arial" w:hAnsi="Arial" w:cs="Arial"/>
        </w:rPr>
        <w:t>The</w:t>
      </w:r>
      <w:r w:rsidR="000128B8" w:rsidRPr="007F05C5">
        <w:rPr>
          <w:rFonts w:ascii="Arial" w:hAnsi="Arial" w:cs="Arial"/>
        </w:rPr>
        <w:t xml:space="preserve"> level</w:t>
      </w:r>
      <w:r w:rsidR="00EB0E69" w:rsidRPr="007F05C5">
        <w:rPr>
          <w:rFonts w:ascii="Arial" w:hAnsi="Arial" w:cs="Arial"/>
        </w:rPr>
        <w:t xml:space="preserve"> of</w:t>
      </w:r>
      <w:r w:rsidR="007959F8" w:rsidRPr="007F05C5">
        <w:rPr>
          <w:rFonts w:ascii="Arial" w:hAnsi="Arial" w:cs="Arial"/>
        </w:rPr>
        <w:t xml:space="preserve"> humidity</w:t>
      </w:r>
      <w:r w:rsidR="000128B8" w:rsidRPr="007F05C5">
        <w:rPr>
          <w:rFonts w:ascii="Arial" w:hAnsi="Arial" w:cs="Arial"/>
        </w:rPr>
        <w:t xml:space="preserve"> </w:t>
      </w:r>
      <w:r w:rsidR="00CA4488" w:rsidRPr="007F05C5">
        <w:rPr>
          <w:rFonts w:ascii="Arial" w:hAnsi="Arial" w:cs="Arial"/>
        </w:rPr>
        <w:t>was</w:t>
      </w:r>
      <w:r w:rsidR="000128B8" w:rsidRPr="007F05C5">
        <w:rPr>
          <w:rFonts w:ascii="Arial" w:hAnsi="Arial" w:cs="Arial"/>
        </w:rPr>
        <w:t xml:space="preserve"> similar to field condition,</w:t>
      </w:r>
      <w:r w:rsidR="007959F8" w:rsidRPr="007F05C5">
        <w:rPr>
          <w:rFonts w:ascii="Arial" w:hAnsi="Arial" w:cs="Arial"/>
        </w:rPr>
        <w:t xml:space="preserve"> rang</w:t>
      </w:r>
      <w:r w:rsidR="000128B8" w:rsidRPr="007F05C5">
        <w:rPr>
          <w:rFonts w:ascii="Arial" w:hAnsi="Arial" w:cs="Arial"/>
        </w:rPr>
        <w:t>ing</w:t>
      </w:r>
      <w:r w:rsidR="007959F8" w:rsidRPr="007F05C5">
        <w:rPr>
          <w:rFonts w:ascii="Arial" w:hAnsi="Arial" w:cs="Arial"/>
        </w:rPr>
        <w:t xml:space="preserve"> </w:t>
      </w:r>
      <w:r w:rsidR="00193090" w:rsidRPr="007F05C5">
        <w:rPr>
          <w:rFonts w:ascii="Arial" w:hAnsi="Arial" w:cs="Arial"/>
        </w:rPr>
        <w:t>between</w:t>
      </w:r>
      <w:r w:rsidR="007959F8" w:rsidRPr="007F05C5">
        <w:rPr>
          <w:rFonts w:ascii="Arial" w:hAnsi="Arial" w:cs="Arial"/>
        </w:rPr>
        <w:t xml:space="preserve"> 80% - 95%</w:t>
      </w:r>
      <w:r w:rsidR="000128B8" w:rsidRPr="007F05C5">
        <w:rPr>
          <w:rFonts w:ascii="Arial" w:hAnsi="Arial" w:cs="Arial"/>
        </w:rPr>
        <w:t xml:space="preserve">. </w:t>
      </w:r>
      <w:r w:rsidR="007959F8" w:rsidRPr="007F05C5">
        <w:rPr>
          <w:rFonts w:ascii="Arial" w:hAnsi="Arial" w:cs="Arial"/>
        </w:rPr>
        <w:t xml:space="preserve">The observed temperature showed </w:t>
      </w:r>
      <w:r w:rsidR="00B03AFF" w:rsidRPr="007F05C5">
        <w:rPr>
          <w:rFonts w:ascii="Arial" w:hAnsi="Arial" w:cs="Arial"/>
        </w:rPr>
        <w:sym w:font="Symbol" w:char="F0B1"/>
      </w:r>
      <w:r w:rsidR="00B03AFF" w:rsidRPr="007F05C5">
        <w:rPr>
          <w:rFonts w:ascii="Arial" w:hAnsi="Arial" w:cs="Arial"/>
        </w:rPr>
        <w:t xml:space="preserve">0.5°C </w:t>
      </w:r>
      <w:r w:rsidR="007959F8" w:rsidRPr="007F05C5">
        <w:rPr>
          <w:rFonts w:ascii="Arial" w:hAnsi="Arial" w:cs="Arial"/>
        </w:rPr>
        <w:t xml:space="preserve">fluctuation around the </w:t>
      </w:r>
      <w:r w:rsidR="00B03AFF" w:rsidRPr="007F05C5">
        <w:rPr>
          <w:rFonts w:ascii="Arial" w:hAnsi="Arial" w:cs="Arial"/>
        </w:rPr>
        <w:t xml:space="preserve">mean </w:t>
      </w:r>
      <w:r w:rsidR="007959F8" w:rsidRPr="007F05C5">
        <w:rPr>
          <w:rFonts w:ascii="Arial" w:hAnsi="Arial" w:cs="Arial"/>
        </w:rPr>
        <w:t>temperature</w:t>
      </w:r>
      <w:r w:rsidR="00CA4488" w:rsidRPr="007F05C5">
        <w:rPr>
          <w:rFonts w:ascii="Arial" w:hAnsi="Arial" w:cs="Arial"/>
        </w:rPr>
        <w:t xml:space="preserve">, </w:t>
      </w:r>
      <w:r w:rsidR="00212232">
        <w:rPr>
          <w:rFonts w:ascii="Arial" w:hAnsi="Arial" w:cs="Arial"/>
        </w:rPr>
        <w:t>the average of which</w:t>
      </w:r>
      <w:r w:rsidR="007959F8" w:rsidRPr="007F05C5">
        <w:rPr>
          <w:rFonts w:ascii="Arial" w:hAnsi="Arial" w:cs="Arial"/>
        </w:rPr>
        <w:t xml:space="preserve"> </w:t>
      </w:r>
      <w:r w:rsidR="006E37CA" w:rsidRPr="007F05C5">
        <w:rPr>
          <w:rFonts w:ascii="Arial" w:hAnsi="Arial" w:cs="Arial"/>
        </w:rPr>
        <w:t>was</w:t>
      </w:r>
      <w:r w:rsidR="007959F8" w:rsidRPr="007F05C5">
        <w:rPr>
          <w:rFonts w:ascii="Arial" w:hAnsi="Arial" w:cs="Arial"/>
        </w:rPr>
        <w:t xml:space="preserve"> used as </w:t>
      </w:r>
      <w:r w:rsidR="000452CA" w:rsidRPr="007F05C5">
        <w:rPr>
          <w:rFonts w:ascii="Arial" w:hAnsi="Arial" w:cs="Arial"/>
        </w:rPr>
        <w:t xml:space="preserve">the </w:t>
      </w:r>
      <w:r w:rsidR="007959F8" w:rsidRPr="007F05C5">
        <w:rPr>
          <w:rFonts w:ascii="Arial" w:hAnsi="Arial" w:cs="Arial"/>
        </w:rPr>
        <w:t xml:space="preserve">corrected temperature </w:t>
      </w:r>
      <w:r w:rsidR="00283590" w:rsidRPr="007F05C5">
        <w:rPr>
          <w:rFonts w:ascii="Arial" w:hAnsi="Arial" w:cs="Arial"/>
        </w:rPr>
        <w:t xml:space="preserve">in </w:t>
      </w:r>
      <w:r w:rsidR="00B6779F">
        <w:rPr>
          <w:rFonts w:ascii="Arial" w:hAnsi="Arial" w:cs="Arial"/>
        </w:rPr>
        <w:t xml:space="preserve">the </w:t>
      </w:r>
      <w:r w:rsidR="00283590" w:rsidRPr="007F05C5">
        <w:rPr>
          <w:rFonts w:ascii="Arial" w:hAnsi="Arial" w:cs="Arial"/>
        </w:rPr>
        <w:t>analysis</w:t>
      </w:r>
      <w:r w:rsidR="00FC4978" w:rsidRPr="007F05C5">
        <w:rPr>
          <w:rFonts w:ascii="Arial" w:hAnsi="Arial" w:cs="Arial"/>
        </w:rPr>
        <w:t xml:space="preserve"> </w:t>
      </w:r>
      <w:r w:rsidR="00EE74B8" w:rsidRPr="007F05C5">
        <w:rPr>
          <w:rFonts w:ascii="Arial" w:hAnsi="Arial" w:cs="Arial"/>
        </w:rPr>
        <w:t>(</w:t>
      </w:r>
      <w:r w:rsidR="00EE74B8" w:rsidRPr="007F05C5">
        <w:rPr>
          <w:rFonts w:ascii="Arial" w:hAnsi="Arial" w:cs="Arial"/>
          <w:highlight w:val="yellow"/>
        </w:rPr>
        <w:t>Supplementary table 2</w:t>
      </w:r>
      <w:r w:rsidR="00C71A86" w:rsidRPr="007F05C5">
        <w:rPr>
          <w:rFonts w:ascii="Arial" w:hAnsi="Arial" w:cs="Arial"/>
        </w:rPr>
        <w:t xml:space="preserve"> [</w:t>
      </w:r>
      <w:commentRangeStart w:id="266"/>
      <w:r w:rsidR="00C71A86" w:rsidRPr="007F05C5">
        <w:rPr>
          <w:rFonts w:ascii="Arial" w:hAnsi="Arial" w:cs="Arial"/>
        </w:rPr>
        <w:t>both centre and corner logs</w:t>
      </w:r>
      <w:commentRangeEnd w:id="266"/>
      <w:r w:rsidR="006A7A78">
        <w:rPr>
          <w:rStyle w:val="CommentReference"/>
          <w:rFonts w:asciiTheme="minorHAnsi" w:eastAsiaTheme="minorHAnsi" w:hAnsiTheme="minorHAnsi" w:cstheme="minorBidi"/>
          <w:lang w:eastAsia="en-US"/>
        </w:rPr>
        <w:commentReference w:id="266"/>
      </w:r>
      <w:r w:rsidR="00C71A86" w:rsidRPr="007F05C5">
        <w:rPr>
          <w:rFonts w:ascii="Arial" w:hAnsi="Arial" w:cs="Arial"/>
        </w:rPr>
        <w:t>]</w:t>
      </w:r>
      <w:r w:rsidR="00EE74B8" w:rsidRPr="007F05C5">
        <w:rPr>
          <w:rFonts w:ascii="Arial" w:hAnsi="Arial" w:cs="Arial"/>
        </w:rPr>
        <w:t>)</w:t>
      </w:r>
      <w:r w:rsidR="00283590" w:rsidRPr="007F05C5">
        <w:rPr>
          <w:rFonts w:ascii="Arial" w:hAnsi="Arial" w:cs="Arial"/>
        </w:rPr>
        <w:t xml:space="preserve">. </w:t>
      </w:r>
    </w:p>
    <w:p w14:paraId="1ADB8255" w14:textId="16E6F4FF" w:rsidR="00B92EA0" w:rsidRPr="007F05C5" w:rsidRDefault="00A30C68" w:rsidP="006B32D4">
      <w:pPr>
        <w:ind w:firstLine="360"/>
        <w:rPr>
          <w:rFonts w:ascii="Arial" w:hAnsi="Arial" w:cs="Arial"/>
        </w:rPr>
      </w:pPr>
      <w:r w:rsidRPr="007F05C5">
        <w:rPr>
          <w:rFonts w:ascii="Arial" w:hAnsi="Arial" w:cs="Arial"/>
        </w:rPr>
        <w:t xml:space="preserve">As fecundity </w:t>
      </w:r>
      <w:r w:rsidR="00B03AFF" w:rsidRPr="007F05C5">
        <w:rPr>
          <w:rFonts w:ascii="Arial" w:hAnsi="Arial" w:cs="Arial"/>
        </w:rPr>
        <w:t>change</w:t>
      </w:r>
      <w:r w:rsidR="00283590" w:rsidRPr="007F05C5">
        <w:rPr>
          <w:rFonts w:ascii="Arial" w:hAnsi="Arial" w:cs="Arial"/>
        </w:rPr>
        <w:t>d</w:t>
      </w:r>
      <w:r w:rsidR="00B03AFF" w:rsidRPr="007F05C5">
        <w:rPr>
          <w:rFonts w:ascii="Arial" w:hAnsi="Arial" w:cs="Arial"/>
        </w:rPr>
        <w:t xml:space="preserve"> </w:t>
      </w:r>
      <w:r w:rsidRPr="007F05C5">
        <w:rPr>
          <w:rFonts w:ascii="Arial" w:hAnsi="Arial" w:cs="Arial"/>
        </w:rPr>
        <w:t xml:space="preserve">through time </w:t>
      </w:r>
      <w:r w:rsidR="00B03AFF" w:rsidRPr="007F05C5">
        <w:rPr>
          <w:rFonts w:ascii="Arial" w:hAnsi="Arial" w:cs="Arial"/>
        </w:rPr>
        <w:t>and th</w:t>
      </w:r>
      <w:r w:rsidR="00283590" w:rsidRPr="007F05C5">
        <w:rPr>
          <w:rFonts w:ascii="Arial" w:hAnsi="Arial" w:cs="Arial"/>
        </w:rPr>
        <w:t>is</w:t>
      </w:r>
      <w:r w:rsidR="00B03AFF" w:rsidRPr="007F05C5">
        <w:rPr>
          <w:rFonts w:ascii="Arial" w:hAnsi="Arial" w:cs="Arial"/>
        </w:rPr>
        <w:t xml:space="preserve"> trend of change </w:t>
      </w:r>
      <w:r w:rsidR="00283590" w:rsidRPr="007F05C5">
        <w:rPr>
          <w:rFonts w:ascii="Arial" w:hAnsi="Arial" w:cs="Arial"/>
        </w:rPr>
        <w:t>was</w:t>
      </w:r>
      <w:r w:rsidR="00B03AFF" w:rsidRPr="007F05C5">
        <w:rPr>
          <w:rFonts w:ascii="Arial" w:hAnsi="Arial" w:cs="Arial"/>
        </w:rPr>
        <w:t xml:space="preserve"> influenced</w:t>
      </w:r>
      <w:r w:rsidR="00193090" w:rsidRPr="007F05C5">
        <w:rPr>
          <w:rFonts w:ascii="Arial" w:hAnsi="Arial" w:cs="Arial"/>
        </w:rPr>
        <w:t xml:space="preserve"> by</w:t>
      </w:r>
      <w:r w:rsidR="00B03AFF" w:rsidRPr="007F05C5">
        <w:rPr>
          <w:rFonts w:ascii="Arial" w:hAnsi="Arial" w:cs="Arial"/>
        </w:rPr>
        <w:t xml:space="preserve"> </w:t>
      </w:r>
      <w:r w:rsidRPr="007F05C5">
        <w:rPr>
          <w:rFonts w:ascii="Arial" w:hAnsi="Arial" w:cs="Arial"/>
        </w:rPr>
        <w:t xml:space="preserve">temperature </w:t>
      </w:r>
      <w:r w:rsidR="000452CA" w:rsidRPr="007F05C5">
        <w:rPr>
          <w:rFonts w:ascii="Arial" w:hAnsi="Arial" w:cs="Arial"/>
        </w:rPr>
        <w:t>(</w:t>
      </w:r>
      <w:r w:rsidR="005C66DA" w:rsidRPr="007F05C5">
        <w:rPr>
          <w:rFonts w:ascii="Arial" w:hAnsi="Arial" w:cs="Arial"/>
        </w:rPr>
        <w:t>S</w:t>
      </w:r>
      <w:r w:rsidR="000452CA" w:rsidRPr="007F05C5">
        <w:rPr>
          <w:rFonts w:ascii="Arial" w:hAnsi="Arial" w:cs="Arial"/>
        </w:rPr>
        <w:t xml:space="preserve">upplementary figure 1), </w:t>
      </w:r>
      <w:del w:id="267" w:author="Owen Lewis" w:date="2021-08-19T22:46:00Z">
        <w:r w:rsidRPr="007F05C5" w:rsidDel="006A7A78">
          <w:rPr>
            <w:rFonts w:ascii="Arial" w:hAnsi="Arial" w:cs="Arial"/>
          </w:rPr>
          <w:delText xml:space="preserve">the </w:delText>
        </w:r>
      </w:del>
      <w:r w:rsidRPr="007F05C5">
        <w:rPr>
          <w:rFonts w:ascii="Arial" w:hAnsi="Arial" w:cs="Arial"/>
        </w:rPr>
        <w:t>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w:t>
      </w:r>
      <w:r w:rsidR="00886388" w:rsidRPr="007F05C5">
        <w:rPr>
          <w:rFonts w:ascii="Arial" w:hAnsi="Arial" w:cs="Arial"/>
        </w:rPr>
        <w:t xml:space="preserve"> </w:t>
      </w:r>
      <w:r w:rsidRPr="007F05C5">
        <w:rPr>
          <w:rFonts w:ascii="Arial" w:hAnsi="Arial" w:cs="Arial"/>
        </w:rPr>
        <w:t>and they were combined to reflect relative</w:t>
      </w:r>
      <w:r w:rsidR="003E638F" w:rsidRPr="007F05C5">
        <w:rPr>
          <w:rFonts w:ascii="Arial" w:hAnsi="Arial" w:cs="Arial"/>
        </w:rPr>
        <w:t xml:space="preserve"> fecundity</w:t>
      </w:r>
      <w:r w:rsidR="00C90495">
        <w:rPr>
          <w:rFonts w:ascii="Arial" w:hAnsi="Arial" w:cs="Arial"/>
        </w:rPr>
        <w:t xml:space="preserve"> in early adult life</w:t>
      </w:r>
      <w:r w:rsidRPr="007F05C5">
        <w:rPr>
          <w:rFonts w:ascii="Arial" w:hAnsi="Arial" w:cs="Arial"/>
        </w:rPr>
        <w:t>.</w:t>
      </w:r>
      <w:r w:rsidR="007959F8" w:rsidRPr="007F05C5">
        <w:rPr>
          <w:rFonts w:ascii="Arial" w:hAnsi="Arial" w:cs="Arial"/>
        </w:rPr>
        <w:t xml:space="preserve"> After</w:t>
      </w:r>
      <w:r w:rsidR="00886388" w:rsidRPr="007F05C5">
        <w:rPr>
          <w:rFonts w:ascii="Arial" w:hAnsi="Arial" w:cs="Arial"/>
        </w:rPr>
        <w:t xml:space="preserve"> </w:t>
      </w:r>
      <w:r w:rsidR="00283590" w:rsidRPr="007F05C5">
        <w:rPr>
          <w:rFonts w:ascii="Arial" w:hAnsi="Arial" w:cs="Arial"/>
        </w:rPr>
        <w:t>eight-day</w:t>
      </w:r>
      <w:r w:rsidR="00EE376C">
        <w:rPr>
          <w:rFonts w:ascii="Arial" w:hAnsi="Arial" w:cs="Arial"/>
        </w:rPr>
        <w:t xml:space="preserve"> exposure to</w:t>
      </w:r>
      <w:r w:rsidR="00283590" w:rsidRPr="007F05C5">
        <w:rPr>
          <w:rFonts w:ascii="Arial" w:hAnsi="Arial" w:cs="Arial"/>
        </w:rPr>
        <w:t xml:space="preserve"> </w:t>
      </w:r>
      <w:r w:rsidR="007959F8" w:rsidRPr="007F05C5">
        <w:rPr>
          <w:rFonts w:ascii="Arial" w:hAnsi="Arial" w:cs="Arial"/>
        </w:rPr>
        <w:t xml:space="preserve">temperature </w:t>
      </w:r>
      <w:r w:rsidR="00886388" w:rsidRPr="007F05C5">
        <w:rPr>
          <w:rFonts w:ascii="Arial" w:hAnsi="Arial" w:cs="Arial"/>
        </w:rPr>
        <w:t>treatments</w:t>
      </w:r>
      <w:r w:rsidR="007959F8" w:rsidRPr="007F05C5">
        <w:rPr>
          <w:rFonts w:ascii="Arial" w:hAnsi="Arial" w:cs="Arial"/>
        </w:rPr>
        <w:t>, all flies were kept at 25°C for another four days to examine the</w:t>
      </w:r>
      <w:r w:rsidR="00EE376C">
        <w:rPr>
          <w:rFonts w:ascii="Arial" w:hAnsi="Arial" w:cs="Arial"/>
        </w:rPr>
        <w:t>ir</w:t>
      </w:r>
      <w:r w:rsidR="007959F8" w:rsidRPr="007F05C5">
        <w:rPr>
          <w:rFonts w:ascii="Arial" w:hAnsi="Arial" w:cs="Arial"/>
        </w:rPr>
        <w:t xml:space="preserve"> recovery of </w:t>
      </w:r>
      <w:r w:rsidR="008B32B0" w:rsidRPr="007F05C5">
        <w:rPr>
          <w:rFonts w:ascii="Arial" w:hAnsi="Arial" w:cs="Arial"/>
        </w:rPr>
        <w:t>reproduction</w:t>
      </w:r>
      <w:r w:rsidR="007959F8" w:rsidRPr="007F05C5">
        <w:rPr>
          <w:rFonts w:ascii="Arial" w:hAnsi="Arial" w:cs="Arial"/>
        </w:rPr>
        <w:t xml:space="preserve">. </w:t>
      </w:r>
      <w:r w:rsidR="00300486" w:rsidRPr="007F05C5">
        <w:rPr>
          <w:rFonts w:ascii="Arial" w:hAnsi="Arial" w:cs="Arial"/>
        </w:rPr>
        <w:t xml:space="preserve">Surviving flies were recorded </w:t>
      </w:r>
      <w:r w:rsidR="00B03AFF" w:rsidRPr="007F05C5">
        <w:rPr>
          <w:rFonts w:ascii="Arial" w:hAnsi="Arial" w:cs="Arial"/>
        </w:rPr>
        <w:t>at the beginning and end of each period</w:t>
      </w:r>
      <w:r w:rsidR="00300486" w:rsidRPr="007F05C5">
        <w:rPr>
          <w:rFonts w:ascii="Arial" w:hAnsi="Arial" w:cs="Arial"/>
        </w:rPr>
        <w:t>.</w:t>
      </w:r>
      <w:r w:rsidR="000958FD">
        <w:rPr>
          <w:rFonts w:ascii="Arial" w:hAnsi="Arial" w:cs="Arial"/>
        </w:rPr>
        <w:t xml:space="preserve"> Offspring</w:t>
      </w:r>
      <w:r w:rsidR="00B03AFF" w:rsidRPr="007F05C5">
        <w:rPr>
          <w:rFonts w:ascii="Arial" w:hAnsi="Arial" w:cs="Arial"/>
        </w:rPr>
        <w:t xml:space="preserve"> produced during the test periods</w:t>
      </w:r>
      <w:r w:rsidR="00300486" w:rsidRPr="007F05C5">
        <w:rPr>
          <w:rFonts w:ascii="Arial" w:hAnsi="Arial" w:cs="Arial"/>
        </w:rPr>
        <w:t xml:space="preserve"> </w:t>
      </w:r>
      <w:r w:rsidR="000958FD">
        <w:rPr>
          <w:rFonts w:ascii="Arial" w:hAnsi="Arial" w:cs="Arial"/>
        </w:rPr>
        <w:t>developed</w:t>
      </w:r>
      <w:r w:rsidR="00300486" w:rsidRPr="007F05C5">
        <w:rPr>
          <w:rFonts w:ascii="Arial" w:hAnsi="Arial" w:cs="Arial"/>
        </w:rPr>
        <w:t xml:space="preserve"> at </w:t>
      </w:r>
      <w:r w:rsidR="00B6779F">
        <w:rPr>
          <w:rFonts w:ascii="Arial" w:hAnsi="Arial" w:cs="Arial"/>
        </w:rPr>
        <w:t xml:space="preserve">the </w:t>
      </w:r>
      <w:r w:rsidR="00EE376C">
        <w:rPr>
          <w:rFonts w:ascii="Arial" w:hAnsi="Arial" w:cs="Arial"/>
        </w:rPr>
        <w:t xml:space="preserve">same </w:t>
      </w:r>
      <w:r w:rsidR="00300486" w:rsidRPr="007F05C5">
        <w:rPr>
          <w:rFonts w:ascii="Arial" w:hAnsi="Arial" w:cs="Arial"/>
        </w:rPr>
        <w:t xml:space="preserve">temperature </w:t>
      </w:r>
      <w:r w:rsidR="000958FD">
        <w:rPr>
          <w:rFonts w:ascii="Arial" w:hAnsi="Arial" w:cs="Arial"/>
        </w:rPr>
        <w:t>as their parents</w:t>
      </w:r>
      <w:r w:rsidR="00300486" w:rsidRPr="007F05C5">
        <w:rPr>
          <w:rFonts w:ascii="Arial" w:hAnsi="Arial" w:cs="Arial"/>
        </w:rPr>
        <w:t xml:space="preserve">. </w:t>
      </w:r>
      <w:r w:rsidR="000958FD">
        <w:rPr>
          <w:rFonts w:ascii="Arial" w:hAnsi="Arial" w:cs="Arial"/>
        </w:rPr>
        <w:t>T</w:t>
      </w:r>
      <w:r w:rsidR="00300486" w:rsidRPr="007F05C5">
        <w:rPr>
          <w:rFonts w:ascii="Arial" w:hAnsi="Arial" w:cs="Arial"/>
        </w:rPr>
        <w:t xml:space="preserve">he first emergence dates were recorded for </w:t>
      </w:r>
      <w:r w:rsidR="005C5B7E">
        <w:rPr>
          <w:rFonts w:ascii="Arial" w:hAnsi="Arial" w:cs="Arial"/>
        </w:rPr>
        <w:t xml:space="preserve">different species in </w:t>
      </w:r>
      <w:r w:rsidR="005C5B7E" w:rsidRPr="007F05C5">
        <w:rPr>
          <w:rFonts w:ascii="Arial" w:hAnsi="Arial" w:cs="Arial"/>
        </w:rPr>
        <w:t>different temperature</w:t>
      </w:r>
      <w:r w:rsidR="005C5B7E">
        <w:rPr>
          <w:rFonts w:ascii="Arial" w:hAnsi="Arial" w:cs="Arial"/>
        </w:rPr>
        <w:t>s.</w:t>
      </w:r>
      <w:r w:rsidR="00CA0AAE">
        <w:rPr>
          <w:rFonts w:ascii="Arial" w:hAnsi="Arial" w:cs="Arial"/>
        </w:rPr>
        <w:t xml:space="preserve"> Vials were left for 5-7 days for all offspring to emerge, then they were frozen and counted later. </w:t>
      </w:r>
      <w:r w:rsidR="007959F8" w:rsidRPr="007F05C5">
        <w:rPr>
          <w:rFonts w:ascii="Arial" w:hAnsi="Arial" w:cs="Arial"/>
        </w:rPr>
        <w:t xml:space="preserve">For each species and each temperature treatment, eight replicates were evenly split between two blocks. </w:t>
      </w:r>
      <w:r w:rsidR="00E33779" w:rsidRPr="007F05C5">
        <w:rPr>
          <w:rFonts w:ascii="Arial" w:hAnsi="Arial" w:cs="Arial"/>
        </w:rPr>
        <w:t>The d</w:t>
      </w:r>
      <w:r w:rsidR="007959F8" w:rsidRPr="007F05C5">
        <w:rPr>
          <w:rFonts w:ascii="Arial" w:hAnsi="Arial" w:cs="Arial"/>
        </w:rPr>
        <w:t xml:space="preserve">etailed schedule </w:t>
      </w:r>
      <w:r w:rsidR="00E33779" w:rsidRPr="007F05C5">
        <w:rPr>
          <w:rFonts w:ascii="Arial" w:hAnsi="Arial" w:cs="Arial"/>
        </w:rPr>
        <w:t xml:space="preserve">is </w:t>
      </w:r>
      <w:r w:rsidR="007959F8" w:rsidRPr="007F05C5">
        <w:rPr>
          <w:rFonts w:ascii="Arial" w:hAnsi="Arial" w:cs="Arial"/>
        </w:rPr>
        <w:t xml:space="preserve">shown in </w:t>
      </w:r>
      <w:r w:rsidR="00446F85" w:rsidRPr="007F05C5">
        <w:rPr>
          <w:rFonts w:ascii="Arial" w:hAnsi="Arial" w:cs="Arial"/>
        </w:rPr>
        <w:t>supplementary figure 2.</w:t>
      </w:r>
    </w:p>
    <w:p w14:paraId="53F31874" w14:textId="77777777" w:rsidR="00B92EA0" w:rsidRPr="007F05C5" w:rsidRDefault="00B92EA0" w:rsidP="00426F96">
      <w:pPr>
        <w:rPr>
          <w:rFonts w:ascii="Arial" w:hAnsi="Arial" w:cs="Arial"/>
          <w:lang w:val="en-US"/>
        </w:rPr>
      </w:pPr>
    </w:p>
    <w:p w14:paraId="5CFCB205" w14:textId="30EF5874" w:rsidR="00CA0AAE" w:rsidRPr="00222578" w:rsidRDefault="00CA0AAE" w:rsidP="00904889">
      <w:pPr>
        <w:pStyle w:val="ListParagraph"/>
        <w:numPr>
          <w:ilvl w:val="0"/>
          <w:numId w:val="2"/>
        </w:numPr>
        <w:rPr>
          <w:rFonts w:ascii="Arial" w:hAnsi="Arial" w:cs="Arial"/>
          <w:lang w:val="en-US"/>
        </w:rPr>
      </w:pPr>
      <w:r>
        <w:rPr>
          <w:rFonts w:ascii="Arial" w:hAnsi="Arial" w:cs="Arial"/>
          <w:lang w:val="en-US"/>
        </w:rPr>
        <w:t>Thermal knockdown</w:t>
      </w:r>
      <w:r w:rsidR="00D74E6D" w:rsidRPr="007F05C5">
        <w:rPr>
          <w:rFonts w:ascii="Arial" w:hAnsi="Arial" w:cs="Arial"/>
          <w:lang w:val="en-US"/>
        </w:rPr>
        <w:t xml:space="preserve"> </w:t>
      </w:r>
      <w:r w:rsidR="00EC743B">
        <w:rPr>
          <w:rFonts w:ascii="Arial" w:hAnsi="Arial" w:cs="Arial"/>
          <w:lang w:val="en-US"/>
        </w:rPr>
        <w:t>measurement</w:t>
      </w:r>
    </w:p>
    <w:p w14:paraId="7B6048CE" w14:textId="0707BA08" w:rsidR="00C06877" w:rsidRPr="007F05C5" w:rsidRDefault="00EB249D" w:rsidP="006B32D4">
      <w:pPr>
        <w:ind w:firstLine="360"/>
        <w:rPr>
          <w:rFonts w:ascii="Arial" w:hAnsi="Arial" w:cs="Arial"/>
        </w:rPr>
      </w:pPr>
      <w:r w:rsidRPr="007F05C5">
        <w:rPr>
          <w:rFonts w:ascii="Arial" w:hAnsi="Arial" w:cs="Arial"/>
        </w:rPr>
        <w:t>R</w:t>
      </w:r>
      <w:r w:rsidR="00212232">
        <w:rPr>
          <w:rFonts w:ascii="Arial" w:hAnsi="Arial" w:cs="Arial"/>
        </w:rPr>
        <w:t xml:space="preserve">esistance </w:t>
      </w:r>
      <w:r w:rsidRPr="007F05C5">
        <w:rPr>
          <w:rFonts w:ascii="Arial" w:hAnsi="Arial" w:cs="Arial"/>
        </w:rPr>
        <w:t>to</w:t>
      </w:r>
      <w:r w:rsidR="00AB70FC" w:rsidRPr="007F05C5">
        <w:rPr>
          <w:rFonts w:ascii="Arial" w:hAnsi="Arial" w:cs="Arial"/>
        </w:rPr>
        <w:t xml:space="preserve"> extreme</w:t>
      </w:r>
      <w:r w:rsidRPr="007F05C5">
        <w:rPr>
          <w:rFonts w:ascii="Arial" w:hAnsi="Arial" w:cs="Arial"/>
        </w:rPr>
        <w:t xml:space="preserve"> cold temperature was measured by individuals’ knockdown time </w:t>
      </w:r>
      <w:r w:rsidR="005973D5" w:rsidRPr="007F05C5">
        <w:rPr>
          <w:rFonts w:ascii="Arial" w:hAnsi="Arial" w:cs="Arial"/>
        </w:rPr>
        <w:t xml:space="preserve">at </w:t>
      </w:r>
      <w:r w:rsidRPr="007F05C5">
        <w:rPr>
          <w:rFonts w:ascii="Arial" w:hAnsi="Arial" w:cs="Arial"/>
        </w:rPr>
        <w:t>5°C and</w:t>
      </w:r>
      <w:r w:rsidR="00AD7579" w:rsidRPr="007F05C5">
        <w:rPr>
          <w:rFonts w:ascii="Arial" w:hAnsi="Arial" w:cs="Arial"/>
        </w:rPr>
        <w:t xml:space="preserve"> the</w:t>
      </w:r>
      <w:r w:rsidRPr="007F05C5">
        <w:rPr>
          <w:rFonts w:ascii="Arial" w:hAnsi="Arial" w:cs="Arial"/>
        </w:rPr>
        <w:t xml:space="preserve"> time for recovery of </w:t>
      </w:r>
      <w:r w:rsidR="00283590" w:rsidRPr="007F05C5">
        <w:rPr>
          <w:rFonts w:ascii="Arial" w:hAnsi="Arial" w:cs="Arial"/>
        </w:rPr>
        <w:t>mobility</w:t>
      </w:r>
      <w:r w:rsidRPr="007F05C5">
        <w:rPr>
          <w:rFonts w:ascii="Arial" w:hAnsi="Arial" w:cs="Arial"/>
        </w:rPr>
        <w:t xml:space="preserve"> after a 30-minute exposure to 5°</w:t>
      </w:r>
      <w:commentRangeStart w:id="268"/>
      <w:commentRangeStart w:id="269"/>
      <w:r w:rsidRPr="007F05C5">
        <w:rPr>
          <w:rFonts w:ascii="Arial" w:hAnsi="Arial" w:cs="Arial"/>
        </w:rPr>
        <w:t>C</w:t>
      </w:r>
      <w:commentRangeEnd w:id="268"/>
      <w:r w:rsidR="00645BDA" w:rsidRPr="007F05C5">
        <w:rPr>
          <w:rStyle w:val="CommentReference"/>
          <w:rFonts w:ascii="Arial" w:eastAsiaTheme="minorHAnsi" w:hAnsi="Arial" w:cs="Arial"/>
          <w:sz w:val="24"/>
          <w:szCs w:val="24"/>
          <w:lang w:eastAsia="en-US"/>
        </w:rPr>
        <w:commentReference w:id="268"/>
      </w:r>
      <w:commentRangeEnd w:id="269"/>
      <w:r w:rsidR="00C450C5" w:rsidRPr="007F05C5">
        <w:rPr>
          <w:rStyle w:val="CommentReference"/>
          <w:rFonts w:ascii="Arial" w:eastAsiaTheme="minorHAnsi" w:hAnsi="Arial" w:cs="Arial"/>
          <w:sz w:val="24"/>
          <w:szCs w:val="24"/>
          <w:lang w:eastAsia="en-US"/>
        </w:rPr>
        <w:commentReference w:id="269"/>
      </w:r>
      <w:r w:rsidRPr="007F05C5">
        <w:rPr>
          <w:rFonts w:ascii="Arial" w:hAnsi="Arial" w:cs="Arial"/>
        </w:rPr>
        <w:t xml:space="preserve">. </w:t>
      </w:r>
      <w:r w:rsidR="00C450C5" w:rsidRPr="007F05C5">
        <w:rPr>
          <w:rFonts w:ascii="Arial" w:hAnsi="Arial" w:cs="Arial"/>
        </w:rPr>
        <w:t xml:space="preserve">Constant temperature for cold stress </w:t>
      </w:r>
      <w:r w:rsidR="006B32D4">
        <w:rPr>
          <w:rFonts w:ascii="Arial" w:hAnsi="Arial" w:cs="Arial"/>
        </w:rPr>
        <w:t>is</w:t>
      </w:r>
      <w:r w:rsidR="00C450C5" w:rsidRPr="007F05C5">
        <w:rPr>
          <w:rFonts w:ascii="Arial" w:hAnsi="Arial" w:cs="Arial"/>
        </w:rPr>
        <w:t xml:space="preserve"> often chosen around 0°C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xml:space="preserve">. As tropical species often have significantly </w:t>
      </w:r>
      <w:r w:rsidR="00212232">
        <w:rPr>
          <w:rFonts w:ascii="Arial" w:hAnsi="Arial" w:cs="Arial"/>
        </w:rPr>
        <w:t xml:space="preserve">weaker </w:t>
      </w:r>
      <w:r w:rsidR="00C450C5" w:rsidRPr="007F05C5">
        <w:rPr>
          <w:rFonts w:ascii="Arial" w:hAnsi="Arial" w:cs="Arial"/>
        </w:rPr>
        <w:t xml:space="preserve">cold resistance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5°C was used instead</w:t>
      </w:r>
      <w:r w:rsidR="00C6032C" w:rsidRPr="007F05C5">
        <w:rPr>
          <w:rFonts w:ascii="Arial" w:hAnsi="Arial" w:cs="Arial"/>
        </w:rPr>
        <w:t xml:space="preserve"> </w:t>
      </w:r>
      <w:r w:rsidR="00C450C5" w:rsidRPr="007F05C5">
        <w:rPr>
          <w:rFonts w:ascii="Arial" w:hAnsi="Arial" w:cs="Arial"/>
        </w:rPr>
        <w:t>to increase the variation among the tested species</w:t>
      </w:r>
      <w:r w:rsidR="00AE51A0">
        <w:rPr>
          <w:rFonts w:ascii="Arial" w:hAnsi="Arial" w:cs="Arial"/>
        </w:rPr>
        <w:t xml:space="preserve"> after pilot</w:t>
      </w:r>
      <w:del w:id="270" w:author="Owen Lewis" w:date="2021-08-19T22:47:00Z">
        <w:r w:rsidR="00AE51A0" w:rsidDel="00810CA5">
          <w:rPr>
            <w:rFonts w:ascii="Arial" w:hAnsi="Arial" w:cs="Arial"/>
          </w:rPr>
          <w:delText>ing</w:delText>
        </w:r>
      </w:del>
      <w:r w:rsidR="00AE51A0">
        <w:rPr>
          <w:rFonts w:ascii="Arial" w:hAnsi="Arial" w:cs="Arial"/>
        </w:rPr>
        <w:t xml:space="preserve"> trials</w:t>
      </w:r>
      <w:r w:rsidR="00C450C5" w:rsidRPr="007F05C5">
        <w:rPr>
          <w:rFonts w:ascii="Arial" w:hAnsi="Arial" w:cs="Arial"/>
        </w:rPr>
        <w:t>.</w:t>
      </w:r>
      <w:r w:rsidR="00751F56" w:rsidRPr="007F05C5">
        <w:rPr>
          <w:rFonts w:ascii="Arial" w:hAnsi="Arial" w:cs="Arial"/>
        </w:rPr>
        <w:t xml:space="preserve"> Heat stress </w:t>
      </w:r>
      <w:del w:id="271" w:author="Owen Lewis" w:date="2021-08-19T22:47:00Z">
        <w:r w:rsidR="00751F56" w:rsidRPr="007F05C5" w:rsidDel="00810CA5">
          <w:rPr>
            <w:rFonts w:ascii="Arial" w:hAnsi="Arial" w:cs="Arial"/>
          </w:rPr>
          <w:delText xml:space="preserve">is </w:delText>
        </w:r>
      </w:del>
      <w:ins w:id="272" w:author="Owen Lewis" w:date="2021-08-19T22:47:00Z">
        <w:r w:rsidR="00810CA5">
          <w:rPr>
            <w:rFonts w:ascii="Arial" w:hAnsi="Arial" w:cs="Arial"/>
          </w:rPr>
          <w:t>was</w:t>
        </w:r>
        <w:r w:rsidR="00810CA5" w:rsidRPr="007F05C5">
          <w:rPr>
            <w:rFonts w:ascii="Arial" w:hAnsi="Arial" w:cs="Arial"/>
          </w:rPr>
          <w:t xml:space="preserve"> </w:t>
        </w:r>
      </w:ins>
      <w:r w:rsidR="00751F56" w:rsidRPr="007F05C5">
        <w:rPr>
          <w:rFonts w:ascii="Arial" w:hAnsi="Arial" w:cs="Arial"/>
        </w:rPr>
        <w:t xml:space="preserve">chosen to be 40°C, </w:t>
      </w:r>
      <w:r w:rsidR="00AE51A0">
        <w:rPr>
          <w:rFonts w:ascii="Arial" w:hAnsi="Arial" w:cs="Arial"/>
        </w:rPr>
        <w:t xml:space="preserve">which follows </w:t>
      </w:r>
      <w:commentRangeStart w:id="273"/>
      <w:r w:rsidR="00AE51A0">
        <w:rPr>
          <w:rFonts w:ascii="Arial" w:hAnsi="Arial" w:cs="Arial"/>
        </w:rPr>
        <w:t>common practice</w:t>
      </w:r>
      <w:r w:rsidR="00AE51A0" w:rsidRPr="007F05C5">
        <w:rPr>
          <w:rFonts w:ascii="Arial" w:hAnsi="Arial" w:cs="Arial"/>
        </w:rPr>
        <w:t xml:space="preserve"> </w:t>
      </w:r>
      <w:commentRangeEnd w:id="273"/>
      <w:r w:rsidR="00AD175F">
        <w:rPr>
          <w:rStyle w:val="CommentReference"/>
          <w:rFonts w:asciiTheme="minorHAnsi" w:eastAsiaTheme="minorHAnsi" w:hAnsiTheme="minorHAnsi" w:cstheme="minorBidi"/>
          <w:lang w:eastAsia="en-US"/>
        </w:rPr>
        <w:commentReference w:id="273"/>
      </w:r>
      <w:r w:rsidR="00AE51A0" w:rsidRPr="007F05C5">
        <w:rPr>
          <w:rFonts w:ascii="Arial" w:hAnsi="Arial" w:cs="Arial"/>
        </w:rPr>
        <w:fldChar w:fldCharType="begin" w:fldLock="1"/>
      </w:r>
      <w:r w:rsidR="00AE51A0" w:rsidRPr="007F05C5">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AE51A0" w:rsidRPr="007F05C5">
        <w:rPr>
          <w:rFonts w:ascii="Arial" w:hAnsi="Arial" w:cs="Arial"/>
        </w:rPr>
        <w:fldChar w:fldCharType="separate"/>
      </w:r>
      <w:r w:rsidR="00AE51A0" w:rsidRPr="007F05C5">
        <w:rPr>
          <w:rFonts w:ascii="Arial" w:hAnsi="Arial" w:cs="Arial"/>
          <w:noProof/>
        </w:rPr>
        <w:t>(Hoffmann et al. 2003)</w:t>
      </w:r>
      <w:r w:rsidR="00AE51A0" w:rsidRPr="007F05C5">
        <w:rPr>
          <w:rFonts w:ascii="Arial" w:hAnsi="Arial" w:cs="Arial"/>
        </w:rPr>
        <w:fldChar w:fldCharType="end"/>
      </w:r>
      <w:r w:rsidR="00AE51A0">
        <w:rPr>
          <w:rFonts w:ascii="Arial" w:hAnsi="Arial" w:cs="Arial"/>
        </w:rPr>
        <w:t xml:space="preserve"> and is expected to capture the between-species variance</w:t>
      </w:r>
      <w:ins w:id="274" w:author="Owen Lewis" w:date="2021-08-20T08:34:00Z">
        <w:r w:rsidR="003B5783">
          <w:rPr>
            <w:rFonts w:ascii="Arial" w:hAnsi="Arial" w:cs="Arial"/>
          </w:rPr>
          <w:t xml:space="preserve"> in </w:t>
        </w:r>
        <w:r w:rsidR="00B40C48">
          <w:rPr>
            <w:rFonts w:ascii="Arial" w:hAnsi="Arial" w:cs="Arial"/>
          </w:rPr>
          <w:t>heat stress</w:t>
        </w:r>
      </w:ins>
      <w:r w:rsidR="00AE51A0">
        <w:rPr>
          <w:rFonts w:ascii="Arial" w:hAnsi="Arial" w:cs="Arial"/>
        </w:rPr>
        <w:t xml:space="preserve"> </w:t>
      </w:r>
      <w:del w:id="275" w:author="Owen Lewis" w:date="2021-08-19T22:48:00Z">
        <w:r w:rsidR="00AE51A0" w:rsidDel="00AD175F">
          <w:rPr>
            <w:rFonts w:ascii="Arial" w:hAnsi="Arial" w:cs="Arial"/>
          </w:rPr>
          <w:delText>and produce the</w:delText>
        </w:r>
      </w:del>
      <w:ins w:id="276" w:author="Owen Lewis" w:date="2021-08-19T22:48:00Z">
        <w:r w:rsidR="00AD175F">
          <w:rPr>
            <w:rFonts w:ascii="Arial" w:hAnsi="Arial" w:cs="Arial"/>
          </w:rPr>
          <w:t>over a</w:t>
        </w:r>
      </w:ins>
      <w:r w:rsidR="00AE51A0">
        <w:rPr>
          <w:rFonts w:ascii="Arial" w:hAnsi="Arial" w:cs="Arial"/>
        </w:rPr>
        <w:t xml:space="preserve"> time scale which is convenient to measure </w:t>
      </w:r>
      <w:r w:rsidR="00AE51A0">
        <w:rPr>
          <w:rFonts w:ascii="Arial" w:hAnsi="Arial" w:cs="Arial"/>
        </w:rPr>
        <w:fldChar w:fldCharType="begin" w:fldLock="1"/>
      </w:r>
      <w:r w:rsidR="008A37B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AE51A0">
        <w:rPr>
          <w:rFonts w:ascii="Arial" w:hAnsi="Arial" w:cs="Arial"/>
        </w:rPr>
        <w:fldChar w:fldCharType="separate"/>
      </w:r>
      <w:r w:rsidR="008A37B2" w:rsidRPr="008A37B2">
        <w:rPr>
          <w:rFonts w:ascii="Arial" w:hAnsi="Arial" w:cs="Arial"/>
          <w:noProof/>
        </w:rPr>
        <w:t>(Jørgensen, Malte, and Overgaard 2019)</w:t>
      </w:r>
      <w:r w:rsidR="00AE51A0">
        <w:rPr>
          <w:rFonts w:ascii="Arial" w:hAnsi="Arial" w:cs="Arial"/>
        </w:rPr>
        <w:fldChar w:fldCharType="end"/>
      </w:r>
      <w:r w:rsidR="00AE51A0">
        <w:rPr>
          <w:rFonts w:ascii="Arial" w:hAnsi="Arial" w:cs="Arial"/>
        </w:rPr>
        <w:t xml:space="preserve">. </w:t>
      </w:r>
      <w:r w:rsidRPr="007F05C5">
        <w:rPr>
          <w:rFonts w:ascii="Arial" w:hAnsi="Arial" w:cs="Arial"/>
        </w:rPr>
        <w:t>After</w:t>
      </w:r>
      <w:r w:rsidR="00C36C0F" w:rsidRPr="007F05C5">
        <w:rPr>
          <w:rFonts w:ascii="Arial" w:hAnsi="Arial" w:cs="Arial"/>
        </w:rPr>
        <w:t xml:space="preserve"> </w:t>
      </w:r>
      <w:r w:rsidRPr="007F05C5">
        <w:rPr>
          <w:rFonts w:ascii="Arial" w:hAnsi="Arial" w:cs="Arial"/>
        </w:rPr>
        <w:t>being knocked down by heat (40°C), most flies did not survive. In this case, only knockdown time w</w:t>
      </w:r>
      <w:r w:rsidR="00B03AFF" w:rsidRPr="007F05C5">
        <w:rPr>
          <w:rFonts w:ascii="Arial" w:hAnsi="Arial" w:cs="Arial"/>
        </w:rPr>
        <w:t>as</w:t>
      </w:r>
      <w:r w:rsidRPr="007F05C5">
        <w:rPr>
          <w:rFonts w:ascii="Arial" w:hAnsi="Arial" w:cs="Arial"/>
        </w:rPr>
        <w:t xml:space="preserve"> used to evaluate </w:t>
      </w:r>
      <w:r w:rsidR="00212232">
        <w:rPr>
          <w:rFonts w:ascii="Arial" w:hAnsi="Arial" w:cs="Arial"/>
        </w:rPr>
        <w:t>resistance</w:t>
      </w:r>
      <w:r w:rsidRPr="007F05C5">
        <w:rPr>
          <w:rFonts w:ascii="Arial" w:hAnsi="Arial" w:cs="Arial"/>
        </w:rPr>
        <w:t xml:space="preserve"> to </w:t>
      </w:r>
      <w:r w:rsidR="005973D5" w:rsidRPr="007F05C5">
        <w:rPr>
          <w:rFonts w:ascii="Arial" w:hAnsi="Arial" w:cs="Arial"/>
        </w:rPr>
        <w:t xml:space="preserve">the </w:t>
      </w:r>
      <w:r w:rsidR="00AD7579" w:rsidRPr="007F05C5">
        <w:rPr>
          <w:rFonts w:ascii="Arial" w:hAnsi="Arial" w:cs="Arial"/>
        </w:rPr>
        <w:t>extreme</w:t>
      </w:r>
      <w:r w:rsidR="005973D5" w:rsidRPr="007F05C5">
        <w:rPr>
          <w:rFonts w:ascii="Arial" w:hAnsi="Arial" w:cs="Arial"/>
        </w:rPr>
        <w:t>ly</w:t>
      </w:r>
      <w:r w:rsidR="00AD7579" w:rsidRPr="007F05C5">
        <w:rPr>
          <w:rFonts w:ascii="Arial" w:hAnsi="Arial" w:cs="Arial"/>
        </w:rPr>
        <w:t xml:space="preserve"> high</w:t>
      </w:r>
      <w:r w:rsidRPr="007F05C5">
        <w:rPr>
          <w:rFonts w:ascii="Arial" w:hAnsi="Arial" w:cs="Arial"/>
        </w:rPr>
        <w:t xml:space="preserve"> temperature. </w:t>
      </w:r>
    </w:p>
    <w:p w14:paraId="297B00FE" w14:textId="06445255" w:rsidR="00016199" w:rsidRPr="007F05C5" w:rsidRDefault="00D2091C" w:rsidP="006B32D4">
      <w:pPr>
        <w:ind w:firstLine="360"/>
        <w:rPr>
          <w:rFonts w:ascii="Arial" w:hAnsi="Arial" w:cs="Arial"/>
        </w:rPr>
      </w:pPr>
      <w:r w:rsidRPr="007F05C5">
        <w:rPr>
          <w:rFonts w:ascii="Arial" w:hAnsi="Arial" w:cs="Arial"/>
        </w:rPr>
        <w:t>Virgin adult flies</w:t>
      </w:r>
      <w:r w:rsidR="00EC743B">
        <w:rPr>
          <w:rFonts w:ascii="Arial" w:hAnsi="Arial" w:cs="Arial"/>
        </w:rPr>
        <w:t>, which were siblings of those in fecundity measurement,</w:t>
      </w:r>
      <w:r w:rsidRPr="007F05C5">
        <w:rPr>
          <w:rFonts w:ascii="Arial" w:hAnsi="Arial" w:cs="Arial"/>
        </w:rPr>
        <w:t xml:space="preserve"> were kept in groups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w:t>
      </w:r>
      <w:r w:rsidR="009C040E" w:rsidRPr="007F05C5">
        <w:rPr>
          <w:rFonts w:ascii="Arial" w:hAnsi="Arial" w:cs="Arial"/>
        </w:rPr>
        <w:t>9-10</w:t>
      </w:r>
      <w:r w:rsidRPr="007F05C5">
        <w:rPr>
          <w:rFonts w:ascii="Arial" w:hAnsi="Arial" w:cs="Arial"/>
        </w:rPr>
        <w:t xml:space="preserve"> days before </w:t>
      </w:r>
      <w:r w:rsidR="00212232">
        <w:rPr>
          <w:rFonts w:ascii="Arial" w:hAnsi="Arial" w:cs="Arial"/>
        </w:rPr>
        <w:t xml:space="preserve">allocation. </w:t>
      </w:r>
      <w:proofErr w:type="gramStart"/>
      <w:r w:rsidR="00212232">
        <w:rPr>
          <w:rFonts w:ascii="Arial" w:hAnsi="Arial" w:cs="Arial"/>
        </w:rPr>
        <w:t>R</w:t>
      </w:r>
      <w:r w:rsidRPr="007F05C5">
        <w:rPr>
          <w:rFonts w:ascii="Arial" w:hAnsi="Arial" w:cs="Arial"/>
        </w:rPr>
        <w:t>andomly-selected</w:t>
      </w:r>
      <w:proofErr w:type="gramEnd"/>
      <w:r w:rsidRPr="007F05C5">
        <w:rPr>
          <w:rFonts w:ascii="Arial" w:hAnsi="Arial" w:cs="Arial"/>
        </w:rPr>
        <w:t xml:space="preserve"> individuals were allocated separate</w:t>
      </w:r>
      <w:r w:rsidR="00B03AFF" w:rsidRPr="007F05C5">
        <w:rPr>
          <w:rFonts w:ascii="Arial" w:hAnsi="Arial" w:cs="Arial"/>
        </w:rPr>
        <w:t>ly</w:t>
      </w:r>
      <w:r w:rsidR="00A61BC9" w:rsidRPr="007F05C5">
        <w:rPr>
          <w:rFonts w:ascii="Arial" w:hAnsi="Arial" w:cs="Arial"/>
        </w:rPr>
        <w:t xml:space="preserve"> in</w:t>
      </w:r>
      <w:r w:rsidRPr="007F05C5">
        <w:rPr>
          <w:rFonts w:ascii="Arial" w:hAnsi="Arial" w:cs="Arial"/>
        </w:rPr>
        <w:t xml:space="preserve"> empty flat-bottom 3ml </w:t>
      </w:r>
      <w:del w:id="277" w:author="Owen Lewis" w:date="2021-08-20T08:35:00Z">
        <w:r w:rsidRPr="007F05C5" w:rsidDel="00B40C48">
          <w:rPr>
            <w:rFonts w:ascii="Arial" w:hAnsi="Arial" w:cs="Arial"/>
          </w:rPr>
          <w:delText>insect tubes</w:delText>
        </w:r>
      </w:del>
      <w:ins w:id="278" w:author="Owen Lewis" w:date="2021-08-20T08:35:00Z">
        <w:r w:rsidR="00B40C48">
          <w:rPr>
            <w:rFonts w:ascii="Arial" w:hAnsi="Arial" w:cs="Arial"/>
          </w:rPr>
          <w:t>vials</w:t>
        </w:r>
      </w:ins>
      <w:r w:rsidRPr="007F05C5">
        <w:rPr>
          <w:rFonts w:ascii="Arial" w:hAnsi="Arial" w:cs="Arial"/>
        </w:rPr>
        <w:t>.</w:t>
      </w:r>
      <w:r w:rsidR="00426F96" w:rsidRPr="007F05C5">
        <w:rPr>
          <w:rFonts w:ascii="Arial" w:hAnsi="Arial" w:cs="Arial"/>
        </w:rPr>
        <w:t xml:space="preserve"> </w:t>
      </w:r>
      <w:commentRangeStart w:id="279"/>
      <w:r w:rsidR="00426F96" w:rsidRPr="007F05C5">
        <w:rPr>
          <w:rFonts w:ascii="Arial" w:hAnsi="Arial" w:cs="Arial"/>
        </w:rPr>
        <w:t xml:space="preserve">An observation rack was divided into </w:t>
      </w:r>
      <w:ins w:id="280" w:author="Owen Lewis" w:date="2021-08-20T10:19:00Z">
        <w:r w:rsidR="00E44B70">
          <w:rPr>
            <w:rFonts w:ascii="Arial" w:hAnsi="Arial" w:cs="Arial"/>
          </w:rPr>
          <w:t xml:space="preserve">a </w:t>
        </w:r>
      </w:ins>
      <w:r w:rsidR="00426F96" w:rsidRPr="007F05C5">
        <w:rPr>
          <w:rFonts w:ascii="Arial" w:hAnsi="Arial" w:cs="Arial"/>
        </w:rPr>
        <w:t>3</w:t>
      </w:r>
      <w:ins w:id="281" w:author="Owen Lewis" w:date="2021-08-19T22:48:00Z">
        <w:r w:rsidR="00FB495B">
          <w:rPr>
            <w:rFonts w:ascii="Arial" w:hAnsi="Arial" w:cs="Arial"/>
          </w:rPr>
          <w:t>x</w:t>
        </w:r>
      </w:ins>
      <w:del w:id="282" w:author="Owen Lewis" w:date="2021-08-19T22:48:00Z">
        <w:r w:rsidR="00426F96" w:rsidRPr="007F05C5" w:rsidDel="00FB495B">
          <w:rPr>
            <w:rFonts w:ascii="Arial" w:hAnsi="Arial" w:cs="Arial"/>
          </w:rPr>
          <w:delText>X</w:delText>
        </w:r>
      </w:del>
      <w:r w:rsidR="00426F96" w:rsidRPr="007F05C5">
        <w:rPr>
          <w:rFonts w:ascii="Arial" w:hAnsi="Arial" w:cs="Arial"/>
        </w:rPr>
        <w:t>3 grid</w:t>
      </w:r>
      <w:del w:id="283" w:author="Owen Lewis" w:date="2021-08-20T10:19:00Z">
        <w:r w:rsidR="00397D9B" w:rsidRPr="007F05C5" w:rsidDel="00E44B70">
          <w:rPr>
            <w:rFonts w:ascii="Arial" w:hAnsi="Arial" w:cs="Arial"/>
          </w:rPr>
          <w:delText>s</w:delText>
        </w:r>
      </w:del>
      <w:r w:rsidR="00426F96" w:rsidRPr="007F05C5">
        <w:rPr>
          <w:rFonts w:ascii="Arial" w:hAnsi="Arial" w:cs="Arial"/>
        </w:rPr>
        <w:t xml:space="preserve"> </w:t>
      </w:r>
      <w:del w:id="284" w:author="Owen Lewis" w:date="2021-08-19T22:48:00Z">
        <w:r w:rsidR="00426F96" w:rsidRPr="007F05C5" w:rsidDel="00FB495B">
          <w:rPr>
            <w:rFonts w:ascii="Arial" w:hAnsi="Arial" w:cs="Arial"/>
          </w:rPr>
          <w:delText xml:space="preserve">and </w:delText>
        </w:r>
      </w:del>
      <w:ins w:id="285" w:author="Owen Lewis" w:date="2021-08-19T22:48:00Z">
        <w:r w:rsidR="00FB495B">
          <w:rPr>
            <w:rFonts w:ascii="Arial" w:hAnsi="Arial" w:cs="Arial"/>
          </w:rPr>
          <w:t>with</w:t>
        </w:r>
        <w:r w:rsidR="00FB495B" w:rsidRPr="007F05C5">
          <w:rPr>
            <w:rFonts w:ascii="Arial" w:hAnsi="Arial" w:cs="Arial"/>
          </w:rPr>
          <w:t xml:space="preserve"> </w:t>
        </w:r>
      </w:ins>
      <w:r w:rsidR="00426F96" w:rsidRPr="007F05C5">
        <w:rPr>
          <w:rFonts w:ascii="Arial" w:hAnsi="Arial" w:cs="Arial"/>
        </w:rPr>
        <w:t xml:space="preserve">each </w:t>
      </w:r>
      <w:ins w:id="286" w:author="Owen Lewis" w:date="2021-08-20T10:20:00Z">
        <w:r w:rsidR="000F66DF">
          <w:rPr>
            <w:rFonts w:ascii="Arial" w:hAnsi="Arial" w:cs="Arial"/>
          </w:rPr>
          <w:t xml:space="preserve">cell in the </w:t>
        </w:r>
      </w:ins>
      <w:r w:rsidR="00426F96" w:rsidRPr="007F05C5">
        <w:rPr>
          <w:rFonts w:ascii="Arial" w:hAnsi="Arial" w:cs="Arial"/>
        </w:rPr>
        <w:t xml:space="preserve">grid </w:t>
      </w:r>
      <w:del w:id="287" w:author="Owen Lewis" w:date="2021-08-19T22:48:00Z">
        <w:r w:rsidR="00426F96" w:rsidRPr="007F05C5" w:rsidDel="00FB495B">
          <w:rPr>
            <w:rFonts w:ascii="Arial" w:hAnsi="Arial" w:cs="Arial"/>
          </w:rPr>
          <w:delText xml:space="preserve">held </w:delText>
        </w:r>
      </w:del>
      <w:ins w:id="288" w:author="Owen Lewis" w:date="2021-08-19T22:48:00Z">
        <w:r w:rsidR="00FB495B">
          <w:rPr>
            <w:rFonts w:ascii="Arial" w:hAnsi="Arial" w:cs="Arial"/>
          </w:rPr>
          <w:t>holding</w:t>
        </w:r>
        <w:r w:rsidR="00FB495B" w:rsidRPr="007F05C5">
          <w:rPr>
            <w:rFonts w:ascii="Arial" w:hAnsi="Arial" w:cs="Arial"/>
          </w:rPr>
          <w:t xml:space="preserve"> </w:t>
        </w:r>
      </w:ins>
      <w:r w:rsidR="00426F96" w:rsidRPr="007F05C5">
        <w:rPr>
          <w:rFonts w:ascii="Arial" w:hAnsi="Arial" w:cs="Arial"/>
        </w:rPr>
        <w:t xml:space="preserve">seven tubes containing the same species. </w:t>
      </w:r>
      <w:ins w:id="289" w:author="Owen Lewis" w:date="2021-08-20T10:21:00Z">
        <w:r w:rsidR="00CE4AA4">
          <w:rPr>
            <w:rFonts w:ascii="Arial" w:hAnsi="Arial" w:cs="Arial"/>
          </w:rPr>
          <w:t>All n</w:t>
        </w:r>
      </w:ins>
      <w:del w:id="290" w:author="Owen Lewis" w:date="2021-08-20T10:21:00Z">
        <w:r w:rsidR="00426F96" w:rsidRPr="007F05C5" w:rsidDel="00CE4AA4">
          <w:rPr>
            <w:rFonts w:ascii="Arial" w:hAnsi="Arial" w:cs="Arial"/>
          </w:rPr>
          <w:delText>N</w:delText>
        </w:r>
      </w:del>
      <w:r w:rsidR="00426F96" w:rsidRPr="007F05C5">
        <w:rPr>
          <w:rFonts w:ascii="Arial" w:hAnsi="Arial" w:cs="Arial"/>
        </w:rPr>
        <w:t>ine species were assigned in random order</w:t>
      </w:r>
      <w:ins w:id="291" w:author="Owen Lewis" w:date="2021-08-20T10:21:00Z">
        <w:r w:rsidR="00914B10">
          <w:rPr>
            <w:rFonts w:ascii="Arial" w:hAnsi="Arial" w:cs="Arial"/>
          </w:rPr>
          <w:t>, with one species in each cell of</w:t>
        </w:r>
      </w:ins>
      <w:del w:id="292" w:author="Owen Lewis" w:date="2021-08-20T10:21:00Z">
        <w:r w:rsidR="00426F96" w:rsidRPr="007F05C5" w:rsidDel="00914B10">
          <w:rPr>
            <w:rFonts w:ascii="Arial" w:hAnsi="Arial" w:cs="Arial"/>
          </w:rPr>
          <w:delText xml:space="preserve"> to </w:delText>
        </w:r>
        <w:r w:rsidR="00397D9B" w:rsidRPr="007F05C5" w:rsidDel="00914B10">
          <w:rPr>
            <w:rFonts w:ascii="Arial" w:hAnsi="Arial" w:cs="Arial"/>
          </w:rPr>
          <w:delText>one</w:delText>
        </w:r>
      </w:del>
      <w:ins w:id="293" w:author="Owen Lewis" w:date="2021-08-20T10:21:00Z">
        <w:r w:rsidR="00914B10">
          <w:rPr>
            <w:rFonts w:ascii="Arial" w:hAnsi="Arial" w:cs="Arial"/>
          </w:rPr>
          <w:t xml:space="preserve"> the</w:t>
        </w:r>
      </w:ins>
      <w:r w:rsidR="00397D9B" w:rsidRPr="007F05C5">
        <w:rPr>
          <w:rFonts w:ascii="Arial" w:hAnsi="Arial" w:cs="Arial"/>
        </w:rPr>
        <w:t xml:space="preserve"> grid</w:t>
      </w:r>
      <w:r w:rsidR="00426F96" w:rsidRPr="007F05C5">
        <w:rPr>
          <w:rFonts w:ascii="Arial" w:hAnsi="Arial" w:cs="Arial"/>
        </w:rPr>
        <w:t xml:space="preserve">. </w:t>
      </w:r>
      <w:commentRangeEnd w:id="279"/>
      <w:r w:rsidR="002A25E9">
        <w:rPr>
          <w:rStyle w:val="CommentReference"/>
          <w:rFonts w:asciiTheme="minorHAnsi" w:eastAsiaTheme="minorHAnsi" w:hAnsiTheme="minorHAnsi" w:cstheme="minorBidi"/>
          <w:lang w:eastAsia="en-US"/>
        </w:rPr>
        <w:commentReference w:id="279"/>
      </w:r>
      <w:r w:rsidR="00426F96" w:rsidRPr="007F05C5">
        <w:rPr>
          <w:rFonts w:ascii="Arial" w:hAnsi="Arial" w:cs="Arial"/>
        </w:rPr>
        <w:t>The observation rack</w:t>
      </w:r>
      <w:r w:rsidRPr="007F05C5">
        <w:rPr>
          <w:rFonts w:ascii="Arial" w:hAnsi="Arial" w:cs="Arial"/>
        </w:rPr>
        <w:t xml:space="preserve"> was moved</w:t>
      </w:r>
      <w:r w:rsidR="00426F96" w:rsidRPr="007F05C5">
        <w:rPr>
          <w:rFonts w:ascii="Arial" w:hAnsi="Arial" w:cs="Arial"/>
        </w:rPr>
        <w:t xml:space="preserve"> immediately</w:t>
      </w:r>
      <w:r w:rsidRPr="007F05C5">
        <w:rPr>
          <w:rFonts w:ascii="Arial" w:hAnsi="Arial" w:cs="Arial"/>
        </w:rPr>
        <w:t xml:space="preserve"> into the incubator</w:t>
      </w:r>
      <w:r w:rsidR="00426F96" w:rsidRPr="007F05C5">
        <w:rPr>
          <w:rFonts w:ascii="Arial" w:hAnsi="Arial" w:cs="Arial"/>
        </w:rPr>
        <w:t>, representing the start of the</w:t>
      </w:r>
      <w:r w:rsidRPr="007F05C5">
        <w:rPr>
          <w:rFonts w:ascii="Arial" w:hAnsi="Arial" w:cs="Arial"/>
        </w:rPr>
        <w:t xml:space="preserve"> heat </w:t>
      </w:r>
      <w:r w:rsidR="00426F96" w:rsidRPr="007F05C5">
        <w:rPr>
          <w:rFonts w:ascii="Arial" w:hAnsi="Arial" w:cs="Arial"/>
        </w:rPr>
        <w:t>or</w:t>
      </w:r>
      <w:r w:rsidRPr="007F05C5">
        <w:rPr>
          <w:rFonts w:ascii="Arial" w:hAnsi="Arial" w:cs="Arial"/>
        </w:rPr>
        <w:t xml:space="preserve"> cold treatment. Every tube was examined once</w:t>
      </w:r>
      <w:r w:rsidR="00361DC9" w:rsidRPr="007F05C5">
        <w:rPr>
          <w:rFonts w:ascii="Arial" w:hAnsi="Arial" w:cs="Arial"/>
        </w:rPr>
        <w:t xml:space="preserve"> every minute</w:t>
      </w:r>
      <w:r w:rsidRPr="007F05C5">
        <w:rPr>
          <w:rFonts w:ascii="Arial" w:hAnsi="Arial" w:cs="Arial"/>
        </w:rPr>
        <w:t xml:space="preserve"> and </w:t>
      </w:r>
      <w:del w:id="294" w:author="Owen Lewis" w:date="2021-08-19T22:49:00Z">
        <w:r w:rsidRPr="007F05C5" w:rsidDel="00FB495B">
          <w:rPr>
            <w:rFonts w:ascii="Arial" w:hAnsi="Arial" w:cs="Arial"/>
          </w:rPr>
          <w:delText xml:space="preserve">the </w:delText>
        </w:r>
      </w:del>
      <w:r w:rsidRPr="007F05C5">
        <w:rPr>
          <w:rFonts w:ascii="Arial" w:hAnsi="Arial" w:cs="Arial"/>
        </w:rPr>
        <w:t>flies that lost or recovered their motor ability</w:t>
      </w:r>
      <w:r w:rsidR="00EC743B">
        <w:rPr>
          <w:rFonts w:ascii="Arial" w:hAnsi="Arial" w:cs="Arial"/>
        </w:rPr>
        <w:t xml:space="preserve"> in that minute</w:t>
      </w:r>
      <w:r w:rsidRPr="007F05C5">
        <w:rPr>
          <w:rFonts w:ascii="Arial" w:hAnsi="Arial" w:cs="Arial"/>
        </w:rPr>
        <w:t xml:space="preserve"> were reco</w:t>
      </w:r>
      <w:r w:rsidR="005973D5" w:rsidRPr="007F05C5">
        <w:rPr>
          <w:rFonts w:ascii="Arial" w:hAnsi="Arial" w:cs="Arial"/>
        </w:rPr>
        <w:t>r</w:t>
      </w:r>
      <w:r w:rsidRPr="007F05C5">
        <w:rPr>
          <w:rFonts w:ascii="Arial" w:hAnsi="Arial" w:cs="Arial"/>
        </w:rPr>
        <w:t xml:space="preserve">ded. </w:t>
      </w:r>
      <w:r w:rsidR="00397D9B" w:rsidRPr="007F05C5">
        <w:rPr>
          <w:rFonts w:ascii="Arial" w:hAnsi="Arial" w:cs="Arial"/>
        </w:rPr>
        <w:t>For each sex, the above procedure</w:t>
      </w:r>
      <w:ins w:id="295" w:author="Owen Lewis" w:date="2021-08-19T22:49:00Z">
        <w:r w:rsidR="00FB495B">
          <w:rPr>
            <w:rFonts w:ascii="Arial" w:hAnsi="Arial" w:cs="Arial"/>
          </w:rPr>
          <w:t xml:space="preserve"> was</w:t>
        </w:r>
      </w:ins>
      <w:del w:id="296" w:author="Owen Lewis" w:date="2021-08-19T22:49:00Z">
        <w:r w:rsidR="00397D9B" w:rsidRPr="007F05C5" w:rsidDel="00FB495B">
          <w:rPr>
            <w:rFonts w:ascii="Arial" w:hAnsi="Arial" w:cs="Arial"/>
          </w:rPr>
          <w:delText>s were</w:delText>
        </w:r>
      </w:del>
      <w:r w:rsidR="00397D9B" w:rsidRPr="007F05C5">
        <w:rPr>
          <w:rFonts w:ascii="Arial" w:hAnsi="Arial" w:cs="Arial"/>
        </w:rPr>
        <w:t xml:space="preserve"> repeated</w:t>
      </w:r>
      <w:r w:rsidR="00EC743B">
        <w:rPr>
          <w:rFonts w:ascii="Arial" w:hAnsi="Arial" w:cs="Arial"/>
        </w:rPr>
        <w:t xml:space="preserve"> three </w:t>
      </w:r>
      <w:commentRangeStart w:id="297"/>
      <w:r w:rsidR="00EC743B">
        <w:rPr>
          <w:rFonts w:ascii="Arial" w:hAnsi="Arial" w:cs="Arial"/>
        </w:rPr>
        <w:t>times</w:t>
      </w:r>
      <w:commentRangeEnd w:id="297"/>
      <w:r w:rsidR="00447E98">
        <w:rPr>
          <w:rStyle w:val="CommentReference"/>
          <w:rFonts w:asciiTheme="minorHAnsi" w:eastAsiaTheme="minorHAnsi" w:hAnsiTheme="minorHAnsi" w:cstheme="minorBidi"/>
          <w:lang w:eastAsia="en-US"/>
        </w:rPr>
        <w:commentReference w:id="297"/>
      </w:r>
      <w:r w:rsidR="00212232">
        <w:rPr>
          <w:rFonts w:ascii="Arial" w:hAnsi="Arial" w:cs="Arial"/>
        </w:rPr>
        <w:t>.</w:t>
      </w:r>
    </w:p>
    <w:p w14:paraId="042FAE0D" w14:textId="77777777" w:rsidR="00016199" w:rsidRPr="007F05C5" w:rsidRDefault="00016199" w:rsidP="00426F96">
      <w:pPr>
        <w:rPr>
          <w:rFonts w:ascii="Arial" w:hAnsi="Arial" w:cs="Arial"/>
          <w:lang w:val="en-US"/>
        </w:rPr>
      </w:pPr>
    </w:p>
    <w:p w14:paraId="4FFF7734" w14:textId="1AD945FF" w:rsidR="00D74E6D" w:rsidRDefault="002061BE" w:rsidP="00426F96">
      <w:pPr>
        <w:pStyle w:val="ListParagraph"/>
        <w:numPr>
          <w:ilvl w:val="0"/>
          <w:numId w:val="2"/>
        </w:numPr>
        <w:rPr>
          <w:rFonts w:ascii="Arial" w:hAnsi="Arial" w:cs="Arial"/>
          <w:lang w:val="en-US"/>
        </w:rPr>
      </w:pPr>
      <w:commentRangeStart w:id="298"/>
      <w:r>
        <w:rPr>
          <w:rFonts w:ascii="Arial" w:hAnsi="Arial" w:cs="Arial"/>
          <w:lang w:val="en-US"/>
        </w:rPr>
        <w:t>Competition measurements</w:t>
      </w:r>
      <w:commentRangeEnd w:id="298"/>
      <w:r w:rsidR="00706DED">
        <w:rPr>
          <w:rStyle w:val="CommentReference"/>
          <w:rFonts w:eastAsiaTheme="minorHAnsi"/>
          <w:lang w:eastAsia="en-US"/>
        </w:rPr>
        <w:commentReference w:id="298"/>
      </w:r>
    </w:p>
    <w:p w14:paraId="3E340426" w14:textId="7F789F2E" w:rsidR="002061BE" w:rsidRDefault="00A731A3" w:rsidP="006B32D4">
      <w:pPr>
        <w:ind w:firstLine="360"/>
        <w:rPr>
          <w:rFonts w:ascii="Arial" w:hAnsi="Arial" w:cs="Arial"/>
        </w:rPr>
      </w:pPr>
      <w:r>
        <w:rPr>
          <w:rFonts w:ascii="Arial" w:hAnsi="Arial" w:cs="Arial"/>
        </w:rPr>
        <w:t xml:space="preserve">Short-term competition: </w:t>
      </w:r>
      <w:r w:rsidR="009854CE">
        <w:rPr>
          <w:rFonts w:ascii="Arial" w:hAnsi="Arial" w:cs="Arial"/>
        </w:rPr>
        <w:t>adults of different sex</w:t>
      </w:r>
      <w:r w:rsidR="006B32D4">
        <w:rPr>
          <w:rFonts w:ascii="Arial" w:hAnsi="Arial" w:cs="Arial"/>
        </w:rPr>
        <w:t>es</w:t>
      </w:r>
      <w:r w:rsidR="009854CE">
        <w:rPr>
          <w:rFonts w:ascii="Arial" w:hAnsi="Arial" w:cs="Arial"/>
        </w:rPr>
        <w:t xml:space="preserve"> were separated</w:t>
      </w:r>
      <w:r w:rsidR="002A7210">
        <w:rPr>
          <w:rFonts w:ascii="Arial" w:hAnsi="Arial" w:cs="Arial"/>
        </w:rPr>
        <w:t xml:space="preserve"> </w:t>
      </w:r>
      <w:r w:rsidR="006B32D4">
        <w:rPr>
          <w:rFonts w:ascii="Arial" w:hAnsi="Arial" w:cs="Arial"/>
        </w:rPr>
        <w:t xml:space="preserve">and </w:t>
      </w:r>
      <w:r w:rsidR="002A7210">
        <w:rPr>
          <w:rFonts w:ascii="Arial" w:hAnsi="Arial" w:cs="Arial"/>
        </w:rPr>
        <w:t>then they were used as the founders in 5ml-food vials t</w:t>
      </w:r>
      <w:r w:rsidR="009854CE">
        <w:rPr>
          <w:rFonts w:ascii="Arial" w:hAnsi="Arial" w:cs="Arial"/>
        </w:rPr>
        <w:t>he next day</w:t>
      </w:r>
      <w:r w:rsidR="002A7210">
        <w:rPr>
          <w:rFonts w:ascii="Arial" w:hAnsi="Arial" w:cs="Arial"/>
        </w:rPr>
        <w:t xml:space="preserve">. </w:t>
      </w:r>
      <w:r w:rsidR="002A7210" w:rsidRPr="00454BF1">
        <w:rPr>
          <w:rFonts w:ascii="Arial" w:hAnsi="Arial" w:cs="Arial"/>
        </w:rPr>
        <w:t xml:space="preserve">Each two-species combination (6 combinations in total) was </w:t>
      </w:r>
      <w:r w:rsidR="006B32D4">
        <w:rPr>
          <w:rFonts w:ascii="Arial" w:hAnsi="Arial" w:cs="Arial"/>
        </w:rPr>
        <w:t>measured</w:t>
      </w:r>
      <w:r w:rsidR="002A7210" w:rsidRPr="00454BF1">
        <w:rPr>
          <w:rFonts w:ascii="Arial" w:hAnsi="Arial" w:cs="Arial"/>
        </w:rPr>
        <w:t xml:space="preserve"> at different founding densities in a factorial design: (4 pairs of species A, 2 pairs of species B), (4A, 4B), (4A, 8B), (2A, 4B) and (8A, 4B)</w:t>
      </w:r>
      <w:r w:rsidR="008636B6" w:rsidRPr="00454BF1">
        <w:rPr>
          <w:rFonts w:ascii="Arial" w:hAnsi="Arial" w:cs="Arial"/>
        </w:rPr>
        <w:t>. We also included monocultures of each species of 2, 4, 8 pairs. Each density</w:t>
      </w:r>
      <w:ins w:id="299" w:author="Owen Lewis" w:date="2021-08-20T08:44:00Z">
        <w:r w:rsidR="002D76E0">
          <w:rPr>
            <w:rFonts w:ascii="Arial" w:hAnsi="Arial" w:cs="Arial"/>
          </w:rPr>
          <w:t xml:space="preserve"> and species combination</w:t>
        </w:r>
      </w:ins>
      <w:r w:rsidR="008636B6" w:rsidRPr="00454BF1">
        <w:rPr>
          <w:rFonts w:ascii="Arial" w:hAnsi="Arial" w:cs="Arial"/>
        </w:rPr>
        <w:t xml:space="preserve"> </w:t>
      </w:r>
      <w:del w:id="300" w:author="Owen Lewis" w:date="2021-08-20T08:43:00Z">
        <w:r w:rsidR="00212232" w:rsidDel="00832B6A">
          <w:rPr>
            <w:rFonts w:ascii="Arial" w:hAnsi="Arial" w:cs="Arial"/>
          </w:rPr>
          <w:delText xml:space="preserve">is </w:delText>
        </w:r>
      </w:del>
      <w:ins w:id="301" w:author="Owen Lewis" w:date="2021-08-20T08:43:00Z">
        <w:r w:rsidR="00832B6A">
          <w:rPr>
            <w:rFonts w:ascii="Arial" w:hAnsi="Arial" w:cs="Arial"/>
          </w:rPr>
          <w:t>was</w:t>
        </w:r>
        <w:r w:rsidR="00832B6A">
          <w:rPr>
            <w:rFonts w:ascii="Arial" w:hAnsi="Arial" w:cs="Arial"/>
          </w:rPr>
          <w:t xml:space="preserve"> </w:t>
        </w:r>
      </w:ins>
      <w:r w:rsidR="008636B6" w:rsidRPr="00454BF1">
        <w:rPr>
          <w:rFonts w:ascii="Arial" w:hAnsi="Arial" w:cs="Arial"/>
        </w:rPr>
        <w:t xml:space="preserve">replicated ten times </w:t>
      </w:r>
      <w:del w:id="302" w:author="Owen Lewis" w:date="2021-08-20T08:44:00Z">
        <w:r w:rsidR="00212232" w:rsidDel="002D76E0">
          <w:rPr>
            <w:rFonts w:ascii="Arial" w:hAnsi="Arial" w:cs="Arial"/>
          </w:rPr>
          <w:delText>in</w:delText>
        </w:r>
        <w:r w:rsidR="008636B6" w:rsidRPr="00454BF1" w:rsidDel="002D76E0">
          <w:rPr>
            <w:rFonts w:ascii="Arial" w:hAnsi="Arial" w:cs="Arial"/>
          </w:rPr>
          <w:delText xml:space="preserve"> </w:delText>
        </w:r>
      </w:del>
      <w:ins w:id="303" w:author="Owen Lewis" w:date="2021-08-20T08:44:00Z">
        <w:r w:rsidR="002D76E0">
          <w:rPr>
            <w:rFonts w:ascii="Arial" w:hAnsi="Arial" w:cs="Arial"/>
          </w:rPr>
          <w:t>across</w:t>
        </w:r>
        <w:r w:rsidR="002D76E0" w:rsidRPr="00454BF1">
          <w:rPr>
            <w:rFonts w:ascii="Arial" w:hAnsi="Arial" w:cs="Arial"/>
          </w:rPr>
          <w:t xml:space="preserve"> </w:t>
        </w:r>
      </w:ins>
      <w:r w:rsidR="008636B6" w:rsidRPr="00454BF1">
        <w:rPr>
          <w:rFonts w:ascii="Arial" w:hAnsi="Arial" w:cs="Arial"/>
        </w:rPr>
        <w:t xml:space="preserve">two or three blocks </w:t>
      </w:r>
      <w:r w:rsidR="000F50F9" w:rsidRPr="00454BF1">
        <w:rPr>
          <w:rFonts w:ascii="Arial" w:hAnsi="Arial" w:cs="Arial"/>
        </w:rPr>
        <w:t xml:space="preserve">staggered by two days </w:t>
      </w:r>
      <w:r w:rsidR="008636B6" w:rsidRPr="00454BF1">
        <w:rPr>
          <w:rFonts w:ascii="Arial" w:hAnsi="Arial" w:cs="Arial"/>
        </w:rPr>
        <w:t>(two blocks for PAN-PAL combination</w:t>
      </w:r>
      <w:r w:rsidR="000F50F9" w:rsidRPr="00454BF1">
        <w:rPr>
          <w:rFonts w:ascii="Arial" w:hAnsi="Arial" w:cs="Arial"/>
        </w:rPr>
        <w:t>, which</w:t>
      </w:r>
      <w:r w:rsidR="008636B6" w:rsidRPr="00454BF1">
        <w:rPr>
          <w:rFonts w:ascii="Arial" w:hAnsi="Arial" w:cs="Arial"/>
        </w:rPr>
        <w:t xml:space="preserve"> was conducted before the other five pairs</w:t>
      </w:r>
      <w:r w:rsidR="000F50F9" w:rsidRPr="00454BF1">
        <w:rPr>
          <w:rFonts w:ascii="Arial" w:hAnsi="Arial" w:cs="Arial"/>
        </w:rPr>
        <w:t>; three blocks for the other five pairs.</w:t>
      </w:r>
      <w:r w:rsidR="008636B6" w:rsidRPr="00454BF1">
        <w:rPr>
          <w:rFonts w:ascii="Arial" w:hAnsi="Arial" w:cs="Arial"/>
        </w:rPr>
        <w:t>)</w:t>
      </w:r>
      <w:r w:rsidR="000F50F9" w:rsidRPr="00454BF1">
        <w:rPr>
          <w:rFonts w:ascii="Arial" w:hAnsi="Arial" w:cs="Arial"/>
        </w:rPr>
        <w:t xml:space="preserve">. Founders laid eggs in vials for two days before </w:t>
      </w:r>
      <w:ins w:id="304" w:author="Owen Lewis" w:date="2021-08-20T08:43:00Z">
        <w:r w:rsidR="00F1695B">
          <w:rPr>
            <w:rFonts w:ascii="Arial" w:hAnsi="Arial" w:cs="Arial"/>
          </w:rPr>
          <w:t xml:space="preserve">being </w:t>
        </w:r>
      </w:ins>
      <w:r w:rsidR="000F50F9" w:rsidRPr="00454BF1">
        <w:rPr>
          <w:rFonts w:ascii="Arial" w:hAnsi="Arial" w:cs="Arial"/>
        </w:rPr>
        <w:t>dis</w:t>
      </w:r>
      <w:r w:rsidR="00ED25D4">
        <w:rPr>
          <w:rFonts w:ascii="Arial" w:hAnsi="Arial" w:cs="Arial"/>
        </w:rPr>
        <w:t>c</w:t>
      </w:r>
      <w:r w:rsidR="008C68F1">
        <w:rPr>
          <w:rFonts w:ascii="Arial" w:hAnsi="Arial" w:cs="Arial"/>
        </w:rPr>
        <w:t>arded</w:t>
      </w:r>
      <w:r w:rsidR="000F50F9" w:rsidRPr="00454BF1">
        <w:rPr>
          <w:rFonts w:ascii="Arial" w:hAnsi="Arial" w:cs="Arial"/>
        </w:rPr>
        <w:t>. Offspring of the founders experienced intra- and inter-specific competition over food and space</w:t>
      </w:r>
      <w:r w:rsidR="008C68F1">
        <w:rPr>
          <w:rFonts w:ascii="Arial" w:hAnsi="Arial" w:cs="Arial"/>
        </w:rPr>
        <w:t xml:space="preserve"> in the vials</w:t>
      </w:r>
      <w:r w:rsidR="000F50F9" w:rsidRPr="00454BF1">
        <w:rPr>
          <w:rFonts w:ascii="Arial" w:hAnsi="Arial" w:cs="Arial"/>
        </w:rPr>
        <w:t xml:space="preserve">. Offspring that successfully developed to adulthood were </w:t>
      </w:r>
      <w:r w:rsidR="00655A0E">
        <w:rPr>
          <w:rFonts w:ascii="Arial" w:hAnsi="Arial" w:cs="Arial"/>
        </w:rPr>
        <w:t xml:space="preserve">identified </w:t>
      </w:r>
      <w:del w:id="305" w:author="Owen Lewis" w:date="2021-08-20T08:44:00Z">
        <w:r w:rsidR="00655A0E" w:rsidDel="00F1695B">
          <w:rPr>
            <w:rFonts w:ascii="Arial" w:hAnsi="Arial" w:cs="Arial"/>
          </w:rPr>
          <w:delText xml:space="preserve">by </w:delText>
        </w:r>
      </w:del>
      <w:ins w:id="306" w:author="Owen Lewis" w:date="2021-08-20T08:44:00Z">
        <w:r w:rsidR="00F1695B">
          <w:rPr>
            <w:rFonts w:ascii="Arial" w:hAnsi="Arial" w:cs="Arial"/>
          </w:rPr>
          <w:t>to</w:t>
        </w:r>
        <w:r w:rsidR="00F1695B">
          <w:rPr>
            <w:rFonts w:ascii="Arial" w:hAnsi="Arial" w:cs="Arial"/>
          </w:rPr>
          <w:t xml:space="preserve"> </w:t>
        </w:r>
      </w:ins>
      <w:r w:rsidR="00655A0E">
        <w:rPr>
          <w:rFonts w:ascii="Arial" w:hAnsi="Arial" w:cs="Arial"/>
        </w:rPr>
        <w:t xml:space="preserve">species and </w:t>
      </w:r>
      <w:r w:rsidR="000F50F9" w:rsidRPr="00454BF1">
        <w:rPr>
          <w:rFonts w:ascii="Arial" w:hAnsi="Arial" w:cs="Arial"/>
        </w:rPr>
        <w:t xml:space="preserve">counted. </w:t>
      </w:r>
      <w:del w:id="307" w:author="Owen Lewis" w:date="2021-08-20T08:45:00Z">
        <w:r w:rsidR="000F50F9" w:rsidRPr="00454BF1" w:rsidDel="00D67952">
          <w:rPr>
            <w:rFonts w:ascii="Arial" w:hAnsi="Arial" w:cs="Arial"/>
          </w:rPr>
          <w:delText xml:space="preserve">Such </w:delText>
        </w:r>
      </w:del>
      <w:ins w:id="308" w:author="Owen Lewis" w:date="2021-08-20T08:45:00Z">
        <w:r w:rsidR="00D67952">
          <w:rPr>
            <w:rFonts w:ascii="Arial" w:hAnsi="Arial" w:cs="Arial"/>
          </w:rPr>
          <w:t>The</w:t>
        </w:r>
        <w:r w:rsidR="00D67952" w:rsidRPr="00454BF1">
          <w:rPr>
            <w:rFonts w:ascii="Arial" w:hAnsi="Arial" w:cs="Arial"/>
          </w:rPr>
          <w:t xml:space="preserve"> </w:t>
        </w:r>
      </w:ins>
      <w:r w:rsidR="000F50F9" w:rsidRPr="00454BF1">
        <w:rPr>
          <w:rFonts w:ascii="Arial" w:hAnsi="Arial" w:cs="Arial"/>
        </w:rPr>
        <w:t xml:space="preserve">competition </w:t>
      </w:r>
      <w:del w:id="309" w:author="Owen Lewis" w:date="2021-08-20T08:45:00Z">
        <w:r w:rsidR="000F50F9" w:rsidRPr="00454BF1" w:rsidDel="00D67952">
          <w:rPr>
            <w:rFonts w:ascii="Arial" w:hAnsi="Arial" w:cs="Arial"/>
          </w:rPr>
          <w:delText>set-up</w:delText>
        </w:r>
      </w:del>
      <w:ins w:id="310" w:author="Owen Lewis" w:date="2021-08-20T08:45:00Z">
        <w:r w:rsidR="00D67952">
          <w:rPr>
            <w:rFonts w:ascii="Arial" w:hAnsi="Arial" w:cs="Arial"/>
          </w:rPr>
          <w:t>experiments were</w:t>
        </w:r>
      </w:ins>
      <w:del w:id="311" w:author="Owen Lewis" w:date="2021-08-20T08:45:00Z">
        <w:r w:rsidR="000F50F9" w:rsidRPr="00454BF1" w:rsidDel="00D67952">
          <w:rPr>
            <w:rFonts w:ascii="Arial" w:hAnsi="Arial" w:cs="Arial"/>
          </w:rPr>
          <w:delText xml:space="preserve"> was</w:delText>
        </w:r>
      </w:del>
      <w:r w:rsidR="000F50F9" w:rsidRPr="00454BF1">
        <w:rPr>
          <w:rFonts w:ascii="Arial" w:hAnsi="Arial" w:cs="Arial"/>
        </w:rPr>
        <w:t xml:space="preserve"> conducted in incubators </w:t>
      </w:r>
      <w:del w:id="312" w:author="Owen Lewis" w:date="2021-08-20T08:45:00Z">
        <w:r w:rsidR="000F50F9" w:rsidRPr="00454BF1" w:rsidDel="00D67952">
          <w:rPr>
            <w:rFonts w:ascii="Arial" w:hAnsi="Arial" w:cs="Arial"/>
          </w:rPr>
          <w:delText xml:space="preserve">setting </w:delText>
        </w:r>
      </w:del>
      <w:ins w:id="313" w:author="Owen Lewis" w:date="2021-08-20T08:45:00Z">
        <w:r w:rsidR="00D67952">
          <w:rPr>
            <w:rFonts w:ascii="Arial" w:hAnsi="Arial" w:cs="Arial"/>
          </w:rPr>
          <w:t>set</w:t>
        </w:r>
        <w:r w:rsidR="00D67952" w:rsidRPr="00454BF1">
          <w:rPr>
            <w:rFonts w:ascii="Arial" w:hAnsi="Arial" w:cs="Arial"/>
          </w:rPr>
          <w:t xml:space="preserve"> </w:t>
        </w:r>
      </w:ins>
      <w:r w:rsidR="000F50F9" w:rsidRPr="00454BF1">
        <w:rPr>
          <w:rFonts w:ascii="Arial" w:hAnsi="Arial" w:cs="Arial"/>
        </w:rPr>
        <w:t>at alternating temperature regimes mimicking day/night temperature</w:t>
      </w:r>
      <w:ins w:id="314" w:author="Owen Lewis" w:date="2021-08-20T08:45:00Z">
        <w:r w:rsidR="00D67952">
          <w:rPr>
            <w:rFonts w:ascii="Arial" w:hAnsi="Arial" w:cs="Arial"/>
          </w:rPr>
          <w:t>s</w:t>
        </w:r>
      </w:ins>
      <w:r w:rsidR="000F50F9" w:rsidRPr="00454BF1">
        <w:rPr>
          <w:rFonts w:ascii="Arial" w:hAnsi="Arial" w:cs="Arial"/>
        </w:rPr>
        <w:t xml:space="preserve"> during the </w:t>
      </w:r>
      <w:commentRangeStart w:id="315"/>
      <w:r w:rsidR="000F50F9" w:rsidRPr="00454BF1">
        <w:rPr>
          <w:rFonts w:ascii="Arial" w:hAnsi="Arial" w:cs="Arial"/>
        </w:rPr>
        <w:t>first month of breeding season</w:t>
      </w:r>
      <w:commentRangeEnd w:id="315"/>
      <w:r w:rsidR="00D67952">
        <w:rPr>
          <w:rStyle w:val="CommentReference"/>
          <w:rFonts w:asciiTheme="minorHAnsi" w:eastAsiaTheme="minorHAnsi" w:hAnsiTheme="minorHAnsi" w:cstheme="minorBidi"/>
          <w:lang w:eastAsia="en-US"/>
        </w:rPr>
        <w:commentReference w:id="315"/>
      </w:r>
      <w:r w:rsidR="000F50F9" w:rsidRPr="00454BF1">
        <w:rPr>
          <w:rFonts w:ascii="Arial" w:hAnsi="Arial" w:cs="Arial"/>
        </w:rPr>
        <w:t xml:space="preserve"> at highland (23</w:t>
      </w:r>
      <w:r w:rsidR="000F50F9" w:rsidRPr="007F05C5">
        <w:rPr>
          <w:rFonts w:ascii="Arial" w:hAnsi="Arial" w:cs="Arial"/>
        </w:rPr>
        <w:t xml:space="preserve">°C </w:t>
      </w:r>
      <w:r w:rsidR="000F50F9" w:rsidRPr="00454BF1">
        <w:rPr>
          <w:rFonts w:ascii="Arial" w:hAnsi="Arial" w:cs="Arial"/>
        </w:rPr>
        <w:t>/21</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 and lowland (28.5</w:t>
      </w:r>
      <w:r w:rsidR="000F50F9" w:rsidRPr="007F05C5">
        <w:rPr>
          <w:rFonts w:ascii="Arial" w:hAnsi="Arial" w:cs="Arial"/>
        </w:rPr>
        <w:t xml:space="preserve">°C </w:t>
      </w:r>
      <w:r w:rsidR="000F50F9" w:rsidRPr="00454BF1">
        <w:rPr>
          <w:rFonts w:ascii="Arial" w:hAnsi="Arial" w:cs="Arial"/>
        </w:rPr>
        <w:t>/24</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w:t>
      </w:r>
      <w:r w:rsidR="001D7781" w:rsidRPr="00454BF1">
        <w:rPr>
          <w:rFonts w:ascii="Arial" w:hAnsi="Arial" w:cs="Arial"/>
        </w:rPr>
        <w:t xml:space="preserve"> (</w:t>
      </w:r>
      <w:r w:rsidR="00454BF1" w:rsidRPr="00454BF1">
        <w:rPr>
          <w:rFonts w:ascii="Arial" w:hAnsi="Arial" w:cs="Arial"/>
        </w:rPr>
        <w:t>supplementary</w:t>
      </w:r>
      <w:r w:rsidR="001D7781" w:rsidRPr="00454BF1">
        <w:rPr>
          <w:rFonts w:ascii="Arial" w:hAnsi="Arial" w:cs="Arial"/>
        </w:rPr>
        <w:t xml:space="preserve"> figure XXX)</w:t>
      </w:r>
      <w:r w:rsidR="001424A2" w:rsidRPr="00454BF1">
        <w:rPr>
          <w:rFonts w:ascii="Arial" w:hAnsi="Arial" w:cs="Arial"/>
        </w:rPr>
        <w:t>.</w:t>
      </w:r>
    </w:p>
    <w:p w14:paraId="4CE6A5D9" w14:textId="29E44818" w:rsidR="002310BF" w:rsidRDefault="00A731A3" w:rsidP="006B32D4">
      <w:pPr>
        <w:ind w:firstLine="360"/>
        <w:rPr>
          <w:rFonts w:ascii="Arial" w:hAnsi="Arial" w:cs="Arial"/>
        </w:rPr>
      </w:pPr>
      <w:r>
        <w:rPr>
          <w:rFonts w:ascii="Arial" w:hAnsi="Arial" w:cs="Arial"/>
        </w:rPr>
        <w:t>Long-term competition:</w:t>
      </w:r>
      <w:r w:rsidR="002310BF">
        <w:rPr>
          <w:rFonts w:ascii="Arial" w:hAnsi="Arial" w:cs="Arial"/>
        </w:rPr>
        <w:t xml:space="preserve"> four populations of </w:t>
      </w:r>
      <w:r w:rsidR="002310BF" w:rsidRPr="00D878B0">
        <w:rPr>
          <w:rFonts w:ascii="Arial" w:hAnsi="Arial" w:cs="Arial"/>
          <w:i/>
          <w:iCs/>
        </w:rPr>
        <w:t>D. pandora</w:t>
      </w:r>
      <w:r w:rsidR="002310BF">
        <w:rPr>
          <w:rFonts w:ascii="Arial" w:hAnsi="Arial" w:cs="Arial"/>
        </w:rPr>
        <w:t xml:space="preserve"> (lowland-biased species) monoculture, four populations of </w:t>
      </w:r>
      <w:r w:rsidR="002310BF" w:rsidRPr="00D878B0">
        <w:rPr>
          <w:rFonts w:ascii="Arial" w:hAnsi="Arial" w:cs="Arial"/>
          <w:i/>
          <w:iCs/>
        </w:rPr>
        <w:t xml:space="preserve">D. </w:t>
      </w:r>
      <w:proofErr w:type="spellStart"/>
      <w:r w:rsidR="002310BF" w:rsidRPr="00D878B0">
        <w:rPr>
          <w:rFonts w:ascii="Arial" w:hAnsi="Arial" w:cs="Arial"/>
          <w:i/>
          <w:iCs/>
        </w:rPr>
        <w:t>palidifrons</w:t>
      </w:r>
      <w:proofErr w:type="spellEnd"/>
      <w:r w:rsidR="002310BF">
        <w:rPr>
          <w:rFonts w:ascii="Arial" w:hAnsi="Arial" w:cs="Arial"/>
        </w:rPr>
        <w:t xml:space="preserve"> (highland-biased species) monoculture and eight</w:t>
      </w:r>
      <w:r w:rsidR="00471448">
        <w:rPr>
          <w:rFonts w:ascii="Arial" w:hAnsi="Arial" w:cs="Arial"/>
        </w:rPr>
        <w:t xml:space="preserve"> mixed-species</w:t>
      </w:r>
      <w:r w:rsidR="002310BF">
        <w:rPr>
          <w:rFonts w:ascii="Arial" w:hAnsi="Arial" w:cs="Arial"/>
        </w:rPr>
        <w:t xml:space="preserve"> populations were maintained in the simulated highland and lowland temperature</w:t>
      </w:r>
      <w:r w:rsidR="000248A0">
        <w:rPr>
          <w:rFonts w:ascii="Arial" w:hAnsi="Arial" w:cs="Arial"/>
        </w:rPr>
        <w:t xml:space="preserve"> for 13 weeks</w:t>
      </w:r>
      <w:r w:rsidR="002310BF">
        <w:rPr>
          <w:rFonts w:ascii="Arial" w:hAnsi="Arial" w:cs="Arial"/>
        </w:rPr>
        <w:t>.</w:t>
      </w:r>
      <w:r w:rsidR="008A3E8C">
        <w:rPr>
          <w:rFonts w:ascii="Arial" w:hAnsi="Arial" w:cs="Arial"/>
        </w:rPr>
        <w:t xml:space="preserve"> </w:t>
      </w:r>
      <w:r w:rsidR="00D878B0">
        <w:rPr>
          <w:rFonts w:ascii="Arial" w:hAnsi="Arial" w:cs="Arial"/>
        </w:rPr>
        <w:t xml:space="preserve">Monoculture populations were started </w:t>
      </w:r>
      <w:del w:id="316" w:author="Owen Lewis" w:date="2021-08-20T08:47:00Z">
        <w:r w:rsidR="00D878B0" w:rsidDel="008E6DD4">
          <w:rPr>
            <w:rFonts w:ascii="Arial" w:hAnsi="Arial" w:cs="Arial"/>
          </w:rPr>
          <w:delText xml:space="preserve">by </w:delText>
        </w:r>
      </w:del>
      <w:ins w:id="317" w:author="Owen Lewis" w:date="2021-08-20T08:47:00Z">
        <w:r w:rsidR="008E6DD4">
          <w:rPr>
            <w:rFonts w:ascii="Arial" w:hAnsi="Arial" w:cs="Arial"/>
          </w:rPr>
          <w:t>with</w:t>
        </w:r>
        <w:r w:rsidR="008E6DD4">
          <w:rPr>
            <w:rFonts w:ascii="Arial" w:hAnsi="Arial" w:cs="Arial"/>
          </w:rPr>
          <w:t xml:space="preserve"> </w:t>
        </w:r>
      </w:ins>
      <w:r w:rsidR="00D878B0">
        <w:rPr>
          <w:rFonts w:ascii="Arial" w:hAnsi="Arial" w:cs="Arial"/>
        </w:rPr>
        <w:t>10 pairs of individuals</w:t>
      </w:r>
      <w:r w:rsidR="00471448">
        <w:rPr>
          <w:rFonts w:ascii="Arial" w:hAnsi="Arial" w:cs="Arial"/>
        </w:rPr>
        <w:t>.</w:t>
      </w:r>
      <w:r w:rsidR="00D878B0">
        <w:rPr>
          <w:rFonts w:ascii="Arial" w:hAnsi="Arial" w:cs="Arial"/>
        </w:rPr>
        <w:t xml:space="preserve"> </w:t>
      </w:r>
      <w:r w:rsidR="00471448">
        <w:rPr>
          <w:rFonts w:ascii="Arial" w:hAnsi="Arial" w:cs="Arial"/>
        </w:rPr>
        <w:t>M</w:t>
      </w:r>
      <w:r w:rsidR="00D878B0">
        <w:rPr>
          <w:rFonts w:ascii="Arial" w:hAnsi="Arial" w:cs="Arial"/>
        </w:rPr>
        <w:t xml:space="preserve">ixed-species populations were started </w:t>
      </w:r>
      <w:del w:id="318" w:author="Owen Lewis" w:date="2021-08-20T08:47:00Z">
        <w:r w:rsidR="00D878B0" w:rsidDel="008E6DD4">
          <w:rPr>
            <w:rFonts w:ascii="Arial" w:hAnsi="Arial" w:cs="Arial"/>
          </w:rPr>
          <w:delText xml:space="preserve">by </w:delText>
        </w:r>
      </w:del>
      <w:ins w:id="319" w:author="Owen Lewis" w:date="2021-08-20T08:47:00Z">
        <w:r w:rsidR="008E6DD4">
          <w:rPr>
            <w:rFonts w:ascii="Arial" w:hAnsi="Arial" w:cs="Arial"/>
          </w:rPr>
          <w:t>with</w:t>
        </w:r>
        <w:r w:rsidR="008E6DD4">
          <w:rPr>
            <w:rFonts w:ascii="Arial" w:hAnsi="Arial" w:cs="Arial"/>
          </w:rPr>
          <w:t xml:space="preserve"> </w:t>
        </w:r>
      </w:ins>
      <w:r w:rsidR="00D878B0">
        <w:rPr>
          <w:rFonts w:ascii="Arial" w:hAnsi="Arial" w:cs="Arial"/>
        </w:rPr>
        <w:t xml:space="preserve">10 pairs of each species. </w:t>
      </w:r>
      <w:r w:rsidR="008A3E8C">
        <w:rPr>
          <w:rFonts w:ascii="Arial" w:hAnsi="Arial" w:cs="Arial"/>
        </w:rPr>
        <w:t>The populations were evenly divided into two blocks start</w:t>
      </w:r>
      <w:r w:rsidR="00D878B0">
        <w:rPr>
          <w:rFonts w:ascii="Arial" w:hAnsi="Arial" w:cs="Arial"/>
        </w:rPr>
        <w:t>ing</w:t>
      </w:r>
      <w:r w:rsidR="008A3E8C">
        <w:rPr>
          <w:rFonts w:ascii="Arial" w:hAnsi="Arial" w:cs="Arial"/>
        </w:rPr>
        <w:t xml:space="preserve"> </w:t>
      </w:r>
      <w:del w:id="320" w:author="Owen Lewis" w:date="2021-08-20T08:47:00Z">
        <w:r w:rsidR="008A3E8C" w:rsidDel="00F41CD3">
          <w:rPr>
            <w:rFonts w:ascii="Arial" w:hAnsi="Arial" w:cs="Arial"/>
          </w:rPr>
          <w:delText xml:space="preserve">at </w:delText>
        </w:r>
      </w:del>
      <w:ins w:id="321" w:author="Owen Lewis" w:date="2021-08-20T08:47:00Z">
        <w:r w:rsidR="00F41CD3">
          <w:rPr>
            <w:rFonts w:ascii="Arial" w:hAnsi="Arial" w:cs="Arial"/>
          </w:rPr>
          <w:t>on</w:t>
        </w:r>
        <w:r w:rsidR="00F41CD3">
          <w:rPr>
            <w:rFonts w:ascii="Arial" w:hAnsi="Arial" w:cs="Arial"/>
          </w:rPr>
          <w:t xml:space="preserve"> </w:t>
        </w:r>
      </w:ins>
      <w:r w:rsidR="008A3E8C">
        <w:rPr>
          <w:rFonts w:ascii="Arial" w:hAnsi="Arial" w:cs="Arial"/>
        </w:rPr>
        <w:t xml:space="preserve">different dates. Each population was maintained in a series of five bottles following Ayala’s type 1 system </w:t>
      </w:r>
      <w:r w:rsidR="00655A0E">
        <w:rPr>
          <w:rFonts w:ascii="Arial" w:hAnsi="Arial" w:cs="Arial"/>
        </w:rPr>
        <w:fldChar w:fldCharType="begin" w:fldLock="1"/>
      </w:r>
      <w:r w:rsidR="006501EB">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655A0E">
        <w:rPr>
          <w:rFonts w:ascii="Arial" w:hAnsi="Arial" w:cs="Arial"/>
        </w:rPr>
        <w:fldChar w:fldCharType="separate"/>
      </w:r>
      <w:r w:rsidR="00655A0E" w:rsidRPr="00655A0E">
        <w:rPr>
          <w:rFonts w:ascii="Arial" w:hAnsi="Arial" w:cs="Arial"/>
          <w:noProof/>
        </w:rPr>
        <w:t>(Ayala, Gilpin, and Ehrenfeld 1973)</w:t>
      </w:r>
      <w:r w:rsidR="00655A0E">
        <w:rPr>
          <w:rFonts w:ascii="Arial" w:hAnsi="Arial" w:cs="Arial"/>
        </w:rPr>
        <w:fldChar w:fldCharType="end"/>
      </w:r>
      <w:r w:rsidR="00655A0E">
        <w:rPr>
          <w:rFonts w:ascii="Arial" w:hAnsi="Arial" w:cs="Arial"/>
        </w:rPr>
        <w:t xml:space="preserve">. </w:t>
      </w:r>
      <w:r w:rsidR="003948AD">
        <w:rPr>
          <w:rFonts w:ascii="Arial" w:hAnsi="Arial" w:cs="Arial"/>
        </w:rPr>
        <w:t>At the start of each</w:t>
      </w:r>
      <w:r w:rsidR="0028109F">
        <w:rPr>
          <w:rFonts w:ascii="Arial" w:hAnsi="Arial" w:cs="Arial"/>
        </w:rPr>
        <w:t xml:space="preserve"> week, individuals </w:t>
      </w:r>
      <w:r w:rsidR="00A62CF1">
        <w:rPr>
          <w:rFonts w:ascii="Arial" w:hAnsi="Arial" w:cs="Arial"/>
        </w:rPr>
        <w:t xml:space="preserve">surviving </w:t>
      </w:r>
      <w:r w:rsidR="0028109F">
        <w:rPr>
          <w:rFonts w:ascii="Arial" w:hAnsi="Arial" w:cs="Arial"/>
        </w:rPr>
        <w:t xml:space="preserve">in the </w:t>
      </w:r>
      <w:del w:id="322" w:author="Owen Lewis" w:date="2021-08-20T08:48:00Z">
        <w:r w:rsidR="0028109F" w:rsidDel="00F41CD3">
          <w:rPr>
            <w:rFonts w:ascii="Arial" w:hAnsi="Arial" w:cs="Arial"/>
          </w:rPr>
          <w:delText xml:space="preserve">latest </w:delText>
        </w:r>
      </w:del>
      <w:ins w:id="323" w:author="Owen Lewis" w:date="2021-08-20T08:48:00Z">
        <w:r w:rsidR="00F41CD3">
          <w:rPr>
            <w:rFonts w:ascii="Arial" w:hAnsi="Arial" w:cs="Arial"/>
          </w:rPr>
          <w:t>most recent</w:t>
        </w:r>
        <w:r w:rsidR="00F41CD3">
          <w:rPr>
            <w:rFonts w:ascii="Arial" w:hAnsi="Arial" w:cs="Arial"/>
          </w:rPr>
          <w:t xml:space="preserve"> </w:t>
        </w:r>
      </w:ins>
      <w:r w:rsidR="0028109F">
        <w:rPr>
          <w:rFonts w:ascii="Arial" w:hAnsi="Arial" w:cs="Arial"/>
        </w:rPr>
        <w:t xml:space="preserve">bottle </w:t>
      </w:r>
      <w:r w:rsidR="00A62CF1">
        <w:rPr>
          <w:rFonts w:ascii="Arial" w:hAnsi="Arial" w:cs="Arial"/>
        </w:rPr>
        <w:t xml:space="preserve">and individuals </w:t>
      </w:r>
      <w:del w:id="324" w:author="Owen Lewis" w:date="2021-08-20T08:47:00Z">
        <w:r w:rsidR="003948AD" w:rsidDel="00F41CD3">
          <w:rPr>
            <w:rFonts w:ascii="Arial" w:hAnsi="Arial" w:cs="Arial"/>
          </w:rPr>
          <w:delText xml:space="preserve">who </w:delText>
        </w:r>
      </w:del>
      <w:ins w:id="325" w:author="Owen Lewis" w:date="2021-08-20T08:47:00Z">
        <w:r w:rsidR="00F41CD3">
          <w:rPr>
            <w:rFonts w:ascii="Arial" w:hAnsi="Arial" w:cs="Arial"/>
          </w:rPr>
          <w:t>which were</w:t>
        </w:r>
        <w:r w:rsidR="00F41CD3">
          <w:rPr>
            <w:rFonts w:ascii="Arial" w:hAnsi="Arial" w:cs="Arial"/>
          </w:rPr>
          <w:t xml:space="preserve"> </w:t>
        </w:r>
      </w:ins>
      <w:r w:rsidR="003948AD">
        <w:rPr>
          <w:rFonts w:ascii="Arial" w:hAnsi="Arial" w:cs="Arial"/>
        </w:rPr>
        <w:t>freshly</w:t>
      </w:r>
      <w:r w:rsidR="002B0BF2">
        <w:rPr>
          <w:rFonts w:ascii="Arial" w:hAnsi="Arial" w:cs="Arial"/>
        </w:rPr>
        <w:t xml:space="preserve"> </w:t>
      </w:r>
      <w:r w:rsidR="00A62CF1">
        <w:rPr>
          <w:rFonts w:ascii="Arial" w:hAnsi="Arial" w:cs="Arial"/>
        </w:rPr>
        <w:t>emerged in the older four bottles were separately collected, photo</w:t>
      </w:r>
      <w:r w:rsidR="00D878B0">
        <w:rPr>
          <w:rFonts w:ascii="Arial" w:hAnsi="Arial" w:cs="Arial"/>
        </w:rPr>
        <w:t>graphed</w:t>
      </w:r>
      <w:r w:rsidR="00A62CF1">
        <w:rPr>
          <w:rFonts w:ascii="Arial" w:hAnsi="Arial" w:cs="Arial"/>
        </w:rPr>
        <w:t xml:space="preserve"> and transferred into a new bottle with fresh food. </w:t>
      </w:r>
      <w:r w:rsidR="004F3ED8">
        <w:rPr>
          <w:rFonts w:ascii="Arial" w:hAnsi="Arial" w:cs="Arial"/>
        </w:rPr>
        <w:t>In this way</w:t>
      </w:r>
      <w:r w:rsidR="002B0BF2">
        <w:rPr>
          <w:rFonts w:ascii="Arial" w:hAnsi="Arial" w:cs="Arial"/>
        </w:rPr>
        <w:t xml:space="preserve">, adult survival and </w:t>
      </w:r>
      <w:r w:rsidR="00ED25D4">
        <w:rPr>
          <w:rFonts w:ascii="Arial" w:hAnsi="Arial" w:cs="Arial"/>
        </w:rPr>
        <w:t>reproduction</w:t>
      </w:r>
      <w:r w:rsidR="002B0BF2">
        <w:rPr>
          <w:rFonts w:ascii="Arial" w:hAnsi="Arial" w:cs="Arial"/>
        </w:rPr>
        <w:t xml:space="preserve"> </w:t>
      </w:r>
      <w:r w:rsidR="004F3ED8">
        <w:rPr>
          <w:rFonts w:ascii="Arial" w:hAnsi="Arial" w:cs="Arial"/>
        </w:rPr>
        <w:t xml:space="preserve">were </w:t>
      </w:r>
      <w:del w:id="326" w:author="Owen Lewis" w:date="2021-08-20T08:48:00Z">
        <w:r w:rsidR="004F3ED8" w:rsidDel="00F41CD3">
          <w:rPr>
            <w:rFonts w:ascii="Arial" w:hAnsi="Arial" w:cs="Arial"/>
          </w:rPr>
          <w:delText xml:space="preserve">separately </w:delText>
        </w:r>
      </w:del>
      <w:r w:rsidR="004F3ED8">
        <w:rPr>
          <w:rFonts w:ascii="Arial" w:hAnsi="Arial" w:cs="Arial"/>
        </w:rPr>
        <w:t>recorded</w:t>
      </w:r>
      <w:ins w:id="327" w:author="Owen Lewis" w:date="2021-08-20T08:48:00Z">
        <w:r w:rsidR="00F41CD3">
          <w:rPr>
            <w:rFonts w:ascii="Arial" w:hAnsi="Arial" w:cs="Arial"/>
          </w:rPr>
          <w:t xml:space="preserve"> </w:t>
        </w:r>
        <w:r w:rsidR="00F41CD3">
          <w:rPr>
            <w:rFonts w:ascii="Arial" w:hAnsi="Arial" w:cs="Arial"/>
          </w:rPr>
          <w:t>separately</w:t>
        </w:r>
      </w:ins>
      <w:r w:rsidR="004F3ED8">
        <w:rPr>
          <w:rFonts w:ascii="Arial" w:hAnsi="Arial" w:cs="Arial"/>
        </w:rPr>
        <w:t xml:space="preserve">. </w:t>
      </w:r>
      <w:r w:rsidR="00CC5BAB">
        <w:rPr>
          <w:rFonts w:ascii="Arial" w:hAnsi="Arial" w:cs="Arial"/>
        </w:rPr>
        <w:t>T</w:t>
      </w:r>
      <w:r w:rsidR="00ED25D4">
        <w:rPr>
          <w:rFonts w:ascii="Arial" w:hAnsi="Arial" w:cs="Arial"/>
        </w:rPr>
        <w:t>he t</w:t>
      </w:r>
      <w:r w:rsidR="00CC5BAB">
        <w:rPr>
          <w:rFonts w:ascii="Arial" w:hAnsi="Arial" w:cs="Arial"/>
        </w:rPr>
        <w:t>otal population size of each species was counted at the end of the experiment.</w:t>
      </w:r>
      <w:r w:rsidR="002310BF">
        <w:rPr>
          <w:rFonts w:ascii="Arial" w:hAnsi="Arial" w:cs="Arial"/>
        </w:rPr>
        <w:t xml:space="preserve"> </w:t>
      </w:r>
    </w:p>
    <w:p w14:paraId="57F27FE5" w14:textId="6B699487" w:rsidR="002310BF" w:rsidRPr="00454BF1" w:rsidRDefault="002310BF" w:rsidP="001A37F5">
      <w:pPr>
        <w:ind w:firstLine="360"/>
        <w:rPr>
          <w:rFonts w:ascii="Arial" w:hAnsi="Arial" w:cs="Arial"/>
        </w:rPr>
      </w:pPr>
      <w:r>
        <w:rPr>
          <w:rFonts w:ascii="Arial" w:hAnsi="Arial" w:cs="Arial"/>
        </w:rPr>
        <w:t>To avoid pseudo-replication</w:t>
      </w:r>
      <w:ins w:id="328" w:author="Owen Lewis" w:date="2021-08-20T08:48:00Z">
        <w:r w:rsidR="00030234">
          <w:rPr>
            <w:rFonts w:ascii="Arial" w:hAnsi="Arial" w:cs="Arial"/>
          </w:rPr>
          <w:t xml:space="preserve"> introduced by ‘incubator’ effects</w:t>
        </w:r>
      </w:ins>
      <w:r>
        <w:rPr>
          <w:rFonts w:ascii="Arial" w:hAnsi="Arial" w:cs="Arial"/>
        </w:rPr>
        <w:t>, the two incubator</w:t>
      </w:r>
      <w:r w:rsidR="00471448">
        <w:rPr>
          <w:rFonts w:ascii="Arial" w:hAnsi="Arial" w:cs="Arial"/>
        </w:rPr>
        <w:t>s</w:t>
      </w:r>
      <w:r>
        <w:rPr>
          <w:rFonts w:ascii="Arial" w:hAnsi="Arial" w:cs="Arial"/>
        </w:rPr>
        <w:t xml:space="preserve"> </w:t>
      </w:r>
      <w:ins w:id="329" w:author="Owen Lewis" w:date="2021-08-20T08:48:00Z">
        <w:r w:rsidR="00030234">
          <w:rPr>
            <w:rFonts w:ascii="Arial" w:hAnsi="Arial" w:cs="Arial"/>
          </w:rPr>
          <w:t xml:space="preserve">were </w:t>
        </w:r>
      </w:ins>
      <w:r>
        <w:rPr>
          <w:rFonts w:ascii="Arial" w:hAnsi="Arial" w:cs="Arial"/>
        </w:rPr>
        <w:t>switch</w:t>
      </w:r>
      <w:r w:rsidR="00D878B0">
        <w:rPr>
          <w:rFonts w:ascii="Arial" w:hAnsi="Arial" w:cs="Arial"/>
        </w:rPr>
        <w:t>ed</w:t>
      </w:r>
      <w:r>
        <w:rPr>
          <w:rFonts w:ascii="Arial" w:hAnsi="Arial" w:cs="Arial"/>
        </w:rPr>
        <w:t xml:space="preserve"> </w:t>
      </w:r>
      <w:del w:id="330" w:author="Owen Lewis" w:date="2021-08-20T08:48:00Z">
        <w:r w:rsidDel="00030234">
          <w:rPr>
            <w:rFonts w:ascii="Arial" w:hAnsi="Arial" w:cs="Arial"/>
          </w:rPr>
          <w:delText xml:space="preserve">to </w:delText>
        </w:r>
        <w:r w:rsidR="00D878B0" w:rsidDel="00030234">
          <w:rPr>
            <w:rFonts w:ascii="Arial" w:hAnsi="Arial" w:cs="Arial"/>
          </w:rPr>
          <w:delText xml:space="preserve">the </w:delText>
        </w:r>
        <w:r w:rsidDel="00030234">
          <w:rPr>
            <w:rFonts w:ascii="Arial" w:hAnsi="Arial" w:cs="Arial"/>
          </w:rPr>
          <w:delText>other’s</w:delText>
        </w:r>
      </w:del>
      <w:ins w:id="331" w:author="Owen Lewis" w:date="2021-08-20T08:48:00Z">
        <w:r w:rsidR="00030234">
          <w:rPr>
            <w:rFonts w:ascii="Arial" w:hAnsi="Arial" w:cs="Arial"/>
          </w:rPr>
          <w:t>between</w:t>
        </w:r>
      </w:ins>
      <w:r>
        <w:rPr>
          <w:rFonts w:ascii="Arial" w:hAnsi="Arial" w:cs="Arial"/>
        </w:rPr>
        <w:t xml:space="preserve"> temperature regime every week, with </w:t>
      </w:r>
      <w:r w:rsidR="00D878B0">
        <w:rPr>
          <w:rFonts w:ascii="Arial" w:hAnsi="Arial" w:cs="Arial"/>
        </w:rPr>
        <w:t>their</w:t>
      </w:r>
      <w:r>
        <w:rPr>
          <w:rFonts w:ascii="Arial" w:hAnsi="Arial" w:cs="Arial"/>
        </w:rPr>
        <w:t xml:space="preserve"> content</w:t>
      </w:r>
      <w:r w:rsidR="00D878B0">
        <w:rPr>
          <w:rFonts w:ascii="Arial" w:hAnsi="Arial" w:cs="Arial"/>
        </w:rPr>
        <w:t>s</w:t>
      </w:r>
      <w:r>
        <w:rPr>
          <w:rFonts w:ascii="Arial" w:hAnsi="Arial" w:cs="Arial"/>
        </w:rPr>
        <w:t xml:space="preserve"> moved accordingly. Trays were shuffled inside the incubator every </w:t>
      </w:r>
      <w:r w:rsidR="00D878B0">
        <w:rPr>
          <w:rFonts w:ascii="Arial" w:hAnsi="Arial" w:cs="Arial"/>
        </w:rPr>
        <w:t xml:space="preserve">two </w:t>
      </w:r>
      <w:r>
        <w:rPr>
          <w:rFonts w:ascii="Arial" w:hAnsi="Arial" w:cs="Arial"/>
        </w:rPr>
        <w:t>day</w:t>
      </w:r>
      <w:r w:rsidR="00D878B0">
        <w:rPr>
          <w:rFonts w:ascii="Arial" w:hAnsi="Arial" w:cs="Arial"/>
        </w:rPr>
        <w:t>s</w:t>
      </w:r>
      <w:r>
        <w:rPr>
          <w:rFonts w:ascii="Arial" w:hAnsi="Arial" w:cs="Arial"/>
        </w:rPr>
        <w:t xml:space="preserve">. </w:t>
      </w:r>
      <w:r w:rsidR="001A37F5">
        <w:rPr>
          <w:rFonts w:ascii="Arial" w:hAnsi="Arial" w:cs="Arial"/>
        </w:rPr>
        <w:t xml:space="preserve">Temperature and humidity were </w:t>
      </w:r>
      <w:proofErr w:type="gramStart"/>
      <w:r w:rsidR="001A37F5">
        <w:rPr>
          <w:rFonts w:ascii="Arial" w:hAnsi="Arial" w:cs="Arial"/>
        </w:rPr>
        <w:t>recorded</w:t>
      </w:r>
      <w:proofErr w:type="gramEnd"/>
      <w:r w:rsidR="001A37F5">
        <w:rPr>
          <w:rFonts w:ascii="Arial" w:hAnsi="Arial" w:cs="Arial"/>
        </w:rPr>
        <w:t xml:space="preserve"> </w:t>
      </w:r>
      <w:r w:rsidR="000248A0">
        <w:rPr>
          <w:rFonts w:ascii="Arial" w:hAnsi="Arial" w:cs="Arial"/>
        </w:rPr>
        <w:t xml:space="preserve">and the temperature regimes were confirmed during and at the end of experiments. </w:t>
      </w:r>
    </w:p>
    <w:p w14:paraId="5D18880C" w14:textId="77777777" w:rsidR="002061BE" w:rsidRPr="002061BE" w:rsidRDefault="002061BE" w:rsidP="002061BE">
      <w:pPr>
        <w:rPr>
          <w:rFonts w:ascii="Arial" w:hAnsi="Arial" w:cs="Arial"/>
          <w:lang w:val="en-US"/>
        </w:rPr>
      </w:pPr>
    </w:p>
    <w:p w14:paraId="565DCDAC" w14:textId="74F5F869" w:rsidR="002061BE" w:rsidRPr="007F05C5" w:rsidRDefault="002061BE" w:rsidP="00426F96">
      <w:pPr>
        <w:pStyle w:val="ListParagraph"/>
        <w:numPr>
          <w:ilvl w:val="0"/>
          <w:numId w:val="2"/>
        </w:numPr>
        <w:rPr>
          <w:rFonts w:ascii="Arial" w:hAnsi="Arial" w:cs="Arial"/>
          <w:lang w:val="en-US"/>
        </w:rPr>
      </w:pPr>
      <w:r>
        <w:rPr>
          <w:rFonts w:ascii="Arial" w:hAnsi="Arial" w:cs="Arial"/>
          <w:lang w:val="en-US"/>
        </w:rPr>
        <w:t>Data analysis</w:t>
      </w:r>
    </w:p>
    <w:p w14:paraId="03B0E782" w14:textId="2A57F21D" w:rsidR="00E1119D" w:rsidRPr="007F05C5" w:rsidRDefault="00E1119D" w:rsidP="008E748E">
      <w:pPr>
        <w:ind w:firstLine="360"/>
        <w:rPr>
          <w:rFonts w:ascii="Arial" w:hAnsi="Arial" w:cs="Arial"/>
          <w:lang w:val="en-US"/>
        </w:rPr>
      </w:pPr>
      <w:r w:rsidRPr="007F05C5">
        <w:rPr>
          <w:rFonts w:ascii="Arial" w:hAnsi="Arial" w:cs="Arial"/>
          <w:lang w:val="en-US"/>
        </w:rPr>
        <w:t xml:space="preserve">All statistics </w:t>
      </w:r>
      <w:r w:rsidR="00192D77" w:rsidRPr="007F05C5">
        <w:rPr>
          <w:rFonts w:ascii="Arial" w:hAnsi="Arial" w:cs="Arial"/>
          <w:lang w:val="en-US"/>
        </w:rPr>
        <w:t xml:space="preserve">were performed with R statistical software (version </w:t>
      </w:r>
      <w:proofErr w:type="gramStart"/>
      <w:r w:rsidR="00192D77" w:rsidRPr="007F05C5">
        <w:rPr>
          <w:rFonts w:ascii="Arial" w:hAnsi="Arial" w:cs="Arial"/>
          <w:lang w:val="en-US"/>
        </w:rPr>
        <w:t>3.6.0 )</w:t>
      </w:r>
      <w:proofErr w:type="gramEnd"/>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 xml:space="preserve">??GITHUB or </w:t>
      </w:r>
      <w:proofErr w:type="gramStart"/>
      <w:r w:rsidR="00DF1237" w:rsidRPr="007F05C5">
        <w:rPr>
          <w:rFonts w:ascii="Arial" w:hAnsi="Arial" w:cs="Arial"/>
          <w:highlight w:val="yellow"/>
          <w:lang w:val="en-US"/>
        </w:rPr>
        <w:t>SUPP??</w:t>
      </w:r>
      <w:r w:rsidR="00841FF8" w:rsidRPr="007F05C5">
        <w:rPr>
          <w:rFonts w:ascii="Arial" w:hAnsi="Arial" w:cs="Arial"/>
          <w:highlight w:val="yellow"/>
          <w:lang w:val="en-US"/>
        </w:rPr>
        <w:t>.</w:t>
      </w:r>
      <w:proofErr w:type="gramEnd"/>
      <w:r w:rsidR="00480686" w:rsidRPr="007F05C5">
        <w:rPr>
          <w:rFonts w:ascii="Arial" w:hAnsi="Arial" w:cs="Arial"/>
          <w:lang w:val="en-US"/>
        </w:rPr>
        <w:t xml:space="preserve"> </w:t>
      </w:r>
      <w:r w:rsidR="00480686" w:rsidRPr="007F05C5">
        <w:rPr>
          <w:rFonts w:ascii="Arial" w:hAnsi="Arial" w:cs="Arial"/>
          <w:i/>
          <w:iCs/>
          <w:lang w:val="en-US"/>
        </w:rPr>
        <w:t>D. melanogaster</w:t>
      </w:r>
      <w:r w:rsidR="00480686" w:rsidRPr="007F05C5">
        <w:rPr>
          <w:rFonts w:ascii="Arial" w:hAnsi="Arial" w:cs="Arial"/>
          <w:lang w:val="en-US"/>
        </w:rPr>
        <w:t xml:space="preserve"> and </w:t>
      </w:r>
      <w:r w:rsidR="00480686" w:rsidRPr="007F05C5">
        <w:rPr>
          <w:rFonts w:ascii="Arial" w:hAnsi="Arial" w:cs="Arial"/>
          <w:i/>
          <w:iCs/>
          <w:lang w:val="en-US"/>
        </w:rPr>
        <w:t xml:space="preserve">D. </w:t>
      </w:r>
      <w:proofErr w:type="spellStart"/>
      <w:r w:rsidR="00480686" w:rsidRPr="007F05C5">
        <w:rPr>
          <w:rFonts w:ascii="Arial" w:hAnsi="Arial" w:cs="Arial"/>
          <w:i/>
          <w:iCs/>
          <w:lang w:val="en-US"/>
        </w:rPr>
        <w:t>simulans</w:t>
      </w:r>
      <w:proofErr w:type="spellEnd"/>
      <w:r w:rsidR="00480686" w:rsidRPr="007F05C5">
        <w:rPr>
          <w:rFonts w:ascii="Arial" w:hAnsi="Arial" w:cs="Arial"/>
          <w:lang w:val="en-US"/>
        </w:rPr>
        <w:t xml:space="preserve"> were not included in analyses involving field distribution, because </w:t>
      </w:r>
      <w:r w:rsidR="00D12D2F" w:rsidRPr="007F05C5">
        <w:rPr>
          <w:rFonts w:ascii="Arial" w:hAnsi="Arial" w:cs="Arial"/>
          <w:lang w:val="en-US"/>
        </w:rPr>
        <w:t>their distribution patterns were unavailable.</w:t>
      </w:r>
    </w:p>
    <w:p w14:paraId="168CEE32" w14:textId="23C6CD72" w:rsidR="00A4447F" w:rsidRPr="007F05C5" w:rsidRDefault="00A4447F" w:rsidP="008E748E">
      <w:pPr>
        <w:ind w:firstLine="360"/>
        <w:rPr>
          <w:rFonts w:ascii="Arial" w:hAnsi="Arial" w:cs="Arial"/>
          <w:lang w:val="en-US"/>
        </w:rPr>
      </w:pPr>
      <w:commentRangeStart w:id="332"/>
      <w:r w:rsidRPr="007F05C5">
        <w:rPr>
          <w:rFonts w:ascii="Arial" w:hAnsi="Arial" w:cs="Arial"/>
          <w:i/>
          <w:iCs/>
          <w:lang w:val="en-US"/>
        </w:rPr>
        <w:t>Distribution</w:t>
      </w:r>
      <w:r w:rsidRPr="007F05C5">
        <w:rPr>
          <w:rFonts w:ascii="Arial" w:hAnsi="Arial" w:cs="Arial"/>
          <w:lang w:val="en-US"/>
        </w:rPr>
        <w:t>.</w:t>
      </w:r>
      <w:r w:rsidR="008C3F5A" w:rsidRPr="007F05C5">
        <w:rPr>
          <w:rFonts w:ascii="Arial" w:hAnsi="Arial" w:cs="Arial"/>
          <w:lang w:val="en-US"/>
        </w:rPr>
        <w:t xml:space="preserve"> To calculate the </w:t>
      </w:r>
      <w:r w:rsidR="00C52B1B" w:rsidRPr="007F05C5">
        <w:rPr>
          <w:rFonts w:ascii="Arial" w:hAnsi="Arial" w:cs="Arial"/>
          <w:lang w:val="en-US"/>
        </w:rPr>
        <w:t xml:space="preserve">abundance-weighted central </w:t>
      </w:r>
      <w:r w:rsidR="00846F63">
        <w:rPr>
          <w:rFonts w:ascii="Arial" w:hAnsi="Arial" w:cs="Arial"/>
          <w:lang w:val="en-US"/>
        </w:rPr>
        <w:t>elevation</w:t>
      </w:r>
      <w:r w:rsidR="00C52B1B" w:rsidRPr="007F05C5">
        <w:rPr>
          <w:rFonts w:ascii="Arial" w:hAnsi="Arial" w:cs="Arial"/>
          <w:lang w:val="en-US"/>
        </w:rPr>
        <w:t xml:space="preserve"> </w:t>
      </w:r>
      <w:r w:rsidR="008C3F5A" w:rsidRPr="007F05C5">
        <w:rPr>
          <w:rFonts w:ascii="Arial" w:hAnsi="Arial" w:cs="Arial"/>
          <w:lang w:val="en-US"/>
        </w:rPr>
        <w:t>(</w:t>
      </w:r>
      <w:proofErr w:type="spellStart"/>
      <w:r w:rsidR="008C3F5A" w:rsidRPr="007F05C5">
        <w:rPr>
          <w:rFonts w:ascii="Arial" w:hAnsi="Arial" w:cs="Arial"/>
          <w:lang w:val="en-US"/>
        </w:rPr>
        <w:t>hIndex</w:t>
      </w:r>
      <w:proofErr w:type="spellEnd"/>
      <w:r w:rsidR="008C3F5A" w:rsidRPr="007F05C5">
        <w:rPr>
          <w:rFonts w:ascii="Arial" w:hAnsi="Arial" w:cs="Arial"/>
          <w:lang w:val="en-US"/>
        </w:rPr>
        <w:t xml:space="preserve">) of distribution, the </w:t>
      </w:r>
      <w:del w:id="333" w:author="Owen Lewis" w:date="2021-08-20T08:49:00Z">
        <w:r w:rsidR="008C3F5A" w:rsidRPr="007F05C5" w:rsidDel="00030234">
          <w:rPr>
            <w:rFonts w:ascii="Arial" w:hAnsi="Arial" w:cs="Arial"/>
            <w:lang w:val="en-US"/>
          </w:rPr>
          <w:delText xml:space="preserve">relative </w:delText>
        </w:r>
      </w:del>
      <w:r w:rsidR="00C52B1B" w:rsidRPr="007F05C5">
        <w:rPr>
          <w:rFonts w:ascii="Arial" w:hAnsi="Arial" w:cs="Arial"/>
          <w:lang w:val="en-US"/>
        </w:rPr>
        <w:t xml:space="preserve">location </w:t>
      </w:r>
      <w:r w:rsidR="008C3F5A" w:rsidRPr="007F05C5">
        <w:rPr>
          <w:rFonts w:ascii="Arial" w:hAnsi="Arial" w:cs="Arial"/>
          <w:lang w:val="en-US"/>
        </w:rPr>
        <w:t>of each sample was assigned</w:t>
      </w:r>
      <w:ins w:id="334" w:author="Owen Lewis" w:date="2021-08-20T08:49:00Z">
        <w:r w:rsidR="00030234">
          <w:rPr>
            <w:rFonts w:ascii="Arial" w:hAnsi="Arial" w:cs="Arial"/>
            <w:lang w:val="en-US"/>
          </w:rPr>
          <w:t xml:space="preserve"> values of</w:t>
        </w:r>
      </w:ins>
      <w:r w:rsidR="008C3F5A" w:rsidRPr="007F05C5">
        <w:rPr>
          <w:rFonts w:ascii="Arial" w:hAnsi="Arial" w:cs="Arial"/>
          <w:lang w:val="en-US"/>
        </w:rPr>
        <w:t xml:space="preserve"> 0, 0.5</w:t>
      </w:r>
      <w:r w:rsidR="00D37A68" w:rsidRPr="007F05C5">
        <w:rPr>
          <w:rFonts w:ascii="Arial" w:hAnsi="Arial" w:cs="Arial"/>
          <w:lang w:val="en-US"/>
        </w:rPr>
        <w:t>,</w:t>
      </w:r>
      <w:r w:rsidR="008C3F5A" w:rsidRPr="007F05C5">
        <w:rPr>
          <w:rFonts w:ascii="Arial" w:hAnsi="Arial" w:cs="Arial"/>
          <w:lang w:val="en-US"/>
        </w:rPr>
        <w:t xml:space="preserve"> and 1 if it </w:t>
      </w:r>
      <w:r w:rsidR="00283590" w:rsidRPr="007F05C5">
        <w:rPr>
          <w:rFonts w:ascii="Arial" w:hAnsi="Arial" w:cs="Arial"/>
          <w:lang w:val="en-US"/>
        </w:rPr>
        <w:t>was</w:t>
      </w:r>
      <w:r w:rsidR="008C3F5A" w:rsidRPr="007F05C5">
        <w:rPr>
          <w:rFonts w:ascii="Arial" w:hAnsi="Arial" w:cs="Arial"/>
          <w:lang w:val="en-US"/>
        </w:rPr>
        <w:t xml:space="preserve"> collected at low-, middle- and high-</w:t>
      </w:r>
      <w:r w:rsidR="00846F63">
        <w:rPr>
          <w:rFonts w:ascii="Arial" w:hAnsi="Arial" w:cs="Arial"/>
          <w:lang w:val="en-US"/>
        </w:rPr>
        <w:t>elevation</w:t>
      </w:r>
      <w:r w:rsidR="008C3F5A" w:rsidRPr="007F05C5">
        <w:rPr>
          <w:rFonts w:ascii="Arial" w:hAnsi="Arial" w:cs="Arial"/>
          <w:lang w:val="en-US"/>
        </w:rPr>
        <w:t xml:space="preserve"> sites</w:t>
      </w:r>
      <w:ins w:id="335" w:author="Owen Lewis" w:date="2021-08-20T08:49:00Z">
        <w:r w:rsidR="00030234">
          <w:rPr>
            <w:rFonts w:ascii="Arial" w:hAnsi="Arial" w:cs="Arial"/>
            <w:lang w:val="en-US"/>
          </w:rPr>
          <w:t>, respectively</w:t>
        </w:r>
      </w:ins>
      <w:r w:rsidR="007D09BC" w:rsidRPr="007F05C5">
        <w:rPr>
          <w:rFonts w:ascii="Arial" w:hAnsi="Arial" w:cs="Arial"/>
          <w:lang w:val="en-US"/>
        </w:rPr>
        <w:t xml:space="preserve">. In addition, </w:t>
      </w:r>
      <w:r w:rsidR="005E0F08" w:rsidRPr="007F05C5">
        <w:rPr>
          <w:rFonts w:ascii="Arial" w:hAnsi="Arial" w:cs="Arial"/>
          <w:lang w:val="en-US"/>
        </w:rPr>
        <w:t xml:space="preserve">intra-specific abundance patterns were assessed by logistic regression of detection probability with </w:t>
      </w:r>
      <w:r w:rsidR="00846F63">
        <w:rPr>
          <w:rFonts w:ascii="Arial" w:hAnsi="Arial" w:cs="Arial"/>
          <w:lang w:val="en-US"/>
        </w:rPr>
        <w:t>elevation</w:t>
      </w:r>
      <w:r w:rsidR="005E0F08" w:rsidRPr="007F05C5">
        <w:rPr>
          <w:rFonts w:ascii="Arial" w:hAnsi="Arial" w:cs="Arial"/>
          <w:lang w:val="en-US"/>
        </w:rPr>
        <w:t xml:space="preserve">. </w:t>
      </w:r>
      <w:r w:rsidR="001B72D6" w:rsidRPr="007F05C5">
        <w:rPr>
          <w:rFonts w:ascii="Arial" w:hAnsi="Arial" w:cs="Arial"/>
          <w:lang w:val="en-US"/>
        </w:rPr>
        <w:t xml:space="preserve">For each species, </w:t>
      </w:r>
      <w:r w:rsidR="00D12D2F" w:rsidRPr="007F05C5">
        <w:rPr>
          <w:rFonts w:ascii="Arial" w:hAnsi="Arial" w:cs="Arial"/>
          <w:lang w:val="en-US"/>
        </w:rPr>
        <w:t>pupa</w:t>
      </w:r>
      <w:r w:rsidR="00D37A68" w:rsidRPr="007F05C5">
        <w:rPr>
          <w:rFonts w:ascii="Arial" w:hAnsi="Arial" w:cs="Arial"/>
          <w:lang w:val="en-US"/>
        </w:rPr>
        <w:t>l</w:t>
      </w:r>
      <w:r w:rsidR="007E6E9A" w:rsidRPr="007F05C5">
        <w:rPr>
          <w:rFonts w:ascii="Arial" w:hAnsi="Arial" w:cs="Arial"/>
          <w:lang w:val="en-US"/>
        </w:rPr>
        <w:t xml:space="preserve"> identity </w:t>
      </w:r>
      <w:r w:rsidR="00283590" w:rsidRPr="007F05C5">
        <w:rPr>
          <w:rFonts w:ascii="Arial" w:hAnsi="Arial" w:cs="Arial"/>
          <w:lang w:val="en-US"/>
        </w:rPr>
        <w:t>was</w:t>
      </w:r>
      <w:r w:rsidR="007E6E9A" w:rsidRPr="007F05C5">
        <w:rPr>
          <w:rFonts w:ascii="Arial" w:hAnsi="Arial" w:cs="Arial"/>
          <w:lang w:val="en-US"/>
        </w:rPr>
        <w:t xml:space="preserve"> labeled as </w:t>
      </w:r>
      <w:r w:rsidR="003145DF" w:rsidRPr="007F05C5">
        <w:rPr>
          <w:rFonts w:ascii="Arial" w:hAnsi="Arial" w:cs="Arial"/>
          <w:lang w:val="en-US"/>
        </w:rPr>
        <w:t>1</w:t>
      </w:r>
      <w:r w:rsidR="007E6E9A" w:rsidRPr="007F05C5">
        <w:rPr>
          <w:rFonts w:ascii="Arial" w:hAnsi="Arial" w:cs="Arial"/>
          <w:lang w:val="en-US"/>
        </w:rPr>
        <w:t xml:space="preserve"> if the pupa was identified as the</w:t>
      </w:r>
      <w:r w:rsidR="00D12D2F" w:rsidRPr="007F05C5">
        <w:rPr>
          <w:rFonts w:ascii="Arial" w:hAnsi="Arial" w:cs="Arial"/>
          <w:lang w:val="en-US"/>
        </w:rPr>
        <w:t xml:space="preserve"> focal</w:t>
      </w:r>
      <w:r w:rsidR="007E6E9A" w:rsidRPr="007F05C5">
        <w:rPr>
          <w:rFonts w:ascii="Arial" w:hAnsi="Arial" w:cs="Arial"/>
          <w:lang w:val="en-US"/>
        </w:rPr>
        <w:t xml:space="preserve"> species and 0 if it was identified as any other species. Their identity was fitted against </w:t>
      </w:r>
      <w:del w:id="336" w:author="Owen Lewis" w:date="2021-08-20T08:49:00Z">
        <w:r w:rsidR="007E6E9A" w:rsidRPr="007F05C5" w:rsidDel="00071151">
          <w:rPr>
            <w:rFonts w:ascii="Arial" w:hAnsi="Arial" w:cs="Arial"/>
            <w:lang w:val="en-US"/>
          </w:rPr>
          <w:delText xml:space="preserve">the </w:delText>
        </w:r>
      </w:del>
      <w:r w:rsidR="00846F63">
        <w:rPr>
          <w:rFonts w:ascii="Arial" w:hAnsi="Arial" w:cs="Arial"/>
          <w:lang w:val="en-US"/>
        </w:rPr>
        <w:t>elevation</w:t>
      </w:r>
      <w:r w:rsidR="007E6E9A" w:rsidRPr="007F05C5">
        <w:rPr>
          <w:rFonts w:ascii="Arial" w:hAnsi="Arial" w:cs="Arial"/>
          <w:lang w:val="en-US"/>
        </w:rPr>
        <w:t xml:space="preserve"> as </w:t>
      </w:r>
      <w:del w:id="337" w:author="Owen Lewis" w:date="2021-08-20T08:49:00Z">
        <w:r w:rsidR="00D37A68" w:rsidRPr="007F05C5" w:rsidDel="00071151">
          <w:rPr>
            <w:rFonts w:ascii="Arial" w:hAnsi="Arial" w:cs="Arial"/>
            <w:lang w:val="en-US"/>
          </w:rPr>
          <w:delText xml:space="preserve">the </w:delText>
        </w:r>
      </w:del>
      <w:ins w:id="338" w:author="Owen Lewis" w:date="2021-08-20T08:49:00Z">
        <w:r w:rsidR="00071151">
          <w:rPr>
            <w:rFonts w:ascii="Arial" w:hAnsi="Arial" w:cs="Arial"/>
            <w:lang w:val="en-US"/>
          </w:rPr>
          <w:t>a</w:t>
        </w:r>
        <w:r w:rsidR="00071151" w:rsidRPr="007F05C5">
          <w:rPr>
            <w:rFonts w:ascii="Arial" w:hAnsi="Arial" w:cs="Arial"/>
            <w:lang w:val="en-US"/>
          </w:rPr>
          <w:t xml:space="preserve"> </w:t>
        </w:r>
      </w:ins>
      <w:r w:rsidR="007E6E9A" w:rsidRPr="007F05C5">
        <w:rPr>
          <w:rFonts w:ascii="Arial" w:hAnsi="Arial" w:cs="Arial"/>
          <w:lang w:val="en-US"/>
        </w:rPr>
        <w:t>fix</w:t>
      </w:r>
      <w:r w:rsidR="00D37A68" w:rsidRPr="007F05C5">
        <w:rPr>
          <w:rFonts w:ascii="Arial" w:hAnsi="Arial" w:cs="Arial"/>
          <w:lang w:val="en-US"/>
        </w:rPr>
        <w:t>ed</w:t>
      </w:r>
      <w:r w:rsidR="007E6E9A" w:rsidRPr="007F05C5">
        <w:rPr>
          <w:rFonts w:ascii="Arial" w:hAnsi="Arial" w:cs="Arial"/>
          <w:lang w:val="en-US"/>
        </w:rPr>
        <w:t xml:space="preserve"> effect and the transect as </w:t>
      </w:r>
      <w:del w:id="339" w:author="Owen Lewis" w:date="2021-08-20T08:49:00Z">
        <w:r w:rsidR="00D37A68" w:rsidRPr="007F05C5" w:rsidDel="00071151">
          <w:rPr>
            <w:rFonts w:ascii="Arial" w:hAnsi="Arial" w:cs="Arial"/>
            <w:lang w:val="en-US"/>
          </w:rPr>
          <w:delText xml:space="preserve">the </w:delText>
        </w:r>
      </w:del>
      <w:ins w:id="340" w:author="Owen Lewis" w:date="2021-08-20T08:49:00Z">
        <w:r w:rsidR="00071151">
          <w:rPr>
            <w:rFonts w:ascii="Arial" w:hAnsi="Arial" w:cs="Arial"/>
            <w:lang w:val="en-US"/>
          </w:rPr>
          <w:t>a</w:t>
        </w:r>
        <w:r w:rsidR="00071151" w:rsidRPr="007F05C5">
          <w:rPr>
            <w:rFonts w:ascii="Arial" w:hAnsi="Arial" w:cs="Arial"/>
            <w:lang w:val="en-US"/>
          </w:rPr>
          <w:t xml:space="preserve"> </w:t>
        </w:r>
      </w:ins>
      <w:r w:rsidR="007E6E9A" w:rsidRPr="007F05C5">
        <w:rPr>
          <w:rFonts w:ascii="Arial" w:hAnsi="Arial" w:cs="Arial"/>
          <w:lang w:val="en-US"/>
        </w:rPr>
        <w:t xml:space="preserve">random effect in </w:t>
      </w:r>
      <w:ins w:id="341" w:author="Owen Lewis" w:date="2021-08-20T08:49:00Z">
        <w:r w:rsidR="00071151">
          <w:rPr>
            <w:rFonts w:ascii="Arial" w:hAnsi="Arial" w:cs="Arial"/>
            <w:lang w:val="en-US"/>
          </w:rPr>
          <w:t xml:space="preserve">a </w:t>
        </w:r>
      </w:ins>
      <w:r w:rsidR="007E6E9A" w:rsidRPr="007F05C5">
        <w:rPr>
          <w:rFonts w:ascii="Arial" w:hAnsi="Arial" w:cs="Arial"/>
          <w:lang w:val="en-US"/>
        </w:rPr>
        <w:t xml:space="preserve">generalized linear </w:t>
      </w:r>
      <w:r w:rsidR="004A4A02" w:rsidRPr="007F05C5">
        <w:rPr>
          <w:rFonts w:ascii="Arial" w:hAnsi="Arial" w:cs="Arial"/>
          <w:lang w:val="en-US"/>
        </w:rPr>
        <w:t xml:space="preserve">mix-effect </w:t>
      </w:r>
      <w:r w:rsidR="007E6E9A" w:rsidRPr="007F05C5">
        <w:rPr>
          <w:rFonts w:ascii="Arial" w:hAnsi="Arial" w:cs="Arial"/>
          <w:lang w:val="en-US"/>
        </w:rPr>
        <w:t>model</w:t>
      </w:r>
      <w:r w:rsidR="004A4A02" w:rsidRPr="007F05C5">
        <w:rPr>
          <w:rFonts w:ascii="Arial" w:hAnsi="Arial" w:cs="Arial"/>
          <w:lang w:val="en-US"/>
        </w:rPr>
        <w:t xml:space="preserve"> (varying intercept, varying slope)</w:t>
      </w:r>
      <w:r w:rsidR="00FA13AC" w:rsidRPr="007F05C5">
        <w:rPr>
          <w:rFonts w:ascii="Arial" w:hAnsi="Arial" w:cs="Arial"/>
          <w:lang w:val="en-US"/>
        </w:rPr>
        <w:t xml:space="preserve"> </w:t>
      </w:r>
      <w:r w:rsidR="00066A1E" w:rsidRPr="007F05C5">
        <w:rPr>
          <w:rFonts w:ascii="Arial" w:hAnsi="Arial" w:cs="Arial"/>
          <w:lang w:val="en-US"/>
        </w:rPr>
        <w:t>using the</w:t>
      </w:r>
      <w:r w:rsidR="00FA13AC" w:rsidRPr="007F05C5">
        <w:rPr>
          <w:rFonts w:ascii="Arial" w:hAnsi="Arial" w:cs="Arial"/>
          <w:lang w:val="en-US"/>
        </w:rPr>
        <w:t xml:space="preserve"> </w:t>
      </w:r>
      <w:proofErr w:type="spellStart"/>
      <w:r w:rsidR="00FA13AC" w:rsidRPr="007F05C5">
        <w:rPr>
          <w:rFonts w:ascii="Arial" w:hAnsi="Arial" w:cs="Arial"/>
          <w:i/>
          <w:iCs/>
          <w:lang w:val="en-US"/>
        </w:rPr>
        <w:t>lmer</w:t>
      </w:r>
      <w:proofErr w:type="spellEnd"/>
      <w:r w:rsidR="00FA13AC" w:rsidRPr="007F05C5">
        <w:rPr>
          <w:rFonts w:ascii="Arial" w:hAnsi="Arial" w:cs="Arial"/>
          <w:i/>
          <w:iCs/>
          <w:lang w:val="en-US"/>
        </w:rPr>
        <w:t xml:space="preserve"> </w:t>
      </w:r>
      <w:r w:rsidR="00FA13AC" w:rsidRPr="007F05C5">
        <w:rPr>
          <w:rFonts w:ascii="Arial" w:hAnsi="Arial" w:cs="Arial"/>
          <w:lang w:val="en-US"/>
        </w:rPr>
        <w:t>package</w:t>
      </w:r>
      <w:r w:rsidR="007E6E9A" w:rsidRPr="007F05C5">
        <w:rPr>
          <w:rFonts w:ascii="Arial" w:hAnsi="Arial" w:cs="Arial"/>
          <w:lang w:val="en-US"/>
        </w:rPr>
        <w:t>.</w:t>
      </w:r>
      <w:r w:rsidR="00D12D2F" w:rsidRPr="007F05C5">
        <w:rPr>
          <w:rFonts w:ascii="Arial" w:hAnsi="Arial" w:cs="Arial"/>
          <w:lang w:val="en-US"/>
        </w:rPr>
        <w:t xml:space="preserve"> </w:t>
      </w:r>
      <w:r w:rsidR="00B03AFF" w:rsidRPr="007F05C5">
        <w:rPr>
          <w:rFonts w:ascii="Arial" w:hAnsi="Arial" w:cs="Arial"/>
          <w:lang w:val="en-US"/>
        </w:rPr>
        <w:t>The</w:t>
      </w:r>
      <w:r w:rsidR="00066A1E" w:rsidRPr="007F05C5">
        <w:rPr>
          <w:rFonts w:ascii="Arial" w:hAnsi="Arial" w:cs="Arial"/>
          <w:lang w:val="en-US"/>
        </w:rPr>
        <w:t>se</w:t>
      </w:r>
      <w:r w:rsidR="00B03AFF" w:rsidRPr="007F05C5">
        <w:rPr>
          <w:rFonts w:ascii="Arial" w:hAnsi="Arial" w:cs="Arial"/>
          <w:lang w:val="en-US"/>
        </w:rPr>
        <w:t xml:space="preserve"> t</w:t>
      </w:r>
      <w:r w:rsidR="00D12D2F" w:rsidRPr="007F05C5">
        <w:rPr>
          <w:rFonts w:ascii="Arial" w:hAnsi="Arial" w:cs="Arial"/>
          <w:lang w:val="en-US"/>
        </w:rPr>
        <w:t xml:space="preserve">wo ways of describing distribution patterns were compared </w:t>
      </w:r>
      <w:r w:rsidR="00066A1E" w:rsidRPr="007F05C5">
        <w:rPr>
          <w:rFonts w:ascii="Arial" w:hAnsi="Arial" w:cs="Arial"/>
          <w:lang w:val="en-US"/>
        </w:rPr>
        <w:t>using a</w:t>
      </w:r>
      <w:r w:rsidR="00D12D2F" w:rsidRPr="007F05C5">
        <w:rPr>
          <w:rFonts w:ascii="Arial" w:hAnsi="Arial" w:cs="Arial"/>
          <w:lang w:val="en-US"/>
        </w:rPr>
        <w:t xml:space="preserve"> Spearman’s rank test. </w:t>
      </w:r>
      <w:commentRangeStart w:id="342"/>
      <w:r w:rsidR="00DD6DF3" w:rsidRPr="007F05C5">
        <w:rPr>
          <w:rFonts w:ascii="Arial" w:hAnsi="Arial" w:cs="Arial"/>
          <w:lang w:val="en-US"/>
        </w:rPr>
        <w:t xml:space="preserve">For simplification, the </w:t>
      </w:r>
      <w:proofErr w:type="spellStart"/>
      <w:r w:rsidR="00DD6DF3" w:rsidRPr="007F05C5">
        <w:rPr>
          <w:rFonts w:ascii="Arial" w:hAnsi="Arial" w:cs="Arial"/>
          <w:lang w:val="en-US"/>
        </w:rPr>
        <w:t>hIndex</w:t>
      </w:r>
      <w:proofErr w:type="spellEnd"/>
      <w:r w:rsidR="00DD6DF3" w:rsidRPr="007F05C5">
        <w:rPr>
          <w:rFonts w:ascii="Arial" w:hAnsi="Arial" w:cs="Arial"/>
          <w:lang w:val="en-US"/>
        </w:rPr>
        <w:t xml:space="preserve"> was used to represent the distribution pattern in the following analysis</w:t>
      </w:r>
      <w:commentRangeEnd w:id="342"/>
      <w:r w:rsidR="0000748B">
        <w:rPr>
          <w:rStyle w:val="CommentReference"/>
          <w:rFonts w:asciiTheme="minorHAnsi" w:eastAsiaTheme="minorHAnsi" w:hAnsiTheme="minorHAnsi" w:cstheme="minorBidi"/>
          <w:lang w:eastAsia="en-US"/>
        </w:rPr>
        <w:commentReference w:id="342"/>
      </w:r>
      <w:r w:rsidR="00DD6DF3" w:rsidRPr="007F05C5">
        <w:rPr>
          <w:rFonts w:ascii="Arial" w:hAnsi="Arial" w:cs="Arial"/>
          <w:lang w:val="en-US"/>
        </w:rPr>
        <w:t>.</w:t>
      </w:r>
    </w:p>
    <w:p w14:paraId="4DE1B965" w14:textId="01E8841B" w:rsidR="005E0F08" w:rsidRPr="007F05C5" w:rsidRDefault="005E0F08" w:rsidP="008E748E">
      <w:pPr>
        <w:ind w:firstLine="360"/>
        <w:rPr>
          <w:rFonts w:ascii="Arial" w:hAnsi="Arial" w:cs="Arial"/>
          <w:lang w:val="en-US"/>
        </w:rPr>
      </w:pPr>
      <w:r w:rsidRPr="007F05C5">
        <w:rPr>
          <w:rFonts w:ascii="Arial" w:hAnsi="Arial" w:cs="Arial"/>
          <w:lang w:val="en-US"/>
        </w:rPr>
        <w:t xml:space="preserve">It is important to note that the abundance patterns we focus </w:t>
      </w:r>
      <w:ins w:id="343" w:author="Owen Lewis" w:date="2021-08-20T08:50:00Z">
        <w:r w:rsidR="0000748B">
          <w:rPr>
            <w:rFonts w:ascii="Arial" w:hAnsi="Arial" w:cs="Arial"/>
            <w:lang w:val="en-US"/>
          </w:rPr>
          <w:t xml:space="preserve">on </w:t>
        </w:r>
      </w:ins>
      <w:r w:rsidRPr="007F05C5">
        <w:rPr>
          <w:rFonts w:ascii="Arial" w:hAnsi="Arial" w:cs="Arial"/>
          <w:lang w:val="en-US"/>
        </w:rPr>
        <w:t xml:space="preserve">here is to compare the abundance of a species with itself along the </w:t>
      </w:r>
      <w:r w:rsidR="00846F63">
        <w:rPr>
          <w:rFonts w:ascii="Arial" w:hAnsi="Arial" w:cs="Arial"/>
          <w:lang w:val="en-US"/>
        </w:rPr>
        <w:t>elevation</w:t>
      </w:r>
      <w:r w:rsidRPr="007F05C5">
        <w:rPr>
          <w:rFonts w:ascii="Arial" w:hAnsi="Arial" w:cs="Arial"/>
          <w:lang w:val="en-US"/>
        </w:rPr>
        <w:t xml:space="preserve">, rather than to compare the abundance of multiple species in a given location. </w:t>
      </w:r>
      <w:del w:id="344" w:author="Owen Lewis" w:date="2021-08-20T08:51:00Z">
        <w:r w:rsidRPr="007F05C5" w:rsidDel="0000748B">
          <w:rPr>
            <w:rFonts w:ascii="Arial" w:hAnsi="Arial" w:cs="Arial"/>
            <w:lang w:val="en-US"/>
          </w:rPr>
          <w:delText xml:space="preserve">By </w:delText>
        </w:r>
      </w:del>
      <w:ins w:id="345" w:author="Owen Lewis" w:date="2021-08-20T08:51:00Z">
        <w:r w:rsidR="0000748B">
          <w:rPr>
            <w:rFonts w:ascii="Arial" w:hAnsi="Arial" w:cs="Arial"/>
            <w:lang w:val="en-US"/>
          </w:rPr>
          <w:t>With</w:t>
        </w:r>
        <w:r w:rsidR="0000748B" w:rsidRPr="007F05C5">
          <w:rPr>
            <w:rFonts w:ascii="Arial" w:hAnsi="Arial" w:cs="Arial"/>
            <w:lang w:val="en-US"/>
          </w:rPr>
          <w:t xml:space="preserve"> </w:t>
        </w:r>
      </w:ins>
      <w:r w:rsidRPr="007F05C5">
        <w:rPr>
          <w:rFonts w:ascii="Arial" w:hAnsi="Arial" w:cs="Arial"/>
          <w:lang w:val="en-US"/>
        </w:rPr>
        <w:t xml:space="preserve">this definition, an upland-biased species may have </w:t>
      </w:r>
      <w:ins w:id="346" w:author="Owen Lewis" w:date="2021-08-20T08:50:00Z">
        <w:r w:rsidR="0000748B">
          <w:rPr>
            <w:rFonts w:ascii="Arial" w:hAnsi="Arial" w:cs="Arial"/>
            <w:lang w:val="en-US"/>
          </w:rPr>
          <w:t xml:space="preserve">a </w:t>
        </w:r>
      </w:ins>
      <w:r w:rsidRPr="007F05C5">
        <w:rPr>
          <w:rFonts w:ascii="Arial" w:hAnsi="Arial" w:cs="Arial"/>
          <w:lang w:val="en-US"/>
        </w:rPr>
        <w:t>higher absolute value of population size than the lowland-biased species in the lowland.</w:t>
      </w:r>
      <w:commentRangeEnd w:id="332"/>
      <w:r w:rsidR="00805315">
        <w:rPr>
          <w:rStyle w:val="CommentReference"/>
          <w:rFonts w:asciiTheme="minorHAnsi" w:eastAsiaTheme="minorHAnsi" w:hAnsiTheme="minorHAnsi" w:cstheme="minorBidi"/>
          <w:lang w:eastAsia="en-US"/>
        </w:rPr>
        <w:commentReference w:id="332"/>
      </w:r>
    </w:p>
    <w:p w14:paraId="54C257A6" w14:textId="10E74713" w:rsidR="00EB355F" w:rsidRPr="007F05C5" w:rsidRDefault="001F50EB" w:rsidP="008E748E">
      <w:pPr>
        <w:ind w:firstLine="360"/>
        <w:rPr>
          <w:rFonts w:ascii="Arial" w:hAnsi="Arial" w:cs="Arial"/>
          <w:lang w:val="en-US"/>
        </w:rPr>
      </w:pPr>
      <w:r w:rsidRPr="007F05C5">
        <w:rPr>
          <w:rFonts w:ascii="Arial" w:hAnsi="Arial" w:cs="Arial"/>
          <w:i/>
          <w:iCs/>
          <w:lang w:val="en-US"/>
        </w:rPr>
        <w:t>Thermal performance curve</w:t>
      </w:r>
      <w:r w:rsidR="007E6E9A" w:rsidRPr="007F05C5">
        <w:rPr>
          <w:rFonts w:ascii="Arial" w:hAnsi="Arial" w:cs="Arial"/>
          <w:lang w:val="en-US"/>
        </w:rPr>
        <w:t xml:space="preserve">. </w:t>
      </w:r>
      <w:r w:rsidR="00066A1E" w:rsidRPr="007F05C5">
        <w:rPr>
          <w:rFonts w:ascii="Arial" w:hAnsi="Arial" w:cs="Arial"/>
          <w:lang w:val="en-US"/>
        </w:rPr>
        <w:t>A m</w:t>
      </w:r>
      <w:r w:rsidR="00EB355F" w:rsidRPr="007F05C5">
        <w:rPr>
          <w:rFonts w:ascii="Arial" w:hAnsi="Arial" w:cs="Arial"/>
          <w:lang w:val="en-US"/>
        </w:rPr>
        <w:t>ulti-level</w:t>
      </w:r>
      <w:r w:rsidR="00066A1E" w:rsidRPr="007F05C5">
        <w:rPr>
          <w:rFonts w:ascii="Arial" w:hAnsi="Arial" w:cs="Arial"/>
          <w:lang w:val="en-US"/>
        </w:rPr>
        <w:t>,</w:t>
      </w:r>
      <w:r w:rsidR="00EB355F" w:rsidRPr="007F05C5">
        <w:rPr>
          <w:rFonts w:ascii="Arial" w:hAnsi="Arial" w:cs="Arial"/>
          <w:lang w:val="en-US"/>
        </w:rPr>
        <w:t xml:space="preserve"> non-linear</w:t>
      </w:r>
      <w:r w:rsidRPr="007F05C5">
        <w:rPr>
          <w:rFonts w:ascii="Arial" w:hAnsi="Arial" w:cs="Arial"/>
          <w:lang w:val="en-US"/>
        </w:rPr>
        <w:t xml:space="preserve"> piecewise</w:t>
      </w:r>
      <w:r w:rsidR="00EB355F" w:rsidRPr="007F05C5">
        <w:rPr>
          <w:rFonts w:ascii="Arial" w:hAnsi="Arial" w:cs="Arial"/>
          <w:lang w:val="en-US"/>
        </w:rPr>
        <w:t xml:space="preserve"> model was fitted under </w:t>
      </w:r>
      <w:r w:rsidR="00D37A68" w:rsidRPr="007F05C5">
        <w:rPr>
          <w:rFonts w:ascii="Arial" w:hAnsi="Arial" w:cs="Arial"/>
          <w:lang w:val="en-US"/>
        </w:rPr>
        <w:t xml:space="preserve">the </w:t>
      </w:r>
      <w:r w:rsidR="00EB355F" w:rsidRPr="007F05C5">
        <w:rPr>
          <w:rFonts w:ascii="Arial" w:hAnsi="Arial" w:cs="Arial"/>
          <w:lang w:val="en-US"/>
        </w:rPr>
        <w:t xml:space="preserve">Bayesian framework using MCMC sampling </w:t>
      </w:r>
      <w:r w:rsidR="00365027" w:rsidRPr="007F05C5">
        <w:rPr>
          <w:rFonts w:ascii="Arial" w:hAnsi="Arial" w:cs="Arial"/>
          <w:lang w:val="en-US"/>
        </w:rPr>
        <w:t>within the</w:t>
      </w:r>
      <w:r w:rsidR="00EB355F" w:rsidRPr="007F05C5">
        <w:rPr>
          <w:rFonts w:ascii="Arial" w:hAnsi="Arial" w:cs="Arial"/>
          <w:i/>
          <w:iCs/>
          <w:lang w:val="en-US"/>
        </w:rPr>
        <w:t xml:space="preserve"> </w:t>
      </w:r>
      <w:proofErr w:type="spellStart"/>
      <w:r w:rsidR="00193090" w:rsidRPr="007F05C5">
        <w:rPr>
          <w:rFonts w:ascii="Arial" w:hAnsi="Arial" w:cs="Arial"/>
          <w:i/>
          <w:iCs/>
          <w:lang w:val="en-US"/>
        </w:rPr>
        <w:t>r</w:t>
      </w:r>
      <w:r w:rsidR="00EB355F" w:rsidRPr="007F05C5">
        <w:rPr>
          <w:rFonts w:ascii="Arial" w:hAnsi="Arial" w:cs="Arial"/>
          <w:i/>
          <w:iCs/>
          <w:lang w:val="en-US"/>
        </w:rPr>
        <w:t>stan</w:t>
      </w:r>
      <w:proofErr w:type="spellEnd"/>
      <w:r w:rsidR="00EB355F" w:rsidRPr="007F05C5">
        <w:rPr>
          <w:rFonts w:ascii="Arial" w:hAnsi="Arial" w:cs="Arial"/>
          <w:lang w:val="en-US"/>
        </w:rPr>
        <w:t xml:space="preserve"> package in R. Total offspring numbers were calculated </w:t>
      </w:r>
      <w:r w:rsidR="00030020" w:rsidRPr="007F05C5">
        <w:rPr>
          <w:rFonts w:ascii="Arial" w:hAnsi="Arial" w:cs="Arial"/>
          <w:lang w:val="en-US"/>
        </w:rPr>
        <w:t xml:space="preserve">by </w:t>
      </w:r>
      <w:r w:rsidR="00EB355F" w:rsidRPr="007F05C5">
        <w:rPr>
          <w:rFonts w:ascii="Arial" w:hAnsi="Arial" w:cs="Arial"/>
          <w:lang w:val="en-US"/>
        </w:rPr>
        <w:t xml:space="preserve">combining the offspring numbers </w:t>
      </w:r>
      <w:r w:rsidR="00030020" w:rsidRPr="007F05C5">
        <w:rPr>
          <w:rFonts w:ascii="Arial" w:hAnsi="Arial" w:cs="Arial"/>
          <w:lang w:val="en-US"/>
        </w:rPr>
        <w:t xml:space="preserve">on </w:t>
      </w:r>
      <w:r w:rsidR="00EB355F" w:rsidRPr="007F05C5">
        <w:rPr>
          <w:rFonts w:ascii="Arial" w:hAnsi="Arial" w:cs="Arial"/>
          <w:lang w:val="en-US"/>
        </w:rPr>
        <w:t xml:space="preserve">day 1-2 and day 7-8. </w:t>
      </w:r>
      <w:r w:rsidR="00D37A68" w:rsidRPr="007F05C5">
        <w:rPr>
          <w:rFonts w:ascii="Arial" w:hAnsi="Arial" w:cs="Arial"/>
          <w:lang w:val="en-US"/>
        </w:rPr>
        <w:t>The a</w:t>
      </w:r>
      <w:r w:rsidR="00EB355F" w:rsidRPr="007F05C5">
        <w:rPr>
          <w:rFonts w:ascii="Arial" w:hAnsi="Arial" w:cs="Arial"/>
          <w:lang w:val="en-US"/>
        </w:rPr>
        <w:t xml:space="preserve">verage daily fecundity per female was calculated, then square root </w:t>
      </w:r>
      <w:r w:rsidR="00030020" w:rsidRPr="007F05C5">
        <w:rPr>
          <w:rFonts w:ascii="Arial" w:hAnsi="Arial" w:cs="Arial"/>
          <w:lang w:val="en-US"/>
        </w:rPr>
        <w:t>transformed</w:t>
      </w:r>
      <w:r w:rsidR="00EB355F" w:rsidRPr="007F05C5">
        <w:rPr>
          <w:rFonts w:ascii="Arial" w:hAnsi="Arial" w:cs="Arial"/>
          <w:lang w:val="en-US"/>
        </w:rPr>
        <w:t xml:space="preserve">. </w:t>
      </w:r>
      <w:r w:rsidR="00397B32" w:rsidRPr="007F05C5">
        <w:rPr>
          <w:rFonts w:ascii="Arial" w:hAnsi="Arial" w:cs="Arial"/>
          <w:lang w:val="en-US"/>
        </w:rPr>
        <w:t>Square</w:t>
      </w:r>
      <w:r w:rsidR="00030020" w:rsidRPr="007F05C5">
        <w:rPr>
          <w:rFonts w:ascii="Arial" w:hAnsi="Arial" w:cs="Arial"/>
          <w:lang w:val="en-US"/>
        </w:rPr>
        <w:t>-</w:t>
      </w:r>
      <w:r w:rsidR="00397B32" w:rsidRPr="007F05C5">
        <w:rPr>
          <w:rFonts w:ascii="Arial" w:hAnsi="Arial" w:cs="Arial"/>
          <w:lang w:val="en-US"/>
        </w:rPr>
        <w:t xml:space="preserve">rooted daily fecundity was modeled </w:t>
      </w:r>
      <w:r w:rsidR="00030020" w:rsidRPr="007F05C5">
        <w:rPr>
          <w:rFonts w:ascii="Arial" w:hAnsi="Arial" w:cs="Arial"/>
          <w:lang w:val="en-US"/>
        </w:rPr>
        <w:t xml:space="preserve">with the </w:t>
      </w:r>
      <w:r w:rsidR="00397B32" w:rsidRPr="007F05C5">
        <w:rPr>
          <w:rFonts w:ascii="Arial" w:hAnsi="Arial" w:cs="Arial"/>
          <w:lang w:val="en-US"/>
        </w:rPr>
        <w:t>Briere2 function</w:t>
      </w:r>
      <w:r w:rsidR="00F36265" w:rsidRPr="007F05C5">
        <w:rPr>
          <w:rFonts w:ascii="Arial" w:hAnsi="Arial" w:cs="Arial"/>
          <w:lang w:val="en-US"/>
        </w:rPr>
        <w:t xml:space="preserve"> </w:t>
      </w:r>
      <w:r w:rsidR="00F36265" w:rsidRPr="007F05C5">
        <w:rPr>
          <w:rFonts w:ascii="Arial" w:hAnsi="Arial" w:cs="Arial"/>
          <w:lang w:val="en-US"/>
        </w:rPr>
        <w:fldChar w:fldCharType="begin" w:fldLock="1"/>
      </w:r>
      <w:r w:rsidR="00DE5865"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7F05C5">
        <w:rPr>
          <w:rFonts w:ascii="Arial" w:hAnsi="Arial" w:cs="Arial"/>
          <w:lang w:val="en-US"/>
        </w:rPr>
        <w:fldChar w:fldCharType="separate"/>
      </w:r>
      <w:r w:rsidR="00F36265" w:rsidRPr="007F05C5">
        <w:rPr>
          <w:rFonts w:ascii="Arial" w:hAnsi="Arial" w:cs="Arial"/>
          <w:noProof/>
          <w:lang w:val="en-US"/>
        </w:rPr>
        <w:t>(Briere et al. 1999)</w:t>
      </w:r>
      <w:r w:rsidR="00F36265" w:rsidRPr="007F05C5">
        <w:rPr>
          <w:rFonts w:ascii="Arial" w:hAnsi="Arial" w:cs="Arial"/>
          <w:lang w:val="en-US"/>
        </w:rPr>
        <w:fldChar w:fldCharType="end"/>
      </w:r>
      <w:r w:rsidR="00397B32" w:rsidRPr="007F05C5">
        <w:rPr>
          <w:rFonts w:ascii="Arial" w:hAnsi="Arial" w:cs="Arial"/>
          <w:lang w:val="en-US"/>
        </w:rPr>
        <w:t>:</w:t>
      </w:r>
    </w:p>
    <w:p w14:paraId="6E01D313" w14:textId="2DEEA7A1" w:rsidR="00397B32" w:rsidRPr="007F05C5" w:rsidRDefault="00397B32" w:rsidP="008E748E">
      <w:pPr>
        <w:ind w:firstLine="360"/>
        <w:rPr>
          <w:rFonts w:ascii="Arial" w:hAnsi="Arial" w:cs="Arial"/>
          <w:lang w:val="en-US"/>
        </w:rPr>
      </w:pPr>
      <w:r w:rsidRPr="007F05C5">
        <w:rPr>
          <w:rFonts w:ascii="Arial" w:hAnsi="Arial" w:cs="Arial"/>
          <w:lang w:val="en-US"/>
        </w:rPr>
        <w:t xml:space="preserve">Y = a * T * (T - </w:t>
      </w:r>
      <w:proofErr w:type="spellStart"/>
      <w:r w:rsidRPr="007F05C5">
        <w:rPr>
          <w:rFonts w:ascii="Arial" w:hAnsi="Arial" w:cs="Arial"/>
          <w:lang w:val="en-US"/>
        </w:rPr>
        <w:t>RT</w:t>
      </w:r>
      <w:r w:rsidRPr="002347D9">
        <w:rPr>
          <w:rFonts w:ascii="Arial" w:hAnsi="Arial" w:cs="Arial"/>
          <w:vertAlign w:val="subscript"/>
          <w:lang w:val="en-US"/>
        </w:rPr>
        <w:t>min</w:t>
      </w:r>
      <w:proofErr w:type="spellEnd"/>
      <w:r w:rsidRPr="007F05C5">
        <w:rPr>
          <w:rFonts w:ascii="Arial" w:hAnsi="Arial" w:cs="Arial"/>
          <w:lang w:val="en-US"/>
        </w:rPr>
        <w:t>) * (</w:t>
      </w:r>
      <w:proofErr w:type="spellStart"/>
      <w:r w:rsidRPr="007F05C5">
        <w:rPr>
          <w:rFonts w:ascii="Arial" w:hAnsi="Arial" w:cs="Arial"/>
          <w:lang w:val="en-US"/>
        </w:rPr>
        <w:t>RT</w:t>
      </w:r>
      <w:r w:rsidRPr="002347D9">
        <w:rPr>
          <w:rFonts w:ascii="Arial" w:hAnsi="Arial" w:cs="Arial"/>
          <w:vertAlign w:val="subscript"/>
          <w:lang w:val="en-US"/>
        </w:rPr>
        <w:t>max</w:t>
      </w:r>
      <w:proofErr w:type="spellEnd"/>
      <w:r w:rsidRPr="007F05C5">
        <w:rPr>
          <w:rFonts w:ascii="Arial" w:hAnsi="Arial" w:cs="Arial"/>
          <w:lang w:val="en-US"/>
        </w:rPr>
        <w:t xml:space="preserve"> - </w:t>
      </w:r>
      <w:proofErr w:type="gramStart"/>
      <w:r w:rsidRPr="007F05C5">
        <w:rPr>
          <w:rFonts w:ascii="Arial" w:hAnsi="Arial" w:cs="Arial"/>
          <w:lang w:val="en-US"/>
        </w:rPr>
        <w:t>T)^</w:t>
      </w:r>
      <w:proofErr w:type="gramEnd"/>
      <w:r w:rsidRPr="007F05C5">
        <w:rPr>
          <w:rFonts w:ascii="Arial" w:hAnsi="Arial" w:cs="Arial"/>
          <w:lang w:val="en-US"/>
        </w:rPr>
        <w:t>(1/b)</w:t>
      </w:r>
      <w:r w:rsidR="00F7406A" w:rsidRPr="007F05C5">
        <w:rPr>
          <w:rFonts w:ascii="Arial" w:hAnsi="Arial" w:cs="Arial"/>
          <w:lang w:val="en-US"/>
        </w:rPr>
        <w:t xml:space="preserve">  (</w:t>
      </w:r>
      <w:r w:rsidR="002347D9">
        <w:rPr>
          <w:rFonts w:ascii="Arial" w:hAnsi="Arial" w:cs="Arial"/>
          <w:lang w:val="en-US"/>
        </w:rPr>
        <w:t xml:space="preserve">if </w:t>
      </w:r>
      <w:proofErr w:type="spellStart"/>
      <w:r w:rsidR="00F7406A" w:rsidRPr="007F05C5">
        <w:rPr>
          <w:rFonts w:ascii="Arial" w:hAnsi="Arial" w:cs="Arial"/>
          <w:lang w:val="en-US"/>
        </w:rPr>
        <w:t>RT</w:t>
      </w:r>
      <w:r w:rsidR="00F7406A" w:rsidRPr="002347D9">
        <w:rPr>
          <w:rFonts w:ascii="Arial" w:hAnsi="Arial" w:cs="Arial"/>
          <w:vertAlign w:val="subscript"/>
          <w:lang w:val="en-US"/>
        </w:rPr>
        <w:t>min</w:t>
      </w:r>
      <w:proofErr w:type="spellEnd"/>
      <w:r w:rsidR="00F7406A" w:rsidRPr="007F05C5">
        <w:rPr>
          <w:rFonts w:ascii="Arial" w:hAnsi="Arial" w:cs="Arial"/>
          <w:lang w:val="en-US"/>
        </w:rPr>
        <w:t xml:space="preserve"> &lt; T &lt; </w:t>
      </w:r>
      <w:proofErr w:type="spellStart"/>
      <w:r w:rsidR="00F7406A" w:rsidRPr="007F05C5">
        <w:rPr>
          <w:rFonts w:ascii="Arial" w:hAnsi="Arial" w:cs="Arial"/>
          <w:lang w:val="en-US"/>
        </w:rPr>
        <w:t>RT</w:t>
      </w:r>
      <w:r w:rsidR="00F7406A" w:rsidRPr="002347D9">
        <w:rPr>
          <w:rFonts w:ascii="Arial" w:hAnsi="Arial" w:cs="Arial"/>
          <w:vertAlign w:val="subscript"/>
          <w:lang w:val="en-US"/>
        </w:rPr>
        <w:t>max</w:t>
      </w:r>
      <w:proofErr w:type="spellEnd"/>
      <w:r w:rsidR="00F7406A" w:rsidRPr="007F05C5">
        <w:rPr>
          <w:rFonts w:ascii="Arial" w:hAnsi="Arial" w:cs="Arial"/>
          <w:lang w:val="en-US"/>
        </w:rPr>
        <w:t>),</w:t>
      </w:r>
    </w:p>
    <w:p w14:paraId="1E560746" w14:textId="516C9894" w:rsidR="00F7406A" w:rsidRPr="007F05C5" w:rsidRDefault="00F7406A" w:rsidP="008E748E">
      <w:pPr>
        <w:ind w:firstLine="360"/>
        <w:rPr>
          <w:rFonts w:ascii="Arial" w:hAnsi="Arial" w:cs="Arial"/>
          <w:lang w:val="en-US"/>
        </w:rPr>
      </w:pPr>
      <w:r w:rsidRPr="007F05C5">
        <w:rPr>
          <w:rFonts w:ascii="Arial" w:hAnsi="Arial" w:cs="Arial"/>
          <w:lang w:val="en-US"/>
        </w:rPr>
        <w:t xml:space="preserve">Y = </w:t>
      </w:r>
      <w:proofErr w:type="gramStart"/>
      <w:r w:rsidRPr="007F05C5">
        <w:rPr>
          <w:rFonts w:ascii="Arial" w:hAnsi="Arial" w:cs="Arial"/>
          <w:lang w:val="en-US"/>
        </w:rPr>
        <w:t>0  (</w:t>
      </w:r>
      <w:proofErr w:type="gramEnd"/>
      <w:r w:rsidR="002347D9">
        <w:rPr>
          <w:rFonts w:ascii="Arial" w:hAnsi="Arial" w:cs="Arial"/>
          <w:lang w:val="en-US"/>
        </w:rPr>
        <w:t xml:space="preserve">if </w:t>
      </w:r>
      <w:r w:rsidRPr="007F05C5">
        <w:rPr>
          <w:rFonts w:ascii="Arial" w:hAnsi="Arial" w:cs="Arial"/>
          <w:lang w:val="en-US"/>
        </w:rPr>
        <w:t xml:space="preserve">T &lt;= </w:t>
      </w:r>
      <w:proofErr w:type="spellStart"/>
      <w:r w:rsidRPr="007F05C5">
        <w:rPr>
          <w:rFonts w:ascii="Arial" w:hAnsi="Arial" w:cs="Arial"/>
          <w:lang w:val="en-US"/>
        </w:rPr>
        <w:t>RT</w:t>
      </w:r>
      <w:r w:rsidRPr="002347D9">
        <w:rPr>
          <w:rFonts w:ascii="Arial" w:hAnsi="Arial" w:cs="Arial"/>
          <w:vertAlign w:val="subscript"/>
          <w:lang w:val="en-US"/>
        </w:rPr>
        <w:t>min</w:t>
      </w:r>
      <w:proofErr w:type="spellEnd"/>
      <w:r w:rsidRPr="007F05C5">
        <w:rPr>
          <w:rFonts w:ascii="Arial" w:hAnsi="Arial" w:cs="Arial"/>
          <w:lang w:val="en-US"/>
        </w:rPr>
        <w:t xml:space="preserve"> or R &gt;= </w:t>
      </w:r>
      <w:proofErr w:type="spellStart"/>
      <w:r w:rsidRPr="007F05C5">
        <w:rPr>
          <w:rFonts w:ascii="Arial" w:hAnsi="Arial" w:cs="Arial"/>
          <w:lang w:val="en-US"/>
        </w:rPr>
        <w:t>RT</w:t>
      </w:r>
      <w:r w:rsidRPr="002347D9">
        <w:rPr>
          <w:rFonts w:ascii="Arial" w:hAnsi="Arial" w:cs="Arial"/>
          <w:vertAlign w:val="subscript"/>
          <w:lang w:val="en-US"/>
        </w:rPr>
        <w:t>max</w:t>
      </w:r>
      <w:proofErr w:type="spellEnd"/>
      <w:r w:rsidRPr="007F05C5">
        <w:rPr>
          <w:rFonts w:ascii="Arial" w:hAnsi="Arial" w:cs="Arial"/>
          <w:lang w:val="en-US"/>
        </w:rPr>
        <w:t>)</w:t>
      </w:r>
      <w:r w:rsidR="001F50EB" w:rsidRPr="007F05C5">
        <w:rPr>
          <w:rFonts w:ascii="Arial" w:hAnsi="Arial" w:cs="Arial"/>
          <w:lang w:val="en-US"/>
        </w:rPr>
        <w:t>,</w:t>
      </w:r>
    </w:p>
    <w:p w14:paraId="5B37A075" w14:textId="2A0FB0F7" w:rsidR="00851127" w:rsidRPr="008E748E" w:rsidRDefault="00397B32" w:rsidP="008E748E">
      <w:pPr>
        <w:rPr>
          <w:rFonts w:ascii="Arial" w:hAnsi="Arial" w:cs="Arial"/>
        </w:rPr>
      </w:pPr>
      <w:r w:rsidRPr="007F05C5">
        <w:rPr>
          <w:rFonts w:ascii="Arial" w:hAnsi="Arial" w:cs="Arial"/>
          <w:lang w:val="en-US"/>
        </w:rPr>
        <w:t xml:space="preserve">where T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del w:id="347" w:author="Owen Lewis" w:date="2021-08-20T08:52:00Z">
        <w:r w:rsidRPr="007F05C5" w:rsidDel="00C91827">
          <w:rPr>
            <w:rFonts w:ascii="Arial" w:hAnsi="Arial" w:cs="Arial"/>
            <w:lang w:val="en-US"/>
          </w:rPr>
          <w:delText xml:space="preserve">is </w:delText>
        </w:r>
      </w:del>
      <w:ins w:id="348" w:author="Owen Lewis" w:date="2021-08-20T08:52:00Z">
        <w:r w:rsidR="00C91827">
          <w:rPr>
            <w:rFonts w:ascii="Arial" w:hAnsi="Arial" w:cs="Arial"/>
            <w:lang w:val="en-US"/>
          </w:rPr>
          <w:t>are</w:t>
        </w:r>
        <w:r w:rsidR="00C91827" w:rsidRPr="007F05C5">
          <w:rPr>
            <w:rFonts w:ascii="Arial" w:hAnsi="Arial" w:cs="Arial"/>
            <w:lang w:val="en-US"/>
          </w:rPr>
          <w:t xml:space="preserve"> </w:t>
        </w:r>
      </w:ins>
      <w:r w:rsidRPr="007F05C5">
        <w:rPr>
          <w:rFonts w:ascii="Arial" w:hAnsi="Arial" w:cs="Arial"/>
          <w:lang w:val="en-US"/>
        </w:rPr>
        <w:t>the minimum and maximum temperature</w:t>
      </w:r>
      <w:ins w:id="349" w:author="Owen Lewis" w:date="2021-08-20T08:52:00Z">
        <w:r w:rsidR="00C91827">
          <w:rPr>
            <w:rFonts w:ascii="Arial" w:hAnsi="Arial" w:cs="Arial"/>
            <w:lang w:val="en-US"/>
          </w:rPr>
          <w:t>s</w:t>
        </w:r>
      </w:ins>
      <w:r w:rsidRPr="007F05C5">
        <w:rPr>
          <w:rFonts w:ascii="Arial" w:hAnsi="Arial" w:cs="Arial"/>
          <w:lang w:val="en-US"/>
        </w:rPr>
        <w:t xml:space="preserve"> for the species to </w:t>
      </w:r>
      <w:proofErr w:type="gramStart"/>
      <w:r w:rsidRPr="007F05C5">
        <w:rPr>
          <w:rFonts w:ascii="Arial" w:hAnsi="Arial" w:cs="Arial"/>
          <w:lang w:val="en-US"/>
        </w:rPr>
        <w:t xml:space="preserve">reproduce,  </w:t>
      </w:r>
      <w:r w:rsidRPr="007F05C5">
        <w:rPr>
          <w:rFonts w:ascii="Arial" w:hAnsi="Arial" w:cs="Arial"/>
          <w:i/>
          <w:iCs/>
          <w:lang w:val="en-US"/>
        </w:rPr>
        <w:t>a</w:t>
      </w:r>
      <w:proofErr w:type="gramEnd"/>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ins w:id="350" w:author="Owen Lewis" w:date="2021-08-20T10:26:00Z">
        <w:r w:rsidR="00DE0B88">
          <w:rPr>
            <w:rFonts w:ascii="Arial" w:hAnsi="Arial" w:cs="Arial"/>
            <w:lang w:val="en-US"/>
          </w:rPr>
          <w:t xml:space="preserve">Across the nine species, each of </w:t>
        </w:r>
      </w:ins>
      <w:commentRangeStart w:id="351"/>
      <w:r w:rsidRPr="007F05C5">
        <w:rPr>
          <w:rFonts w:ascii="Arial" w:hAnsi="Arial" w:cs="Arial"/>
          <w:i/>
          <w:iCs/>
          <w:lang w:val="en-US"/>
        </w:rPr>
        <w:t>a</w:t>
      </w:r>
      <w:r w:rsidRPr="007F05C5">
        <w:rPr>
          <w:rFonts w:ascii="Arial" w:hAnsi="Arial" w:cs="Arial"/>
          <w:lang w:val="en-US"/>
        </w:rPr>
        <w:t xml:space="preserve">, </w:t>
      </w:r>
      <w:r w:rsidRPr="007F05C5">
        <w:rPr>
          <w:rFonts w:ascii="Arial" w:hAnsi="Arial" w:cs="Arial"/>
          <w:i/>
          <w:iCs/>
          <w:lang w:val="en-US"/>
        </w:rPr>
        <w:t>b</w:t>
      </w:r>
      <w:r w:rsidRPr="007F05C5">
        <w:rPr>
          <w:rFonts w:ascii="Arial" w:hAnsi="Arial" w:cs="Arial"/>
          <w:lang w:val="en-US"/>
        </w:rPr>
        <w:t xml:space="preserve">, </w:t>
      </w:r>
      <w:proofErr w:type="spellStart"/>
      <w:r w:rsidRPr="007F05C5">
        <w:rPr>
          <w:rFonts w:ascii="Arial" w:hAnsi="Arial" w:cs="Arial"/>
          <w:i/>
          <w:iCs/>
          <w:lang w:val="en-US"/>
        </w:rPr>
        <w:t>RTmin</w:t>
      </w:r>
      <w:proofErr w:type="spellEnd"/>
      <w:r w:rsidR="00BE2097" w:rsidRPr="007F05C5">
        <w:rPr>
          <w:rFonts w:ascii="Arial" w:hAnsi="Arial" w:cs="Arial"/>
          <w:lang w:val="en-US"/>
        </w:rPr>
        <w:t>,</w:t>
      </w:r>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del w:id="352" w:author="Owen Lewis" w:date="2021-08-20T10:26:00Z">
        <w:r w:rsidRPr="007F05C5" w:rsidDel="00563483">
          <w:rPr>
            <w:rFonts w:ascii="Arial" w:hAnsi="Arial" w:cs="Arial"/>
            <w:lang w:val="en-US"/>
          </w:rPr>
          <w:delText xml:space="preserve">of the </w:delText>
        </w:r>
        <w:r w:rsidR="003145DF" w:rsidRPr="007F05C5" w:rsidDel="00563483">
          <w:rPr>
            <w:rFonts w:ascii="Arial" w:hAnsi="Arial" w:cs="Arial"/>
            <w:lang w:val="en-US"/>
          </w:rPr>
          <w:delText>nine</w:delText>
        </w:r>
        <w:r w:rsidRPr="007F05C5" w:rsidDel="00563483">
          <w:rPr>
            <w:rFonts w:ascii="Arial" w:hAnsi="Arial" w:cs="Arial"/>
            <w:lang w:val="en-US"/>
          </w:rPr>
          <w:delText xml:space="preserve"> species </w:delText>
        </w:r>
      </w:del>
      <w:r w:rsidRPr="007F05C5">
        <w:rPr>
          <w:rFonts w:ascii="Arial" w:hAnsi="Arial" w:cs="Arial"/>
          <w:lang w:val="en-US"/>
        </w:rPr>
        <w:t xml:space="preserve">were assumed to share </w:t>
      </w:r>
      <w:ins w:id="353" w:author="Owen Lewis" w:date="2021-08-20T10:27:00Z">
        <w:r w:rsidR="00563483">
          <w:rPr>
            <w:rFonts w:ascii="Arial" w:hAnsi="Arial" w:cs="Arial"/>
            <w:lang w:val="en-US"/>
          </w:rPr>
          <w:t xml:space="preserve">a </w:t>
        </w:r>
      </w:ins>
      <w:r w:rsidRPr="007F05C5">
        <w:rPr>
          <w:rFonts w:ascii="Arial" w:hAnsi="Arial" w:cs="Arial"/>
          <w:lang w:val="en-US"/>
        </w:rPr>
        <w:t>normal distribution</w:t>
      </w:r>
      <w:del w:id="354" w:author="Owen Lewis" w:date="2021-08-20T10:25:00Z">
        <w:r w:rsidRPr="007F05C5" w:rsidDel="009C67A0">
          <w:rPr>
            <w:rFonts w:ascii="Arial" w:hAnsi="Arial" w:cs="Arial"/>
            <w:lang w:val="en-US"/>
          </w:rPr>
          <w:delText xml:space="preserve"> respectively</w:delText>
        </w:r>
      </w:del>
      <w:r w:rsidRPr="007F05C5">
        <w:rPr>
          <w:rFonts w:ascii="Arial" w:hAnsi="Arial" w:cs="Arial"/>
          <w:lang w:val="en-US"/>
        </w:rPr>
        <w:t xml:space="preserve">. </w:t>
      </w:r>
      <w:commentRangeEnd w:id="351"/>
      <w:r w:rsidR="00C91827">
        <w:rPr>
          <w:rStyle w:val="CommentReference"/>
          <w:rFonts w:asciiTheme="minorHAnsi" w:eastAsiaTheme="minorHAnsi" w:hAnsiTheme="minorHAnsi" w:cstheme="minorBidi"/>
          <w:lang w:eastAsia="en-US"/>
        </w:rPr>
        <w:commentReference w:id="351"/>
      </w:r>
      <w:r w:rsidRPr="007F05C5">
        <w:rPr>
          <w:rFonts w:ascii="Arial" w:hAnsi="Arial" w:cs="Arial"/>
          <w:lang w:val="en-US"/>
        </w:rPr>
        <w:t xml:space="preserve">Square rooted daily fecundity was modeled </w:t>
      </w:r>
      <w:r w:rsidR="00030020" w:rsidRPr="007F05C5">
        <w:rPr>
          <w:rFonts w:ascii="Arial" w:hAnsi="Arial" w:cs="Arial"/>
          <w:lang w:val="en-US"/>
        </w:rPr>
        <w:t xml:space="preserve">using a </w:t>
      </w:r>
      <w:r w:rsidRPr="007F05C5">
        <w:rPr>
          <w:rFonts w:ascii="Arial" w:hAnsi="Arial" w:cs="Arial"/>
          <w:lang w:val="en-US"/>
        </w:rPr>
        <w:t xml:space="preserve">normal distribution with </w:t>
      </w:r>
      <w:r w:rsidR="00283590" w:rsidRPr="007F05C5">
        <w:rPr>
          <w:rFonts w:ascii="Arial" w:hAnsi="Arial" w:cs="Arial"/>
          <w:lang w:val="en-US"/>
        </w:rPr>
        <w:t>temperature-dependent</w:t>
      </w:r>
      <w:r w:rsidRPr="007F05C5">
        <w:rPr>
          <w:rFonts w:ascii="Arial" w:hAnsi="Arial" w:cs="Arial"/>
          <w:lang w:val="en-US"/>
        </w:rPr>
        <w:t xml:space="preserve"> standard deviation. Assuming temperature dependency of standard deviation generated better fitting than assuming </w:t>
      </w:r>
      <w:r w:rsidR="00F7406A" w:rsidRPr="007F05C5">
        <w:rPr>
          <w:rFonts w:ascii="Arial" w:hAnsi="Arial" w:cs="Arial"/>
          <w:lang w:val="en-US"/>
        </w:rPr>
        <w:t>the same standard deviation across temperature treatments</w:t>
      </w:r>
      <w:r w:rsidR="002B5968" w:rsidRPr="007F05C5">
        <w:rPr>
          <w:rFonts w:ascii="Arial" w:hAnsi="Arial" w:cs="Arial"/>
          <w:lang w:val="en-US"/>
        </w:rPr>
        <w:t xml:space="preserve">, </w:t>
      </w:r>
      <w:r w:rsidR="003C491A" w:rsidRPr="007F05C5">
        <w:rPr>
          <w:rFonts w:ascii="Arial" w:hAnsi="Arial" w:cs="Arial"/>
          <w:lang w:val="en-US"/>
        </w:rPr>
        <w:t xml:space="preserve">as judged </w:t>
      </w:r>
      <w:r w:rsidR="002B5968" w:rsidRPr="007F05C5">
        <w:rPr>
          <w:rFonts w:ascii="Arial" w:hAnsi="Arial" w:cs="Arial"/>
          <w:lang w:val="en-US"/>
        </w:rPr>
        <w:t xml:space="preserve">by </w:t>
      </w:r>
      <w:r w:rsidR="002B5968" w:rsidRPr="007F05C5">
        <w:rPr>
          <w:rStyle w:val="st"/>
          <w:rFonts w:ascii="Arial" w:hAnsi="Arial" w:cs="Arial"/>
        </w:rPr>
        <w:t>leave-one-out cross-validation</w:t>
      </w:r>
      <w:r w:rsidR="001F50EB" w:rsidRPr="007F05C5">
        <w:rPr>
          <w:rFonts w:ascii="Arial" w:hAnsi="Arial" w:cs="Arial"/>
          <w:lang w:val="en-US"/>
        </w:rPr>
        <w:t xml:space="preserve">. </w:t>
      </w:r>
      <w:del w:id="355" w:author="Owen Lewis" w:date="2021-08-20T08:53:00Z">
        <w:r w:rsidR="001F50EB" w:rsidRPr="007F05C5" w:rsidDel="0053048C">
          <w:rPr>
            <w:rFonts w:ascii="Arial" w:hAnsi="Arial" w:cs="Arial"/>
            <w:lang w:val="en-US"/>
          </w:rPr>
          <w:delText xml:space="preserve">It </w:delText>
        </w:r>
      </w:del>
      <w:ins w:id="356" w:author="Owen Lewis" w:date="2021-08-20T08:53:00Z">
        <w:r w:rsidR="0053048C">
          <w:rPr>
            <w:rFonts w:ascii="Arial" w:hAnsi="Arial" w:cs="Arial"/>
            <w:lang w:val="en-US"/>
          </w:rPr>
          <w:t>This</w:t>
        </w:r>
        <w:r w:rsidR="0053048C" w:rsidRPr="007F05C5">
          <w:rPr>
            <w:rFonts w:ascii="Arial" w:hAnsi="Arial" w:cs="Arial"/>
            <w:lang w:val="en-US"/>
          </w:rPr>
          <w:t xml:space="preserve"> </w:t>
        </w:r>
      </w:ins>
      <w:r w:rsidR="001F50EB" w:rsidRPr="007F05C5">
        <w:rPr>
          <w:rFonts w:ascii="Arial" w:hAnsi="Arial" w:cs="Arial"/>
          <w:lang w:val="en-US"/>
        </w:rPr>
        <w:t xml:space="preserve">was because when the temperature </w:t>
      </w:r>
      <w:r w:rsidR="00283590" w:rsidRPr="007F05C5">
        <w:rPr>
          <w:rFonts w:ascii="Arial" w:hAnsi="Arial" w:cs="Arial"/>
          <w:lang w:val="en-US"/>
        </w:rPr>
        <w:t>was</w:t>
      </w:r>
      <w:r w:rsidR="001F50EB" w:rsidRPr="007F05C5">
        <w:rPr>
          <w:rFonts w:ascii="Arial" w:hAnsi="Arial" w:cs="Arial"/>
          <w:lang w:val="en-US"/>
        </w:rPr>
        <w:t xml:space="preserve"> </w:t>
      </w:r>
      <w:r w:rsidR="00EA551F" w:rsidRPr="007F05C5">
        <w:rPr>
          <w:rFonts w:ascii="Arial" w:hAnsi="Arial" w:cs="Arial"/>
          <w:lang w:val="en-US"/>
        </w:rPr>
        <w:t>equal</w:t>
      </w:r>
      <w:r w:rsidR="001F50EB" w:rsidRPr="007F05C5">
        <w:rPr>
          <w:rFonts w:ascii="Arial" w:hAnsi="Arial" w:cs="Arial"/>
          <w:lang w:val="en-US"/>
        </w:rPr>
        <w:t xml:space="preserve"> or close to </w:t>
      </w:r>
      <w:proofErr w:type="spellStart"/>
      <w:r w:rsidR="001F50EB" w:rsidRPr="007F05C5">
        <w:rPr>
          <w:rFonts w:ascii="Arial" w:hAnsi="Arial" w:cs="Arial"/>
          <w:i/>
          <w:iCs/>
          <w:lang w:val="en-US"/>
        </w:rPr>
        <w:t>RTmin</w:t>
      </w:r>
      <w:proofErr w:type="spellEnd"/>
      <w:r w:rsidR="001F50EB" w:rsidRPr="007F05C5">
        <w:rPr>
          <w:rFonts w:ascii="Arial" w:hAnsi="Arial" w:cs="Arial"/>
          <w:lang w:val="en-US"/>
        </w:rPr>
        <w:t xml:space="preserve"> and </w:t>
      </w:r>
      <w:proofErr w:type="spellStart"/>
      <w:r w:rsidR="001F50EB" w:rsidRPr="007F05C5">
        <w:rPr>
          <w:rFonts w:ascii="Arial" w:hAnsi="Arial" w:cs="Arial"/>
          <w:i/>
          <w:iCs/>
          <w:lang w:val="en-US"/>
        </w:rPr>
        <w:t>RTmax</w:t>
      </w:r>
      <w:proofErr w:type="spellEnd"/>
      <w:r w:rsidR="001F50EB" w:rsidRPr="007F05C5">
        <w:rPr>
          <w:rFonts w:ascii="Arial" w:hAnsi="Arial" w:cs="Arial"/>
          <w:lang w:val="en-US"/>
        </w:rPr>
        <w:t>, the standard deviation should be zero or close to zero</w:t>
      </w:r>
      <w:r w:rsidR="00F7406A" w:rsidRPr="007F05C5">
        <w:rPr>
          <w:rFonts w:ascii="Arial" w:hAnsi="Arial" w:cs="Arial"/>
          <w:lang w:val="en-US"/>
        </w:rPr>
        <w:t xml:space="preserve">. </w:t>
      </w:r>
      <w:r w:rsidR="00044B2C" w:rsidRPr="007F05C5">
        <w:rPr>
          <w:rFonts w:ascii="Arial" w:hAnsi="Arial" w:cs="Arial"/>
          <w:lang w:val="en-US"/>
        </w:rPr>
        <w:t>A n</w:t>
      </w:r>
      <w:r w:rsidR="00F7406A" w:rsidRPr="007F05C5">
        <w:rPr>
          <w:rFonts w:ascii="Arial" w:hAnsi="Arial" w:cs="Arial"/>
          <w:lang w:val="en-US"/>
        </w:rPr>
        <w:t xml:space="preserve">ormal distribution is not ideal to model the transformed count data, which are all positive. </w:t>
      </w:r>
      <w:r w:rsidR="001F50EB" w:rsidRPr="007F05C5">
        <w:rPr>
          <w:rFonts w:ascii="Arial" w:hAnsi="Arial" w:cs="Arial"/>
          <w:lang w:val="en-US"/>
        </w:rPr>
        <w:t xml:space="preserve">However, modeling offspring counts with </w:t>
      </w:r>
      <w:r w:rsidR="002B5968" w:rsidRPr="007F05C5">
        <w:rPr>
          <w:rFonts w:ascii="Arial" w:hAnsi="Arial" w:cs="Arial"/>
          <w:lang w:val="en-US"/>
        </w:rPr>
        <w:t>P</w:t>
      </w:r>
      <w:r w:rsidR="001F50EB" w:rsidRPr="007F05C5">
        <w:rPr>
          <w:rFonts w:ascii="Arial" w:hAnsi="Arial" w:cs="Arial"/>
          <w:lang w:val="en-US"/>
        </w:rPr>
        <w:t xml:space="preserve">oisson, zero-inflated </w:t>
      </w:r>
      <w:r w:rsidR="002B5968" w:rsidRPr="007F05C5">
        <w:rPr>
          <w:rFonts w:ascii="Arial" w:hAnsi="Arial" w:cs="Arial"/>
          <w:lang w:val="en-US"/>
        </w:rPr>
        <w:t>P</w:t>
      </w:r>
      <w:r w:rsidR="001F50EB" w:rsidRPr="007F05C5">
        <w:rPr>
          <w:rFonts w:ascii="Arial" w:hAnsi="Arial" w:cs="Arial"/>
          <w:lang w:val="en-US"/>
        </w:rPr>
        <w:t xml:space="preserve">oisson, negative binomial, lognormal distribution </w:t>
      </w:r>
      <w:r w:rsidR="00044B2C" w:rsidRPr="007F05C5">
        <w:rPr>
          <w:rFonts w:ascii="Arial" w:hAnsi="Arial" w:cs="Arial"/>
          <w:lang w:val="en-US"/>
        </w:rPr>
        <w:t xml:space="preserve">did not </w:t>
      </w:r>
      <w:r w:rsidR="001F50EB" w:rsidRPr="007F05C5">
        <w:rPr>
          <w:rFonts w:ascii="Arial" w:hAnsi="Arial" w:cs="Arial"/>
          <w:lang w:val="en-US"/>
        </w:rPr>
        <w:t xml:space="preserve">produce </w:t>
      </w:r>
      <w:ins w:id="357" w:author="Owen Lewis" w:date="2021-08-20T08:53:00Z">
        <w:r w:rsidR="00885B04">
          <w:rPr>
            <w:rFonts w:ascii="Arial" w:hAnsi="Arial" w:cs="Arial"/>
            <w:lang w:val="en-US"/>
          </w:rPr>
          <w:t xml:space="preserve">model </w:t>
        </w:r>
      </w:ins>
      <w:r w:rsidR="001F50EB" w:rsidRPr="007F05C5">
        <w:rPr>
          <w:rFonts w:ascii="Arial" w:hAnsi="Arial" w:cs="Arial"/>
          <w:lang w:val="en-US"/>
        </w:rPr>
        <w:t>converge</w:t>
      </w:r>
      <w:ins w:id="358" w:author="Owen Lewis" w:date="2021-08-20T08:53:00Z">
        <w:r w:rsidR="00885B04">
          <w:rPr>
            <w:rFonts w:ascii="Arial" w:hAnsi="Arial" w:cs="Arial"/>
            <w:lang w:val="en-US"/>
          </w:rPr>
          <w:t>nce</w:t>
        </w:r>
      </w:ins>
      <w:del w:id="359" w:author="Owen Lewis" w:date="2021-08-20T08:53:00Z">
        <w:r w:rsidR="001F50EB" w:rsidRPr="007F05C5" w:rsidDel="00885B04">
          <w:rPr>
            <w:rFonts w:ascii="Arial" w:hAnsi="Arial" w:cs="Arial"/>
            <w:lang w:val="en-US"/>
          </w:rPr>
          <w:delText>d</w:delText>
        </w:r>
      </w:del>
      <w:r w:rsidR="001F50EB" w:rsidRPr="007F05C5">
        <w:rPr>
          <w:rFonts w:ascii="Arial" w:hAnsi="Arial" w:cs="Arial"/>
          <w:lang w:val="en-US"/>
        </w:rPr>
        <w:t xml:space="preserve"> results, potentially due to the piecewise nature of the thermal performance function.</w:t>
      </w:r>
      <w:r w:rsidR="002B5968" w:rsidRPr="007F05C5">
        <w:rPr>
          <w:rFonts w:ascii="Arial" w:hAnsi="Arial" w:cs="Arial"/>
          <w:lang w:val="en-US"/>
        </w:rPr>
        <w:t xml:space="preserve"> Diagnostics were performed and </w:t>
      </w:r>
      <w:del w:id="360" w:author="Owen Lewis" w:date="2021-08-20T08:54:00Z">
        <w:r w:rsidR="002B5968" w:rsidRPr="007F05C5" w:rsidDel="00885B04">
          <w:rPr>
            <w:rFonts w:ascii="Arial" w:hAnsi="Arial" w:cs="Arial"/>
            <w:lang w:val="en-US"/>
          </w:rPr>
          <w:delText xml:space="preserve">the </w:delText>
        </w:r>
      </w:del>
      <w:r w:rsidR="002B5968" w:rsidRPr="007F05C5">
        <w:rPr>
          <w:rFonts w:ascii="Arial" w:hAnsi="Arial" w:cs="Arial"/>
          <w:lang w:val="en-US"/>
        </w:rPr>
        <w:t xml:space="preserve">model performance </w:t>
      </w:r>
      <w:del w:id="361" w:author="Owen Lewis" w:date="2021-08-20T08:54:00Z">
        <w:r w:rsidR="002B5968" w:rsidRPr="007F05C5" w:rsidDel="00885B04">
          <w:rPr>
            <w:rFonts w:ascii="Arial" w:hAnsi="Arial" w:cs="Arial"/>
            <w:lang w:val="en-US"/>
          </w:rPr>
          <w:delText xml:space="preserve">is </w:delText>
        </w:r>
      </w:del>
      <w:ins w:id="362" w:author="Owen Lewis" w:date="2021-08-20T08:54:00Z">
        <w:r w:rsidR="00885B04">
          <w:rPr>
            <w:rFonts w:ascii="Arial" w:hAnsi="Arial" w:cs="Arial"/>
            <w:lang w:val="en-US"/>
          </w:rPr>
          <w:t>was</w:t>
        </w:r>
        <w:r w:rsidR="00885B04" w:rsidRPr="007F05C5">
          <w:rPr>
            <w:rFonts w:ascii="Arial" w:hAnsi="Arial" w:cs="Arial"/>
            <w:lang w:val="en-US"/>
          </w:rPr>
          <w:t xml:space="preserve"> </w:t>
        </w:r>
      </w:ins>
      <w:r w:rsidR="002B5968" w:rsidRPr="007F05C5">
        <w:rPr>
          <w:rFonts w:ascii="Arial" w:hAnsi="Arial" w:cs="Arial"/>
          <w:lang w:val="en-US"/>
        </w:rPr>
        <w:t>acceptable (</w:t>
      </w:r>
      <w:r w:rsidR="002B5968" w:rsidRPr="007F05C5">
        <w:rPr>
          <w:rFonts w:ascii="Arial" w:hAnsi="Arial" w:cs="Arial"/>
          <w:color w:val="000000" w:themeColor="text1"/>
          <w:lang w:val="en-US"/>
        </w:rPr>
        <w:t xml:space="preserve">supplementary figure </w:t>
      </w:r>
      <w:r w:rsidR="00397476" w:rsidRPr="007F05C5">
        <w:rPr>
          <w:rFonts w:ascii="Arial" w:hAnsi="Arial" w:cs="Arial"/>
          <w:color w:val="000000" w:themeColor="text1"/>
          <w:lang w:val="en-US"/>
        </w:rPr>
        <w:t>3</w:t>
      </w:r>
      <w:r w:rsidR="004A4A02" w:rsidRPr="007F05C5">
        <w:rPr>
          <w:rFonts w:ascii="Arial" w:hAnsi="Arial" w:cs="Arial"/>
          <w:color w:val="000000" w:themeColor="text1"/>
          <w:lang w:val="en-US"/>
        </w:rPr>
        <w:t>)</w:t>
      </w:r>
      <w:r w:rsidR="002B5968" w:rsidRPr="007F05C5">
        <w:rPr>
          <w:rFonts w:ascii="Arial" w:hAnsi="Arial" w:cs="Arial"/>
          <w:color w:val="000000" w:themeColor="text1"/>
          <w:lang w:val="en-US"/>
        </w:rPr>
        <w:t>.</w:t>
      </w:r>
      <w:r w:rsidR="002B5968" w:rsidRPr="007F05C5">
        <w:rPr>
          <w:rFonts w:ascii="Arial" w:hAnsi="Arial" w:cs="Arial"/>
          <w:color w:val="FF0000"/>
          <w:lang w:val="en-US"/>
        </w:rPr>
        <w:t xml:space="preserve"> </w:t>
      </w:r>
      <w:r w:rsidR="008E748E" w:rsidRPr="008E748E">
        <w:rPr>
          <w:rFonts w:ascii="Arial" w:hAnsi="Arial" w:cs="Arial"/>
          <w:color w:val="000000" w:themeColor="text1"/>
          <w:lang w:val="en-US"/>
        </w:rPr>
        <w:t>Priors of parameters were sampled from n</w:t>
      </w:r>
      <w:r w:rsidR="00DF1237" w:rsidRPr="008E748E">
        <w:rPr>
          <w:rFonts w:ascii="Arial" w:hAnsi="Arial" w:cs="Arial"/>
          <w:color w:val="000000" w:themeColor="text1"/>
          <w:lang w:val="en-US"/>
        </w:rPr>
        <w:t xml:space="preserve">on-informative </w:t>
      </w:r>
      <w:r w:rsidR="008E748E" w:rsidRPr="008E748E">
        <w:rPr>
          <w:rFonts w:ascii="Arial" w:hAnsi="Arial" w:cs="Arial"/>
          <w:color w:val="000000" w:themeColor="text1"/>
          <w:lang w:val="en-US"/>
        </w:rPr>
        <w:t>distribution</w:t>
      </w:r>
      <w:r w:rsidR="00DF1237" w:rsidRPr="008E748E">
        <w:rPr>
          <w:rFonts w:ascii="Arial" w:hAnsi="Arial" w:cs="Arial"/>
          <w:color w:val="000000" w:themeColor="text1"/>
          <w:lang w:val="en-US"/>
        </w:rPr>
        <w:t xml:space="preserve">. </w:t>
      </w:r>
      <w:r w:rsidR="00BE2097" w:rsidRPr="008E748E">
        <w:rPr>
          <w:rFonts w:ascii="Arial" w:hAnsi="Arial" w:cs="Arial"/>
          <w:color w:val="000000" w:themeColor="text1"/>
          <w:lang w:val="en-US"/>
        </w:rPr>
        <w:t>The v</w:t>
      </w:r>
      <w:r w:rsidR="00DF1237" w:rsidRPr="008E748E">
        <w:rPr>
          <w:rFonts w:ascii="Arial" w:hAnsi="Arial" w:cs="Arial"/>
          <w:color w:val="000000" w:themeColor="text1"/>
          <w:lang w:val="en-US"/>
        </w:rPr>
        <w:t xml:space="preserve">alues of </w:t>
      </w:r>
      <w:r w:rsidR="00DF1237" w:rsidRPr="008E748E">
        <w:rPr>
          <w:rFonts w:ascii="Arial" w:hAnsi="Arial" w:cs="Arial"/>
          <w:i/>
          <w:iCs/>
          <w:color w:val="000000" w:themeColor="text1"/>
          <w:lang w:val="en-US"/>
        </w:rPr>
        <w:t>a</w:t>
      </w:r>
      <w:r w:rsidR="00DF1237" w:rsidRPr="008E748E">
        <w:rPr>
          <w:rFonts w:ascii="Arial" w:hAnsi="Arial" w:cs="Arial"/>
          <w:color w:val="000000" w:themeColor="text1"/>
          <w:lang w:val="en-US"/>
        </w:rPr>
        <w:t xml:space="preserve"> were bounded to be positive. </w:t>
      </w:r>
      <w:r w:rsidR="00BE2097" w:rsidRPr="008E748E">
        <w:rPr>
          <w:rFonts w:ascii="Arial" w:hAnsi="Arial" w:cs="Arial"/>
          <w:color w:val="000000" w:themeColor="text1"/>
          <w:lang w:val="en-US"/>
        </w:rPr>
        <w:t>The va</w:t>
      </w:r>
      <w:r w:rsidR="00DF1237" w:rsidRPr="008E748E">
        <w:rPr>
          <w:rFonts w:ascii="Arial" w:hAnsi="Arial" w:cs="Arial"/>
          <w:color w:val="000000" w:themeColor="text1"/>
          <w:lang w:val="en-US"/>
        </w:rPr>
        <w:t xml:space="preserve">lues of </w:t>
      </w:r>
      <w:r w:rsidR="00DF1237" w:rsidRPr="008E748E">
        <w:rPr>
          <w:rFonts w:ascii="Arial" w:hAnsi="Arial" w:cs="Arial"/>
          <w:i/>
          <w:iCs/>
          <w:color w:val="000000" w:themeColor="text1"/>
          <w:lang w:val="en-US"/>
        </w:rPr>
        <w:t>b</w:t>
      </w:r>
      <w:r w:rsidR="00DF1237" w:rsidRPr="008E748E">
        <w:rPr>
          <w:rFonts w:ascii="Arial" w:hAnsi="Arial" w:cs="Arial"/>
          <w:color w:val="000000" w:themeColor="text1"/>
          <w:lang w:val="en-US"/>
        </w:rPr>
        <w:t xml:space="preserve"> were bounded to be larger than 0.8 to ensure that the thermal performance curve has</w:t>
      </w:r>
      <w:r w:rsidR="00BE2097" w:rsidRPr="008E748E">
        <w:rPr>
          <w:rFonts w:ascii="Arial" w:hAnsi="Arial" w:cs="Arial"/>
          <w:color w:val="000000" w:themeColor="text1"/>
          <w:lang w:val="en-US"/>
        </w:rPr>
        <w:t xml:space="preserve"> a</w:t>
      </w:r>
      <w:r w:rsidR="00DF1237" w:rsidRPr="008E748E">
        <w:rPr>
          <w:rFonts w:ascii="Arial" w:hAnsi="Arial" w:cs="Arial"/>
          <w:color w:val="000000" w:themeColor="text1"/>
          <w:lang w:val="en-US"/>
        </w:rPr>
        <w:t xml:space="preserve"> steeper slope on the right side. </w:t>
      </w:r>
      <w:r w:rsidR="00BE2097" w:rsidRPr="008E748E">
        <w:rPr>
          <w:rFonts w:ascii="Arial" w:hAnsi="Arial" w:cs="Arial"/>
          <w:color w:val="000000" w:themeColor="text1"/>
          <w:lang w:val="en-US"/>
        </w:rPr>
        <w:t>The v</w:t>
      </w:r>
      <w:r w:rsidR="00DF1237" w:rsidRPr="008E748E">
        <w:rPr>
          <w:rFonts w:ascii="Arial" w:hAnsi="Arial" w:cs="Arial"/>
          <w:color w:val="000000" w:themeColor="text1"/>
          <w:lang w:val="en-US"/>
        </w:rPr>
        <w:t xml:space="preserve">alues of </w:t>
      </w:r>
      <w:proofErr w:type="spellStart"/>
      <w:r w:rsidR="00DF1237" w:rsidRPr="008E748E">
        <w:rPr>
          <w:rFonts w:ascii="Arial" w:hAnsi="Arial" w:cs="Arial"/>
          <w:i/>
          <w:iCs/>
          <w:color w:val="000000" w:themeColor="text1"/>
          <w:lang w:val="en-US"/>
        </w:rPr>
        <w:t>RTmin</w:t>
      </w:r>
      <w:proofErr w:type="spellEnd"/>
      <w:r w:rsidR="00DF1237" w:rsidRPr="008E748E">
        <w:rPr>
          <w:rFonts w:ascii="Arial" w:hAnsi="Arial" w:cs="Arial"/>
          <w:color w:val="000000" w:themeColor="text1"/>
          <w:lang w:val="en-US"/>
        </w:rPr>
        <w:t xml:space="preserve"> were bounded to be lower than 17</w:t>
      </w:r>
      <w:r w:rsidR="00DF1237" w:rsidRPr="008E748E">
        <w:rPr>
          <w:rFonts w:ascii="Arial" w:hAnsi="Arial" w:cs="Arial"/>
          <w:color w:val="000000" w:themeColor="text1"/>
        </w:rPr>
        <w:t xml:space="preserve">°C and </w:t>
      </w:r>
      <w:r w:rsidR="00BE2097" w:rsidRPr="008E748E">
        <w:rPr>
          <w:rFonts w:ascii="Arial" w:hAnsi="Arial" w:cs="Arial"/>
          <w:color w:val="000000" w:themeColor="text1"/>
        </w:rPr>
        <w:t xml:space="preserve">the </w:t>
      </w:r>
      <w:r w:rsidR="00DF1237" w:rsidRPr="008E748E">
        <w:rPr>
          <w:rFonts w:ascii="Arial" w:hAnsi="Arial" w:cs="Arial"/>
          <w:color w:val="000000" w:themeColor="text1"/>
          <w:lang w:val="en-US"/>
        </w:rPr>
        <w:t xml:space="preserve">values of </w:t>
      </w:r>
      <w:proofErr w:type="spellStart"/>
      <w:r w:rsidR="00DF1237" w:rsidRPr="008E748E">
        <w:rPr>
          <w:rFonts w:ascii="Arial" w:hAnsi="Arial" w:cs="Arial"/>
          <w:i/>
          <w:iCs/>
          <w:color w:val="000000" w:themeColor="text1"/>
          <w:lang w:val="en-US"/>
        </w:rPr>
        <w:t>RTmax</w:t>
      </w:r>
      <w:proofErr w:type="spellEnd"/>
      <w:r w:rsidR="00DF1237" w:rsidRPr="008E748E">
        <w:rPr>
          <w:rFonts w:ascii="Arial" w:hAnsi="Arial" w:cs="Arial"/>
          <w:color w:val="000000" w:themeColor="text1"/>
          <w:lang w:val="en-US"/>
        </w:rPr>
        <w:t xml:space="preserve"> were bounded between 26</w:t>
      </w:r>
      <w:r w:rsidR="00DF1237" w:rsidRPr="008E748E">
        <w:rPr>
          <w:rFonts w:ascii="Arial" w:hAnsi="Arial" w:cs="Arial"/>
          <w:color w:val="000000" w:themeColor="text1"/>
        </w:rPr>
        <w:t xml:space="preserve">°C - </w:t>
      </w:r>
      <w:r w:rsidR="00DF1237" w:rsidRPr="008E748E">
        <w:rPr>
          <w:rFonts w:ascii="Arial" w:hAnsi="Arial" w:cs="Arial"/>
          <w:color w:val="000000" w:themeColor="text1"/>
          <w:lang w:val="en-US"/>
        </w:rPr>
        <w:t>35</w:t>
      </w:r>
      <w:r w:rsidR="00DF1237" w:rsidRPr="008E748E">
        <w:rPr>
          <w:rFonts w:ascii="Arial" w:hAnsi="Arial" w:cs="Arial"/>
          <w:color w:val="000000" w:themeColor="text1"/>
        </w:rPr>
        <w:t xml:space="preserve">°C </w:t>
      </w:r>
      <w:commentRangeStart w:id="363"/>
      <w:r w:rsidR="00DF1237" w:rsidRPr="008E748E">
        <w:rPr>
          <w:rFonts w:ascii="Arial" w:hAnsi="Arial" w:cs="Arial"/>
          <w:color w:val="000000" w:themeColor="text1"/>
        </w:rPr>
        <w:t>according to experience</w:t>
      </w:r>
      <w:commentRangeEnd w:id="363"/>
      <w:r w:rsidR="00885B04">
        <w:rPr>
          <w:rStyle w:val="CommentReference"/>
          <w:rFonts w:asciiTheme="minorHAnsi" w:eastAsiaTheme="minorHAnsi" w:hAnsiTheme="minorHAnsi" w:cstheme="minorBidi"/>
          <w:lang w:eastAsia="en-US"/>
        </w:rPr>
        <w:commentReference w:id="363"/>
      </w:r>
      <w:r w:rsidR="00DF1237" w:rsidRPr="008E748E">
        <w:rPr>
          <w:rFonts w:ascii="Arial" w:hAnsi="Arial" w:cs="Arial"/>
          <w:color w:val="000000" w:themeColor="text1"/>
        </w:rPr>
        <w:t>.</w:t>
      </w:r>
      <w:r w:rsidR="008E748E">
        <w:rPr>
          <w:rFonts w:ascii="Arial" w:hAnsi="Arial" w:cs="Arial"/>
        </w:rPr>
        <w:t xml:space="preserve"> </w:t>
      </w:r>
      <w:r w:rsidR="00851127" w:rsidRPr="008E748E">
        <w:rPr>
          <w:rFonts w:ascii="Arial" w:hAnsi="Arial" w:cs="Arial"/>
          <w:lang w:val="en-US"/>
        </w:rPr>
        <w:t>Median</w:t>
      </w:r>
      <w:r w:rsidR="008E748E">
        <w:rPr>
          <w:rFonts w:ascii="Arial" w:hAnsi="Arial" w:cs="Arial"/>
          <w:lang w:val="en-US"/>
        </w:rPr>
        <w:t>s</w:t>
      </w:r>
      <w:r w:rsidR="00851127" w:rsidRPr="008E748E">
        <w:rPr>
          <w:rFonts w:ascii="Arial" w:hAnsi="Arial" w:cs="Arial"/>
          <w:lang w:val="en-US"/>
        </w:rPr>
        <w:t xml:space="preserve"> of the posterior distribution</w:t>
      </w:r>
      <w:r w:rsidR="008E748E">
        <w:rPr>
          <w:rFonts w:ascii="Arial" w:hAnsi="Arial" w:cs="Arial"/>
          <w:lang w:val="en-US"/>
        </w:rPr>
        <w:t>s</w:t>
      </w:r>
      <w:r w:rsidR="00851127" w:rsidRPr="008E748E">
        <w:rPr>
          <w:rFonts w:ascii="Arial" w:hAnsi="Arial" w:cs="Arial"/>
          <w:lang w:val="en-US"/>
        </w:rPr>
        <w:t xml:space="preserve"> were used as the parameter</w:t>
      </w:r>
      <w:r w:rsidR="008E748E">
        <w:rPr>
          <w:rFonts w:ascii="Arial" w:hAnsi="Arial" w:cs="Arial"/>
          <w:lang w:val="en-US"/>
        </w:rPr>
        <w:t xml:space="preserve"> values</w:t>
      </w:r>
      <w:r w:rsidR="00851127" w:rsidRPr="008E748E">
        <w:rPr>
          <w:rFonts w:ascii="Arial" w:hAnsi="Arial" w:cs="Arial"/>
          <w:lang w:val="en-US"/>
        </w:rPr>
        <w:t xml:space="preserve"> to construct the thermal performance curve.</w:t>
      </w:r>
    </w:p>
    <w:p w14:paraId="7E7E7DE4" w14:textId="21804CF4" w:rsidR="00496A15" w:rsidRPr="008E748E" w:rsidRDefault="00152FA0" w:rsidP="008E748E">
      <w:pPr>
        <w:ind w:firstLine="360"/>
        <w:rPr>
          <w:rFonts w:ascii="Arial" w:hAnsi="Arial" w:cs="Arial"/>
          <w:lang w:val="en-US"/>
        </w:rPr>
      </w:pPr>
      <w:r w:rsidRPr="008E748E">
        <w:rPr>
          <w:rFonts w:ascii="Arial" w:hAnsi="Arial" w:cs="Arial"/>
          <w:lang w:val="en-US"/>
        </w:rPr>
        <w:t xml:space="preserve">The model parameters were also estimated by </w:t>
      </w:r>
      <w:del w:id="364" w:author="Owen Lewis" w:date="2021-08-20T08:54:00Z">
        <w:r w:rsidR="000529FD" w:rsidRPr="008E748E" w:rsidDel="00885B04">
          <w:rPr>
            <w:rFonts w:ascii="Arial" w:hAnsi="Arial" w:cs="Arial"/>
            <w:lang w:val="en-US"/>
          </w:rPr>
          <w:delText xml:space="preserve">the </w:delText>
        </w:r>
      </w:del>
      <w:r w:rsidRPr="008E748E">
        <w:rPr>
          <w:rFonts w:ascii="Arial" w:hAnsi="Arial" w:cs="Arial"/>
          <w:lang w:val="en-US"/>
        </w:rPr>
        <w:t xml:space="preserve">maximum likelihood </w:t>
      </w:r>
      <w:del w:id="365" w:author="Owen Lewis" w:date="2021-08-20T08:54:00Z">
        <w:r w:rsidRPr="008E748E" w:rsidDel="00885B04">
          <w:rPr>
            <w:rFonts w:ascii="Arial" w:hAnsi="Arial" w:cs="Arial"/>
            <w:lang w:val="en-US"/>
          </w:rPr>
          <w:delText xml:space="preserve">method </w:delText>
        </w:r>
      </w:del>
      <w:r w:rsidRPr="008E748E">
        <w:rPr>
          <w:rFonts w:ascii="Arial" w:hAnsi="Arial" w:cs="Arial"/>
          <w:lang w:val="en-US"/>
        </w:rPr>
        <w:t>using</w:t>
      </w:r>
      <w:r w:rsidR="00044B2C" w:rsidRPr="008E748E">
        <w:rPr>
          <w:rFonts w:ascii="Arial" w:hAnsi="Arial" w:cs="Arial"/>
          <w:lang w:val="en-US"/>
        </w:rPr>
        <w:t xml:space="preserve"> the</w:t>
      </w:r>
      <w:r w:rsidRPr="008E748E">
        <w:rPr>
          <w:rFonts w:ascii="Arial" w:hAnsi="Arial" w:cs="Arial"/>
          <w:lang w:val="en-US"/>
        </w:rPr>
        <w:t xml:space="preserve"> </w:t>
      </w:r>
      <w:proofErr w:type="spellStart"/>
      <w:r w:rsidRPr="008E748E">
        <w:rPr>
          <w:rFonts w:ascii="Arial" w:hAnsi="Arial" w:cs="Arial"/>
          <w:lang w:val="en-US"/>
        </w:rPr>
        <w:t>bbmle</w:t>
      </w:r>
      <w:proofErr w:type="spellEnd"/>
      <w:r w:rsidRPr="008E748E">
        <w:rPr>
          <w:rFonts w:ascii="Arial" w:hAnsi="Arial" w:cs="Arial"/>
          <w:lang w:val="en-US"/>
        </w:rPr>
        <w:t xml:space="preserve"> package. Total offspring </w:t>
      </w:r>
      <w:r w:rsidR="006817AB" w:rsidRPr="008E748E">
        <w:rPr>
          <w:rFonts w:ascii="Arial" w:hAnsi="Arial" w:cs="Arial"/>
          <w:lang w:val="en-US"/>
        </w:rPr>
        <w:t>numbers</w:t>
      </w:r>
      <w:r w:rsidRPr="008E748E">
        <w:rPr>
          <w:rFonts w:ascii="Arial" w:hAnsi="Arial" w:cs="Arial"/>
          <w:lang w:val="en-US"/>
        </w:rPr>
        <w:t xml:space="preserve"> </w:t>
      </w:r>
      <w:r w:rsidR="00B83428" w:rsidRPr="008E748E">
        <w:rPr>
          <w:rFonts w:ascii="Arial" w:hAnsi="Arial" w:cs="Arial"/>
          <w:lang w:val="en-US"/>
        </w:rPr>
        <w:t xml:space="preserve">were modeled </w:t>
      </w:r>
      <w:del w:id="366" w:author="Owen Lewis" w:date="2021-08-20T08:54:00Z">
        <w:r w:rsidR="00B83428" w:rsidRPr="008E748E" w:rsidDel="00885B04">
          <w:rPr>
            <w:rFonts w:ascii="Arial" w:hAnsi="Arial" w:cs="Arial"/>
            <w:lang w:val="en-US"/>
          </w:rPr>
          <w:delText xml:space="preserve">by </w:delText>
        </w:r>
      </w:del>
      <w:ins w:id="367" w:author="Owen Lewis" w:date="2021-08-20T08:54:00Z">
        <w:r w:rsidR="00885B04">
          <w:rPr>
            <w:rFonts w:ascii="Arial" w:hAnsi="Arial" w:cs="Arial"/>
            <w:lang w:val="en-US"/>
          </w:rPr>
          <w:t>using a</w:t>
        </w:r>
        <w:r w:rsidR="00885B04" w:rsidRPr="008E748E">
          <w:rPr>
            <w:rFonts w:ascii="Arial" w:hAnsi="Arial" w:cs="Arial"/>
            <w:lang w:val="en-US"/>
          </w:rPr>
          <w:t xml:space="preserve"> </w:t>
        </w:r>
      </w:ins>
      <w:r w:rsidR="000529FD" w:rsidRPr="008E748E">
        <w:rPr>
          <w:rFonts w:ascii="Arial" w:hAnsi="Arial" w:cs="Arial"/>
          <w:lang w:val="en-US"/>
        </w:rPr>
        <w:t>P</w:t>
      </w:r>
      <w:r w:rsidR="00B83428" w:rsidRPr="008E748E">
        <w:rPr>
          <w:rFonts w:ascii="Arial" w:hAnsi="Arial" w:cs="Arial"/>
          <w:lang w:val="en-US"/>
        </w:rPr>
        <w:t>oisson distribution. This method was not multi-level</w:t>
      </w:r>
      <w:r w:rsidR="00044B2C" w:rsidRPr="008E748E">
        <w:rPr>
          <w:rFonts w:ascii="Arial" w:hAnsi="Arial" w:cs="Arial"/>
          <w:lang w:val="en-US"/>
        </w:rPr>
        <w:t>;</w:t>
      </w:r>
      <w:r w:rsidR="00B83428" w:rsidRPr="008E748E">
        <w:rPr>
          <w:rFonts w:ascii="Arial" w:hAnsi="Arial" w:cs="Arial"/>
          <w:lang w:val="en-US"/>
        </w:rPr>
        <w:t xml:space="preserve"> therefore, the shapes of curves of different species varied more than when assuming shared distributions of model parameters. Besides, this method behaved </w:t>
      </w:r>
      <w:del w:id="368" w:author="Owen Lewis" w:date="2021-08-20T08:55:00Z">
        <w:r w:rsidR="00B83428" w:rsidRPr="008E748E" w:rsidDel="00417950">
          <w:rPr>
            <w:rFonts w:ascii="Arial" w:hAnsi="Arial" w:cs="Arial"/>
            <w:lang w:val="en-US"/>
          </w:rPr>
          <w:delText xml:space="preserve">badly </w:delText>
        </w:r>
      </w:del>
      <w:ins w:id="369" w:author="Owen Lewis" w:date="2021-08-20T08:55:00Z">
        <w:r w:rsidR="00417950">
          <w:rPr>
            <w:rFonts w:ascii="Arial" w:hAnsi="Arial" w:cs="Arial"/>
            <w:lang w:val="en-US"/>
          </w:rPr>
          <w:t>poorly</w:t>
        </w:r>
        <w:r w:rsidR="00417950" w:rsidRPr="008E748E">
          <w:rPr>
            <w:rFonts w:ascii="Arial" w:hAnsi="Arial" w:cs="Arial"/>
            <w:lang w:val="en-US"/>
          </w:rPr>
          <w:t xml:space="preserve"> </w:t>
        </w:r>
      </w:ins>
      <w:r w:rsidR="00B83428" w:rsidRPr="008E748E">
        <w:rPr>
          <w:rFonts w:ascii="Arial" w:hAnsi="Arial" w:cs="Arial"/>
          <w:lang w:val="en-US"/>
        </w:rPr>
        <w:t xml:space="preserve">in estimating </w:t>
      </w:r>
      <w:r w:rsidR="000529FD" w:rsidRPr="008E748E">
        <w:rPr>
          <w:rFonts w:ascii="Arial" w:hAnsi="Arial" w:cs="Arial"/>
          <w:lang w:val="en-US"/>
        </w:rPr>
        <w:t xml:space="preserve">the </w:t>
      </w:r>
      <w:r w:rsidR="00B83428" w:rsidRPr="008E748E">
        <w:rPr>
          <w:rFonts w:ascii="Arial" w:hAnsi="Arial" w:cs="Arial"/>
          <w:lang w:val="en-US"/>
        </w:rPr>
        <w:t xml:space="preserve">uncertainty of the parameter estimation. Nevertheless, the ranks of the </w:t>
      </w:r>
      <w:proofErr w:type="spellStart"/>
      <w:r w:rsidR="00B83428" w:rsidRPr="008E748E">
        <w:rPr>
          <w:rFonts w:ascii="Arial" w:hAnsi="Arial" w:cs="Arial"/>
          <w:lang w:val="en-US"/>
        </w:rPr>
        <w:t>RTmax</w:t>
      </w:r>
      <w:proofErr w:type="spellEnd"/>
      <w:r w:rsidR="00540F5C" w:rsidRPr="008E748E">
        <w:rPr>
          <w:rFonts w:ascii="Arial" w:hAnsi="Arial" w:cs="Arial"/>
          <w:lang w:val="en-US"/>
        </w:rPr>
        <w:t xml:space="preserve"> (rho = 0.88, p = 0.003, Spearman’s rank test) and </w:t>
      </w:r>
      <w:proofErr w:type="spellStart"/>
      <w:r w:rsidR="00540F5C" w:rsidRPr="008E748E">
        <w:rPr>
          <w:rFonts w:ascii="Arial" w:hAnsi="Arial" w:cs="Arial"/>
          <w:lang w:val="en-US"/>
        </w:rPr>
        <w:t>RTmin</w:t>
      </w:r>
      <w:proofErr w:type="spellEnd"/>
      <w:r w:rsidR="00540F5C" w:rsidRPr="008E748E">
        <w:rPr>
          <w:rFonts w:ascii="Arial" w:hAnsi="Arial" w:cs="Arial"/>
          <w:lang w:val="en-US"/>
        </w:rPr>
        <w:t xml:space="preserve"> (rho = 0.97, p = 0.00016, Spearman’s rank test)</w:t>
      </w:r>
      <w:r w:rsidR="00B83428" w:rsidRPr="008E748E">
        <w:rPr>
          <w:rFonts w:ascii="Arial" w:hAnsi="Arial" w:cs="Arial"/>
          <w:lang w:val="en-US"/>
        </w:rPr>
        <w:t xml:space="preserve"> estimated by both methods are highly correlated.</w:t>
      </w:r>
    </w:p>
    <w:p w14:paraId="5E7A0300" w14:textId="2B5CC6E8" w:rsidR="00097BA0" w:rsidRPr="007F05C5" w:rsidRDefault="001F50EB" w:rsidP="008E748E">
      <w:pPr>
        <w:ind w:firstLine="360"/>
        <w:rPr>
          <w:rFonts w:ascii="Arial" w:hAnsi="Arial" w:cs="Arial"/>
          <w:lang w:val="en-US"/>
        </w:rPr>
      </w:pPr>
      <w:r w:rsidRPr="007F05C5">
        <w:rPr>
          <w:rFonts w:ascii="Arial" w:hAnsi="Arial" w:cs="Arial"/>
          <w:i/>
          <w:iCs/>
          <w:lang w:val="en-US"/>
        </w:rPr>
        <w:t>Reproduction-related traits</w:t>
      </w:r>
      <w:r w:rsidRPr="007F05C5">
        <w:rPr>
          <w:rFonts w:ascii="Arial" w:hAnsi="Arial" w:cs="Arial"/>
          <w:lang w:val="en-US"/>
        </w:rPr>
        <w:t xml:space="preserve">: </w:t>
      </w:r>
      <w:r w:rsidR="00152FA0" w:rsidRPr="007F05C5">
        <w:rPr>
          <w:rFonts w:ascii="Arial" w:hAnsi="Arial" w:cs="Arial"/>
          <w:lang w:val="en-US"/>
        </w:rPr>
        <w:t xml:space="preserve">The posterior distributions of </w:t>
      </w:r>
      <w:proofErr w:type="spellStart"/>
      <w:r w:rsidR="00496A15" w:rsidRPr="007F05C5">
        <w:rPr>
          <w:rFonts w:ascii="Arial" w:hAnsi="Arial" w:cs="Arial"/>
          <w:i/>
          <w:iCs/>
          <w:lang w:val="en-US"/>
        </w:rPr>
        <w:t>RTmin</w:t>
      </w:r>
      <w:proofErr w:type="spellEnd"/>
      <w:r w:rsidR="00496A15" w:rsidRPr="007F05C5">
        <w:rPr>
          <w:rFonts w:ascii="Arial" w:hAnsi="Arial" w:cs="Arial"/>
          <w:lang w:val="en-US"/>
        </w:rPr>
        <w:t xml:space="preserve">, </w:t>
      </w:r>
      <w:proofErr w:type="spellStart"/>
      <w:r w:rsidR="00496A15" w:rsidRPr="007F05C5">
        <w:rPr>
          <w:rFonts w:ascii="Arial" w:hAnsi="Arial" w:cs="Arial"/>
          <w:i/>
          <w:iCs/>
          <w:lang w:val="en-US"/>
        </w:rPr>
        <w:t>RTmax</w:t>
      </w:r>
      <w:proofErr w:type="spellEnd"/>
      <w:r w:rsidR="00AE42D0" w:rsidRPr="007F05C5">
        <w:rPr>
          <w:rFonts w:ascii="Arial" w:hAnsi="Arial" w:cs="Arial"/>
          <w:lang w:val="en-US"/>
        </w:rPr>
        <w:t>,</w:t>
      </w:r>
      <w:r w:rsidR="00496A15" w:rsidRPr="007F05C5">
        <w:rPr>
          <w:rFonts w:ascii="Arial" w:hAnsi="Arial" w:cs="Arial"/>
          <w:lang w:val="en-US"/>
        </w:rPr>
        <w:t xml:space="preserve"> and</w:t>
      </w:r>
      <w:r w:rsidR="00152FA0" w:rsidRPr="007F05C5">
        <w:rPr>
          <w:rFonts w:ascii="Arial" w:hAnsi="Arial" w:cs="Arial"/>
          <w:i/>
          <w:iCs/>
          <w:lang w:val="en-US"/>
        </w:rPr>
        <w:t xml:space="preserve"> </w:t>
      </w:r>
      <w:proofErr w:type="spellStart"/>
      <w:r w:rsidR="00496A15" w:rsidRPr="007F05C5">
        <w:rPr>
          <w:rFonts w:ascii="Arial" w:hAnsi="Arial" w:cs="Arial"/>
          <w:i/>
          <w:iCs/>
          <w:lang w:val="en-US"/>
        </w:rPr>
        <w:t>RTopt</w:t>
      </w:r>
      <w:proofErr w:type="spellEnd"/>
      <w:r w:rsidR="00496A15" w:rsidRPr="007F05C5">
        <w:rPr>
          <w:rFonts w:ascii="Arial" w:hAnsi="Arial" w:cs="Arial"/>
          <w:i/>
          <w:iCs/>
          <w:lang w:val="en-US"/>
        </w:rPr>
        <w:t xml:space="preserve"> </w:t>
      </w:r>
      <w:r w:rsidR="00152FA0" w:rsidRPr="007F05C5">
        <w:rPr>
          <w:rFonts w:ascii="Arial" w:hAnsi="Arial" w:cs="Arial"/>
          <w:lang w:val="en-US"/>
        </w:rPr>
        <w:t>(6000 samples of each parameter of each species) were</w:t>
      </w:r>
      <w:r w:rsidR="004F561D" w:rsidRPr="007F05C5">
        <w:rPr>
          <w:rFonts w:ascii="Arial" w:hAnsi="Arial" w:cs="Arial"/>
          <w:lang w:val="en-US"/>
        </w:rPr>
        <w:t xml:space="preserve"> modeled by </w:t>
      </w:r>
      <w:proofErr w:type="spellStart"/>
      <w:r w:rsidR="004F561D" w:rsidRPr="007F05C5">
        <w:rPr>
          <w:rFonts w:ascii="Arial" w:hAnsi="Arial" w:cs="Arial"/>
          <w:lang w:val="en-US"/>
        </w:rPr>
        <w:t>hIndex</w:t>
      </w:r>
      <w:proofErr w:type="spellEnd"/>
      <w:r w:rsidR="004F561D" w:rsidRPr="007F05C5">
        <w:rPr>
          <w:rFonts w:ascii="Arial" w:hAnsi="Arial" w:cs="Arial"/>
          <w:lang w:val="en-US"/>
        </w:rPr>
        <w:t xml:space="preserve"> as</w:t>
      </w:r>
      <w:r w:rsidR="00AE42D0" w:rsidRPr="007F05C5">
        <w:rPr>
          <w:rFonts w:ascii="Arial" w:hAnsi="Arial" w:cs="Arial"/>
          <w:lang w:val="en-US"/>
        </w:rPr>
        <w:t xml:space="preserve"> the</w:t>
      </w:r>
      <w:r w:rsidR="004F561D" w:rsidRPr="007F05C5">
        <w:rPr>
          <w:rFonts w:ascii="Arial" w:hAnsi="Arial" w:cs="Arial"/>
          <w:lang w:val="en-US"/>
        </w:rPr>
        <w:t xml:space="preserve"> fix</w:t>
      </w:r>
      <w:r w:rsidR="00AE42D0" w:rsidRPr="007F05C5">
        <w:rPr>
          <w:rFonts w:ascii="Arial" w:hAnsi="Arial" w:cs="Arial"/>
          <w:lang w:val="en-US"/>
        </w:rPr>
        <w:t>ed</w:t>
      </w:r>
      <w:r w:rsidR="004F561D" w:rsidRPr="007F05C5">
        <w:rPr>
          <w:rFonts w:ascii="Arial" w:hAnsi="Arial" w:cs="Arial"/>
          <w:lang w:val="en-US"/>
        </w:rPr>
        <w:t xml:space="preserve"> effect and species identity as </w:t>
      </w:r>
      <w:r w:rsidR="00AE42D0" w:rsidRPr="007F05C5">
        <w:rPr>
          <w:rFonts w:ascii="Arial" w:hAnsi="Arial" w:cs="Arial"/>
          <w:lang w:val="en-US"/>
        </w:rPr>
        <w:t xml:space="preserve">the </w:t>
      </w:r>
      <w:r w:rsidR="004F561D" w:rsidRPr="007F05C5">
        <w:rPr>
          <w:rFonts w:ascii="Arial" w:hAnsi="Arial" w:cs="Arial"/>
          <w:lang w:val="en-US"/>
        </w:rPr>
        <w:t xml:space="preserve">random effect in </w:t>
      </w:r>
      <w:r w:rsidR="00E61667" w:rsidRPr="007F05C5">
        <w:rPr>
          <w:rFonts w:ascii="Arial" w:hAnsi="Arial" w:cs="Arial"/>
          <w:lang w:val="en-US"/>
        </w:rPr>
        <w:t xml:space="preserve">the </w:t>
      </w:r>
      <w:r w:rsidR="004F561D" w:rsidRPr="007F05C5">
        <w:rPr>
          <w:rFonts w:ascii="Arial" w:hAnsi="Arial" w:cs="Arial"/>
          <w:lang w:val="en-US"/>
        </w:rPr>
        <w:t>linear mix</w:t>
      </w:r>
      <w:r w:rsidR="00817638" w:rsidRPr="007F05C5">
        <w:rPr>
          <w:rFonts w:ascii="Arial" w:hAnsi="Arial" w:cs="Arial"/>
          <w:lang w:val="en-US"/>
        </w:rPr>
        <w:t>-effect</w:t>
      </w:r>
      <w:r w:rsidR="004F561D" w:rsidRPr="007F05C5">
        <w:rPr>
          <w:rFonts w:ascii="Arial" w:hAnsi="Arial" w:cs="Arial"/>
          <w:lang w:val="en-US"/>
        </w:rPr>
        <w:t xml:space="preserve"> model. </w:t>
      </w:r>
      <w:r w:rsidR="00D91614" w:rsidRPr="007F05C5">
        <w:rPr>
          <w:rFonts w:ascii="Arial" w:hAnsi="Arial" w:cs="Arial"/>
          <w:lang w:val="en-US"/>
        </w:rPr>
        <w:t xml:space="preserve">Fecundity </w:t>
      </w:r>
      <w:r w:rsidR="002347D9">
        <w:rPr>
          <w:rFonts w:ascii="Arial" w:hAnsi="Arial" w:cs="Arial"/>
          <w:lang w:val="en-US"/>
        </w:rPr>
        <w:t>at</w:t>
      </w:r>
      <w:r w:rsidR="00D91614" w:rsidRPr="007F05C5">
        <w:rPr>
          <w:rFonts w:ascii="Arial" w:hAnsi="Arial" w:cs="Arial"/>
          <w:lang w:val="en-US"/>
        </w:rPr>
        <w:t xml:space="preserve"> 29</w:t>
      </w:r>
      <w:r w:rsidR="00331C8D" w:rsidRPr="007F05C5">
        <w:rPr>
          <w:rFonts w:ascii="Arial" w:hAnsi="Arial" w:cs="Arial"/>
        </w:rPr>
        <w:t>°C</w:t>
      </w:r>
      <w:r w:rsidR="00D91614" w:rsidRPr="007F05C5">
        <w:rPr>
          <w:rFonts w:ascii="Arial" w:hAnsi="Arial" w:cs="Arial"/>
          <w:lang w:val="en-US"/>
        </w:rPr>
        <w:t xml:space="preserve"> and 17</w:t>
      </w:r>
      <w:r w:rsidR="00331C8D" w:rsidRPr="007F05C5">
        <w:rPr>
          <w:rFonts w:ascii="Arial" w:hAnsi="Arial" w:cs="Arial"/>
        </w:rPr>
        <w:t>°C</w:t>
      </w:r>
      <w:r w:rsidR="00D91614" w:rsidRPr="007F05C5">
        <w:rPr>
          <w:rFonts w:ascii="Arial" w:hAnsi="Arial" w:cs="Arial"/>
          <w:lang w:val="en-US"/>
        </w:rPr>
        <w:t>, recovered fecundity after 29</w:t>
      </w:r>
      <w:r w:rsidR="00331C8D" w:rsidRPr="007F05C5">
        <w:rPr>
          <w:rFonts w:ascii="Arial" w:hAnsi="Arial" w:cs="Arial"/>
        </w:rPr>
        <w:t>°C</w:t>
      </w:r>
      <w:r w:rsidR="00D91614" w:rsidRPr="007F05C5">
        <w:rPr>
          <w:rFonts w:ascii="Arial" w:hAnsi="Arial" w:cs="Arial"/>
          <w:lang w:val="en-US"/>
        </w:rPr>
        <w:t xml:space="preserve"> and 14</w:t>
      </w:r>
      <w:r w:rsidR="00331C8D" w:rsidRPr="007F05C5">
        <w:rPr>
          <w:rFonts w:ascii="Arial" w:hAnsi="Arial" w:cs="Arial"/>
        </w:rPr>
        <w:t>°C</w:t>
      </w:r>
      <w:r w:rsidR="00D91614" w:rsidRPr="007F05C5">
        <w:rPr>
          <w:rFonts w:ascii="Arial" w:hAnsi="Arial" w:cs="Arial"/>
          <w:lang w:val="en-US"/>
        </w:rPr>
        <w:t xml:space="preserve"> were used as direct measurement</w:t>
      </w:r>
      <w:r w:rsidR="00E61667" w:rsidRPr="007F05C5">
        <w:rPr>
          <w:rFonts w:ascii="Arial" w:hAnsi="Arial" w:cs="Arial"/>
          <w:lang w:val="en-US"/>
        </w:rPr>
        <w:t>s</w:t>
      </w:r>
      <w:r w:rsidR="00D91614" w:rsidRPr="007F05C5">
        <w:rPr>
          <w:rFonts w:ascii="Arial" w:hAnsi="Arial" w:cs="Arial"/>
          <w:lang w:val="en-US"/>
        </w:rPr>
        <w:t xml:space="preserve"> of their performance in </w:t>
      </w:r>
      <w:r w:rsidR="00FA13AC" w:rsidRPr="007F05C5">
        <w:rPr>
          <w:rFonts w:ascii="Arial" w:hAnsi="Arial" w:cs="Arial"/>
          <w:lang w:val="en-US"/>
        </w:rPr>
        <w:t xml:space="preserve">the </w:t>
      </w:r>
      <w:r w:rsidR="00D91614" w:rsidRPr="007F05C5">
        <w:rPr>
          <w:rFonts w:ascii="Arial" w:hAnsi="Arial" w:cs="Arial"/>
          <w:lang w:val="en-US"/>
        </w:rPr>
        <w:t>high and low temperature</w:t>
      </w:r>
      <w:r w:rsidR="00331C8D" w:rsidRPr="007F05C5">
        <w:rPr>
          <w:rFonts w:ascii="Arial" w:hAnsi="Arial" w:cs="Arial"/>
          <w:lang w:val="en-US"/>
        </w:rPr>
        <w:t>s</w:t>
      </w:r>
      <w:r w:rsidR="00D91614" w:rsidRPr="007F05C5">
        <w:rPr>
          <w:rFonts w:ascii="Arial" w:hAnsi="Arial" w:cs="Arial"/>
          <w:lang w:val="en-US"/>
        </w:rPr>
        <w:t>. The</w:t>
      </w:r>
      <w:r w:rsidR="00FA13AC" w:rsidRPr="007F05C5">
        <w:rPr>
          <w:rFonts w:ascii="Arial" w:hAnsi="Arial" w:cs="Arial"/>
          <w:lang w:val="en-US"/>
        </w:rPr>
        <w:t xml:space="preserve"> offspring numbers</w:t>
      </w:r>
      <w:r w:rsidR="00D91614" w:rsidRPr="007F05C5">
        <w:rPr>
          <w:rFonts w:ascii="Arial" w:hAnsi="Arial" w:cs="Arial"/>
          <w:lang w:val="en-US"/>
        </w:rPr>
        <w:t xml:space="preserve"> were modeled </w:t>
      </w:r>
      <w:r w:rsidR="004F561D" w:rsidRPr="007F05C5">
        <w:rPr>
          <w:rFonts w:ascii="Arial" w:hAnsi="Arial" w:cs="Arial"/>
          <w:lang w:val="en-US"/>
        </w:rPr>
        <w:t xml:space="preserve">by </w:t>
      </w:r>
      <w:proofErr w:type="spellStart"/>
      <w:r w:rsidR="004F561D" w:rsidRPr="007F05C5">
        <w:rPr>
          <w:rFonts w:ascii="Arial" w:hAnsi="Arial" w:cs="Arial"/>
          <w:lang w:val="en-US"/>
        </w:rPr>
        <w:t>hIndex</w:t>
      </w:r>
      <w:proofErr w:type="spellEnd"/>
      <w:r w:rsidR="004F561D" w:rsidRPr="007F05C5">
        <w:rPr>
          <w:rFonts w:ascii="Arial" w:hAnsi="Arial" w:cs="Arial"/>
          <w:lang w:val="en-US"/>
        </w:rPr>
        <w:t xml:space="preserve"> </w:t>
      </w:r>
      <w:r w:rsidR="00EE4C9D" w:rsidRPr="007F05C5">
        <w:rPr>
          <w:rFonts w:ascii="Arial" w:hAnsi="Arial" w:cs="Arial"/>
          <w:lang w:val="en-US"/>
        </w:rPr>
        <w:t xml:space="preserve">and experimental block </w:t>
      </w:r>
      <w:r w:rsidR="004F561D" w:rsidRPr="007F05C5">
        <w:rPr>
          <w:rFonts w:ascii="Arial" w:hAnsi="Arial" w:cs="Arial"/>
          <w:lang w:val="en-US"/>
        </w:rPr>
        <w:t>as fix effect</w:t>
      </w:r>
      <w:r w:rsidR="00E330BB" w:rsidRPr="007F05C5">
        <w:rPr>
          <w:rFonts w:ascii="Arial" w:hAnsi="Arial" w:cs="Arial"/>
          <w:lang w:val="en-US"/>
        </w:rPr>
        <w:t>s</w:t>
      </w:r>
      <w:r w:rsidR="004F561D" w:rsidRPr="007F05C5">
        <w:rPr>
          <w:rFonts w:ascii="Arial" w:hAnsi="Arial" w:cs="Arial"/>
          <w:lang w:val="en-US"/>
        </w:rPr>
        <w:t xml:space="preserve"> and species as</w:t>
      </w:r>
      <w:r w:rsidR="00E330BB" w:rsidRPr="007F05C5">
        <w:rPr>
          <w:rFonts w:ascii="Arial" w:hAnsi="Arial" w:cs="Arial"/>
          <w:lang w:val="en-US"/>
        </w:rPr>
        <w:t xml:space="preserve"> a</w:t>
      </w:r>
      <w:r w:rsidR="004F561D" w:rsidRPr="007F05C5">
        <w:rPr>
          <w:rFonts w:ascii="Arial" w:hAnsi="Arial" w:cs="Arial"/>
          <w:lang w:val="en-US"/>
        </w:rPr>
        <w:t xml:space="preserve"> random effect in </w:t>
      </w:r>
      <w:r w:rsidR="00E61667" w:rsidRPr="007F05C5">
        <w:rPr>
          <w:rFonts w:ascii="Arial" w:hAnsi="Arial" w:cs="Arial"/>
          <w:lang w:val="en-US"/>
        </w:rPr>
        <w:t xml:space="preserve">the </w:t>
      </w:r>
      <w:r w:rsidR="00533C86" w:rsidRPr="007F05C5">
        <w:rPr>
          <w:rFonts w:ascii="Arial" w:hAnsi="Arial" w:cs="Arial"/>
          <w:lang w:val="en-US"/>
        </w:rPr>
        <w:t xml:space="preserve">generalized </w:t>
      </w:r>
      <w:r w:rsidR="004F561D" w:rsidRPr="007F05C5">
        <w:rPr>
          <w:rFonts w:ascii="Arial" w:hAnsi="Arial" w:cs="Arial"/>
          <w:lang w:val="en-US"/>
        </w:rPr>
        <w:t>linear mix</w:t>
      </w:r>
      <w:r w:rsidR="00FA13AC" w:rsidRPr="007F05C5">
        <w:rPr>
          <w:rFonts w:ascii="Arial" w:hAnsi="Arial" w:cs="Arial"/>
          <w:lang w:val="en-US"/>
        </w:rPr>
        <w:t>-effect</w:t>
      </w:r>
      <w:r w:rsidR="004F561D" w:rsidRPr="007F05C5">
        <w:rPr>
          <w:rFonts w:ascii="Arial" w:hAnsi="Arial" w:cs="Arial"/>
          <w:lang w:val="en-US"/>
        </w:rPr>
        <w:t xml:space="preserve"> model</w:t>
      </w:r>
      <w:r w:rsidR="00533C86" w:rsidRPr="007F05C5">
        <w:rPr>
          <w:rFonts w:ascii="Arial" w:hAnsi="Arial" w:cs="Arial"/>
          <w:lang w:val="en-US"/>
        </w:rPr>
        <w:t xml:space="preserve"> (family = “</w:t>
      </w:r>
      <w:r w:rsidR="005F030E" w:rsidRPr="007F05C5">
        <w:rPr>
          <w:rFonts w:ascii="Arial" w:hAnsi="Arial" w:cs="Arial"/>
          <w:lang w:val="en-US"/>
        </w:rPr>
        <w:t>negative binomial</w:t>
      </w:r>
      <w:r w:rsidR="00533C86" w:rsidRPr="007F05C5">
        <w:rPr>
          <w:rFonts w:ascii="Arial" w:hAnsi="Arial" w:cs="Arial"/>
          <w:lang w:val="en-US"/>
        </w:rPr>
        <w:t>”)</w:t>
      </w:r>
      <w:r w:rsidR="004F561D" w:rsidRPr="007F05C5">
        <w:rPr>
          <w:rFonts w:ascii="Arial" w:hAnsi="Arial" w:cs="Arial"/>
          <w:lang w:val="en-US"/>
        </w:rPr>
        <w:t xml:space="preserve">. Diagnostics of the models were </w:t>
      </w:r>
      <w:del w:id="370" w:author="Owen Lewis" w:date="2021-08-20T08:55:00Z">
        <w:r w:rsidR="004F561D" w:rsidRPr="007F05C5" w:rsidDel="00964456">
          <w:rPr>
            <w:rFonts w:ascii="Arial" w:hAnsi="Arial" w:cs="Arial"/>
            <w:lang w:val="en-US"/>
          </w:rPr>
          <w:delText>conducted</w:delText>
        </w:r>
      </w:del>
      <w:ins w:id="371" w:author="Owen Lewis" w:date="2021-08-20T08:55:00Z">
        <w:r w:rsidR="00964456">
          <w:rPr>
            <w:rFonts w:ascii="Arial" w:hAnsi="Arial" w:cs="Arial"/>
            <w:lang w:val="en-US"/>
          </w:rPr>
          <w:t>examined</w:t>
        </w:r>
      </w:ins>
      <w:r w:rsidR="004F561D" w:rsidRPr="007F05C5">
        <w:rPr>
          <w:rFonts w:ascii="Arial" w:hAnsi="Arial" w:cs="Arial"/>
          <w:lang w:val="en-US"/>
        </w:rPr>
        <w:t xml:space="preserve">. </w:t>
      </w:r>
      <w:r w:rsidR="009C06FE" w:rsidRPr="007F05C5">
        <w:rPr>
          <w:rFonts w:ascii="Arial" w:hAnsi="Arial" w:cs="Arial"/>
          <w:lang w:val="en-US"/>
        </w:rPr>
        <w:t>D</w:t>
      </w:r>
      <w:r w:rsidR="004F561D" w:rsidRPr="007F05C5">
        <w:rPr>
          <w:rFonts w:ascii="Arial" w:hAnsi="Arial" w:cs="Arial"/>
          <w:lang w:val="en-US"/>
        </w:rPr>
        <w:t>ata point</w:t>
      </w:r>
      <w:r w:rsidR="009C06FE" w:rsidRPr="007F05C5">
        <w:rPr>
          <w:rFonts w:ascii="Arial" w:hAnsi="Arial" w:cs="Arial"/>
          <w:lang w:val="en-US"/>
        </w:rPr>
        <w:t>s</w:t>
      </w:r>
      <w:r w:rsidR="004F561D" w:rsidRPr="007F05C5">
        <w:rPr>
          <w:rFonts w:ascii="Arial" w:hAnsi="Arial" w:cs="Arial"/>
          <w:lang w:val="en-US"/>
        </w:rPr>
        <w:t xml:space="preserve"> with extreme leverage value were excluded and the model </w:t>
      </w:r>
      <w:r w:rsidR="00331C8D" w:rsidRPr="007F05C5">
        <w:rPr>
          <w:rFonts w:ascii="Arial" w:hAnsi="Arial" w:cs="Arial"/>
          <w:lang w:val="en-US"/>
        </w:rPr>
        <w:t>was</w:t>
      </w:r>
      <w:r w:rsidR="004F561D" w:rsidRPr="007F05C5">
        <w:rPr>
          <w:rFonts w:ascii="Arial" w:hAnsi="Arial" w:cs="Arial"/>
          <w:lang w:val="en-US"/>
        </w:rPr>
        <w:t xml:space="preserve"> </w:t>
      </w:r>
      <w:r w:rsidR="009C06FE" w:rsidRPr="007F05C5">
        <w:rPr>
          <w:rFonts w:ascii="Arial" w:hAnsi="Arial" w:cs="Arial"/>
          <w:lang w:val="en-US"/>
        </w:rPr>
        <w:t xml:space="preserve">fitted </w:t>
      </w:r>
      <w:r w:rsidR="004F561D" w:rsidRPr="007F05C5">
        <w:rPr>
          <w:rFonts w:ascii="Arial" w:hAnsi="Arial" w:cs="Arial"/>
          <w:lang w:val="en-US"/>
        </w:rPr>
        <w:t>again to test if the statistical significance still hold</w:t>
      </w:r>
      <w:r w:rsidR="00331C8D" w:rsidRPr="007F05C5">
        <w:rPr>
          <w:rFonts w:ascii="Arial" w:hAnsi="Arial" w:cs="Arial"/>
          <w:lang w:val="en-US"/>
        </w:rPr>
        <w:t>s</w:t>
      </w:r>
      <w:r w:rsidR="004F561D" w:rsidRPr="007F05C5">
        <w:rPr>
          <w:rFonts w:ascii="Arial" w:hAnsi="Arial" w:cs="Arial"/>
          <w:lang w:val="en-US"/>
        </w:rPr>
        <w:t xml:space="preserve">. </w:t>
      </w:r>
    </w:p>
    <w:p w14:paraId="1104993D" w14:textId="396E0EE2" w:rsidR="00192D77" w:rsidRPr="007F05C5" w:rsidRDefault="002347D9" w:rsidP="008E748E">
      <w:pPr>
        <w:ind w:firstLine="360"/>
        <w:rPr>
          <w:rFonts w:ascii="Arial" w:hAnsi="Arial" w:cs="Arial"/>
          <w:lang w:val="en-US"/>
        </w:rPr>
      </w:pPr>
      <w:r>
        <w:rPr>
          <w:rFonts w:ascii="Arial" w:hAnsi="Arial" w:cs="Arial"/>
          <w:i/>
          <w:iCs/>
          <w:lang w:val="en-US"/>
        </w:rPr>
        <w:t>Knockdown</w:t>
      </w:r>
      <w:r w:rsidR="007E6E9A" w:rsidRPr="007F05C5">
        <w:rPr>
          <w:rFonts w:ascii="Arial" w:hAnsi="Arial" w:cs="Arial"/>
          <w:i/>
          <w:iCs/>
          <w:lang w:val="en-US"/>
        </w:rPr>
        <w:t xml:space="preserve"> </w:t>
      </w:r>
      <w:r w:rsidR="00B73608" w:rsidRPr="007F05C5">
        <w:rPr>
          <w:rFonts w:ascii="Arial" w:hAnsi="Arial" w:cs="Arial"/>
          <w:i/>
          <w:iCs/>
          <w:lang w:val="en-US"/>
        </w:rPr>
        <w:t>tolerance</w:t>
      </w:r>
      <w:r w:rsidR="00B73608" w:rsidRPr="007F05C5">
        <w:rPr>
          <w:rFonts w:ascii="Arial" w:hAnsi="Arial" w:cs="Arial"/>
          <w:lang w:val="en-US"/>
        </w:rPr>
        <w:t xml:space="preserve">. </w:t>
      </w:r>
      <w:r w:rsidR="00FD2848" w:rsidRPr="007F05C5">
        <w:rPr>
          <w:rFonts w:ascii="Arial" w:hAnsi="Arial" w:cs="Arial"/>
          <w:lang w:val="en-US"/>
        </w:rPr>
        <w:t xml:space="preserve">The six measurements of physiological tolerance were modeled </w:t>
      </w:r>
      <w:del w:id="372" w:author="Owen Lewis" w:date="2021-08-20T08:56:00Z">
        <w:r w:rsidR="00FD2848" w:rsidRPr="007F05C5" w:rsidDel="00873A98">
          <w:rPr>
            <w:rFonts w:ascii="Arial" w:hAnsi="Arial" w:cs="Arial"/>
            <w:lang w:val="en-US"/>
          </w:rPr>
          <w:delText xml:space="preserve">by </w:delText>
        </w:r>
      </w:del>
      <w:ins w:id="373" w:author="Owen Lewis" w:date="2021-08-20T08:56:00Z">
        <w:r w:rsidR="00873A98">
          <w:rPr>
            <w:rFonts w:ascii="Arial" w:hAnsi="Arial" w:cs="Arial"/>
            <w:lang w:val="en-US"/>
          </w:rPr>
          <w:t xml:space="preserve">as a function </w:t>
        </w:r>
        <w:proofErr w:type="spellStart"/>
        <w:r w:rsidR="00873A98">
          <w:rPr>
            <w:rFonts w:ascii="Arial" w:hAnsi="Arial" w:cs="Arial"/>
            <w:lang w:val="en-US"/>
          </w:rPr>
          <w:t>of</w:t>
        </w:r>
        <w:r w:rsidR="00873A98" w:rsidRPr="007F05C5">
          <w:rPr>
            <w:rFonts w:ascii="Arial" w:hAnsi="Arial" w:cs="Arial"/>
            <w:lang w:val="en-US"/>
          </w:rPr>
          <w:t xml:space="preserve"> </w:t>
        </w:r>
      </w:ins>
      <w:r w:rsidR="00FD2848" w:rsidRPr="007F05C5">
        <w:rPr>
          <w:rFonts w:ascii="Arial" w:hAnsi="Arial" w:cs="Arial"/>
          <w:lang w:val="en-US"/>
        </w:rPr>
        <w:t>hIndex</w:t>
      </w:r>
      <w:proofErr w:type="spellEnd"/>
      <w:r w:rsidR="00FD2848" w:rsidRPr="007F05C5">
        <w:rPr>
          <w:rFonts w:ascii="Arial" w:hAnsi="Arial" w:cs="Arial"/>
          <w:lang w:val="en-US"/>
        </w:rPr>
        <w:t>, block</w:t>
      </w:r>
      <w:r w:rsidR="007A4E41" w:rsidRPr="007F05C5">
        <w:rPr>
          <w:rFonts w:ascii="Arial" w:hAnsi="Arial" w:cs="Arial"/>
          <w:lang w:val="en-US"/>
        </w:rPr>
        <w:t>,</w:t>
      </w:r>
      <w:r w:rsidR="00FD2848" w:rsidRPr="007F05C5">
        <w:rPr>
          <w:rFonts w:ascii="Arial" w:hAnsi="Arial" w:cs="Arial"/>
          <w:lang w:val="en-US"/>
        </w:rPr>
        <w:t xml:space="preserve"> and </w:t>
      </w:r>
      <w:r w:rsidR="00E330BB" w:rsidRPr="007F05C5">
        <w:rPr>
          <w:rFonts w:ascii="Arial" w:hAnsi="Arial" w:cs="Arial"/>
          <w:lang w:val="en-US"/>
        </w:rPr>
        <w:t xml:space="preserve">tube </w:t>
      </w:r>
      <w:r w:rsidR="00FD2848" w:rsidRPr="007F05C5">
        <w:rPr>
          <w:rFonts w:ascii="Arial" w:hAnsi="Arial" w:cs="Arial"/>
          <w:lang w:val="en-US"/>
        </w:rPr>
        <w:t>position as fix</w:t>
      </w:r>
      <w:r w:rsidR="00850CC2" w:rsidRPr="007F05C5">
        <w:rPr>
          <w:rFonts w:ascii="Arial" w:hAnsi="Arial" w:cs="Arial"/>
          <w:lang w:val="en-US"/>
        </w:rPr>
        <w:t>ed</w:t>
      </w:r>
      <w:r w:rsidR="00FD2848" w:rsidRPr="007F05C5">
        <w:rPr>
          <w:rFonts w:ascii="Arial" w:hAnsi="Arial" w:cs="Arial"/>
          <w:lang w:val="en-US"/>
        </w:rPr>
        <w:t xml:space="preserve"> effect</w:t>
      </w:r>
      <w:r w:rsidR="00E330BB" w:rsidRPr="007F05C5">
        <w:rPr>
          <w:rFonts w:ascii="Arial" w:hAnsi="Arial" w:cs="Arial"/>
          <w:lang w:val="en-US"/>
        </w:rPr>
        <w:t>s</w:t>
      </w:r>
      <w:r w:rsidR="00FD2848" w:rsidRPr="007F05C5">
        <w:rPr>
          <w:rFonts w:ascii="Arial" w:hAnsi="Arial" w:cs="Arial"/>
          <w:lang w:val="en-US"/>
        </w:rPr>
        <w:t>,</w:t>
      </w:r>
      <w:ins w:id="374" w:author="Owen Lewis" w:date="2021-08-20T08:56:00Z">
        <w:r w:rsidR="00873A98">
          <w:rPr>
            <w:rFonts w:ascii="Arial" w:hAnsi="Arial" w:cs="Arial"/>
            <w:lang w:val="en-US"/>
          </w:rPr>
          <w:t xml:space="preserve"> and</w:t>
        </w:r>
      </w:ins>
      <w:r w:rsidR="00FD2848" w:rsidRPr="007F05C5">
        <w:rPr>
          <w:rFonts w:ascii="Arial" w:hAnsi="Arial" w:cs="Arial"/>
          <w:lang w:val="en-US"/>
        </w:rPr>
        <w:t xml:space="preserve"> species as</w:t>
      </w:r>
      <w:r w:rsidR="009C06FE" w:rsidRPr="007F05C5">
        <w:rPr>
          <w:rFonts w:ascii="Arial" w:hAnsi="Arial" w:cs="Arial"/>
          <w:lang w:val="en-US"/>
        </w:rPr>
        <w:t xml:space="preserve"> a</w:t>
      </w:r>
      <w:r w:rsidR="00FD2848" w:rsidRPr="007F05C5">
        <w:rPr>
          <w:rFonts w:ascii="Arial" w:hAnsi="Arial" w:cs="Arial"/>
          <w:lang w:val="en-US"/>
        </w:rPr>
        <w:t xml:space="preserve"> random effect in </w:t>
      </w:r>
      <w:del w:id="375" w:author="Owen Lewis" w:date="2021-08-20T08:56:00Z">
        <w:r w:rsidR="007A4E41" w:rsidRPr="007F05C5" w:rsidDel="00873A98">
          <w:rPr>
            <w:rFonts w:ascii="Arial" w:hAnsi="Arial" w:cs="Arial"/>
            <w:lang w:val="en-US"/>
          </w:rPr>
          <w:delText xml:space="preserve">the </w:delText>
        </w:r>
      </w:del>
      <w:r w:rsidR="00FD2848" w:rsidRPr="007F05C5">
        <w:rPr>
          <w:rFonts w:ascii="Arial" w:hAnsi="Arial" w:cs="Arial"/>
          <w:lang w:val="en-US"/>
        </w:rPr>
        <w:t>linear mix</w:t>
      </w:r>
      <w:r w:rsidR="009C06FE" w:rsidRPr="007F05C5">
        <w:rPr>
          <w:rFonts w:ascii="Arial" w:hAnsi="Arial" w:cs="Arial"/>
          <w:lang w:val="en-US"/>
        </w:rPr>
        <w:t xml:space="preserve">-effect </w:t>
      </w:r>
      <w:r w:rsidR="00FD2848" w:rsidRPr="007F05C5">
        <w:rPr>
          <w:rFonts w:ascii="Arial" w:hAnsi="Arial" w:cs="Arial"/>
          <w:lang w:val="en-US"/>
        </w:rPr>
        <w:t>model</w:t>
      </w:r>
      <w:ins w:id="376" w:author="Owen Lewis" w:date="2021-08-20T08:56:00Z">
        <w:r w:rsidR="00873A98">
          <w:rPr>
            <w:rFonts w:ascii="Arial" w:hAnsi="Arial" w:cs="Arial"/>
            <w:lang w:val="en-US"/>
          </w:rPr>
          <w:t>s</w:t>
        </w:r>
      </w:ins>
      <w:r>
        <w:rPr>
          <w:rFonts w:ascii="Arial" w:hAnsi="Arial" w:cs="Arial"/>
          <w:lang w:val="en-US"/>
        </w:rPr>
        <w:t xml:space="preserve"> (family = “</w:t>
      </w:r>
      <w:r w:rsidR="00437594">
        <w:rPr>
          <w:rFonts w:ascii="Arial" w:hAnsi="Arial" w:cs="Arial"/>
          <w:lang w:val="en-US"/>
        </w:rPr>
        <w:t>gaussian</w:t>
      </w:r>
      <w:r>
        <w:rPr>
          <w:rFonts w:ascii="Arial" w:hAnsi="Arial" w:cs="Arial"/>
          <w:lang w:val="en-US"/>
        </w:rPr>
        <w:t>”)</w:t>
      </w:r>
      <w:r w:rsidR="00FD2848" w:rsidRPr="007F05C5">
        <w:rPr>
          <w:rFonts w:ascii="Arial" w:hAnsi="Arial" w:cs="Arial"/>
          <w:lang w:val="en-US"/>
        </w:rPr>
        <w:t xml:space="preserve">. </w:t>
      </w:r>
    </w:p>
    <w:p w14:paraId="47C75612" w14:textId="4D920922" w:rsidR="005E5624" w:rsidRDefault="007C40BB" w:rsidP="008E748E">
      <w:pPr>
        <w:ind w:firstLine="360"/>
        <w:rPr>
          <w:rFonts w:ascii="Arial" w:hAnsi="Arial" w:cs="Arial"/>
          <w:lang w:val="en-US"/>
        </w:rPr>
      </w:pPr>
      <w:r w:rsidRPr="004F7A40">
        <w:rPr>
          <w:rFonts w:ascii="Arial" w:hAnsi="Arial" w:cs="Arial"/>
          <w:i/>
          <w:iCs/>
          <w:lang w:val="en-US"/>
        </w:rPr>
        <w:t>Short-term c</w:t>
      </w:r>
      <w:r w:rsidR="00437594" w:rsidRPr="004F7A40">
        <w:rPr>
          <w:rFonts w:ascii="Arial" w:hAnsi="Arial" w:cs="Arial"/>
          <w:i/>
          <w:iCs/>
          <w:lang w:val="en-US"/>
        </w:rPr>
        <w:t>ompetition</w:t>
      </w:r>
      <w:r w:rsidR="00666573" w:rsidRPr="004F7A40">
        <w:rPr>
          <w:rFonts w:ascii="Arial" w:hAnsi="Arial" w:cs="Arial"/>
          <w:i/>
          <w:iCs/>
          <w:lang w:val="en-US"/>
        </w:rPr>
        <w:t>.</w:t>
      </w:r>
      <w:r w:rsidR="00666573" w:rsidRPr="007F05C5">
        <w:rPr>
          <w:rFonts w:ascii="Arial" w:hAnsi="Arial" w:cs="Arial"/>
          <w:lang w:val="en-US"/>
        </w:rPr>
        <w:t xml:space="preserve"> </w:t>
      </w:r>
      <w:r>
        <w:rPr>
          <w:rFonts w:ascii="Arial" w:hAnsi="Arial" w:cs="Arial"/>
          <w:lang w:val="en-US"/>
        </w:rPr>
        <w:t>We used</w:t>
      </w:r>
      <w:r w:rsidR="004F7A40">
        <w:rPr>
          <w:rFonts w:ascii="Arial" w:hAnsi="Arial" w:cs="Arial"/>
          <w:lang w:val="en-US"/>
        </w:rPr>
        <w:t xml:space="preserve"> the</w:t>
      </w:r>
      <w:r>
        <w:rPr>
          <w:rFonts w:ascii="Arial" w:hAnsi="Arial" w:cs="Arial"/>
          <w:lang w:val="en-US"/>
        </w:rPr>
        <w:t xml:space="preserve"> </w:t>
      </w:r>
      <w:proofErr w:type="spellStart"/>
      <w:r>
        <w:rPr>
          <w:rFonts w:ascii="Arial" w:hAnsi="Arial" w:cs="Arial"/>
          <w:lang w:val="en-US"/>
        </w:rPr>
        <w:t>Beverton</w:t>
      </w:r>
      <w:proofErr w:type="spellEnd"/>
      <w:r>
        <w:rPr>
          <w:rFonts w:ascii="Arial" w:hAnsi="Arial" w:cs="Arial"/>
          <w:lang w:val="en-US"/>
        </w:rPr>
        <w:t>-Holt model</w:t>
      </w:r>
      <w:r w:rsidR="005E5624">
        <w:rPr>
          <w:rFonts w:ascii="Arial" w:hAnsi="Arial" w:cs="Arial"/>
          <w:lang w:val="en-US"/>
        </w:rPr>
        <w:t xml:space="preserve"> </w:t>
      </w:r>
      <w:r>
        <w:rPr>
          <w:rFonts w:ascii="Arial" w:hAnsi="Arial" w:cs="Arial"/>
          <w:lang w:val="en-US"/>
        </w:rPr>
        <w:t>to describe the population growth of a single generation of flies on discrete and temporary resources</w:t>
      </w:r>
      <w:r w:rsidR="005E5624">
        <w:rPr>
          <w:rFonts w:ascii="Arial" w:hAnsi="Arial" w:cs="Arial"/>
          <w:lang w:val="en-US"/>
        </w:rPr>
        <w:t>:</w:t>
      </w:r>
      <w:r w:rsidR="005E5624"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d>
            <m:dPr>
              <m:ctrlPr>
                <w:rPr>
                  <w:rFonts w:ascii="Cambria Math" w:hAnsi="Cambria Math" w:cs="Arial"/>
                  <w:lang w:val="en-US"/>
                </w:rPr>
              </m:ctrlPr>
            </m:dPr>
            <m:e>
              <m:r>
                <m:rPr>
                  <m:sty m:val="p"/>
                </m:rPr>
                <w:rPr>
                  <w:rFonts w:ascii="Cambria Math" w:hAnsi="Cambria Math" w:cs="Arial"/>
                  <w:lang w:val="en-US"/>
                </w:rPr>
                <m:t>1</m:t>
              </m:r>
            </m:e>
          </m:d>
        </m:oMath>
      </m:oMathPara>
    </w:p>
    <w:p w14:paraId="53C14962" w14:textId="06592158" w:rsidR="00B92EA0" w:rsidRDefault="00873A98" w:rsidP="008E748E">
      <w:pPr>
        <w:ind w:firstLine="360"/>
        <w:rPr>
          <w:rFonts w:ascii="Arial" w:hAnsi="Arial" w:cs="Arial"/>
          <w:lang w:val="en-US"/>
        </w:rPr>
      </w:pPr>
      <w:ins w:id="377" w:author="Owen Lewis" w:date="2021-08-20T08:57:00Z">
        <w:r>
          <w:rPr>
            <w:rFonts w:ascii="Arial" w:hAnsi="Arial" w:cs="Arial"/>
            <w:lang w:val="en-US"/>
          </w:rPr>
          <w:t>w</w:t>
        </w:r>
      </w:ins>
      <w:ins w:id="378" w:author="Owen Lewis" w:date="2021-08-20T08:56:00Z">
        <w:r>
          <w:rPr>
            <w:rFonts w:ascii="Arial" w:hAnsi="Arial" w:cs="Arial"/>
            <w:lang w:val="en-US"/>
          </w:rPr>
          <w:t xml:space="preserve">here </w:t>
        </w:r>
      </w:ins>
      <w:r w:rsidR="005E5624">
        <w:rPr>
          <w:rFonts w:ascii="Arial" w:hAnsi="Arial" w:cs="Arial"/>
          <w:lang w:val="en-US"/>
        </w:rPr>
        <w:t>R</w:t>
      </w:r>
      <w:r w:rsidR="005E5624" w:rsidRPr="002E4005">
        <w:rPr>
          <w:rFonts w:ascii="Arial" w:hAnsi="Arial" w:cs="Arial"/>
          <w:vertAlign w:val="subscript"/>
          <w:lang w:val="en-US"/>
          <w:rPrChange w:id="379" w:author="Owen Lewis" w:date="2021-08-19T22:50:00Z">
            <w:rPr>
              <w:rFonts w:ascii="Arial" w:hAnsi="Arial" w:cs="Arial"/>
              <w:lang w:val="en-US"/>
            </w:rPr>
          </w:rPrChange>
        </w:rPr>
        <w:t>0</w:t>
      </w:r>
      <w:r w:rsidR="005E5624">
        <w:rPr>
          <w:rFonts w:ascii="Arial" w:hAnsi="Arial" w:cs="Arial"/>
          <w:lang w:val="en-US"/>
        </w:rPr>
        <w:t xml:space="preserve"> is the generational reproduction rate</w:t>
      </w:r>
      <w:ins w:id="380" w:author="Owen Lewis" w:date="2021-08-20T08:56:00Z">
        <w:r>
          <w:rPr>
            <w:rFonts w:ascii="Arial" w:hAnsi="Arial" w:cs="Arial"/>
            <w:lang w:val="en-US"/>
          </w:rPr>
          <w:t xml:space="preserve"> a</w:t>
        </w:r>
      </w:ins>
      <w:ins w:id="381" w:author="Owen Lewis" w:date="2021-08-20T08:57:00Z">
        <w:r>
          <w:rPr>
            <w:rFonts w:ascii="Arial" w:hAnsi="Arial" w:cs="Arial"/>
            <w:lang w:val="en-US"/>
          </w:rPr>
          <w:t>nd</w:t>
        </w:r>
      </w:ins>
      <w:del w:id="382" w:author="Owen Lewis" w:date="2021-08-20T08:56:00Z">
        <w:r w:rsidR="005E5624" w:rsidDel="00873A98">
          <w:rPr>
            <w:rFonts w:ascii="Arial" w:hAnsi="Arial" w:cs="Arial"/>
            <w:lang w:val="en-US"/>
          </w:rPr>
          <w:delText>,</w:delText>
        </w:r>
      </w:del>
      <w:r w:rsidR="005E5624">
        <w:rPr>
          <w:rFonts w:ascii="Arial" w:hAnsi="Arial" w:cs="Arial"/>
          <w:lang w:val="en-US"/>
        </w:rPr>
        <w:t xml:space="preserve"> </w:t>
      </w:r>
      <w:r w:rsidR="005E5624">
        <w:rPr>
          <w:rFonts w:ascii="Arial" w:hAnsi="Arial" w:cs="Arial"/>
          <w:lang w:val="en-US"/>
        </w:rPr>
        <w:sym w:font="Symbol" w:char="F061"/>
      </w:r>
      <w:r w:rsidR="005E5624">
        <w:rPr>
          <w:rFonts w:ascii="Arial" w:hAnsi="Arial" w:cs="Arial"/>
          <w:lang w:val="en-US"/>
        </w:rPr>
        <w:t xml:space="preserve"> represents intraspecific competition coefficients</w:t>
      </w:r>
      <w:r w:rsidR="008E1D06">
        <w:rPr>
          <w:rFonts w:ascii="Arial" w:hAnsi="Arial" w:cs="Arial"/>
          <w:lang w:val="en-US"/>
        </w:rPr>
        <w:t xml:space="preserve">. </w:t>
      </w:r>
      <w:r w:rsidR="005E5624">
        <w:rPr>
          <w:rFonts w:ascii="Arial" w:hAnsi="Arial" w:cs="Arial"/>
          <w:lang w:val="en-US"/>
        </w:rPr>
        <w:sym w:font="Symbol" w:char="F062"/>
      </w:r>
      <w:r w:rsidR="005E5624">
        <w:rPr>
          <w:rFonts w:ascii="Arial" w:hAnsi="Arial" w:cs="Arial"/>
          <w:lang w:val="en-US"/>
        </w:rPr>
        <w:t xml:space="preserve"> represents</w:t>
      </w:r>
      <w:r w:rsidR="008E1D06">
        <w:rPr>
          <w:rFonts w:ascii="Arial" w:hAnsi="Arial" w:cs="Arial"/>
          <w:lang w:val="en-US"/>
        </w:rPr>
        <w:t xml:space="preserve"> the </w:t>
      </w:r>
      <w:r w:rsidR="008E1D06">
        <w:rPr>
          <w:rFonts w:ascii="Arial" w:hAnsi="Arial" w:cs="Arial"/>
        </w:rPr>
        <w:t xml:space="preserve">interspecific </w:t>
      </w:r>
      <w:r w:rsidR="008E1D06" w:rsidRPr="00844B36">
        <w:rPr>
          <w:rFonts w:ascii="Arial" w:hAnsi="Arial" w:cs="Arial"/>
        </w:rPr>
        <w:t>competition coeffic</w:t>
      </w:r>
      <w:r w:rsidR="008E1D06" w:rsidRPr="00930691">
        <w:rPr>
          <w:rFonts w:ascii="Arial" w:hAnsi="Arial" w:cs="Arial"/>
        </w:rPr>
        <w:t>ients, which define</w:t>
      </w:r>
      <w:del w:id="383" w:author="Owen Lewis" w:date="2021-08-20T08:57:00Z">
        <w:r w:rsidR="008E1D06" w:rsidRPr="00930691" w:rsidDel="00266D81">
          <w:rPr>
            <w:rFonts w:ascii="Arial" w:hAnsi="Arial" w:cs="Arial"/>
          </w:rPr>
          <w:delText>s</w:delText>
        </w:r>
      </w:del>
      <w:r w:rsidR="008E1D06" w:rsidRPr="00930691">
        <w:rPr>
          <w:rFonts w:ascii="Arial" w:hAnsi="Arial" w:cs="Arial"/>
        </w:rPr>
        <w:t xml:space="preserve"> the equivalence between the two </w:t>
      </w:r>
      <w:r w:rsidR="00930691" w:rsidRPr="00930691">
        <w:rPr>
          <w:rFonts w:ascii="Arial" w:hAnsi="Arial" w:cs="Arial"/>
        </w:rPr>
        <w:t>competing</w:t>
      </w:r>
      <w:r w:rsidR="008E1D06" w:rsidRPr="00930691">
        <w:rPr>
          <w:rFonts w:ascii="Arial" w:hAnsi="Arial" w:cs="Arial"/>
        </w:rPr>
        <w:t xml:space="preserve"> species.</w:t>
      </w:r>
      <w:r w:rsidR="008E1D06" w:rsidRPr="00930691">
        <w:rPr>
          <w:rFonts w:ascii="Arial" w:hAnsi="Arial" w:cs="Arial"/>
          <w:lang w:val="en-US"/>
        </w:rPr>
        <w:t xml:space="preserve"> </w:t>
      </w:r>
      <w:r w:rsidR="005E5624">
        <w:rPr>
          <w:rFonts w:ascii="Arial" w:hAnsi="Arial" w:cs="Arial"/>
          <w:lang w:val="en-US"/>
        </w:rPr>
        <w:t>Their values</w:t>
      </w:r>
      <w:r w:rsidR="00D803C5">
        <w:rPr>
          <w:rFonts w:ascii="Arial" w:hAnsi="Arial" w:cs="Arial"/>
          <w:lang w:val="en-US"/>
        </w:rPr>
        <w:t xml:space="preserve"> and </w:t>
      </w:r>
      <w:r w:rsidR="00AA7AEA">
        <w:rPr>
          <w:rFonts w:ascii="Arial" w:hAnsi="Arial" w:cs="Arial"/>
          <w:lang w:val="en-US"/>
        </w:rPr>
        <w:t xml:space="preserve">90% </w:t>
      </w:r>
      <w:r w:rsidR="00D803C5">
        <w:rPr>
          <w:rFonts w:ascii="Arial" w:hAnsi="Arial" w:cs="Arial"/>
          <w:lang w:val="en-US"/>
        </w:rPr>
        <w:t>credible intervals</w:t>
      </w:r>
      <w:r w:rsidR="005E5624">
        <w:rPr>
          <w:rFonts w:ascii="Arial" w:hAnsi="Arial" w:cs="Arial"/>
          <w:lang w:val="en-US"/>
        </w:rPr>
        <w:t xml:space="preserve"> were estimated using the same Bayesian statistical method de</w:t>
      </w:r>
      <w:r w:rsidR="00C30E88">
        <w:rPr>
          <w:rFonts w:ascii="Arial" w:hAnsi="Arial" w:cs="Arial"/>
          <w:lang w:val="en-US"/>
        </w:rPr>
        <w:t xml:space="preserve">tailed in </w:t>
      </w:r>
      <w:r w:rsidR="00C30E88">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sidR="00C30E88">
        <w:rPr>
          <w:rFonts w:ascii="Arial" w:hAnsi="Arial" w:cs="Arial"/>
          <w:lang w:val="en-US"/>
        </w:rPr>
        <w:fldChar w:fldCharType="separate"/>
      </w:r>
      <w:r w:rsidR="00B308DE" w:rsidRPr="00B308DE">
        <w:rPr>
          <w:rFonts w:ascii="Arial" w:hAnsi="Arial" w:cs="Arial"/>
          <w:noProof/>
          <w:lang w:val="en-US"/>
        </w:rPr>
        <w:t>(Terry et al. 2021)</w:t>
      </w:r>
      <w:r w:rsidR="00C30E88">
        <w:rPr>
          <w:rFonts w:ascii="Arial" w:hAnsi="Arial" w:cs="Arial"/>
          <w:lang w:val="en-US"/>
        </w:rPr>
        <w:fldChar w:fldCharType="end"/>
      </w:r>
      <w:r w:rsidR="005E5624">
        <w:rPr>
          <w:rFonts w:ascii="Arial" w:hAnsi="Arial" w:cs="Arial"/>
          <w:lang w:val="en-US"/>
        </w:rPr>
        <w:t xml:space="preserve">. </w:t>
      </w:r>
      <w:r w:rsidR="004F7A40">
        <w:rPr>
          <w:rFonts w:ascii="Arial" w:hAnsi="Arial" w:cs="Arial"/>
          <w:lang w:val="en-US"/>
        </w:rPr>
        <w:t>The e</w:t>
      </w:r>
      <w:r w:rsidR="00AA7AEA">
        <w:rPr>
          <w:rFonts w:ascii="Arial" w:hAnsi="Arial" w:cs="Arial"/>
          <w:lang w:val="en-US"/>
        </w:rPr>
        <w:t xml:space="preserve">quilibrium state of each pair was predicted </w:t>
      </w:r>
      <w:r w:rsidR="00E67B2B">
        <w:rPr>
          <w:rFonts w:ascii="Arial" w:hAnsi="Arial" w:cs="Arial"/>
          <w:lang w:val="en-US"/>
        </w:rPr>
        <w:t>following</w:t>
      </w:r>
      <w:r w:rsidR="0049794D">
        <w:rPr>
          <w:rFonts w:ascii="Arial" w:hAnsi="Arial" w:cs="Arial"/>
          <w:lang w:val="en-US"/>
        </w:rPr>
        <w:t xml:space="preserve"> </w:t>
      </w:r>
      <w:r w:rsidR="0049794D">
        <w:rPr>
          <w:rFonts w:ascii="Arial" w:hAnsi="Arial" w:cs="Arial"/>
          <w:lang w:val="en-US"/>
        </w:rPr>
        <w:fldChar w:fldCharType="begin" w:fldLock="1"/>
      </w:r>
      <w:r w:rsidR="0049794D">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(Hassell and Comins 1976)</w:t>
      </w:r>
      <w:r w:rsidR="0049794D">
        <w:rPr>
          <w:rFonts w:ascii="Arial" w:hAnsi="Arial" w:cs="Arial"/>
          <w:lang w:val="en-US"/>
        </w:rPr>
        <w:fldChar w:fldCharType="end"/>
      </w:r>
      <w:r w:rsidR="00AA7AEA">
        <w:rPr>
          <w:rFonts w:ascii="Arial" w:hAnsi="Arial" w:cs="Arial"/>
          <w:lang w:val="en-US"/>
        </w:rPr>
        <w:t xml:space="preserve">. </w:t>
      </w:r>
    </w:p>
    <w:p w14:paraId="11A56869" w14:textId="4A72698B" w:rsidR="009D3365" w:rsidRDefault="003C52DB" w:rsidP="008E748E">
      <w:pPr>
        <w:ind w:firstLine="360"/>
        <w:rPr>
          <w:rFonts w:ascii="Arial" w:hAnsi="Arial" w:cs="Arial"/>
          <w:lang w:val="en-US"/>
        </w:rPr>
      </w:pPr>
      <w:r w:rsidRPr="00523F7B">
        <w:rPr>
          <w:rFonts w:ascii="Arial" w:hAnsi="Arial" w:cs="Arial"/>
          <w:i/>
          <w:iCs/>
          <w:lang w:val="en-US"/>
        </w:rPr>
        <w:t>Long-term competition</w:t>
      </w:r>
      <w:r>
        <w:rPr>
          <w:rFonts w:ascii="Arial" w:hAnsi="Arial" w:cs="Arial"/>
          <w:lang w:val="en-US"/>
        </w:rPr>
        <w:t xml:space="preserve">. </w:t>
      </w:r>
      <w:r w:rsidR="0042018D" w:rsidRPr="007F05C5">
        <w:rPr>
          <w:rFonts w:ascii="Arial" w:hAnsi="Arial" w:cs="Arial"/>
          <w:lang w:val="en-US"/>
        </w:rPr>
        <w:t xml:space="preserve">The </w:t>
      </w:r>
      <w:r w:rsidR="0042018D">
        <w:rPr>
          <w:rFonts w:ascii="Arial" w:hAnsi="Arial" w:cs="Arial"/>
          <w:lang w:val="en-US"/>
        </w:rPr>
        <w:t>population sizes</w:t>
      </w:r>
      <w:r w:rsidR="0042018D" w:rsidRPr="007F05C5">
        <w:rPr>
          <w:rFonts w:ascii="Arial" w:hAnsi="Arial" w:cs="Arial"/>
          <w:lang w:val="en-US"/>
        </w:rPr>
        <w:t xml:space="preserve"> were model</w:t>
      </w:r>
      <w:r w:rsidR="00A86F08">
        <w:rPr>
          <w:rFonts w:ascii="Arial" w:hAnsi="Arial" w:cs="Arial"/>
          <w:lang w:val="en-US"/>
        </w:rPr>
        <w:t>l</w:t>
      </w:r>
      <w:r w:rsidR="0042018D" w:rsidRPr="007F05C5">
        <w:rPr>
          <w:rFonts w:ascii="Arial" w:hAnsi="Arial" w:cs="Arial"/>
          <w:lang w:val="en-US"/>
        </w:rPr>
        <w:t>ed by</w:t>
      </w:r>
      <w:r w:rsidR="009D3365">
        <w:rPr>
          <w:rFonts w:ascii="Arial" w:hAnsi="Arial" w:cs="Arial"/>
          <w:lang w:val="en-US"/>
        </w:rPr>
        <w:t xml:space="preserve"> </w:t>
      </w:r>
      <w:r w:rsidR="00AB4C2A">
        <w:rPr>
          <w:rFonts w:ascii="Arial" w:hAnsi="Arial" w:cs="Arial"/>
          <w:lang w:val="en-US"/>
        </w:rPr>
        <w:t xml:space="preserve">a </w:t>
      </w:r>
      <w:r w:rsidR="009D3365">
        <w:rPr>
          <w:rFonts w:ascii="Arial" w:hAnsi="Arial" w:cs="Arial"/>
          <w:lang w:val="en-US"/>
        </w:rPr>
        <w:t xml:space="preserve">three-way interaction of temperature treatment, species identity and the presence/absence of competitors, with the population </w:t>
      </w:r>
      <w:del w:id="384" w:author="Owen Lewis" w:date="2021-08-20T08:57:00Z">
        <w:r w:rsidR="009D3365" w:rsidDel="00266D81">
          <w:rPr>
            <w:rFonts w:ascii="Arial" w:hAnsi="Arial" w:cs="Arial"/>
            <w:lang w:val="en-US"/>
          </w:rPr>
          <w:delText xml:space="preserve">ID </w:delText>
        </w:r>
      </w:del>
      <w:ins w:id="385" w:author="Owen Lewis" w:date="2021-08-20T08:57:00Z">
        <w:r w:rsidR="00266D81">
          <w:rPr>
            <w:rFonts w:ascii="Arial" w:hAnsi="Arial" w:cs="Arial"/>
            <w:lang w:val="en-US"/>
          </w:rPr>
          <w:t>identity</w:t>
        </w:r>
        <w:r w:rsidR="00266D81">
          <w:rPr>
            <w:rFonts w:ascii="Arial" w:hAnsi="Arial" w:cs="Arial"/>
            <w:lang w:val="en-US"/>
          </w:rPr>
          <w:t xml:space="preserve"> </w:t>
        </w:r>
      </w:ins>
      <w:r w:rsidR="009D3365">
        <w:rPr>
          <w:rFonts w:ascii="Arial" w:hAnsi="Arial" w:cs="Arial"/>
          <w:lang w:val="en-US"/>
        </w:rPr>
        <w:t>as the random effect in the generalized linear mix-effect model</w:t>
      </w:r>
      <w:r w:rsidR="00AB4C2A">
        <w:rPr>
          <w:rFonts w:ascii="Arial" w:hAnsi="Arial" w:cs="Arial"/>
          <w:lang w:val="en-US"/>
        </w:rPr>
        <w:t xml:space="preserve"> (family = “zero</w:t>
      </w:r>
      <w:r w:rsidR="00A86F08">
        <w:rPr>
          <w:rFonts w:ascii="Arial" w:hAnsi="Arial" w:cs="Arial"/>
          <w:lang w:val="en-US"/>
        </w:rPr>
        <w:t>-</w:t>
      </w:r>
      <w:r w:rsidR="00AB4C2A">
        <w:rPr>
          <w:rFonts w:ascii="Arial" w:hAnsi="Arial" w:cs="Arial"/>
          <w:lang w:val="en-US"/>
        </w:rPr>
        <w:t>inflated negative binomial”)</w:t>
      </w:r>
      <w:r w:rsidR="009D3365">
        <w:rPr>
          <w:rFonts w:ascii="Arial" w:hAnsi="Arial" w:cs="Arial"/>
          <w:lang w:val="en-US"/>
        </w:rPr>
        <w:t xml:space="preserve"> using</w:t>
      </w:r>
      <w:ins w:id="386" w:author="Owen Lewis" w:date="2021-08-20T08:57:00Z">
        <w:r w:rsidR="00266D81">
          <w:rPr>
            <w:rFonts w:ascii="Arial" w:hAnsi="Arial" w:cs="Arial"/>
            <w:lang w:val="en-US"/>
          </w:rPr>
          <w:t xml:space="preserve"> the</w:t>
        </w:r>
      </w:ins>
      <w:r w:rsidR="009D3365">
        <w:rPr>
          <w:rFonts w:ascii="Arial" w:hAnsi="Arial" w:cs="Arial"/>
          <w:lang w:val="en-US"/>
        </w:rPr>
        <w:t xml:space="preserve"> brms package. </w:t>
      </w:r>
      <w:r w:rsidR="00E51264">
        <w:rPr>
          <w:rFonts w:ascii="Arial" w:hAnsi="Arial" w:cs="Arial"/>
          <w:lang w:val="en-US"/>
        </w:rPr>
        <w:t>To visualize the three-way interactive effect</w:t>
      </w:r>
      <w:r w:rsidR="00A86F08">
        <w:rPr>
          <w:rFonts w:ascii="Arial" w:hAnsi="Arial" w:cs="Arial"/>
          <w:lang w:val="en-US"/>
        </w:rPr>
        <w:t>s</w:t>
      </w:r>
      <w:r w:rsidR="00E51264">
        <w:rPr>
          <w:rFonts w:ascii="Arial" w:hAnsi="Arial" w:cs="Arial"/>
          <w:lang w:val="en-US"/>
        </w:rPr>
        <w:t xml:space="preserve">, the posterior estimates of </w:t>
      </w:r>
      <w:r w:rsidR="00A86F08">
        <w:rPr>
          <w:rFonts w:ascii="Arial" w:hAnsi="Arial" w:cs="Arial"/>
          <w:lang w:val="en-US"/>
        </w:rPr>
        <w:t xml:space="preserve">the </w:t>
      </w:r>
      <w:r w:rsidR="00E51264">
        <w:rPr>
          <w:rFonts w:ascii="Arial" w:hAnsi="Arial" w:cs="Arial"/>
          <w:lang w:val="en-US"/>
        </w:rPr>
        <w:t>high</w:t>
      </w:r>
      <w:r w:rsidR="00A86F08">
        <w:rPr>
          <w:rFonts w:ascii="Arial" w:hAnsi="Arial" w:cs="Arial"/>
          <w:lang w:val="en-US"/>
        </w:rPr>
        <w:t>-</w:t>
      </w:r>
      <w:r w:rsidR="00E51264">
        <w:rPr>
          <w:rFonts w:ascii="Arial" w:hAnsi="Arial" w:cs="Arial"/>
          <w:lang w:val="en-US"/>
        </w:rPr>
        <w:t>temperature</w:t>
      </w:r>
      <w:r w:rsidR="00A86F08">
        <w:rPr>
          <w:rFonts w:ascii="Arial" w:hAnsi="Arial" w:cs="Arial"/>
          <w:lang w:val="en-US"/>
        </w:rPr>
        <w:t xml:space="preserve"> effect</w:t>
      </w:r>
      <w:r w:rsidR="00E51264">
        <w:rPr>
          <w:rFonts w:ascii="Arial" w:hAnsi="Arial" w:cs="Arial"/>
          <w:lang w:val="en-US"/>
        </w:rPr>
        <w:t xml:space="preserve"> were plot against zero for the two species with or without the presence of competitors; the posterior estimates of the effect of </w:t>
      </w:r>
      <w:r w:rsidR="00A86F08">
        <w:rPr>
          <w:rFonts w:ascii="Arial" w:hAnsi="Arial" w:cs="Arial"/>
          <w:lang w:val="en-US"/>
        </w:rPr>
        <w:t xml:space="preserve">the </w:t>
      </w:r>
      <w:r w:rsidR="00E51264">
        <w:rPr>
          <w:rFonts w:ascii="Arial" w:hAnsi="Arial" w:cs="Arial"/>
          <w:lang w:val="en-US"/>
        </w:rPr>
        <w:t xml:space="preserve">competition </w:t>
      </w:r>
      <w:r w:rsidR="00A95DAF">
        <w:rPr>
          <w:rFonts w:ascii="Arial" w:hAnsi="Arial" w:cs="Arial"/>
          <w:lang w:val="en-US"/>
        </w:rPr>
        <w:t>were plot</w:t>
      </w:r>
      <w:ins w:id="387" w:author="Owen Lewis" w:date="2021-08-20T08:57:00Z">
        <w:r w:rsidR="004B1777">
          <w:rPr>
            <w:rFonts w:ascii="Arial" w:hAnsi="Arial" w:cs="Arial"/>
            <w:lang w:val="en-US"/>
          </w:rPr>
          <w:t>ted</w:t>
        </w:r>
      </w:ins>
      <w:r w:rsidR="00A95DAF">
        <w:rPr>
          <w:rFonts w:ascii="Arial" w:hAnsi="Arial" w:cs="Arial"/>
          <w:lang w:val="en-US"/>
        </w:rPr>
        <w:t xml:space="preserve"> against zero for the two species in two temperature regimes. </w:t>
      </w:r>
    </w:p>
    <w:p w14:paraId="05936885" w14:textId="77777777" w:rsidR="00C71A86" w:rsidRPr="007F05C5" w:rsidRDefault="00C71A86" w:rsidP="00523F7B">
      <w:pPr>
        <w:ind w:firstLine="720"/>
        <w:rPr>
          <w:rFonts w:ascii="Arial" w:hAnsi="Arial" w:cs="Arial"/>
          <w:lang w:val="en-US"/>
        </w:rPr>
      </w:pPr>
    </w:p>
    <w:p w14:paraId="709AF431" w14:textId="77777777" w:rsidR="00C71A86" w:rsidRPr="007F05C5" w:rsidRDefault="00C71A86" w:rsidP="00426F96">
      <w:pPr>
        <w:pStyle w:val="ListParagraph"/>
        <w:rPr>
          <w:rFonts w:ascii="Arial" w:hAnsi="Arial" w:cs="Arial"/>
          <w:lang w:val="en-US"/>
        </w:rPr>
      </w:pPr>
    </w:p>
    <w:p w14:paraId="137D9196" w14:textId="366A83EF" w:rsidR="00DF5E54" w:rsidRPr="007F05C5" w:rsidRDefault="00F837DE" w:rsidP="00426F96">
      <w:pPr>
        <w:rPr>
          <w:rFonts w:ascii="Arial" w:hAnsi="Arial" w:cs="Arial"/>
          <w:b/>
          <w:bCs/>
          <w:lang w:val="en-US"/>
        </w:rPr>
      </w:pPr>
      <w:r w:rsidRPr="007F05C5">
        <w:rPr>
          <w:rFonts w:ascii="Arial" w:hAnsi="Arial" w:cs="Arial"/>
          <w:b/>
          <w:bCs/>
          <w:lang w:val="en-US"/>
        </w:rPr>
        <w:t>Results</w:t>
      </w:r>
    </w:p>
    <w:p w14:paraId="6028AF51" w14:textId="19658237" w:rsidR="00AD277B" w:rsidRPr="007F05C5" w:rsidRDefault="00AF6F10" w:rsidP="003B3F78">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del w:id="388" w:author="Owen Lewis" w:date="2021-08-20T08:58:00Z">
        <w:r w:rsidDel="004B1777">
          <w:rPr>
            <w:rFonts w:ascii="Arial" w:hAnsi="Arial" w:cs="Arial"/>
            <w:lang w:val="en-US"/>
          </w:rPr>
          <w:delText xml:space="preserve">on </w:delText>
        </w:r>
      </w:del>
      <w:ins w:id="389" w:author="Owen Lewis" w:date="2021-08-20T08:58:00Z">
        <w:r w:rsidR="004B1777">
          <w:rPr>
            <w:rFonts w:ascii="Arial" w:hAnsi="Arial" w:cs="Arial"/>
            <w:lang w:val="en-US"/>
          </w:rPr>
          <w:t>at</w:t>
        </w:r>
        <w:r w:rsidR="004B1777">
          <w:rPr>
            <w:rFonts w:ascii="Arial" w:hAnsi="Arial" w:cs="Arial"/>
            <w:lang w:val="en-US"/>
          </w:rPr>
          <w:t xml:space="preserve"> </w:t>
        </w:r>
      </w:ins>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del w:id="390" w:author="Owen Lewis" w:date="2021-08-20T08:58:00Z">
        <w:r w:rsidR="000D3350" w:rsidDel="004B1777">
          <w:rPr>
            <w:rFonts w:ascii="Arial" w:hAnsi="Arial" w:cs="Arial"/>
            <w:lang w:val="en-US"/>
          </w:rPr>
          <w:delText xml:space="preserve">of </w:delText>
        </w:r>
      </w:del>
      <w:ins w:id="391" w:author="Owen Lewis" w:date="2021-08-20T08:58:00Z">
        <w:r w:rsidR="004B1777">
          <w:rPr>
            <w:rFonts w:ascii="Arial" w:hAnsi="Arial" w:cs="Arial"/>
            <w:lang w:val="en-US"/>
          </w:rPr>
          <w:t>for</w:t>
        </w:r>
        <w:r w:rsidR="004B1777">
          <w:rPr>
            <w:rFonts w:ascii="Arial" w:hAnsi="Arial" w:cs="Arial"/>
            <w:lang w:val="en-US"/>
          </w:rPr>
          <w:t xml:space="preserve"> </w:t>
        </w:r>
      </w:ins>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del w:id="392" w:author="Owen Lewis" w:date="2021-08-20T08:58:00Z">
        <w:r w:rsidR="00CC3CA1" w:rsidDel="00DE589F">
          <w:rPr>
            <w:rFonts w:ascii="Arial" w:hAnsi="Arial" w:cs="Arial"/>
            <w:lang w:val="en-US"/>
          </w:rPr>
          <w:delText xml:space="preserve">was </w:delText>
        </w:r>
      </w:del>
      <w:r w:rsidR="00895C3E">
        <w:rPr>
          <w:rFonts w:ascii="Arial" w:hAnsi="Arial" w:cs="Arial"/>
          <w:lang w:val="en-US"/>
        </w:rPr>
        <w:t>quantified</w:t>
      </w:r>
      <w:r w:rsidR="00B526A7">
        <w:rPr>
          <w:rFonts w:ascii="Arial" w:hAnsi="Arial" w:cs="Arial"/>
          <w:lang w:val="en-US"/>
        </w:rPr>
        <w:t xml:space="preserve"> </w:t>
      </w:r>
      <w:del w:id="393" w:author="Owen Lewis" w:date="2021-08-20T08:58:00Z">
        <w:r w:rsidR="00B526A7" w:rsidDel="00DE589F">
          <w:rPr>
            <w:rFonts w:ascii="Arial" w:hAnsi="Arial" w:cs="Arial"/>
            <w:lang w:val="en-US"/>
          </w:rPr>
          <w:delText xml:space="preserve">by </w:delText>
        </w:r>
      </w:del>
      <w:ins w:id="394" w:author="Owen Lewis" w:date="2021-08-20T08:58:00Z">
        <w:r w:rsidR="00DE589F">
          <w:rPr>
            <w:rFonts w:ascii="Arial" w:hAnsi="Arial" w:cs="Arial"/>
            <w:lang w:val="en-US"/>
          </w:rPr>
          <w:t>using</w:t>
        </w:r>
        <w:r w:rsidR="00DE589F">
          <w:rPr>
            <w:rFonts w:ascii="Arial" w:hAnsi="Arial" w:cs="Arial"/>
            <w:lang w:val="en-US"/>
          </w:rPr>
          <w:t xml:space="preserve"> </w:t>
        </w:r>
      </w:ins>
      <w:del w:id="395" w:author="Owen Lewis" w:date="2021-08-20T08:58:00Z">
        <w:r w:rsidR="00895C3E" w:rsidDel="00DE589F">
          <w:rPr>
            <w:rFonts w:ascii="Arial" w:hAnsi="Arial" w:cs="Arial"/>
            <w:lang w:val="en-US"/>
          </w:rPr>
          <w:delText xml:space="preserve">the </w:delText>
        </w:r>
      </w:del>
      <w:r w:rsidR="00B526A7">
        <w:rPr>
          <w:rFonts w:ascii="Arial" w:hAnsi="Arial" w:cs="Arial"/>
          <w:lang w:val="en-US"/>
        </w:rPr>
        <w:t xml:space="preserve">regression of detection probability </w:t>
      </w:r>
      <w:del w:id="396" w:author="Owen Lewis" w:date="2021-08-20T08:58:00Z">
        <w:r w:rsidR="00B526A7" w:rsidDel="00DE589F">
          <w:rPr>
            <w:rFonts w:ascii="Arial" w:hAnsi="Arial" w:cs="Arial"/>
            <w:lang w:val="en-US"/>
          </w:rPr>
          <w:delText xml:space="preserve">along </w:delText>
        </w:r>
        <w:r w:rsidR="00895C3E" w:rsidDel="00DE589F">
          <w:rPr>
            <w:rFonts w:ascii="Arial" w:hAnsi="Arial" w:cs="Arial"/>
            <w:lang w:val="en-US"/>
          </w:rPr>
          <w:delText>with</w:delText>
        </w:r>
      </w:del>
      <w:ins w:id="397" w:author="Owen Lewis" w:date="2021-08-20T08:58:00Z">
        <w:r w:rsidR="00DE589F">
          <w:rPr>
            <w:rFonts w:ascii="Arial" w:hAnsi="Arial" w:cs="Arial"/>
            <w:lang w:val="en-US"/>
          </w:rPr>
          <w:t>against</w:t>
        </w:r>
      </w:ins>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central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del w:id="398" w:author="Owen Lewis" w:date="2021-08-20T08:59:00Z">
        <w:r w:rsidR="00CC3CA1" w:rsidDel="007A0AAC">
          <w:rPr>
            <w:rFonts w:ascii="Arial" w:hAnsi="Arial" w:cs="Arial"/>
            <w:lang w:val="en-US"/>
          </w:rPr>
          <w:delText>.</w:delText>
        </w:r>
      </w:del>
      <w:r w:rsidR="00CC3CA1">
        <w:rPr>
          <w:rFonts w:ascii="Arial" w:hAnsi="Arial" w:cs="Arial"/>
          <w:lang w:val="en-US"/>
        </w:rPr>
        <w:t xml:space="preserve"> </w:t>
      </w:r>
      <w:del w:id="399" w:author="Owen Lewis" w:date="2021-08-20T08:58:00Z">
        <w:r w:rsidR="00CC3CA1" w:rsidDel="00DE589F">
          <w:rPr>
            <w:rFonts w:ascii="Arial" w:hAnsi="Arial" w:cs="Arial"/>
            <w:lang w:val="en-US"/>
          </w:rPr>
          <w:delText>They both</w:delText>
        </w:r>
        <w:r w:rsidDel="00DE589F">
          <w:rPr>
            <w:rFonts w:ascii="Arial" w:hAnsi="Arial" w:cs="Arial"/>
            <w:lang w:val="en-US"/>
          </w:rPr>
          <w:delText xml:space="preserve"> </w:delText>
        </w:r>
      </w:del>
      <w:r>
        <w:rPr>
          <w:rFonts w:ascii="Arial" w:hAnsi="Arial" w:cs="Arial"/>
          <w:lang w:val="en-US"/>
        </w:rPr>
        <w:t>showed consistent patterns (</w:t>
      </w:r>
      <w:r w:rsidR="000D3350">
        <w:rPr>
          <w:rFonts w:ascii="Arial" w:hAnsi="Arial" w:cs="Arial"/>
          <w:lang w:val="en-US"/>
        </w:rPr>
        <w:t>figure 1b</w:t>
      </w:r>
      <w:r>
        <w:rPr>
          <w:rFonts w:ascii="Arial" w:hAnsi="Arial" w:cs="Arial"/>
          <w:lang w:val="en-US"/>
        </w:rPr>
        <w:t>)</w:t>
      </w:r>
      <w:r w:rsidR="00CC3CA1">
        <w:rPr>
          <w:rFonts w:ascii="Arial" w:hAnsi="Arial" w:cs="Arial"/>
          <w:lang w:val="en-US"/>
        </w:rPr>
        <w:t xml:space="preserve"> regarding the </w:t>
      </w:r>
      <w:r w:rsidR="000D3350">
        <w:rPr>
          <w:rFonts w:ascii="Arial" w:hAnsi="Arial" w:cs="Arial"/>
          <w:lang w:val="en-US"/>
        </w:rPr>
        <w:t>altitudinal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ins w:id="400" w:author="Owen Lewis" w:date="2021-08-20T08:59:00Z">
        <w:r w:rsidR="007A0AAC">
          <w:rPr>
            <w:rFonts w:ascii="Arial" w:hAnsi="Arial" w:cs="Arial"/>
            <w:i/>
            <w:iCs/>
            <w:lang w:val="en-US"/>
          </w:rPr>
          <w:t>rosophila</w:t>
        </w:r>
      </w:ins>
      <w:del w:id="401" w:author="Owen Lewis" w:date="2021-08-20T08:59:00Z">
        <w:r w:rsidR="00B526A7" w:rsidRPr="007F05C5" w:rsidDel="007A0AAC">
          <w:rPr>
            <w:rFonts w:ascii="Arial" w:hAnsi="Arial" w:cs="Arial"/>
            <w:i/>
            <w:iCs/>
            <w:lang w:val="en-US"/>
          </w:rPr>
          <w:delText>.</w:delText>
        </w:r>
      </w:del>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B526A7">
        <w:rPr>
          <w:rFonts w:ascii="Arial" w:hAnsi="Arial" w:cs="Arial"/>
          <w:lang w:val="en-US"/>
        </w:rPr>
        <w:t>ost</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ins w:id="402" w:author="Owen Lewis" w:date="2021-08-20T08:59:00Z">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ins>
      <w:del w:id="403" w:author="Owen Lewis" w:date="2021-08-20T08:59:00Z">
        <w:r w:rsidR="00B526A7" w:rsidRPr="007F05C5" w:rsidDel="00A30F16">
          <w:rPr>
            <w:rFonts w:ascii="Arial" w:hAnsi="Arial" w:cs="Arial"/>
            <w:i/>
            <w:iCs/>
            <w:lang w:val="en-US"/>
          </w:rPr>
          <w:delText xml:space="preserve">D. </w:delText>
        </w:r>
      </w:del>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ins w:id="404" w:author="Owen Lewis" w:date="2021-08-20T08:59:00Z">
        <w:r w:rsidR="00A30F16" w:rsidRPr="007F05C5">
          <w:rPr>
            <w:rFonts w:ascii="Arial" w:hAnsi="Arial" w:cs="Arial"/>
            <w:i/>
            <w:iCs/>
            <w:lang w:val="en-US"/>
          </w:rPr>
          <w:t>D</w:t>
        </w:r>
        <w:r w:rsidR="00A30F16">
          <w:rPr>
            <w:rFonts w:ascii="Arial" w:hAnsi="Arial" w:cs="Arial"/>
            <w:i/>
            <w:iCs/>
            <w:lang w:val="en-US"/>
          </w:rPr>
          <w:t>rosophila</w:t>
        </w:r>
      </w:ins>
      <w:del w:id="405" w:author="Owen Lewis" w:date="2021-08-20T08:59:00Z">
        <w:r w:rsidR="00B526A7" w:rsidRPr="007F05C5" w:rsidDel="00A30F16">
          <w:rPr>
            <w:rFonts w:ascii="Arial" w:hAnsi="Arial" w:cs="Arial"/>
            <w:i/>
            <w:iCs/>
            <w:lang w:val="en-US"/>
          </w:rPr>
          <w:delText>D.</w:delText>
        </w:r>
      </w:del>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highland.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palidifrons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del w:id="406" w:author="Owen Lewis" w:date="2021-08-20T08:59:00Z">
        <w:r w:rsidR="00B526A7" w:rsidRPr="007F05C5" w:rsidDel="00A30F16">
          <w:rPr>
            <w:rFonts w:ascii="Arial" w:hAnsi="Arial" w:cs="Arial"/>
            <w:lang w:val="en-US"/>
          </w:rPr>
          <w:delText xml:space="preserve">in </w:delText>
        </w:r>
      </w:del>
      <w:ins w:id="407" w:author="Owen Lewis" w:date="2021-08-20T08:59:00Z">
        <w:r w:rsidR="00A30F16">
          <w:rPr>
            <w:rFonts w:ascii="Arial" w:hAnsi="Arial" w:cs="Arial"/>
            <w:lang w:val="en-US"/>
          </w:rPr>
          <w:t>at</w:t>
        </w:r>
        <w:r w:rsidR="00A30F16" w:rsidRPr="007F05C5">
          <w:rPr>
            <w:rFonts w:ascii="Arial" w:hAnsi="Arial" w:cs="Arial"/>
            <w:lang w:val="en-US"/>
          </w:rPr>
          <w:t xml:space="preserve"> </w:t>
        </w:r>
      </w:ins>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might explain the peculiar value of its estimated coefficient (coefficient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 xml:space="preserve">. </w:t>
      </w:r>
      <w:commentRangeStart w:id="408"/>
      <w:r w:rsidR="00E357E8">
        <w:rPr>
          <w:rFonts w:ascii="Arial" w:hAnsi="Arial" w:cs="Arial"/>
          <w:lang w:val="en-US"/>
        </w:rPr>
        <w:t xml:space="preserve">No significant phylogenetic signal </w:t>
      </w:r>
      <w:r w:rsidR="007813DB">
        <w:rPr>
          <w:rFonts w:ascii="Arial" w:hAnsi="Arial" w:cs="Arial"/>
          <w:lang w:val="en-US"/>
        </w:rPr>
        <w:t xml:space="preserve">of distribution pattern </w:t>
      </w:r>
      <w:r w:rsidR="00E357E8">
        <w:rPr>
          <w:rFonts w:ascii="Arial" w:hAnsi="Arial" w:cs="Arial"/>
          <w:lang w:val="en-US"/>
        </w:rPr>
        <w:t>was detected</w:t>
      </w:r>
      <w:commentRangeEnd w:id="408"/>
      <w:r w:rsidR="00401950">
        <w:rPr>
          <w:rStyle w:val="CommentReference"/>
          <w:rFonts w:asciiTheme="minorHAnsi" w:eastAsiaTheme="minorHAnsi" w:hAnsiTheme="minorHAnsi" w:cstheme="minorBidi"/>
          <w:lang w:eastAsia="en-US"/>
        </w:rPr>
        <w:commentReference w:id="408"/>
      </w:r>
      <w:r w:rsidR="00E357E8">
        <w:rPr>
          <w:rFonts w:ascii="Arial" w:hAnsi="Arial" w:cs="Arial"/>
          <w:lang w:val="en-US"/>
        </w:rPr>
        <w:t xml:space="preserve"> </w:t>
      </w:r>
      <w:r w:rsidR="00E357E8" w:rsidRPr="00883AA4">
        <w:rPr>
          <w:rFonts w:ascii="Arial" w:hAnsi="Arial" w:cs="Arial"/>
          <w:highlight w:val="yellow"/>
          <w:lang w:val="en-US"/>
        </w:rPr>
        <w:t xml:space="preserve">(XXXX = </w:t>
      </w:r>
      <w:proofErr w:type="spellStart"/>
      <w:r w:rsidR="00E357E8" w:rsidRPr="00883AA4">
        <w:rPr>
          <w:rFonts w:ascii="Arial" w:hAnsi="Arial" w:cs="Arial"/>
          <w:highlight w:val="yellow"/>
          <w:lang w:val="en-US"/>
        </w:rPr>
        <w:t>yyy</w:t>
      </w:r>
      <w:proofErr w:type="spellEnd"/>
      <w:r w:rsidR="00401950">
        <w:rPr>
          <w:rFonts w:ascii="Arial" w:hAnsi="Arial" w:cs="Arial"/>
          <w:lang w:val="en-US"/>
        </w:rPr>
        <w:t>).</w:t>
      </w:r>
    </w:p>
    <w:p w14:paraId="6687A9B8" w14:textId="6D246BEA" w:rsidR="00DE6D7A" w:rsidRPr="007F05C5" w:rsidRDefault="00EC59F0" w:rsidP="003B3F78">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(figure 2</w:t>
      </w:r>
      <w:r w:rsidR="00EC6552">
        <w:rPr>
          <w:rFonts w:ascii="Arial" w:hAnsi="Arial" w:cs="Arial"/>
          <w:lang w:val="en-US"/>
        </w:rPr>
        <w:t>, see table 1 for the value of the curve parameters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 (</w:t>
      </w:r>
      <w:proofErr w:type="spellStart"/>
      <w:r w:rsidR="00EC6552" w:rsidRPr="007F05C5">
        <w:rPr>
          <w:rFonts w:ascii="Arial" w:hAnsi="Arial" w:cs="Arial"/>
          <w:lang w:val="en-US"/>
        </w:rPr>
        <w:t>RTopt</w:t>
      </w:r>
      <w:proofErr w:type="spellEnd"/>
      <w:r w:rsidR="00EC6552" w:rsidRPr="007F05C5">
        <w:rPr>
          <w:rFonts w:ascii="Arial" w:hAnsi="Arial" w:cs="Arial"/>
          <w:lang w:val="en-US"/>
        </w:rPr>
        <w:t>) did not correlate with their distribution patterns (coefficient = 0.068, 95% ci = -1.93 – 2.07</w:t>
      </w:r>
      <w:r w:rsidR="00930691" w:rsidRPr="00930691">
        <w:rPr>
          <w:rFonts w:ascii="Arial" w:hAnsi="Arial" w:cs="Arial"/>
          <w:highlight w:val="yellow"/>
          <w:lang w:val="en-US"/>
        </w:rPr>
        <w:t>, df = xxx</w:t>
      </w:r>
      <w:r w:rsidR="00EC6552" w:rsidRPr="007F05C5">
        <w:rPr>
          <w:rFonts w:ascii="Arial" w:hAnsi="Arial" w:cs="Arial"/>
          <w:lang w:val="en-US"/>
        </w:rPr>
        <w:t>).</w:t>
      </w:r>
      <w:r w:rsidR="00EC6552">
        <w:rPr>
          <w:rFonts w:ascii="Arial" w:hAnsi="Arial" w:cs="Arial"/>
          <w:lang w:val="en-US"/>
        </w:rPr>
        <w:t xml:space="preserve"> There was no general trade-off between performance</w:t>
      </w:r>
      <w:r w:rsidR="006B1674">
        <w:rPr>
          <w:rFonts w:ascii="Arial" w:hAnsi="Arial" w:cs="Arial"/>
          <w:lang w:val="en-US"/>
        </w:rPr>
        <w:t>s</w:t>
      </w:r>
      <w:r w:rsidR="00EC6552">
        <w:rPr>
          <w:rFonts w:ascii="Arial" w:hAnsi="Arial" w:cs="Arial"/>
          <w:lang w:val="en-US"/>
        </w:rPr>
        <w:t xml:space="preserve"> in </w:t>
      </w:r>
      <w:r w:rsidR="00FD1B7B">
        <w:rPr>
          <w:rFonts w:ascii="Arial" w:hAnsi="Arial" w:cs="Arial"/>
          <w:lang w:val="en-US"/>
        </w:rPr>
        <w:t xml:space="preserve">the </w:t>
      </w:r>
      <w:r w:rsidR="00EC6552">
        <w:rPr>
          <w:rFonts w:ascii="Arial" w:hAnsi="Arial" w:cs="Arial"/>
          <w:lang w:val="en-US"/>
        </w:rPr>
        <w:t>cold versus warm environment</w:t>
      </w:r>
      <w:r w:rsidR="00FD1B7B">
        <w:rPr>
          <w:rFonts w:ascii="Arial" w:hAnsi="Arial" w:cs="Arial"/>
          <w:lang w:val="en-US"/>
        </w:rPr>
        <w:t>s</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537FA7">
        <w:rPr>
          <w:rFonts w:ascii="Arial" w:hAnsi="Arial" w:cs="Arial"/>
          <w:lang w:val="en-US"/>
        </w:rPr>
        <w:t xml:space="preserve"> </w:t>
      </w:r>
      <w:r w:rsidR="00537FA7" w:rsidRPr="007F05C5">
        <w:rPr>
          <w:rFonts w:ascii="Arial" w:hAnsi="Arial" w:cs="Arial"/>
          <w:lang w:val="en-US"/>
        </w:rPr>
        <w:t>(</w:t>
      </w:r>
      <w:r w:rsidR="00537FA7" w:rsidRPr="007F05C5">
        <w:rPr>
          <w:rFonts w:ascii="Arial" w:hAnsi="Arial" w:cs="Arial"/>
          <w:color w:val="000000" w:themeColor="text1"/>
          <w:lang w:val="en-US"/>
        </w:rPr>
        <w:t>supplementary figure 6</w:t>
      </w:r>
      <w:r w:rsidR="00537FA7" w:rsidRPr="00883AA4">
        <w:rPr>
          <w:rFonts w:ascii="Arial" w:hAnsi="Arial" w:cs="Arial"/>
          <w:color w:val="000000" w:themeColor="text1"/>
          <w:highlight w:val="yellow"/>
          <w:lang w:val="en-US"/>
        </w:rPr>
        <w:t xml:space="preserve">, p = </w:t>
      </w:r>
      <w:proofErr w:type="spellStart"/>
      <w:r w:rsidR="00537FA7" w:rsidRPr="00883AA4">
        <w:rPr>
          <w:rFonts w:ascii="Arial" w:hAnsi="Arial" w:cs="Arial"/>
          <w:color w:val="000000" w:themeColor="text1"/>
          <w:highlight w:val="yellow"/>
          <w:lang w:val="en-US"/>
        </w:rPr>
        <w:t>yyy</w:t>
      </w:r>
      <w:proofErr w:type="spellEnd"/>
      <w:r w:rsidR="00537FA7" w:rsidRPr="007F05C5">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a</w:t>
      </w:r>
      <w:r w:rsidR="007813DB" w:rsidRPr="007F05C5">
        <w:rPr>
          <w:rFonts w:ascii="Arial" w:hAnsi="Arial" w:cs="Arial"/>
          <w:lang w:val="en-US"/>
        </w:rPr>
        <w:t xml:space="preserve"> higher minim</w:t>
      </w:r>
      <w:r w:rsidR="00FD1B7B">
        <w:rPr>
          <w:rFonts w:ascii="Arial" w:hAnsi="Arial" w:cs="Arial"/>
          <w:lang w:val="en-US"/>
        </w:rPr>
        <w:t>um</w:t>
      </w:r>
      <w:r w:rsidR="007813DB" w:rsidRPr="007F05C5">
        <w:rPr>
          <w:rFonts w:ascii="Arial" w:hAnsi="Arial" w:cs="Arial"/>
          <w:lang w:val="en-US"/>
        </w:rPr>
        <w:t xml:space="preserve"> temperature, optimal temperature and maxi</w:t>
      </w:r>
      <w:r w:rsidR="00FD1B7B">
        <w:rPr>
          <w:rFonts w:ascii="Arial" w:hAnsi="Arial" w:cs="Arial"/>
          <w:lang w:val="en-US"/>
        </w:rPr>
        <w:t>mum</w:t>
      </w:r>
      <w:r w:rsidR="007813DB" w:rsidRPr="007F05C5">
        <w:rPr>
          <w:rFonts w:ascii="Arial" w:hAnsi="Arial" w:cs="Arial"/>
          <w:lang w:val="en-US"/>
        </w:rPr>
        <w:t xml:space="preserve"> temperature than</w:t>
      </w:r>
      <w:r w:rsidR="007813DB">
        <w:rPr>
          <w:rFonts w:ascii="Arial" w:hAnsi="Arial" w:cs="Arial"/>
          <w:lang w:val="en-US"/>
        </w:rPr>
        <w:t xml:space="preserve"> 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always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055EB7" w:rsidRPr="00E85734">
        <w:rPr>
          <w:rFonts w:ascii="Arial" w:hAnsi="Arial" w:cs="Arial"/>
          <w:i/>
          <w:iCs/>
          <w:lang w:val="en-US"/>
        </w:rPr>
        <w:t>palidifrons</w:t>
      </w:r>
      <w:proofErr w:type="spellEnd"/>
      <w:r w:rsidR="00EC6552" w:rsidRPr="00E85734">
        <w:rPr>
          <w:rFonts w:ascii="Arial" w:hAnsi="Arial" w:cs="Arial"/>
          <w:i/>
          <w:iCs/>
          <w:lang w:val="en-US"/>
        </w:rPr>
        <w:t>.</w:t>
      </w:r>
      <w:r w:rsidR="00581D1F" w:rsidRPr="00E85734">
        <w:rPr>
          <w:rFonts w:ascii="Arial" w:hAnsi="Arial" w:cs="Arial"/>
          <w:lang w:val="en-US"/>
        </w:rPr>
        <w:t xml:space="preserve"> </w:t>
      </w:r>
      <w:commentRangeStart w:id="409"/>
      <w:r w:rsidR="00E85734" w:rsidRPr="00E85734">
        <w:rPr>
          <w:rFonts w:ascii="Arial" w:hAnsi="Arial" w:cs="Arial"/>
          <w:lang w:val="en-US"/>
        </w:rPr>
        <w:t xml:space="preserve">The </w:t>
      </w:r>
      <w:r w:rsidR="0081381F" w:rsidRPr="00E85734">
        <w:rPr>
          <w:rFonts w:ascii="Arial" w:hAnsi="Arial" w:cs="Arial"/>
          <w:lang w:val="en-US"/>
        </w:rPr>
        <w:t>“jack</w:t>
      </w:r>
      <w:r w:rsidR="00E85734" w:rsidRPr="00E85734">
        <w:rPr>
          <w:rFonts w:ascii="Arial" w:hAnsi="Arial" w:cs="Arial"/>
          <w:lang w:val="en-US"/>
        </w:rPr>
        <w:t>-of-all-temperature</w:t>
      </w:r>
      <w:r w:rsidR="00DE1160" w:rsidRPr="00E85734">
        <w:rPr>
          <w:rFonts w:ascii="Arial" w:hAnsi="Arial" w:cs="Arial"/>
          <w:lang w:val="en-US"/>
        </w:rPr>
        <w:t xml:space="preserve">, master </w:t>
      </w:r>
      <w:r w:rsidR="00E85734" w:rsidRPr="00E85734">
        <w:rPr>
          <w:rFonts w:ascii="Arial" w:hAnsi="Arial" w:cs="Arial"/>
          <w:lang w:val="en-US"/>
        </w:rPr>
        <w:t>of</w:t>
      </w:r>
      <w:r w:rsidR="00DE1160" w:rsidRPr="00E85734">
        <w:rPr>
          <w:rFonts w:ascii="Arial" w:hAnsi="Arial" w:cs="Arial"/>
          <w:lang w:val="en-US"/>
        </w:rPr>
        <w:t xml:space="preserve"> none</w:t>
      </w:r>
      <w:r w:rsidR="0081381F" w:rsidRPr="00E85734">
        <w:rPr>
          <w:rFonts w:ascii="Arial" w:hAnsi="Arial" w:cs="Arial"/>
          <w:lang w:val="en-US"/>
        </w:rPr>
        <w:t>” hypothes</w:t>
      </w:r>
      <w:r w:rsidR="00E85734" w:rsidRPr="00E85734">
        <w:rPr>
          <w:rFonts w:ascii="Arial" w:hAnsi="Arial" w:cs="Arial"/>
          <w:lang w:val="en-US"/>
        </w:rPr>
        <w:t>is</w:t>
      </w:r>
      <w:r w:rsidR="0081381F" w:rsidRPr="00E85734">
        <w:rPr>
          <w:rFonts w:ascii="Arial" w:hAnsi="Arial" w:cs="Arial"/>
          <w:lang w:val="en-US"/>
        </w:rPr>
        <w:t xml:space="preserve"> </w:t>
      </w:r>
      <w:r w:rsidR="00E85734" w:rsidRPr="00E85734">
        <w:rPr>
          <w:rFonts w:ascii="Arial" w:hAnsi="Arial" w:cs="Arial"/>
          <w:lang w:val="en-US"/>
        </w:rPr>
        <w:t>is</w:t>
      </w:r>
      <w:r w:rsidR="0081381F" w:rsidRPr="00E85734">
        <w:rPr>
          <w:rFonts w:ascii="Arial" w:hAnsi="Arial" w:cs="Arial"/>
          <w:lang w:val="en-US"/>
        </w:rPr>
        <w:t xml:space="preserve"> not supported.</w:t>
      </w:r>
      <w:r w:rsidR="0081381F" w:rsidRPr="007F05C5">
        <w:rPr>
          <w:rFonts w:ascii="Arial" w:hAnsi="Arial" w:cs="Arial"/>
          <w:lang w:val="en-US"/>
        </w:rPr>
        <w:t xml:space="preserve"> </w:t>
      </w:r>
      <w:commentRangeEnd w:id="409"/>
      <w:r w:rsidR="00A30F16">
        <w:rPr>
          <w:rStyle w:val="CommentReference"/>
          <w:rFonts w:asciiTheme="minorHAnsi" w:eastAsiaTheme="minorHAnsi" w:hAnsiTheme="minorHAnsi" w:cstheme="minorBidi"/>
          <w:lang w:eastAsia="en-US"/>
        </w:rPr>
        <w:commentReference w:id="409"/>
      </w:r>
    </w:p>
    <w:p w14:paraId="40F962BF" w14:textId="09DE19EF" w:rsidR="00A40313" w:rsidRDefault="001A7465" w:rsidP="00A40313">
      <w:pPr>
        <w:rPr>
          <w:rFonts w:ascii="Arial" w:hAnsi="Arial" w:cs="Arial"/>
          <w:lang w:val="en-US"/>
        </w:rPr>
      </w:pPr>
      <w:r w:rsidRPr="007F05C5">
        <w:rPr>
          <w:rFonts w:ascii="Arial" w:hAnsi="Arial" w:cs="Arial"/>
          <w:lang w:val="en-US"/>
        </w:rPr>
        <w:tab/>
      </w:r>
      <w:r w:rsidR="00C827CB" w:rsidRPr="007F05C5">
        <w:rPr>
          <w:rFonts w:ascii="Arial" w:hAnsi="Arial" w:cs="Arial"/>
          <w:lang w:val="en-US"/>
        </w:rPr>
        <w:t xml:space="preserve">Values of </w:t>
      </w:r>
      <w:proofErr w:type="spellStart"/>
      <w:r w:rsidR="00C827CB" w:rsidRPr="007F05C5">
        <w:rPr>
          <w:rFonts w:ascii="Arial" w:hAnsi="Arial" w:cs="Arial"/>
          <w:lang w:val="en-US"/>
        </w:rPr>
        <w:t>RTmin</w:t>
      </w:r>
      <w:proofErr w:type="spellEnd"/>
      <w:r w:rsidRPr="007F05C5">
        <w:rPr>
          <w:rFonts w:ascii="Arial" w:hAnsi="Arial" w:cs="Arial"/>
          <w:lang w:val="en-US"/>
        </w:rPr>
        <w:t xml:space="preserve"> </w:t>
      </w:r>
      <w:r w:rsidR="007974D2">
        <w:rPr>
          <w:rFonts w:ascii="Arial" w:hAnsi="Arial" w:cs="Arial"/>
          <w:lang w:val="en-US"/>
        </w:rPr>
        <w:t>were not correlated with</w:t>
      </w:r>
      <w:r w:rsidRPr="007F05C5">
        <w:rPr>
          <w:rFonts w:ascii="Arial" w:hAnsi="Arial" w:cs="Arial"/>
          <w:lang w:val="en-US"/>
        </w:rPr>
        <w:t xml:space="preserve"> the species distribution patterns (</w:t>
      </w:r>
      <w:r w:rsidR="00E432E6">
        <w:rPr>
          <w:rFonts w:ascii="Arial" w:hAnsi="Arial" w:cs="Arial"/>
          <w:lang w:val="en-US"/>
        </w:rPr>
        <w:t xml:space="preserve">figure 3. </w:t>
      </w:r>
      <w:r w:rsidRPr="007F05C5">
        <w:rPr>
          <w:rFonts w:ascii="Arial" w:hAnsi="Arial" w:cs="Arial"/>
          <w:lang w:val="en-US"/>
        </w:rPr>
        <w:t>coefficient = 0.024, 95% ci = -2.47 – 2.52</w:t>
      </w:r>
      <w:r w:rsidR="00930691" w:rsidRPr="00930691">
        <w:rPr>
          <w:rFonts w:ascii="Arial" w:hAnsi="Arial" w:cs="Arial"/>
          <w:highlight w:val="yellow"/>
          <w:lang w:val="en-US"/>
        </w:rPr>
        <w:t>, df = xxx</w:t>
      </w:r>
      <w:r w:rsidRPr="007F05C5">
        <w:rPr>
          <w:rFonts w:ascii="Arial" w:hAnsi="Arial" w:cs="Arial"/>
          <w:lang w:val="en-US"/>
        </w:rPr>
        <w:t xml:space="preserve">). Similarly, </w:t>
      </w:r>
      <w:r w:rsidR="00250641" w:rsidRPr="007F05C5">
        <w:rPr>
          <w:rFonts w:ascii="Arial" w:hAnsi="Arial" w:cs="Arial"/>
          <w:lang w:val="en-US"/>
        </w:rPr>
        <w:t>upland-biased</w:t>
      </w:r>
      <w:r w:rsidRPr="007F05C5">
        <w:rPr>
          <w:rFonts w:ascii="Arial" w:hAnsi="Arial" w:cs="Arial"/>
          <w:lang w:val="en-US"/>
        </w:rPr>
        <w:t xml:space="preserve"> species did not show higher fecundity at the low temperature, 17</w:t>
      </w:r>
      <w:r w:rsidRPr="007F05C5">
        <w:rPr>
          <w:rFonts w:ascii="Arial" w:hAnsi="Arial" w:cs="Arial"/>
        </w:rPr>
        <w:t>°C</w:t>
      </w:r>
      <w:r w:rsidRPr="007F05C5">
        <w:rPr>
          <w:rFonts w:ascii="Arial" w:hAnsi="Arial" w:cs="Arial"/>
          <w:lang w:val="en-US"/>
        </w:rPr>
        <w:t xml:space="preserve"> (</w:t>
      </w:r>
      <w:r w:rsidR="00E432E6">
        <w:rPr>
          <w:rFonts w:ascii="Arial" w:hAnsi="Arial" w:cs="Arial"/>
          <w:lang w:val="en-US"/>
        </w:rPr>
        <w:t xml:space="preserve">figure 3. </w:t>
      </w:r>
      <w:r w:rsidRPr="007F05C5">
        <w:rPr>
          <w:rFonts w:ascii="Arial" w:hAnsi="Arial" w:cs="Arial"/>
          <w:lang w:val="en-US"/>
        </w:rPr>
        <w:t>p = 0.788</w:t>
      </w:r>
      <w:r w:rsidR="00930691" w:rsidRPr="00930691">
        <w:rPr>
          <w:rFonts w:ascii="Arial" w:hAnsi="Arial" w:cs="Arial"/>
          <w:highlight w:val="yellow"/>
          <w:lang w:val="en-US"/>
        </w:rPr>
        <w:t>, df = xxx</w:t>
      </w:r>
      <w:r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except for </w:t>
      </w:r>
      <w:r w:rsidR="00A40313" w:rsidRPr="007F05C5">
        <w:rPr>
          <w:rFonts w:ascii="Arial" w:hAnsi="Arial" w:cs="Arial"/>
          <w:i/>
          <w:iCs/>
          <w:lang w:val="en-US"/>
        </w:rPr>
        <w:t xml:space="preserve">D. </w:t>
      </w:r>
      <w:proofErr w:type="spellStart"/>
      <w:r w:rsidR="00A40313" w:rsidRPr="007F05C5">
        <w:rPr>
          <w:rFonts w:ascii="Arial" w:hAnsi="Arial" w:cs="Arial"/>
          <w:i/>
          <w:iCs/>
          <w:lang w:val="en-US"/>
        </w:rPr>
        <w:t>simulans</w:t>
      </w:r>
      <w:proofErr w:type="spellEnd"/>
      <w:r w:rsidR="00A40313" w:rsidRPr="007F05C5">
        <w:rPr>
          <w:rFonts w:ascii="Arial" w:hAnsi="Arial" w:cs="Arial"/>
          <w:lang w:val="en-US"/>
        </w:rPr>
        <w:t xml:space="preserve"> and </w:t>
      </w:r>
      <w:r w:rsidR="00A40313" w:rsidRPr="007F05C5">
        <w:rPr>
          <w:rFonts w:ascii="Arial" w:hAnsi="Arial" w:cs="Arial"/>
          <w:i/>
          <w:iCs/>
          <w:lang w:val="en-US"/>
        </w:rPr>
        <w:t>D. melanogaster</w:t>
      </w:r>
      <w:r w:rsidR="00A40313" w:rsidRPr="007F05C5">
        <w:rPr>
          <w:rFonts w:ascii="Arial" w:hAnsi="Arial" w:cs="Arial"/>
          <w:lang w:val="en-US"/>
        </w:rPr>
        <w:t xml:space="preserve">, the other </w:t>
      </w:r>
      <w:r w:rsidR="00A40313" w:rsidRPr="007F05C5">
        <w:rPr>
          <w:rFonts w:ascii="Arial" w:hAnsi="Arial" w:cs="Arial"/>
          <w:i/>
          <w:iCs/>
          <w:lang w:val="en-US"/>
        </w:rPr>
        <w:t>Drosophila</w:t>
      </w:r>
      <w:r w:rsidR="00A40313" w:rsidRPr="007F05C5">
        <w:rPr>
          <w:rFonts w:ascii="Arial" w:hAnsi="Arial" w:cs="Arial"/>
          <w:lang w:val="en-US"/>
        </w:rPr>
        <w:t xml:space="preserve"> species show similarly weak resistance (</w:t>
      </w:r>
      <w:r w:rsidR="00386252">
        <w:rPr>
          <w:rFonts w:ascii="Arial" w:hAnsi="Arial" w:cs="Arial"/>
          <w:lang w:val="en-US"/>
        </w:rPr>
        <w:t xml:space="preserve">figure 3. </w:t>
      </w:r>
      <w:r w:rsidR="00A40313" w:rsidRPr="007F05C5">
        <w:rPr>
          <w:rFonts w:ascii="Arial" w:hAnsi="Arial" w:cs="Arial"/>
          <w:lang w:val="en-US"/>
        </w:rPr>
        <w:t>male: p = 0.18</w:t>
      </w:r>
      <w:r w:rsidR="00930691" w:rsidRPr="00930691">
        <w:rPr>
          <w:rFonts w:ascii="Arial" w:hAnsi="Arial" w:cs="Arial"/>
          <w:highlight w:val="yellow"/>
          <w:lang w:val="en-US"/>
        </w:rPr>
        <w:t>, df = xxx</w:t>
      </w:r>
      <w:r w:rsidR="00A40313" w:rsidRPr="007F05C5">
        <w:rPr>
          <w:rFonts w:ascii="Arial" w:hAnsi="Arial" w:cs="Arial"/>
          <w:lang w:val="en-US"/>
        </w:rPr>
        <w:t>; female: p = 0.53</w:t>
      </w:r>
      <w:r w:rsidR="00930691" w:rsidRPr="00930691">
        <w:rPr>
          <w:rFonts w:ascii="Arial" w:hAnsi="Arial" w:cs="Arial"/>
          <w:highlight w:val="yellow"/>
          <w:lang w:val="en-US"/>
        </w:rPr>
        <w:t>, df = xxx</w:t>
      </w:r>
      <w:r w:rsidR="00A40313" w:rsidRPr="007F05C5">
        <w:rPr>
          <w:rFonts w:ascii="Arial" w:hAnsi="Arial" w:cs="Arial"/>
          <w:lang w:val="en-US"/>
        </w:rPr>
        <w:t xml:space="preserve">). </w:t>
      </w:r>
      <w:r w:rsidRPr="007F05C5">
        <w:rPr>
          <w:rFonts w:ascii="Arial" w:hAnsi="Arial" w:cs="Arial"/>
          <w:lang w:val="en-US"/>
        </w:rPr>
        <w:t>All species recovered their fecundity after eight-day exposure to 14</w:t>
      </w:r>
      <w:r w:rsidRPr="007F05C5">
        <w:rPr>
          <w:rFonts w:ascii="Arial" w:hAnsi="Arial" w:cs="Arial"/>
        </w:rPr>
        <w:t>°C</w:t>
      </w:r>
      <w:r w:rsidRPr="007F05C5">
        <w:rPr>
          <w:rFonts w:ascii="Arial" w:hAnsi="Arial" w:cs="Arial"/>
          <w:lang w:val="en-US"/>
        </w:rPr>
        <w:t>. This recovered fecundity showed a minor but no</w:t>
      </w:r>
      <w:ins w:id="410" w:author="Owen Lewis" w:date="2021-08-20T09:00:00Z">
        <w:r w:rsidR="00D1467F">
          <w:rPr>
            <w:rFonts w:ascii="Arial" w:hAnsi="Arial" w:cs="Arial"/>
            <w:lang w:val="en-US"/>
          </w:rPr>
          <w:t>n-</w:t>
        </w:r>
      </w:ins>
      <w:del w:id="411" w:author="Owen Lewis" w:date="2021-08-20T09:00:00Z">
        <w:r w:rsidRPr="007F05C5" w:rsidDel="00D1467F">
          <w:rPr>
            <w:rFonts w:ascii="Arial" w:hAnsi="Arial" w:cs="Arial"/>
            <w:lang w:val="en-US"/>
          </w:rPr>
          <w:delText xml:space="preserve">t </w:delText>
        </w:r>
      </w:del>
      <w:r w:rsidRPr="007F05C5">
        <w:rPr>
          <w:rFonts w:ascii="Arial" w:hAnsi="Arial" w:cs="Arial"/>
          <w:lang w:val="en-US"/>
        </w:rPr>
        <w:t>significant increase (</w:t>
      </w:r>
      <w:r w:rsidR="00386252">
        <w:rPr>
          <w:rFonts w:ascii="Arial" w:hAnsi="Arial" w:cs="Arial"/>
          <w:lang w:val="en-US"/>
        </w:rPr>
        <w:t xml:space="preserve">figure 3. </w:t>
      </w:r>
      <w:r w:rsidRPr="007F05C5">
        <w:rPr>
          <w:rFonts w:ascii="Arial" w:hAnsi="Arial" w:cs="Arial"/>
          <w:lang w:val="en-US"/>
        </w:rPr>
        <w:t>coefficient = 0.35, p = 0.105</w:t>
      </w:r>
      <w:r w:rsidR="00930691" w:rsidRPr="00930691">
        <w:rPr>
          <w:rFonts w:ascii="Arial" w:hAnsi="Arial" w:cs="Arial"/>
          <w:highlight w:val="yellow"/>
          <w:lang w:val="en-US"/>
        </w:rPr>
        <w:t>, df = xxx</w:t>
      </w:r>
      <w:r w:rsidRPr="007F05C5">
        <w:rPr>
          <w:rFonts w:ascii="Arial" w:hAnsi="Arial" w:cs="Arial"/>
          <w:lang w:val="en-US"/>
        </w:rPr>
        <w:t xml:space="preserve">) </w:t>
      </w:r>
      <w:r w:rsidR="007974D2">
        <w:rPr>
          <w:rFonts w:ascii="Arial" w:hAnsi="Arial" w:cs="Arial"/>
          <w:lang w:val="en-US"/>
        </w:rPr>
        <w:t>among</w:t>
      </w:r>
      <w:r w:rsidRPr="007F05C5">
        <w:rPr>
          <w:rFonts w:ascii="Arial" w:hAnsi="Arial" w:cs="Arial"/>
          <w:lang w:val="en-US"/>
        </w:rPr>
        <w:t xml:space="preserve"> the </w:t>
      </w:r>
      <w:r w:rsidR="00F62679" w:rsidRPr="007F05C5">
        <w:rPr>
          <w:rFonts w:ascii="Arial" w:hAnsi="Arial" w:cs="Arial"/>
          <w:lang w:val="en-US"/>
        </w:rPr>
        <w:t xml:space="preserve">upland-biased </w:t>
      </w:r>
      <w:r w:rsidRPr="007F05C5">
        <w:rPr>
          <w:rFonts w:ascii="Arial" w:hAnsi="Arial" w:cs="Arial"/>
          <w:lang w:val="en-US"/>
        </w:rPr>
        <w:t>species.</w:t>
      </w:r>
      <w:r w:rsidR="00A40313" w:rsidRPr="007F05C5">
        <w:rPr>
          <w:rFonts w:ascii="Arial" w:hAnsi="Arial" w:cs="Arial"/>
          <w:lang w:val="en-US"/>
        </w:rPr>
        <w:t xml:space="preserve"> </w:t>
      </w:r>
      <w:r w:rsidR="0003504A">
        <w:rPr>
          <w:rFonts w:ascii="Arial" w:hAnsi="Arial" w:cs="Arial"/>
          <w:lang w:val="en-US"/>
        </w:rPr>
        <w:t xml:space="preserve">It took longer for upland-biased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386252">
        <w:rPr>
          <w:rFonts w:ascii="Arial" w:hAnsi="Arial" w:cs="Arial"/>
          <w:lang w:val="en-US"/>
        </w:rPr>
        <w:t xml:space="preserve">figure 3. </w:t>
      </w:r>
      <w:r w:rsidR="00A40313" w:rsidRPr="007F05C5">
        <w:rPr>
          <w:rFonts w:ascii="Arial" w:hAnsi="Arial" w:cs="Arial"/>
          <w:lang w:val="en-US"/>
        </w:rPr>
        <w:t>male: p = 0.054</w:t>
      </w:r>
      <w:r w:rsidR="00930691" w:rsidRPr="00930691">
        <w:rPr>
          <w:rFonts w:ascii="Arial" w:hAnsi="Arial" w:cs="Arial"/>
          <w:highlight w:val="yellow"/>
          <w:lang w:val="en-US"/>
        </w:rPr>
        <w:t>, df = xxx</w:t>
      </w:r>
      <w:r w:rsidR="00A40313" w:rsidRPr="007F05C5">
        <w:rPr>
          <w:rFonts w:ascii="Arial" w:hAnsi="Arial" w:cs="Arial"/>
          <w:lang w:val="en-US"/>
        </w:rPr>
        <w:t>; female: p = 0.029</w:t>
      </w:r>
      <w:r w:rsidR="00930691" w:rsidRPr="00930691">
        <w:rPr>
          <w:rFonts w:ascii="Arial" w:hAnsi="Arial" w:cs="Arial"/>
          <w:highlight w:val="yellow"/>
          <w:lang w:val="en-US"/>
        </w:rPr>
        <w:t>, df = xxx</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r w:rsidR="00A14342" w:rsidRPr="007F05C5">
        <w:rPr>
          <w:rFonts w:ascii="Arial" w:hAnsi="Arial" w:cs="Arial"/>
          <w:lang w:val="en-US"/>
        </w:rPr>
        <w:t xml:space="preserve"> </w:t>
      </w:r>
    </w:p>
    <w:p w14:paraId="6C9E7A68" w14:textId="0C431B4E" w:rsidR="00417B81" w:rsidRDefault="00883AA4" w:rsidP="00883AA4">
      <w:pPr>
        <w:ind w:firstLine="720"/>
        <w:rPr>
          <w:rFonts w:ascii="Arial" w:hAnsi="Arial" w:cs="Arial"/>
          <w:lang w:val="en-US"/>
        </w:rPr>
      </w:pPr>
      <w:r>
        <w:rPr>
          <w:rFonts w:ascii="Arial" w:hAnsi="Arial" w:cs="Arial"/>
          <w:lang w:val="en-US"/>
        </w:rPr>
        <w:t xml:space="preserve">Regardless of the small variation of </w:t>
      </w:r>
      <w:proofErr w:type="spellStart"/>
      <w:r>
        <w:rPr>
          <w:rFonts w:ascii="Arial" w:hAnsi="Arial" w:cs="Arial"/>
          <w:lang w:val="en-US"/>
        </w:rPr>
        <w:t>RTmax</w:t>
      </w:r>
      <w:proofErr w:type="spellEnd"/>
      <w:r>
        <w:rPr>
          <w:rFonts w:ascii="Arial" w:hAnsi="Arial" w:cs="Arial"/>
          <w:lang w:val="en-US"/>
        </w:rPr>
        <w:t xml:space="preserve"> compared with </w:t>
      </w:r>
      <w:proofErr w:type="spellStart"/>
      <w:r>
        <w:rPr>
          <w:rFonts w:ascii="Arial" w:hAnsi="Arial" w:cs="Arial"/>
          <w:lang w:val="en-US"/>
        </w:rPr>
        <w:t>RTmin</w:t>
      </w:r>
      <w:proofErr w:type="spellEnd"/>
      <w:r>
        <w:rPr>
          <w:rFonts w:ascii="Arial" w:hAnsi="Arial" w:cs="Arial"/>
          <w:lang w:val="en-US"/>
        </w:rPr>
        <w:t>, s</w:t>
      </w:r>
      <w:commentRangeStart w:id="412"/>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7F05C5">
        <w:rPr>
          <w:rFonts w:ascii="Arial" w:hAnsi="Arial" w:cs="Arial"/>
          <w:lang w:val="en-US"/>
        </w:rPr>
        <w:t>RTmax</w:t>
      </w:r>
      <w:proofErr w:type="spellEnd"/>
      <w:r w:rsidR="001555F7" w:rsidRPr="007F05C5">
        <w:rPr>
          <w:rFonts w:ascii="Arial" w:hAnsi="Arial" w:cs="Arial"/>
          <w:lang w:val="en-US"/>
        </w:rPr>
        <w:t xml:space="preserve"> </w:t>
      </w:r>
      <w:commentRangeEnd w:id="412"/>
      <w:r w:rsidR="00C6293B" w:rsidRPr="007F05C5">
        <w:rPr>
          <w:rStyle w:val="CommentReference"/>
          <w:rFonts w:ascii="Arial" w:eastAsiaTheme="minorHAnsi" w:hAnsi="Arial" w:cs="Arial"/>
          <w:sz w:val="24"/>
          <w:szCs w:val="24"/>
          <w:lang w:eastAsia="en-US"/>
        </w:rPr>
        <w:commentReference w:id="412"/>
      </w:r>
      <w:r w:rsidR="001555F7" w:rsidRPr="007F05C5">
        <w:rPr>
          <w:rFonts w:ascii="Arial" w:hAnsi="Arial" w:cs="Arial"/>
          <w:lang w:val="en-US"/>
        </w:rPr>
        <w:t>(</w:t>
      </w:r>
      <w:r w:rsidR="00386252">
        <w:rPr>
          <w:rFonts w:ascii="Arial" w:hAnsi="Arial" w:cs="Arial"/>
          <w:lang w:val="en-US"/>
        </w:rPr>
        <w:t xml:space="preserve">figure 3. </w:t>
      </w:r>
      <w:r w:rsidR="001555F7" w:rsidRPr="007F05C5">
        <w:rPr>
          <w:rFonts w:ascii="Arial" w:hAnsi="Arial" w:cs="Arial"/>
          <w:lang w:val="en-US"/>
        </w:rPr>
        <w:t>coefficient = -2.52, 95% ci = -3.68 - 1.36, p = 0.00125</w:t>
      </w:r>
      <w:r w:rsidR="00930691" w:rsidRPr="00930691">
        <w:rPr>
          <w:rFonts w:ascii="Arial" w:hAnsi="Arial" w:cs="Arial"/>
          <w:highlight w:val="yellow"/>
          <w:lang w:val="en-US"/>
        </w:rPr>
        <w:t>, df = xxx</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974D2">
        <w:rPr>
          <w:rFonts w:ascii="Arial" w:hAnsi="Arial" w:cs="Arial"/>
          <w:lang w:val="en-US"/>
        </w:rPr>
        <w:t>centred</w:t>
      </w:r>
      <w:proofErr w:type="spellEnd"/>
      <w:r w:rsidR="007974D2">
        <w:rPr>
          <w:rFonts w:ascii="Arial" w:hAnsi="Arial" w:cs="Arial"/>
          <w:lang w:val="en-US"/>
        </w:rPr>
        <w:t xml:space="preserve"> </w:t>
      </w:r>
      <w:r w:rsidR="00846F63">
        <w:rPr>
          <w:rFonts w:ascii="Arial" w:hAnsi="Arial" w:cs="Arial"/>
        </w:rPr>
        <w:t>elevation</w:t>
      </w:r>
      <w:r w:rsidR="00A14342" w:rsidRPr="007F05C5">
        <w:rPr>
          <w:rFonts w:ascii="Arial" w:hAnsi="Arial" w:cs="Arial"/>
          <w:lang w:val="en-US"/>
        </w:rPr>
        <w:t xml:space="preserve"> (</w:t>
      </w:r>
      <w:r w:rsidR="00386252">
        <w:rPr>
          <w:rFonts w:ascii="Arial" w:hAnsi="Arial" w:cs="Arial"/>
          <w:lang w:val="en-US"/>
        </w:rPr>
        <w:t xml:space="preserve">figure 3. </w:t>
      </w:r>
      <w:r w:rsidR="00A14342" w:rsidRPr="007F05C5">
        <w:rPr>
          <w:rFonts w:ascii="Arial" w:hAnsi="Arial" w:cs="Arial"/>
          <w:lang w:val="en-US"/>
        </w:rPr>
        <w:t>coefficient = -5.09, p &lt; 0.0001</w:t>
      </w:r>
      <w:r w:rsidR="00930691" w:rsidRPr="00930691">
        <w:rPr>
          <w:rFonts w:ascii="Arial" w:hAnsi="Arial" w:cs="Arial"/>
          <w:highlight w:val="yellow"/>
          <w:lang w:val="en-US"/>
        </w:rPr>
        <w:t>, df = xxx</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of the two highland-biased species could reproduce when transferred back to mild temperature. Five out of the six non-biased and lowland-biased species resumed reproduction</w:t>
      </w:r>
      <w:r w:rsidR="00386252">
        <w:rPr>
          <w:rFonts w:ascii="Arial" w:hAnsi="Arial" w:cs="Arial"/>
          <w:lang w:val="en-US"/>
        </w:rPr>
        <w:t xml:space="preserve"> (figure 3)</w:t>
      </w:r>
      <w:r w:rsidR="00A14342" w:rsidRPr="007F05C5">
        <w:rPr>
          <w:rFonts w:ascii="Arial" w:hAnsi="Arial" w:cs="Arial"/>
          <w:lang w:val="en-US"/>
        </w:rPr>
        <w:t>. Heat tolerance, measured by knockdown time at high temperature, was lower among species whose distribution were biased towards high latitude (</w:t>
      </w:r>
      <w:r w:rsidR="00386252">
        <w:rPr>
          <w:rFonts w:ascii="Arial" w:hAnsi="Arial" w:cs="Arial"/>
          <w:lang w:val="en-US"/>
        </w:rPr>
        <w:t xml:space="preserve">figure 3. </w:t>
      </w:r>
      <w:r w:rsidR="00A14342" w:rsidRPr="007F05C5">
        <w:rPr>
          <w:rFonts w:ascii="Arial" w:hAnsi="Arial" w:cs="Arial"/>
          <w:lang w:val="en-US"/>
        </w:rPr>
        <w:t xml:space="preserve">male: </w:t>
      </w:r>
      <w:commentRangeStart w:id="413"/>
      <w:r w:rsidR="00A14342" w:rsidRPr="007F05C5">
        <w:rPr>
          <w:rFonts w:ascii="Arial" w:hAnsi="Arial" w:cs="Arial"/>
          <w:lang w:val="en-US"/>
        </w:rPr>
        <w:t xml:space="preserve">coefficient </w:t>
      </w:r>
      <w:commentRangeEnd w:id="413"/>
      <w:r w:rsidR="00A14342" w:rsidRPr="007F05C5">
        <w:rPr>
          <w:rStyle w:val="CommentReference"/>
          <w:rFonts w:ascii="Arial" w:eastAsiaTheme="minorHAnsi" w:hAnsi="Arial" w:cs="Arial"/>
          <w:sz w:val="24"/>
          <w:szCs w:val="24"/>
          <w:lang w:eastAsia="en-US"/>
        </w:rPr>
        <w:commentReference w:id="413"/>
      </w:r>
      <w:r w:rsidR="00A14342" w:rsidRPr="007F05C5">
        <w:rPr>
          <w:rFonts w:ascii="Arial" w:hAnsi="Arial" w:cs="Arial"/>
          <w:lang w:val="en-US"/>
        </w:rPr>
        <w:t>= -9.1, p = 0.0013</w:t>
      </w:r>
      <w:r w:rsidR="00930691" w:rsidRPr="00930691">
        <w:rPr>
          <w:rFonts w:ascii="Arial" w:hAnsi="Arial" w:cs="Arial"/>
          <w:highlight w:val="yellow"/>
          <w:lang w:val="en-US"/>
        </w:rPr>
        <w:t>, df = xxx</w:t>
      </w:r>
      <w:r w:rsidR="00A14342" w:rsidRPr="007F05C5">
        <w:rPr>
          <w:rFonts w:ascii="Arial" w:hAnsi="Arial" w:cs="Arial"/>
          <w:lang w:val="en-US"/>
        </w:rPr>
        <w:t>; female: coefficient = -5.4, p = 0.056</w:t>
      </w:r>
      <w:r w:rsidR="00930691" w:rsidRPr="00930691">
        <w:rPr>
          <w:rFonts w:ascii="Arial" w:hAnsi="Arial" w:cs="Arial"/>
          <w:highlight w:val="yellow"/>
          <w:lang w:val="en-US"/>
        </w:rPr>
        <w:t>, df = xxx</w:t>
      </w:r>
      <w:r w:rsidR="00A14342" w:rsidRPr="007F05C5">
        <w:rPr>
          <w:rFonts w:ascii="Arial" w:hAnsi="Arial" w:cs="Arial"/>
          <w:lang w:val="en-US"/>
        </w:rPr>
        <w:t xml:space="preserve">). </w:t>
      </w:r>
    </w:p>
    <w:p w14:paraId="0FFAE947" w14:textId="3AAA320C" w:rsidR="006B7A92" w:rsidRDefault="006B7A92" w:rsidP="00883AA4">
      <w:pPr>
        <w:ind w:firstLine="720"/>
        <w:rPr>
          <w:rFonts w:ascii="Arial" w:hAnsi="Arial" w:cs="Arial"/>
          <w:lang w:val="en-US"/>
        </w:rPr>
      </w:pPr>
      <w:r>
        <w:rPr>
          <w:rFonts w:ascii="Arial" w:hAnsi="Arial" w:cs="Arial"/>
          <w:lang w:val="en-US"/>
        </w:rPr>
        <w:t xml:space="preserve">In </w:t>
      </w:r>
      <w:r w:rsidR="007974D2">
        <w:rPr>
          <w:rFonts w:ascii="Arial" w:hAnsi="Arial" w:cs="Arial"/>
          <w:lang w:val="en-US"/>
        </w:rPr>
        <w:t xml:space="preserve">the </w:t>
      </w:r>
      <w:r>
        <w:rPr>
          <w:rFonts w:ascii="Arial" w:hAnsi="Arial" w:cs="Arial"/>
          <w:lang w:val="en-US"/>
        </w:rPr>
        <w:t xml:space="preserve">simulated lowland environment, the reproductive success of lowland-biased species remained the highest, followed by the widespread species, </w:t>
      </w:r>
      <w:r w:rsidRPr="00FF7A67">
        <w:rPr>
          <w:rFonts w:ascii="Arial" w:hAnsi="Arial" w:cs="Arial"/>
          <w:i/>
          <w:iCs/>
          <w:lang w:val="en-US"/>
        </w:rPr>
        <w:t xml:space="preserve">D. </w:t>
      </w:r>
      <w:proofErr w:type="spellStart"/>
      <w:r w:rsidRPr="00FF7A67">
        <w:rPr>
          <w:rFonts w:ascii="Arial" w:hAnsi="Arial" w:cs="Arial"/>
          <w:i/>
          <w:iCs/>
          <w:lang w:val="en-US"/>
        </w:rPr>
        <w:t>sulfurigaster</w:t>
      </w:r>
      <w:proofErr w:type="spellEnd"/>
      <w:r>
        <w:rPr>
          <w:rFonts w:ascii="Arial" w:hAnsi="Arial" w:cs="Arial"/>
          <w:lang w:val="en-US"/>
        </w:rPr>
        <w:t xml:space="preserve">. The upland-biased species could barely reproduce regardless of the presence of competitors (Figure </w:t>
      </w:r>
      <w:r w:rsidR="00E432E6">
        <w:rPr>
          <w:rFonts w:ascii="Arial" w:hAnsi="Arial" w:cs="Arial"/>
          <w:lang w:val="en-US"/>
        </w:rPr>
        <w:t>4</w:t>
      </w:r>
      <w:r>
        <w:rPr>
          <w:rFonts w:ascii="Arial" w:hAnsi="Arial" w:cs="Arial"/>
          <w:lang w:val="en-US"/>
        </w:rPr>
        <w:t xml:space="preserve">a). In </w:t>
      </w:r>
      <w:r w:rsidR="007974D2">
        <w:rPr>
          <w:rFonts w:ascii="Arial" w:hAnsi="Arial" w:cs="Arial"/>
          <w:lang w:val="en-US"/>
        </w:rPr>
        <w:t xml:space="preserve">the </w:t>
      </w:r>
      <w:r>
        <w:rPr>
          <w:rFonts w:ascii="Arial" w:hAnsi="Arial" w:cs="Arial"/>
          <w:lang w:val="en-US"/>
        </w:rPr>
        <w:t xml:space="preserve">simulated upland environment, all species can reproduce and sustain their populations. Lowland species were strongly </w:t>
      </w:r>
      <w:r w:rsidR="007974D2">
        <w:rPr>
          <w:rFonts w:ascii="Arial" w:hAnsi="Arial" w:cs="Arial"/>
          <w:lang w:val="en-US"/>
        </w:rPr>
        <w:t>affected</w:t>
      </w:r>
      <w:r>
        <w:rPr>
          <w:rFonts w:ascii="Arial" w:hAnsi="Arial" w:cs="Arial"/>
          <w:lang w:val="en-US"/>
        </w:rPr>
        <w:t xml:space="preserve"> by the density of </w:t>
      </w:r>
      <w:r w:rsidRPr="00FF7A67">
        <w:rPr>
          <w:rFonts w:ascii="Arial" w:hAnsi="Arial" w:cs="Arial"/>
          <w:i/>
          <w:iCs/>
          <w:lang w:val="en-US"/>
        </w:rPr>
        <w:t xml:space="preserve">D. </w:t>
      </w:r>
      <w:proofErr w:type="spellStart"/>
      <w:r w:rsidRPr="00FF7A67">
        <w:rPr>
          <w:rFonts w:ascii="Arial" w:hAnsi="Arial" w:cs="Arial"/>
          <w:i/>
          <w:iCs/>
          <w:lang w:val="en-US"/>
        </w:rPr>
        <w:t>palidifrons</w:t>
      </w:r>
      <w:proofErr w:type="spellEnd"/>
      <w:r>
        <w:rPr>
          <w:rFonts w:ascii="Arial" w:hAnsi="Arial" w:cs="Arial"/>
          <w:lang w:val="en-US"/>
        </w:rPr>
        <w:t xml:space="preserve">, an upland species. While upland species </w:t>
      </w:r>
      <w:r w:rsidR="007625A8">
        <w:rPr>
          <w:rFonts w:ascii="Arial" w:hAnsi="Arial" w:cs="Arial"/>
          <w:lang w:val="en-US"/>
        </w:rPr>
        <w:t>were</w:t>
      </w:r>
      <w:r>
        <w:rPr>
          <w:rFonts w:ascii="Arial" w:hAnsi="Arial" w:cs="Arial"/>
          <w:lang w:val="en-US"/>
        </w:rPr>
        <w:t xml:space="preserve"> significantly less affected by upland species, shown by lower interspecific competition coefficients (figure </w:t>
      </w:r>
      <w:r w:rsidR="00E432E6">
        <w:rPr>
          <w:rFonts w:ascii="Arial" w:hAnsi="Arial" w:cs="Arial"/>
          <w:lang w:val="en-US"/>
        </w:rPr>
        <w:t>4</w:t>
      </w:r>
      <w:r>
        <w:rPr>
          <w:rFonts w:ascii="Arial" w:hAnsi="Arial" w:cs="Arial"/>
          <w:lang w:val="en-US"/>
        </w:rPr>
        <w:t>a</w:t>
      </w:r>
      <w:r w:rsidR="007625A8">
        <w:rPr>
          <w:rFonts w:ascii="Arial" w:hAnsi="Arial" w:cs="Arial"/>
          <w:lang w:val="en-US"/>
        </w:rPr>
        <w:t>, table 2</w:t>
      </w:r>
      <w:r>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del w:id="414" w:author="Owen Lewis" w:date="2021-08-20T09:01:00Z">
        <w:r w:rsidR="007974D2" w:rsidDel="00D22E43">
          <w:rPr>
            <w:rFonts w:ascii="Arial" w:hAnsi="Arial" w:cs="Arial"/>
            <w:lang w:val="en-US"/>
          </w:rPr>
          <w:delText xml:space="preserve">at </w:delText>
        </w:r>
      </w:del>
      <w:ins w:id="415" w:author="Owen Lewis" w:date="2021-08-20T09:01:00Z">
        <w:r w:rsidR="00D22E43">
          <w:rPr>
            <w:rFonts w:ascii="Arial" w:hAnsi="Arial" w:cs="Arial"/>
            <w:lang w:val="en-US"/>
          </w:rPr>
          <w:t>under</w:t>
        </w:r>
        <w:r w:rsidR="00D22E43">
          <w:rPr>
            <w:rFonts w:ascii="Arial" w:hAnsi="Arial" w:cs="Arial"/>
            <w:lang w:val="en-US"/>
          </w:rPr>
          <w:t xml:space="preserve"> </w:t>
        </w:r>
      </w:ins>
      <w:r w:rsidR="007974D2">
        <w:rPr>
          <w:rFonts w:ascii="Arial" w:hAnsi="Arial" w:cs="Arial"/>
          <w:lang w:val="en-US"/>
        </w:rPr>
        <w:t>upland</w:t>
      </w:r>
      <w:r w:rsidR="007625A8">
        <w:rPr>
          <w:rFonts w:ascii="Arial" w:hAnsi="Arial" w:cs="Arial"/>
          <w:lang w:val="en-US"/>
        </w:rPr>
        <w:t xml:space="preserve"> </w:t>
      </w:r>
      <w:ins w:id="416" w:author="Owen Lewis" w:date="2021-08-20T09:01:00Z">
        <w:r w:rsidR="00D22E43">
          <w:rPr>
            <w:rFonts w:ascii="Arial" w:hAnsi="Arial" w:cs="Arial"/>
            <w:lang w:val="en-US"/>
          </w:rPr>
          <w:t xml:space="preserve">conditions </w:t>
        </w:r>
      </w:ins>
      <w:r w:rsidR="007625A8">
        <w:rPr>
          <w:rFonts w:ascii="Arial" w:hAnsi="Arial" w:cs="Arial"/>
          <w:lang w:val="en-US"/>
        </w:rPr>
        <w:t xml:space="preserve">was predicted to drive lowland species to exclusion at equilibrium (Table 2, SI 3abf). </w:t>
      </w:r>
      <w:r w:rsidR="00FF7A67">
        <w:rPr>
          <w:rFonts w:ascii="Arial" w:hAnsi="Arial" w:cs="Arial"/>
          <w:lang w:val="en-US"/>
        </w:rPr>
        <w:t xml:space="preserve">For long-term monoculture populations and mixed-species communities, high temperature drove </w:t>
      </w:r>
      <w:r w:rsidR="00FF7A67" w:rsidRPr="00FF7A67">
        <w:rPr>
          <w:rFonts w:ascii="Arial" w:hAnsi="Arial" w:cs="Arial"/>
          <w:i/>
          <w:iCs/>
          <w:lang w:val="en-US"/>
        </w:rPr>
        <w:t xml:space="preserve">D. </w:t>
      </w:r>
      <w:proofErr w:type="spellStart"/>
      <w:r w:rsidR="00FF7A67" w:rsidRPr="00FF7A67">
        <w:rPr>
          <w:rFonts w:ascii="Arial" w:hAnsi="Arial" w:cs="Arial"/>
          <w:i/>
          <w:iCs/>
          <w:lang w:val="en-US"/>
        </w:rPr>
        <w:t>palidifrons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del w:id="417" w:author="Owen Lewis" w:date="2021-08-20T09:02:00Z">
        <w:r w:rsidR="00FF7A67" w:rsidDel="00D22E43">
          <w:rPr>
            <w:rFonts w:ascii="Arial" w:hAnsi="Arial" w:cs="Arial"/>
            <w:lang w:val="en-US"/>
          </w:rPr>
          <w:delText xml:space="preserve">kept </w:delText>
        </w:r>
      </w:del>
      <w:ins w:id="418" w:author="Owen Lewis" w:date="2021-08-20T09:02:00Z">
        <w:r w:rsidR="00D22E43">
          <w:rPr>
            <w:rFonts w:ascii="Arial" w:hAnsi="Arial" w:cs="Arial"/>
            <w:lang w:val="en-US"/>
          </w:rPr>
          <w:t>remained</w:t>
        </w:r>
        <w:r w:rsidR="00D22E43">
          <w:rPr>
            <w:rFonts w:ascii="Arial" w:hAnsi="Arial" w:cs="Arial"/>
            <w:lang w:val="en-US"/>
          </w:rPr>
          <w:t xml:space="preserve"> </w:t>
        </w:r>
      </w:ins>
      <w:r w:rsidR="00FF7A67">
        <w:rPr>
          <w:rFonts w:ascii="Arial" w:hAnsi="Arial" w:cs="Arial"/>
          <w:lang w:val="en-US"/>
        </w:rPr>
        <w:t>high</w:t>
      </w:r>
      <w:r w:rsidR="007974D2">
        <w:rPr>
          <w:rFonts w:ascii="Arial" w:hAnsi="Arial" w:cs="Arial"/>
          <w:lang w:val="en-US"/>
        </w:rPr>
        <w:t xml:space="preserve"> in </w:t>
      </w:r>
      <w:r w:rsidR="007C2A19">
        <w:rPr>
          <w:rFonts w:ascii="Arial" w:hAnsi="Arial" w:cs="Arial"/>
          <w:lang w:val="en-US"/>
        </w:rPr>
        <w:t>size</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they were raised alone. But</w:t>
      </w:r>
      <w:r w:rsidR="004161ED">
        <w:rPr>
          <w:rFonts w:ascii="Arial" w:hAnsi="Arial" w:cs="Arial"/>
          <w:lang w:val="en-US"/>
        </w:rPr>
        <w:t xml:space="preserve"> 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del w:id="419" w:author="Owen Lewis" w:date="2021-08-20T09:02:00Z">
        <w:r w:rsidR="007C2A19" w:rsidDel="00D22E43">
          <w:rPr>
            <w:rFonts w:ascii="Arial" w:hAnsi="Arial" w:cs="Arial"/>
            <w:lang w:val="en-US"/>
          </w:rPr>
          <w:delText xml:space="preserve">in </w:delText>
        </w:r>
      </w:del>
      <w:ins w:id="420" w:author="Owen Lewis" w:date="2021-08-20T09:02:00Z">
        <w:r w:rsidR="00D22E43">
          <w:rPr>
            <w:rFonts w:ascii="Arial" w:hAnsi="Arial" w:cs="Arial"/>
            <w:lang w:val="en-US"/>
          </w:rPr>
          <w:t>at</w:t>
        </w:r>
        <w:r w:rsidR="00D22E43">
          <w:rPr>
            <w:rFonts w:ascii="Arial" w:hAnsi="Arial" w:cs="Arial"/>
            <w:lang w:val="en-US"/>
          </w:rPr>
          <w:t xml:space="preserve"> </w:t>
        </w:r>
      </w:ins>
      <w:r w:rsidR="00FF7A67">
        <w:rPr>
          <w:rFonts w:ascii="Arial" w:hAnsi="Arial" w:cs="Arial"/>
          <w:lang w:val="en-US"/>
        </w:rPr>
        <w:t>low temperature only when in the presence of interspecific competitors</w:t>
      </w:r>
      <w:r w:rsidR="00803F56">
        <w:rPr>
          <w:rFonts w:ascii="Arial" w:hAnsi="Arial" w:cs="Arial"/>
          <w:lang w:val="en-US"/>
        </w:rPr>
        <w:t xml:space="preserve"> (Figure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 xml:space="preserve">. </w:t>
      </w:r>
    </w:p>
    <w:p w14:paraId="1F7B90A4" w14:textId="77777777" w:rsidR="00036A2A" w:rsidRPr="006132F4" w:rsidRDefault="00036A2A" w:rsidP="003376FF">
      <w:pPr>
        <w:rPr>
          <w:rFonts w:ascii="Arial" w:hAnsi="Arial" w:cs="Arial"/>
          <w:lang w:val="en-US"/>
        </w:rPr>
      </w:pPr>
    </w:p>
    <w:p w14:paraId="3CFACF74" w14:textId="77777777" w:rsidR="00930FF3" w:rsidRPr="007F05C5" w:rsidRDefault="00930FF3" w:rsidP="00426F96">
      <w:pPr>
        <w:rPr>
          <w:rFonts w:ascii="Arial" w:hAnsi="Arial" w:cs="Arial"/>
          <w:lang w:val="en-US"/>
        </w:rPr>
      </w:pPr>
    </w:p>
    <w:p w14:paraId="62FB0282" w14:textId="08EE3EC3" w:rsidR="00930FF3" w:rsidRPr="007F05C5" w:rsidRDefault="00930FF3" w:rsidP="00426F96">
      <w:pPr>
        <w:rPr>
          <w:rFonts w:ascii="Arial" w:hAnsi="Arial" w:cs="Arial"/>
          <w:lang w:val="en-US"/>
        </w:rPr>
      </w:pPr>
      <w:r w:rsidRPr="007F05C5">
        <w:rPr>
          <w:rFonts w:ascii="Arial" w:hAnsi="Arial" w:cs="Arial"/>
          <w:b/>
          <w:bCs/>
          <w:lang w:val="en-US"/>
        </w:rPr>
        <w:t>Discussion</w:t>
      </w:r>
      <w:del w:id="421" w:author="Owen Lewis" w:date="2021-08-20T10:36:00Z">
        <w:r w:rsidRPr="007F05C5" w:rsidDel="00DB195D">
          <w:rPr>
            <w:rFonts w:ascii="Arial" w:hAnsi="Arial" w:cs="Arial"/>
            <w:b/>
            <w:bCs/>
            <w:lang w:val="en-US"/>
          </w:rPr>
          <w:delText>s</w:delText>
        </w:r>
      </w:del>
    </w:p>
    <w:p w14:paraId="3C794036" w14:textId="4C2CCC18" w:rsidR="00B30C51" w:rsidRDefault="00B30C51" w:rsidP="0046703F">
      <w:pPr>
        <w:ind w:firstLine="720"/>
        <w:rPr>
          <w:rFonts w:ascii="Arial" w:hAnsi="Arial" w:cs="Arial"/>
          <w:lang w:val="en-US"/>
        </w:rPr>
      </w:pPr>
      <w:del w:id="422" w:author="Owen Lewis" w:date="2021-08-20T09:41:00Z">
        <w:r w:rsidRPr="002A0FC2" w:rsidDel="000625C0">
          <w:rPr>
            <w:rFonts w:ascii="Arial" w:hAnsi="Arial" w:cs="Arial" w:hint="eastAsia"/>
            <w:lang w:val="en-US"/>
          </w:rPr>
          <w:delText>I</w:delText>
        </w:r>
        <w:r w:rsidRPr="002A0FC2" w:rsidDel="000625C0">
          <w:rPr>
            <w:rFonts w:ascii="Arial" w:hAnsi="Arial" w:cs="Arial"/>
            <w:lang w:val="en-US"/>
          </w:rPr>
          <w:delText>n contrast to the long-standing</w:delText>
        </w:r>
      </w:del>
      <w:ins w:id="423" w:author="Owen Lewis" w:date="2021-08-20T09:43:00Z">
        <w:r w:rsidR="00D82A0C">
          <w:rPr>
            <w:rFonts w:ascii="Arial" w:hAnsi="Arial" w:cs="Arial"/>
            <w:lang w:val="en-US"/>
          </w:rPr>
          <w:t>Our results r</w:t>
        </w:r>
      </w:ins>
      <w:ins w:id="424" w:author="Owen Lewis" w:date="2021-08-20T09:44:00Z">
        <w:r w:rsidR="00D82A0C">
          <w:rPr>
            <w:rFonts w:ascii="Arial" w:hAnsi="Arial" w:cs="Arial"/>
            <w:lang w:val="en-US"/>
          </w:rPr>
          <w:t>un counter to the</w:t>
        </w:r>
      </w:ins>
      <w:ins w:id="425" w:author="Owen Lewis" w:date="2021-08-20T09:41:00Z">
        <w:r w:rsidR="000625C0">
          <w:rPr>
            <w:rFonts w:ascii="Arial" w:hAnsi="Arial" w:cs="Arial"/>
            <w:lang w:val="en-US"/>
          </w:rPr>
          <w:t xml:space="preserve"> common assum</w:t>
        </w:r>
      </w:ins>
      <w:ins w:id="426" w:author="Owen Lewis" w:date="2021-08-20T09:44:00Z">
        <w:r w:rsidR="00D82A0C">
          <w:rPr>
            <w:rFonts w:ascii="Arial" w:hAnsi="Arial" w:cs="Arial"/>
            <w:lang w:val="en-US"/>
          </w:rPr>
          <w:t>ption</w:t>
        </w:r>
      </w:ins>
      <w:ins w:id="427" w:author="Owen Lewis" w:date="2021-08-20T09:41:00Z">
        <w:r w:rsidR="000625C0">
          <w:rPr>
            <w:rFonts w:ascii="Arial" w:hAnsi="Arial" w:cs="Arial"/>
            <w:lang w:val="en-US"/>
          </w:rPr>
          <w:t xml:space="preserve"> </w:t>
        </w:r>
      </w:ins>
      <w:del w:id="428" w:author="Owen Lewis" w:date="2021-08-20T09:41:00Z">
        <w:r w:rsidRPr="002A0FC2" w:rsidDel="000625C0">
          <w:rPr>
            <w:rFonts w:ascii="Arial" w:hAnsi="Arial" w:cs="Arial"/>
            <w:lang w:val="en-US"/>
          </w:rPr>
          <w:delText xml:space="preserve"> </w:delText>
        </w:r>
        <w:r w:rsidR="007220E1" w:rsidDel="000625C0">
          <w:rPr>
            <w:rFonts w:ascii="Arial" w:hAnsi="Arial" w:cs="Arial"/>
            <w:lang w:val="en-US"/>
          </w:rPr>
          <w:delText>thought</w:delText>
        </w:r>
        <w:r w:rsidRPr="002A0FC2" w:rsidDel="000625C0">
          <w:rPr>
            <w:rFonts w:ascii="Arial" w:hAnsi="Arial" w:cs="Arial"/>
            <w:lang w:val="en-US"/>
          </w:rPr>
          <w:delText xml:space="preserve"> </w:delText>
        </w:r>
      </w:del>
      <w:r w:rsidRPr="002A0FC2">
        <w:rPr>
          <w:rFonts w:ascii="Arial" w:hAnsi="Arial" w:cs="Arial"/>
          <w:lang w:val="en-US"/>
        </w:rPr>
        <w:t>that cold boundaries</w:t>
      </w:r>
      <w:ins w:id="429" w:author="Owen Lewis" w:date="2021-08-20T09:42:00Z">
        <w:r w:rsidR="003D6BD4">
          <w:rPr>
            <w:rFonts w:ascii="Arial" w:hAnsi="Arial" w:cs="Arial"/>
            <w:lang w:val="en-US"/>
          </w:rPr>
          <w:t xml:space="preserve"> to species’ ranges</w:t>
        </w:r>
      </w:ins>
      <w:r w:rsidRPr="002A0FC2">
        <w:rPr>
          <w:rFonts w:ascii="Arial" w:hAnsi="Arial" w:cs="Arial"/>
          <w:lang w:val="en-US"/>
        </w:rPr>
        <w:t xml:space="preserve"> </w:t>
      </w:r>
      <w:del w:id="430" w:author="Owen Lewis" w:date="2021-08-20T09:42:00Z">
        <w:r w:rsidRPr="002A0FC2" w:rsidDel="003D6BD4">
          <w:rPr>
            <w:rFonts w:ascii="Arial" w:hAnsi="Arial" w:cs="Arial"/>
            <w:lang w:val="en-US"/>
          </w:rPr>
          <w:delText xml:space="preserve">reflect </w:delText>
        </w:r>
      </w:del>
      <w:ins w:id="431" w:author="Owen Lewis" w:date="2021-08-20T09:42:00Z">
        <w:r w:rsidR="003D6BD4">
          <w:rPr>
            <w:rFonts w:ascii="Arial" w:hAnsi="Arial" w:cs="Arial"/>
            <w:lang w:val="en-US"/>
          </w:rPr>
          <w:t>are constrained abiotically and reflect</w:t>
        </w:r>
        <w:r w:rsidR="003D6BD4" w:rsidRPr="002A0FC2">
          <w:rPr>
            <w:rFonts w:ascii="Arial" w:hAnsi="Arial" w:cs="Arial"/>
            <w:lang w:val="en-US"/>
          </w:rPr>
          <w:t xml:space="preserve"> </w:t>
        </w:r>
      </w:ins>
      <w:r w:rsidRPr="002A0FC2">
        <w:rPr>
          <w:rFonts w:ascii="Arial" w:hAnsi="Arial" w:cs="Arial"/>
          <w:lang w:val="en-US"/>
        </w:rPr>
        <w:t>thermal niche</w:t>
      </w:r>
      <w:ins w:id="432" w:author="Owen Lewis" w:date="2021-08-20T09:42:00Z">
        <w:r w:rsidR="003D6BD4">
          <w:rPr>
            <w:rFonts w:ascii="Arial" w:hAnsi="Arial" w:cs="Arial"/>
            <w:lang w:val="en-US"/>
          </w:rPr>
          <w:t xml:space="preserve">s, </w:t>
        </w:r>
      </w:ins>
      <w:ins w:id="433" w:author="Owen Lewis" w:date="2021-08-20T09:44:00Z">
        <w:r w:rsidR="00D82A0C">
          <w:rPr>
            <w:rFonts w:ascii="Arial" w:hAnsi="Arial" w:cs="Arial"/>
            <w:lang w:val="en-US"/>
          </w:rPr>
          <w:t>while</w:t>
        </w:r>
      </w:ins>
      <w:del w:id="434" w:author="Owen Lewis" w:date="2021-08-20T09:42:00Z">
        <w:r w:rsidRPr="002A0FC2" w:rsidDel="003D6BD4">
          <w:rPr>
            <w:rFonts w:ascii="Arial" w:hAnsi="Arial" w:cs="Arial"/>
            <w:lang w:val="en-US"/>
          </w:rPr>
          <w:delText xml:space="preserve"> and</w:delText>
        </w:r>
      </w:del>
      <w:r w:rsidRPr="002A0FC2">
        <w:rPr>
          <w:rFonts w:ascii="Arial" w:hAnsi="Arial" w:cs="Arial"/>
          <w:lang w:val="en-US"/>
        </w:rPr>
        <w:t xml:space="preserve"> biotic interactions define warm boundaries</w:t>
      </w:r>
      <w:del w:id="435" w:author="Owen Lewis" w:date="2021-08-20T09:44:00Z">
        <w:r w:rsidRPr="002A0FC2" w:rsidDel="00D82A0C">
          <w:rPr>
            <w:rFonts w:ascii="Arial" w:hAnsi="Arial" w:cs="Arial"/>
            <w:lang w:val="en-US"/>
          </w:rPr>
          <w:delText xml:space="preserve">, </w:delText>
        </w:r>
      </w:del>
      <w:ins w:id="436" w:author="Owen Lewis" w:date="2021-08-20T09:44:00Z">
        <w:r w:rsidR="00D82A0C">
          <w:rPr>
            <w:rFonts w:ascii="Arial" w:hAnsi="Arial" w:cs="Arial"/>
            <w:lang w:val="en-US"/>
          </w:rPr>
          <w:t>. W</w:t>
        </w:r>
      </w:ins>
      <w:del w:id="437" w:author="Owen Lewis" w:date="2021-08-20T09:42:00Z">
        <w:r w:rsidRPr="002A0FC2" w:rsidDel="004B1834">
          <w:rPr>
            <w:rFonts w:ascii="Arial" w:hAnsi="Arial" w:cs="Arial"/>
            <w:lang w:val="en-US"/>
          </w:rPr>
          <w:delText xml:space="preserve">our studies </w:delText>
        </w:r>
        <w:r w:rsidR="00C72931" w:rsidDel="004B1834">
          <w:rPr>
            <w:rFonts w:ascii="Arial" w:hAnsi="Arial" w:cs="Arial"/>
            <w:lang w:val="en-US"/>
          </w:rPr>
          <w:delText>on</w:delText>
        </w:r>
      </w:del>
      <w:ins w:id="438" w:author="Owen Lewis" w:date="2021-08-20T09:42:00Z">
        <w:r w:rsidR="004B1834">
          <w:rPr>
            <w:rFonts w:ascii="Arial" w:hAnsi="Arial" w:cs="Arial"/>
            <w:lang w:val="en-US"/>
          </w:rPr>
          <w:t>e found that</w:t>
        </w:r>
      </w:ins>
      <w:r w:rsidRPr="002A0FC2">
        <w:rPr>
          <w:rFonts w:ascii="Arial" w:hAnsi="Arial" w:cs="Arial"/>
          <w:lang w:val="en-US"/>
        </w:rPr>
        <w:t xml:space="preserve"> </w:t>
      </w:r>
      <w:ins w:id="439" w:author="Owen Lewis" w:date="2021-08-20T09:44:00Z">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ins>
      <w:ins w:id="440" w:author="Owen Lewis" w:date="2021-08-20T09:45:00Z">
        <w:r w:rsidR="00CC58AC">
          <w:rPr>
            <w:rFonts w:ascii="Arial" w:hAnsi="Arial" w:cs="Arial"/>
            <w:lang w:val="en-US"/>
          </w:rPr>
          <w:t>on a daily basis</w:t>
        </w:r>
      </w:ins>
      <w:ins w:id="441" w:author="Owen Lewis" w:date="2021-08-20T09:44:00Z">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ins>
      <w:ins w:id="442" w:author="Owen Lewis" w:date="2021-08-20T09:45:00Z">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ins>
      <w:ins w:id="443" w:author="Owen Lewis" w:date="2021-08-20T09:44:00Z">
        <w:r w:rsidR="00CC58AC" w:rsidRPr="002A0FC2" w:rsidDel="004B1834">
          <w:rPr>
            <w:rFonts w:ascii="Arial" w:hAnsi="Arial" w:cs="Arial"/>
            <w:lang w:val="en-US"/>
          </w:rPr>
          <w:t xml:space="preserve"> </w:t>
        </w:r>
      </w:ins>
      <w:del w:id="444" w:author="Owen Lewis" w:date="2021-08-20T09:43:00Z">
        <w:r w:rsidRPr="002A0FC2" w:rsidDel="004B1834">
          <w:rPr>
            <w:rFonts w:ascii="Arial" w:hAnsi="Arial" w:cs="Arial"/>
            <w:lang w:val="en-US"/>
          </w:rPr>
          <w:delText xml:space="preserve">the </w:delText>
        </w:r>
      </w:del>
      <w:r w:rsidRPr="000B7346">
        <w:rPr>
          <w:rFonts w:ascii="Arial" w:hAnsi="Arial" w:cs="Arial"/>
          <w:i/>
          <w:iCs/>
          <w:lang w:val="en-US"/>
        </w:rPr>
        <w:t>Drosophila</w:t>
      </w:r>
      <w:r w:rsidRPr="002A0FC2">
        <w:rPr>
          <w:rFonts w:ascii="Arial" w:hAnsi="Arial" w:cs="Arial"/>
          <w:lang w:val="en-US"/>
        </w:rPr>
        <w:t xml:space="preserve"> communit</w:t>
      </w:r>
      <w:ins w:id="445" w:author="Owen Lewis" w:date="2021-08-20T09:43:00Z">
        <w:r w:rsidR="00D82A0C">
          <w:rPr>
            <w:rFonts w:ascii="Arial" w:hAnsi="Arial" w:cs="Arial"/>
            <w:lang w:val="en-US"/>
          </w:rPr>
          <w:t>ies</w:t>
        </w:r>
      </w:ins>
      <w:del w:id="446" w:author="Owen Lewis" w:date="2021-08-20T09:43:00Z">
        <w:r w:rsidRPr="002A0FC2" w:rsidDel="00D82A0C">
          <w:rPr>
            <w:rFonts w:ascii="Arial" w:hAnsi="Arial" w:cs="Arial"/>
            <w:lang w:val="en-US"/>
          </w:rPr>
          <w:delText>y</w:delText>
        </w:r>
      </w:del>
      <w:del w:id="447" w:author="Owen Lewis" w:date="2021-08-20T09:46:00Z">
        <w:r w:rsidRPr="002A0FC2" w:rsidDel="0081173E">
          <w:rPr>
            <w:rFonts w:ascii="Arial" w:hAnsi="Arial" w:cs="Arial"/>
            <w:lang w:val="en-US"/>
          </w:rPr>
          <w:delText xml:space="preserve"> on </w:delText>
        </w:r>
      </w:del>
      <w:del w:id="448" w:author="Owen Lewis" w:date="2021-08-20T09:43:00Z">
        <w:r w:rsidRPr="002A0FC2" w:rsidDel="00D82A0C">
          <w:rPr>
            <w:rFonts w:ascii="Arial" w:hAnsi="Arial" w:cs="Arial"/>
            <w:lang w:val="en-US"/>
          </w:rPr>
          <w:delText xml:space="preserve">the </w:delText>
        </w:r>
      </w:del>
      <w:del w:id="449" w:author="Owen Lewis" w:date="2021-08-20T09:46:00Z">
        <w:r w:rsidRPr="002A0FC2" w:rsidDel="0081173E">
          <w:rPr>
            <w:rFonts w:ascii="Arial" w:hAnsi="Arial" w:cs="Arial"/>
            <w:lang w:val="en-US"/>
          </w:rPr>
          <w:delText>tropical mountains showed that</w:delText>
        </w:r>
        <w:r w:rsidR="006132F4" w:rsidDel="0081173E">
          <w:rPr>
            <w:rFonts w:ascii="Arial" w:hAnsi="Arial" w:cs="Arial"/>
            <w:lang w:val="en-US"/>
          </w:rPr>
          <w:delText xml:space="preserve"> </w:delText>
        </w:r>
      </w:del>
      <w:del w:id="450" w:author="Owen Lewis" w:date="2021-08-20T09:44:00Z">
        <w:r w:rsidRPr="002A0FC2" w:rsidDel="00CC58AC">
          <w:rPr>
            <w:rFonts w:ascii="Arial" w:hAnsi="Arial" w:cs="Arial"/>
            <w:lang w:val="en-US"/>
          </w:rPr>
          <w:delText xml:space="preserve">high temperature experienced daily </w:delText>
        </w:r>
        <w:r w:rsidR="007C2A19" w:rsidDel="00CC58AC">
          <w:rPr>
            <w:rFonts w:ascii="Arial" w:hAnsi="Arial" w:cs="Arial"/>
            <w:lang w:val="en-US"/>
          </w:rPr>
          <w:delText>at</w:delText>
        </w:r>
        <w:r w:rsidRPr="002A0FC2" w:rsidDel="00CC58AC">
          <w:rPr>
            <w:rFonts w:ascii="Arial" w:hAnsi="Arial" w:cs="Arial"/>
            <w:lang w:val="en-US"/>
          </w:rPr>
          <w:delText xml:space="preserve"> tropical lowland</w:delText>
        </w:r>
        <w:r w:rsidR="007C2A19" w:rsidDel="00CC58AC">
          <w:rPr>
            <w:rFonts w:ascii="Arial" w:hAnsi="Arial" w:cs="Arial"/>
            <w:lang w:val="en-US"/>
          </w:rPr>
          <w:delText>s</w:delText>
        </w:r>
        <w:r w:rsidRPr="002A0FC2" w:rsidDel="00CC58AC">
          <w:rPr>
            <w:rFonts w:ascii="Arial" w:hAnsi="Arial" w:cs="Arial"/>
            <w:lang w:val="en-US"/>
          </w:rPr>
          <w:delText xml:space="preserve"> </w:delText>
        </w:r>
      </w:del>
      <w:del w:id="451" w:author="Owen Lewis" w:date="2021-08-20T09:46:00Z">
        <w:r w:rsidRPr="002A0FC2" w:rsidDel="0081173E">
          <w:rPr>
            <w:rFonts w:ascii="Arial" w:hAnsi="Arial" w:cs="Arial"/>
            <w:lang w:val="en-US"/>
          </w:rPr>
          <w:delText xml:space="preserve">already serves as a </w:delText>
        </w:r>
      </w:del>
      <w:del w:id="452" w:author="Owen Lewis" w:date="2021-08-19T22:50:00Z">
        <w:r w:rsidRPr="002A0FC2" w:rsidDel="002E4005">
          <w:rPr>
            <w:rFonts w:ascii="Arial" w:hAnsi="Arial" w:cs="Arial"/>
            <w:lang w:val="en-US"/>
          </w:rPr>
          <w:delText xml:space="preserve">determining </w:delText>
        </w:r>
      </w:del>
      <w:del w:id="453" w:author="Owen Lewis" w:date="2021-08-20T09:46:00Z">
        <w:r w:rsidRPr="002A0FC2" w:rsidDel="0081173E">
          <w:rPr>
            <w:rFonts w:ascii="Arial" w:hAnsi="Arial" w:cs="Arial"/>
            <w:lang w:val="en-US"/>
          </w:rPr>
          <w:delText xml:space="preserve">filter </w:delText>
        </w:r>
      </w:del>
      <w:del w:id="454" w:author="Owen Lewis" w:date="2021-08-19T22:50:00Z">
        <w:r w:rsidRPr="002A0FC2" w:rsidDel="002E4005">
          <w:rPr>
            <w:rFonts w:ascii="Arial" w:hAnsi="Arial" w:cs="Arial"/>
            <w:lang w:val="en-US"/>
          </w:rPr>
          <w:delText xml:space="preserve">of </w:delText>
        </w:r>
      </w:del>
      <w:del w:id="455" w:author="Owen Lewis" w:date="2021-08-20T09:46:00Z">
        <w:r w:rsidRPr="002A0FC2" w:rsidDel="0081173E">
          <w:rPr>
            <w:rFonts w:ascii="Arial" w:hAnsi="Arial" w:cs="Arial"/>
            <w:lang w:val="en-US"/>
          </w:rPr>
          <w:delText>species composition</w:delText>
        </w:r>
      </w:del>
      <w:r w:rsidRPr="002A0FC2">
        <w:rPr>
          <w:rFonts w:ascii="Arial" w:hAnsi="Arial" w:cs="Arial"/>
          <w:lang w:val="en-US"/>
        </w:rPr>
        <w:t xml:space="preserve">. </w:t>
      </w:r>
      <w:del w:id="456" w:author="Owen Lewis" w:date="2021-08-20T09:46:00Z">
        <w:r w:rsidRPr="002A0FC2" w:rsidDel="0081173E">
          <w:rPr>
            <w:rFonts w:ascii="Arial" w:hAnsi="Arial" w:cs="Arial"/>
            <w:lang w:val="en-US"/>
          </w:rPr>
          <w:delText xml:space="preserve">When </w:delText>
        </w:r>
      </w:del>
      <w:ins w:id="457" w:author="Owen Lewis" w:date="2021-08-20T09:46:00Z">
        <w:r w:rsidR="0081173E">
          <w:rPr>
            <w:rFonts w:ascii="Arial" w:hAnsi="Arial" w:cs="Arial"/>
            <w:lang w:val="en-US"/>
          </w:rPr>
          <w:t>At higher elevations,</w:t>
        </w:r>
      </w:ins>
      <w:del w:id="458" w:author="Owen Lewis" w:date="2021-08-20T09:46:00Z">
        <w:r w:rsidRPr="002A0FC2" w:rsidDel="0081173E">
          <w:rPr>
            <w:rFonts w:ascii="Arial" w:hAnsi="Arial" w:cs="Arial"/>
            <w:lang w:val="en-US"/>
          </w:rPr>
          <w:delText xml:space="preserve">moving upwards, </w:delText>
        </w:r>
      </w:del>
      <w:ins w:id="459" w:author="Owen Lewis" w:date="2021-08-20T09:46:00Z">
        <w:r w:rsidR="0081173E">
          <w:rPr>
            <w:rFonts w:ascii="Arial" w:hAnsi="Arial" w:cs="Arial"/>
            <w:lang w:val="en-US"/>
          </w:rPr>
          <w:t xml:space="preserve"> </w:t>
        </w:r>
      </w:ins>
      <w:r w:rsidRPr="002A0FC2">
        <w:rPr>
          <w:rFonts w:ascii="Arial" w:hAnsi="Arial" w:cs="Arial"/>
          <w:lang w:val="en-US"/>
        </w:rPr>
        <w:t xml:space="preserve">lowland species are outcompeted by </w:t>
      </w:r>
      <w:r w:rsidR="00C72931">
        <w:rPr>
          <w:rFonts w:ascii="Arial" w:hAnsi="Arial" w:cs="Arial"/>
          <w:lang w:val="en-US"/>
        </w:rPr>
        <w:t>certain</w:t>
      </w:r>
      <w:r w:rsidRPr="002A0FC2">
        <w:rPr>
          <w:rFonts w:ascii="Arial" w:hAnsi="Arial" w:cs="Arial"/>
          <w:lang w:val="en-US"/>
        </w:rPr>
        <w:t xml:space="preserve"> upland species whose distribution </w:t>
      </w:r>
      <w:r w:rsidR="00C72931">
        <w:rPr>
          <w:rFonts w:ascii="Arial" w:hAnsi="Arial" w:cs="Arial"/>
          <w:lang w:val="en-US"/>
        </w:rPr>
        <w:t>is</w:t>
      </w:r>
      <w:r w:rsidRPr="002A0FC2">
        <w:rPr>
          <w:rFonts w:ascii="Arial" w:hAnsi="Arial" w:cs="Arial"/>
          <w:lang w:val="en-US"/>
        </w:rPr>
        <w:t xml:space="preserve"> confined to </w:t>
      </w:r>
      <w:del w:id="460" w:author="Owen Lewis" w:date="2021-08-20T09:46:00Z">
        <w:r w:rsidRPr="002A0FC2" w:rsidDel="0081173E">
          <w:rPr>
            <w:rFonts w:ascii="Arial" w:hAnsi="Arial" w:cs="Arial"/>
            <w:lang w:val="en-US"/>
          </w:rPr>
          <w:delText>mountain tops</w:delText>
        </w:r>
      </w:del>
      <w:ins w:id="461" w:author="Owen Lewis" w:date="2021-08-20T09:46:00Z">
        <w:r w:rsidR="0081173E">
          <w:rPr>
            <w:rFonts w:ascii="Arial" w:hAnsi="Arial" w:cs="Arial"/>
            <w:lang w:val="en-US"/>
          </w:rPr>
          <w:t>high elevations as a result of</w:t>
        </w:r>
      </w:ins>
      <w:del w:id="462" w:author="Owen Lewis" w:date="2021-08-20T09:46:00Z">
        <w:r w:rsidRPr="002A0FC2" w:rsidDel="0081173E">
          <w:rPr>
            <w:rFonts w:ascii="Arial" w:hAnsi="Arial" w:cs="Arial"/>
            <w:lang w:val="en-US"/>
          </w:rPr>
          <w:delText xml:space="preserve"> due to</w:delText>
        </w:r>
      </w:del>
      <w:r w:rsidRPr="002A0FC2">
        <w:rPr>
          <w:rFonts w:ascii="Arial" w:hAnsi="Arial" w:cs="Arial"/>
          <w:lang w:val="en-US"/>
        </w:rPr>
        <w:t xml:space="preserve"> </w:t>
      </w:r>
      <w:del w:id="463" w:author="Owen Lewis" w:date="2021-08-20T09:46:00Z">
        <w:r w:rsidR="00C72931" w:rsidDel="0081173E">
          <w:rPr>
            <w:rFonts w:ascii="Arial" w:hAnsi="Arial" w:cs="Arial"/>
            <w:lang w:val="en-US"/>
          </w:rPr>
          <w:delText>its</w:delText>
        </w:r>
        <w:r w:rsidRPr="002A0FC2" w:rsidDel="0081173E">
          <w:rPr>
            <w:rFonts w:ascii="Arial" w:hAnsi="Arial" w:cs="Arial"/>
            <w:lang w:val="en-US"/>
          </w:rPr>
          <w:delText xml:space="preserve"> </w:delText>
        </w:r>
      </w:del>
      <w:ins w:id="464" w:author="Owen Lewis" w:date="2021-08-20T09:46:00Z">
        <w:r w:rsidR="0081173E">
          <w:rPr>
            <w:rFonts w:ascii="Arial" w:hAnsi="Arial" w:cs="Arial"/>
            <w:lang w:val="en-US"/>
          </w:rPr>
          <w:t>their</w:t>
        </w:r>
        <w:r w:rsidR="0081173E" w:rsidRPr="002A0FC2">
          <w:rPr>
            <w:rFonts w:ascii="Arial" w:hAnsi="Arial" w:cs="Arial"/>
            <w:lang w:val="en-US"/>
          </w:rPr>
          <w:t xml:space="preserve"> </w:t>
        </w:r>
      </w:ins>
      <w:r w:rsidRPr="002A0FC2">
        <w:rPr>
          <w:rFonts w:ascii="Arial" w:hAnsi="Arial" w:cs="Arial"/>
          <w:lang w:val="en-US"/>
        </w:rPr>
        <w:t>intolerance to heat.</w:t>
      </w:r>
    </w:p>
    <w:p w14:paraId="0790EA93" w14:textId="77777777" w:rsidR="0046703F" w:rsidRDefault="0046703F" w:rsidP="0046703F">
      <w:pPr>
        <w:ind w:firstLine="720"/>
        <w:rPr>
          <w:rFonts w:ascii="Arial" w:hAnsi="Arial" w:cs="Arial"/>
          <w:lang w:val="en-US"/>
        </w:rPr>
      </w:pPr>
    </w:p>
    <w:p w14:paraId="04400E2B" w14:textId="2F670CA7" w:rsidR="00D45499" w:rsidRPr="00AF3153" w:rsidRDefault="00AF3153" w:rsidP="00D45499">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4EC69F74" w:rsidR="00271FFC" w:rsidRPr="001D33EE" w:rsidRDefault="007D4475" w:rsidP="001D33EE">
      <w:pPr>
        <w:ind w:firstLine="720"/>
      </w:pPr>
      <w:r>
        <w:rPr>
          <w:rFonts w:ascii="Arial" w:hAnsi="Arial" w:cs="Arial"/>
          <w:lang w:val="en-US"/>
        </w:rPr>
        <w:t>Upper thermal limit</w:t>
      </w:r>
      <w:ins w:id="465" w:author="Owen Lewis" w:date="2021-08-20T09:47:00Z">
        <w:r w:rsidR="00867830">
          <w:rPr>
            <w:rFonts w:ascii="Arial" w:hAnsi="Arial" w:cs="Arial"/>
            <w:lang w:val="en-US"/>
          </w:rPr>
          <w:t>s</w:t>
        </w:r>
      </w:ins>
      <w:r>
        <w:rPr>
          <w:rFonts w:ascii="Arial" w:hAnsi="Arial" w:cs="Arial"/>
          <w:lang w:val="en-US"/>
        </w:rPr>
        <w:t xml:space="preserve"> </w:t>
      </w:r>
      <w:r w:rsidR="001D33EE">
        <w:rPr>
          <w:rFonts w:ascii="Arial" w:hAnsi="Arial" w:cs="Arial"/>
          <w:lang w:val="en-US"/>
        </w:rPr>
        <w:t>show</w:t>
      </w:r>
      <w:del w:id="466" w:author="Owen Lewis" w:date="2021-08-20T09:47:00Z">
        <w:r w:rsidR="001D33EE" w:rsidDel="00867830">
          <w:rPr>
            <w:rFonts w:ascii="Arial" w:hAnsi="Arial" w:cs="Arial"/>
            <w:lang w:val="en-US"/>
          </w:rPr>
          <w:delText>s</w:delText>
        </w:r>
      </w:del>
      <w:r w:rsidR="001D33EE">
        <w:rPr>
          <w:rFonts w:ascii="Arial" w:hAnsi="Arial" w:cs="Arial"/>
          <w:lang w:val="en-US"/>
        </w:rPr>
        <w:t xml:space="preserve"> low level</w:t>
      </w:r>
      <w:ins w:id="467" w:author="Owen Lewis" w:date="2021-08-20T09:47:00Z">
        <w:r w:rsidR="00867830">
          <w:rPr>
            <w:rFonts w:ascii="Arial" w:hAnsi="Arial" w:cs="Arial"/>
            <w:lang w:val="en-US"/>
          </w:rPr>
          <w:t>s</w:t>
        </w:r>
      </w:ins>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As the exact values of laboratory measurements depend</w:t>
      </w:r>
      <w:r w:rsidR="006B0073">
        <w:rPr>
          <w:rFonts w:ascii="Arial" w:hAnsi="Arial" w:cs="Arial"/>
          <w:lang w:val="en-US"/>
        </w:rPr>
        <w:t xml:space="preserve"> </w:t>
      </w:r>
      <w:r w:rsidR="00270BB1">
        <w:rPr>
          <w:rFonts w:ascii="Arial" w:hAnsi="Arial" w:cs="Arial"/>
          <w:lang w:val="en-US"/>
        </w:rPr>
        <w:t xml:space="preserve">on the </w:t>
      </w:r>
      <w:ins w:id="468" w:author="Owen Lewis" w:date="2021-08-20T09:47:00Z">
        <w:r w:rsidR="008201B5">
          <w:rPr>
            <w:rFonts w:ascii="Arial" w:hAnsi="Arial" w:cs="Arial"/>
            <w:lang w:val="en-US"/>
          </w:rPr>
          <w:t xml:space="preserve">precise </w:t>
        </w:r>
      </w:ins>
      <w:r>
        <w:rPr>
          <w:rFonts w:ascii="Arial" w:hAnsi="Arial" w:cs="Arial"/>
          <w:lang w:val="en-US"/>
        </w:rPr>
        <w:t>experimental</w:t>
      </w:r>
      <w:r w:rsidR="00270BB1">
        <w:rPr>
          <w:rFonts w:ascii="Arial" w:hAnsi="Arial" w:cs="Arial"/>
          <w:lang w:val="en-US"/>
        </w:rPr>
        <w:t xml:space="preserve"> conditions</w:t>
      </w:r>
      <w:r w:rsidR="001A5AA6">
        <w:rPr>
          <w:rFonts w:ascii="Arial" w:hAnsi="Arial" w:cs="Arial"/>
          <w:lang w:val="en-US"/>
        </w:rPr>
        <w:t xml:space="preserve">, </w:t>
      </w:r>
      <w:r w:rsidR="00270BB1">
        <w:rPr>
          <w:rFonts w:ascii="Arial" w:hAnsi="Arial" w:cs="Arial"/>
          <w:lang w:val="en-US"/>
        </w:rPr>
        <w:t>e.g.</w:t>
      </w:r>
      <w:r w:rsidR="00271FFC">
        <w:rPr>
          <w:rFonts w:ascii="Arial" w:hAnsi="Arial" w:cs="Arial"/>
          <w:lang w:val="en-US"/>
        </w:rPr>
        <w:t xml:space="preserve"> the</w:t>
      </w:r>
      <w:r w:rsidR="00270BB1">
        <w:rPr>
          <w:rFonts w:ascii="Arial" w:hAnsi="Arial" w:cs="Arial"/>
          <w:lang w:val="en-US"/>
        </w:rPr>
        <w:t xml:space="preserve"> rising speed of temperature for </w:t>
      </w:r>
      <w:proofErr w:type="spellStart"/>
      <w:r w:rsidR="00270BB1">
        <w:rPr>
          <w:rFonts w:ascii="Arial" w:hAnsi="Arial" w:cs="Arial"/>
          <w:lang w:val="en-US"/>
        </w:rPr>
        <w:t>CTmax</w:t>
      </w:r>
      <w:proofErr w:type="spellEnd"/>
      <w:r w:rsidR="001A5AA6">
        <w:rPr>
          <w:rFonts w:ascii="Arial" w:hAnsi="Arial" w:cs="Arial"/>
          <w:lang w:val="en-US"/>
        </w:rPr>
        <w:t xml:space="preserve"> </w:t>
      </w:r>
      <w:r w:rsidR="001A5AA6">
        <w:rPr>
          <w:rFonts w:ascii="Arial" w:hAnsi="Arial" w:cs="Arial"/>
          <w:lang w:val="en-US"/>
        </w:rPr>
        <w:fldChar w:fldCharType="begin" w:fldLock="1"/>
      </w:r>
      <w:r w:rsidR="001A5AA6">
        <w:rPr>
          <w:rFonts w:ascii="Arial" w:hAnsi="Arial" w:cs="Arial"/>
          <w:lang w:val="en-US"/>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001A5AA6">
        <w:rPr>
          <w:rFonts w:ascii="Arial" w:hAnsi="Arial" w:cs="Arial"/>
          <w:lang w:val="en-US"/>
        </w:rPr>
        <w:fldChar w:fldCharType="separate"/>
      </w:r>
      <w:r w:rsidR="001A5AA6" w:rsidRPr="001A5AA6">
        <w:rPr>
          <w:rFonts w:ascii="Arial" w:hAnsi="Arial" w:cs="Arial"/>
          <w:noProof/>
          <w:lang w:val="en-US"/>
        </w:rPr>
        <w:t>(Terblanche et al. 2007)</w:t>
      </w:r>
      <w:r w:rsidR="001A5AA6">
        <w:rPr>
          <w:rFonts w:ascii="Arial" w:hAnsi="Arial" w:cs="Arial"/>
          <w:lang w:val="en-US"/>
        </w:rPr>
        <w:fldChar w:fldCharType="end"/>
      </w:r>
      <w:r w:rsidR="00270BB1">
        <w:rPr>
          <w:rFonts w:ascii="Arial" w:hAnsi="Arial" w:cs="Arial"/>
          <w:lang w:val="en-US"/>
        </w:rPr>
        <w:t>, it is difficult to relate a critical temperature</w:t>
      </w:r>
      <w:r w:rsidR="007C2A19">
        <w:rPr>
          <w:rFonts w:ascii="Arial" w:hAnsi="Arial" w:cs="Arial"/>
          <w:lang w:val="en-US"/>
        </w:rPr>
        <w:t xml:space="preserve"> or the</w:t>
      </w:r>
      <w:r w:rsidR="00270BB1">
        <w:rPr>
          <w:rFonts w:ascii="Arial" w:hAnsi="Arial" w:cs="Arial"/>
          <w:lang w:val="en-US"/>
        </w:rPr>
        <w:t xml:space="preserve"> fecundity at a constant </w:t>
      </w:r>
      <w:r w:rsidR="00271FFC">
        <w:rPr>
          <w:rFonts w:ascii="Arial" w:hAnsi="Arial" w:cs="Arial"/>
          <w:lang w:val="en-US"/>
        </w:rPr>
        <w:t xml:space="preserve">temperature to </w:t>
      </w:r>
      <w:del w:id="469" w:author="Owen Lewis" w:date="2021-08-20T09:47:00Z">
        <w:r w:rsidR="00271FFC" w:rsidDel="008201B5">
          <w:rPr>
            <w:rFonts w:ascii="Arial" w:hAnsi="Arial" w:cs="Arial"/>
            <w:lang w:val="en-US"/>
          </w:rPr>
          <w:delText xml:space="preserve">the </w:delText>
        </w:r>
      </w:del>
      <w:r w:rsidR="00271FFC">
        <w:rPr>
          <w:rFonts w:ascii="Arial" w:hAnsi="Arial" w:cs="Arial"/>
          <w:lang w:val="en-US"/>
        </w:rPr>
        <w:t>performance in the field</w:t>
      </w:r>
      <w:r w:rsidR="001A5AA6">
        <w:rPr>
          <w:rFonts w:ascii="Arial" w:hAnsi="Arial" w:cs="Arial"/>
          <w:lang w:val="en-US"/>
        </w:rPr>
        <w:t xml:space="preserve"> </w:t>
      </w:r>
      <w:r w:rsidR="001A5AA6">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1A5AA6">
        <w:rPr>
          <w:rFonts w:ascii="Arial" w:hAnsi="Arial" w:cs="Arial"/>
          <w:lang w:val="en-US"/>
        </w:rPr>
        <w:fldChar w:fldCharType="separate"/>
      </w:r>
      <w:r w:rsidR="001A5AA6" w:rsidRPr="001A5AA6">
        <w:rPr>
          <w:rFonts w:ascii="Arial" w:hAnsi="Arial" w:cs="Arial"/>
          <w:noProof/>
          <w:lang w:val="en-US"/>
        </w:rPr>
        <w:t>(Sinclair et al. 2016)</w:t>
      </w:r>
      <w:r w:rsidR="001A5AA6">
        <w:rPr>
          <w:rFonts w:ascii="Arial" w:hAnsi="Arial" w:cs="Arial"/>
          <w:lang w:val="en-US"/>
        </w:rPr>
        <w:fldChar w:fldCharType="end"/>
      </w:r>
      <w:r w:rsidR="00271FFC">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del w:id="470" w:author="Owen Lewis" w:date="2021-08-20T09:48:00Z">
        <w:r w:rsidR="007C2A19" w:rsidDel="008201B5">
          <w:rPr>
            <w:rFonts w:ascii="Arial" w:hAnsi="Arial" w:cs="Arial"/>
            <w:lang w:val="en-US"/>
          </w:rPr>
          <w:delText>minor</w:delText>
        </w:r>
        <w:r w:rsidR="00B30C51" w:rsidDel="008201B5">
          <w:rPr>
            <w:rFonts w:ascii="Arial" w:hAnsi="Arial" w:cs="Arial"/>
            <w:lang w:val="en-US"/>
          </w:rPr>
          <w:delText xml:space="preserve"> </w:delText>
        </w:r>
      </w:del>
      <w:ins w:id="471" w:author="Owen Lewis" w:date="2021-08-20T09:48:00Z">
        <w:r w:rsidR="008201B5">
          <w:rPr>
            <w:rFonts w:ascii="Arial" w:hAnsi="Arial" w:cs="Arial"/>
            <w:lang w:val="en-US"/>
          </w:rPr>
          <w:t>modest</w:t>
        </w:r>
        <w:r w:rsidR="008201B5">
          <w:rPr>
            <w:rFonts w:ascii="Arial" w:hAnsi="Arial" w:cs="Arial"/>
            <w:lang w:val="en-US"/>
          </w:rPr>
          <w:t xml:space="preserve"> </w:t>
        </w:r>
      </w:ins>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w:t>
      </w:r>
      <w:del w:id="472" w:author="Owen Lewis" w:date="2021-08-20T09:48:00Z">
        <w:r w:rsidR="00B30C51" w:rsidDel="008201B5">
          <w:rPr>
            <w:rFonts w:ascii="Arial" w:hAnsi="Arial" w:cs="Arial"/>
            <w:lang w:val="en-US"/>
          </w:rPr>
          <w:delText>ive</w:delText>
        </w:r>
      </w:del>
      <w:r w:rsidR="00B30C51">
        <w:rPr>
          <w:rFonts w:ascii="Arial" w:hAnsi="Arial" w:cs="Arial"/>
          <w:lang w:val="en-US"/>
        </w:rPr>
        <w:t xml:space="preserve">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del w:id="473" w:author="Owen Lewis" w:date="2021-08-20T09:48:00Z">
        <w:r w:rsidR="00291C3D" w:rsidDel="00DE1C6D">
          <w:rPr>
            <w:rFonts w:ascii="Arial" w:hAnsi="Arial" w:cs="Arial"/>
            <w:lang w:val="en-US"/>
          </w:rPr>
          <w:delText>in</w:delText>
        </w:r>
        <w:r w:rsidR="00B30C51" w:rsidDel="00DE1C6D">
          <w:rPr>
            <w:rFonts w:ascii="Arial" w:hAnsi="Arial" w:cs="Arial"/>
            <w:lang w:val="en-US"/>
          </w:rPr>
          <w:delText xml:space="preserve"> </w:delText>
        </w:r>
      </w:del>
      <w:ins w:id="474" w:author="Owen Lewis" w:date="2021-08-20T09:48:00Z">
        <w:r w:rsidR="00DE1C6D">
          <w:rPr>
            <w:rFonts w:ascii="Arial" w:hAnsi="Arial" w:cs="Arial"/>
            <w:lang w:val="en-US"/>
          </w:rPr>
          <w:t xml:space="preserve">operating at real, variable </w:t>
        </w:r>
      </w:ins>
      <w:del w:id="475" w:author="Owen Lewis" w:date="2021-08-20T09:48:00Z">
        <w:r w:rsidR="00B30C51" w:rsidDel="00DE1C6D">
          <w:rPr>
            <w:rFonts w:ascii="Arial" w:hAnsi="Arial" w:cs="Arial"/>
            <w:lang w:val="en-US"/>
          </w:rPr>
          <w:delText xml:space="preserve">oscillating </w:delText>
        </w:r>
      </w:del>
      <w:r w:rsidR="00B30C51">
        <w:rPr>
          <w:rFonts w:ascii="Arial" w:hAnsi="Arial" w:cs="Arial"/>
          <w:lang w:val="en-US"/>
        </w:rPr>
        <w:t xml:space="preserve">temperature </w:t>
      </w:r>
      <w:ins w:id="476" w:author="Owen Lewis" w:date="2021-08-20T09:48:00Z">
        <w:r w:rsidR="00DE1C6D">
          <w:rPr>
            <w:rFonts w:ascii="Arial" w:hAnsi="Arial" w:cs="Arial"/>
            <w:lang w:val="en-US"/>
          </w:rPr>
          <w:t>regimes</w:t>
        </w:r>
      </w:ins>
      <w:del w:id="477" w:author="Owen Lewis" w:date="2021-08-20T09:48:00Z">
        <w:r w:rsidR="00291C3D" w:rsidDel="00DE1C6D">
          <w:rPr>
            <w:rFonts w:ascii="Arial" w:hAnsi="Arial" w:cs="Arial"/>
            <w:lang w:val="en-US"/>
          </w:rPr>
          <w:delText>in reality</w:delText>
        </w:r>
      </w:del>
      <w:r w:rsidR="00B30C51">
        <w:rPr>
          <w:rFonts w:ascii="Arial" w:hAnsi="Arial" w:cs="Arial"/>
          <w:lang w:val="en-US"/>
        </w:rPr>
        <w:t xml:space="preserve">. </w:t>
      </w:r>
    </w:p>
    <w:p w14:paraId="50B6BD08" w14:textId="08A99A98" w:rsidR="0014129F" w:rsidRDefault="00AE1E38" w:rsidP="001C6D59">
      <w:pPr>
        <w:ind w:firstLine="720"/>
        <w:rPr>
          <w:rFonts w:ascii="Arial" w:hAnsi="Arial" w:cs="Arial"/>
          <w:lang w:val="en-US"/>
        </w:rPr>
      </w:pPr>
      <w:r>
        <w:rPr>
          <w:rFonts w:ascii="Arial" w:hAnsi="Arial" w:cs="Arial"/>
          <w:lang w:val="en-US"/>
        </w:rPr>
        <w:t xml:space="preserve">Small </w:t>
      </w:r>
      <w:del w:id="478" w:author="Owen Lewis" w:date="2021-08-20T09:48:00Z">
        <w:r w:rsidDel="00DE1C6D">
          <w:rPr>
            <w:rFonts w:ascii="Arial" w:hAnsi="Arial" w:cs="Arial"/>
            <w:lang w:val="en-US"/>
          </w:rPr>
          <w:delText xml:space="preserve">safety </w:delText>
        </w:r>
      </w:del>
      <w:r>
        <w:rPr>
          <w:rFonts w:ascii="Arial" w:hAnsi="Arial" w:cs="Arial"/>
          <w:lang w:val="en-US"/>
        </w:rPr>
        <w:t xml:space="preserve">thermal </w:t>
      </w:r>
      <w:ins w:id="479" w:author="Owen Lewis" w:date="2021-08-20T09:48:00Z">
        <w:r w:rsidR="00DE1C6D">
          <w:rPr>
            <w:rFonts w:ascii="Arial" w:hAnsi="Arial" w:cs="Arial"/>
            <w:lang w:val="en-US"/>
          </w:rPr>
          <w:t xml:space="preserve">safety </w:t>
        </w:r>
      </w:ins>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del w:id="480" w:author="Owen Lewis" w:date="2021-08-20T09:49:00Z">
        <w:r w:rsidDel="00A72192">
          <w:rPr>
            <w:rFonts w:ascii="Arial" w:hAnsi="Arial" w:cs="Arial"/>
            <w:lang w:val="en-US"/>
          </w:rPr>
          <w:delText xml:space="preserve">the </w:delText>
        </w:r>
      </w:del>
      <w:ins w:id="481" w:author="Owen Lewis" w:date="2021-08-20T09:49:00Z">
        <w:r w:rsidR="00A72192">
          <w:rPr>
            <w:rFonts w:ascii="Arial" w:hAnsi="Arial" w:cs="Arial"/>
            <w:lang w:val="en-US"/>
          </w:rPr>
          <w:t>a</w:t>
        </w:r>
        <w:r w:rsidR="00A72192">
          <w:rPr>
            <w:rFonts w:ascii="Arial" w:hAnsi="Arial" w:cs="Arial"/>
            <w:lang w:val="en-US"/>
          </w:rPr>
          <w:t xml:space="preserve"> </w:t>
        </w:r>
      </w:ins>
      <w:r>
        <w:rPr>
          <w:rFonts w:ascii="Arial" w:hAnsi="Arial" w:cs="Arial"/>
          <w:lang w:val="en-US"/>
        </w:rPr>
        <w:t xml:space="preserve">severe threat of biotic attrition </w:t>
      </w:r>
      <w:del w:id="482" w:author="Owen Lewis" w:date="2021-08-20T09:49:00Z">
        <w:r w:rsidR="005B0470" w:rsidDel="00A72192">
          <w:rPr>
            <w:rFonts w:ascii="Arial" w:hAnsi="Arial" w:cs="Arial"/>
            <w:lang w:val="en-US"/>
          </w:rPr>
          <w:delText>at</w:delText>
        </w:r>
        <w:r w:rsidDel="00A72192">
          <w:rPr>
            <w:rFonts w:ascii="Arial" w:hAnsi="Arial" w:cs="Arial"/>
            <w:lang w:val="en-US"/>
          </w:rPr>
          <w:delText xml:space="preserve"> </w:delText>
        </w:r>
      </w:del>
      <w:ins w:id="483" w:author="Owen Lewis" w:date="2021-08-20T09:49:00Z">
        <w:r w:rsidR="00A72192">
          <w:rPr>
            <w:rFonts w:ascii="Arial" w:hAnsi="Arial" w:cs="Arial"/>
            <w:lang w:val="en-US"/>
          </w:rPr>
          <w:t>in</w:t>
        </w:r>
        <w:r w:rsidR="00A72192">
          <w:rPr>
            <w:rFonts w:ascii="Arial" w:hAnsi="Arial" w:cs="Arial"/>
            <w:lang w:val="en-US"/>
          </w:rPr>
          <w:t xml:space="preserve"> </w:t>
        </w:r>
      </w:ins>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del w:id="484" w:author="Owen Lewis" w:date="2021-08-20T09:49:00Z">
        <w:r w:rsidR="005D26B0" w:rsidDel="00A72192">
          <w:rPr>
            <w:rFonts w:ascii="Arial" w:hAnsi="Arial" w:cs="Arial"/>
            <w:lang w:val="en-US"/>
          </w:rPr>
          <w:delText xml:space="preserve">temperature </w:delText>
        </w:r>
      </w:del>
      <w:ins w:id="485" w:author="Owen Lewis" w:date="2021-08-20T09:49:00Z">
        <w:r w:rsidR="00A72192">
          <w:rPr>
            <w:rFonts w:ascii="Arial" w:hAnsi="Arial" w:cs="Arial"/>
            <w:lang w:val="en-US"/>
          </w:rPr>
          <w:t>thermal</w:t>
        </w:r>
        <w:r w:rsidR="00A72192">
          <w:rPr>
            <w:rFonts w:ascii="Arial" w:hAnsi="Arial" w:cs="Arial"/>
            <w:lang w:val="en-US"/>
          </w:rPr>
          <w:t xml:space="preserve"> </w:t>
        </w:r>
      </w:ins>
      <w:r w:rsidR="005D26B0">
        <w:rPr>
          <w:rFonts w:ascii="Arial" w:hAnsi="Arial" w:cs="Arial"/>
          <w:lang w:val="en-US"/>
        </w:rPr>
        <w:t>niches of tropical lowland species estimated by their extant distribution may</w:t>
      </w:r>
      <w:ins w:id="486" w:author="Owen Lewis" w:date="2021-08-20T09:49:00Z">
        <w:r w:rsidR="00A72192">
          <w:rPr>
            <w:rFonts w:ascii="Arial" w:hAnsi="Arial" w:cs="Arial"/>
            <w:lang w:val="en-US"/>
          </w:rPr>
          <w:t xml:space="preserve"> be</w:t>
        </w:r>
      </w:ins>
      <w:r w:rsidR="00FB247F">
        <w:rPr>
          <w:rFonts w:ascii="Arial" w:hAnsi="Arial" w:cs="Arial"/>
          <w:lang w:val="en-US"/>
        </w:rPr>
        <w:t xml:space="preserve"> </w:t>
      </w:r>
      <w:r w:rsidR="005D26B0">
        <w:rPr>
          <w:rFonts w:ascii="Arial" w:hAnsi="Arial" w:cs="Arial"/>
          <w:lang w:val="en-US"/>
        </w:rPr>
        <w:t>truncate</w:t>
      </w:r>
      <w:ins w:id="487" w:author="Owen Lewis" w:date="2021-08-20T09:49:00Z">
        <w:r w:rsidR="00A72192">
          <w:rPr>
            <w:rFonts w:ascii="Arial" w:hAnsi="Arial" w:cs="Arial"/>
            <w:lang w:val="en-US"/>
          </w:rPr>
          <w:t>d</w:t>
        </w:r>
      </w:ins>
      <w:r w:rsidR="005D26B0">
        <w:rPr>
          <w:rFonts w:ascii="Arial" w:hAnsi="Arial" w:cs="Arial"/>
          <w:lang w:val="en-US"/>
        </w:rPr>
        <w:t xml:space="preserve"> </w:t>
      </w:r>
      <w:del w:id="488" w:author="Owen Lewis" w:date="2021-08-20T09:49:00Z">
        <w:r w:rsidR="005D26B0" w:rsidDel="00EB37E8">
          <w:rPr>
            <w:rFonts w:ascii="Arial" w:hAnsi="Arial" w:cs="Arial"/>
            <w:lang w:val="en-US"/>
          </w:rPr>
          <w:delText xml:space="preserve">due </w:delText>
        </w:r>
      </w:del>
      <w:ins w:id="489" w:author="Owen Lewis" w:date="2021-08-20T09:49:00Z">
        <w:r w:rsidR="00EB37E8">
          <w:rPr>
            <w:rFonts w:ascii="Arial" w:hAnsi="Arial" w:cs="Arial"/>
            <w:lang w:val="en-US"/>
          </w:rPr>
          <w:t>because</w:t>
        </w:r>
        <w:r w:rsidR="00EB37E8">
          <w:rPr>
            <w:rFonts w:ascii="Arial" w:hAnsi="Arial" w:cs="Arial"/>
            <w:lang w:val="en-US"/>
          </w:rPr>
          <w:t xml:space="preserve"> </w:t>
        </w:r>
      </w:ins>
      <w:del w:id="490" w:author="Owen Lewis" w:date="2021-08-20T09:49:00Z">
        <w:r w:rsidR="005D26B0" w:rsidDel="00EB37E8">
          <w:rPr>
            <w:rFonts w:ascii="Arial" w:hAnsi="Arial" w:cs="Arial"/>
            <w:lang w:val="en-US"/>
          </w:rPr>
          <w:delText xml:space="preserve">to the absence of </w:delText>
        </w:r>
      </w:del>
      <w:r w:rsidR="005D26B0">
        <w:rPr>
          <w:rFonts w:ascii="Arial" w:hAnsi="Arial" w:cs="Arial"/>
          <w:lang w:val="en-US"/>
        </w:rPr>
        <w:t xml:space="preserve">hotter areas </w:t>
      </w:r>
      <w:ins w:id="491" w:author="Owen Lewis" w:date="2021-08-20T09:49:00Z">
        <w:r w:rsidR="00EB37E8">
          <w:rPr>
            <w:rFonts w:ascii="Arial" w:hAnsi="Arial" w:cs="Arial"/>
            <w:lang w:val="en-US"/>
          </w:rPr>
          <w:t xml:space="preserve">are unavailable for species </w:t>
        </w:r>
      </w:ins>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del w:id="492" w:author="Owen Lewis" w:date="2021-08-20T09:49:00Z">
        <w:r w:rsidR="00FB247F" w:rsidRPr="00FB247F" w:rsidDel="00EB37E8">
          <w:rPr>
            <w:rFonts w:ascii="Arial" w:hAnsi="Arial" w:cs="Arial"/>
            <w:lang w:val="en-US"/>
          </w:rPr>
          <w:delText xml:space="preserve">The </w:delText>
        </w:r>
      </w:del>
      <w:ins w:id="493" w:author="Owen Lewis" w:date="2021-08-20T09:49:00Z">
        <w:r w:rsidR="00EB37E8">
          <w:rPr>
            <w:rFonts w:ascii="Arial" w:hAnsi="Arial" w:cs="Arial"/>
            <w:lang w:val="en-US"/>
          </w:rPr>
          <w:t>L</w:t>
        </w:r>
      </w:ins>
      <w:del w:id="494" w:author="Owen Lewis" w:date="2021-08-20T09:49:00Z">
        <w:r w:rsidR="00BB52D4" w:rsidDel="00EB37E8">
          <w:rPr>
            <w:rFonts w:ascii="Arial" w:hAnsi="Arial" w:cs="Arial"/>
            <w:lang w:val="en-US"/>
          </w:rPr>
          <w:delText>l</w:delText>
        </w:r>
      </w:del>
      <w:r w:rsidR="00BB52D4">
        <w:rPr>
          <w:rFonts w:ascii="Arial" w:hAnsi="Arial" w:cs="Arial"/>
          <w:lang w:val="en-US"/>
        </w:rPr>
        <w:t xml:space="preserve">aboratory-measured </w:t>
      </w:r>
      <w:r w:rsidR="00FB247F" w:rsidRPr="00FB247F">
        <w:rPr>
          <w:rFonts w:ascii="Arial" w:hAnsi="Arial" w:cs="Arial"/>
          <w:lang w:val="en-US"/>
        </w:rPr>
        <w:t xml:space="preserve">critical temperatures </w:t>
      </w:r>
      <w:del w:id="495" w:author="Owen Lewis" w:date="2021-08-20T09:50:00Z">
        <w:r w:rsidR="00FB247F" w:rsidRPr="00FB247F" w:rsidDel="00C706E1">
          <w:rPr>
            <w:rFonts w:ascii="Arial" w:hAnsi="Arial" w:cs="Arial"/>
            <w:lang w:val="en-US"/>
          </w:rPr>
          <w:delText xml:space="preserve">depend </w:delText>
        </w:r>
      </w:del>
      <w:ins w:id="496" w:author="Owen Lewis" w:date="2021-08-20T09:50:00Z">
        <w:r w:rsidR="00C706E1">
          <w:rPr>
            <w:rFonts w:ascii="Arial" w:hAnsi="Arial" w:cs="Arial"/>
            <w:lang w:val="en-US"/>
          </w:rPr>
          <w:t>are sensitive to</w:t>
        </w:r>
      </w:ins>
      <w:del w:id="497" w:author="Owen Lewis" w:date="2021-08-20T09:50:00Z">
        <w:r w:rsidR="00FB247F" w:rsidRPr="00FB247F" w:rsidDel="00C706E1">
          <w:rPr>
            <w:rFonts w:ascii="Arial" w:hAnsi="Arial" w:cs="Arial"/>
            <w:lang w:val="en-US"/>
          </w:rPr>
          <w:delText>largely on</w:delText>
        </w:r>
      </w:del>
      <w:r w:rsidR="00FB247F" w:rsidRPr="00FB247F">
        <w:rPr>
          <w:rFonts w:ascii="Arial" w:hAnsi="Arial" w:cs="Arial"/>
          <w:lang w:val="en-US"/>
        </w:rPr>
        <w:t xml:space="preserve"> experimental conditions, making </w:t>
      </w:r>
      <w:del w:id="498" w:author="Owen Lewis" w:date="2021-08-20T09:51:00Z">
        <w:r w:rsidR="00FB247F" w:rsidRPr="00FB247F" w:rsidDel="00CC4C23">
          <w:rPr>
            <w:rFonts w:ascii="Arial" w:hAnsi="Arial" w:cs="Arial"/>
            <w:lang w:val="en-US"/>
          </w:rPr>
          <w:delText>its absolute difference</w:delText>
        </w:r>
      </w:del>
      <w:ins w:id="499" w:author="Owen Lewis" w:date="2021-08-20T09:51:00Z">
        <w:r w:rsidR="00CC4C23">
          <w:rPr>
            <w:rFonts w:ascii="Arial" w:hAnsi="Arial" w:cs="Arial"/>
            <w:lang w:val="en-US"/>
          </w:rPr>
          <w:t>it difficult to relate these temperatures to</w:t>
        </w:r>
      </w:ins>
      <w:del w:id="500" w:author="Owen Lewis" w:date="2021-08-20T09:51:00Z">
        <w:r w:rsidR="00FB247F" w:rsidRPr="00FB247F" w:rsidDel="00CC4C23">
          <w:rPr>
            <w:rFonts w:ascii="Arial" w:hAnsi="Arial" w:cs="Arial"/>
            <w:lang w:val="en-US"/>
          </w:rPr>
          <w:delText xml:space="preserve"> with</w:delText>
        </w:r>
      </w:del>
      <w:r w:rsidR="00FB247F" w:rsidRPr="00FB247F">
        <w:rPr>
          <w:rFonts w:ascii="Arial" w:hAnsi="Arial" w:cs="Arial"/>
          <w:lang w:val="en-US"/>
        </w:rPr>
        <w:t xml:space="preserve"> climatological mean</w:t>
      </w:r>
      <w:ins w:id="501" w:author="Owen Lewis" w:date="2021-08-20T09:51:00Z">
        <w:r w:rsidR="00A46AB6">
          <w:rPr>
            <w:rFonts w:ascii="Arial" w:hAnsi="Arial" w:cs="Arial"/>
            <w:lang w:val="en-US"/>
          </w:rPr>
          <w:t>s</w:t>
        </w:r>
      </w:ins>
      <w:r w:rsidR="00FB247F" w:rsidRPr="00FB247F">
        <w:rPr>
          <w:rFonts w:ascii="Arial" w:hAnsi="Arial" w:cs="Arial"/>
          <w:lang w:val="en-US"/>
        </w:rPr>
        <w:t xml:space="preserve"> or maxima</w:t>
      </w:r>
      <w:ins w:id="502" w:author="Owen Lewis" w:date="2021-08-20T09:51:00Z">
        <w:r w:rsidR="00A46AB6">
          <w:rPr>
            <w:rFonts w:ascii="Arial" w:hAnsi="Arial" w:cs="Arial"/>
            <w:lang w:val="en-US"/>
          </w:rPr>
          <w:t>, and</w:t>
        </w:r>
      </w:ins>
      <w:del w:id="503" w:author="Owen Lewis" w:date="2021-08-20T09:50:00Z">
        <w:r w:rsidR="00FB247F" w:rsidRPr="00FB247F" w:rsidDel="00C706E1">
          <w:rPr>
            <w:rFonts w:ascii="Arial" w:hAnsi="Arial" w:cs="Arial"/>
            <w:lang w:val="en-US"/>
          </w:rPr>
          <w:delText>l</w:delText>
        </w:r>
      </w:del>
      <w:r w:rsidR="00FB247F" w:rsidRPr="00FB247F">
        <w:rPr>
          <w:rFonts w:ascii="Arial" w:hAnsi="Arial" w:cs="Arial"/>
          <w:lang w:val="en-US"/>
        </w:rPr>
        <w:t xml:space="preserve"> </w:t>
      </w:r>
      <w:del w:id="504" w:author="Owen Lewis" w:date="2021-08-20T09:51:00Z">
        <w:r w:rsidR="00FB247F" w:rsidRPr="00FB247F" w:rsidDel="00A46AB6">
          <w:rPr>
            <w:rFonts w:ascii="Arial" w:hAnsi="Arial" w:cs="Arial"/>
            <w:lang w:val="en-US"/>
          </w:rPr>
          <w:delText>hard to inform the exact</w:delText>
        </w:r>
      </w:del>
      <w:ins w:id="505" w:author="Owen Lewis" w:date="2021-08-20T09:51:00Z">
        <w:r w:rsidR="00A46AB6">
          <w:rPr>
            <w:rFonts w:ascii="Arial" w:hAnsi="Arial" w:cs="Arial"/>
            <w:lang w:val="en-US"/>
          </w:rPr>
          <w:t>th</w:t>
        </w:r>
      </w:ins>
      <w:ins w:id="506" w:author="Owen Lewis" w:date="2021-08-20T09:52:00Z">
        <w:r w:rsidR="00A46AB6">
          <w:rPr>
            <w:rFonts w:ascii="Arial" w:hAnsi="Arial" w:cs="Arial"/>
            <w:lang w:val="en-US"/>
          </w:rPr>
          <w:t>us the</w:t>
        </w:r>
      </w:ins>
      <w:r w:rsidR="00FB247F" w:rsidRPr="00FB247F">
        <w:rPr>
          <w:rFonts w:ascii="Arial" w:hAnsi="Arial" w:cs="Arial"/>
          <w:lang w:val="en-US"/>
        </w:rPr>
        <w:t xml:space="preserve"> threat of rising temperature</w:t>
      </w:r>
      <w:ins w:id="507" w:author="Owen Lewis" w:date="2021-08-20T09:52:00Z">
        <w:r w:rsidR="00A46AB6">
          <w:rPr>
            <w:rFonts w:ascii="Arial" w:hAnsi="Arial" w:cs="Arial"/>
            <w:lang w:val="en-US"/>
          </w:rPr>
          <w:t>s</w:t>
        </w:r>
      </w:ins>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e first showed that upland species is already constrained by lowland temperature, and also showed the marginal difference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t xml:space="preserve">likely </w:t>
      </w:r>
      <w:r w:rsidR="0014129F">
        <w:rPr>
          <w:rFonts w:ascii="Arial" w:hAnsi="Arial" w:cs="Arial"/>
          <w:lang w:val="en-US"/>
        </w:rPr>
        <w:t>vulnerable to even 1 degree of warming at lowland</w:t>
      </w:r>
      <w:ins w:id="508" w:author="Owen Lewis" w:date="2021-08-20T09:52:00Z">
        <w:r w:rsidR="00A46AB6">
          <w:rPr>
            <w:rFonts w:ascii="Arial" w:hAnsi="Arial" w:cs="Arial"/>
            <w:lang w:val="en-US"/>
          </w:rPr>
          <w:t xml:space="preserve"> </w:t>
        </w:r>
      </w:ins>
      <w:r w:rsidR="005B0470">
        <w:rPr>
          <w:rFonts w:ascii="Arial" w:hAnsi="Arial" w:cs="Arial"/>
          <w:lang w:val="en-US"/>
        </w:rPr>
        <w:t>s</w:t>
      </w:r>
      <w:ins w:id="509" w:author="Owen Lewis" w:date="2021-08-20T09:52:00Z">
        <w:r w:rsidR="00A46AB6">
          <w:rPr>
            <w:rFonts w:ascii="Arial" w:hAnsi="Arial" w:cs="Arial"/>
            <w:lang w:val="en-US"/>
          </w:rPr>
          <w:t>ites</w:t>
        </w:r>
      </w:ins>
      <w:r w:rsidR="0014129F">
        <w:rPr>
          <w:rFonts w:ascii="Arial" w:hAnsi="Arial" w:cs="Arial"/>
          <w:lang w:val="en-US"/>
        </w:rPr>
        <w:t xml:space="preserve">. </w:t>
      </w:r>
      <w:r w:rsidR="00FB247F" w:rsidRPr="00FB247F">
        <w:rPr>
          <w:rFonts w:ascii="Arial" w:hAnsi="Arial" w:cs="Arial"/>
          <w:lang w:val="en-US"/>
        </w:rPr>
        <w:t>Thus, lowland biotic attrition and upland range contraction are likely to happen with future climate change, leading to cascading effects at lowland 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p>
    <w:p w14:paraId="465D820C" w14:textId="77777777" w:rsidR="0046703F" w:rsidRDefault="0046703F" w:rsidP="001C6D59">
      <w:pPr>
        <w:ind w:firstLine="720"/>
        <w:rPr>
          <w:rFonts w:ascii="Arial" w:hAnsi="Arial" w:cs="Arial"/>
          <w:lang w:val="en-US"/>
        </w:rPr>
      </w:pPr>
    </w:p>
    <w:p w14:paraId="30365B1A" w14:textId="401D6265" w:rsidR="00D45499" w:rsidRPr="00AF3153" w:rsidRDefault="00AF3153" w:rsidP="00D45499">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0AA57E61" w:rsidR="000C4B32" w:rsidRDefault="00DF6CBA" w:rsidP="00B30C51">
      <w:pPr>
        <w:rPr>
          <w:rFonts w:ascii="Arial" w:hAnsi="Arial" w:cs="Arial"/>
          <w:lang w:val="en-US"/>
        </w:rPr>
      </w:pPr>
      <w:r>
        <w:rPr>
          <w:rFonts w:ascii="Arial" w:hAnsi="Arial" w:cs="Arial"/>
          <w:lang w:val="en-US"/>
        </w:rPr>
        <w:tab/>
        <w:t xml:space="preserve">The idea of comparing the contribution of abiotic factor </w:t>
      </w:r>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 xml:space="preserve">biotic factor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correlation</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null 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altitudinal distribution and </w:t>
      </w:r>
      <w:r w:rsidR="00EE311B">
        <w:rPr>
          <w:rFonts w:ascii="Arial" w:hAnsi="Arial" w:cs="Arial"/>
          <w:lang w:val="en-US"/>
        </w:rPr>
        <w:t xml:space="preserve">methodological difference when measuring traits. </w:t>
      </w:r>
    </w:p>
    <w:p w14:paraId="2EA87AD3" w14:textId="237D37CF" w:rsidR="009D2B25" w:rsidRDefault="006618AB" w:rsidP="00426F96">
      <w:pPr>
        <w:rPr>
          <w:rFonts w:ascii="Arial" w:hAnsi="Arial" w:cs="Arial"/>
          <w:lang w:val="en-US"/>
        </w:rPr>
      </w:pPr>
      <w:r>
        <w:rPr>
          <w:rFonts w:ascii="Arial" w:hAnsi="Arial" w:cs="Arial"/>
          <w:lang w:val="en-US"/>
        </w:rPr>
        <w:tab/>
        <w:t>First</w:t>
      </w:r>
      <w:del w:id="510" w:author="Owen Lewis" w:date="2021-08-20T09:53:00Z">
        <w:r w:rsidDel="00054B94">
          <w:rPr>
            <w:rFonts w:ascii="Arial" w:hAnsi="Arial" w:cs="Arial"/>
            <w:lang w:val="en-US"/>
          </w:rPr>
          <w:delText>ly</w:delText>
        </w:r>
      </w:del>
      <w:r>
        <w:rPr>
          <w:rFonts w:ascii="Arial" w:hAnsi="Arial" w:cs="Arial"/>
          <w:lang w:val="en-US"/>
        </w:rPr>
        <w:t xml:space="preserve">, data available for synthetic studies </w:t>
      </w:r>
      <w:del w:id="511" w:author="Owen Lewis" w:date="2021-08-20T09:53:00Z">
        <w:r w:rsidDel="00054B94">
          <w:rPr>
            <w:rFonts w:ascii="Arial" w:hAnsi="Arial" w:cs="Arial"/>
            <w:lang w:val="en-US"/>
          </w:rPr>
          <w:delText xml:space="preserve">was </w:delText>
        </w:r>
      </w:del>
      <w:ins w:id="512" w:author="Owen Lewis" w:date="2021-08-20T09:53:00Z">
        <w:r w:rsidR="00054B94">
          <w:rPr>
            <w:rFonts w:ascii="Arial" w:hAnsi="Arial" w:cs="Arial"/>
            <w:lang w:val="en-US"/>
          </w:rPr>
          <w:t>is</w:t>
        </w:r>
        <w:r w:rsidR="00054B94">
          <w:rPr>
            <w:rFonts w:ascii="Arial" w:hAnsi="Arial" w:cs="Arial"/>
            <w:lang w:val="en-US"/>
          </w:rPr>
          <w:t xml:space="preserve"> </w:t>
        </w:r>
      </w:ins>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 xml:space="preserve">equator (Paquette and Hargreaves 2021 preprint). Limited and mixed results from </w:t>
      </w:r>
      <w:del w:id="513" w:author="Owen Lewis" w:date="2021-08-20T09:53:00Z">
        <w:r w:rsidR="00C505E9" w:rsidDel="008612B5">
          <w:rPr>
            <w:rFonts w:ascii="Arial" w:hAnsi="Arial" w:cs="Arial"/>
            <w:lang w:val="en-US"/>
          </w:rPr>
          <w:delText xml:space="preserve">the </w:delText>
        </w:r>
      </w:del>
      <w:r>
        <w:rPr>
          <w:rFonts w:ascii="Arial" w:hAnsi="Arial" w:cs="Arial"/>
          <w:lang w:val="en-US"/>
        </w:rPr>
        <w:t>tropical system</w:t>
      </w:r>
      <w:ins w:id="514" w:author="Owen Lewis" w:date="2021-08-20T09:53:00Z">
        <w:r w:rsidR="008612B5">
          <w:rPr>
            <w:rFonts w:ascii="Arial" w:hAnsi="Arial" w:cs="Arial"/>
            <w:lang w:val="en-US"/>
          </w:rPr>
          <w:t>s</w:t>
        </w:r>
      </w:ins>
      <w:r>
        <w:rPr>
          <w:rFonts w:ascii="Arial" w:hAnsi="Arial" w:cs="Arial"/>
          <w:lang w:val="en-US"/>
        </w:rPr>
        <w:t xml:space="preserve"> cast</w:t>
      </w:r>
      <w:del w:id="515" w:author="Owen Lewis" w:date="2021-08-20T09:53:00Z">
        <w:r w:rsidDel="008612B5">
          <w:rPr>
            <w:rFonts w:ascii="Arial" w:hAnsi="Arial" w:cs="Arial"/>
            <w:lang w:val="en-US"/>
          </w:rPr>
          <w:delText xml:space="preserve"> a</w:delText>
        </w:r>
      </w:del>
      <w:r>
        <w:rPr>
          <w:rFonts w:ascii="Arial" w:hAnsi="Arial" w:cs="Arial"/>
          <w:lang w:val="en-US"/>
        </w:rPr>
        <w:t xml:space="preserve">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del w:id="516" w:author="Owen Lewis" w:date="2021-08-20T09:53:00Z">
        <w:r w:rsidR="00D97EAA" w:rsidDel="008612B5">
          <w:rPr>
            <w:rFonts w:ascii="Arial" w:hAnsi="Arial" w:cs="Arial"/>
            <w:lang w:val="en-US"/>
          </w:rPr>
          <w:delText>ly</w:delText>
        </w:r>
      </w:del>
      <w:r w:rsidR="00D97EAA">
        <w:rPr>
          <w:rFonts w:ascii="Arial" w:hAnsi="Arial" w:cs="Arial"/>
          <w:lang w:val="en-US"/>
        </w:rPr>
        <w:t>,</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p>
    <w:p w14:paraId="5E6968E1" w14:textId="41F5D6E1" w:rsidR="00E44238" w:rsidRDefault="00092038" w:rsidP="00AD7C4F">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4C4A5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3B71D1" w:rsidRPr="003B71D1">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8612B5">
        <w:rPr>
          <w:rFonts w:ascii="Arial" w:hAnsi="Arial" w:cs="Arial"/>
          <w:i/>
          <w:iCs/>
          <w:lang w:val="en-US"/>
          <w:rPrChange w:id="517" w:author="Owen Lewis" w:date="2021-08-20T09:54:00Z">
            <w:rPr>
              <w:rFonts w:ascii="Arial" w:hAnsi="Arial" w:cs="Arial"/>
              <w:lang w:val="en-US"/>
            </w:rPr>
          </w:rPrChange>
        </w:rPr>
        <w:t>Drosophila</w:t>
      </w:r>
      <w:r w:rsidR="005D3E5C">
        <w:rPr>
          <w:rFonts w:ascii="Arial" w:hAnsi="Arial" w:cs="Arial"/>
          <w:lang w:val="en-US"/>
        </w:rPr>
        <w:t xml:space="preserve"> species and concluded that sensitivity of demographic traits to temperature are indistinguishable between widespread and tropical species </w:t>
      </w:r>
      <w:del w:id="518" w:author="Owen Lewis" w:date="2021-08-20T09:54:00Z">
        <w:r w:rsidR="005D3E5C" w:rsidDel="00AA120D">
          <w:rPr>
            <w:rFonts w:ascii="Arial" w:hAnsi="Arial" w:cs="Arial"/>
            <w:lang w:val="en-US"/>
          </w:rPr>
          <w:delText xml:space="preserve">---- </w:delText>
        </w:r>
      </w:del>
      <w:ins w:id="519" w:author="Owen Lewis" w:date="2021-08-20T09:54:00Z">
        <w:r w:rsidR="00AA120D">
          <w:rPr>
            <w:rFonts w:ascii="Arial" w:hAnsi="Arial" w:cs="Arial"/>
            <w:lang w:val="en-US"/>
          </w:rPr>
          <w:t>and are</w:t>
        </w:r>
        <w:r w:rsidR="00AA120D">
          <w:rPr>
            <w:rFonts w:ascii="Arial" w:hAnsi="Arial" w:cs="Arial"/>
            <w:lang w:val="en-US"/>
          </w:rPr>
          <w:t xml:space="preserve"> </w:t>
        </w:r>
      </w:ins>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altitudinal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used eggs produced in the tested temperature to measure their egg-adult survival,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del w:id="520" w:author="Owen Lewis" w:date="2021-08-20T09:54:00Z">
        <w:r w:rsidR="005523C6" w:rsidDel="00AA120D">
          <w:rPr>
            <w:rFonts w:ascii="Arial" w:hAnsi="Arial" w:cs="Arial"/>
            <w:lang w:val="en-US"/>
          </w:rPr>
          <w:delText xml:space="preserve">by </w:delText>
        </w:r>
      </w:del>
      <w:ins w:id="521" w:author="Owen Lewis" w:date="2021-08-20T09:54:00Z">
        <w:r w:rsidR="00AA120D">
          <w:rPr>
            <w:rFonts w:ascii="Arial" w:hAnsi="Arial" w:cs="Arial"/>
            <w:lang w:val="en-US"/>
          </w:rPr>
          <w:t>at</w:t>
        </w:r>
        <w:r w:rsidR="00AA120D">
          <w:rPr>
            <w:rFonts w:ascii="Arial" w:hAnsi="Arial" w:cs="Arial"/>
            <w:lang w:val="en-US"/>
          </w:rPr>
          <w:t xml:space="preserve"> </w:t>
        </w:r>
      </w:ins>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 </w:t>
      </w:r>
    </w:p>
    <w:p w14:paraId="5C00E809" w14:textId="64E889BF" w:rsidR="0021584F" w:rsidRPr="0094012B" w:rsidRDefault="0094012B" w:rsidP="0094012B">
      <w:r>
        <w:rPr>
          <w:rFonts w:ascii="Arial" w:hAnsi="Arial" w:cs="Arial"/>
          <w:highlight w:val="yellow"/>
          <w:lang w:val="en-US"/>
        </w:rPr>
        <w:tab/>
      </w:r>
      <w:commentRangeStart w:id="522"/>
      <w:r w:rsidR="0021584F" w:rsidRPr="00BE1A5D">
        <w:rPr>
          <w:rFonts w:ascii="Arial" w:hAnsi="Arial" w:cs="Arial"/>
          <w:highlight w:val="yellow"/>
          <w:lang w:val="en-US"/>
        </w:rPr>
        <w:fldChar w:fldCharType="begin" w:fldLock="1"/>
      </w:r>
      <w:r w:rsidR="00F42D25" w:rsidRPr="00BE1A5D">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21584F" w:rsidRPr="00BE1A5D">
        <w:rPr>
          <w:rFonts w:ascii="Arial" w:hAnsi="Arial" w:cs="Arial"/>
          <w:highlight w:val="yellow"/>
          <w:lang w:val="en-US"/>
        </w:rPr>
        <w:fldChar w:fldCharType="separate"/>
      </w:r>
      <w:r w:rsidR="0021584F" w:rsidRPr="00BE1A5D">
        <w:rPr>
          <w:rFonts w:ascii="Arial" w:hAnsi="Arial" w:cs="Arial"/>
          <w:noProof/>
          <w:highlight w:val="yellow"/>
          <w:lang w:val="en-US"/>
        </w:rPr>
        <w:t>(O’Brien et al. 2017)</w:t>
      </w:r>
      <w:r w:rsidR="0021584F" w:rsidRPr="00BE1A5D">
        <w:rPr>
          <w:rFonts w:ascii="Arial" w:hAnsi="Arial" w:cs="Arial"/>
          <w:highlight w:val="yellow"/>
          <w:lang w:val="en-US"/>
        </w:rPr>
        <w:fldChar w:fldCharType="end"/>
      </w:r>
      <w:r w:rsidR="0021584F" w:rsidRPr="00BE1A5D">
        <w:rPr>
          <w:rFonts w:ascii="Arial" w:hAnsi="Arial" w:cs="Arial"/>
          <w:highlight w:val="yellow"/>
          <w:lang w:val="en-US"/>
        </w:rPr>
        <w:t xml:space="preserve"> they </w:t>
      </w:r>
      <w:r w:rsidR="00476283" w:rsidRPr="00BE1A5D">
        <w:rPr>
          <w:rFonts w:ascii="Arial" w:hAnsi="Arial" w:cs="Arial"/>
          <w:highlight w:val="yellow"/>
          <w:lang w:val="en-US"/>
        </w:rPr>
        <w:t xml:space="preserve">observed </w:t>
      </w:r>
      <w:proofErr w:type="spellStart"/>
      <w:r w:rsidR="00476283" w:rsidRPr="00BE1A5D">
        <w:rPr>
          <w:rFonts w:ascii="Arial" w:hAnsi="Arial" w:cs="Arial"/>
          <w:highlight w:val="yellow"/>
          <w:lang w:val="en-US"/>
        </w:rPr>
        <w:t>birchii’s</w:t>
      </w:r>
      <w:proofErr w:type="spellEnd"/>
      <w:r w:rsidR="00476283" w:rsidRPr="00BE1A5D">
        <w:rPr>
          <w:rFonts w:ascii="Arial" w:hAnsi="Arial" w:cs="Arial"/>
          <w:highlight w:val="yellow"/>
          <w:lang w:val="en-US"/>
        </w:rPr>
        <w:t xml:space="preserve"> reproductive success increase with temperature (in low </w:t>
      </w:r>
      <w:r w:rsidR="00846F63">
        <w:rPr>
          <w:rFonts w:ascii="Arial" w:hAnsi="Arial" w:cs="Arial"/>
          <w:highlight w:val="yellow"/>
          <w:lang w:val="en-US"/>
        </w:rPr>
        <w:t>elevation</w:t>
      </w:r>
      <w:r w:rsidR="00476283" w:rsidRPr="00BE1A5D">
        <w:rPr>
          <w:rFonts w:ascii="Arial" w:hAnsi="Arial" w:cs="Arial"/>
          <w:highlight w:val="yellow"/>
          <w:lang w:val="en-US"/>
        </w:rPr>
        <w:t>)</w:t>
      </w:r>
      <w:r w:rsidR="00986AE6" w:rsidRPr="00BE1A5D">
        <w:rPr>
          <w:rFonts w:ascii="Arial" w:hAnsi="Arial" w:cs="Arial"/>
          <w:highlight w:val="yellow"/>
          <w:lang w:val="en-US"/>
        </w:rPr>
        <w:t xml:space="preserve">. My result </w:t>
      </w:r>
      <w:proofErr w:type="gramStart"/>
      <w:r w:rsidR="00986AE6" w:rsidRPr="00BE1A5D">
        <w:rPr>
          <w:rFonts w:ascii="Arial" w:hAnsi="Arial" w:cs="Arial"/>
          <w:highlight w:val="yellow"/>
          <w:lang w:val="en-US"/>
        </w:rPr>
        <w:t>expect</w:t>
      </w:r>
      <w:proofErr w:type="gramEnd"/>
      <w:r w:rsidR="00986AE6" w:rsidRPr="00BE1A5D">
        <w:rPr>
          <w:rFonts w:ascii="Arial" w:hAnsi="Arial" w:cs="Arial"/>
          <w:highlight w:val="yellow"/>
          <w:lang w:val="en-US"/>
        </w:rPr>
        <w:t xml:space="preserve"> </w:t>
      </w:r>
      <w:proofErr w:type="spellStart"/>
      <w:r w:rsidR="00986AE6" w:rsidRPr="00BE1A5D">
        <w:rPr>
          <w:rFonts w:ascii="Arial" w:hAnsi="Arial" w:cs="Arial"/>
          <w:highlight w:val="yellow"/>
          <w:lang w:val="en-US"/>
        </w:rPr>
        <w:t>birchii</w:t>
      </w:r>
      <w:proofErr w:type="spellEnd"/>
      <w:r w:rsidR="00986AE6" w:rsidRPr="00BE1A5D">
        <w:rPr>
          <w:rFonts w:ascii="Arial" w:hAnsi="Arial" w:cs="Arial"/>
          <w:highlight w:val="yellow"/>
          <w:lang w:val="en-US"/>
        </w:rPr>
        <w:t xml:space="preserve"> to be already constrained by heat at lowland</w:t>
      </w:r>
      <w:r w:rsidR="00CE7C15" w:rsidRPr="00BE1A5D">
        <w:rPr>
          <w:rFonts w:ascii="Arial" w:hAnsi="Arial" w:cs="Arial"/>
          <w:highlight w:val="yellow"/>
          <w:lang w:val="en-US"/>
        </w:rPr>
        <w:t>.</w:t>
      </w:r>
      <w:r>
        <w:rPr>
          <w:rFonts w:ascii="Arial" w:hAnsi="Arial" w:cs="Arial"/>
          <w:lang w:val="en-US"/>
        </w:rPr>
        <w:t xml:space="preserve"> </w:t>
      </w:r>
      <w:commentRangeEnd w:id="522"/>
      <w:r>
        <w:rPr>
          <w:rStyle w:val="CommentReference"/>
          <w:rFonts w:asciiTheme="minorHAnsi" w:eastAsiaTheme="minorHAnsi" w:hAnsiTheme="minorHAnsi" w:cstheme="minorBidi"/>
          <w:lang w:eastAsia="en-US"/>
        </w:rPr>
        <w:commentReference w:id="522"/>
      </w:r>
    </w:p>
    <w:p w14:paraId="131F5364" w14:textId="77777777" w:rsidR="0046703F" w:rsidRDefault="0046703F" w:rsidP="00AD7C4F">
      <w:pPr>
        <w:ind w:firstLine="720"/>
        <w:rPr>
          <w:rFonts w:ascii="Arial" w:hAnsi="Arial" w:cs="Arial"/>
          <w:lang w:val="en-US"/>
        </w:rPr>
      </w:pPr>
    </w:p>
    <w:p w14:paraId="60CA7B5D" w14:textId="18035AA7" w:rsidR="00D45499" w:rsidRPr="00AF3153" w:rsidRDefault="00AF3153" w:rsidP="00D45499">
      <w:pPr>
        <w:rPr>
          <w:rFonts w:ascii="Arial" w:hAnsi="Arial" w:cs="Arial"/>
          <w:i/>
          <w:iCs/>
          <w:lang w:val="en-US"/>
        </w:rPr>
      </w:pPr>
      <w:r>
        <w:rPr>
          <w:rFonts w:ascii="Arial" w:hAnsi="Arial" w:cs="Arial"/>
          <w:i/>
          <w:iCs/>
          <w:lang w:val="en-US"/>
        </w:rPr>
        <w:t>3.</w:t>
      </w:r>
      <w:r w:rsidR="00217455" w:rsidRPr="00AF3153">
        <w:rPr>
          <w:rFonts w:ascii="Arial" w:hAnsi="Arial" w:cs="Arial"/>
          <w:i/>
          <w:iCs/>
          <w:lang w:val="en-US"/>
        </w:rPr>
        <w:t>Daily peak and extreme high temperature as the main abiotic filters</w:t>
      </w:r>
    </w:p>
    <w:p w14:paraId="492E0173" w14:textId="7E6F23BE" w:rsidR="00AE1E38" w:rsidRDefault="00985B5C" w:rsidP="001C6D59">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del w:id="523" w:author="Owen Lewis" w:date="2021-08-20T09:55:00Z">
        <w:r w:rsidR="00AF2386" w:rsidRPr="007F05C5" w:rsidDel="00AA120D">
          <w:rPr>
            <w:rFonts w:ascii="Arial" w:hAnsi="Arial" w:cs="Arial"/>
            <w:lang w:val="en-US"/>
          </w:rPr>
          <w:delText xml:space="preserve">in </w:delText>
        </w:r>
      </w:del>
      <w:ins w:id="524" w:author="Owen Lewis" w:date="2021-08-20T09:55:00Z">
        <w:r w:rsidR="00AA120D">
          <w:rPr>
            <w:rFonts w:ascii="Arial" w:hAnsi="Arial" w:cs="Arial"/>
            <w:lang w:val="en-US"/>
          </w:rPr>
          <w:t>to</w:t>
        </w:r>
        <w:r w:rsidR="00AA120D" w:rsidRPr="007F05C5">
          <w:rPr>
            <w:rFonts w:ascii="Arial" w:hAnsi="Arial" w:cs="Arial"/>
            <w:lang w:val="en-US"/>
          </w:rPr>
          <w:t xml:space="preserve"> </w:t>
        </w:r>
      </w:ins>
      <w:r w:rsidR="00AF2386" w:rsidRPr="007F05C5">
        <w:rPr>
          <w:rFonts w:ascii="Arial" w:hAnsi="Arial" w:cs="Arial"/>
          <w:lang w:val="en-US"/>
        </w:rPr>
        <w:t>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highland and lowland sites significantly differ in the number of days and the daily duration that the temperature reached above </w:t>
      </w:r>
      <w:r w:rsidR="009C50BD">
        <w:rPr>
          <w:rFonts w:ascii="Arial" w:hAnsi="Arial" w:cs="Arial"/>
        </w:rPr>
        <w:t xml:space="preserve">a stressful level for Drosophila reproduction, </w:t>
      </w:r>
      <w:proofErr w:type="gramStart"/>
      <w:r w:rsidR="009C50BD">
        <w:rPr>
          <w:rFonts w:ascii="Arial" w:hAnsi="Arial" w:cs="Arial"/>
        </w:rPr>
        <w:t>e.g.</w:t>
      </w:r>
      <w:proofErr w:type="gramEnd"/>
      <w:r w:rsidR="009C50BD">
        <w:rPr>
          <w:rFonts w:ascii="Arial" w:hAnsi="Arial" w:cs="Arial"/>
        </w:rPr>
        <w:t xml:space="preserve"> </w:t>
      </w:r>
      <w:r w:rsidR="00AF2386" w:rsidRPr="007F05C5">
        <w:rPr>
          <w:rFonts w:ascii="Arial" w:hAnsi="Arial" w:cs="Arial"/>
        </w:rPr>
        <w:t>28</w:t>
      </w:r>
      <w:r w:rsidR="00AF2386" w:rsidRPr="007F05C5">
        <w:rPr>
          <w:rStyle w:val="st"/>
          <w:rFonts w:ascii="Arial" w:hAnsi="Arial" w:cs="Arial"/>
        </w:rPr>
        <w:t>°C</w:t>
      </w:r>
      <w:r w:rsidR="00AF2386" w:rsidRPr="007F05C5">
        <w:rPr>
          <w:rFonts w:ascii="Arial" w:hAnsi="Arial" w:cs="Arial"/>
        </w:rPr>
        <w:t xml:space="preserve"> (supplementary figure xxx)</w:t>
      </w:r>
      <w:r w:rsidR="009C50BD">
        <w:rPr>
          <w:rFonts w:ascii="Arial" w:hAnsi="Arial" w:cs="Arial"/>
        </w:rPr>
        <w:t>.</w:t>
      </w:r>
      <w:r w:rsidR="009C50BD" w:rsidRPr="009C50BD">
        <w:rPr>
          <w:rFonts w:ascii="Arial" w:hAnsi="Arial" w:cs="Arial"/>
        </w:rPr>
        <w:t xml:space="preserve"> </w:t>
      </w:r>
      <w:r w:rsidR="009C50BD">
        <w:rPr>
          <w:rFonts w:ascii="Arial" w:hAnsi="Arial" w:cs="Arial"/>
        </w:rPr>
        <w:t>A preliminary experiment 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9C50BD" w:rsidRPr="00152F0B">
        <w:rPr>
          <w:rFonts w:ascii="Arial" w:hAnsi="Arial" w:cs="Arial"/>
          <w:i/>
          <w:iCs/>
        </w:rPr>
        <w:t>palidifrons</w:t>
      </w:r>
      <w:proofErr w:type="spellEnd"/>
      <w:r w:rsidR="009C50BD">
        <w:rPr>
          <w:rFonts w:ascii="Arial" w:hAnsi="Arial" w:cs="Arial"/>
        </w:rPr>
        <w:t xml:space="preserve"> always out-numbered </w:t>
      </w:r>
      <w:r w:rsidR="009C50BD" w:rsidRPr="008F001A">
        <w:rPr>
          <w:rFonts w:ascii="Arial" w:hAnsi="Arial" w:cs="Arial"/>
          <w:i/>
          <w:iCs/>
          <w:rPrChange w:id="525" w:author="Owen Lewis" w:date="2021-08-20T09:55:00Z">
            <w:rPr>
              <w:rFonts w:ascii="Arial" w:hAnsi="Arial" w:cs="Arial"/>
            </w:rPr>
          </w:rPrChange>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9C50BD" w:rsidRPr="00152F0B">
        <w:rPr>
          <w:rFonts w:ascii="Arial" w:hAnsi="Arial" w:cs="Arial"/>
          <w:i/>
          <w:iCs/>
        </w:rPr>
        <w:t>palidifrons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ha</w:t>
      </w:r>
      <w:r w:rsidR="00DF217A">
        <w:rPr>
          <w:rFonts w:ascii="Arial" w:hAnsi="Arial" w:cs="Arial"/>
        </w:rPr>
        <w:t>s</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ins w:id="526" w:author="Owen Lewis" w:date="2021-08-20T09:56:00Z">
        <w:r w:rsidR="008F001A">
          <w:rPr>
            <w:rFonts w:ascii="Arial" w:hAnsi="Arial" w:cs="Arial"/>
          </w:rPr>
          <w:t>s</w:t>
        </w:r>
      </w:ins>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1C6D59">
      <w:pPr>
        <w:ind w:firstLine="720"/>
        <w:rPr>
          <w:rFonts w:ascii="Arial" w:hAnsi="Arial" w:cs="Arial"/>
        </w:rPr>
      </w:pPr>
    </w:p>
    <w:p w14:paraId="05161F23" w14:textId="27B41A6B" w:rsidR="00D45499" w:rsidRPr="00AF3153" w:rsidRDefault="00AF3153" w:rsidP="00D45499">
      <w:pPr>
        <w:rPr>
          <w:rFonts w:ascii="Arial" w:hAnsi="Arial" w:cs="Arial"/>
          <w:i/>
          <w:iCs/>
        </w:rPr>
      </w:pPr>
      <w:r>
        <w:rPr>
          <w:rFonts w:ascii="Arial" w:hAnsi="Arial" w:cs="Arial"/>
          <w:i/>
          <w:iCs/>
        </w:rPr>
        <w:t>4.</w:t>
      </w:r>
      <w:r w:rsidR="00D45499" w:rsidRPr="00AF3153">
        <w:rPr>
          <w:rFonts w:ascii="Arial" w:hAnsi="Arial" w:cs="Arial"/>
          <w:i/>
          <w:iCs/>
        </w:rPr>
        <w:t xml:space="preserve">Thermal performance is context-dependent </w:t>
      </w:r>
    </w:p>
    <w:p w14:paraId="2E4979CB" w14:textId="42AF27E5" w:rsidR="00AF2386" w:rsidRDefault="00985B5C" w:rsidP="00DC5D12">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 xml:space="preserve">.  </w:t>
      </w:r>
    </w:p>
    <w:p w14:paraId="6413060C" w14:textId="27489D12" w:rsidR="00DC5D12" w:rsidRDefault="00DC5D12" w:rsidP="001F10CA">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ins w:id="527" w:author="Owen Lewis" w:date="2021-08-20T09:56:00Z">
        <w:r w:rsidR="008F001A">
          <w:rPr>
            <w:rFonts w:ascii="Arial" w:hAnsi="Arial" w:cs="Arial"/>
          </w:rPr>
          <w:t xml:space="preserve">and </w:t>
        </w:r>
      </w:ins>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ins w:id="528" w:author="Owen Lewis" w:date="2021-08-20T09:56:00Z">
        <w:r w:rsidR="0017617F">
          <w:rPr>
            <w:rFonts w:ascii="Arial" w:hAnsi="Arial" w:cs="Arial"/>
            <w:lang w:val="en-US"/>
          </w:rPr>
          <w:t>a</w:t>
        </w:r>
      </w:ins>
      <w:del w:id="529" w:author="Owen Lewis" w:date="2021-08-20T09:56:00Z">
        <w:r w:rsidR="00A117AA" w:rsidDel="0017617F">
          <w:rPr>
            <w:rFonts w:ascii="Arial" w:hAnsi="Arial" w:cs="Arial"/>
            <w:lang w:val="en-US"/>
          </w:rPr>
          <w:delText>on</w:delText>
        </w:r>
      </w:del>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both population size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r w:rsidR="00AE1E38">
        <w:rPr>
          <w:rFonts w:ascii="Arial" w:hAnsi="Arial" w:cs="Arial"/>
          <w:lang w:val="en-US"/>
        </w:rPr>
        <w:t xml:space="preserve"> </w:t>
      </w:r>
    </w:p>
    <w:p w14:paraId="6ECC8109" w14:textId="714699BA" w:rsidR="00AF3153" w:rsidRDefault="00D45499" w:rsidP="00801349">
      <w:pPr>
        <w:ind w:firstLine="720"/>
        <w:rPr>
          <w:rFonts w:ascii="Arial" w:hAnsi="Arial" w:cs="Arial"/>
        </w:rPr>
      </w:pPr>
      <w:r>
        <w:rPr>
          <w:rFonts w:ascii="Arial" w:hAnsi="Arial" w:cs="Arial"/>
        </w:rPr>
        <w:t>Last but not least,</w:t>
      </w:r>
      <w:r w:rsidR="00837EBC">
        <w:rPr>
          <w:rFonts w:ascii="Arial" w:hAnsi="Arial" w:cs="Arial"/>
        </w:rPr>
        <w:t xml:space="preserve"> the</w:t>
      </w:r>
      <w:r>
        <w:rPr>
          <w:rFonts w:ascii="Arial" w:hAnsi="Arial" w:cs="Arial"/>
        </w:rPr>
        <w:t xml:space="preserve"> sensitivity </w:t>
      </w:r>
      <w:r w:rsidR="001C6D59">
        <w:rPr>
          <w:rFonts w:ascii="Arial" w:hAnsi="Arial" w:cs="Arial"/>
        </w:rPr>
        <w:t>of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ins w:id="530" w:author="Owen Lewis" w:date="2021-08-20T09:56:00Z">
        <w:r w:rsidR="0017617F">
          <w:rPr>
            <w:rFonts w:ascii="Arial" w:hAnsi="Arial" w:cs="Arial"/>
          </w:rPr>
          <w:t>It is n</w:t>
        </w:r>
      </w:ins>
      <w:del w:id="531" w:author="Owen Lewis" w:date="2021-08-20T09:56:00Z">
        <w:r w:rsidR="003477EA" w:rsidDel="0017617F">
          <w:rPr>
            <w:rFonts w:ascii="Arial" w:hAnsi="Arial" w:cs="Arial"/>
          </w:rPr>
          <w:delText>N</w:delText>
        </w:r>
      </w:del>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ins w:id="532" w:author="Owen Lewis" w:date="2021-08-20T09:57:00Z">
        <w:r w:rsidR="0017617F">
          <w:rPr>
            <w:rFonts w:ascii="Arial" w:hAnsi="Arial" w:cs="Arial"/>
          </w:rPr>
          <w:t xml:space="preserve">that </w:t>
        </w:r>
      </w:ins>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ins w:id="533" w:author="Owen Lewis" w:date="2021-08-20T09:57:00Z">
        <w:r w:rsidR="00796E22">
          <w:rPr>
            <w:rFonts w:ascii="Arial" w:hAnsi="Arial" w:cs="Arial"/>
          </w:rPr>
          <w:t>;</w:t>
        </w:r>
      </w:ins>
      <w:del w:id="534" w:author="Owen Lewis" w:date="2021-08-20T09:57:00Z">
        <w:r w:rsidR="00270432" w:rsidDel="00796E22">
          <w:rPr>
            <w:rFonts w:ascii="Arial" w:hAnsi="Arial" w:cs="Arial"/>
          </w:rPr>
          <w:delText>,</w:delText>
        </w:r>
      </w:del>
      <w:r w:rsidR="00270432">
        <w:rPr>
          <w:rFonts w:ascii="Arial" w:hAnsi="Arial" w:cs="Arial"/>
        </w:rPr>
        <w:t xml:space="preserve"> interactions themselves may change with temperature due to behavioural change </w:t>
      </w:r>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ins w:id="535" w:author="Owen Lewis" w:date="2021-08-20T09:57:00Z">
        <w:r w:rsidR="00796E22">
          <w:rPr>
            <w:rFonts w:ascii="Arial" w:hAnsi="Arial" w:cs="Arial"/>
          </w:rPr>
          <w:t xml:space="preserve">the </w:t>
        </w:r>
      </w:ins>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r w:rsidR="00ED0F62">
        <w:rPr>
          <w:rFonts w:ascii="Arial" w:hAnsi="Arial" w:cs="Arial"/>
        </w:rPr>
        <w:t xml:space="preserve">My 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to quantify</w:t>
      </w:r>
      <w:r w:rsidR="00A83144">
        <w:rPr>
          <w:rFonts w:ascii="Arial" w:hAnsi="Arial" w:cs="Arial"/>
        </w:rPr>
        <w:t xml:space="preserve">. </w:t>
      </w:r>
      <w:r w:rsidR="004C607B">
        <w:rPr>
          <w:rFonts w:ascii="Arial" w:hAnsi="Arial" w:cs="Arial"/>
        </w:rPr>
        <w:t xml:space="preserve">Nevertheless, theoretical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801349">
      <w:pPr>
        <w:ind w:firstLine="720"/>
        <w:rPr>
          <w:rFonts w:ascii="Arial" w:hAnsi="Arial" w:cs="Arial"/>
        </w:rPr>
      </w:pPr>
    </w:p>
    <w:p w14:paraId="7799CE70" w14:textId="24D73F2A" w:rsidR="00BA5C54" w:rsidRPr="00AF3153" w:rsidRDefault="00AF3153" w:rsidP="00AF2386">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318280B2" w:rsidR="00A86E65" w:rsidRDefault="00292EB4" w:rsidP="00D2738D">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Drosophila system, we c</w:t>
      </w:r>
      <w:r w:rsidR="00F46711">
        <w:rPr>
          <w:rFonts w:ascii="Arial" w:hAnsi="Arial" w:cs="Arial"/>
          <w:lang w:val="en-US"/>
        </w:rPr>
        <w:t>ould</w:t>
      </w:r>
      <w:r w:rsidR="00D45A0D">
        <w:rPr>
          <w:rFonts w:ascii="Arial" w:hAnsi="Arial" w:cs="Arial"/>
          <w:lang w:val="en-US"/>
        </w:rPr>
        <w:t xml:space="preserve"> examine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84003C">
        <w:rPr>
          <w:rFonts w:ascii="Arial" w:hAnsi="Arial" w:cs="Arial"/>
          <w:lang w:val="en-US"/>
        </w:rPr>
        <w:t>eir</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ins w:id="536" w:author="Owen Lewis" w:date="2021-08-20T09:58:00Z">
        <w:r w:rsidR="00BC6304">
          <w:rPr>
            <w:rFonts w:ascii="Arial" w:hAnsi="Arial" w:cs="Arial"/>
            <w:lang w:val="en-US"/>
          </w:rPr>
          <w:t>he t</w:t>
        </w:r>
      </w:ins>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 xml:space="preserve">understanding about the interactions between thermal tolerance and other environmental (abiotic and biotic) factors. </w:t>
      </w:r>
      <w:r w:rsidR="0084003C">
        <w:rPr>
          <w:rFonts w:ascii="Arial" w:hAnsi="Arial" w:cs="Arial"/>
          <w:lang w:val="en-US"/>
        </w:rPr>
        <w:t xml:space="preserve"> </w:t>
      </w:r>
    </w:p>
    <w:p w14:paraId="4198B772" w14:textId="77777777" w:rsidR="00A86E65" w:rsidRDefault="00A86E65" w:rsidP="00426F96">
      <w:pPr>
        <w:rPr>
          <w:rFonts w:ascii="Arial" w:hAnsi="Arial" w:cs="Arial"/>
          <w:lang w:val="en-US"/>
        </w:rPr>
      </w:pPr>
    </w:p>
    <w:p w14:paraId="37C87572" w14:textId="77777777" w:rsidR="00D83F9A" w:rsidRPr="007F05C5" w:rsidRDefault="00D83F9A" w:rsidP="00426F96">
      <w:pPr>
        <w:rPr>
          <w:rFonts w:ascii="Arial" w:hAnsi="Arial" w:cs="Arial"/>
          <w:lang w:val="en-US"/>
        </w:rPr>
      </w:pPr>
    </w:p>
    <w:p w14:paraId="4160ED2F" w14:textId="6E1D1E0D" w:rsidR="004D6646" w:rsidRPr="007F05C5" w:rsidRDefault="004D6646" w:rsidP="00426F96">
      <w:pPr>
        <w:rPr>
          <w:rFonts w:ascii="Arial" w:hAnsi="Arial" w:cs="Arial"/>
          <w:b/>
          <w:bCs/>
          <w:lang w:val="en-US"/>
        </w:rPr>
      </w:pPr>
      <w:r w:rsidRPr="007F05C5">
        <w:rPr>
          <w:rFonts w:ascii="Arial" w:hAnsi="Arial" w:cs="Arial"/>
          <w:b/>
          <w:bCs/>
          <w:lang w:val="en-US"/>
        </w:rPr>
        <w:t>References:</w:t>
      </w:r>
    </w:p>
    <w:p w14:paraId="660C113E" w14:textId="39549A6E" w:rsidR="00697000" w:rsidRPr="00697000" w:rsidRDefault="00697000" w:rsidP="00697000">
      <w:pPr>
        <w:widowControl w:val="0"/>
        <w:autoSpaceDE w:val="0"/>
        <w:autoSpaceDN w:val="0"/>
        <w:adjustRightInd w:val="0"/>
        <w:ind w:left="480" w:hanging="480"/>
        <w:rPr>
          <w:rFonts w:ascii="Arial" w:hAnsi="Arial" w:cs="Arial"/>
          <w:noProof/>
        </w:rPr>
      </w:pPr>
      <w:r>
        <w:rPr>
          <w:rFonts w:ascii="Arial" w:hAnsi="Arial" w:cs="Arial"/>
          <w:lang w:val="en-US"/>
        </w:rPr>
        <w:fldChar w:fldCharType="begin" w:fldLock="1"/>
      </w:r>
      <w:r>
        <w:rPr>
          <w:rFonts w:ascii="Arial" w:hAnsi="Arial" w:cs="Arial"/>
          <w:lang w:val="en-US"/>
        </w:rPr>
        <w:instrText xml:space="preserve">ADDIN Mendeley Bibliography CSL_BIBLIOGRAPHY </w:instrText>
      </w:r>
      <w:r>
        <w:rPr>
          <w:rFonts w:ascii="Arial" w:hAnsi="Arial" w:cs="Arial"/>
          <w:lang w:val="en-US"/>
        </w:rPr>
        <w:fldChar w:fldCharType="separate"/>
      </w:r>
      <w:r w:rsidRPr="00697000">
        <w:rPr>
          <w:rFonts w:ascii="Arial" w:hAnsi="Arial" w:cs="Arial"/>
          <w:noProof/>
        </w:rPr>
        <w:t xml:space="preserve">Amundrud, Sarah L. and Diane S. Srivastava. 2020. “Thermal Tolerances and Species Interactions Determine the Elevational Distributions of Insects.” </w:t>
      </w:r>
      <w:r w:rsidRPr="00697000">
        <w:rPr>
          <w:rFonts w:ascii="Arial" w:hAnsi="Arial" w:cs="Arial"/>
          <w:i/>
          <w:iCs/>
          <w:noProof/>
        </w:rPr>
        <w:t>Global Ecology and Biogeography</w:t>
      </w:r>
      <w:r w:rsidRPr="00697000">
        <w:rPr>
          <w:rFonts w:ascii="Arial" w:hAnsi="Arial" w:cs="Arial"/>
          <w:noProof/>
        </w:rPr>
        <w:t xml:space="preserve"> 29(8):1315–27.</w:t>
      </w:r>
    </w:p>
    <w:p w14:paraId="77FE72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Ayala, Francisco J., Michael E. Gilpin, and Joan G. Ehrenfeld. 1973. “Competition between Species: Theoretical Models and Experimental Tests.” </w:t>
      </w:r>
      <w:r w:rsidRPr="00697000">
        <w:rPr>
          <w:rFonts w:ascii="Arial" w:hAnsi="Arial" w:cs="Arial"/>
          <w:i/>
          <w:iCs/>
          <w:noProof/>
        </w:rPr>
        <w:t>Theoretical Population Biology</w:t>
      </w:r>
      <w:r w:rsidRPr="00697000">
        <w:rPr>
          <w:rFonts w:ascii="Arial" w:hAnsi="Arial" w:cs="Arial"/>
          <w:noProof/>
        </w:rPr>
        <w:t xml:space="preserve"> 4(3):331–56.</w:t>
      </w:r>
    </w:p>
    <w:p w14:paraId="776F35C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697000">
        <w:rPr>
          <w:rFonts w:ascii="Arial" w:hAnsi="Arial" w:cs="Arial"/>
          <w:i/>
          <w:iCs/>
          <w:noProof/>
        </w:rPr>
        <w:t>Journal of Thermal Biology</w:t>
      </w:r>
      <w:r w:rsidRPr="00697000">
        <w:rPr>
          <w:rFonts w:ascii="Arial" w:hAnsi="Arial" w:cs="Arial"/>
          <w:noProof/>
        </w:rPr>
        <w:t xml:space="preserve"> 71:69–73.</w:t>
      </w:r>
    </w:p>
    <w:p w14:paraId="00704402"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Beauchesne, David, Kevin Cazelles, Philippe Archambault, Laura E. Dee, and Dominique Gravel. 2021. “On the Sensitivity of Food Webs to Multiple Stressors” edited by T. Wootton. </w:t>
      </w:r>
      <w:r w:rsidRPr="00697000">
        <w:rPr>
          <w:rFonts w:ascii="Arial" w:hAnsi="Arial" w:cs="Arial"/>
          <w:i/>
          <w:iCs/>
          <w:noProof/>
        </w:rPr>
        <w:t>Ecology Letters</w:t>
      </w:r>
      <w:r w:rsidRPr="00697000">
        <w:rPr>
          <w:rFonts w:ascii="Arial" w:hAnsi="Arial" w:cs="Arial"/>
          <w:noProof/>
        </w:rPr>
        <w:t xml:space="preserve"> ele.13841.</w:t>
      </w:r>
    </w:p>
    <w:p w14:paraId="6DEDB34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Bonebrake, Timothy C. and Curtis A. Deutsch. 2012. “Climate Heterogeneity Modulates Impact of Warming on Tropical Insects.” </w:t>
      </w:r>
      <w:r w:rsidRPr="00697000">
        <w:rPr>
          <w:rFonts w:ascii="Arial" w:hAnsi="Arial" w:cs="Arial"/>
          <w:i/>
          <w:iCs/>
          <w:noProof/>
        </w:rPr>
        <w:t>Ecology</w:t>
      </w:r>
      <w:r w:rsidRPr="00697000">
        <w:rPr>
          <w:rFonts w:ascii="Arial" w:hAnsi="Arial" w:cs="Arial"/>
          <w:noProof/>
        </w:rPr>
        <w:t xml:space="preserve"> 93(3):449–55.</w:t>
      </w:r>
    </w:p>
    <w:p w14:paraId="530482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Bozinovic, Francisco and Hans Otto Pörtner. 2015. “Physiological Ecology Meets Climate Change.” </w:t>
      </w:r>
      <w:r w:rsidRPr="00697000">
        <w:rPr>
          <w:rFonts w:ascii="Arial" w:hAnsi="Arial" w:cs="Arial"/>
          <w:i/>
          <w:iCs/>
          <w:noProof/>
        </w:rPr>
        <w:t>Ecology and Evolution</w:t>
      </w:r>
      <w:r w:rsidRPr="00697000">
        <w:rPr>
          <w:rFonts w:ascii="Arial" w:hAnsi="Arial" w:cs="Arial"/>
          <w:noProof/>
        </w:rPr>
        <w:t xml:space="preserve"> 5(5):1025–30.</w:t>
      </w:r>
    </w:p>
    <w:p w14:paraId="6F00828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Briere, Jean Francois, Pascale Pracros, Alain Yves Le Roux, and Jean Sebastien Pierre. 1999. “A Novel Rate Model of Temperature-Dependent Development for Arthropods.” </w:t>
      </w:r>
      <w:r w:rsidRPr="00697000">
        <w:rPr>
          <w:rFonts w:ascii="Arial" w:hAnsi="Arial" w:cs="Arial"/>
          <w:i/>
          <w:iCs/>
          <w:noProof/>
        </w:rPr>
        <w:t>Environmental Entomology</w:t>
      </w:r>
      <w:r w:rsidRPr="00697000">
        <w:rPr>
          <w:rFonts w:ascii="Arial" w:hAnsi="Arial" w:cs="Arial"/>
          <w:noProof/>
        </w:rPr>
        <w:t xml:space="preserve"> 28(1):22–29.</w:t>
      </w:r>
    </w:p>
    <w:p w14:paraId="019D4A4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Bubli, Oleg A., Alexandra G. Imasheva, and Volker Loeschcke. 1998. “Selection for Knockdown Resistance to Heat in Drosophila Melanogaster at High and Low Larval Densities.” </w:t>
      </w:r>
      <w:r w:rsidRPr="00697000">
        <w:rPr>
          <w:rFonts w:ascii="Arial" w:hAnsi="Arial" w:cs="Arial"/>
          <w:i/>
          <w:iCs/>
          <w:noProof/>
        </w:rPr>
        <w:t>Evolution</w:t>
      </w:r>
      <w:r w:rsidRPr="00697000">
        <w:rPr>
          <w:rFonts w:ascii="Arial" w:hAnsi="Arial" w:cs="Arial"/>
          <w:noProof/>
        </w:rPr>
        <w:t xml:space="preserve"> 52(2):619–25.</w:t>
      </w:r>
    </w:p>
    <w:p w14:paraId="0A36F40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Burnside, William R., Erik B. Erhardt, Sean T. Hammond, and James H. Brown. 2014. “Rates of Biotic Interactions Scale Predictably with Temperature despite Variation.” </w:t>
      </w:r>
      <w:r w:rsidRPr="00697000">
        <w:rPr>
          <w:rFonts w:ascii="Arial" w:hAnsi="Arial" w:cs="Arial"/>
          <w:i/>
          <w:iCs/>
          <w:noProof/>
        </w:rPr>
        <w:t>Oikos</w:t>
      </w:r>
      <w:r w:rsidRPr="00697000">
        <w:rPr>
          <w:rFonts w:ascii="Arial" w:hAnsi="Arial" w:cs="Arial"/>
          <w:noProof/>
        </w:rPr>
        <w:t xml:space="preserve"> 123(12):1449–56.</w:t>
      </w:r>
    </w:p>
    <w:p w14:paraId="793CD53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697000">
        <w:rPr>
          <w:rFonts w:ascii="Arial" w:hAnsi="Arial" w:cs="Arial"/>
          <w:i/>
          <w:iCs/>
          <w:noProof/>
        </w:rPr>
        <w:t>Journal of Biogeography</w:t>
      </w:r>
      <w:r w:rsidRPr="00697000">
        <w:rPr>
          <w:rFonts w:ascii="Arial" w:hAnsi="Arial" w:cs="Arial"/>
          <w:noProof/>
        </w:rPr>
        <w:t xml:space="preserve"> 41(3):429–42.</w:t>
      </w:r>
    </w:p>
    <w:p w14:paraId="2DCD4D9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Chen, I. Ching, Jane K. Hill, Ralf Ohlemüller, David B. Roy, and Chris D. Thomas. 2011. “Rapid Range Shifts of Species Associated with High Levels of Climate Warming.” </w:t>
      </w:r>
      <w:r w:rsidRPr="00697000">
        <w:rPr>
          <w:rFonts w:ascii="Arial" w:hAnsi="Arial" w:cs="Arial"/>
          <w:i/>
          <w:iCs/>
          <w:noProof/>
        </w:rPr>
        <w:t>Science</w:t>
      </w:r>
      <w:r w:rsidRPr="00697000">
        <w:rPr>
          <w:rFonts w:ascii="Arial" w:hAnsi="Arial" w:cs="Arial"/>
          <w:noProof/>
        </w:rPr>
        <w:t xml:space="preserve"> 333(6045):1024–26.</w:t>
      </w:r>
    </w:p>
    <w:p w14:paraId="382602D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697000">
        <w:rPr>
          <w:rFonts w:ascii="Arial" w:hAnsi="Arial" w:cs="Arial"/>
          <w:i/>
          <w:iCs/>
          <w:noProof/>
        </w:rPr>
        <w:t>Global Ecology and Biogeography</w:t>
      </w:r>
      <w:r w:rsidRPr="00697000">
        <w:rPr>
          <w:rFonts w:ascii="Arial" w:hAnsi="Arial" w:cs="Arial"/>
          <w:noProof/>
        </w:rPr>
        <w:t xml:space="preserve"> 20(1):34–45.</w:t>
      </w:r>
    </w:p>
    <w:p w14:paraId="2548481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Colwell, Robert K., Gunnar Brehm, Catherine L. Cardelús, Alex C. Gilman, and John T. Longino. 2008. “Global Warming, Elevational Range Shifts, and Lowland Biotic Attrition in the Wet Tropics.” </w:t>
      </w:r>
      <w:r w:rsidRPr="00697000">
        <w:rPr>
          <w:rFonts w:ascii="Arial" w:hAnsi="Arial" w:cs="Arial"/>
          <w:i/>
          <w:iCs/>
          <w:noProof/>
        </w:rPr>
        <w:t>Science</w:t>
      </w:r>
      <w:r w:rsidRPr="00697000">
        <w:rPr>
          <w:rFonts w:ascii="Arial" w:hAnsi="Arial" w:cs="Arial"/>
          <w:noProof/>
        </w:rPr>
        <w:t xml:space="preserve"> 322(5899):258–61.</w:t>
      </w:r>
    </w:p>
    <w:p w14:paraId="6102DE4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Corlett, Richard T. 2011. “Impacts of Warming on Tropical Lowland Rainforests.” </w:t>
      </w:r>
      <w:r w:rsidRPr="00697000">
        <w:rPr>
          <w:rFonts w:ascii="Arial" w:hAnsi="Arial" w:cs="Arial"/>
          <w:i/>
          <w:iCs/>
          <w:noProof/>
        </w:rPr>
        <w:t>Trends in Ecology and Evolution</w:t>
      </w:r>
      <w:r w:rsidRPr="00697000">
        <w:rPr>
          <w:rFonts w:ascii="Arial" w:hAnsi="Arial" w:cs="Arial"/>
          <w:noProof/>
        </w:rPr>
        <w:t xml:space="preserve"> 26(11):606–13.</w:t>
      </w:r>
    </w:p>
    <w:p w14:paraId="4616BCB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Corlett, Richard T. 2012. “Climate Change in the Tropics: The End of the World as We Know It?” </w:t>
      </w:r>
      <w:r w:rsidRPr="00697000">
        <w:rPr>
          <w:rFonts w:ascii="Arial" w:hAnsi="Arial" w:cs="Arial"/>
          <w:i/>
          <w:iCs/>
          <w:noProof/>
        </w:rPr>
        <w:t>Biological Conservation</w:t>
      </w:r>
      <w:r w:rsidRPr="00697000">
        <w:rPr>
          <w:rFonts w:ascii="Arial" w:hAnsi="Arial" w:cs="Arial"/>
          <w:noProof/>
        </w:rPr>
        <w:t xml:space="preserve"> 151(1):22–25.</w:t>
      </w:r>
    </w:p>
    <w:p w14:paraId="7152674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Crespo-Pérez, Verónica, Elena Kazakou, David W. Roubik, and Rafael E. Cárdenas. 2020. “The Importance of Insects on Land and in Water: A Tropical View.” </w:t>
      </w:r>
      <w:r w:rsidRPr="00697000">
        <w:rPr>
          <w:rFonts w:ascii="Arial" w:hAnsi="Arial" w:cs="Arial"/>
          <w:i/>
          <w:iCs/>
          <w:noProof/>
        </w:rPr>
        <w:t>Current Opinion in Insect Science</w:t>
      </w:r>
      <w:r w:rsidRPr="00697000">
        <w:rPr>
          <w:rFonts w:ascii="Arial" w:hAnsi="Arial" w:cs="Arial"/>
          <w:noProof/>
        </w:rPr>
        <w:t xml:space="preserve"> 40:31–38.</w:t>
      </w:r>
    </w:p>
    <w:p w14:paraId="01522FB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Davis, A. J., L. S. Jenkinson, J. H. Lawton, B. Shorrocks, and S. Wood. 1998. “Making Mistakes When Predicting Shifts in Species Range in Response to Global Warming.” </w:t>
      </w:r>
      <w:r w:rsidRPr="00697000">
        <w:rPr>
          <w:rFonts w:ascii="Arial" w:hAnsi="Arial" w:cs="Arial"/>
          <w:i/>
          <w:iCs/>
          <w:noProof/>
        </w:rPr>
        <w:t>Nature</w:t>
      </w:r>
      <w:r w:rsidRPr="00697000">
        <w:rPr>
          <w:rFonts w:ascii="Arial" w:hAnsi="Arial" w:cs="Arial"/>
          <w:noProof/>
        </w:rPr>
        <w:t xml:space="preserve"> 391(6669):783–86.</w:t>
      </w:r>
    </w:p>
    <w:p w14:paraId="48FC8C0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105(18):6668–72.</w:t>
      </w:r>
    </w:p>
    <w:p w14:paraId="1B9452D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697000">
        <w:rPr>
          <w:rFonts w:ascii="Arial" w:hAnsi="Arial" w:cs="Arial"/>
          <w:i/>
          <w:iCs/>
          <w:noProof/>
        </w:rPr>
        <w:t>Science</w:t>
      </w:r>
      <w:r w:rsidRPr="00697000">
        <w:rPr>
          <w:rFonts w:ascii="Arial" w:hAnsi="Arial" w:cs="Arial"/>
          <w:noProof/>
        </w:rPr>
        <w:t xml:space="preserve"> 361(6405):916–19.</w:t>
      </w:r>
    </w:p>
    <w:p w14:paraId="2439E74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697000">
        <w:rPr>
          <w:rFonts w:ascii="Arial" w:hAnsi="Arial" w:cs="Arial"/>
          <w:i/>
          <w:iCs/>
          <w:noProof/>
        </w:rPr>
        <w:t>Global Change Biology</w:t>
      </w:r>
      <w:r w:rsidRPr="00697000">
        <w:rPr>
          <w:rFonts w:ascii="Arial" w:hAnsi="Arial" w:cs="Arial"/>
          <w:noProof/>
        </w:rPr>
        <w:t xml:space="preserve"> 18(2):448–56.</w:t>
      </w:r>
    </w:p>
    <w:p w14:paraId="5C6B6AD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697000">
        <w:rPr>
          <w:rFonts w:ascii="Arial" w:hAnsi="Arial" w:cs="Arial"/>
          <w:i/>
          <w:iCs/>
          <w:noProof/>
        </w:rPr>
        <w:t>Global Change Biology</w:t>
      </w:r>
      <w:r w:rsidRPr="00697000">
        <w:rPr>
          <w:rFonts w:ascii="Arial" w:hAnsi="Arial" w:cs="Arial"/>
          <w:noProof/>
        </w:rPr>
        <w:t xml:space="preserve"> 18(2):412–21.</w:t>
      </w:r>
    </w:p>
    <w:p w14:paraId="1FEE62D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697000">
        <w:rPr>
          <w:rFonts w:ascii="Arial" w:hAnsi="Arial" w:cs="Arial"/>
          <w:i/>
          <w:iCs/>
          <w:noProof/>
        </w:rPr>
        <w:t>Nature</w:t>
      </w:r>
      <w:r w:rsidRPr="00697000">
        <w:rPr>
          <w:rFonts w:ascii="Arial" w:hAnsi="Arial" w:cs="Arial"/>
          <w:noProof/>
        </w:rPr>
        <w:t xml:space="preserve"> 447(7140):80–82.</w:t>
      </w:r>
    </w:p>
    <w:p w14:paraId="1753B14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Feeley, Kenneth J. and Miles R. Silman. 2010. “Biotic Attrition from Tropical Forests Correcting for Truncated Temperature Niches.” </w:t>
      </w:r>
      <w:r w:rsidRPr="00697000">
        <w:rPr>
          <w:rFonts w:ascii="Arial" w:hAnsi="Arial" w:cs="Arial"/>
          <w:i/>
          <w:iCs/>
          <w:noProof/>
        </w:rPr>
        <w:t>Global Change Biology</w:t>
      </w:r>
      <w:r w:rsidRPr="00697000">
        <w:rPr>
          <w:rFonts w:ascii="Arial" w:hAnsi="Arial" w:cs="Arial"/>
          <w:noProof/>
        </w:rPr>
        <w:t xml:space="preserve"> 16(6):1830–36.</w:t>
      </w:r>
    </w:p>
    <w:p w14:paraId="00C5718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Feeley, Kenneth J., James T. Stroud, and Timothy M. Perez. 2017. “Most ‘Global’ Reviews of Species’ Responses to Climate Change Are Not Truly Global” edited by I. Kühn. </w:t>
      </w:r>
      <w:r w:rsidRPr="00697000">
        <w:rPr>
          <w:rFonts w:ascii="Arial" w:hAnsi="Arial" w:cs="Arial"/>
          <w:i/>
          <w:iCs/>
          <w:noProof/>
        </w:rPr>
        <w:t>Diversity and Distributions</w:t>
      </w:r>
      <w:r w:rsidRPr="00697000">
        <w:rPr>
          <w:rFonts w:ascii="Arial" w:hAnsi="Arial" w:cs="Arial"/>
          <w:noProof/>
        </w:rPr>
        <w:t xml:space="preserve"> 23(3):231–34.</w:t>
      </w:r>
    </w:p>
    <w:p w14:paraId="319FFA8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Fletcher, B. S. 1973. “The Ecology of a Natural Population of the Queensland.” </w:t>
      </w:r>
      <w:r w:rsidRPr="00697000">
        <w:rPr>
          <w:rFonts w:ascii="Arial" w:hAnsi="Arial" w:cs="Arial"/>
          <w:i/>
          <w:iCs/>
          <w:noProof/>
        </w:rPr>
        <w:t>Australian Journal of Zoology</w:t>
      </w:r>
      <w:r w:rsidRPr="00697000">
        <w:rPr>
          <w:rFonts w:ascii="Arial" w:hAnsi="Arial" w:cs="Arial"/>
          <w:noProof/>
        </w:rPr>
        <w:t xml:space="preserve"> 21(4):437–75.</w:t>
      </w:r>
    </w:p>
    <w:p w14:paraId="615A6A9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Freeman, Benjamin G., Micah N. Scholer, Viviana Ruiz-Gutierrez, and John W. Fitzpatrick. 2018. “Climate Change Causes Upslope Shifts and Mountaintop Extirpations in a Tropical Bird Community.”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115(47):11982–87.</w:t>
      </w:r>
    </w:p>
    <w:p w14:paraId="64B77FD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Freeman, Benjamin G., Yiluan Song, Kenneth J. Feeley, and Kai Zhu. 2021. “Montane Species Track Rising Temperatures Better in the Tropics than in the Temperate Zone.” </w:t>
      </w:r>
      <w:r w:rsidRPr="00697000">
        <w:rPr>
          <w:rFonts w:ascii="Arial" w:hAnsi="Arial" w:cs="Arial"/>
          <w:i/>
          <w:iCs/>
          <w:noProof/>
        </w:rPr>
        <w:t>Ecology Letters</w:t>
      </w:r>
      <w:r w:rsidRPr="00697000">
        <w:rPr>
          <w:rFonts w:ascii="Arial" w:hAnsi="Arial" w:cs="Arial"/>
          <w:noProof/>
        </w:rPr>
        <w:t xml:space="preserve"> ele.13762.</w:t>
      </w:r>
    </w:p>
    <w:p w14:paraId="6EAFB1E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697000">
        <w:rPr>
          <w:rFonts w:ascii="Arial" w:hAnsi="Arial" w:cs="Arial"/>
          <w:i/>
          <w:iCs/>
          <w:noProof/>
        </w:rPr>
        <w:t>Ecology</w:t>
      </w:r>
      <w:r w:rsidRPr="00697000">
        <w:rPr>
          <w:rFonts w:ascii="Arial" w:hAnsi="Arial" w:cs="Arial"/>
          <w:noProof/>
        </w:rPr>
        <w:t>.</w:t>
      </w:r>
    </w:p>
    <w:p w14:paraId="65487BC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113(3):680–85.</w:t>
      </w:r>
    </w:p>
    <w:p w14:paraId="28C1563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Gaston, Kevin J. and Steven L. Chown. 1999. “Elevation and Climatic Tolerance: A Test Using Dung Beetles.” </w:t>
      </w:r>
      <w:r w:rsidRPr="00697000">
        <w:rPr>
          <w:rFonts w:ascii="Arial" w:hAnsi="Arial" w:cs="Arial"/>
          <w:i/>
          <w:iCs/>
          <w:noProof/>
        </w:rPr>
        <w:t>Oikos</w:t>
      </w:r>
      <w:r w:rsidRPr="00697000">
        <w:rPr>
          <w:rFonts w:ascii="Arial" w:hAnsi="Arial" w:cs="Arial"/>
          <w:noProof/>
        </w:rPr>
        <w:t xml:space="preserve"> 86(3):584.</w:t>
      </w:r>
    </w:p>
    <w:p w14:paraId="1C14419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Gibert, Patricia, Brigitte Moreteau, Georges Pétavy, Dev Karan, and Jean R. David. 2001. “Chill-Coma Tolerance, a Major Climatic Adaptation among Drosophila Species.” </w:t>
      </w:r>
      <w:r w:rsidRPr="00697000">
        <w:rPr>
          <w:rFonts w:ascii="Arial" w:hAnsi="Arial" w:cs="Arial"/>
          <w:i/>
          <w:iCs/>
          <w:noProof/>
        </w:rPr>
        <w:t>Evolution</w:t>
      </w:r>
      <w:r w:rsidRPr="00697000">
        <w:rPr>
          <w:rFonts w:ascii="Arial" w:hAnsi="Arial" w:cs="Arial"/>
          <w:noProof/>
        </w:rPr>
        <w:t xml:space="preserve"> 55(5):1063–68.</w:t>
      </w:r>
    </w:p>
    <w:p w14:paraId="5023E7C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Gilman, Sarah E., Mark C. Urban, Joshua Tewksbury, George W. Gilchrist, and Robert D. Holt. 2010. “A Framework for Community Interactions under Climate Change.” </w:t>
      </w:r>
      <w:r w:rsidRPr="00697000">
        <w:rPr>
          <w:rFonts w:ascii="Arial" w:hAnsi="Arial" w:cs="Arial"/>
          <w:i/>
          <w:iCs/>
          <w:noProof/>
        </w:rPr>
        <w:t>Trends in Ecology and Evolution</w:t>
      </w:r>
      <w:r w:rsidRPr="00697000">
        <w:rPr>
          <w:rFonts w:ascii="Arial" w:hAnsi="Arial" w:cs="Arial"/>
          <w:noProof/>
        </w:rPr>
        <w:t xml:space="preserve"> 25(6):325–31.</w:t>
      </w:r>
    </w:p>
    <w:p w14:paraId="0C7FE5E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Goulet, Celine T., Michael B. Thompson, and David G. Chapple. 2017. “Repeatability and Correlation of Physiological Traits: Do Ectotherms Have a ‘Thermal Type’?” </w:t>
      </w:r>
      <w:r w:rsidRPr="00697000">
        <w:rPr>
          <w:rFonts w:ascii="Arial" w:hAnsi="Arial" w:cs="Arial"/>
          <w:i/>
          <w:iCs/>
          <w:noProof/>
        </w:rPr>
        <w:t>Ecology and Evolution</w:t>
      </w:r>
      <w:r w:rsidRPr="00697000">
        <w:rPr>
          <w:rFonts w:ascii="Arial" w:hAnsi="Arial" w:cs="Arial"/>
          <w:noProof/>
        </w:rPr>
        <w:t xml:space="preserve"> 7(2):710–19.</w:t>
      </w:r>
    </w:p>
    <w:p w14:paraId="21A2DD1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Hangartner, Sandra and Ary A. Hoffmann. 2016. “Evolutionary Potential of Multiple Measures of Upper Thermal Tolerance in Drosophila Melanogaster.” </w:t>
      </w:r>
      <w:r w:rsidRPr="00697000">
        <w:rPr>
          <w:rFonts w:ascii="Arial" w:hAnsi="Arial" w:cs="Arial"/>
          <w:i/>
          <w:iCs/>
          <w:noProof/>
        </w:rPr>
        <w:t>Functional Ecology</w:t>
      </w:r>
      <w:r w:rsidRPr="00697000">
        <w:rPr>
          <w:rFonts w:ascii="Arial" w:hAnsi="Arial" w:cs="Arial"/>
          <w:noProof/>
        </w:rPr>
        <w:t xml:space="preserve"> 30(3):442–52.</w:t>
      </w:r>
    </w:p>
    <w:p w14:paraId="00090BA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Hargreaves, Anna L., Karen E. Samis, and Christopher G. Eckert. 2014. “Are Species’ Range Limits Simply Niche Limits Writ Large? A Review of Transplant Experiments beyond the Range.” </w:t>
      </w:r>
      <w:r w:rsidRPr="00697000">
        <w:rPr>
          <w:rFonts w:ascii="Arial" w:hAnsi="Arial" w:cs="Arial"/>
          <w:i/>
          <w:iCs/>
          <w:noProof/>
        </w:rPr>
        <w:t>American Naturalist</w:t>
      </w:r>
      <w:r w:rsidRPr="00697000">
        <w:rPr>
          <w:rFonts w:ascii="Arial" w:hAnsi="Arial" w:cs="Arial"/>
          <w:noProof/>
        </w:rPr>
        <w:t xml:space="preserve"> 183(2):157–73.</w:t>
      </w:r>
    </w:p>
    <w:p w14:paraId="7611045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Hassell, M. P. and H. N. Comins. 1976. “Discrete Time Models for Two-Species Competition.” </w:t>
      </w:r>
      <w:r w:rsidRPr="00697000">
        <w:rPr>
          <w:rFonts w:ascii="Arial" w:hAnsi="Arial" w:cs="Arial"/>
          <w:i/>
          <w:iCs/>
          <w:noProof/>
        </w:rPr>
        <w:t>Theoretical Population Biology</w:t>
      </w:r>
      <w:r w:rsidRPr="00697000">
        <w:rPr>
          <w:rFonts w:ascii="Arial" w:hAnsi="Arial" w:cs="Arial"/>
          <w:noProof/>
        </w:rPr>
        <w:t xml:space="preserve"> 9(2):202–21.</w:t>
      </w:r>
    </w:p>
    <w:p w14:paraId="05E1904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HilleRisLambers, J., P. B. Adler, W. S. Harpole, J. M. Levine, and M. M. Mayfield. 2012. “Rethinking Community Assembly through the Lens of Coexistence Theory.” </w:t>
      </w:r>
      <w:r w:rsidRPr="00697000">
        <w:rPr>
          <w:rFonts w:ascii="Arial" w:hAnsi="Arial" w:cs="Arial"/>
          <w:i/>
          <w:iCs/>
          <w:noProof/>
        </w:rPr>
        <w:t>Annual Review of Ecology, Evolution, and Systematics</w:t>
      </w:r>
      <w:r w:rsidRPr="00697000">
        <w:rPr>
          <w:rFonts w:ascii="Arial" w:hAnsi="Arial" w:cs="Arial"/>
          <w:noProof/>
        </w:rPr>
        <w:t xml:space="preserve"> 43(1):227–48.</w:t>
      </w:r>
    </w:p>
    <w:p w14:paraId="396893F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 A. 2010. “Physiological Climatic Limits in Drosophila: Patterns and Implications.” </w:t>
      </w:r>
      <w:r w:rsidRPr="00697000">
        <w:rPr>
          <w:rFonts w:ascii="Arial" w:hAnsi="Arial" w:cs="Arial"/>
          <w:i/>
          <w:iCs/>
          <w:noProof/>
        </w:rPr>
        <w:t>Journal of Experimental Biology</w:t>
      </w:r>
      <w:r w:rsidRPr="00697000">
        <w:rPr>
          <w:rFonts w:ascii="Arial" w:hAnsi="Arial" w:cs="Arial"/>
          <w:noProof/>
        </w:rPr>
        <w:t xml:space="preserve"> 213(6):870–80.</w:t>
      </w:r>
    </w:p>
    <w:p w14:paraId="7C00351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Alisha Anderson, and Rebecca Hallas. 2002. “Opposing Clines for High and Low Temperature Resistance in Drosophila Melanogaster.” </w:t>
      </w:r>
      <w:r w:rsidRPr="00697000">
        <w:rPr>
          <w:rFonts w:ascii="Arial" w:hAnsi="Arial" w:cs="Arial"/>
          <w:i/>
          <w:iCs/>
          <w:noProof/>
        </w:rPr>
        <w:t>Ecology Letters</w:t>
      </w:r>
      <w:r w:rsidRPr="00697000">
        <w:rPr>
          <w:rFonts w:ascii="Arial" w:hAnsi="Arial" w:cs="Arial"/>
          <w:noProof/>
        </w:rPr>
        <w:t xml:space="preserve"> 5(5):614–18.</w:t>
      </w:r>
    </w:p>
    <w:p w14:paraId="2F021B4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and Mark W. Blows. 1994. “Species Borders: Ecological and Evolutionary Perspectives.” </w:t>
      </w:r>
      <w:r w:rsidRPr="00697000">
        <w:rPr>
          <w:rFonts w:ascii="Arial" w:hAnsi="Arial" w:cs="Arial"/>
          <w:i/>
          <w:iCs/>
          <w:noProof/>
        </w:rPr>
        <w:t>Trends in Ecology and Evolution</w:t>
      </w:r>
      <w:r w:rsidRPr="00697000">
        <w:rPr>
          <w:rFonts w:ascii="Arial" w:hAnsi="Arial" w:cs="Arial"/>
          <w:noProof/>
        </w:rPr>
        <w:t xml:space="preserve"> 9(6):223–27.</w:t>
      </w:r>
    </w:p>
    <w:p w14:paraId="7EDC93B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Steven L. Chown, and Susana Clusella-Trullas. 2013. “Upper Thermal Limits in Terrestrial Ectotherms: How Constrained Are They?” edited by C. Fox. </w:t>
      </w:r>
      <w:r w:rsidRPr="00697000">
        <w:rPr>
          <w:rFonts w:ascii="Arial" w:hAnsi="Arial" w:cs="Arial"/>
          <w:i/>
          <w:iCs/>
          <w:noProof/>
        </w:rPr>
        <w:t>Functional Ecology</w:t>
      </w:r>
      <w:r w:rsidRPr="00697000">
        <w:rPr>
          <w:rFonts w:ascii="Arial" w:hAnsi="Arial" w:cs="Arial"/>
          <w:noProof/>
        </w:rPr>
        <w:t xml:space="preserve"> 27(4):934–49.</w:t>
      </w:r>
    </w:p>
    <w:p w14:paraId="6F1B73B2"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Jesper G. Sørensen, and Volker Loeschcke. 2003. “Adaptation of Drosophila to Temperature Extremes: Bringing Together Quantitative and Molecular Approaches.” </w:t>
      </w:r>
      <w:r w:rsidRPr="00697000">
        <w:rPr>
          <w:rFonts w:ascii="Arial" w:hAnsi="Arial" w:cs="Arial"/>
          <w:i/>
          <w:iCs/>
          <w:noProof/>
        </w:rPr>
        <w:t>Journal of Thermal Biology</w:t>
      </w:r>
      <w:r w:rsidRPr="00697000">
        <w:rPr>
          <w:rFonts w:ascii="Arial" w:hAnsi="Arial" w:cs="Arial"/>
          <w:noProof/>
        </w:rPr>
        <w:t xml:space="preserve"> 28(3):175–216.</w:t>
      </w:r>
    </w:p>
    <w:p w14:paraId="0B32781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Huang, Shu Ping and Ming Chung Tu. 2008. “Heat Tolerance and Altitudinal Distribution of a Mountainous Lizard, Takydromus Hsuehshanensis, in Taiwan.” </w:t>
      </w:r>
      <w:r w:rsidRPr="00697000">
        <w:rPr>
          <w:rFonts w:ascii="Arial" w:hAnsi="Arial" w:cs="Arial"/>
          <w:i/>
          <w:iCs/>
          <w:noProof/>
        </w:rPr>
        <w:t>Journal of Thermal Biology</w:t>
      </w:r>
      <w:r w:rsidRPr="00697000">
        <w:rPr>
          <w:rFonts w:ascii="Arial" w:hAnsi="Arial" w:cs="Arial"/>
          <w:noProof/>
        </w:rPr>
        <w:t xml:space="preserve"> 33(1):48–56.</w:t>
      </w:r>
    </w:p>
    <w:p w14:paraId="2A34D62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697000">
        <w:rPr>
          <w:rFonts w:ascii="Arial" w:hAnsi="Arial" w:cs="Arial"/>
          <w:i/>
          <w:iCs/>
          <w:noProof/>
        </w:rPr>
        <w:t>Proceedings of the Royal Society B: Biological Sciences</w:t>
      </w:r>
      <w:r w:rsidRPr="00697000">
        <w:rPr>
          <w:rFonts w:ascii="Arial" w:hAnsi="Arial" w:cs="Arial"/>
          <w:noProof/>
        </w:rPr>
        <w:t xml:space="preserve"> 276(1664):1939–48.</w:t>
      </w:r>
    </w:p>
    <w:p w14:paraId="480875E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and Joel G. Kingsolver. 1989. “Evolution of Thermal Sensitivity of Ectotherm Performance.” </w:t>
      </w:r>
      <w:r w:rsidRPr="00697000">
        <w:rPr>
          <w:rFonts w:ascii="Arial" w:hAnsi="Arial" w:cs="Arial"/>
          <w:i/>
          <w:iCs/>
          <w:noProof/>
        </w:rPr>
        <w:t>Trends in Ecology and Evolution</w:t>
      </w:r>
      <w:r w:rsidRPr="00697000">
        <w:rPr>
          <w:rFonts w:ascii="Arial" w:hAnsi="Arial" w:cs="Arial"/>
          <w:noProof/>
        </w:rPr>
        <w:t xml:space="preserve"> 4(5):131–35.</w:t>
      </w:r>
    </w:p>
    <w:p w14:paraId="07A0E42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and R. D. Stevenson. 1979. “Integrating Thermal Physiology and Ecology of Ectotherms: A Discussion of Approaches.” </w:t>
      </w:r>
      <w:r w:rsidRPr="00697000">
        <w:rPr>
          <w:rFonts w:ascii="Arial" w:hAnsi="Arial" w:cs="Arial"/>
          <w:i/>
          <w:iCs/>
          <w:noProof/>
        </w:rPr>
        <w:t>Integrative and Comparative Biology</w:t>
      </w:r>
      <w:r w:rsidRPr="00697000">
        <w:rPr>
          <w:rFonts w:ascii="Arial" w:hAnsi="Arial" w:cs="Arial"/>
          <w:noProof/>
        </w:rPr>
        <w:t xml:space="preserve"> 19(1):357–66.</w:t>
      </w:r>
    </w:p>
    <w:p w14:paraId="425EA5C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697000">
        <w:rPr>
          <w:rFonts w:ascii="Arial" w:hAnsi="Arial" w:cs="Arial"/>
          <w:i/>
          <w:iCs/>
          <w:noProof/>
        </w:rPr>
        <w:t>Ecography</w:t>
      </w:r>
      <w:r w:rsidRPr="00697000">
        <w:rPr>
          <w:rFonts w:ascii="Arial" w:hAnsi="Arial" w:cs="Arial"/>
          <w:noProof/>
        </w:rPr>
        <w:t xml:space="preserve"> 36(1):1–12.</w:t>
      </w:r>
    </w:p>
    <w:p w14:paraId="440BBBA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697000">
        <w:rPr>
          <w:rFonts w:ascii="Arial" w:hAnsi="Arial" w:cs="Arial"/>
          <w:i/>
          <w:iCs/>
          <w:noProof/>
        </w:rPr>
        <w:t>Ecography</w:t>
      </w:r>
      <w:r w:rsidRPr="00697000">
        <w:rPr>
          <w:rFonts w:ascii="Arial" w:hAnsi="Arial" w:cs="Arial"/>
          <w:noProof/>
        </w:rPr>
        <w:t xml:space="preserve"> 36(1):1–12.</w:t>
      </w:r>
    </w:p>
    <w:p w14:paraId="112B047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697000">
        <w:rPr>
          <w:rFonts w:ascii="Arial" w:hAnsi="Arial" w:cs="Arial"/>
          <w:i/>
          <w:iCs/>
          <w:noProof/>
        </w:rPr>
        <w:t>BioRxiv</w:t>
      </w:r>
      <w:r w:rsidRPr="00697000">
        <w:rPr>
          <w:rFonts w:ascii="Arial" w:hAnsi="Arial" w:cs="Arial"/>
          <w:noProof/>
        </w:rPr>
        <w:t xml:space="preserve"> 1-16 https://doi.org/10.1101/2020.07.21.213678.</w:t>
      </w:r>
    </w:p>
    <w:p w14:paraId="3A57C47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697000">
        <w:rPr>
          <w:rFonts w:ascii="Arial" w:hAnsi="Arial" w:cs="Arial"/>
          <w:i/>
          <w:iCs/>
          <w:noProof/>
        </w:rPr>
        <w:t>Functional Ecology</w:t>
      </w:r>
      <w:r w:rsidRPr="00697000">
        <w:rPr>
          <w:rFonts w:ascii="Arial" w:hAnsi="Arial" w:cs="Arial"/>
          <w:noProof/>
        </w:rPr>
        <w:t xml:space="preserve"> 33(4):629–42.</w:t>
      </w:r>
    </w:p>
    <w:p w14:paraId="5418E4A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Kearney, Michael and Warren Porter. 2009. “Mechanistic Niche Modelling: Combining Physiological and Spatial Data to Predict Species’ Ranges.” </w:t>
      </w:r>
      <w:r w:rsidRPr="00697000">
        <w:rPr>
          <w:rFonts w:ascii="Arial" w:hAnsi="Arial" w:cs="Arial"/>
          <w:i/>
          <w:iCs/>
          <w:noProof/>
        </w:rPr>
        <w:t>Ecology Letters</w:t>
      </w:r>
      <w:r w:rsidRPr="00697000">
        <w:rPr>
          <w:rFonts w:ascii="Arial" w:hAnsi="Arial" w:cs="Arial"/>
          <w:noProof/>
        </w:rPr>
        <w:t xml:space="preserve"> 12(4):334–50.</w:t>
      </w:r>
    </w:p>
    <w:p w14:paraId="5A08587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109(40):16228–33.</w:t>
      </w:r>
    </w:p>
    <w:p w14:paraId="0D37CFB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697000">
        <w:rPr>
          <w:rFonts w:ascii="Arial" w:hAnsi="Arial" w:cs="Arial"/>
          <w:i/>
          <w:iCs/>
          <w:noProof/>
        </w:rPr>
        <w:t>Proceedings of the Royal Society B: Biological Sciences</w:t>
      </w:r>
      <w:r w:rsidRPr="00697000">
        <w:rPr>
          <w:rFonts w:ascii="Arial" w:hAnsi="Arial" w:cs="Arial"/>
          <w:noProof/>
        </w:rPr>
        <w:t xml:space="preserve"> 281(1789).</w:t>
      </w:r>
    </w:p>
    <w:p w14:paraId="31284F3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Kimura, Masahito T. 2004. “Cold and Heat Tolerance of Drosophilid Flies with Reference to Their Latitudinal Distributions.” </w:t>
      </w:r>
      <w:r w:rsidRPr="00697000">
        <w:rPr>
          <w:rFonts w:ascii="Arial" w:hAnsi="Arial" w:cs="Arial"/>
          <w:i/>
          <w:iCs/>
          <w:noProof/>
        </w:rPr>
        <w:t>Oecologia</w:t>
      </w:r>
      <w:r w:rsidRPr="00697000">
        <w:rPr>
          <w:rFonts w:ascii="Arial" w:hAnsi="Arial" w:cs="Arial"/>
          <w:noProof/>
        </w:rPr>
        <w:t xml:space="preserve"> 140(3):442–49.</w:t>
      </w:r>
    </w:p>
    <w:p w14:paraId="7273992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Kingsolver, Joel G., Sarah E. Diamond, and Lauren B. Buckley. 2013. “Heat Stress and the Fitness Consequences of Climate Change for Terrestrial Ectotherms” edited by J. Grindstaff. </w:t>
      </w:r>
      <w:r w:rsidRPr="00697000">
        <w:rPr>
          <w:rFonts w:ascii="Arial" w:hAnsi="Arial" w:cs="Arial"/>
          <w:i/>
          <w:iCs/>
          <w:noProof/>
        </w:rPr>
        <w:t>Functional Ecology</w:t>
      </w:r>
      <w:r w:rsidRPr="00697000">
        <w:rPr>
          <w:rFonts w:ascii="Arial" w:hAnsi="Arial" w:cs="Arial"/>
          <w:noProof/>
        </w:rPr>
        <w:t xml:space="preserve"> 27(6):1415–23.</w:t>
      </w:r>
    </w:p>
    <w:p w14:paraId="57C6E1B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Krebs, Robert A. and J. S. F. Barker. 1991. “Coexistence of Ecologically Similar Colonising Species: Intra- and Interspecific Competition in Drosophila Aldrichi and D. Buzzatii.” </w:t>
      </w:r>
      <w:r w:rsidRPr="00697000">
        <w:rPr>
          <w:rFonts w:ascii="Arial" w:hAnsi="Arial" w:cs="Arial"/>
          <w:i/>
          <w:iCs/>
          <w:noProof/>
        </w:rPr>
        <w:t>Australian Journal of Zoology</w:t>
      </w:r>
      <w:r w:rsidRPr="00697000">
        <w:rPr>
          <w:rFonts w:ascii="Arial" w:hAnsi="Arial" w:cs="Arial"/>
          <w:noProof/>
        </w:rPr>
        <w:t xml:space="preserve"> 39(5):499–508.</w:t>
      </w:r>
    </w:p>
    <w:p w14:paraId="03CD985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697000">
        <w:rPr>
          <w:rFonts w:ascii="Arial" w:hAnsi="Arial" w:cs="Arial"/>
          <w:i/>
          <w:iCs/>
          <w:noProof/>
        </w:rPr>
        <w:t>Biological Conservation</w:t>
      </w:r>
      <w:r w:rsidRPr="00697000">
        <w:rPr>
          <w:rFonts w:ascii="Arial" w:hAnsi="Arial" w:cs="Arial"/>
          <w:noProof/>
        </w:rPr>
        <w:t xml:space="preserve"> 144(1):548–57.</w:t>
      </w:r>
    </w:p>
    <w:p w14:paraId="01596B2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Logan, Jesse A., Jacques Régnière, and James A. Powell. 2003. “Assessing the Impacts of Global Warming on Forest Pest Dynamics.” Pp. 130–37 in </w:t>
      </w:r>
      <w:r w:rsidRPr="00697000">
        <w:rPr>
          <w:rFonts w:ascii="Arial" w:hAnsi="Arial" w:cs="Arial"/>
          <w:i/>
          <w:iCs/>
          <w:noProof/>
        </w:rPr>
        <w:t>Frontiers in Ecology and the Environment</w:t>
      </w:r>
      <w:r w:rsidRPr="00697000">
        <w:rPr>
          <w:rFonts w:ascii="Arial" w:hAnsi="Arial" w:cs="Arial"/>
          <w:noProof/>
        </w:rPr>
        <w:t>. Vol. 1. Ecological Society of America.</w:t>
      </w:r>
    </w:p>
    <w:p w14:paraId="5E70066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Louthan, Allison M., Daniel F. Doak, and Amy L. Angert. 2015. “Where and When Do Species Interactions Set Range Limits?” </w:t>
      </w:r>
      <w:r w:rsidRPr="00697000">
        <w:rPr>
          <w:rFonts w:ascii="Arial" w:hAnsi="Arial" w:cs="Arial"/>
          <w:i/>
          <w:iCs/>
          <w:noProof/>
        </w:rPr>
        <w:t>Trends in Ecology and Evolution</w:t>
      </w:r>
      <w:r w:rsidRPr="00697000">
        <w:rPr>
          <w:rFonts w:ascii="Arial" w:hAnsi="Arial" w:cs="Arial"/>
          <w:noProof/>
        </w:rPr>
        <w:t xml:space="preserve"> 30(12):780–92.</w:t>
      </w:r>
    </w:p>
    <w:p w14:paraId="0AB1FAA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697000">
        <w:rPr>
          <w:rFonts w:ascii="Arial" w:hAnsi="Arial" w:cs="Arial"/>
          <w:i/>
          <w:iCs/>
          <w:noProof/>
        </w:rPr>
        <w:t>Ecological Monographs</w:t>
      </w:r>
      <w:r w:rsidRPr="00697000">
        <w:rPr>
          <w:rFonts w:ascii="Arial" w:hAnsi="Arial" w:cs="Arial"/>
          <w:noProof/>
        </w:rPr>
        <w:t xml:space="preserve"> 84(1):131–49.</w:t>
      </w:r>
    </w:p>
    <w:p w14:paraId="68E9B3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Ma, Gang, Ary A. Hoffmann, and Chun Sen Ma. 2015. “Daily Temperature Extremes Play an Important Role in Predicting Thermal Effects.” </w:t>
      </w:r>
      <w:r w:rsidRPr="00697000">
        <w:rPr>
          <w:rFonts w:ascii="Arial" w:hAnsi="Arial" w:cs="Arial"/>
          <w:i/>
          <w:iCs/>
          <w:noProof/>
        </w:rPr>
        <w:t>Journal of Experimental Biology</w:t>
      </w:r>
      <w:r w:rsidRPr="00697000">
        <w:rPr>
          <w:rFonts w:ascii="Arial" w:hAnsi="Arial" w:cs="Arial"/>
          <w:noProof/>
        </w:rPr>
        <w:t xml:space="preserve"> 218(14):2289–96.</w:t>
      </w:r>
    </w:p>
    <w:p w14:paraId="688BD5B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697000">
        <w:rPr>
          <w:rFonts w:ascii="Arial" w:hAnsi="Arial" w:cs="Arial"/>
          <w:i/>
          <w:iCs/>
          <w:noProof/>
        </w:rPr>
        <w:t>Drosophila</w:t>
      </w:r>
      <w:r w:rsidRPr="00697000">
        <w:rPr>
          <w:rFonts w:ascii="Arial" w:hAnsi="Arial" w:cs="Arial"/>
          <w:noProof/>
        </w:rPr>
        <w:t xml:space="preserve"> Species.” </w:t>
      </w:r>
      <w:r w:rsidRPr="00697000">
        <w:rPr>
          <w:rFonts w:ascii="Arial" w:hAnsi="Arial" w:cs="Arial"/>
          <w:i/>
          <w:iCs/>
          <w:noProof/>
        </w:rPr>
        <w:t>Philosophical Transactions of the Royal Society B: Biological Sciences</w:t>
      </w:r>
      <w:r w:rsidRPr="00697000">
        <w:rPr>
          <w:rFonts w:ascii="Arial" w:hAnsi="Arial" w:cs="Arial"/>
          <w:noProof/>
        </w:rPr>
        <w:t xml:space="preserve"> 374(1778):20180548.</w:t>
      </w:r>
    </w:p>
    <w:p w14:paraId="579367F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697000">
        <w:rPr>
          <w:rFonts w:ascii="Arial" w:hAnsi="Arial" w:cs="Arial"/>
          <w:i/>
          <w:iCs/>
          <w:noProof/>
        </w:rPr>
        <w:t>Journal of Animal Ecology</w:t>
      </w:r>
      <w:r w:rsidRPr="00697000">
        <w:rPr>
          <w:rFonts w:ascii="Arial" w:hAnsi="Arial" w:cs="Arial"/>
          <w:noProof/>
        </w:rPr>
        <w:t xml:space="preserve"> 77(1):145–55.</w:t>
      </w:r>
    </w:p>
    <w:p w14:paraId="4D0819F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697000">
        <w:rPr>
          <w:rFonts w:ascii="Arial" w:hAnsi="Arial" w:cs="Arial"/>
          <w:i/>
          <w:iCs/>
          <w:noProof/>
        </w:rPr>
        <w:t>Journal of Natural History</w:t>
      </w:r>
      <w:r w:rsidRPr="00697000">
        <w:rPr>
          <w:rFonts w:ascii="Arial" w:hAnsi="Arial" w:cs="Arial"/>
          <w:noProof/>
        </w:rPr>
        <w:t xml:space="preserve"> 41(25–28):1731–38.</w:t>
      </w:r>
    </w:p>
    <w:p w14:paraId="4AD8EB2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697000">
        <w:rPr>
          <w:rFonts w:ascii="Arial" w:hAnsi="Arial" w:cs="Arial"/>
          <w:i/>
          <w:iCs/>
          <w:noProof/>
        </w:rPr>
        <w:t>Oecologia</w:t>
      </w:r>
      <w:r w:rsidRPr="00697000">
        <w:rPr>
          <w:rFonts w:ascii="Arial" w:hAnsi="Arial" w:cs="Arial"/>
          <w:noProof/>
        </w:rPr>
        <w:t xml:space="preserve"> 188(2):333–42.</w:t>
      </w:r>
    </w:p>
    <w:p w14:paraId="7EC2098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697000">
        <w:rPr>
          <w:rFonts w:ascii="Arial" w:hAnsi="Arial" w:cs="Arial"/>
          <w:i/>
          <w:iCs/>
          <w:noProof/>
        </w:rPr>
        <w:t>Global Change Biology</w:t>
      </w:r>
      <w:r w:rsidRPr="00697000">
        <w:rPr>
          <w:rFonts w:ascii="Arial" w:hAnsi="Arial" w:cs="Arial"/>
          <w:noProof/>
        </w:rPr>
        <w:t xml:space="preserve"> 23(5):1847–60.</w:t>
      </w:r>
    </w:p>
    <w:p w14:paraId="74F3D85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697000">
        <w:rPr>
          <w:rFonts w:ascii="Arial" w:hAnsi="Arial" w:cs="Arial"/>
          <w:i/>
          <w:iCs/>
          <w:noProof/>
        </w:rPr>
        <w:t>Global Change Biology</w:t>
      </w:r>
      <w:r w:rsidRPr="00697000">
        <w:rPr>
          <w:rFonts w:ascii="Arial" w:hAnsi="Arial" w:cs="Arial"/>
          <w:noProof/>
        </w:rPr>
        <w:t xml:space="preserve"> 20(6):1738–50.</w:t>
      </w:r>
    </w:p>
    <w:p w14:paraId="49BF048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697000">
        <w:rPr>
          <w:rFonts w:ascii="Arial" w:hAnsi="Arial" w:cs="Arial"/>
          <w:i/>
          <w:iCs/>
          <w:noProof/>
        </w:rPr>
        <w:t>Nature Climate Change</w:t>
      </w:r>
      <w:r w:rsidRPr="00697000">
        <w:rPr>
          <w:rFonts w:ascii="Arial" w:hAnsi="Arial" w:cs="Arial"/>
          <w:noProof/>
        </w:rPr>
        <w:t xml:space="preserve"> 11(6):481–84.</w:t>
      </w:r>
    </w:p>
    <w:p w14:paraId="401D8C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697000">
        <w:rPr>
          <w:rFonts w:ascii="Arial" w:hAnsi="Arial" w:cs="Arial"/>
          <w:i/>
          <w:iCs/>
          <w:noProof/>
        </w:rPr>
        <w:t>Science</w:t>
      </w:r>
      <w:r w:rsidRPr="00697000">
        <w:rPr>
          <w:rFonts w:ascii="Arial" w:hAnsi="Arial" w:cs="Arial"/>
          <w:noProof/>
        </w:rPr>
        <w:t xml:space="preserve"> 355(6332):1–9.</w:t>
      </w:r>
    </w:p>
    <w:p w14:paraId="4897921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Peterson, Megan L., Daniel F. Doak, and William F. Morris. 2019. “Incorporating Local Adaptation into Forecasts of Species’ Distribution and Abundance under Climate Change.” </w:t>
      </w:r>
      <w:r w:rsidRPr="00697000">
        <w:rPr>
          <w:rFonts w:ascii="Arial" w:hAnsi="Arial" w:cs="Arial"/>
          <w:i/>
          <w:iCs/>
          <w:noProof/>
        </w:rPr>
        <w:t>Global Change Biology</w:t>
      </w:r>
      <w:r w:rsidRPr="00697000">
        <w:rPr>
          <w:rFonts w:ascii="Arial" w:hAnsi="Arial" w:cs="Arial"/>
          <w:noProof/>
        </w:rPr>
        <w:t xml:space="preserve"> 25(3):775–93.</w:t>
      </w:r>
    </w:p>
    <w:p w14:paraId="79CC138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Saxon, A. D., E. K. O’Brien, and J. R. Bridle. 2018. “Temperature Fluctuations during Development Reduce Male Fitness and May Limit Adaptive Potential in Tropical Rainforest Drosophila.” </w:t>
      </w:r>
      <w:r w:rsidRPr="00697000">
        <w:rPr>
          <w:rFonts w:ascii="Arial" w:hAnsi="Arial" w:cs="Arial"/>
          <w:i/>
          <w:iCs/>
          <w:noProof/>
        </w:rPr>
        <w:t>Journal of Evolutionary Biology</w:t>
      </w:r>
      <w:r w:rsidRPr="00697000">
        <w:rPr>
          <w:rFonts w:ascii="Arial" w:hAnsi="Arial" w:cs="Arial"/>
          <w:noProof/>
        </w:rPr>
        <w:t xml:space="preserve"> 31(3):405–15.</w:t>
      </w:r>
    </w:p>
    <w:p w14:paraId="251540F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Schemske, Douglas W., Gary G. Mittelbach, Howard V. Cornell, James M. Sobel, and Kaustuv Roy. 2009. “Is There a Latitudinal Gradient in the Importance of Biotic Interactions?” </w:t>
      </w:r>
      <w:r w:rsidRPr="00697000">
        <w:rPr>
          <w:rFonts w:ascii="Arial" w:hAnsi="Arial" w:cs="Arial"/>
          <w:i/>
          <w:iCs/>
          <w:noProof/>
        </w:rPr>
        <w:t>Annual Review of Ecology, Evolution, and Systematics</w:t>
      </w:r>
      <w:r w:rsidRPr="00697000">
        <w:rPr>
          <w:rFonts w:ascii="Arial" w:hAnsi="Arial" w:cs="Arial"/>
          <w:noProof/>
        </w:rPr>
        <w:t xml:space="preserve"> 40(1):245–69.</w:t>
      </w:r>
    </w:p>
    <w:p w14:paraId="3B69017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697000">
        <w:rPr>
          <w:rFonts w:ascii="Arial" w:hAnsi="Arial" w:cs="Arial"/>
          <w:i/>
          <w:iCs/>
          <w:noProof/>
        </w:rPr>
        <w:t>Zootaxa</w:t>
      </w:r>
      <w:r w:rsidRPr="00697000">
        <w:rPr>
          <w:rFonts w:ascii="Arial" w:hAnsi="Arial" w:cs="Arial"/>
          <w:noProof/>
        </w:rPr>
        <w:t xml:space="preserve"> (1333):1–23.</w:t>
      </w:r>
    </w:p>
    <w:p w14:paraId="466926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Sheldon, Kimberly S., Sylvia Yang, and Joshua J. Tewksbury. 2011. “Climate Change and Community Disassembly: Impacts of Warming on Tropical and Temperate Montane Community Structure.” </w:t>
      </w:r>
      <w:r w:rsidRPr="00697000">
        <w:rPr>
          <w:rFonts w:ascii="Arial" w:hAnsi="Arial" w:cs="Arial"/>
          <w:i/>
          <w:iCs/>
          <w:noProof/>
        </w:rPr>
        <w:t>Ecology Letters</w:t>
      </w:r>
      <w:r w:rsidRPr="00697000">
        <w:rPr>
          <w:rFonts w:ascii="Arial" w:hAnsi="Arial" w:cs="Arial"/>
          <w:noProof/>
        </w:rPr>
        <w:t xml:space="preserve"> 14(12):1191–1200.</w:t>
      </w:r>
    </w:p>
    <w:p w14:paraId="4AE80D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697000">
        <w:rPr>
          <w:rFonts w:ascii="Arial" w:hAnsi="Arial" w:cs="Arial"/>
          <w:i/>
          <w:iCs/>
          <w:noProof/>
        </w:rPr>
        <w:t>Ecology Letters</w:t>
      </w:r>
      <w:r w:rsidRPr="00697000">
        <w:rPr>
          <w:rFonts w:ascii="Arial" w:hAnsi="Arial" w:cs="Arial"/>
          <w:noProof/>
        </w:rPr>
        <w:t xml:space="preserve"> 19(11):1372–85.</w:t>
      </w:r>
    </w:p>
    <w:p w14:paraId="434BDE9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Srinivasan, Umesh, Paul R. Elsen, Morgan W. Tingley, and David S. Wilcove. 2018. “Temperature and Competition Interact to Structure Himalayan Bird Communities.” </w:t>
      </w:r>
      <w:r w:rsidRPr="00697000">
        <w:rPr>
          <w:rFonts w:ascii="Arial" w:hAnsi="Arial" w:cs="Arial"/>
          <w:i/>
          <w:iCs/>
          <w:noProof/>
        </w:rPr>
        <w:t>Proceedings of the Royal Society B: Biological Sciences</w:t>
      </w:r>
      <w:r w:rsidRPr="00697000">
        <w:rPr>
          <w:rFonts w:ascii="Arial" w:hAnsi="Arial" w:cs="Arial"/>
          <w:noProof/>
        </w:rPr>
        <w:t xml:space="preserve"> 285(1874):20172593.</w:t>
      </w:r>
    </w:p>
    <w:p w14:paraId="50A609A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Sunday, Jennifer M., Amanda E. Bates, and Nicholas K. Dulvy. 2012. “Thermal Tolerance and the Global Redistribution of Animals.” </w:t>
      </w:r>
      <w:r w:rsidRPr="00697000">
        <w:rPr>
          <w:rFonts w:ascii="Arial" w:hAnsi="Arial" w:cs="Arial"/>
          <w:i/>
          <w:iCs/>
          <w:noProof/>
        </w:rPr>
        <w:t>Nature Climate Change</w:t>
      </w:r>
      <w:r w:rsidRPr="00697000">
        <w:rPr>
          <w:rFonts w:ascii="Arial" w:hAnsi="Arial" w:cs="Arial"/>
          <w:noProof/>
        </w:rPr>
        <w:t xml:space="preserve"> 2(9):686–90.</w:t>
      </w:r>
    </w:p>
    <w:p w14:paraId="0CCD7FF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Terblanche, John S., Jacques A. Deere, Susana Clusella-Trullas, Charlene Janion, and Steven L. Chown. 2007. “Critical Thermal Limits Depend on Methodological Context.” </w:t>
      </w:r>
      <w:r w:rsidRPr="00697000">
        <w:rPr>
          <w:rFonts w:ascii="Arial" w:hAnsi="Arial" w:cs="Arial"/>
          <w:i/>
          <w:iCs/>
          <w:noProof/>
        </w:rPr>
        <w:t>Proceedings of the Royal Society B: Biological Sciences</w:t>
      </w:r>
      <w:r w:rsidRPr="00697000">
        <w:rPr>
          <w:rFonts w:ascii="Arial" w:hAnsi="Arial" w:cs="Arial"/>
          <w:noProof/>
        </w:rPr>
        <w:t xml:space="preserve"> 274(1628):2935–42.</w:t>
      </w:r>
    </w:p>
    <w:p w14:paraId="42B241C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Terry, J. Christopher D., Jinlin Chen, and Owen T. Lewis. 2021. “Natural Enemies Have Inconsistent Impacts on the Coexistence of Competing Species.” </w:t>
      </w:r>
      <w:r w:rsidRPr="00697000">
        <w:rPr>
          <w:rFonts w:ascii="Arial" w:hAnsi="Arial" w:cs="Arial"/>
          <w:i/>
          <w:iCs/>
          <w:noProof/>
        </w:rPr>
        <w:t>Journal of Animal Ecology</w:t>
      </w:r>
      <w:r w:rsidRPr="00697000">
        <w:rPr>
          <w:rFonts w:ascii="Arial" w:hAnsi="Arial" w:cs="Arial"/>
          <w:noProof/>
        </w:rPr>
        <w:t xml:space="preserve"> 1365-2656.13534.</w:t>
      </w:r>
    </w:p>
    <w:p w14:paraId="4B933BF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Williams, Stephen E., Elizabeth E. Bolitho, and Samantha Fox. 2003. “Climate Change in Australian Tropical Rainforests: An Impending Environmental Catastrophe.” </w:t>
      </w:r>
      <w:r w:rsidRPr="00697000">
        <w:rPr>
          <w:rFonts w:ascii="Arial" w:hAnsi="Arial" w:cs="Arial"/>
          <w:i/>
          <w:iCs/>
          <w:noProof/>
        </w:rPr>
        <w:t>Proceedings of the Royal Society B: Biological Sciences</w:t>
      </w:r>
      <w:r w:rsidRPr="00697000">
        <w:rPr>
          <w:rFonts w:ascii="Arial" w:hAnsi="Arial" w:cs="Arial"/>
          <w:noProof/>
        </w:rPr>
        <w:t xml:space="preserve"> 270(1527):1887–92.</w:t>
      </w:r>
    </w:p>
    <w:p w14:paraId="6A70ABE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697000">
        <w:rPr>
          <w:rFonts w:ascii="Arial" w:hAnsi="Arial" w:cs="Arial"/>
          <w:i/>
          <w:iCs/>
          <w:noProof/>
        </w:rPr>
        <w:t>Ecology Letters</w:t>
      </w:r>
      <w:r w:rsidRPr="00697000">
        <w:rPr>
          <w:rFonts w:ascii="Arial" w:hAnsi="Arial" w:cs="Arial"/>
          <w:noProof/>
        </w:rPr>
        <w:t xml:space="preserve"> 8(11):1138–46.</w:t>
      </w:r>
    </w:p>
    <w:p w14:paraId="1BB632E4" w14:textId="7F7EAA34" w:rsidR="00507849" w:rsidRPr="007F05C5" w:rsidRDefault="00697000" w:rsidP="006501EB">
      <w:pPr>
        <w:widowControl w:val="0"/>
        <w:autoSpaceDE w:val="0"/>
        <w:autoSpaceDN w:val="0"/>
        <w:adjustRightInd w:val="0"/>
        <w:ind w:left="480" w:hanging="480"/>
        <w:rPr>
          <w:rFonts w:ascii="Arial" w:hAnsi="Arial" w:cs="Arial"/>
          <w:lang w:val="en-US"/>
        </w:rPr>
      </w:pPr>
      <w:r>
        <w:rPr>
          <w:rFonts w:ascii="Arial" w:hAnsi="Arial" w:cs="Arial"/>
          <w:lang w:val="en-US"/>
        </w:rPr>
        <w:fldChar w:fldCharType="end"/>
      </w:r>
    </w:p>
    <w:p w14:paraId="020F45A4" w14:textId="6207B64C" w:rsidR="00886388" w:rsidRPr="007F05C5" w:rsidRDefault="00507849" w:rsidP="00426F96">
      <w:pPr>
        <w:rPr>
          <w:rFonts w:ascii="Arial" w:hAnsi="Arial" w:cs="Arial"/>
          <w:lang w:val="en-US"/>
        </w:rPr>
      </w:pPr>
      <w:r w:rsidRPr="007F05C5">
        <w:rPr>
          <w:rFonts w:ascii="Arial" w:hAnsi="Arial" w:cs="Arial"/>
          <w:lang w:val="en-US"/>
        </w:rPr>
        <w:br w:type="page"/>
      </w:r>
    </w:p>
    <w:p w14:paraId="1DA5F218" w14:textId="43A1FD75" w:rsidR="00507849" w:rsidRPr="00106141" w:rsidRDefault="00507849" w:rsidP="00426F96">
      <w:pPr>
        <w:rPr>
          <w:rFonts w:ascii="Arial" w:hAnsi="Arial" w:cs="Arial"/>
          <w:lang w:val="en-US"/>
        </w:rPr>
      </w:pPr>
      <w:r w:rsidRPr="00106141">
        <w:rPr>
          <w:rFonts w:ascii="Arial" w:hAnsi="Arial" w:cs="Arial"/>
          <w:lang w:val="en-US"/>
        </w:rPr>
        <w:t>Figure 1.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ins w:id="537" w:author="Owen Lewis" w:date="2021-08-20T09:59:00Z">
        <w:r w:rsidR="00DB7A26">
          <w:rPr>
            <w:rFonts w:ascii="Arial" w:hAnsi="Arial" w:cs="Arial"/>
            <w:lang w:val="en-US"/>
          </w:rPr>
          <w:t xml:space="preserve">all </w:t>
        </w:r>
      </w:ins>
      <w:r w:rsidR="0089271B" w:rsidRPr="00106141">
        <w:rPr>
          <w:rFonts w:ascii="Arial" w:hAnsi="Arial" w:cs="Arial"/>
          <w:lang w:val="en-US"/>
        </w:rPr>
        <w:t>samples</w:t>
      </w:r>
      <w:r w:rsidRPr="00106141">
        <w:rPr>
          <w:rFonts w:ascii="Arial" w:hAnsi="Arial" w:cs="Arial"/>
          <w:lang w:val="en-US"/>
        </w:rPr>
        <w:t xml:space="preserve"> found </w:t>
      </w:r>
      <w:del w:id="538" w:author="Owen Lewis" w:date="2021-08-20T09:59:00Z">
        <w:r w:rsidRPr="00106141" w:rsidDel="00DB7A26">
          <w:rPr>
            <w:rFonts w:ascii="Arial" w:hAnsi="Arial" w:cs="Arial"/>
            <w:lang w:val="en-US"/>
          </w:rPr>
          <w:delText xml:space="preserve">in </w:delText>
        </w:r>
      </w:del>
      <w:ins w:id="539" w:author="Owen Lewis" w:date="2021-08-20T09:59:00Z">
        <w:r w:rsidR="00DB7A26">
          <w:rPr>
            <w:rFonts w:ascii="Arial" w:hAnsi="Arial" w:cs="Arial"/>
            <w:lang w:val="en-US"/>
          </w:rPr>
          <w:t>at</w:t>
        </w:r>
        <w:r w:rsidR="00DB7A26" w:rsidRPr="00106141">
          <w:rPr>
            <w:rFonts w:ascii="Arial" w:hAnsi="Arial" w:cs="Arial"/>
            <w:lang w:val="en-US"/>
          </w:rPr>
          <w:t xml:space="preserve"> </w:t>
        </w:r>
      </w:ins>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ins w:id="540" w:author="Owen Lewis" w:date="2021-08-20T09:58:00Z">
        <w:r w:rsidR="00BC6304">
          <w:rPr>
            <w:rFonts w:ascii="Arial" w:hAnsi="Arial" w:cs="Arial"/>
            <w:lang w:val="en-US"/>
          </w:rPr>
          <w:t>s</w:t>
        </w:r>
      </w:ins>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DB7A26">
        <w:rPr>
          <w:rFonts w:ascii="Arial" w:hAnsi="Arial" w:cs="Arial"/>
          <w:i/>
          <w:iCs/>
          <w:lang w:val="en-US"/>
          <w:rPrChange w:id="541" w:author="Owen Lewis" w:date="2021-08-20T09:59:00Z">
            <w:rPr>
              <w:rFonts w:ascii="Arial" w:hAnsi="Arial" w:cs="Arial"/>
              <w:lang w:val="en-US"/>
            </w:rPr>
          </w:rPrChange>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del w:id="542" w:author="Owen Lewis" w:date="2021-08-20T09:59:00Z">
        <w:r w:rsidR="0089271B" w:rsidRPr="00106141" w:rsidDel="00DB7A26">
          <w:rPr>
            <w:rFonts w:ascii="Arial" w:eastAsia="SimSun" w:hAnsi="Arial" w:cs="Arial"/>
            <w:lang w:val="en-US"/>
          </w:rPr>
          <w:delText xml:space="preserve">unanimously </w:delText>
        </w:r>
      </w:del>
      <w:ins w:id="543" w:author="Owen Lewis" w:date="2021-08-20T09:59:00Z">
        <w:r w:rsidR="00DB7A26">
          <w:rPr>
            <w:rFonts w:ascii="Arial" w:eastAsia="SimSun" w:hAnsi="Arial" w:cs="Arial"/>
            <w:lang w:val="en-US"/>
          </w:rPr>
          <w:t>give consistent</w:t>
        </w:r>
        <w:r w:rsidR="00DB7A26" w:rsidRPr="00106141">
          <w:rPr>
            <w:rFonts w:ascii="Arial" w:eastAsia="SimSun" w:hAnsi="Arial" w:cs="Arial"/>
            <w:lang w:val="en-US"/>
          </w:rPr>
          <w:t xml:space="preserve"> </w:t>
        </w:r>
      </w:ins>
      <w:r w:rsidRPr="00106141">
        <w:rPr>
          <w:rFonts w:ascii="Arial" w:hAnsi="Arial" w:cs="Arial"/>
          <w:lang w:val="en-US"/>
        </w:rPr>
        <w:t>descri</w:t>
      </w:r>
      <w:ins w:id="544" w:author="Owen Lewis" w:date="2021-08-20T09:59:00Z">
        <w:r w:rsidR="00DB7A26">
          <w:rPr>
            <w:rFonts w:ascii="Arial" w:hAnsi="Arial" w:cs="Arial"/>
            <w:lang w:val="en-US"/>
          </w:rPr>
          <w:t>ption</w:t>
        </w:r>
      </w:ins>
      <w:del w:id="545" w:author="Owen Lewis" w:date="2021-08-20T09:59:00Z">
        <w:r w:rsidRPr="00106141" w:rsidDel="00DB7A26">
          <w:rPr>
            <w:rFonts w:ascii="Arial" w:hAnsi="Arial" w:cs="Arial"/>
            <w:lang w:val="en-US"/>
          </w:rPr>
          <w:delText>be</w:delText>
        </w:r>
      </w:del>
      <w:ins w:id="546" w:author="Owen Lewis" w:date="2021-08-20T09:59:00Z">
        <w:r w:rsidR="00DB7A26">
          <w:rPr>
            <w:rFonts w:ascii="Arial" w:hAnsi="Arial" w:cs="Arial"/>
            <w:lang w:val="en-US"/>
          </w:rPr>
          <w:t>s of</w:t>
        </w:r>
      </w:ins>
      <w:r w:rsidRPr="00106141">
        <w:rPr>
          <w:rFonts w:ascii="Arial" w:hAnsi="Arial" w:cs="Arial"/>
          <w:lang w:val="en-US"/>
        </w:rPr>
        <w:t xml:space="preserve"> altitudinal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 xml:space="preserve">D.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del w:id="547" w:author="Owen Lewis" w:date="2021-08-20T10:00:00Z">
        <w:r w:rsidRPr="00106141" w:rsidDel="00243604">
          <w:rPr>
            <w:rFonts w:ascii="Arial" w:hAnsi="Arial" w:cs="Arial"/>
            <w:lang w:val="en-US"/>
          </w:rPr>
          <w:delText xml:space="preserve">graph </w:delText>
        </w:r>
      </w:del>
      <w:ins w:id="548" w:author="Owen Lewis" w:date="2021-08-20T10:00:00Z">
        <w:r w:rsidR="00243604">
          <w:rPr>
            <w:rFonts w:ascii="Arial" w:hAnsi="Arial" w:cs="Arial"/>
            <w:lang w:val="en-US"/>
          </w:rPr>
          <w:t>figure</w:t>
        </w:r>
        <w:r w:rsidR="00243604" w:rsidRPr="00106141">
          <w:rPr>
            <w:rFonts w:ascii="Arial" w:hAnsi="Arial" w:cs="Arial"/>
            <w:lang w:val="en-US"/>
          </w:rPr>
          <w:t xml:space="preserve"> </w:t>
        </w:r>
      </w:ins>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7531790E" w14:textId="0F75436E" w:rsidR="00507849" w:rsidRPr="007F05C5" w:rsidRDefault="005766CD" w:rsidP="00426F96">
      <w:pPr>
        <w:rPr>
          <w:rFonts w:ascii="Arial" w:hAnsi="Arial" w:cs="Arial"/>
          <w:lang w:val="en-US"/>
        </w:rPr>
      </w:pPr>
      <w:r w:rsidRPr="007F05C5">
        <w:rPr>
          <w:rFonts w:ascii="Arial" w:hAnsi="Arial" w:cs="Arial"/>
          <w:noProof/>
          <w:lang w:val="en-US"/>
        </w:rPr>
        <w:drawing>
          <wp:inline distT="0" distB="0" distL="0" distR="0" wp14:anchorId="20A87B33" wp14:editId="62BC7F82">
            <wp:extent cx="4795520" cy="3596641"/>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2415" cy="3601812"/>
                    </a:xfrm>
                    <a:prstGeom prst="rect">
                      <a:avLst/>
                    </a:prstGeom>
                  </pic:spPr>
                </pic:pic>
              </a:graphicData>
            </a:graphic>
          </wp:inline>
        </w:drawing>
      </w:r>
    </w:p>
    <w:p w14:paraId="44B74CEA" w14:textId="11789D8A" w:rsidR="00017D17" w:rsidRDefault="005766CD" w:rsidP="00426F96">
      <w:pPr>
        <w:rPr>
          <w:rFonts w:ascii="Arial" w:hAnsi="Arial" w:cs="Arial"/>
          <w:lang w:val="en-US"/>
        </w:rPr>
      </w:pPr>
      <w:r w:rsidRPr="007F05C5">
        <w:rPr>
          <w:rFonts w:ascii="Arial" w:hAnsi="Arial" w:cs="Arial"/>
          <w:noProof/>
          <w:lang w:val="en-US"/>
        </w:rPr>
        <w:drawing>
          <wp:inline distT="0" distB="0" distL="0" distR="0" wp14:anchorId="6ED844D9" wp14:editId="3CE1BBDE">
            <wp:extent cx="4795520" cy="3596640"/>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8916" cy="3606687"/>
                    </a:xfrm>
                    <a:prstGeom prst="rect">
                      <a:avLst/>
                    </a:prstGeom>
                  </pic:spPr>
                </pic:pic>
              </a:graphicData>
            </a:graphic>
          </wp:inline>
        </w:drawing>
      </w:r>
    </w:p>
    <w:p w14:paraId="1E92C471" w14:textId="77777777" w:rsidR="00017D17" w:rsidRDefault="00017D17">
      <w:pPr>
        <w:rPr>
          <w:rFonts w:ascii="Arial" w:hAnsi="Arial" w:cs="Arial"/>
          <w:lang w:val="en-US"/>
        </w:rPr>
      </w:pPr>
      <w:r>
        <w:rPr>
          <w:rFonts w:ascii="Arial" w:hAnsi="Arial" w:cs="Arial"/>
          <w:lang w:val="en-US"/>
        </w:rPr>
        <w:br w:type="page"/>
      </w:r>
    </w:p>
    <w:p w14:paraId="462E373D" w14:textId="46F985A6" w:rsidR="001D1178" w:rsidRPr="00106141" w:rsidRDefault="007363C5" w:rsidP="00426F96">
      <w:pPr>
        <w:rPr>
          <w:rFonts w:ascii="Arial" w:hAnsi="Arial" w:cs="Arial"/>
          <w:lang w:val="en-US"/>
        </w:rPr>
      </w:pPr>
      <w:r w:rsidRPr="00106141">
        <w:rPr>
          <w:rFonts w:ascii="Arial" w:hAnsi="Arial" w:cs="Arial"/>
          <w:lang w:val="en-US"/>
        </w:rPr>
        <w:t>Figure 2</w:t>
      </w:r>
      <w:r w:rsidR="0089271B" w:rsidRPr="00106141">
        <w:rPr>
          <w:rFonts w:ascii="Arial" w:hAnsi="Arial" w:cs="Arial"/>
          <w:lang w:val="en-US"/>
        </w:rPr>
        <w:t>.</w:t>
      </w:r>
      <w:r w:rsidRPr="00106141">
        <w:rPr>
          <w:rFonts w:ascii="Arial" w:hAnsi="Arial" w:cs="Arial"/>
          <w:lang w:val="en-US"/>
        </w:rPr>
        <w:t xml:space="preserve"> T</w:t>
      </w:r>
      <w:r w:rsidR="00DE2C42" w:rsidRPr="00106141">
        <w:rPr>
          <w:rFonts w:ascii="Arial" w:hAnsi="Arial" w:cs="Arial"/>
          <w:lang w:val="en-US"/>
        </w:rPr>
        <w:t>he t</w:t>
      </w:r>
      <w:r w:rsidRPr="00106141">
        <w:rPr>
          <w:rFonts w:ascii="Arial" w:hAnsi="Arial" w:cs="Arial"/>
          <w:lang w:val="en-US"/>
        </w:rPr>
        <w:t>hermal performance curve of reproduction.</w:t>
      </w:r>
      <w:r w:rsidR="0089271B" w:rsidRPr="00106141">
        <w:rPr>
          <w:rFonts w:ascii="Arial" w:hAnsi="Arial" w:cs="Arial"/>
          <w:lang w:val="en-US"/>
        </w:rPr>
        <w:t xml:space="preserve"> Color is ordered by their distribution pattern, with highland-biased species labeled by cold color and lowland-biased species labeled by warm color. </w:t>
      </w:r>
    </w:p>
    <w:p w14:paraId="4659A6A0" w14:textId="7E87D5A2" w:rsidR="007363C5"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7F05C5" w:rsidRDefault="007363C5" w:rsidP="00426F96">
      <w:pPr>
        <w:rPr>
          <w:rFonts w:ascii="Arial" w:hAnsi="Arial" w:cs="Arial"/>
          <w:lang w:val="en-US"/>
        </w:rPr>
      </w:pPr>
    </w:p>
    <w:p w14:paraId="32D6296C" w14:textId="5CFFF245" w:rsidR="007363C5" w:rsidRPr="007F05C5" w:rsidRDefault="007363C5" w:rsidP="00426F96">
      <w:pPr>
        <w:rPr>
          <w:rFonts w:ascii="Arial" w:hAnsi="Arial" w:cs="Arial"/>
          <w:lang w:val="en-US"/>
        </w:rPr>
      </w:pPr>
    </w:p>
    <w:p w14:paraId="61FE1955" w14:textId="77777777" w:rsidR="007363C5" w:rsidRPr="007F05C5" w:rsidRDefault="007363C5" w:rsidP="00426F96">
      <w:pPr>
        <w:rPr>
          <w:rFonts w:ascii="Arial" w:hAnsi="Arial" w:cs="Arial"/>
          <w:lang w:val="en-US"/>
        </w:rPr>
      </w:pPr>
    </w:p>
    <w:p w14:paraId="1B801742" w14:textId="117324A3" w:rsidR="006A5712" w:rsidRDefault="00EF3BCB" w:rsidP="00426F96">
      <w:pPr>
        <w:rPr>
          <w:rFonts w:ascii="Arial" w:hAnsi="Arial" w:cs="Arial"/>
          <w:lang w:val="en-US"/>
        </w:rPr>
      </w:pPr>
      <w:r w:rsidRPr="007F05C5">
        <w:rPr>
          <w:rFonts w:ascii="Arial" w:hAnsi="Arial" w:cs="Arial"/>
          <w:lang w:val="en-US"/>
        </w:rPr>
        <w:br w:type="page"/>
      </w:r>
    </w:p>
    <w:p w14:paraId="5016C800" w14:textId="547F21B3" w:rsidR="006A5712" w:rsidRDefault="006A5712">
      <w:pPr>
        <w:rPr>
          <w:rFonts w:ascii="Arial" w:hAnsi="Arial" w:cs="Arial"/>
          <w:lang w:val="en-US"/>
        </w:rPr>
      </w:pPr>
      <w:commentRangeStart w:id="549"/>
      <w:commentRangeStart w:id="550"/>
      <w:r>
        <w:rPr>
          <w:rFonts w:ascii="Arial" w:hAnsi="Arial" w:cs="Arial"/>
          <w:lang w:val="en-US"/>
        </w:rPr>
        <w:t>Figure 3</w:t>
      </w:r>
      <w:commentRangeEnd w:id="549"/>
      <w:r w:rsidR="00C30E88">
        <w:rPr>
          <w:rStyle w:val="CommentReference"/>
          <w:rFonts w:asciiTheme="minorHAnsi" w:eastAsiaTheme="minorHAnsi" w:hAnsiTheme="minorHAnsi" w:cstheme="minorBidi"/>
          <w:lang w:eastAsia="en-US"/>
        </w:rPr>
        <w:commentReference w:id="549"/>
      </w:r>
      <w:commentRangeEnd w:id="550"/>
      <w:r w:rsidR="00243604">
        <w:rPr>
          <w:rStyle w:val="CommentReference"/>
          <w:rFonts w:asciiTheme="minorHAnsi" w:eastAsiaTheme="minorHAnsi" w:hAnsiTheme="minorHAnsi" w:cstheme="minorBidi"/>
          <w:lang w:eastAsia="en-US"/>
        </w:rPr>
        <w:commentReference w:id="550"/>
      </w:r>
      <w:r>
        <w:rPr>
          <w:rFonts w:ascii="Arial" w:hAnsi="Arial" w:cs="Arial"/>
          <w:lang w:val="en-US"/>
        </w:rPr>
        <w:t xml:space="preserve">. Reproductive and physiological thermal tolerance of species with different </w:t>
      </w:r>
      <w:r w:rsidR="00C679B6">
        <w:rPr>
          <w:rFonts w:ascii="Arial" w:hAnsi="Arial" w:cs="Arial"/>
          <w:lang w:val="en-US"/>
        </w:rPr>
        <w:t xml:space="preserve">altitudinal </w:t>
      </w:r>
      <w:r>
        <w:rPr>
          <w:rFonts w:ascii="Arial" w:hAnsi="Arial" w:cs="Arial"/>
          <w:lang w:val="en-US"/>
        </w:rPr>
        <w:t xml:space="preserve">distribution </w:t>
      </w:r>
      <w:commentRangeStart w:id="551"/>
      <w:r w:rsidR="00C679B6">
        <w:rPr>
          <w:rFonts w:ascii="Arial" w:hAnsi="Arial" w:cs="Arial"/>
          <w:lang w:val="en-US"/>
        </w:rPr>
        <w:t>patterns</w:t>
      </w:r>
      <w:commentRangeEnd w:id="551"/>
      <w:r w:rsidR="007644E9">
        <w:rPr>
          <w:rStyle w:val="CommentReference"/>
          <w:rFonts w:asciiTheme="minorHAnsi" w:eastAsiaTheme="minorHAnsi" w:hAnsiTheme="minorHAnsi" w:cstheme="minorBidi"/>
          <w:lang w:eastAsia="en-US"/>
        </w:rPr>
        <w:commentReference w:id="551"/>
      </w:r>
      <w:r w:rsidR="00C679B6">
        <w:rPr>
          <w:rFonts w:ascii="Arial" w:hAnsi="Arial" w:cs="Arial"/>
          <w:lang w:val="en-US"/>
        </w:rPr>
        <w:t xml:space="preserve">. </w:t>
      </w:r>
      <w:r w:rsidR="00A03AC1">
        <w:rPr>
          <w:rFonts w:ascii="Arial" w:hAnsi="Arial" w:cs="Arial"/>
          <w:lang w:val="en-US"/>
        </w:rPr>
        <w:t xml:space="preserve">Cold tolerance is represented by </w:t>
      </w:r>
      <w:proofErr w:type="spellStart"/>
      <w:r w:rsidR="00A03AC1">
        <w:rPr>
          <w:rFonts w:ascii="Arial" w:hAnsi="Arial" w:cs="Arial"/>
          <w:lang w:val="en-US"/>
        </w:rPr>
        <w:t>RTmin</w:t>
      </w:r>
      <w:proofErr w:type="spellEnd"/>
      <w:r w:rsidR="00A03AC1">
        <w:rPr>
          <w:rFonts w:ascii="Arial" w:hAnsi="Arial" w:cs="Arial"/>
          <w:lang w:val="en-US"/>
        </w:rPr>
        <w:t xml:space="preserve"> (a), fecundity at 17C (b), recovered fecundity after 14C (c) and recovery time after chill coma (d). Hot tolerance is represented by </w:t>
      </w:r>
      <w:proofErr w:type="spellStart"/>
      <w:r w:rsidR="00A03AC1">
        <w:rPr>
          <w:rFonts w:ascii="Arial" w:hAnsi="Arial" w:cs="Arial"/>
          <w:lang w:val="en-US"/>
        </w:rPr>
        <w:t>RTmax</w:t>
      </w:r>
      <w:proofErr w:type="spellEnd"/>
      <w:r w:rsidR="00A03AC1">
        <w:rPr>
          <w:rFonts w:ascii="Arial" w:hAnsi="Arial" w:cs="Arial"/>
          <w:lang w:val="en-US"/>
        </w:rPr>
        <w:t xml:space="preserve"> (e), fecundity at 29C (f), recovered fecundity after 29C (g) and knockdown time by high temperature (h).</w:t>
      </w:r>
    </w:p>
    <w:p w14:paraId="2D2D297C" w14:textId="451EF631" w:rsidR="00C30E88" w:rsidRDefault="00C30E88">
      <w:pPr>
        <w:rPr>
          <w:rFonts w:ascii="Arial" w:hAnsi="Arial" w:cs="Arial"/>
          <w:lang w:val="en-US"/>
        </w:rPr>
      </w:pPr>
      <w:r>
        <w:rPr>
          <w:rFonts w:ascii="Arial" w:hAnsi="Arial" w:cs="Arial"/>
          <w:noProof/>
          <w:lang w:val="en-US"/>
        </w:rPr>
        <w:drawing>
          <wp:inline distT="0" distB="0" distL="0" distR="0" wp14:anchorId="0007CF0C" wp14:editId="2165C823">
            <wp:extent cx="5466080" cy="7895516"/>
            <wp:effectExtent l="0" t="0" r="0" b="444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9803" cy="7900894"/>
                    </a:xfrm>
                    <a:prstGeom prst="rect">
                      <a:avLst/>
                    </a:prstGeom>
                  </pic:spPr>
                </pic:pic>
              </a:graphicData>
            </a:graphic>
          </wp:inline>
        </w:drawing>
      </w:r>
      <w:r>
        <w:rPr>
          <w:rFonts w:ascii="Arial" w:hAnsi="Arial" w:cs="Arial"/>
          <w:lang w:val="en-US"/>
        </w:rPr>
        <w:br w:type="page"/>
      </w:r>
    </w:p>
    <w:p w14:paraId="3028409B" w14:textId="74677B80" w:rsidR="00017D17" w:rsidRDefault="00017D17">
      <w:pPr>
        <w:rPr>
          <w:rFonts w:ascii="Arial" w:hAnsi="Arial" w:cs="Arial"/>
          <w:lang w:val="en-US"/>
        </w:rPr>
      </w:pPr>
      <w:r>
        <w:rPr>
          <w:rFonts w:ascii="Arial" w:hAnsi="Arial" w:cs="Arial"/>
          <w:lang w:val="en-US"/>
        </w:rPr>
        <w:t xml:space="preserve">Figure </w:t>
      </w:r>
      <w:r w:rsidR="00351FEA">
        <w:rPr>
          <w:rFonts w:ascii="Arial" w:hAnsi="Arial" w:cs="Arial"/>
          <w:lang w:val="en-US"/>
        </w:rPr>
        <w:t>4</w:t>
      </w:r>
      <w:r>
        <w:rPr>
          <w:rFonts w:ascii="Arial" w:hAnsi="Arial" w:cs="Arial"/>
          <w:lang w:val="en-US"/>
        </w:rPr>
        <w:t xml:space="preserve">. </w:t>
      </w:r>
      <w:r w:rsidR="00CA35AC">
        <w:rPr>
          <w:rFonts w:ascii="Arial" w:hAnsi="Arial" w:cs="Arial"/>
          <w:lang w:val="en-US"/>
        </w:rPr>
        <w:t>The inter-specific competitive effect of the competing species on the focal species</w:t>
      </w:r>
      <w:r w:rsidR="00EC7791">
        <w:rPr>
          <w:rFonts w:ascii="Arial" w:hAnsi="Arial" w:cs="Arial"/>
          <w:lang w:val="en-US"/>
        </w:rPr>
        <w:t xml:space="preserve"> in upland and lowland temperature regimes</w:t>
      </w:r>
      <w:r w:rsidR="00CA35AC">
        <w:rPr>
          <w:rFonts w:ascii="Arial" w:hAnsi="Arial" w:cs="Arial"/>
          <w:lang w:val="en-US"/>
        </w:rPr>
        <w:t xml:space="preserve">. Each Solid line shows the fecundity of the focal species when its founder number is kept at 4 pairs, while changing the number of competing species. </w:t>
      </w:r>
      <w:r w:rsidR="00EC7791">
        <w:rPr>
          <w:rFonts w:ascii="Arial" w:hAnsi="Arial" w:cs="Arial"/>
          <w:lang w:val="en-US"/>
        </w:rPr>
        <w:t xml:space="preserve">Colors indicate the identities of the focal species in the tested pairs. The pair names, </w:t>
      </w:r>
      <w:proofErr w:type="gramStart"/>
      <w:r w:rsidR="00EC7791">
        <w:rPr>
          <w:rFonts w:ascii="Arial" w:hAnsi="Arial" w:cs="Arial"/>
          <w:lang w:val="en-US"/>
        </w:rPr>
        <w:t>e.g.</w:t>
      </w:r>
      <w:proofErr w:type="gramEnd"/>
      <w:r w:rsidR="00EC7791">
        <w:rPr>
          <w:rFonts w:ascii="Arial" w:hAnsi="Arial" w:cs="Arial"/>
          <w:lang w:val="en-US"/>
        </w:rPr>
        <w:t xml:space="preserve"> BIP_PST, are structured</w:t>
      </w:r>
      <w:r w:rsidR="006E3434">
        <w:rPr>
          <w:rFonts w:ascii="Arial" w:hAnsi="Arial" w:cs="Arial"/>
          <w:lang w:val="en-US"/>
        </w:rPr>
        <w:t xml:space="preserve"> with the focal species in the front and the competing species in behind. </w:t>
      </w:r>
      <w:r w:rsidR="00F277B7">
        <w:rPr>
          <w:rFonts w:ascii="Arial" w:hAnsi="Arial" w:cs="Arial"/>
          <w:lang w:val="en-US"/>
        </w:rPr>
        <w:t xml:space="preserve">Shaded area indicates the 90% credible interval of the predicted fecundity by </w:t>
      </w:r>
      <w:proofErr w:type="spellStart"/>
      <w:r w:rsidR="00F277B7">
        <w:rPr>
          <w:rFonts w:ascii="Arial" w:hAnsi="Arial" w:cs="Arial"/>
          <w:lang w:val="en-US"/>
        </w:rPr>
        <w:t>Beverton</w:t>
      </w:r>
      <w:proofErr w:type="spellEnd"/>
      <w:r w:rsidR="00F277B7">
        <w:rPr>
          <w:rFonts w:ascii="Arial" w:hAnsi="Arial" w:cs="Arial"/>
          <w:lang w:val="en-US"/>
        </w:rPr>
        <w:t>-Holt model.</w:t>
      </w:r>
    </w:p>
    <w:p w14:paraId="7EEE9A91" w14:textId="77777777" w:rsidR="009554FA" w:rsidRDefault="00017D17">
      <w:pPr>
        <w:rPr>
          <w:rFonts w:ascii="Arial" w:hAnsi="Arial" w:cs="Arial"/>
          <w:lang w:val="en-US"/>
        </w:rPr>
      </w:pPr>
      <w:r>
        <w:rPr>
          <w:rFonts w:ascii="Arial" w:hAnsi="Arial" w:cs="Arial"/>
          <w:noProof/>
          <w:lang w:val="en-US"/>
        </w:rPr>
        <w:drawing>
          <wp:inline distT="0" distB="0" distL="0" distR="0" wp14:anchorId="54EA557E" wp14:editId="293AD796">
            <wp:extent cx="5727700" cy="471741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5879"/>
                    <a:stretch/>
                  </pic:blipFill>
                  <pic:spPr bwMode="auto">
                    <a:xfrm>
                      <a:off x="0" y="0"/>
                      <a:ext cx="5727700" cy="4717415"/>
                    </a:xfrm>
                    <a:prstGeom prst="rect">
                      <a:avLst/>
                    </a:prstGeom>
                    <a:ln>
                      <a:noFill/>
                    </a:ln>
                    <a:extLst>
                      <a:ext uri="{53640926-AAD7-44D8-BBD7-CCE9431645EC}">
                        <a14:shadowObscured xmlns:a14="http://schemas.microsoft.com/office/drawing/2010/main"/>
                      </a:ext>
                    </a:extLst>
                  </pic:spPr>
                </pic:pic>
              </a:graphicData>
            </a:graphic>
          </wp:inline>
        </w:drawing>
      </w:r>
    </w:p>
    <w:p w14:paraId="7C5FD9EB" w14:textId="77777777" w:rsidR="009554FA" w:rsidRDefault="009554FA">
      <w:pPr>
        <w:rPr>
          <w:rFonts w:ascii="Arial" w:hAnsi="Arial" w:cs="Arial"/>
          <w:lang w:val="en-US"/>
        </w:rPr>
      </w:pPr>
    </w:p>
    <w:p w14:paraId="6E75ADAC" w14:textId="77777777" w:rsidR="009554FA" w:rsidRDefault="009554FA">
      <w:pPr>
        <w:rPr>
          <w:rFonts w:ascii="Arial" w:hAnsi="Arial" w:cs="Arial"/>
          <w:lang w:val="en-US"/>
        </w:rPr>
      </w:pPr>
    </w:p>
    <w:p w14:paraId="662C86CA" w14:textId="77777777" w:rsidR="009554FA" w:rsidRDefault="009554FA">
      <w:pPr>
        <w:rPr>
          <w:rFonts w:ascii="Arial" w:hAnsi="Arial" w:cs="Arial"/>
          <w:lang w:val="en-US"/>
        </w:rPr>
      </w:pPr>
      <w:r>
        <w:rPr>
          <w:rFonts w:ascii="Arial" w:hAnsi="Arial" w:cs="Arial"/>
          <w:lang w:val="en-US"/>
        </w:rPr>
        <w:br w:type="page"/>
      </w:r>
    </w:p>
    <w:p w14:paraId="1C8B90EC" w14:textId="70D7253D" w:rsidR="009554FA" w:rsidRDefault="001544E2">
      <w:pPr>
        <w:rPr>
          <w:rFonts w:ascii="Arial" w:hAnsi="Arial" w:cs="Arial"/>
          <w:lang w:val="en-US"/>
        </w:rPr>
      </w:pPr>
      <w:r>
        <w:rPr>
          <w:rFonts w:ascii="Arial" w:hAnsi="Arial" w:cs="Arial"/>
          <w:lang w:val="en-US"/>
        </w:rPr>
        <w:t xml:space="preserve">Figure </w:t>
      </w:r>
      <w:r w:rsidR="00E432E6">
        <w:rPr>
          <w:rFonts w:ascii="Arial" w:hAnsi="Arial" w:cs="Arial"/>
          <w:lang w:val="en-US"/>
        </w:rPr>
        <w:t>5</w:t>
      </w:r>
      <w:r>
        <w:rPr>
          <w:rFonts w:ascii="Arial" w:hAnsi="Arial" w:cs="Arial"/>
          <w:lang w:val="en-US"/>
        </w:rPr>
        <w:t xml:space="preserve">. </w:t>
      </w:r>
      <w:r w:rsidR="00AB4808" w:rsidRPr="00AB4808">
        <w:rPr>
          <w:rFonts w:ascii="Arial" w:hAnsi="Arial" w:cs="Arial"/>
          <w:lang w:val="en-US"/>
        </w:rPr>
        <w:t xml:space="preserve">The effect of temperature and inter-specific competition on community composition. a) The ending population sizes of </w:t>
      </w:r>
      <w:r w:rsidR="00AB4808" w:rsidRPr="00AB4808">
        <w:rPr>
          <w:rFonts w:ascii="Arial" w:hAnsi="Arial" w:cs="Arial"/>
          <w:i/>
          <w:iCs/>
          <w:lang w:val="en-US"/>
        </w:rPr>
        <w:t xml:space="preserve">D. </w:t>
      </w:r>
      <w:proofErr w:type="spellStart"/>
      <w:r w:rsidR="00AB4808" w:rsidRPr="00AB4808">
        <w:rPr>
          <w:rFonts w:ascii="Arial" w:hAnsi="Arial" w:cs="Arial"/>
          <w:i/>
          <w:iCs/>
          <w:lang w:val="en-US"/>
        </w:rPr>
        <w:t>pallidifrons</w:t>
      </w:r>
      <w:proofErr w:type="spellEnd"/>
      <w:r w:rsidR="00AB4808" w:rsidRPr="00AB4808">
        <w:rPr>
          <w:rFonts w:ascii="Arial" w:hAnsi="Arial" w:cs="Arial"/>
          <w:i/>
          <w:iCs/>
          <w:lang w:val="en-US"/>
        </w:rPr>
        <w:t xml:space="preserve"> </w:t>
      </w:r>
      <w:r w:rsidR="00AB4808" w:rsidRPr="00AB4808">
        <w:rPr>
          <w:rFonts w:ascii="Arial" w:hAnsi="Arial" w:cs="Arial"/>
          <w:lang w:val="en-US"/>
        </w:rPr>
        <w:t xml:space="preserve">and </w:t>
      </w:r>
      <w:r w:rsidR="00AB4808" w:rsidRPr="00AB4808">
        <w:rPr>
          <w:rFonts w:ascii="Arial" w:hAnsi="Arial" w:cs="Arial"/>
          <w:i/>
          <w:iCs/>
          <w:lang w:val="en-US"/>
        </w:rPr>
        <w:t xml:space="preserve">D. pandora </w:t>
      </w:r>
      <w:r w:rsidR="00AB4808" w:rsidRPr="00AB4808">
        <w:rPr>
          <w:rFonts w:ascii="Arial" w:hAnsi="Arial" w:cs="Arial"/>
          <w:lang w:val="en-US"/>
        </w:rPr>
        <w:t>which</w:t>
      </w:r>
      <w:r w:rsidR="00AB4808" w:rsidRPr="00AB4808">
        <w:rPr>
          <w:rFonts w:ascii="Arial" w:hAnsi="Arial" w:cs="Arial"/>
          <w:i/>
          <w:iCs/>
          <w:lang w:val="en-US"/>
        </w:rPr>
        <w:t xml:space="preserve"> </w:t>
      </w:r>
      <w:r w:rsidR="00AB4808" w:rsidRPr="00AB4808">
        <w:rPr>
          <w:rFonts w:ascii="Arial" w:hAnsi="Arial" w:cs="Arial"/>
          <w:lang w:val="en-US"/>
        </w:rPr>
        <w:t xml:space="preserve">were initiated in monoculture or mixed- species culture in upland (blue) and lowland (red) temperature regimes. b) the posterior distribution of the </w:t>
      </w:r>
      <w:proofErr w:type="spellStart"/>
      <w:r w:rsidR="00AB4808" w:rsidRPr="00AB4808">
        <w:rPr>
          <w:rFonts w:ascii="Arial" w:hAnsi="Arial" w:cs="Arial"/>
          <w:lang w:val="en-US"/>
        </w:rPr>
        <w:t>the</w:t>
      </w:r>
      <w:proofErr w:type="spellEnd"/>
      <w:r w:rsidR="00AB4808" w:rsidRPr="00AB4808">
        <w:rPr>
          <w:rFonts w:ascii="Arial" w:hAnsi="Arial" w:cs="Arial"/>
          <w:lang w:val="en-US"/>
        </w:rPr>
        <w:t xml:space="preserve"> effect of high temperature when the indicated species were maintained alone (single) or with the other species (mix). c) the posterior distribution of the effect of competition when the indicated species were maintained in lowland and upland temperature regimes.</w:t>
      </w:r>
    </w:p>
    <w:p w14:paraId="565AB048" w14:textId="77777777" w:rsidR="00AB4808" w:rsidRDefault="00AB4808">
      <w:pPr>
        <w:rPr>
          <w:rFonts w:ascii="Arial" w:hAnsi="Arial" w:cs="Arial"/>
          <w:lang w:val="en-US"/>
        </w:rPr>
      </w:pPr>
    </w:p>
    <w:p w14:paraId="37703C7B" w14:textId="77777777" w:rsidR="00971E2A" w:rsidRDefault="00CC12BD" w:rsidP="00426F96">
      <w:pPr>
        <w:rPr>
          <w:rFonts w:ascii="Arial" w:hAnsi="Arial" w:cs="Arial"/>
          <w:lang w:val="en-US"/>
        </w:rPr>
      </w:pPr>
      <w:r>
        <w:rPr>
          <w:rFonts w:ascii="Arial" w:hAnsi="Arial" w:cs="Arial"/>
          <w:noProof/>
          <w:lang w:val="en-US"/>
        </w:rPr>
        <w:drawing>
          <wp:inline distT="0" distB="0" distL="0" distR="0" wp14:anchorId="71099166" wp14:editId="64ACB41B">
            <wp:extent cx="5713485" cy="3464560"/>
            <wp:effectExtent l="0" t="0" r="1905" b="254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5144" t="25099" r="11485" b="7415"/>
                    <a:stretch/>
                  </pic:blipFill>
                  <pic:spPr bwMode="auto">
                    <a:xfrm>
                      <a:off x="0" y="0"/>
                      <a:ext cx="5723022" cy="3470343"/>
                    </a:xfrm>
                    <a:prstGeom prst="rect">
                      <a:avLst/>
                    </a:prstGeom>
                    <a:ln>
                      <a:noFill/>
                    </a:ln>
                    <a:extLst>
                      <a:ext uri="{53640926-AAD7-44D8-BBD7-CCE9431645EC}">
                        <a14:shadowObscured xmlns:a14="http://schemas.microsoft.com/office/drawing/2010/main"/>
                      </a:ext>
                    </a:extLst>
                  </pic:spPr>
                </pic:pic>
              </a:graphicData>
            </a:graphic>
          </wp:inline>
        </w:drawing>
      </w:r>
    </w:p>
    <w:p w14:paraId="1D0F2F70" w14:textId="77777777" w:rsidR="00971E2A" w:rsidRDefault="00971E2A" w:rsidP="00426F96">
      <w:pPr>
        <w:rPr>
          <w:rFonts w:ascii="Arial" w:hAnsi="Arial" w:cs="Arial"/>
          <w:lang w:val="en-US"/>
        </w:rPr>
      </w:pPr>
    </w:p>
    <w:p w14:paraId="6E290068" w14:textId="77777777" w:rsidR="00971E2A" w:rsidRDefault="00971E2A">
      <w:pPr>
        <w:rPr>
          <w:rFonts w:ascii="Arial" w:hAnsi="Arial" w:cs="Arial"/>
          <w:lang w:val="en-US"/>
        </w:rPr>
      </w:pPr>
      <w:r>
        <w:rPr>
          <w:rFonts w:ascii="Arial" w:hAnsi="Arial" w:cs="Arial"/>
          <w:lang w:val="en-US"/>
        </w:rPr>
        <w:br w:type="page"/>
      </w:r>
    </w:p>
    <w:p w14:paraId="373DDE8C" w14:textId="7C8B721A" w:rsidR="00F02A19" w:rsidRPr="00971E2A" w:rsidRDefault="00F02A19" w:rsidP="00426F96">
      <w:pPr>
        <w:rPr>
          <w:rFonts w:ascii="Arial" w:hAnsi="Arial" w:cs="Arial"/>
          <w:lang w:val="en-US"/>
        </w:rPr>
      </w:pPr>
      <w:r w:rsidRPr="007F05C5">
        <w:rPr>
          <w:rFonts w:ascii="Arial" w:hAnsi="Arial" w:cs="Arial"/>
          <w:b/>
          <w:bCs/>
          <w:lang w:val="en-US"/>
        </w:rPr>
        <w:t>Table 1 Estimated parameters of thermal performance functions</w:t>
      </w:r>
      <w:r w:rsidR="00622321" w:rsidRPr="007F05C5">
        <w:rPr>
          <w:rFonts w:ascii="Arial" w:hAnsi="Arial" w:cs="Arial"/>
          <w:b/>
          <w:bCs/>
          <w:lang w:val="en-US"/>
        </w:rPr>
        <w:t xml:space="preserve"> and their 90% credible intervals (CI)</w:t>
      </w:r>
      <w:r w:rsidRPr="007F05C5">
        <w:rPr>
          <w:rFonts w:ascii="Arial" w:hAnsi="Arial" w:cs="Arial"/>
          <w:b/>
          <w:bCs/>
          <w:lang w:val="en-US"/>
        </w:rPr>
        <w:t xml:space="preserve"> of </w:t>
      </w:r>
      <w:r w:rsidR="00622321" w:rsidRPr="007F05C5">
        <w:rPr>
          <w:rFonts w:ascii="Arial" w:hAnsi="Arial" w:cs="Arial"/>
          <w:b/>
          <w:bCs/>
          <w:lang w:val="en-US"/>
        </w:rPr>
        <w:t xml:space="preserve">the </w:t>
      </w:r>
      <w:r w:rsidRPr="007F05C5">
        <w:rPr>
          <w:rFonts w:ascii="Arial" w:hAnsi="Arial" w:cs="Arial"/>
          <w:b/>
          <w:bCs/>
          <w:lang w:val="en-US"/>
        </w:rPr>
        <w:t xml:space="preserve">nine species. </w:t>
      </w:r>
    </w:p>
    <w:tbl>
      <w:tblPr>
        <w:tblW w:w="11115" w:type="dxa"/>
        <w:tblInd w:w="-567" w:type="dxa"/>
        <w:tblLook w:val="04A0" w:firstRow="1" w:lastRow="0" w:firstColumn="1" w:lastColumn="0" w:noHBand="0" w:noVBand="1"/>
      </w:tblPr>
      <w:tblGrid>
        <w:gridCol w:w="2745"/>
        <w:gridCol w:w="951"/>
        <w:gridCol w:w="1124"/>
        <w:gridCol w:w="709"/>
        <w:gridCol w:w="850"/>
        <w:gridCol w:w="992"/>
        <w:gridCol w:w="1337"/>
        <w:gridCol w:w="1017"/>
        <w:gridCol w:w="1390"/>
      </w:tblGrid>
      <w:tr w:rsidR="00C33EBE" w:rsidRPr="007F05C5" w14:paraId="6D7E6734" w14:textId="77777777" w:rsidTr="006A5712">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7F05C5" w:rsidRDefault="00C33EBE" w:rsidP="00426F96">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7F05C5" w:rsidRDefault="00C33EBE" w:rsidP="00426F96">
            <w:pPr>
              <w:rPr>
                <w:rFonts w:ascii="Arial" w:hAnsi="Arial" w:cs="Arial"/>
                <w:b/>
                <w:bCs/>
                <w:color w:val="000000"/>
              </w:rPr>
            </w:pPr>
            <w:r w:rsidRPr="007F05C5">
              <w:rPr>
                <w:rFonts w:ascii="Arial" w:hAnsi="Arial" w:cs="Arial"/>
                <w:b/>
                <w:bCs/>
                <w:color w:val="000000"/>
              </w:rPr>
              <w:t>a</w:t>
            </w:r>
          </w:p>
        </w:tc>
        <w:tc>
          <w:tcPr>
            <w:tcW w:w="1124"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_a</w:t>
            </w:r>
            <w:proofErr w:type="spellEnd"/>
          </w:p>
        </w:tc>
        <w:tc>
          <w:tcPr>
            <w:tcW w:w="709"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7F05C5" w:rsidRDefault="00C33EBE" w:rsidP="00426F96">
            <w:pPr>
              <w:rPr>
                <w:rFonts w:ascii="Arial" w:hAnsi="Arial" w:cs="Arial"/>
                <w:b/>
                <w:bCs/>
                <w:color w:val="000000"/>
              </w:rPr>
            </w:pPr>
            <w:r w:rsidRPr="007F05C5">
              <w:rPr>
                <w:rFonts w:ascii="Arial" w:hAnsi="Arial" w:cs="Arial"/>
                <w:b/>
                <w:bCs/>
                <w:color w:val="000000"/>
              </w:rPr>
              <w:t>b</w:t>
            </w:r>
          </w:p>
        </w:tc>
        <w:tc>
          <w:tcPr>
            <w:tcW w:w="850"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_b</w:t>
            </w:r>
            <w:proofErr w:type="spellEnd"/>
          </w:p>
        </w:tc>
        <w:tc>
          <w:tcPr>
            <w:tcW w:w="992"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7F05C5" w:rsidRDefault="00C33EBE" w:rsidP="00426F96">
            <w:pPr>
              <w:rPr>
                <w:rFonts w:ascii="Arial" w:hAnsi="Arial" w:cs="Arial"/>
                <w:b/>
                <w:bCs/>
                <w:color w:val="000000"/>
              </w:rPr>
            </w:pPr>
            <w:proofErr w:type="spellStart"/>
            <w:r w:rsidRPr="007F05C5">
              <w:rPr>
                <w:rFonts w:ascii="Arial" w:hAnsi="Arial" w:cs="Arial"/>
                <w:b/>
                <w:bCs/>
                <w:color w:val="000000"/>
              </w:rPr>
              <w:t>RTmin</w:t>
            </w:r>
            <w:proofErr w:type="spellEnd"/>
          </w:p>
        </w:tc>
        <w:tc>
          <w:tcPr>
            <w:tcW w:w="1337"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min</w:t>
            </w:r>
            <w:proofErr w:type="spellEnd"/>
          </w:p>
        </w:tc>
        <w:tc>
          <w:tcPr>
            <w:tcW w:w="1017"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7F05C5" w:rsidRDefault="00C33EBE" w:rsidP="00426F96">
            <w:pPr>
              <w:rPr>
                <w:rFonts w:ascii="Arial" w:hAnsi="Arial" w:cs="Arial"/>
                <w:b/>
                <w:bCs/>
                <w:color w:val="000000"/>
              </w:rPr>
            </w:pPr>
            <w:proofErr w:type="spellStart"/>
            <w:r w:rsidRPr="007F05C5">
              <w:rPr>
                <w:rFonts w:ascii="Arial" w:hAnsi="Arial" w:cs="Arial"/>
                <w:b/>
                <w:bCs/>
                <w:color w:val="000000"/>
              </w:rPr>
              <w:t>RTmax</w:t>
            </w:r>
            <w:proofErr w:type="spellEnd"/>
          </w:p>
        </w:tc>
        <w:tc>
          <w:tcPr>
            <w:tcW w:w="1390"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max</w:t>
            </w:r>
            <w:proofErr w:type="spellEnd"/>
          </w:p>
        </w:tc>
      </w:tr>
      <w:tr w:rsidR="00C33EBE" w:rsidRPr="007F05C5" w14:paraId="455C3F45" w14:textId="77777777" w:rsidTr="006A5712">
        <w:trPr>
          <w:trHeight w:val="320"/>
        </w:trPr>
        <w:tc>
          <w:tcPr>
            <w:tcW w:w="2745" w:type="dxa"/>
            <w:tcBorders>
              <w:top w:val="nil"/>
              <w:left w:val="nil"/>
              <w:bottom w:val="nil"/>
              <w:right w:val="nil"/>
            </w:tcBorders>
            <w:shd w:val="clear" w:color="auto" w:fill="auto"/>
            <w:noWrap/>
            <w:vAlign w:val="center"/>
            <w:hideMark/>
          </w:tcPr>
          <w:p w14:paraId="254A38CB" w14:textId="000C8E2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2B7183D0" w14:textId="77777777" w:rsidR="00C33EBE" w:rsidRPr="007F05C5" w:rsidRDefault="00C33EBE" w:rsidP="00426F96">
            <w:pPr>
              <w:rPr>
                <w:rFonts w:ascii="Arial" w:hAnsi="Arial" w:cs="Arial"/>
                <w:color w:val="000000"/>
              </w:rPr>
            </w:pPr>
            <w:r w:rsidRPr="007F05C5">
              <w:rPr>
                <w:rFonts w:ascii="Arial" w:hAnsi="Arial" w:cs="Arial"/>
                <w:color w:val="000000"/>
              </w:rPr>
              <w:t>0.0046</w:t>
            </w:r>
          </w:p>
        </w:tc>
        <w:tc>
          <w:tcPr>
            <w:tcW w:w="1124" w:type="dxa"/>
            <w:tcBorders>
              <w:top w:val="nil"/>
              <w:left w:val="nil"/>
              <w:bottom w:val="nil"/>
              <w:right w:val="nil"/>
            </w:tcBorders>
            <w:shd w:val="clear" w:color="auto" w:fill="auto"/>
            <w:noWrap/>
            <w:vAlign w:val="center"/>
            <w:hideMark/>
          </w:tcPr>
          <w:p w14:paraId="3CDA81A7" w14:textId="77777777" w:rsidR="00C33EBE" w:rsidRPr="007F05C5" w:rsidRDefault="00C33EBE" w:rsidP="00426F96">
            <w:pPr>
              <w:rPr>
                <w:rFonts w:ascii="Arial" w:hAnsi="Arial" w:cs="Arial"/>
                <w:color w:val="000000"/>
              </w:rPr>
            </w:pPr>
            <w:r w:rsidRPr="007F05C5">
              <w:rPr>
                <w:rFonts w:ascii="Arial" w:hAnsi="Arial" w:cs="Arial"/>
                <w:color w:val="000000"/>
              </w:rPr>
              <w:t>0.0030 - 0.0059</w:t>
            </w:r>
          </w:p>
        </w:tc>
        <w:tc>
          <w:tcPr>
            <w:tcW w:w="709" w:type="dxa"/>
            <w:tcBorders>
              <w:top w:val="nil"/>
              <w:left w:val="nil"/>
              <w:bottom w:val="nil"/>
              <w:right w:val="nil"/>
            </w:tcBorders>
            <w:shd w:val="clear" w:color="auto" w:fill="auto"/>
            <w:noWrap/>
            <w:vAlign w:val="center"/>
            <w:hideMark/>
          </w:tcPr>
          <w:p w14:paraId="25ACBB43"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nil"/>
              <w:right w:val="nil"/>
            </w:tcBorders>
            <w:shd w:val="clear" w:color="auto" w:fill="auto"/>
            <w:noWrap/>
            <w:vAlign w:val="center"/>
            <w:hideMark/>
          </w:tcPr>
          <w:p w14:paraId="6E98B9C7" w14:textId="77777777" w:rsidR="00C33EBE" w:rsidRPr="007F05C5" w:rsidRDefault="00C33EBE" w:rsidP="00426F96">
            <w:pPr>
              <w:rPr>
                <w:rFonts w:ascii="Arial" w:hAnsi="Arial" w:cs="Arial"/>
                <w:color w:val="000000"/>
              </w:rPr>
            </w:pPr>
            <w:r w:rsidRPr="007F05C5">
              <w:rPr>
                <w:rFonts w:ascii="Arial" w:hAnsi="Arial" w:cs="Arial"/>
                <w:color w:val="000000"/>
              </w:rPr>
              <w:t>1.01 - 1.55</w:t>
            </w:r>
          </w:p>
        </w:tc>
        <w:tc>
          <w:tcPr>
            <w:tcW w:w="992" w:type="dxa"/>
            <w:tcBorders>
              <w:top w:val="nil"/>
              <w:left w:val="nil"/>
              <w:bottom w:val="nil"/>
              <w:right w:val="nil"/>
            </w:tcBorders>
            <w:shd w:val="clear" w:color="auto" w:fill="auto"/>
            <w:noWrap/>
            <w:vAlign w:val="center"/>
            <w:hideMark/>
          </w:tcPr>
          <w:p w14:paraId="741BE939" w14:textId="77777777" w:rsidR="00C33EBE" w:rsidRPr="007F05C5" w:rsidRDefault="00C33EBE" w:rsidP="00426F96">
            <w:pPr>
              <w:rPr>
                <w:rFonts w:ascii="Arial" w:hAnsi="Arial" w:cs="Arial"/>
                <w:color w:val="000000"/>
              </w:rPr>
            </w:pPr>
            <w:r w:rsidRPr="007F05C5">
              <w:rPr>
                <w:rFonts w:ascii="Arial" w:hAnsi="Arial" w:cs="Arial"/>
                <w:color w:val="000000"/>
              </w:rPr>
              <w:t>15.28</w:t>
            </w:r>
          </w:p>
        </w:tc>
        <w:tc>
          <w:tcPr>
            <w:tcW w:w="1337" w:type="dxa"/>
            <w:tcBorders>
              <w:top w:val="nil"/>
              <w:left w:val="nil"/>
              <w:bottom w:val="nil"/>
              <w:right w:val="nil"/>
            </w:tcBorders>
            <w:shd w:val="clear" w:color="auto" w:fill="auto"/>
            <w:noWrap/>
            <w:vAlign w:val="center"/>
            <w:hideMark/>
          </w:tcPr>
          <w:p w14:paraId="6DCF1921" w14:textId="77777777" w:rsidR="00C33EBE" w:rsidRPr="007F05C5" w:rsidRDefault="00C33EBE" w:rsidP="00426F96">
            <w:pPr>
              <w:rPr>
                <w:rFonts w:ascii="Arial" w:hAnsi="Arial" w:cs="Arial"/>
                <w:color w:val="000000"/>
              </w:rPr>
            </w:pPr>
            <w:r w:rsidRPr="007F05C5">
              <w:rPr>
                <w:rFonts w:ascii="Arial" w:hAnsi="Arial" w:cs="Arial"/>
                <w:color w:val="000000"/>
              </w:rPr>
              <w:t>14.56 - 15.88</w:t>
            </w:r>
          </w:p>
        </w:tc>
        <w:tc>
          <w:tcPr>
            <w:tcW w:w="1017" w:type="dxa"/>
            <w:tcBorders>
              <w:top w:val="nil"/>
              <w:left w:val="nil"/>
              <w:bottom w:val="nil"/>
              <w:right w:val="nil"/>
            </w:tcBorders>
            <w:shd w:val="clear" w:color="auto" w:fill="auto"/>
            <w:noWrap/>
            <w:vAlign w:val="center"/>
            <w:hideMark/>
          </w:tcPr>
          <w:p w14:paraId="3D03F6B5" w14:textId="77777777" w:rsidR="00C33EBE" w:rsidRPr="007F05C5" w:rsidRDefault="00C33EBE" w:rsidP="00426F96">
            <w:pPr>
              <w:rPr>
                <w:rFonts w:ascii="Arial" w:hAnsi="Arial" w:cs="Arial"/>
                <w:color w:val="000000"/>
              </w:rPr>
            </w:pPr>
            <w:r w:rsidRPr="007F05C5">
              <w:rPr>
                <w:rFonts w:ascii="Arial" w:hAnsi="Arial" w:cs="Arial"/>
                <w:color w:val="000000"/>
              </w:rPr>
              <w:t>30.45</w:t>
            </w:r>
          </w:p>
        </w:tc>
        <w:tc>
          <w:tcPr>
            <w:tcW w:w="1390" w:type="dxa"/>
            <w:tcBorders>
              <w:top w:val="nil"/>
              <w:left w:val="nil"/>
              <w:bottom w:val="nil"/>
              <w:right w:val="nil"/>
            </w:tcBorders>
            <w:shd w:val="clear" w:color="auto" w:fill="auto"/>
            <w:noWrap/>
            <w:vAlign w:val="center"/>
            <w:hideMark/>
          </w:tcPr>
          <w:p w14:paraId="5C1C50FF" w14:textId="77777777" w:rsidR="00C33EBE" w:rsidRPr="007F05C5" w:rsidRDefault="00C33EBE" w:rsidP="00426F96">
            <w:pPr>
              <w:rPr>
                <w:rFonts w:ascii="Arial" w:hAnsi="Arial" w:cs="Arial"/>
                <w:color w:val="000000"/>
              </w:rPr>
            </w:pPr>
            <w:r w:rsidRPr="007F05C5">
              <w:rPr>
                <w:rFonts w:ascii="Arial" w:hAnsi="Arial" w:cs="Arial"/>
                <w:color w:val="000000"/>
              </w:rPr>
              <w:t>30.08 - 31.05</w:t>
            </w:r>
          </w:p>
        </w:tc>
      </w:tr>
      <w:tr w:rsidR="00C33EBE" w:rsidRPr="007F05C5" w14:paraId="61E1BD5A" w14:textId="77777777" w:rsidTr="006A5712">
        <w:trPr>
          <w:trHeight w:val="320"/>
        </w:trPr>
        <w:tc>
          <w:tcPr>
            <w:tcW w:w="2745" w:type="dxa"/>
            <w:tcBorders>
              <w:top w:val="nil"/>
              <w:left w:val="nil"/>
              <w:bottom w:val="nil"/>
              <w:right w:val="nil"/>
            </w:tcBorders>
            <w:shd w:val="clear" w:color="auto" w:fill="auto"/>
            <w:noWrap/>
            <w:vAlign w:val="center"/>
            <w:hideMark/>
          </w:tcPr>
          <w:p w14:paraId="7EF424D6" w14:textId="7FAE3BA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77361FB9" w14:textId="77777777" w:rsidR="00C33EBE" w:rsidRPr="007F05C5" w:rsidRDefault="00C33EBE" w:rsidP="00426F96">
            <w:pPr>
              <w:rPr>
                <w:rFonts w:ascii="Arial" w:hAnsi="Arial" w:cs="Arial"/>
                <w:color w:val="000000"/>
              </w:rPr>
            </w:pPr>
            <w:r w:rsidRPr="007F05C5">
              <w:rPr>
                <w:rFonts w:ascii="Arial" w:hAnsi="Arial" w:cs="Arial"/>
                <w:color w:val="000000"/>
              </w:rPr>
              <w:t>0.0034</w:t>
            </w:r>
          </w:p>
        </w:tc>
        <w:tc>
          <w:tcPr>
            <w:tcW w:w="1124" w:type="dxa"/>
            <w:tcBorders>
              <w:top w:val="nil"/>
              <w:left w:val="nil"/>
              <w:bottom w:val="nil"/>
              <w:right w:val="nil"/>
            </w:tcBorders>
            <w:shd w:val="clear" w:color="auto" w:fill="auto"/>
            <w:noWrap/>
            <w:vAlign w:val="center"/>
            <w:hideMark/>
          </w:tcPr>
          <w:p w14:paraId="726BF151" w14:textId="77777777" w:rsidR="00C33EBE" w:rsidRPr="007F05C5" w:rsidRDefault="00C33EBE" w:rsidP="00426F96">
            <w:pPr>
              <w:rPr>
                <w:rFonts w:ascii="Arial" w:hAnsi="Arial" w:cs="Arial"/>
                <w:color w:val="000000"/>
              </w:rPr>
            </w:pPr>
            <w:r w:rsidRPr="007F05C5">
              <w:rPr>
                <w:rFonts w:ascii="Arial" w:hAnsi="Arial" w:cs="Arial"/>
                <w:color w:val="000000"/>
              </w:rPr>
              <w:t>0.0022 - 0.0056</w:t>
            </w:r>
          </w:p>
        </w:tc>
        <w:tc>
          <w:tcPr>
            <w:tcW w:w="709" w:type="dxa"/>
            <w:tcBorders>
              <w:top w:val="nil"/>
              <w:left w:val="nil"/>
              <w:bottom w:val="nil"/>
              <w:right w:val="nil"/>
            </w:tcBorders>
            <w:shd w:val="clear" w:color="auto" w:fill="auto"/>
            <w:noWrap/>
            <w:vAlign w:val="center"/>
            <w:hideMark/>
          </w:tcPr>
          <w:p w14:paraId="3215AD08" w14:textId="77777777" w:rsidR="00C33EBE" w:rsidRPr="007F05C5" w:rsidRDefault="00C33EBE" w:rsidP="00426F96">
            <w:pPr>
              <w:rPr>
                <w:rFonts w:ascii="Arial" w:hAnsi="Arial" w:cs="Arial"/>
                <w:color w:val="000000"/>
              </w:rPr>
            </w:pPr>
            <w:r w:rsidRPr="007F05C5">
              <w:rPr>
                <w:rFonts w:ascii="Arial" w:hAnsi="Arial" w:cs="Arial"/>
                <w:color w:val="000000"/>
              </w:rPr>
              <w:t>1.17</w:t>
            </w:r>
          </w:p>
        </w:tc>
        <w:tc>
          <w:tcPr>
            <w:tcW w:w="850" w:type="dxa"/>
            <w:tcBorders>
              <w:top w:val="nil"/>
              <w:left w:val="nil"/>
              <w:bottom w:val="nil"/>
              <w:right w:val="nil"/>
            </w:tcBorders>
            <w:shd w:val="clear" w:color="auto" w:fill="auto"/>
            <w:noWrap/>
            <w:vAlign w:val="center"/>
            <w:hideMark/>
          </w:tcPr>
          <w:p w14:paraId="049BE872" w14:textId="77777777" w:rsidR="00C33EBE" w:rsidRPr="007F05C5" w:rsidRDefault="00C33EBE" w:rsidP="00426F96">
            <w:pPr>
              <w:rPr>
                <w:rFonts w:ascii="Arial" w:hAnsi="Arial" w:cs="Arial"/>
                <w:color w:val="000000"/>
              </w:rPr>
            </w:pPr>
            <w:r w:rsidRPr="007F05C5">
              <w:rPr>
                <w:rFonts w:ascii="Arial" w:hAnsi="Arial" w:cs="Arial"/>
                <w:color w:val="000000"/>
              </w:rPr>
              <w:t>0.95 - 1.57</w:t>
            </w:r>
          </w:p>
        </w:tc>
        <w:tc>
          <w:tcPr>
            <w:tcW w:w="992" w:type="dxa"/>
            <w:tcBorders>
              <w:top w:val="nil"/>
              <w:left w:val="nil"/>
              <w:bottom w:val="nil"/>
              <w:right w:val="nil"/>
            </w:tcBorders>
            <w:shd w:val="clear" w:color="auto" w:fill="auto"/>
            <w:noWrap/>
            <w:vAlign w:val="center"/>
            <w:hideMark/>
          </w:tcPr>
          <w:p w14:paraId="6C311D67" w14:textId="77777777" w:rsidR="00C33EBE" w:rsidRPr="007F05C5" w:rsidRDefault="00C33EBE" w:rsidP="00426F96">
            <w:pPr>
              <w:rPr>
                <w:rFonts w:ascii="Arial" w:hAnsi="Arial" w:cs="Arial"/>
                <w:color w:val="000000"/>
              </w:rPr>
            </w:pPr>
            <w:r w:rsidRPr="007F05C5">
              <w:rPr>
                <w:rFonts w:ascii="Arial" w:hAnsi="Arial" w:cs="Arial"/>
                <w:color w:val="000000"/>
              </w:rPr>
              <w:t>13.45</w:t>
            </w:r>
          </w:p>
        </w:tc>
        <w:tc>
          <w:tcPr>
            <w:tcW w:w="1337" w:type="dxa"/>
            <w:tcBorders>
              <w:top w:val="nil"/>
              <w:left w:val="nil"/>
              <w:bottom w:val="nil"/>
              <w:right w:val="nil"/>
            </w:tcBorders>
            <w:shd w:val="clear" w:color="auto" w:fill="auto"/>
            <w:noWrap/>
            <w:vAlign w:val="center"/>
            <w:hideMark/>
          </w:tcPr>
          <w:p w14:paraId="3341D6E7" w14:textId="77777777" w:rsidR="00C33EBE" w:rsidRPr="007F05C5" w:rsidRDefault="00C33EBE" w:rsidP="00426F96">
            <w:pPr>
              <w:rPr>
                <w:rFonts w:ascii="Arial" w:hAnsi="Arial" w:cs="Arial"/>
                <w:color w:val="000000"/>
              </w:rPr>
            </w:pPr>
            <w:r w:rsidRPr="007F05C5">
              <w:rPr>
                <w:rFonts w:ascii="Arial" w:hAnsi="Arial" w:cs="Arial"/>
                <w:color w:val="000000"/>
              </w:rPr>
              <w:t>13.08 - 13.79</w:t>
            </w:r>
          </w:p>
        </w:tc>
        <w:tc>
          <w:tcPr>
            <w:tcW w:w="1017" w:type="dxa"/>
            <w:tcBorders>
              <w:top w:val="nil"/>
              <w:left w:val="nil"/>
              <w:bottom w:val="nil"/>
              <w:right w:val="nil"/>
            </w:tcBorders>
            <w:shd w:val="clear" w:color="auto" w:fill="auto"/>
            <w:noWrap/>
            <w:vAlign w:val="center"/>
            <w:hideMark/>
          </w:tcPr>
          <w:p w14:paraId="7FDE37B4" w14:textId="77777777" w:rsidR="00C33EBE" w:rsidRPr="007F05C5" w:rsidRDefault="00C33EBE" w:rsidP="00426F96">
            <w:pPr>
              <w:rPr>
                <w:rFonts w:ascii="Arial" w:hAnsi="Arial" w:cs="Arial"/>
                <w:color w:val="000000"/>
              </w:rPr>
            </w:pPr>
            <w:r w:rsidRPr="007F05C5">
              <w:rPr>
                <w:rFonts w:ascii="Arial" w:hAnsi="Arial" w:cs="Arial"/>
                <w:color w:val="000000"/>
              </w:rPr>
              <w:t>29.25</w:t>
            </w:r>
          </w:p>
        </w:tc>
        <w:tc>
          <w:tcPr>
            <w:tcW w:w="1390" w:type="dxa"/>
            <w:tcBorders>
              <w:top w:val="nil"/>
              <w:left w:val="nil"/>
              <w:bottom w:val="nil"/>
              <w:right w:val="nil"/>
            </w:tcBorders>
            <w:shd w:val="clear" w:color="auto" w:fill="auto"/>
            <w:noWrap/>
            <w:vAlign w:val="center"/>
            <w:hideMark/>
          </w:tcPr>
          <w:p w14:paraId="0B0BE1CA" w14:textId="414E47F5" w:rsidR="00C33EBE" w:rsidRPr="007F05C5" w:rsidRDefault="00C33EBE" w:rsidP="00426F96">
            <w:pPr>
              <w:rPr>
                <w:rFonts w:ascii="Arial" w:hAnsi="Arial" w:cs="Arial"/>
                <w:color w:val="000000"/>
              </w:rPr>
            </w:pPr>
            <w:r w:rsidRPr="007F05C5">
              <w:rPr>
                <w:rFonts w:ascii="Arial" w:hAnsi="Arial" w:cs="Arial"/>
                <w:color w:val="000000"/>
              </w:rPr>
              <w:t>28.11 - 2</w:t>
            </w:r>
            <w:r w:rsidR="00A1578E" w:rsidRPr="007F05C5">
              <w:rPr>
                <w:rFonts w:ascii="Arial" w:hAnsi="Arial" w:cs="Arial"/>
                <w:color w:val="000000"/>
              </w:rPr>
              <w:t>9</w:t>
            </w:r>
            <w:r w:rsidRPr="007F05C5">
              <w:rPr>
                <w:rFonts w:ascii="Arial" w:hAnsi="Arial" w:cs="Arial"/>
                <w:color w:val="000000"/>
              </w:rPr>
              <w:t>.80</w:t>
            </w:r>
          </w:p>
        </w:tc>
      </w:tr>
      <w:tr w:rsidR="00C33EBE" w:rsidRPr="007F05C5" w14:paraId="421834C7" w14:textId="77777777" w:rsidTr="006A5712">
        <w:trPr>
          <w:trHeight w:val="320"/>
        </w:trPr>
        <w:tc>
          <w:tcPr>
            <w:tcW w:w="2745" w:type="dxa"/>
            <w:tcBorders>
              <w:top w:val="nil"/>
              <w:left w:val="nil"/>
              <w:bottom w:val="nil"/>
              <w:right w:val="nil"/>
            </w:tcBorders>
            <w:shd w:val="clear" w:color="auto" w:fill="auto"/>
            <w:noWrap/>
            <w:vAlign w:val="center"/>
            <w:hideMark/>
          </w:tcPr>
          <w:p w14:paraId="2C29FDAA" w14:textId="4DCE61EC"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61F51FAC" w14:textId="77777777" w:rsidR="00C33EBE" w:rsidRPr="007F05C5" w:rsidRDefault="00C33EBE" w:rsidP="00426F96">
            <w:pPr>
              <w:rPr>
                <w:rFonts w:ascii="Arial" w:hAnsi="Arial" w:cs="Arial"/>
                <w:color w:val="000000"/>
              </w:rPr>
            </w:pPr>
            <w:r w:rsidRPr="007F05C5">
              <w:rPr>
                <w:rFonts w:ascii="Arial" w:hAnsi="Arial" w:cs="Arial"/>
                <w:color w:val="000000"/>
              </w:rPr>
              <w:t>0.0017</w:t>
            </w:r>
          </w:p>
        </w:tc>
        <w:tc>
          <w:tcPr>
            <w:tcW w:w="1124" w:type="dxa"/>
            <w:tcBorders>
              <w:top w:val="nil"/>
              <w:left w:val="nil"/>
              <w:bottom w:val="nil"/>
              <w:right w:val="nil"/>
            </w:tcBorders>
            <w:shd w:val="clear" w:color="auto" w:fill="auto"/>
            <w:noWrap/>
            <w:vAlign w:val="center"/>
            <w:hideMark/>
          </w:tcPr>
          <w:p w14:paraId="13CCFD2D" w14:textId="77777777" w:rsidR="00C33EBE" w:rsidRPr="007F05C5" w:rsidRDefault="00C33EBE" w:rsidP="00426F96">
            <w:pPr>
              <w:rPr>
                <w:rFonts w:ascii="Arial" w:hAnsi="Arial" w:cs="Arial"/>
                <w:color w:val="000000"/>
              </w:rPr>
            </w:pPr>
            <w:r w:rsidRPr="007F05C5">
              <w:rPr>
                <w:rFonts w:ascii="Arial" w:hAnsi="Arial" w:cs="Arial"/>
                <w:color w:val="000000"/>
              </w:rPr>
              <w:t>0.0012 - 0.0026</w:t>
            </w:r>
          </w:p>
        </w:tc>
        <w:tc>
          <w:tcPr>
            <w:tcW w:w="709" w:type="dxa"/>
            <w:tcBorders>
              <w:top w:val="nil"/>
              <w:left w:val="nil"/>
              <w:bottom w:val="nil"/>
              <w:right w:val="nil"/>
            </w:tcBorders>
            <w:shd w:val="clear" w:color="auto" w:fill="auto"/>
            <w:noWrap/>
            <w:vAlign w:val="center"/>
            <w:hideMark/>
          </w:tcPr>
          <w:p w14:paraId="3A196C35" w14:textId="77777777" w:rsidR="00C33EBE" w:rsidRPr="007F05C5" w:rsidRDefault="00C33EBE" w:rsidP="00426F96">
            <w:pPr>
              <w:rPr>
                <w:rFonts w:ascii="Arial" w:hAnsi="Arial" w:cs="Arial"/>
                <w:color w:val="000000"/>
              </w:rPr>
            </w:pPr>
            <w:r w:rsidRPr="007F05C5">
              <w:rPr>
                <w:rFonts w:ascii="Arial" w:hAnsi="Arial" w:cs="Arial"/>
                <w:color w:val="000000"/>
              </w:rPr>
              <w:t>0.88</w:t>
            </w:r>
          </w:p>
        </w:tc>
        <w:tc>
          <w:tcPr>
            <w:tcW w:w="850" w:type="dxa"/>
            <w:tcBorders>
              <w:top w:val="nil"/>
              <w:left w:val="nil"/>
              <w:bottom w:val="nil"/>
              <w:right w:val="nil"/>
            </w:tcBorders>
            <w:shd w:val="clear" w:color="auto" w:fill="auto"/>
            <w:noWrap/>
            <w:vAlign w:val="center"/>
            <w:hideMark/>
          </w:tcPr>
          <w:p w14:paraId="7C590451" w14:textId="77777777" w:rsidR="00C33EBE" w:rsidRPr="007F05C5" w:rsidRDefault="00C33EBE" w:rsidP="00426F96">
            <w:pPr>
              <w:rPr>
                <w:rFonts w:ascii="Arial" w:hAnsi="Arial" w:cs="Arial"/>
                <w:color w:val="000000"/>
              </w:rPr>
            </w:pPr>
            <w:r w:rsidRPr="007F05C5">
              <w:rPr>
                <w:rFonts w:ascii="Arial" w:hAnsi="Arial" w:cs="Arial"/>
                <w:color w:val="000000"/>
              </w:rPr>
              <w:t>0.81 - 1.07</w:t>
            </w:r>
          </w:p>
        </w:tc>
        <w:tc>
          <w:tcPr>
            <w:tcW w:w="992" w:type="dxa"/>
            <w:tcBorders>
              <w:top w:val="nil"/>
              <w:left w:val="nil"/>
              <w:bottom w:val="nil"/>
              <w:right w:val="nil"/>
            </w:tcBorders>
            <w:shd w:val="clear" w:color="auto" w:fill="auto"/>
            <w:noWrap/>
            <w:vAlign w:val="center"/>
            <w:hideMark/>
          </w:tcPr>
          <w:p w14:paraId="7E079A2C" w14:textId="77777777" w:rsidR="00C33EBE" w:rsidRPr="007F05C5" w:rsidRDefault="00C33EBE" w:rsidP="00426F96">
            <w:pPr>
              <w:rPr>
                <w:rFonts w:ascii="Arial" w:hAnsi="Arial" w:cs="Arial"/>
                <w:color w:val="000000"/>
              </w:rPr>
            </w:pPr>
            <w:r w:rsidRPr="007F05C5">
              <w:rPr>
                <w:rFonts w:ascii="Arial" w:hAnsi="Arial" w:cs="Arial"/>
                <w:color w:val="000000"/>
              </w:rPr>
              <w:t>14.58</w:t>
            </w:r>
          </w:p>
        </w:tc>
        <w:tc>
          <w:tcPr>
            <w:tcW w:w="1337" w:type="dxa"/>
            <w:tcBorders>
              <w:top w:val="nil"/>
              <w:left w:val="nil"/>
              <w:bottom w:val="nil"/>
              <w:right w:val="nil"/>
            </w:tcBorders>
            <w:shd w:val="clear" w:color="auto" w:fill="auto"/>
            <w:noWrap/>
            <w:vAlign w:val="center"/>
            <w:hideMark/>
          </w:tcPr>
          <w:p w14:paraId="04B288D8" w14:textId="77777777" w:rsidR="00C33EBE" w:rsidRPr="007F05C5" w:rsidRDefault="00C33EBE" w:rsidP="00426F96">
            <w:pPr>
              <w:rPr>
                <w:rFonts w:ascii="Arial" w:hAnsi="Arial" w:cs="Arial"/>
                <w:color w:val="000000"/>
              </w:rPr>
            </w:pPr>
            <w:r w:rsidRPr="007F05C5">
              <w:rPr>
                <w:rFonts w:ascii="Arial" w:hAnsi="Arial" w:cs="Arial"/>
                <w:color w:val="000000"/>
              </w:rPr>
              <w:t>14.09 - 15.20</w:t>
            </w:r>
          </w:p>
        </w:tc>
        <w:tc>
          <w:tcPr>
            <w:tcW w:w="1017" w:type="dxa"/>
            <w:tcBorders>
              <w:top w:val="nil"/>
              <w:left w:val="nil"/>
              <w:bottom w:val="nil"/>
              <w:right w:val="nil"/>
            </w:tcBorders>
            <w:shd w:val="clear" w:color="auto" w:fill="auto"/>
            <w:noWrap/>
            <w:vAlign w:val="center"/>
            <w:hideMark/>
          </w:tcPr>
          <w:p w14:paraId="50386783" w14:textId="77777777" w:rsidR="00C33EBE" w:rsidRPr="007F05C5" w:rsidRDefault="00C33EBE" w:rsidP="00426F96">
            <w:pPr>
              <w:rPr>
                <w:rFonts w:ascii="Arial" w:hAnsi="Arial" w:cs="Arial"/>
                <w:color w:val="000000"/>
              </w:rPr>
            </w:pPr>
            <w:r w:rsidRPr="007F05C5">
              <w:rPr>
                <w:rFonts w:ascii="Arial" w:hAnsi="Arial" w:cs="Arial"/>
                <w:color w:val="000000"/>
              </w:rPr>
              <w:t>31.19</w:t>
            </w:r>
          </w:p>
        </w:tc>
        <w:tc>
          <w:tcPr>
            <w:tcW w:w="1390" w:type="dxa"/>
            <w:tcBorders>
              <w:top w:val="nil"/>
              <w:left w:val="nil"/>
              <w:bottom w:val="nil"/>
              <w:right w:val="nil"/>
            </w:tcBorders>
            <w:shd w:val="clear" w:color="auto" w:fill="auto"/>
            <w:noWrap/>
            <w:vAlign w:val="center"/>
            <w:hideMark/>
          </w:tcPr>
          <w:p w14:paraId="1EE7EA67" w14:textId="77777777" w:rsidR="00C33EBE" w:rsidRPr="007F05C5" w:rsidRDefault="00C33EBE" w:rsidP="00426F96">
            <w:pPr>
              <w:rPr>
                <w:rFonts w:ascii="Arial" w:hAnsi="Arial" w:cs="Arial"/>
                <w:color w:val="000000"/>
              </w:rPr>
            </w:pPr>
            <w:r w:rsidRPr="007F05C5">
              <w:rPr>
                <w:rFonts w:ascii="Arial" w:hAnsi="Arial" w:cs="Arial"/>
                <w:color w:val="000000"/>
              </w:rPr>
              <w:t>30.61 - 31.77</w:t>
            </w:r>
          </w:p>
        </w:tc>
      </w:tr>
      <w:tr w:rsidR="00C33EBE" w:rsidRPr="007F05C5" w14:paraId="7859E844" w14:textId="77777777" w:rsidTr="006A5712">
        <w:trPr>
          <w:trHeight w:val="320"/>
        </w:trPr>
        <w:tc>
          <w:tcPr>
            <w:tcW w:w="2745" w:type="dxa"/>
            <w:tcBorders>
              <w:top w:val="nil"/>
              <w:left w:val="nil"/>
              <w:bottom w:val="nil"/>
              <w:right w:val="nil"/>
            </w:tcBorders>
            <w:shd w:val="clear" w:color="auto" w:fill="auto"/>
            <w:noWrap/>
            <w:vAlign w:val="center"/>
            <w:hideMark/>
          </w:tcPr>
          <w:p w14:paraId="35AD9B72" w14:textId="7A5C73B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melanogaster</w:t>
            </w:r>
          </w:p>
        </w:tc>
        <w:tc>
          <w:tcPr>
            <w:tcW w:w="951" w:type="dxa"/>
            <w:tcBorders>
              <w:top w:val="nil"/>
              <w:left w:val="nil"/>
              <w:bottom w:val="nil"/>
              <w:right w:val="nil"/>
            </w:tcBorders>
            <w:shd w:val="clear" w:color="auto" w:fill="auto"/>
            <w:noWrap/>
            <w:vAlign w:val="center"/>
            <w:hideMark/>
          </w:tcPr>
          <w:p w14:paraId="6031467E" w14:textId="77777777" w:rsidR="00C33EBE" w:rsidRPr="007F05C5" w:rsidRDefault="00C33EBE" w:rsidP="00426F96">
            <w:pPr>
              <w:rPr>
                <w:rFonts w:ascii="Arial" w:hAnsi="Arial" w:cs="Arial"/>
                <w:color w:val="000000"/>
              </w:rPr>
            </w:pPr>
            <w:r w:rsidRPr="007F05C5">
              <w:rPr>
                <w:rFonts w:ascii="Arial" w:hAnsi="Arial" w:cs="Arial"/>
                <w:color w:val="000000"/>
              </w:rPr>
              <w:t>0.0037</w:t>
            </w:r>
          </w:p>
        </w:tc>
        <w:tc>
          <w:tcPr>
            <w:tcW w:w="1124" w:type="dxa"/>
            <w:tcBorders>
              <w:top w:val="nil"/>
              <w:left w:val="nil"/>
              <w:bottom w:val="nil"/>
              <w:right w:val="nil"/>
            </w:tcBorders>
            <w:shd w:val="clear" w:color="auto" w:fill="auto"/>
            <w:noWrap/>
            <w:vAlign w:val="center"/>
            <w:hideMark/>
          </w:tcPr>
          <w:p w14:paraId="5D6A470F" w14:textId="77777777" w:rsidR="00C33EBE" w:rsidRPr="007F05C5" w:rsidRDefault="00C33EBE" w:rsidP="00426F96">
            <w:pPr>
              <w:rPr>
                <w:rFonts w:ascii="Arial" w:hAnsi="Arial" w:cs="Arial"/>
                <w:color w:val="000000"/>
              </w:rPr>
            </w:pPr>
            <w:r w:rsidRPr="007F05C5">
              <w:rPr>
                <w:rFonts w:ascii="Arial" w:hAnsi="Arial" w:cs="Arial"/>
                <w:color w:val="000000"/>
              </w:rPr>
              <w:t>0.0032 - 0.0042</w:t>
            </w:r>
          </w:p>
        </w:tc>
        <w:tc>
          <w:tcPr>
            <w:tcW w:w="709" w:type="dxa"/>
            <w:tcBorders>
              <w:top w:val="nil"/>
              <w:left w:val="nil"/>
              <w:bottom w:val="nil"/>
              <w:right w:val="nil"/>
            </w:tcBorders>
            <w:shd w:val="clear" w:color="auto" w:fill="auto"/>
            <w:noWrap/>
            <w:vAlign w:val="center"/>
            <w:hideMark/>
          </w:tcPr>
          <w:p w14:paraId="5134EAE2" w14:textId="77777777" w:rsidR="00C33EBE" w:rsidRPr="007F05C5" w:rsidRDefault="00C33EBE" w:rsidP="00426F96">
            <w:pPr>
              <w:rPr>
                <w:rFonts w:ascii="Arial" w:hAnsi="Arial" w:cs="Arial"/>
                <w:color w:val="000000"/>
              </w:rPr>
            </w:pPr>
            <w:r w:rsidRPr="007F05C5">
              <w:rPr>
                <w:rFonts w:ascii="Arial" w:hAnsi="Arial" w:cs="Arial"/>
                <w:color w:val="000000"/>
              </w:rPr>
              <w:t>1.72</w:t>
            </w:r>
          </w:p>
        </w:tc>
        <w:tc>
          <w:tcPr>
            <w:tcW w:w="850" w:type="dxa"/>
            <w:tcBorders>
              <w:top w:val="nil"/>
              <w:left w:val="nil"/>
              <w:bottom w:val="nil"/>
              <w:right w:val="nil"/>
            </w:tcBorders>
            <w:shd w:val="clear" w:color="auto" w:fill="auto"/>
            <w:noWrap/>
            <w:vAlign w:val="center"/>
            <w:hideMark/>
          </w:tcPr>
          <w:p w14:paraId="7623B12C" w14:textId="77777777" w:rsidR="00C33EBE" w:rsidRPr="007F05C5" w:rsidRDefault="00C33EBE" w:rsidP="00426F96">
            <w:pPr>
              <w:rPr>
                <w:rFonts w:ascii="Arial" w:hAnsi="Arial" w:cs="Arial"/>
                <w:color w:val="000000"/>
              </w:rPr>
            </w:pPr>
            <w:r w:rsidRPr="007F05C5">
              <w:rPr>
                <w:rFonts w:ascii="Arial" w:hAnsi="Arial" w:cs="Arial"/>
                <w:color w:val="000000"/>
              </w:rPr>
              <w:t>1.48 - 2.02</w:t>
            </w:r>
          </w:p>
        </w:tc>
        <w:tc>
          <w:tcPr>
            <w:tcW w:w="992" w:type="dxa"/>
            <w:tcBorders>
              <w:top w:val="nil"/>
              <w:left w:val="nil"/>
              <w:bottom w:val="nil"/>
              <w:right w:val="nil"/>
            </w:tcBorders>
            <w:shd w:val="clear" w:color="auto" w:fill="auto"/>
            <w:noWrap/>
            <w:vAlign w:val="center"/>
            <w:hideMark/>
          </w:tcPr>
          <w:p w14:paraId="5250D35A" w14:textId="77777777" w:rsidR="00C33EBE" w:rsidRPr="007F05C5" w:rsidRDefault="00C33EBE" w:rsidP="00426F96">
            <w:pPr>
              <w:rPr>
                <w:rFonts w:ascii="Arial" w:hAnsi="Arial" w:cs="Arial"/>
                <w:color w:val="000000"/>
              </w:rPr>
            </w:pPr>
            <w:r w:rsidRPr="007F05C5">
              <w:rPr>
                <w:rFonts w:ascii="Arial" w:hAnsi="Arial" w:cs="Arial"/>
                <w:color w:val="000000"/>
              </w:rPr>
              <w:t>8.32</w:t>
            </w:r>
          </w:p>
        </w:tc>
        <w:tc>
          <w:tcPr>
            <w:tcW w:w="1337" w:type="dxa"/>
            <w:tcBorders>
              <w:top w:val="nil"/>
              <w:left w:val="nil"/>
              <w:bottom w:val="nil"/>
              <w:right w:val="nil"/>
            </w:tcBorders>
            <w:shd w:val="clear" w:color="auto" w:fill="auto"/>
            <w:noWrap/>
            <w:vAlign w:val="center"/>
            <w:hideMark/>
          </w:tcPr>
          <w:p w14:paraId="01C912F8" w14:textId="77777777" w:rsidR="00C33EBE" w:rsidRPr="007F05C5" w:rsidRDefault="00C33EBE" w:rsidP="00426F96">
            <w:pPr>
              <w:rPr>
                <w:rFonts w:ascii="Arial" w:hAnsi="Arial" w:cs="Arial"/>
                <w:color w:val="000000"/>
              </w:rPr>
            </w:pPr>
            <w:r w:rsidRPr="007F05C5">
              <w:rPr>
                <w:rFonts w:ascii="Arial" w:hAnsi="Arial" w:cs="Arial"/>
                <w:color w:val="000000"/>
              </w:rPr>
              <w:t>6.93 - 9.38</w:t>
            </w:r>
          </w:p>
        </w:tc>
        <w:tc>
          <w:tcPr>
            <w:tcW w:w="1017" w:type="dxa"/>
            <w:tcBorders>
              <w:top w:val="nil"/>
              <w:left w:val="nil"/>
              <w:bottom w:val="nil"/>
              <w:right w:val="nil"/>
            </w:tcBorders>
            <w:shd w:val="clear" w:color="auto" w:fill="auto"/>
            <w:noWrap/>
            <w:vAlign w:val="center"/>
            <w:hideMark/>
          </w:tcPr>
          <w:p w14:paraId="19E95D75" w14:textId="77777777" w:rsidR="00C33EBE" w:rsidRPr="007F05C5" w:rsidRDefault="00C33EBE" w:rsidP="00426F96">
            <w:pPr>
              <w:rPr>
                <w:rFonts w:ascii="Arial" w:hAnsi="Arial" w:cs="Arial"/>
                <w:color w:val="000000"/>
              </w:rPr>
            </w:pPr>
            <w:r w:rsidRPr="007F05C5">
              <w:rPr>
                <w:rFonts w:ascii="Arial" w:hAnsi="Arial" w:cs="Arial"/>
                <w:color w:val="000000"/>
              </w:rPr>
              <w:t>32.13</w:t>
            </w:r>
          </w:p>
        </w:tc>
        <w:tc>
          <w:tcPr>
            <w:tcW w:w="1390" w:type="dxa"/>
            <w:tcBorders>
              <w:top w:val="nil"/>
              <w:left w:val="nil"/>
              <w:bottom w:val="nil"/>
              <w:right w:val="nil"/>
            </w:tcBorders>
            <w:shd w:val="clear" w:color="auto" w:fill="auto"/>
            <w:noWrap/>
            <w:vAlign w:val="center"/>
            <w:hideMark/>
          </w:tcPr>
          <w:p w14:paraId="28B30F2D" w14:textId="77777777" w:rsidR="00C33EBE" w:rsidRPr="007F05C5" w:rsidRDefault="00C33EBE" w:rsidP="00426F96">
            <w:pPr>
              <w:rPr>
                <w:rFonts w:ascii="Arial" w:hAnsi="Arial" w:cs="Arial"/>
                <w:color w:val="000000"/>
              </w:rPr>
            </w:pPr>
            <w:r w:rsidRPr="007F05C5">
              <w:rPr>
                <w:rFonts w:ascii="Arial" w:hAnsi="Arial" w:cs="Arial"/>
                <w:color w:val="000000"/>
              </w:rPr>
              <w:t>32.03 - 32.28</w:t>
            </w:r>
          </w:p>
        </w:tc>
      </w:tr>
      <w:tr w:rsidR="00C33EBE" w:rsidRPr="007F05C5" w14:paraId="71C93A82" w14:textId="77777777" w:rsidTr="006A5712">
        <w:trPr>
          <w:trHeight w:val="320"/>
        </w:trPr>
        <w:tc>
          <w:tcPr>
            <w:tcW w:w="2745" w:type="dxa"/>
            <w:tcBorders>
              <w:top w:val="nil"/>
              <w:left w:val="nil"/>
              <w:bottom w:val="nil"/>
              <w:right w:val="nil"/>
            </w:tcBorders>
            <w:shd w:val="clear" w:color="auto" w:fill="auto"/>
            <w:noWrap/>
            <w:vAlign w:val="center"/>
            <w:hideMark/>
          </w:tcPr>
          <w:p w14:paraId="2C307E60" w14:textId="76AD8619"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palidifrons</w:t>
            </w:r>
            <w:proofErr w:type="spellEnd"/>
          </w:p>
        </w:tc>
        <w:tc>
          <w:tcPr>
            <w:tcW w:w="951" w:type="dxa"/>
            <w:tcBorders>
              <w:top w:val="nil"/>
              <w:left w:val="nil"/>
              <w:bottom w:val="nil"/>
              <w:right w:val="nil"/>
            </w:tcBorders>
            <w:shd w:val="clear" w:color="auto" w:fill="auto"/>
            <w:noWrap/>
            <w:vAlign w:val="center"/>
            <w:hideMark/>
          </w:tcPr>
          <w:p w14:paraId="5B6D0483" w14:textId="77777777" w:rsidR="00C33EBE" w:rsidRPr="007F05C5" w:rsidRDefault="00C33EBE" w:rsidP="00426F96">
            <w:pPr>
              <w:rPr>
                <w:rFonts w:ascii="Arial" w:hAnsi="Arial" w:cs="Arial"/>
                <w:color w:val="000000"/>
              </w:rPr>
            </w:pPr>
            <w:r w:rsidRPr="007F05C5">
              <w:rPr>
                <w:rFonts w:ascii="Arial" w:hAnsi="Arial" w:cs="Arial"/>
                <w:color w:val="000000"/>
              </w:rPr>
              <w:t>0.0073</w:t>
            </w:r>
          </w:p>
        </w:tc>
        <w:tc>
          <w:tcPr>
            <w:tcW w:w="1124" w:type="dxa"/>
            <w:tcBorders>
              <w:top w:val="nil"/>
              <w:left w:val="nil"/>
              <w:bottom w:val="nil"/>
              <w:right w:val="nil"/>
            </w:tcBorders>
            <w:shd w:val="clear" w:color="auto" w:fill="auto"/>
            <w:noWrap/>
            <w:vAlign w:val="center"/>
            <w:hideMark/>
          </w:tcPr>
          <w:p w14:paraId="0052F50D" w14:textId="77777777" w:rsidR="00C33EBE" w:rsidRPr="007F05C5" w:rsidRDefault="00C33EBE" w:rsidP="00426F96">
            <w:pPr>
              <w:rPr>
                <w:rFonts w:ascii="Arial" w:hAnsi="Arial" w:cs="Arial"/>
                <w:color w:val="000000"/>
              </w:rPr>
            </w:pPr>
            <w:r w:rsidRPr="007F05C5">
              <w:rPr>
                <w:rFonts w:ascii="Arial" w:hAnsi="Arial" w:cs="Arial"/>
                <w:color w:val="000000"/>
              </w:rPr>
              <w:t>0.0055 - 0.0099</w:t>
            </w:r>
          </w:p>
        </w:tc>
        <w:tc>
          <w:tcPr>
            <w:tcW w:w="709" w:type="dxa"/>
            <w:tcBorders>
              <w:top w:val="nil"/>
              <w:left w:val="nil"/>
              <w:bottom w:val="nil"/>
              <w:right w:val="nil"/>
            </w:tcBorders>
            <w:shd w:val="clear" w:color="auto" w:fill="auto"/>
            <w:noWrap/>
            <w:vAlign w:val="center"/>
            <w:hideMark/>
          </w:tcPr>
          <w:p w14:paraId="098FB6F0" w14:textId="77777777" w:rsidR="00C33EBE" w:rsidRPr="007F05C5" w:rsidRDefault="00C33EBE" w:rsidP="00426F96">
            <w:pPr>
              <w:rPr>
                <w:rFonts w:ascii="Arial" w:hAnsi="Arial" w:cs="Arial"/>
                <w:color w:val="000000"/>
              </w:rPr>
            </w:pPr>
            <w:r w:rsidRPr="007F05C5">
              <w:rPr>
                <w:rFonts w:ascii="Arial" w:hAnsi="Arial" w:cs="Arial"/>
                <w:color w:val="000000"/>
              </w:rPr>
              <w:t>1.74</w:t>
            </w:r>
          </w:p>
        </w:tc>
        <w:tc>
          <w:tcPr>
            <w:tcW w:w="850" w:type="dxa"/>
            <w:tcBorders>
              <w:top w:val="nil"/>
              <w:left w:val="nil"/>
              <w:bottom w:val="nil"/>
              <w:right w:val="nil"/>
            </w:tcBorders>
            <w:shd w:val="clear" w:color="auto" w:fill="auto"/>
            <w:noWrap/>
            <w:vAlign w:val="center"/>
            <w:hideMark/>
          </w:tcPr>
          <w:p w14:paraId="6969C60A" w14:textId="77777777" w:rsidR="00C33EBE" w:rsidRPr="007F05C5" w:rsidRDefault="00C33EBE" w:rsidP="00426F96">
            <w:pPr>
              <w:rPr>
                <w:rFonts w:ascii="Arial" w:hAnsi="Arial" w:cs="Arial"/>
                <w:color w:val="000000"/>
              </w:rPr>
            </w:pPr>
            <w:r w:rsidRPr="007F05C5">
              <w:rPr>
                <w:rFonts w:ascii="Arial" w:hAnsi="Arial" w:cs="Arial"/>
                <w:color w:val="000000"/>
              </w:rPr>
              <w:t>1.36 - 2.39</w:t>
            </w:r>
          </w:p>
        </w:tc>
        <w:tc>
          <w:tcPr>
            <w:tcW w:w="992" w:type="dxa"/>
            <w:tcBorders>
              <w:top w:val="nil"/>
              <w:left w:val="nil"/>
              <w:bottom w:val="nil"/>
              <w:right w:val="nil"/>
            </w:tcBorders>
            <w:shd w:val="clear" w:color="auto" w:fill="auto"/>
            <w:noWrap/>
            <w:vAlign w:val="center"/>
            <w:hideMark/>
          </w:tcPr>
          <w:p w14:paraId="19DF6656" w14:textId="77777777" w:rsidR="00C33EBE" w:rsidRPr="007F05C5" w:rsidRDefault="00C33EBE" w:rsidP="00426F96">
            <w:pPr>
              <w:rPr>
                <w:rFonts w:ascii="Arial" w:hAnsi="Arial" w:cs="Arial"/>
                <w:color w:val="000000"/>
              </w:rPr>
            </w:pPr>
            <w:r w:rsidRPr="007F05C5">
              <w:rPr>
                <w:rFonts w:ascii="Arial" w:hAnsi="Arial" w:cs="Arial"/>
                <w:color w:val="000000"/>
              </w:rPr>
              <w:t>16.23</w:t>
            </w:r>
          </w:p>
        </w:tc>
        <w:tc>
          <w:tcPr>
            <w:tcW w:w="1337" w:type="dxa"/>
            <w:tcBorders>
              <w:top w:val="nil"/>
              <w:left w:val="nil"/>
              <w:bottom w:val="nil"/>
              <w:right w:val="nil"/>
            </w:tcBorders>
            <w:shd w:val="clear" w:color="auto" w:fill="auto"/>
            <w:noWrap/>
            <w:vAlign w:val="center"/>
            <w:hideMark/>
          </w:tcPr>
          <w:p w14:paraId="2A65AD56" w14:textId="77777777" w:rsidR="00C33EBE" w:rsidRPr="007F05C5" w:rsidRDefault="00C33EBE" w:rsidP="00426F96">
            <w:pPr>
              <w:rPr>
                <w:rFonts w:ascii="Arial" w:hAnsi="Arial" w:cs="Arial"/>
                <w:color w:val="000000"/>
              </w:rPr>
            </w:pPr>
            <w:r w:rsidRPr="007F05C5">
              <w:rPr>
                <w:rFonts w:ascii="Arial" w:hAnsi="Arial" w:cs="Arial"/>
                <w:color w:val="000000"/>
              </w:rPr>
              <w:t>15.51 - 16.77</w:t>
            </w:r>
          </w:p>
        </w:tc>
        <w:tc>
          <w:tcPr>
            <w:tcW w:w="1017" w:type="dxa"/>
            <w:tcBorders>
              <w:top w:val="nil"/>
              <w:left w:val="nil"/>
              <w:bottom w:val="nil"/>
              <w:right w:val="nil"/>
            </w:tcBorders>
            <w:shd w:val="clear" w:color="auto" w:fill="auto"/>
            <w:noWrap/>
            <w:vAlign w:val="center"/>
            <w:hideMark/>
          </w:tcPr>
          <w:p w14:paraId="19B789A5" w14:textId="77777777" w:rsidR="00C33EBE" w:rsidRPr="007F05C5" w:rsidRDefault="00C33EBE" w:rsidP="00426F96">
            <w:pPr>
              <w:rPr>
                <w:rFonts w:ascii="Arial" w:hAnsi="Arial" w:cs="Arial"/>
                <w:color w:val="000000"/>
              </w:rPr>
            </w:pPr>
            <w:r w:rsidRPr="007F05C5">
              <w:rPr>
                <w:rFonts w:ascii="Arial" w:hAnsi="Arial" w:cs="Arial"/>
                <w:color w:val="000000"/>
              </w:rPr>
              <w:t>29.07</w:t>
            </w:r>
          </w:p>
        </w:tc>
        <w:tc>
          <w:tcPr>
            <w:tcW w:w="1390" w:type="dxa"/>
            <w:tcBorders>
              <w:top w:val="nil"/>
              <w:left w:val="nil"/>
              <w:bottom w:val="nil"/>
              <w:right w:val="nil"/>
            </w:tcBorders>
            <w:shd w:val="clear" w:color="auto" w:fill="auto"/>
            <w:noWrap/>
            <w:vAlign w:val="center"/>
            <w:hideMark/>
          </w:tcPr>
          <w:p w14:paraId="31284AC5" w14:textId="77777777" w:rsidR="00C33EBE" w:rsidRPr="007F05C5" w:rsidRDefault="00C33EBE" w:rsidP="00426F96">
            <w:pPr>
              <w:rPr>
                <w:rFonts w:ascii="Arial" w:hAnsi="Arial" w:cs="Arial"/>
                <w:color w:val="000000"/>
              </w:rPr>
            </w:pPr>
            <w:r w:rsidRPr="007F05C5">
              <w:rPr>
                <w:rFonts w:ascii="Arial" w:hAnsi="Arial" w:cs="Arial"/>
                <w:color w:val="000000"/>
              </w:rPr>
              <w:t>28.14 - 29.39</w:t>
            </w:r>
          </w:p>
        </w:tc>
      </w:tr>
      <w:tr w:rsidR="00C33EBE" w:rsidRPr="007F05C5" w14:paraId="4F7425D5" w14:textId="77777777" w:rsidTr="006A5712">
        <w:trPr>
          <w:trHeight w:val="320"/>
        </w:trPr>
        <w:tc>
          <w:tcPr>
            <w:tcW w:w="2745" w:type="dxa"/>
            <w:tcBorders>
              <w:top w:val="nil"/>
              <w:left w:val="nil"/>
              <w:bottom w:val="nil"/>
              <w:right w:val="nil"/>
            </w:tcBorders>
            <w:shd w:val="clear" w:color="auto" w:fill="auto"/>
            <w:noWrap/>
            <w:vAlign w:val="center"/>
            <w:hideMark/>
          </w:tcPr>
          <w:p w14:paraId="4FD6905A" w14:textId="3E2F15A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pandora</w:t>
            </w:r>
          </w:p>
        </w:tc>
        <w:tc>
          <w:tcPr>
            <w:tcW w:w="951" w:type="dxa"/>
            <w:tcBorders>
              <w:top w:val="nil"/>
              <w:left w:val="nil"/>
              <w:bottom w:val="nil"/>
              <w:right w:val="nil"/>
            </w:tcBorders>
            <w:shd w:val="clear" w:color="auto" w:fill="auto"/>
            <w:noWrap/>
            <w:vAlign w:val="center"/>
            <w:hideMark/>
          </w:tcPr>
          <w:p w14:paraId="756CA1BC" w14:textId="77777777" w:rsidR="00C33EBE" w:rsidRPr="007F05C5" w:rsidRDefault="00C33EBE" w:rsidP="00426F96">
            <w:pPr>
              <w:rPr>
                <w:rFonts w:ascii="Arial" w:hAnsi="Arial" w:cs="Arial"/>
                <w:color w:val="000000"/>
              </w:rPr>
            </w:pPr>
            <w:r w:rsidRPr="007F05C5">
              <w:rPr>
                <w:rFonts w:ascii="Arial" w:hAnsi="Arial" w:cs="Arial"/>
                <w:color w:val="000000"/>
              </w:rPr>
              <w:t>0.0052</w:t>
            </w:r>
          </w:p>
        </w:tc>
        <w:tc>
          <w:tcPr>
            <w:tcW w:w="1124" w:type="dxa"/>
            <w:tcBorders>
              <w:top w:val="nil"/>
              <w:left w:val="nil"/>
              <w:bottom w:val="nil"/>
              <w:right w:val="nil"/>
            </w:tcBorders>
            <w:shd w:val="clear" w:color="auto" w:fill="auto"/>
            <w:noWrap/>
            <w:vAlign w:val="center"/>
            <w:hideMark/>
          </w:tcPr>
          <w:p w14:paraId="6385AFB7" w14:textId="77777777" w:rsidR="00C33EBE" w:rsidRPr="007F05C5" w:rsidRDefault="00C33EBE" w:rsidP="00426F96">
            <w:pPr>
              <w:rPr>
                <w:rFonts w:ascii="Arial" w:hAnsi="Arial" w:cs="Arial"/>
                <w:color w:val="000000"/>
              </w:rPr>
            </w:pPr>
            <w:r w:rsidRPr="007F05C5">
              <w:rPr>
                <w:rFonts w:ascii="Arial" w:hAnsi="Arial" w:cs="Arial"/>
                <w:color w:val="000000"/>
              </w:rPr>
              <w:t>0.0037 - 0.0065</w:t>
            </w:r>
          </w:p>
        </w:tc>
        <w:tc>
          <w:tcPr>
            <w:tcW w:w="709" w:type="dxa"/>
            <w:tcBorders>
              <w:top w:val="nil"/>
              <w:left w:val="nil"/>
              <w:bottom w:val="nil"/>
              <w:right w:val="nil"/>
            </w:tcBorders>
            <w:shd w:val="clear" w:color="auto" w:fill="auto"/>
            <w:noWrap/>
            <w:vAlign w:val="center"/>
            <w:hideMark/>
          </w:tcPr>
          <w:p w14:paraId="1AB2FA97" w14:textId="77777777" w:rsidR="00C33EBE" w:rsidRPr="007F05C5" w:rsidRDefault="00C33EBE" w:rsidP="00426F96">
            <w:pPr>
              <w:rPr>
                <w:rFonts w:ascii="Arial" w:hAnsi="Arial" w:cs="Arial"/>
                <w:color w:val="000000"/>
              </w:rPr>
            </w:pPr>
            <w:r w:rsidRPr="007F05C5">
              <w:rPr>
                <w:rFonts w:ascii="Arial" w:hAnsi="Arial" w:cs="Arial"/>
                <w:color w:val="000000"/>
              </w:rPr>
              <w:t>1.25</w:t>
            </w:r>
          </w:p>
        </w:tc>
        <w:tc>
          <w:tcPr>
            <w:tcW w:w="850" w:type="dxa"/>
            <w:tcBorders>
              <w:top w:val="nil"/>
              <w:left w:val="nil"/>
              <w:bottom w:val="nil"/>
              <w:right w:val="nil"/>
            </w:tcBorders>
            <w:shd w:val="clear" w:color="auto" w:fill="auto"/>
            <w:noWrap/>
            <w:vAlign w:val="center"/>
            <w:hideMark/>
          </w:tcPr>
          <w:p w14:paraId="5F44370A" w14:textId="77777777" w:rsidR="00C33EBE" w:rsidRPr="007F05C5" w:rsidRDefault="00C33EBE" w:rsidP="00426F96">
            <w:pPr>
              <w:rPr>
                <w:rFonts w:ascii="Arial" w:hAnsi="Arial" w:cs="Arial"/>
                <w:color w:val="000000"/>
              </w:rPr>
            </w:pPr>
            <w:r w:rsidRPr="007F05C5">
              <w:rPr>
                <w:rFonts w:ascii="Arial" w:hAnsi="Arial" w:cs="Arial"/>
                <w:color w:val="000000"/>
              </w:rPr>
              <w:t>1.03 - 1.51</w:t>
            </w:r>
          </w:p>
        </w:tc>
        <w:tc>
          <w:tcPr>
            <w:tcW w:w="992" w:type="dxa"/>
            <w:tcBorders>
              <w:top w:val="nil"/>
              <w:left w:val="nil"/>
              <w:bottom w:val="nil"/>
              <w:right w:val="nil"/>
            </w:tcBorders>
            <w:shd w:val="clear" w:color="auto" w:fill="auto"/>
            <w:noWrap/>
            <w:vAlign w:val="center"/>
            <w:hideMark/>
          </w:tcPr>
          <w:p w14:paraId="57005FB6" w14:textId="77777777" w:rsidR="00C33EBE" w:rsidRPr="007F05C5" w:rsidRDefault="00C33EBE" w:rsidP="00426F96">
            <w:pPr>
              <w:rPr>
                <w:rFonts w:ascii="Arial" w:hAnsi="Arial" w:cs="Arial"/>
                <w:color w:val="000000"/>
              </w:rPr>
            </w:pPr>
            <w:r w:rsidRPr="007F05C5">
              <w:rPr>
                <w:rFonts w:ascii="Arial" w:hAnsi="Arial" w:cs="Arial"/>
                <w:color w:val="000000"/>
              </w:rPr>
              <w:t>15.26</w:t>
            </w:r>
          </w:p>
        </w:tc>
        <w:tc>
          <w:tcPr>
            <w:tcW w:w="1337" w:type="dxa"/>
            <w:tcBorders>
              <w:top w:val="nil"/>
              <w:left w:val="nil"/>
              <w:bottom w:val="nil"/>
              <w:right w:val="nil"/>
            </w:tcBorders>
            <w:shd w:val="clear" w:color="auto" w:fill="auto"/>
            <w:noWrap/>
            <w:vAlign w:val="center"/>
            <w:hideMark/>
          </w:tcPr>
          <w:p w14:paraId="4464A43B" w14:textId="77777777" w:rsidR="00C33EBE" w:rsidRPr="007F05C5" w:rsidRDefault="00C33EBE" w:rsidP="00426F96">
            <w:pPr>
              <w:rPr>
                <w:rFonts w:ascii="Arial" w:hAnsi="Arial" w:cs="Arial"/>
                <w:color w:val="000000"/>
              </w:rPr>
            </w:pPr>
            <w:r w:rsidRPr="007F05C5">
              <w:rPr>
                <w:rFonts w:ascii="Arial" w:hAnsi="Arial" w:cs="Arial"/>
                <w:color w:val="000000"/>
              </w:rPr>
              <w:t>14.56 - 15.79</w:t>
            </w:r>
          </w:p>
        </w:tc>
        <w:tc>
          <w:tcPr>
            <w:tcW w:w="1017" w:type="dxa"/>
            <w:tcBorders>
              <w:top w:val="nil"/>
              <w:left w:val="nil"/>
              <w:bottom w:val="nil"/>
              <w:right w:val="nil"/>
            </w:tcBorders>
            <w:shd w:val="clear" w:color="auto" w:fill="auto"/>
            <w:noWrap/>
            <w:vAlign w:val="center"/>
            <w:hideMark/>
          </w:tcPr>
          <w:p w14:paraId="63FD407A" w14:textId="77777777" w:rsidR="00C33EBE" w:rsidRPr="007F05C5" w:rsidRDefault="00C33EBE" w:rsidP="00426F96">
            <w:pPr>
              <w:rPr>
                <w:rFonts w:ascii="Arial" w:hAnsi="Arial" w:cs="Arial"/>
                <w:color w:val="000000"/>
              </w:rPr>
            </w:pPr>
            <w:r w:rsidRPr="007F05C5">
              <w:rPr>
                <w:rFonts w:ascii="Arial" w:hAnsi="Arial" w:cs="Arial"/>
                <w:color w:val="000000"/>
              </w:rPr>
              <w:t>30.13</w:t>
            </w:r>
          </w:p>
        </w:tc>
        <w:tc>
          <w:tcPr>
            <w:tcW w:w="1390" w:type="dxa"/>
            <w:tcBorders>
              <w:top w:val="nil"/>
              <w:left w:val="nil"/>
              <w:bottom w:val="nil"/>
              <w:right w:val="nil"/>
            </w:tcBorders>
            <w:shd w:val="clear" w:color="auto" w:fill="auto"/>
            <w:noWrap/>
            <w:vAlign w:val="center"/>
            <w:hideMark/>
          </w:tcPr>
          <w:p w14:paraId="059F6862" w14:textId="77777777" w:rsidR="00C33EBE" w:rsidRPr="007F05C5" w:rsidRDefault="00C33EBE" w:rsidP="00426F96">
            <w:pPr>
              <w:rPr>
                <w:rFonts w:ascii="Arial" w:hAnsi="Arial" w:cs="Arial"/>
                <w:color w:val="000000"/>
              </w:rPr>
            </w:pPr>
            <w:r w:rsidRPr="007F05C5">
              <w:rPr>
                <w:rFonts w:ascii="Arial" w:hAnsi="Arial" w:cs="Arial"/>
                <w:color w:val="000000"/>
              </w:rPr>
              <w:t>29.88 - 30.57</w:t>
            </w:r>
          </w:p>
        </w:tc>
      </w:tr>
      <w:tr w:rsidR="00C33EBE" w:rsidRPr="007F05C5" w14:paraId="3C924F43" w14:textId="77777777" w:rsidTr="006A5712">
        <w:trPr>
          <w:trHeight w:val="320"/>
        </w:trPr>
        <w:tc>
          <w:tcPr>
            <w:tcW w:w="2745" w:type="dxa"/>
            <w:tcBorders>
              <w:top w:val="nil"/>
              <w:left w:val="nil"/>
              <w:bottom w:val="nil"/>
              <w:right w:val="nil"/>
            </w:tcBorders>
            <w:shd w:val="clear" w:color="auto" w:fill="auto"/>
            <w:noWrap/>
            <w:vAlign w:val="center"/>
            <w:hideMark/>
          </w:tcPr>
          <w:p w14:paraId="35DC38FE" w14:textId="7D05F74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C832F3B" w14:textId="77777777" w:rsidR="00C33EBE" w:rsidRPr="007F05C5" w:rsidRDefault="00C33EBE" w:rsidP="00426F96">
            <w:pPr>
              <w:rPr>
                <w:rFonts w:ascii="Arial" w:hAnsi="Arial" w:cs="Arial"/>
                <w:color w:val="000000"/>
              </w:rPr>
            </w:pPr>
            <w:r w:rsidRPr="007F05C5">
              <w:rPr>
                <w:rFonts w:ascii="Arial" w:hAnsi="Arial" w:cs="Arial"/>
                <w:color w:val="000000"/>
              </w:rPr>
              <w:t>0.0053</w:t>
            </w:r>
          </w:p>
        </w:tc>
        <w:tc>
          <w:tcPr>
            <w:tcW w:w="1124" w:type="dxa"/>
            <w:tcBorders>
              <w:top w:val="nil"/>
              <w:left w:val="nil"/>
              <w:bottom w:val="nil"/>
              <w:right w:val="nil"/>
            </w:tcBorders>
            <w:shd w:val="clear" w:color="auto" w:fill="auto"/>
            <w:noWrap/>
            <w:vAlign w:val="center"/>
            <w:hideMark/>
          </w:tcPr>
          <w:p w14:paraId="2FB7C4CC" w14:textId="77777777" w:rsidR="00C33EBE" w:rsidRPr="007F05C5" w:rsidRDefault="00C33EBE" w:rsidP="00426F96">
            <w:pPr>
              <w:rPr>
                <w:rFonts w:ascii="Arial" w:hAnsi="Arial" w:cs="Arial"/>
                <w:color w:val="000000"/>
              </w:rPr>
            </w:pPr>
            <w:r w:rsidRPr="007F05C5">
              <w:rPr>
                <w:rFonts w:ascii="Arial" w:hAnsi="Arial" w:cs="Arial"/>
                <w:color w:val="000000"/>
              </w:rPr>
              <w:t>0.0035 - 0.0071</w:t>
            </w:r>
          </w:p>
        </w:tc>
        <w:tc>
          <w:tcPr>
            <w:tcW w:w="709" w:type="dxa"/>
            <w:tcBorders>
              <w:top w:val="nil"/>
              <w:left w:val="nil"/>
              <w:bottom w:val="nil"/>
              <w:right w:val="nil"/>
            </w:tcBorders>
            <w:shd w:val="clear" w:color="auto" w:fill="auto"/>
            <w:noWrap/>
            <w:vAlign w:val="center"/>
            <w:hideMark/>
          </w:tcPr>
          <w:p w14:paraId="3805A232" w14:textId="77777777" w:rsidR="00C33EBE" w:rsidRPr="007F05C5" w:rsidRDefault="00C33EBE" w:rsidP="00426F96">
            <w:pPr>
              <w:rPr>
                <w:rFonts w:ascii="Arial" w:hAnsi="Arial" w:cs="Arial"/>
                <w:color w:val="000000"/>
              </w:rPr>
            </w:pPr>
            <w:r w:rsidRPr="007F05C5">
              <w:rPr>
                <w:rFonts w:ascii="Arial" w:hAnsi="Arial" w:cs="Arial"/>
                <w:color w:val="000000"/>
              </w:rPr>
              <w:t>1.67</w:t>
            </w:r>
          </w:p>
        </w:tc>
        <w:tc>
          <w:tcPr>
            <w:tcW w:w="850" w:type="dxa"/>
            <w:tcBorders>
              <w:top w:val="nil"/>
              <w:left w:val="nil"/>
              <w:bottom w:val="nil"/>
              <w:right w:val="nil"/>
            </w:tcBorders>
            <w:shd w:val="clear" w:color="auto" w:fill="auto"/>
            <w:noWrap/>
            <w:vAlign w:val="center"/>
            <w:hideMark/>
          </w:tcPr>
          <w:p w14:paraId="4B2C3B12" w14:textId="77777777" w:rsidR="00C33EBE" w:rsidRPr="007F05C5" w:rsidRDefault="00C33EBE" w:rsidP="00426F96">
            <w:pPr>
              <w:rPr>
                <w:rFonts w:ascii="Arial" w:hAnsi="Arial" w:cs="Arial"/>
                <w:color w:val="000000"/>
              </w:rPr>
            </w:pPr>
            <w:r w:rsidRPr="007F05C5">
              <w:rPr>
                <w:rFonts w:ascii="Arial" w:hAnsi="Arial" w:cs="Arial"/>
                <w:color w:val="000000"/>
              </w:rPr>
              <w:t>1.22 - 2.33</w:t>
            </w:r>
          </w:p>
        </w:tc>
        <w:tc>
          <w:tcPr>
            <w:tcW w:w="992" w:type="dxa"/>
            <w:tcBorders>
              <w:top w:val="nil"/>
              <w:left w:val="nil"/>
              <w:bottom w:val="nil"/>
              <w:right w:val="nil"/>
            </w:tcBorders>
            <w:shd w:val="clear" w:color="auto" w:fill="auto"/>
            <w:noWrap/>
            <w:vAlign w:val="center"/>
            <w:hideMark/>
          </w:tcPr>
          <w:p w14:paraId="7AE2F262" w14:textId="77777777" w:rsidR="00C33EBE" w:rsidRPr="007F05C5" w:rsidRDefault="00C33EBE" w:rsidP="00426F96">
            <w:pPr>
              <w:rPr>
                <w:rFonts w:ascii="Arial" w:hAnsi="Arial" w:cs="Arial"/>
                <w:color w:val="000000"/>
              </w:rPr>
            </w:pPr>
            <w:r w:rsidRPr="007F05C5">
              <w:rPr>
                <w:rFonts w:ascii="Arial" w:hAnsi="Arial" w:cs="Arial"/>
                <w:color w:val="000000"/>
              </w:rPr>
              <w:t>15.07</w:t>
            </w:r>
          </w:p>
        </w:tc>
        <w:tc>
          <w:tcPr>
            <w:tcW w:w="1337" w:type="dxa"/>
            <w:tcBorders>
              <w:top w:val="nil"/>
              <w:left w:val="nil"/>
              <w:bottom w:val="nil"/>
              <w:right w:val="nil"/>
            </w:tcBorders>
            <w:shd w:val="clear" w:color="auto" w:fill="auto"/>
            <w:noWrap/>
            <w:vAlign w:val="center"/>
            <w:hideMark/>
          </w:tcPr>
          <w:p w14:paraId="6F79996D" w14:textId="77777777" w:rsidR="00C33EBE" w:rsidRPr="007F05C5" w:rsidRDefault="00C33EBE" w:rsidP="00426F96">
            <w:pPr>
              <w:rPr>
                <w:rFonts w:ascii="Arial" w:hAnsi="Arial" w:cs="Arial"/>
                <w:color w:val="000000"/>
              </w:rPr>
            </w:pPr>
            <w:r w:rsidRPr="007F05C5">
              <w:rPr>
                <w:rFonts w:ascii="Arial" w:hAnsi="Arial" w:cs="Arial"/>
                <w:color w:val="000000"/>
              </w:rPr>
              <w:t>14.15 - 15.91</w:t>
            </w:r>
          </w:p>
        </w:tc>
        <w:tc>
          <w:tcPr>
            <w:tcW w:w="1017" w:type="dxa"/>
            <w:tcBorders>
              <w:top w:val="nil"/>
              <w:left w:val="nil"/>
              <w:bottom w:val="nil"/>
              <w:right w:val="nil"/>
            </w:tcBorders>
            <w:shd w:val="clear" w:color="auto" w:fill="auto"/>
            <w:noWrap/>
            <w:vAlign w:val="center"/>
            <w:hideMark/>
          </w:tcPr>
          <w:p w14:paraId="26FFE64E" w14:textId="77777777" w:rsidR="00C33EBE" w:rsidRPr="007F05C5" w:rsidRDefault="00C33EBE" w:rsidP="00426F96">
            <w:pPr>
              <w:rPr>
                <w:rFonts w:ascii="Arial" w:hAnsi="Arial" w:cs="Arial"/>
                <w:color w:val="000000"/>
              </w:rPr>
            </w:pPr>
            <w:r w:rsidRPr="007F05C5">
              <w:rPr>
                <w:rFonts w:ascii="Arial" w:hAnsi="Arial" w:cs="Arial"/>
                <w:color w:val="000000"/>
              </w:rPr>
              <w:t>29.22</w:t>
            </w:r>
          </w:p>
        </w:tc>
        <w:tc>
          <w:tcPr>
            <w:tcW w:w="1390" w:type="dxa"/>
            <w:tcBorders>
              <w:top w:val="nil"/>
              <w:left w:val="nil"/>
              <w:bottom w:val="nil"/>
              <w:right w:val="nil"/>
            </w:tcBorders>
            <w:shd w:val="clear" w:color="auto" w:fill="auto"/>
            <w:noWrap/>
            <w:vAlign w:val="center"/>
            <w:hideMark/>
          </w:tcPr>
          <w:p w14:paraId="423313FB" w14:textId="77777777" w:rsidR="00C33EBE" w:rsidRPr="007F05C5" w:rsidRDefault="00C33EBE" w:rsidP="00426F96">
            <w:pPr>
              <w:rPr>
                <w:rFonts w:ascii="Arial" w:hAnsi="Arial" w:cs="Arial"/>
                <w:color w:val="000000"/>
              </w:rPr>
            </w:pPr>
            <w:r w:rsidRPr="007F05C5">
              <w:rPr>
                <w:rFonts w:ascii="Arial" w:hAnsi="Arial" w:cs="Arial"/>
                <w:color w:val="000000"/>
              </w:rPr>
              <w:t>28.42 - 29.80</w:t>
            </w:r>
          </w:p>
        </w:tc>
      </w:tr>
      <w:tr w:rsidR="00C33EBE" w:rsidRPr="007F05C5" w14:paraId="053E78FB" w14:textId="77777777" w:rsidTr="006A5712">
        <w:trPr>
          <w:trHeight w:val="320"/>
        </w:trPr>
        <w:tc>
          <w:tcPr>
            <w:tcW w:w="2745" w:type="dxa"/>
            <w:tcBorders>
              <w:top w:val="nil"/>
              <w:left w:val="nil"/>
              <w:bottom w:val="nil"/>
              <w:right w:val="nil"/>
            </w:tcBorders>
            <w:shd w:val="clear" w:color="auto" w:fill="auto"/>
            <w:noWrap/>
            <w:vAlign w:val="center"/>
            <w:hideMark/>
          </w:tcPr>
          <w:p w14:paraId="53F79754" w14:textId="3BFC5F0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5C75511F" w14:textId="77777777" w:rsidR="00C33EBE" w:rsidRPr="007F05C5" w:rsidRDefault="00C33EBE" w:rsidP="00426F96">
            <w:pPr>
              <w:rPr>
                <w:rFonts w:ascii="Arial" w:hAnsi="Arial" w:cs="Arial"/>
                <w:color w:val="000000"/>
              </w:rPr>
            </w:pPr>
            <w:r w:rsidRPr="007F05C5">
              <w:rPr>
                <w:rFonts w:ascii="Arial" w:hAnsi="Arial" w:cs="Arial"/>
                <w:color w:val="000000"/>
              </w:rPr>
              <w:t>0.0035</w:t>
            </w:r>
          </w:p>
        </w:tc>
        <w:tc>
          <w:tcPr>
            <w:tcW w:w="1124" w:type="dxa"/>
            <w:tcBorders>
              <w:top w:val="nil"/>
              <w:left w:val="nil"/>
              <w:bottom w:val="nil"/>
              <w:right w:val="nil"/>
            </w:tcBorders>
            <w:shd w:val="clear" w:color="auto" w:fill="auto"/>
            <w:noWrap/>
            <w:vAlign w:val="center"/>
            <w:hideMark/>
          </w:tcPr>
          <w:p w14:paraId="1BB609C6" w14:textId="77777777" w:rsidR="00C33EBE" w:rsidRPr="007F05C5" w:rsidRDefault="00C33EBE" w:rsidP="00426F96">
            <w:pPr>
              <w:rPr>
                <w:rFonts w:ascii="Arial" w:hAnsi="Arial" w:cs="Arial"/>
                <w:color w:val="000000"/>
              </w:rPr>
            </w:pPr>
            <w:r w:rsidRPr="007F05C5">
              <w:rPr>
                <w:rFonts w:ascii="Arial" w:hAnsi="Arial" w:cs="Arial"/>
                <w:color w:val="000000"/>
              </w:rPr>
              <w:t>0.0027 - 0.0047</w:t>
            </w:r>
          </w:p>
        </w:tc>
        <w:tc>
          <w:tcPr>
            <w:tcW w:w="709" w:type="dxa"/>
            <w:tcBorders>
              <w:top w:val="nil"/>
              <w:left w:val="nil"/>
              <w:bottom w:val="nil"/>
              <w:right w:val="nil"/>
            </w:tcBorders>
            <w:shd w:val="clear" w:color="auto" w:fill="auto"/>
            <w:noWrap/>
            <w:vAlign w:val="center"/>
            <w:hideMark/>
          </w:tcPr>
          <w:p w14:paraId="31A1BFE8" w14:textId="77777777" w:rsidR="00C33EBE" w:rsidRPr="007F05C5" w:rsidRDefault="00C33EBE" w:rsidP="00426F96">
            <w:pPr>
              <w:rPr>
                <w:rFonts w:ascii="Arial" w:hAnsi="Arial" w:cs="Arial"/>
                <w:color w:val="000000"/>
              </w:rPr>
            </w:pPr>
            <w:r w:rsidRPr="007F05C5">
              <w:rPr>
                <w:rFonts w:ascii="Arial" w:hAnsi="Arial" w:cs="Arial"/>
                <w:color w:val="000000"/>
              </w:rPr>
              <w:t>1.68</w:t>
            </w:r>
          </w:p>
        </w:tc>
        <w:tc>
          <w:tcPr>
            <w:tcW w:w="850" w:type="dxa"/>
            <w:tcBorders>
              <w:top w:val="nil"/>
              <w:left w:val="nil"/>
              <w:bottom w:val="nil"/>
              <w:right w:val="nil"/>
            </w:tcBorders>
            <w:shd w:val="clear" w:color="auto" w:fill="auto"/>
            <w:noWrap/>
            <w:vAlign w:val="center"/>
            <w:hideMark/>
          </w:tcPr>
          <w:p w14:paraId="254BEBFE" w14:textId="77777777" w:rsidR="00C33EBE" w:rsidRPr="007F05C5" w:rsidRDefault="00C33EBE" w:rsidP="00426F96">
            <w:pPr>
              <w:rPr>
                <w:rFonts w:ascii="Arial" w:hAnsi="Arial" w:cs="Arial"/>
                <w:color w:val="000000"/>
              </w:rPr>
            </w:pPr>
            <w:r w:rsidRPr="007F05C5">
              <w:rPr>
                <w:rFonts w:ascii="Arial" w:hAnsi="Arial" w:cs="Arial"/>
                <w:color w:val="000000"/>
              </w:rPr>
              <w:t>1.36 - 2.22</w:t>
            </w:r>
          </w:p>
        </w:tc>
        <w:tc>
          <w:tcPr>
            <w:tcW w:w="992" w:type="dxa"/>
            <w:tcBorders>
              <w:top w:val="nil"/>
              <w:left w:val="nil"/>
              <w:bottom w:val="nil"/>
              <w:right w:val="nil"/>
            </w:tcBorders>
            <w:shd w:val="clear" w:color="auto" w:fill="auto"/>
            <w:noWrap/>
            <w:vAlign w:val="center"/>
            <w:hideMark/>
          </w:tcPr>
          <w:p w14:paraId="6CA93867" w14:textId="77777777" w:rsidR="00C33EBE" w:rsidRPr="007F05C5" w:rsidRDefault="00C33EBE" w:rsidP="00426F96">
            <w:pPr>
              <w:rPr>
                <w:rFonts w:ascii="Arial" w:hAnsi="Arial" w:cs="Arial"/>
                <w:color w:val="000000"/>
              </w:rPr>
            </w:pPr>
            <w:r w:rsidRPr="007F05C5">
              <w:rPr>
                <w:rFonts w:ascii="Arial" w:hAnsi="Arial" w:cs="Arial"/>
                <w:color w:val="000000"/>
              </w:rPr>
              <w:t>8.51</w:t>
            </w:r>
          </w:p>
        </w:tc>
        <w:tc>
          <w:tcPr>
            <w:tcW w:w="1337" w:type="dxa"/>
            <w:tcBorders>
              <w:top w:val="nil"/>
              <w:left w:val="nil"/>
              <w:bottom w:val="nil"/>
              <w:right w:val="nil"/>
            </w:tcBorders>
            <w:shd w:val="clear" w:color="auto" w:fill="auto"/>
            <w:noWrap/>
            <w:vAlign w:val="center"/>
            <w:hideMark/>
          </w:tcPr>
          <w:p w14:paraId="32E5AC0C" w14:textId="77777777" w:rsidR="00C33EBE" w:rsidRPr="007F05C5" w:rsidRDefault="00C33EBE" w:rsidP="00426F96">
            <w:pPr>
              <w:rPr>
                <w:rFonts w:ascii="Arial" w:hAnsi="Arial" w:cs="Arial"/>
                <w:color w:val="000000"/>
              </w:rPr>
            </w:pPr>
            <w:r w:rsidRPr="007F05C5">
              <w:rPr>
                <w:rFonts w:ascii="Arial" w:hAnsi="Arial" w:cs="Arial"/>
                <w:color w:val="000000"/>
              </w:rPr>
              <w:t>6.94 - 9.66</w:t>
            </w:r>
          </w:p>
        </w:tc>
        <w:tc>
          <w:tcPr>
            <w:tcW w:w="1017" w:type="dxa"/>
            <w:tcBorders>
              <w:top w:val="nil"/>
              <w:left w:val="nil"/>
              <w:bottom w:val="nil"/>
              <w:right w:val="nil"/>
            </w:tcBorders>
            <w:shd w:val="clear" w:color="auto" w:fill="auto"/>
            <w:noWrap/>
            <w:vAlign w:val="center"/>
            <w:hideMark/>
          </w:tcPr>
          <w:p w14:paraId="3006201A" w14:textId="77777777" w:rsidR="00C33EBE" w:rsidRPr="007F05C5" w:rsidRDefault="00C33EBE" w:rsidP="00426F96">
            <w:pPr>
              <w:rPr>
                <w:rFonts w:ascii="Arial" w:hAnsi="Arial" w:cs="Arial"/>
                <w:color w:val="000000"/>
              </w:rPr>
            </w:pPr>
            <w:r w:rsidRPr="007F05C5">
              <w:rPr>
                <w:rFonts w:ascii="Arial" w:hAnsi="Arial" w:cs="Arial"/>
                <w:color w:val="000000"/>
              </w:rPr>
              <w:t>31.08</w:t>
            </w:r>
          </w:p>
        </w:tc>
        <w:tc>
          <w:tcPr>
            <w:tcW w:w="1390" w:type="dxa"/>
            <w:tcBorders>
              <w:top w:val="nil"/>
              <w:left w:val="nil"/>
              <w:bottom w:val="nil"/>
              <w:right w:val="nil"/>
            </w:tcBorders>
            <w:shd w:val="clear" w:color="auto" w:fill="auto"/>
            <w:noWrap/>
            <w:vAlign w:val="center"/>
            <w:hideMark/>
          </w:tcPr>
          <w:p w14:paraId="760A53D1" w14:textId="77777777" w:rsidR="00C33EBE" w:rsidRPr="007F05C5" w:rsidRDefault="00C33EBE" w:rsidP="00426F96">
            <w:pPr>
              <w:rPr>
                <w:rFonts w:ascii="Arial" w:hAnsi="Arial" w:cs="Arial"/>
                <w:color w:val="000000"/>
              </w:rPr>
            </w:pPr>
            <w:r w:rsidRPr="007F05C5">
              <w:rPr>
                <w:rFonts w:ascii="Arial" w:hAnsi="Arial" w:cs="Arial"/>
                <w:color w:val="000000"/>
              </w:rPr>
              <w:t>30.38 - 31.78</w:t>
            </w:r>
          </w:p>
        </w:tc>
      </w:tr>
      <w:tr w:rsidR="00C33EBE" w:rsidRPr="007F05C5" w14:paraId="1690D0BA" w14:textId="77777777" w:rsidTr="006A5712">
        <w:trPr>
          <w:trHeight w:val="320"/>
        </w:trPr>
        <w:tc>
          <w:tcPr>
            <w:tcW w:w="2745" w:type="dxa"/>
            <w:tcBorders>
              <w:top w:val="nil"/>
              <w:left w:val="nil"/>
              <w:bottom w:val="single" w:sz="4" w:space="0" w:color="auto"/>
              <w:right w:val="nil"/>
            </w:tcBorders>
            <w:shd w:val="clear" w:color="auto" w:fill="auto"/>
            <w:noWrap/>
            <w:vAlign w:val="center"/>
            <w:hideMark/>
          </w:tcPr>
          <w:p w14:paraId="48B3F8FE" w14:textId="547EBC8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3B6410E0" w14:textId="77777777" w:rsidR="00C33EBE" w:rsidRPr="007F05C5" w:rsidRDefault="00C33EBE" w:rsidP="00426F96">
            <w:pPr>
              <w:rPr>
                <w:rFonts w:ascii="Arial" w:hAnsi="Arial" w:cs="Arial"/>
                <w:color w:val="000000"/>
              </w:rPr>
            </w:pPr>
            <w:r w:rsidRPr="007F05C5">
              <w:rPr>
                <w:rFonts w:ascii="Arial" w:hAnsi="Arial" w:cs="Arial"/>
                <w:color w:val="000000"/>
              </w:rPr>
              <w:t>0.0040</w:t>
            </w:r>
          </w:p>
        </w:tc>
        <w:tc>
          <w:tcPr>
            <w:tcW w:w="1124" w:type="dxa"/>
            <w:tcBorders>
              <w:top w:val="nil"/>
              <w:left w:val="nil"/>
              <w:bottom w:val="single" w:sz="4" w:space="0" w:color="auto"/>
              <w:right w:val="nil"/>
            </w:tcBorders>
            <w:shd w:val="clear" w:color="auto" w:fill="auto"/>
            <w:noWrap/>
            <w:vAlign w:val="center"/>
            <w:hideMark/>
          </w:tcPr>
          <w:p w14:paraId="08E82ABC" w14:textId="77777777" w:rsidR="00C33EBE" w:rsidRPr="007F05C5" w:rsidRDefault="00C33EBE" w:rsidP="00426F96">
            <w:pPr>
              <w:rPr>
                <w:rFonts w:ascii="Arial" w:hAnsi="Arial" w:cs="Arial"/>
                <w:color w:val="000000"/>
              </w:rPr>
            </w:pPr>
            <w:r w:rsidRPr="007F05C5">
              <w:rPr>
                <w:rFonts w:ascii="Arial" w:hAnsi="Arial" w:cs="Arial"/>
                <w:color w:val="000000"/>
              </w:rPr>
              <w:t>0.0027 - 0.0051</w:t>
            </w:r>
          </w:p>
        </w:tc>
        <w:tc>
          <w:tcPr>
            <w:tcW w:w="709" w:type="dxa"/>
            <w:tcBorders>
              <w:top w:val="nil"/>
              <w:left w:val="nil"/>
              <w:bottom w:val="single" w:sz="4" w:space="0" w:color="auto"/>
              <w:right w:val="nil"/>
            </w:tcBorders>
            <w:shd w:val="clear" w:color="auto" w:fill="auto"/>
            <w:noWrap/>
            <w:vAlign w:val="center"/>
            <w:hideMark/>
          </w:tcPr>
          <w:p w14:paraId="4DBC1B1A"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single" w:sz="4" w:space="0" w:color="auto"/>
              <w:right w:val="nil"/>
            </w:tcBorders>
            <w:shd w:val="clear" w:color="auto" w:fill="auto"/>
            <w:noWrap/>
            <w:vAlign w:val="center"/>
            <w:hideMark/>
          </w:tcPr>
          <w:p w14:paraId="4468A61D" w14:textId="77777777" w:rsidR="00C33EBE" w:rsidRPr="007F05C5" w:rsidRDefault="00C33EBE" w:rsidP="00426F96">
            <w:pPr>
              <w:rPr>
                <w:rFonts w:ascii="Arial" w:hAnsi="Arial" w:cs="Arial"/>
                <w:color w:val="000000"/>
              </w:rPr>
            </w:pPr>
            <w:r w:rsidRPr="007F05C5">
              <w:rPr>
                <w:rFonts w:ascii="Arial" w:hAnsi="Arial" w:cs="Arial"/>
                <w:color w:val="000000"/>
              </w:rPr>
              <w:t>1.03 - 1.53</w:t>
            </w:r>
          </w:p>
        </w:tc>
        <w:tc>
          <w:tcPr>
            <w:tcW w:w="992" w:type="dxa"/>
            <w:tcBorders>
              <w:top w:val="nil"/>
              <w:left w:val="nil"/>
              <w:bottom w:val="single" w:sz="4" w:space="0" w:color="auto"/>
              <w:right w:val="nil"/>
            </w:tcBorders>
            <w:shd w:val="clear" w:color="auto" w:fill="auto"/>
            <w:noWrap/>
            <w:vAlign w:val="center"/>
            <w:hideMark/>
          </w:tcPr>
          <w:p w14:paraId="7DB96F10" w14:textId="77777777" w:rsidR="00C33EBE" w:rsidRPr="007F05C5" w:rsidRDefault="00C33EBE" w:rsidP="00426F96">
            <w:pPr>
              <w:rPr>
                <w:rFonts w:ascii="Arial" w:hAnsi="Arial" w:cs="Arial"/>
                <w:color w:val="000000"/>
              </w:rPr>
            </w:pPr>
            <w:r w:rsidRPr="007F05C5">
              <w:rPr>
                <w:rFonts w:ascii="Arial" w:hAnsi="Arial" w:cs="Arial"/>
                <w:color w:val="000000"/>
              </w:rPr>
              <w:t>14.37</w:t>
            </w:r>
          </w:p>
        </w:tc>
        <w:tc>
          <w:tcPr>
            <w:tcW w:w="1337" w:type="dxa"/>
            <w:tcBorders>
              <w:top w:val="nil"/>
              <w:left w:val="nil"/>
              <w:bottom w:val="single" w:sz="4" w:space="0" w:color="auto"/>
              <w:right w:val="nil"/>
            </w:tcBorders>
            <w:shd w:val="clear" w:color="auto" w:fill="auto"/>
            <w:noWrap/>
            <w:vAlign w:val="center"/>
            <w:hideMark/>
          </w:tcPr>
          <w:p w14:paraId="4DE6B26C" w14:textId="77777777" w:rsidR="00C33EBE" w:rsidRPr="007F05C5" w:rsidRDefault="00C33EBE" w:rsidP="00426F96">
            <w:pPr>
              <w:rPr>
                <w:rFonts w:ascii="Arial" w:hAnsi="Arial" w:cs="Arial"/>
                <w:color w:val="000000"/>
              </w:rPr>
            </w:pPr>
            <w:r w:rsidRPr="007F05C5">
              <w:rPr>
                <w:rFonts w:ascii="Arial" w:hAnsi="Arial" w:cs="Arial"/>
                <w:color w:val="000000"/>
              </w:rPr>
              <w:t>13.92 - 14.94</w:t>
            </w:r>
          </w:p>
        </w:tc>
        <w:tc>
          <w:tcPr>
            <w:tcW w:w="1017" w:type="dxa"/>
            <w:tcBorders>
              <w:top w:val="nil"/>
              <w:left w:val="nil"/>
              <w:bottom w:val="single" w:sz="4" w:space="0" w:color="auto"/>
              <w:right w:val="nil"/>
            </w:tcBorders>
            <w:shd w:val="clear" w:color="auto" w:fill="auto"/>
            <w:noWrap/>
            <w:vAlign w:val="center"/>
            <w:hideMark/>
          </w:tcPr>
          <w:p w14:paraId="2657AB95" w14:textId="77777777" w:rsidR="00C33EBE" w:rsidRPr="007F05C5" w:rsidRDefault="00C33EBE" w:rsidP="00426F96">
            <w:pPr>
              <w:rPr>
                <w:rFonts w:ascii="Arial" w:hAnsi="Arial" w:cs="Arial"/>
                <w:color w:val="000000"/>
              </w:rPr>
            </w:pPr>
            <w:r w:rsidRPr="007F05C5">
              <w:rPr>
                <w:rFonts w:ascii="Arial" w:hAnsi="Arial" w:cs="Arial"/>
                <w:color w:val="000000"/>
              </w:rPr>
              <w:t>30.12</w:t>
            </w:r>
          </w:p>
        </w:tc>
        <w:tc>
          <w:tcPr>
            <w:tcW w:w="1390" w:type="dxa"/>
            <w:tcBorders>
              <w:top w:val="nil"/>
              <w:left w:val="nil"/>
              <w:bottom w:val="single" w:sz="4" w:space="0" w:color="auto"/>
              <w:right w:val="nil"/>
            </w:tcBorders>
            <w:shd w:val="clear" w:color="auto" w:fill="auto"/>
            <w:noWrap/>
            <w:vAlign w:val="center"/>
            <w:hideMark/>
          </w:tcPr>
          <w:p w14:paraId="0C5E3E83" w14:textId="77777777" w:rsidR="00C33EBE" w:rsidRPr="007F05C5" w:rsidRDefault="00C33EBE" w:rsidP="00426F96">
            <w:pPr>
              <w:rPr>
                <w:rFonts w:ascii="Arial" w:hAnsi="Arial" w:cs="Arial"/>
                <w:color w:val="000000"/>
              </w:rPr>
            </w:pPr>
            <w:r w:rsidRPr="007F05C5">
              <w:rPr>
                <w:rFonts w:ascii="Arial" w:hAnsi="Arial" w:cs="Arial"/>
                <w:color w:val="000000"/>
              </w:rPr>
              <w:t>29.84 - 30.63</w:t>
            </w:r>
          </w:p>
        </w:tc>
      </w:tr>
    </w:tbl>
    <w:p w14:paraId="2334679F" w14:textId="77777777" w:rsidR="00F02A19" w:rsidRPr="007F05C5" w:rsidRDefault="00F02A19" w:rsidP="00426F96">
      <w:pPr>
        <w:rPr>
          <w:rFonts w:ascii="Arial" w:hAnsi="Arial" w:cs="Arial"/>
          <w:lang w:val="en-US"/>
        </w:rPr>
      </w:pPr>
    </w:p>
    <w:p w14:paraId="3B7354D3" w14:textId="77777777" w:rsidR="006A5712" w:rsidRDefault="006A5712" w:rsidP="00426F96">
      <w:pPr>
        <w:rPr>
          <w:rFonts w:ascii="Arial" w:hAnsi="Arial" w:cs="Arial"/>
          <w:lang w:val="en-US"/>
        </w:rPr>
      </w:pPr>
    </w:p>
    <w:p w14:paraId="49D332C8" w14:textId="77777777" w:rsidR="006A5712" w:rsidRDefault="006A5712" w:rsidP="00426F96">
      <w:pPr>
        <w:rPr>
          <w:rFonts w:ascii="Arial" w:hAnsi="Arial" w:cs="Arial"/>
          <w:lang w:val="en-US"/>
        </w:rPr>
      </w:pPr>
    </w:p>
    <w:p w14:paraId="056E279F" w14:textId="77777777" w:rsidR="006A5712" w:rsidRDefault="006A5712">
      <w:pPr>
        <w:rPr>
          <w:rFonts w:ascii="Arial" w:hAnsi="Arial" w:cs="Arial"/>
          <w:lang w:val="en-US"/>
        </w:rPr>
      </w:pPr>
      <w:r>
        <w:rPr>
          <w:rFonts w:ascii="Arial" w:hAnsi="Arial" w:cs="Arial"/>
          <w:lang w:val="en-US"/>
        </w:rPr>
        <w:br w:type="page"/>
      </w:r>
    </w:p>
    <w:p w14:paraId="5D80BAAA" w14:textId="31A4B9BD" w:rsidR="00844B36" w:rsidRDefault="006A5712" w:rsidP="00426F96">
      <w:pPr>
        <w:rPr>
          <w:rFonts w:ascii="Arial" w:hAnsi="Arial" w:cs="Arial"/>
          <w:lang w:val="en-US"/>
        </w:rPr>
      </w:pPr>
      <w:r w:rsidRPr="006A6104">
        <w:rPr>
          <w:rFonts w:ascii="Arial" w:hAnsi="Arial" w:cs="Arial"/>
          <w:b/>
          <w:bCs/>
          <w:lang w:val="en-US"/>
        </w:rPr>
        <w:t xml:space="preserve">Table 2. </w:t>
      </w:r>
      <w:r w:rsidR="00844B36" w:rsidRPr="006A6104">
        <w:rPr>
          <w:rFonts w:ascii="Arial" w:hAnsi="Arial" w:cs="Arial"/>
          <w:b/>
          <w:bCs/>
          <w:lang w:val="en-US"/>
        </w:rPr>
        <w:t>Fitted values of the parameters of the competition and their predicted equilibrium states.</w:t>
      </w:r>
      <w:r w:rsidR="00844B36">
        <w:rPr>
          <w:rFonts w:ascii="Arial" w:hAnsi="Arial" w:cs="Arial"/>
          <w:lang w:val="en-US"/>
        </w:rPr>
        <w:t xml:space="preserve"> </w:t>
      </w:r>
      <w:r w:rsidR="00844B36" w:rsidRPr="00844B36">
        <w:rPr>
          <w:rFonts w:ascii="Arial" w:hAnsi="Arial" w:cs="Arial"/>
          <w:lang w:val="en-US"/>
        </w:rPr>
        <w:t>R</w:t>
      </w:r>
      <w:r w:rsidR="00844B36" w:rsidRPr="008E1D06">
        <w:rPr>
          <w:rFonts w:ascii="Arial" w:hAnsi="Arial" w:cs="Arial"/>
          <w:vertAlign w:val="subscript"/>
          <w:lang w:val="en-US"/>
        </w:rPr>
        <w:t>0</w:t>
      </w:r>
      <w:r w:rsidR="00844B36" w:rsidRPr="00844B36">
        <w:rPr>
          <w:rFonts w:ascii="Arial" w:hAnsi="Arial" w:cs="Arial"/>
          <w:lang w:val="en-US"/>
        </w:rPr>
        <w:t xml:space="preserve"> is the r</w:t>
      </w:r>
      <w:r w:rsidR="008E1D06">
        <w:rPr>
          <w:rFonts w:ascii="Arial" w:hAnsi="Arial" w:cs="Arial"/>
          <w:lang w:val="en-US"/>
        </w:rPr>
        <w:t>eproductive rate</w:t>
      </w:r>
      <w:r w:rsidR="00844B36" w:rsidRPr="00844B36">
        <w:rPr>
          <w:rFonts w:ascii="Arial" w:hAnsi="Arial" w:cs="Arial"/>
          <w:lang w:val="en-US"/>
        </w:rPr>
        <w:t xml:space="preserve">. </w:t>
      </w:r>
      <m:oMath>
        <m:r>
          <w:rPr>
            <w:rFonts w:ascii="Cambria Math" w:hAnsi="Cambria Math" w:cs="Arial"/>
            <w:lang w:val="en-US"/>
          </w:rPr>
          <m:t>a</m:t>
        </m:r>
      </m:oMath>
      <w:r w:rsidR="00844B36" w:rsidRPr="00844B36">
        <w:rPr>
          <w:rFonts w:ascii="Arial" w:hAnsi="Arial" w:cs="Arial"/>
        </w:rPr>
        <w:t xml:space="preserve"> is intra-specific competition coefficient.</w:t>
      </w:r>
      <w:r w:rsidR="00844B36" w:rsidRPr="00844B36">
        <w:rPr>
          <w:rFonts w:ascii="Arial" w:hAnsi="Arial" w:cs="Arial"/>
          <w:lang w:val="en-US"/>
        </w:rPr>
        <w:t xml:space="preserve"> </w:t>
      </w:r>
      <m:oMath>
        <m:r>
          <w:rPr>
            <w:rFonts w:ascii="Cambria Math" w:hAnsi="Cambria Math" w:cs="Arial"/>
            <w:lang w:val="en-US"/>
          </w:rPr>
          <m:t>β</m:t>
        </m:r>
      </m:oMath>
      <w:r w:rsidR="00844B36" w:rsidRPr="00844B36">
        <w:rPr>
          <w:rFonts w:ascii="Arial" w:hAnsi="Arial" w:cs="Arial"/>
        </w:rPr>
        <w:t xml:space="preserve"> is the </w:t>
      </w:r>
      <w:r w:rsidR="008E1D06">
        <w:rPr>
          <w:rFonts w:ascii="Arial" w:hAnsi="Arial" w:cs="Arial"/>
        </w:rPr>
        <w:t xml:space="preserve">inter-specific </w:t>
      </w:r>
      <w:r w:rsidR="00844B36" w:rsidRPr="00844B36">
        <w:rPr>
          <w:rFonts w:ascii="Arial" w:hAnsi="Arial" w:cs="Arial"/>
        </w:rPr>
        <w:t xml:space="preserve">competition </w:t>
      </w:r>
      <w:proofErr w:type="gramStart"/>
      <w:r w:rsidR="00844B36" w:rsidRPr="00844B36">
        <w:rPr>
          <w:rFonts w:ascii="Arial" w:hAnsi="Arial" w:cs="Arial"/>
        </w:rPr>
        <w:t>coefficients.</w:t>
      </w:r>
      <w:proofErr w:type="gramEnd"/>
      <w:r w:rsidR="00844B36" w:rsidRPr="00844B36">
        <w:rPr>
          <w:rFonts w:ascii="Arial" w:hAnsi="Arial" w:cs="Arial"/>
        </w:rPr>
        <w:t xml:space="preserve"> ci90 represents the 90% credible intervals of each parameter. The equilibrium states of the focal species are inferred from Hassell and </w:t>
      </w:r>
      <w:proofErr w:type="spellStart"/>
      <w:r w:rsidR="00844B36" w:rsidRPr="00844B36">
        <w:rPr>
          <w:rFonts w:ascii="Arial" w:hAnsi="Arial" w:cs="Arial"/>
        </w:rPr>
        <w:t>Comins</w:t>
      </w:r>
      <w:proofErr w:type="spellEnd"/>
      <w:r w:rsidR="00844B36" w:rsidRPr="00844B36">
        <w:rPr>
          <w:rFonts w:ascii="Arial" w:hAnsi="Arial" w:cs="Arial"/>
        </w:rPr>
        <w:t xml:space="preserve"> 1974.</w:t>
      </w:r>
    </w:p>
    <w:tbl>
      <w:tblPr>
        <w:tblW w:w="16760" w:type="dxa"/>
        <w:tblCellMar>
          <w:left w:w="0" w:type="dxa"/>
          <w:right w:w="0" w:type="dxa"/>
        </w:tblCellMar>
        <w:tblLook w:val="0600" w:firstRow="0" w:lastRow="0" w:firstColumn="0" w:lastColumn="0" w:noHBand="1" w:noVBand="1"/>
      </w:tblPr>
      <w:tblGrid>
        <w:gridCol w:w="1501"/>
        <w:gridCol w:w="1801"/>
        <w:gridCol w:w="1341"/>
        <w:gridCol w:w="1342"/>
        <w:gridCol w:w="1342"/>
        <w:gridCol w:w="1342"/>
        <w:gridCol w:w="1342"/>
        <w:gridCol w:w="1342"/>
        <w:gridCol w:w="1342"/>
        <w:gridCol w:w="4065"/>
      </w:tblGrid>
      <w:tr w:rsidR="00B36BDD" w:rsidRPr="00B36BDD" w14:paraId="0546C013" w14:textId="77777777" w:rsidTr="00B36BDD">
        <w:trPr>
          <w:trHeight w:val="366"/>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1FFB09" w14:textId="77777777" w:rsidR="00B36BDD" w:rsidRPr="00B36BDD" w:rsidRDefault="00B36BDD" w:rsidP="00B36BDD">
            <w:pPr>
              <w:rPr>
                <w:rFonts w:ascii="Arial" w:hAnsi="Arial" w:cs="Arial"/>
              </w:rPr>
            </w:pPr>
            <w:r w:rsidRPr="00B36BDD">
              <w:rPr>
                <w:rFonts w:ascii="Arial" w:hAnsi="Arial" w:cs="Arial"/>
                <w:b/>
                <w:bCs/>
              </w:rPr>
              <w:t>Temperature</w:t>
            </w: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7EE4987" w14:textId="77777777" w:rsidR="00B36BDD" w:rsidRPr="00B36BDD" w:rsidRDefault="00B36BDD" w:rsidP="00B36BDD">
            <w:pPr>
              <w:rPr>
                <w:rFonts w:ascii="Arial" w:hAnsi="Arial" w:cs="Arial"/>
              </w:rPr>
            </w:pPr>
            <w:r w:rsidRPr="00B36BDD">
              <w:rPr>
                <w:rFonts w:ascii="Arial" w:hAnsi="Arial" w:cs="Arial"/>
                <w:b/>
                <w:bCs/>
              </w:rPr>
              <w:t>Focal species</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87C844"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1A94DE"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DCE0361" w14:textId="7AD842AB"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a</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648E75" w14:textId="0D3F2126" w:rsidR="00B36BDD" w:rsidRPr="00B36BDD" w:rsidRDefault="00B36BDD" w:rsidP="00B36BDD">
            <w:pP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B9FFC4" w14:textId="77777777" w:rsidR="00B36BDD" w:rsidRPr="00B36BDD" w:rsidRDefault="00B36BDD" w:rsidP="00B36BDD">
            <w:pPr>
              <w:rPr>
                <w:rFonts w:ascii="Arial" w:hAnsi="Arial" w:cs="Arial"/>
              </w:rPr>
            </w:pPr>
            <w:r w:rsidRPr="00B36BDD">
              <w:rPr>
                <w:rFonts w:ascii="Arial" w:hAnsi="Arial" w:cs="Arial"/>
                <w:b/>
                <w:bCs/>
              </w:rPr>
              <w:t>Competitor</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95ACD7" w14:textId="4CFFD256"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147525" w14:textId="46DEDC7B" w:rsidR="00B36BDD" w:rsidRPr="00B36BDD" w:rsidRDefault="00B36BDD" w:rsidP="00B36BDD">
            <w:pP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DED964" w14:textId="77777777" w:rsidR="00B36BDD" w:rsidRPr="00B36BDD" w:rsidRDefault="00B36BDD" w:rsidP="00B36BDD">
            <w:pPr>
              <w:rPr>
                <w:rFonts w:ascii="Arial" w:hAnsi="Arial" w:cs="Arial"/>
              </w:rPr>
            </w:pPr>
            <w:r w:rsidRPr="00B36BDD">
              <w:rPr>
                <w:rFonts w:ascii="Arial" w:hAnsi="Arial" w:cs="Arial"/>
                <w:b/>
                <w:bCs/>
              </w:rPr>
              <w:t>Equilibrium state of the focal species</w:t>
            </w:r>
          </w:p>
        </w:tc>
      </w:tr>
      <w:tr w:rsidR="00B36BDD" w:rsidRPr="00B36BDD" w14:paraId="755EC149"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435E37" w14:textId="77777777" w:rsidR="00B36BDD" w:rsidRPr="00B30C51" w:rsidRDefault="00B36BDD" w:rsidP="00B36BDD">
            <w:pPr>
              <w:rPr>
                <w:rFonts w:ascii="Arial" w:hAnsi="Arial" w:cs="Arial"/>
                <w:lang w:val="en-US"/>
              </w:rPr>
            </w:pPr>
            <w:r w:rsidRPr="00B36BDD">
              <w:rPr>
                <w:rFonts w:ascii="Arial" w:hAnsi="Arial" w:cs="Arial"/>
              </w:rPr>
              <w:t>cold</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82182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E49403" w14:textId="77777777" w:rsidR="00B36BDD" w:rsidRPr="00B36BDD" w:rsidRDefault="00B36BDD" w:rsidP="00B36BDD">
            <w:pPr>
              <w:rPr>
                <w:rFonts w:ascii="Arial" w:hAnsi="Arial" w:cs="Arial"/>
              </w:rPr>
            </w:pPr>
            <w:r w:rsidRPr="00B36BDD">
              <w:rPr>
                <w:rFonts w:ascii="Arial" w:hAnsi="Arial" w:cs="Arial"/>
              </w:rPr>
              <w:t>11.36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0F11C1" w14:textId="77777777" w:rsidR="00B36BDD" w:rsidRPr="00B36BDD" w:rsidRDefault="00B36BDD" w:rsidP="00B36BDD">
            <w:pPr>
              <w:rPr>
                <w:rFonts w:ascii="Arial" w:hAnsi="Arial" w:cs="Arial"/>
              </w:rPr>
            </w:pPr>
            <w:r w:rsidRPr="00B36BDD">
              <w:rPr>
                <w:rFonts w:ascii="Arial" w:hAnsi="Arial" w:cs="Arial"/>
              </w:rPr>
              <w:t>8.06-15.21</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F28EAB6" w14:textId="77777777" w:rsidR="00B36BDD" w:rsidRPr="00B36BDD" w:rsidRDefault="00B36BDD" w:rsidP="00B36BDD">
            <w:pPr>
              <w:rPr>
                <w:rFonts w:ascii="Arial" w:hAnsi="Arial" w:cs="Arial"/>
              </w:rPr>
            </w:pPr>
            <w:r w:rsidRPr="00B36BDD">
              <w:rPr>
                <w:rFonts w:ascii="Arial" w:hAnsi="Arial" w:cs="Arial"/>
              </w:rPr>
              <w:t>0.05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FC11A89" w14:textId="77777777" w:rsidR="00B36BDD" w:rsidRPr="00B36BDD" w:rsidRDefault="00B36BDD" w:rsidP="00B36BDD">
            <w:pPr>
              <w:rPr>
                <w:rFonts w:ascii="Arial" w:hAnsi="Arial" w:cs="Arial"/>
              </w:rPr>
            </w:pPr>
            <w:r w:rsidRPr="00B36BDD">
              <w:rPr>
                <w:rFonts w:ascii="Arial" w:hAnsi="Arial" w:cs="Arial"/>
              </w:rPr>
              <w:t>0.02-0.09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23F27A"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41A2423" w14:textId="77777777" w:rsidR="00B36BDD" w:rsidRPr="00B36BDD" w:rsidRDefault="00B36BDD" w:rsidP="00B36BDD">
            <w:pPr>
              <w:rPr>
                <w:rFonts w:ascii="Arial" w:hAnsi="Arial" w:cs="Arial"/>
              </w:rPr>
            </w:pPr>
            <w:r w:rsidRPr="00B36BDD">
              <w:rPr>
                <w:rFonts w:ascii="Arial" w:hAnsi="Arial" w:cs="Arial"/>
              </w:rPr>
              <w:t>2.26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E9292F" w14:textId="77777777" w:rsidR="00B36BDD" w:rsidRPr="00B36BDD" w:rsidRDefault="00B36BDD" w:rsidP="00B36BDD">
            <w:pPr>
              <w:rPr>
                <w:rFonts w:ascii="Arial" w:hAnsi="Arial" w:cs="Arial"/>
              </w:rPr>
            </w:pPr>
            <w:r w:rsidRPr="00B36BDD">
              <w:rPr>
                <w:rFonts w:ascii="Arial" w:hAnsi="Arial" w:cs="Arial"/>
              </w:rPr>
              <w:t>1.4-4.08</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DDBB14"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186534D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29F14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718F51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37F998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32650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5B91B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4F20C32"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CAB787"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EF75F5" w14:textId="77777777" w:rsidR="00B36BDD" w:rsidRPr="00B36BDD" w:rsidRDefault="00B36BDD" w:rsidP="00B36BDD">
            <w:pPr>
              <w:rPr>
                <w:rFonts w:ascii="Arial" w:hAnsi="Arial" w:cs="Arial"/>
              </w:rPr>
            </w:pPr>
            <w:r w:rsidRPr="00B36BDD">
              <w:rPr>
                <w:rFonts w:ascii="Arial" w:hAnsi="Arial" w:cs="Arial"/>
              </w:rPr>
              <w:t>0.99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08D0F86" w14:textId="77777777" w:rsidR="00B36BDD" w:rsidRPr="00B36BDD" w:rsidRDefault="00B36BDD" w:rsidP="00B36BDD">
            <w:pPr>
              <w:rPr>
                <w:rFonts w:ascii="Arial" w:hAnsi="Arial" w:cs="Arial"/>
              </w:rPr>
            </w:pPr>
            <w:r w:rsidRPr="00B36BDD">
              <w:rPr>
                <w:rFonts w:ascii="Arial" w:hAnsi="Arial" w:cs="Arial"/>
              </w:rPr>
              <w:t>0.47-1.95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E99412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F1C4DB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A9A9F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0EB7FD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593493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E6CD08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885CB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D5A205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96879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ADD50E6" w14:textId="77777777" w:rsidR="00B36BDD" w:rsidRPr="00B36BDD" w:rsidRDefault="00B36BDD" w:rsidP="00B36BDD">
            <w:pPr>
              <w:rPr>
                <w:rFonts w:ascii="Arial" w:hAnsi="Arial" w:cs="Arial"/>
              </w:rPr>
            </w:pPr>
            <w:r w:rsidRPr="00B36BDD">
              <w:rPr>
                <w:rFonts w:ascii="Arial" w:hAnsi="Arial" w:cs="Arial"/>
              </w:rPr>
              <w:t>0.47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775709B" w14:textId="77777777" w:rsidR="00B36BDD" w:rsidRPr="00B36BDD" w:rsidRDefault="00B36BDD" w:rsidP="00B36BDD">
            <w:pPr>
              <w:rPr>
                <w:rFonts w:ascii="Arial" w:hAnsi="Arial" w:cs="Arial"/>
              </w:rPr>
            </w:pPr>
            <w:r w:rsidRPr="00B36BDD">
              <w:rPr>
                <w:rFonts w:ascii="Arial" w:hAnsi="Arial" w:cs="Arial"/>
              </w:rPr>
              <w:t>0.12-1.09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F6DB742"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2271A9E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DE77A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0A19D3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18DC2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C3E0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48577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F55F5F7"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9FA25"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28E2932" w14:textId="77777777" w:rsidR="00B36BDD" w:rsidRPr="00B36BDD" w:rsidRDefault="00B36BDD" w:rsidP="00B36BDD">
            <w:pPr>
              <w:rPr>
                <w:rFonts w:ascii="Arial" w:hAnsi="Arial" w:cs="Arial"/>
              </w:rPr>
            </w:pPr>
            <w:r w:rsidRPr="00B36BDD">
              <w:rPr>
                <w:rFonts w:ascii="Arial" w:hAnsi="Arial" w:cs="Arial"/>
              </w:rPr>
              <w:t>2.95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CF2F24" w14:textId="77777777" w:rsidR="00B36BDD" w:rsidRPr="00B36BDD" w:rsidRDefault="00B36BDD" w:rsidP="00B36BDD">
            <w:pPr>
              <w:rPr>
                <w:rFonts w:ascii="Arial" w:hAnsi="Arial" w:cs="Arial"/>
              </w:rPr>
            </w:pPr>
            <w:r w:rsidRPr="00B36BDD">
              <w:rPr>
                <w:rFonts w:ascii="Arial" w:hAnsi="Arial" w:cs="Arial"/>
              </w:rPr>
              <w:t>1.91-5.25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5058F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7A26F00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8F3F1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74E03F"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CBD163" w14:textId="77777777" w:rsidR="00B36BDD" w:rsidRPr="00B36BDD" w:rsidRDefault="00B36BDD" w:rsidP="00B36BDD">
            <w:pPr>
              <w:rPr>
                <w:rFonts w:ascii="Arial" w:hAnsi="Arial" w:cs="Arial"/>
              </w:rPr>
            </w:pPr>
            <w:r w:rsidRPr="00B36BDD">
              <w:rPr>
                <w:rFonts w:ascii="Arial" w:hAnsi="Arial" w:cs="Arial"/>
              </w:rPr>
              <w:t>27.94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2CB096" w14:textId="77777777" w:rsidR="00B36BDD" w:rsidRPr="00B36BDD" w:rsidRDefault="00B36BDD" w:rsidP="00B36BDD">
            <w:pPr>
              <w:rPr>
                <w:rFonts w:ascii="Arial" w:hAnsi="Arial" w:cs="Arial"/>
              </w:rPr>
            </w:pPr>
            <w:r w:rsidRPr="00B36BDD">
              <w:rPr>
                <w:rFonts w:ascii="Arial" w:hAnsi="Arial" w:cs="Arial"/>
              </w:rPr>
              <w:t>19.52-38.66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07F3A5E" w14:textId="77777777" w:rsidR="00B36BDD" w:rsidRPr="00B36BDD" w:rsidRDefault="00B36BDD" w:rsidP="00B36BDD">
            <w:pPr>
              <w:rPr>
                <w:rFonts w:ascii="Arial" w:hAnsi="Arial" w:cs="Arial"/>
              </w:rPr>
            </w:pPr>
            <w:r w:rsidRPr="00B36BDD">
              <w:rPr>
                <w:rFonts w:ascii="Arial" w:hAnsi="Arial" w:cs="Arial"/>
              </w:rPr>
              <w:t>0.42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EEF3BF" w14:textId="77777777" w:rsidR="00B36BDD" w:rsidRPr="00B36BDD" w:rsidRDefault="00B36BDD" w:rsidP="00B36BDD">
            <w:pPr>
              <w:rPr>
                <w:rFonts w:ascii="Arial" w:hAnsi="Arial" w:cs="Arial"/>
              </w:rPr>
            </w:pPr>
            <w:r w:rsidRPr="00B36BDD">
              <w:rPr>
                <w:rFonts w:ascii="Arial" w:hAnsi="Arial" w:cs="Arial"/>
              </w:rPr>
              <w:t>0.27-0.64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09F128"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D754E4B" w14:textId="77777777" w:rsidR="00B36BDD" w:rsidRPr="00B36BDD" w:rsidRDefault="00B36BDD" w:rsidP="00B36BDD">
            <w:pPr>
              <w:rPr>
                <w:rFonts w:ascii="Arial" w:hAnsi="Arial" w:cs="Arial"/>
              </w:rPr>
            </w:pPr>
            <w:r w:rsidRPr="00B36BDD">
              <w:rPr>
                <w:rFonts w:ascii="Arial" w:hAnsi="Arial" w:cs="Arial"/>
              </w:rPr>
              <w:t>0.3</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496705" w14:textId="77777777" w:rsidR="00B36BDD" w:rsidRPr="00B36BDD" w:rsidRDefault="00B36BDD" w:rsidP="00B36BDD">
            <w:pPr>
              <w:rPr>
                <w:rFonts w:ascii="Arial" w:hAnsi="Arial" w:cs="Arial"/>
              </w:rPr>
            </w:pPr>
            <w:r w:rsidRPr="00B36BDD">
              <w:rPr>
                <w:rFonts w:ascii="Arial" w:hAnsi="Arial" w:cs="Arial"/>
              </w:rPr>
              <w:t>0.15-0.49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01E12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45D1965"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D22C9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40629C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7D673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EBF5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62E61A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667FEA"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3463243"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70310BA" w14:textId="77777777" w:rsidR="00B36BDD" w:rsidRPr="00B36BDD" w:rsidRDefault="00B36BDD" w:rsidP="00B36BDD">
            <w:pPr>
              <w:rPr>
                <w:rFonts w:ascii="Arial" w:hAnsi="Arial" w:cs="Arial"/>
              </w:rPr>
            </w:pPr>
            <w:r w:rsidRPr="00B36BDD">
              <w:rPr>
                <w:rFonts w:ascii="Arial" w:hAnsi="Arial" w:cs="Arial"/>
              </w:rPr>
              <w:t>0.32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A587FC" w14:textId="77777777" w:rsidR="00B36BDD" w:rsidRPr="00B36BDD" w:rsidRDefault="00B36BDD" w:rsidP="00B36BDD">
            <w:pPr>
              <w:rPr>
                <w:rFonts w:ascii="Arial" w:hAnsi="Arial" w:cs="Arial"/>
              </w:rPr>
            </w:pPr>
            <w:r w:rsidRPr="00B36BDD">
              <w:rPr>
                <w:rFonts w:ascii="Arial" w:hAnsi="Arial" w:cs="Arial"/>
              </w:rPr>
              <w:t>0.14-0.52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5EB54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F93EAF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A3FEC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872C06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54C4FF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5809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42047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AB2B96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57E77C9"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620AE" w14:textId="77777777" w:rsidR="00B36BDD" w:rsidRPr="00B36BDD" w:rsidRDefault="00B36BDD" w:rsidP="00B36BDD">
            <w:pPr>
              <w:rPr>
                <w:rFonts w:ascii="Arial" w:hAnsi="Arial" w:cs="Arial"/>
              </w:rPr>
            </w:pPr>
            <w:r w:rsidRPr="00B36BDD">
              <w:rPr>
                <w:rFonts w:ascii="Arial" w:hAnsi="Arial" w:cs="Arial"/>
              </w:rPr>
              <w:t>1.22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EE071B4" w14:textId="77777777" w:rsidR="00B36BDD" w:rsidRPr="00B36BDD" w:rsidRDefault="00B36BDD" w:rsidP="00B36BDD">
            <w:pPr>
              <w:rPr>
                <w:rFonts w:ascii="Arial" w:hAnsi="Arial" w:cs="Arial"/>
              </w:rPr>
            </w:pPr>
            <w:r w:rsidRPr="00B36BDD">
              <w:rPr>
                <w:rFonts w:ascii="Arial" w:hAnsi="Arial" w:cs="Arial"/>
              </w:rPr>
              <w:t>0.9-1.62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76CC99"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548F9B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AACAD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349FA2"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CDCB12F" w14:textId="77777777" w:rsidR="00B36BDD" w:rsidRPr="00B36BDD" w:rsidRDefault="00B36BDD" w:rsidP="00B36BDD">
            <w:pPr>
              <w:rPr>
                <w:rFonts w:ascii="Arial" w:hAnsi="Arial" w:cs="Arial"/>
              </w:rPr>
            </w:pPr>
            <w:r w:rsidRPr="00B36BDD">
              <w:rPr>
                <w:rFonts w:ascii="Arial" w:hAnsi="Arial" w:cs="Arial"/>
              </w:rPr>
              <w:t>13.68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866624" w14:textId="77777777" w:rsidR="00B36BDD" w:rsidRPr="00B36BDD" w:rsidRDefault="00B36BDD" w:rsidP="00B36BDD">
            <w:pPr>
              <w:rPr>
                <w:rFonts w:ascii="Arial" w:hAnsi="Arial" w:cs="Arial"/>
              </w:rPr>
            </w:pPr>
            <w:r w:rsidRPr="00B36BDD">
              <w:rPr>
                <w:rFonts w:ascii="Arial" w:hAnsi="Arial" w:cs="Arial"/>
              </w:rPr>
              <w:t>10.4-17.85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93589"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57CD65" w14:textId="77777777" w:rsidR="00B36BDD" w:rsidRPr="00B36BDD" w:rsidRDefault="00B36BDD" w:rsidP="00B36BDD">
            <w:pPr>
              <w:rPr>
                <w:rFonts w:ascii="Arial" w:hAnsi="Arial" w:cs="Arial"/>
              </w:rPr>
            </w:pPr>
            <w:r w:rsidRPr="00B36BDD">
              <w:rPr>
                <w:rFonts w:ascii="Arial" w:hAnsi="Arial" w:cs="Arial"/>
              </w:rPr>
              <w:t>0.04-0.12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6F62A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2854AB" w14:textId="77777777" w:rsidR="00B36BDD" w:rsidRPr="00B36BDD" w:rsidRDefault="00B36BDD" w:rsidP="00B36BDD">
            <w:pPr>
              <w:rPr>
                <w:rFonts w:ascii="Arial" w:hAnsi="Arial" w:cs="Arial"/>
              </w:rPr>
            </w:pPr>
            <w:r w:rsidRPr="00B36BDD">
              <w:rPr>
                <w:rFonts w:ascii="Arial" w:hAnsi="Arial" w:cs="Arial"/>
              </w:rPr>
              <w:t>0.74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D450034" w14:textId="77777777" w:rsidR="00B36BDD" w:rsidRPr="00B36BDD" w:rsidRDefault="00B36BDD" w:rsidP="00B36BDD">
            <w:pPr>
              <w:rPr>
                <w:rFonts w:ascii="Arial" w:hAnsi="Arial" w:cs="Arial"/>
              </w:rPr>
            </w:pPr>
            <w:r w:rsidRPr="00B36BDD">
              <w:rPr>
                <w:rFonts w:ascii="Arial" w:hAnsi="Arial" w:cs="Arial"/>
              </w:rPr>
              <w:t>0.33-1.36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B25D428"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D49344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1C77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6EDB9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EB910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2719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6149A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F6B4A4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20D336D"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F7AA7D3" w14:textId="77777777" w:rsidR="00B36BDD" w:rsidRPr="00B36BDD" w:rsidRDefault="00B36BDD" w:rsidP="00B36BDD">
            <w:pPr>
              <w:rPr>
                <w:rFonts w:ascii="Arial" w:hAnsi="Arial" w:cs="Arial"/>
              </w:rPr>
            </w:pPr>
            <w:r w:rsidRPr="00B36BDD">
              <w:rPr>
                <w:rFonts w:ascii="Arial" w:hAnsi="Arial" w:cs="Arial"/>
              </w:rPr>
              <w:t>3.41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853194" w14:textId="77777777" w:rsidR="00B36BDD" w:rsidRPr="00B36BDD" w:rsidRDefault="00B36BDD" w:rsidP="00B36BDD">
            <w:pPr>
              <w:rPr>
                <w:rFonts w:ascii="Arial" w:hAnsi="Arial" w:cs="Arial"/>
              </w:rPr>
            </w:pPr>
            <w:r w:rsidRPr="00B36BDD">
              <w:rPr>
                <w:rFonts w:ascii="Arial" w:hAnsi="Arial" w:cs="Arial"/>
              </w:rPr>
              <w:t>2.26-5.59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CBD223"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3318EDE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66432E"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A2C23F1"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6B7B10" w14:textId="77777777" w:rsidR="00B36BDD" w:rsidRPr="00B36BDD" w:rsidRDefault="00B36BDD" w:rsidP="00B36BDD">
            <w:pPr>
              <w:rPr>
                <w:rFonts w:ascii="Arial" w:hAnsi="Arial" w:cs="Arial"/>
              </w:rPr>
            </w:pPr>
            <w:r w:rsidRPr="00B36BDD">
              <w:rPr>
                <w:rFonts w:ascii="Arial" w:hAnsi="Arial" w:cs="Arial"/>
              </w:rPr>
              <w:t>6.27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5CFC96" w14:textId="77777777" w:rsidR="00B36BDD" w:rsidRPr="00B36BDD" w:rsidRDefault="00B36BDD" w:rsidP="00B36BDD">
            <w:pPr>
              <w:rPr>
                <w:rFonts w:ascii="Arial" w:hAnsi="Arial" w:cs="Arial"/>
              </w:rPr>
            </w:pPr>
            <w:r w:rsidRPr="00B36BDD">
              <w:rPr>
                <w:rFonts w:ascii="Arial" w:hAnsi="Arial" w:cs="Arial"/>
              </w:rPr>
              <w:t>3.4-10.66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252F649" w14:textId="77777777" w:rsidR="00B36BDD" w:rsidRPr="00B36BDD" w:rsidRDefault="00B36BDD" w:rsidP="00B36BDD">
            <w:pPr>
              <w:rPr>
                <w:rFonts w:ascii="Arial" w:hAnsi="Arial" w:cs="Arial"/>
              </w:rPr>
            </w:pPr>
            <w:r w:rsidRPr="00B36BDD">
              <w:rPr>
                <w:rFonts w:ascii="Arial" w:hAnsi="Arial" w:cs="Arial"/>
              </w:rPr>
              <w:t>0.08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BF28A8" w14:textId="77777777" w:rsidR="00B36BDD" w:rsidRPr="00B36BDD" w:rsidRDefault="00B36BDD" w:rsidP="00B36BDD">
            <w:pPr>
              <w:rPr>
                <w:rFonts w:ascii="Arial" w:hAnsi="Arial" w:cs="Arial"/>
              </w:rPr>
            </w:pPr>
            <w:r w:rsidRPr="00B36BDD">
              <w:rPr>
                <w:rFonts w:ascii="Arial" w:hAnsi="Arial" w:cs="Arial"/>
              </w:rPr>
              <w:t>0.03-0.19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787A293"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974D0AB" w14:textId="77777777" w:rsidR="00B36BDD" w:rsidRPr="00B36BDD" w:rsidRDefault="00B36BDD" w:rsidP="00B36BDD">
            <w:pPr>
              <w:rPr>
                <w:rFonts w:ascii="Arial" w:hAnsi="Arial" w:cs="Arial"/>
              </w:rPr>
            </w:pPr>
            <w:r w:rsidRPr="00B36BDD">
              <w:rPr>
                <w:rFonts w:ascii="Arial" w:hAnsi="Arial" w:cs="Arial"/>
              </w:rPr>
              <w:t>0.79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1762635" w14:textId="77777777" w:rsidR="00B36BDD" w:rsidRPr="00B36BDD" w:rsidRDefault="00B36BDD" w:rsidP="00B36BDD">
            <w:pPr>
              <w:rPr>
                <w:rFonts w:ascii="Arial" w:hAnsi="Arial" w:cs="Arial"/>
              </w:rPr>
            </w:pPr>
            <w:r w:rsidRPr="00B36BDD">
              <w:rPr>
                <w:rFonts w:ascii="Arial" w:hAnsi="Arial" w:cs="Arial"/>
              </w:rPr>
              <w:t>0.35-1.76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A4A348"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746D938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E6A99B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97FE89"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CADAD" w14:textId="77777777" w:rsidR="00B36BDD" w:rsidRPr="00B36BDD" w:rsidRDefault="00B36BDD" w:rsidP="00B36BDD">
            <w:pPr>
              <w:rPr>
                <w:rFonts w:ascii="Arial" w:hAnsi="Arial" w:cs="Arial"/>
              </w:rPr>
            </w:pPr>
            <w:r w:rsidRPr="00B36BDD">
              <w:rPr>
                <w:rFonts w:ascii="Arial" w:hAnsi="Arial" w:cs="Arial"/>
              </w:rPr>
              <w:t>20.96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6FB2DF" w14:textId="77777777" w:rsidR="00B36BDD" w:rsidRPr="00B36BDD" w:rsidRDefault="00B36BDD" w:rsidP="00B36BDD">
            <w:pPr>
              <w:rPr>
                <w:rFonts w:ascii="Arial" w:hAnsi="Arial" w:cs="Arial"/>
              </w:rPr>
            </w:pPr>
            <w:r w:rsidRPr="00B36BDD">
              <w:rPr>
                <w:rFonts w:ascii="Arial" w:hAnsi="Arial" w:cs="Arial"/>
              </w:rPr>
              <w:t>14.27-31.13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2DD394" w14:textId="77777777" w:rsidR="00B36BDD" w:rsidRPr="00B36BDD" w:rsidRDefault="00B36BDD" w:rsidP="00B36BDD">
            <w:pPr>
              <w:rPr>
                <w:rFonts w:ascii="Arial" w:hAnsi="Arial" w:cs="Arial"/>
              </w:rPr>
            </w:pPr>
            <w:r w:rsidRPr="00B36BDD">
              <w:rPr>
                <w:rFonts w:ascii="Arial" w:hAnsi="Arial" w:cs="Arial"/>
              </w:rPr>
              <w:t>0.25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1AA1F0" w14:textId="77777777" w:rsidR="00B36BDD" w:rsidRPr="00B36BDD" w:rsidRDefault="00B36BDD" w:rsidP="00B36BDD">
            <w:pPr>
              <w:rPr>
                <w:rFonts w:ascii="Arial" w:hAnsi="Arial" w:cs="Arial"/>
              </w:rPr>
            </w:pPr>
            <w:r w:rsidRPr="00B36BDD">
              <w:rPr>
                <w:rFonts w:ascii="Arial" w:hAnsi="Arial" w:cs="Arial"/>
              </w:rPr>
              <w:t>0.14-0.44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C377D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D92C21" w14:textId="77777777" w:rsidR="00B36BDD" w:rsidRPr="00B36BDD" w:rsidRDefault="00B36BDD" w:rsidP="00B36BDD">
            <w:pPr>
              <w:rPr>
                <w:rFonts w:ascii="Arial" w:hAnsi="Arial" w:cs="Arial"/>
              </w:rPr>
            </w:pPr>
            <w:r w:rsidRPr="00B36BDD">
              <w:rPr>
                <w:rFonts w:ascii="Arial" w:hAnsi="Arial" w:cs="Arial"/>
              </w:rPr>
              <w:t>0.41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7EAA3C" w14:textId="77777777" w:rsidR="00B36BDD" w:rsidRPr="00B36BDD" w:rsidRDefault="00B36BDD" w:rsidP="00B36BDD">
            <w:pPr>
              <w:rPr>
                <w:rFonts w:ascii="Arial" w:hAnsi="Arial" w:cs="Arial"/>
              </w:rPr>
            </w:pPr>
            <w:r w:rsidRPr="00B36BDD">
              <w:rPr>
                <w:rFonts w:ascii="Arial" w:hAnsi="Arial" w:cs="Arial"/>
              </w:rPr>
              <w:t>0.19-0.67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75574C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C19E11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AC102A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98F70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ECC48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F6B8D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1D7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5F95F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098A4F"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0BE785" w14:textId="77777777" w:rsidR="00B36BDD" w:rsidRPr="00B36BDD" w:rsidRDefault="00B36BDD" w:rsidP="00B36BDD">
            <w:pPr>
              <w:rPr>
                <w:rFonts w:ascii="Arial" w:hAnsi="Arial" w:cs="Arial"/>
              </w:rPr>
            </w:pPr>
            <w:r w:rsidRPr="00B36BDD">
              <w:rPr>
                <w:rFonts w:ascii="Arial" w:hAnsi="Arial" w:cs="Arial"/>
              </w:rPr>
              <w:t>1.05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BDA598" w14:textId="77777777" w:rsidR="00B36BDD" w:rsidRPr="00B36BDD" w:rsidRDefault="00B36BDD" w:rsidP="00B36BDD">
            <w:pPr>
              <w:rPr>
                <w:rFonts w:ascii="Arial" w:hAnsi="Arial" w:cs="Arial"/>
              </w:rPr>
            </w:pPr>
            <w:r w:rsidRPr="00B36BDD">
              <w:rPr>
                <w:rFonts w:ascii="Arial" w:hAnsi="Arial" w:cs="Arial"/>
              </w:rPr>
              <w:t>0.71-1.53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868E9C"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98820A6"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DC46AE" w14:textId="77777777" w:rsidR="00B36BDD" w:rsidRPr="00B36BDD" w:rsidRDefault="00B36BDD" w:rsidP="00B36BDD">
            <w:pPr>
              <w:rPr>
                <w:rFonts w:ascii="Arial" w:hAnsi="Arial" w:cs="Arial"/>
              </w:rPr>
            </w:pPr>
            <w:r w:rsidRPr="00B36BDD">
              <w:rPr>
                <w:rFonts w:ascii="Arial" w:hAnsi="Arial" w:cs="Arial"/>
              </w:rPr>
              <w:t>hot</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890649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6EE2F9" w14:textId="77777777" w:rsidR="00B36BDD" w:rsidRPr="00B36BDD" w:rsidRDefault="00B36BDD" w:rsidP="00B36BDD">
            <w:pPr>
              <w:rPr>
                <w:rFonts w:ascii="Arial" w:hAnsi="Arial" w:cs="Arial"/>
              </w:rPr>
            </w:pPr>
            <w:r w:rsidRPr="00B36BDD">
              <w:rPr>
                <w:rFonts w:ascii="Arial" w:hAnsi="Arial" w:cs="Arial"/>
              </w:rPr>
              <w:t>15.35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7062B32" w14:textId="77777777" w:rsidR="00B36BDD" w:rsidRPr="00B36BDD" w:rsidRDefault="00B36BDD" w:rsidP="00B36BDD">
            <w:pPr>
              <w:rPr>
                <w:rFonts w:ascii="Arial" w:hAnsi="Arial" w:cs="Arial"/>
              </w:rPr>
            </w:pPr>
            <w:r w:rsidRPr="00B36BDD">
              <w:rPr>
                <w:rFonts w:ascii="Arial" w:hAnsi="Arial" w:cs="Arial"/>
              </w:rPr>
              <w:t>12.51-19.05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2B3F49C"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BBB72C" w14:textId="77777777" w:rsidR="00B36BDD" w:rsidRPr="00B36BDD" w:rsidRDefault="00B36BDD" w:rsidP="00B36BDD">
            <w:pPr>
              <w:rPr>
                <w:rFonts w:ascii="Arial" w:hAnsi="Arial" w:cs="Arial"/>
              </w:rPr>
            </w:pPr>
            <w:r w:rsidRPr="00B36BDD">
              <w:rPr>
                <w:rFonts w:ascii="Arial" w:hAnsi="Arial" w:cs="Arial"/>
              </w:rPr>
              <w:t>0.05-0.11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6EFD2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F2E723" w14:textId="77777777" w:rsidR="00B36BDD" w:rsidRPr="00B36BDD" w:rsidRDefault="00B36BDD" w:rsidP="00B36BDD">
            <w:pPr>
              <w:rPr>
                <w:rFonts w:ascii="Arial" w:hAnsi="Arial" w:cs="Arial"/>
              </w:rPr>
            </w:pPr>
            <w:r w:rsidRPr="00B36BDD">
              <w:rPr>
                <w:rFonts w:ascii="Arial" w:hAnsi="Arial" w:cs="Arial"/>
              </w:rPr>
              <w:t>0.29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599EA00"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B2FC5B"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5A87C02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65968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0076C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A685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8E2CC71"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C9F34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86B7A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4102E5"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18FAFD" w14:textId="77777777" w:rsidR="00B36BDD" w:rsidRPr="00B36BDD" w:rsidRDefault="00B36BDD" w:rsidP="00B36BDD">
            <w:pPr>
              <w:rPr>
                <w:rFonts w:ascii="Arial" w:hAnsi="Arial" w:cs="Arial"/>
              </w:rPr>
            </w:pPr>
            <w:r w:rsidRPr="00B36BDD">
              <w:rPr>
                <w:rFonts w:ascii="Arial" w:hAnsi="Arial" w:cs="Arial"/>
              </w:rPr>
              <w:t>0.87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616FAF" w14:textId="77777777" w:rsidR="00B36BDD" w:rsidRPr="00B36BDD" w:rsidRDefault="00B36BDD" w:rsidP="00B36BDD">
            <w:pPr>
              <w:rPr>
                <w:rFonts w:ascii="Arial" w:hAnsi="Arial" w:cs="Arial"/>
              </w:rPr>
            </w:pPr>
            <w:r w:rsidRPr="00B36BDD">
              <w:rPr>
                <w:rFonts w:ascii="Arial" w:hAnsi="Arial" w:cs="Arial"/>
              </w:rPr>
              <w:t>0.54-1.35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067A1E"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60A2AC5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401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A1750D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863D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5A9B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AD689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9233DC"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EDC51F2"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5406E49" w14:textId="77777777" w:rsidR="00B36BDD" w:rsidRPr="00B36BDD" w:rsidRDefault="00B36BDD" w:rsidP="00B36BDD">
            <w:pPr>
              <w:rPr>
                <w:rFonts w:ascii="Arial" w:hAnsi="Arial" w:cs="Arial"/>
              </w:rPr>
            </w:pPr>
            <w:r w:rsidRPr="00B36BDD">
              <w:rPr>
                <w:rFonts w:ascii="Arial" w:hAnsi="Arial" w:cs="Arial"/>
              </w:rPr>
              <w:t>0.31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D390EF"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6BCCF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C7B742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B98D0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64D5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552A6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1486F8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2EBA48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12922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7D98D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5E470E" w14:textId="77777777" w:rsidR="00B36BDD" w:rsidRPr="00B36BDD" w:rsidRDefault="00B36BDD" w:rsidP="00B36BDD">
            <w:pPr>
              <w:rPr>
                <w:rFonts w:ascii="Arial" w:hAnsi="Arial" w:cs="Arial"/>
              </w:rPr>
            </w:pPr>
            <w:r w:rsidRPr="00B36BDD">
              <w:rPr>
                <w:rFonts w:ascii="Arial" w:hAnsi="Arial" w:cs="Arial"/>
              </w:rPr>
              <w:t>1.35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D8A5CC" w14:textId="77777777" w:rsidR="00B36BDD" w:rsidRPr="00B36BDD" w:rsidRDefault="00B36BDD" w:rsidP="00B36BDD">
            <w:pPr>
              <w:rPr>
                <w:rFonts w:ascii="Arial" w:hAnsi="Arial" w:cs="Arial"/>
              </w:rPr>
            </w:pPr>
            <w:r w:rsidRPr="00B36BDD">
              <w:rPr>
                <w:rFonts w:ascii="Arial" w:hAnsi="Arial" w:cs="Arial"/>
              </w:rPr>
              <w:t>0.93-2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5D6869"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0D7226D"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72437F0"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82D360"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F3AD8A" w14:textId="77777777" w:rsidR="00B36BDD" w:rsidRPr="00B36BDD" w:rsidRDefault="00B36BDD" w:rsidP="00B36BDD">
            <w:pPr>
              <w:rPr>
                <w:rFonts w:ascii="Arial" w:hAnsi="Arial" w:cs="Arial"/>
              </w:rPr>
            </w:pPr>
            <w:r w:rsidRPr="00B36BDD">
              <w:rPr>
                <w:rFonts w:ascii="Arial" w:hAnsi="Arial" w:cs="Arial"/>
              </w:rPr>
              <w:t>0.99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5572A8" w14:textId="77777777" w:rsidR="00B36BDD" w:rsidRPr="00B36BDD" w:rsidRDefault="00B36BDD" w:rsidP="00B36BDD">
            <w:pPr>
              <w:rPr>
                <w:rFonts w:ascii="Arial" w:hAnsi="Arial" w:cs="Arial"/>
              </w:rPr>
            </w:pPr>
            <w:r w:rsidRPr="00B36BDD">
              <w:rPr>
                <w:rFonts w:ascii="Arial" w:hAnsi="Arial" w:cs="Arial"/>
              </w:rPr>
              <w:t>0.19-2.37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1C639B" w14:textId="77777777" w:rsidR="00B36BDD" w:rsidRPr="00B36BDD" w:rsidRDefault="00B36BDD" w:rsidP="00B36BDD">
            <w:pPr>
              <w:rPr>
                <w:rFonts w:ascii="Arial" w:hAnsi="Arial" w:cs="Arial"/>
              </w:rPr>
            </w:pPr>
            <w:r w:rsidRPr="00B36BDD">
              <w:rPr>
                <w:rFonts w:ascii="Arial" w:hAnsi="Arial" w:cs="Arial"/>
              </w:rPr>
              <w:t>0.12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4262393" w14:textId="77777777" w:rsidR="00B36BDD" w:rsidRPr="00B36BDD" w:rsidRDefault="00B36BDD" w:rsidP="00B36BDD">
            <w:pPr>
              <w:rPr>
                <w:rFonts w:ascii="Arial" w:hAnsi="Arial" w:cs="Arial"/>
              </w:rPr>
            </w:pPr>
            <w:r w:rsidRPr="00B36BDD">
              <w:rPr>
                <w:rFonts w:ascii="Arial" w:hAnsi="Arial" w:cs="Arial"/>
              </w:rPr>
              <w:t>0.02-0.46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2F9851"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AF33410" w14:textId="77777777" w:rsidR="00B36BDD" w:rsidRPr="00B36BDD" w:rsidRDefault="00B36BDD" w:rsidP="00B36BDD">
            <w:pPr>
              <w:rPr>
                <w:rFonts w:ascii="Arial" w:hAnsi="Arial" w:cs="Arial"/>
              </w:rPr>
            </w:pPr>
            <w:r w:rsidRPr="00B36BDD">
              <w:rPr>
                <w:rFonts w:ascii="Arial" w:hAnsi="Arial" w:cs="Arial"/>
              </w:rPr>
              <w:t>6.81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214571" w14:textId="77777777" w:rsidR="00B36BDD" w:rsidRPr="00B36BDD" w:rsidRDefault="00B36BDD" w:rsidP="00B36BDD">
            <w:pPr>
              <w:rPr>
                <w:rFonts w:ascii="Arial" w:hAnsi="Arial" w:cs="Arial"/>
              </w:rPr>
            </w:pPr>
            <w:r w:rsidRPr="00B36BDD">
              <w:rPr>
                <w:rFonts w:ascii="Arial" w:hAnsi="Arial" w:cs="Arial"/>
              </w:rPr>
              <w:t>2.98-22.27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71F52B"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361CCC1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50851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40EA6D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24282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253F0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6EFC7B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CE549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8FB771"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7D1F54" w14:textId="77777777" w:rsidR="00B36BDD" w:rsidRPr="00B36BDD" w:rsidRDefault="00B36BDD" w:rsidP="00B36BDD">
            <w:pPr>
              <w:rPr>
                <w:rFonts w:ascii="Arial" w:hAnsi="Arial" w:cs="Arial"/>
              </w:rPr>
            </w:pPr>
            <w:r w:rsidRPr="00B36BDD">
              <w:rPr>
                <w:rFonts w:ascii="Arial" w:hAnsi="Arial" w:cs="Arial"/>
              </w:rPr>
              <w:t>2.99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27929C" w14:textId="77777777" w:rsidR="00B36BDD" w:rsidRPr="00B36BDD" w:rsidRDefault="00B36BDD" w:rsidP="00B36BDD">
            <w:pPr>
              <w:rPr>
                <w:rFonts w:ascii="Arial" w:hAnsi="Arial" w:cs="Arial"/>
              </w:rPr>
            </w:pPr>
            <w:r w:rsidRPr="00B36BDD">
              <w:rPr>
                <w:rFonts w:ascii="Arial" w:hAnsi="Arial" w:cs="Arial"/>
              </w:rPr>
              <w:t>1.52-8.93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1305440"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41810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CEEB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237C03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56A5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5DC1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E4B87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86CA7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11E11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F603FA" w14:textId="77777777" w:rsidR="00B36BDD" w:rsidRPr="00B36BDD" w:rsidRDefault="00B36BDD" w:rsidP="00B36BDD">
            <w:pPr>
              <w:rPr>
                <w:rFonts w:ascii="Arial" w:hAnsi="Arial" w:cs="Arial"/>
              </w:rPr>
            </w:pPr>
            <w:r w:rsidRPr="00B36BDD">
              <w:rPr>
                <w:rFonts w:ascii="Arial" w:hAnsi="Arial" w:cs="Arial"/>
              </w:rPr>
              <w:t>3.98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00383FB" w14:textId="77777777" w:rsidR="00B36BDD" w:rsidRPr="00B36BDD" w:rsidRDefault="00B36BDD" w:rsidP="00B36BDD">
            <w:pPr>
              <w:rPr>
                <w:rFonts w:ascii="Arial" w:hAnsi="Arial" w:cs="Arial"/>
              </w:rPr>
            </w:pPr>
            <w:r w:rsidRPr="00B36BDD">
              <w:rPr>
                <w:rFonts w:ascii="Arial" w:hAnsi="Arial" w:cs="Arial"/>
              </w:rPr>
              <w:t>1.77-12.83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EB1F2E"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7AA4F5E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A33B68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EEF026"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7FD318" w14:textId="77777777" w:rsidR="00B36BDD" w:rsidRPr="00B36BDD" w:rsidRDefault="00B36BDD" w:rsidP="00B36BDD">
            <w:pPr>
              <w:rPr>
                <w:rFonts w:ascii="Arial" w:hAnsi="Arial" w:cs="Arial"/>
              </w:rPr>
            </w:pPr>
            <w:r w:rsidRPr="00B36BDD">
              <w:rPr>
                <w:rFonts w:ascii="Arial" w:hAnsi="Arial" w:cs="Arial"/>
              </w:rPr>
              <w:t>17.18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3D23223" w14:textId="77777777" w:rsidR="00B36BDD" w:rsidRPr="00B36BDD" w:rsidRDefault="00B36BDD" w:rsidP="00B36BDD">
            <w:pPr>
              <w:rPr>
                <w:rFonts w:ascii="Arial" w:hAnsi="Arial" w:cs="Arial"/>
              </w:rPr>
            </w:pPr>
            <w:r w:rsidRPr="00B36BDD">
              <w:rPr>
                <w:rFonts w:ascii="Arial" w:hAnsi="Arial" w:cs="Arial"/>
              </w:rPr>
              <w:t>14.2-21.24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DA2A34" w14:textId="77777777" w:rsidR="00B36BDD" w:rsidRPr="00B36BDD" w:rsidRDefault="00B36BDD" w:rsidP="00B36BDD">
            <w:pPr>
              <w:rPr>
                <w:rFonts w:ascii="Arial" w:hAnsi="Arial" w:cs="Arial"/>
              </w:rPr>
            </w:pPr>
            <w:r w:rsidRPr="00B36BDD">
              <w:rPr>
                <w:rFonts w:ascii="Arial" w:hAnsi="Arial" w:cs="Arial"/>
              </w:rPr>
              <w:t>0.09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91DD4A" w14:textId="77777777" w:rsidR="00B36BDD" w:rsidRPr="00B36BDD" w:rsidRDefault="00B36BDD" w:rsidP="00B36BDD">
            <w:pPr>
              <w:rPr>
                <w:rFonts w:ascii="Arial" w:hAnsi="Arial" w:cs="Arial"/>
              </w:rPr>
            </w:pPr>
            <w:r w:rsidRPr="00B36BDD">
              <w:rPr>
                <w:rFonts w:ascii="Arial" w:hAnsi="Arial" w:cs="Arial"/>
              </w:rPr>
              <w:t>0.06-0.14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BE335E7"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97A679" w14:textId="77777777" w:rsidR="00B36BDD" w:rsidRPr="00B36BDD" w:rsidRDefault="00B36BDD" w:rsidP="00B36BDD">
            <w:pPr>
              <w:rPr>
                <w:rFonts w:ascii="Arial" w:hAnsi="Arial" w:cs="Arial"/>
              </w:rPr>
            </w:pPr>
            <w:r w:rsidRPr="00B36BDD">
              <w:rPr>
                <w:rFonts w:ascii="Arial" w:hAnsi="Arial" w:cs="Arial"/>
              </w:rPr>
              <w:t>0.27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DA5BB4" w14:textId="77777777" w:rsidR="00B36BDD" w:rsidRPr="00B36BDD" w:rsidRDefault="00B36BDD" w:rsidP="00B36BDD">
            <w:pPr>
              <w:rPr>
                <w:rFonts w:ascii="Arial" w:hAnsi="Arial" w:cs="Arial"/>
              </w:rPr>
            </w:pPr>
            <w:r w:rsidRPr="00B36BDD">
              <w:rPr>
                <w:rFonts w:ascii="Arial" w:hAnsi="Arial" w:cs="Arial"/>
              </w:rPr>
              <w:t>0.08-0.51</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FCE9DF"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3EF5B84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7AED0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4B38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BC76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BBCC1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92AFB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6B828E"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87C463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9EBADE" w14:textId="77777777" w:rsidR="00B36BDD" w:rsidRPr="00B36BDD" w:rsidRDefault="00B36BDD" w:rsidP="00B36BDD">
            <w:pPr>
              <w:rPr>
                <w:rFonts w:ascii="Arial" w:hAnsi="Arial" w:cs="Arial"/>
              </w:rPr>
            </w:pPr>
            <w:r w:rsidRPr="00B36BDD">
              <w:rPr>
                <w:rFonts w:ascii="Arial" w:hAnsi="Arial" w:cs="Arial"/>
              </w:rPr>
              <w:t>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73BF66" w14:textId="77777777" w:rsidR="00B36BDD" w:rsidRPr="00B36BDD" w:rsidRDefault="00B36BDD" w:rsidP="00B36BDD">
            <w:pPr>
              <w:rPr>
                <w:rFonts w:ascii="Arial" w:hAnsi="Arial" w:cs="Arial"/>
              </w:rPr>
            </w:pPr>
            <w:r w:rsidRPr="00B36BDD">
              <w:rPr>
                <w:rFonts w:ascii="Arial" w:hAnsi="Arial" w:cs="Arial"/>
              </w:rPr>
              <w:t>0.01-0.29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828359"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A7BA32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3AAAE64"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5F11A2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D862742" w14:textId="77777777" w:rsidR="00B36BDD" w:rsidRPr="00B36BDD" w:rsidRDefault="00B36BDD" w:rsidP="00B36BDD">
            <w:pPr>
              <w:rPr>
                <w:rFonts w:ascii="Arial" w:hAnsi="Arial" w:cs="Arial"/>
              </w:rPr>
            </w:pPr>
            <w:r w:rsidRPr="00B36BDD">
              <w:rPr>
                <w:rFonts w:ascii="Arial" w:hAnsi="Arial" w:cs="Arial"/>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9CF301"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235A02"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40E71A"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EEAB42"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2CE283"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FA85C4" w14:textId="77777777" w:rsidR="00B36BDD" w:rsidRPr="00B36BDD" w:rsidRDefault="00B36BDD" w:rsidP="00B36BDD">
            <w:pPr>
              <w:rPr>
                <w:rFonts w:ascii="Arial" w:hAnsi="Arial" w:cs="Arial"/>
              </w:rPr>
            </w:pPr>
            <w:r w:rsidRPr="00B36BDD">
              <w:rPr>
                <w:rFonts w:ascii="Arial" w:hAnsi="Arial" w:cs="Arial"/>
              </w:rPr>
              <w:t>\</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EAA9A9"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75FF3B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42F7C3F"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CBE2546"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5A8C49A" w14:textId="77777777" w:rsidR="00B36BDD" w:rsidRPr="00B36BDD" w:rsidRDefault="00B36BDD" w:rsidP="00B36BDD">
            <w:pPr>
              <w:rPr>
                <w:rFonts w:ascii="Arial" w:hAnsi="Arial" w:cs="Arial"/>
              </w:rPr>
            </w:pPr>
            <w:r w:rsidRPr="00B36BDD">
              <w:rPr>
                <w:rFonts w:ascii="Arial" w:hAnsi="Arial" w:cs="Arial"/>
              </w:rPr>
              <w:t>13.65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8AF714" w14:textId="77777777" w:rsidR="00B36BDD" w:rsidRPr="00B36BDD" w:rsidRDefault="00B36BDD" w:rsidP="00B36BDD">
            <w:pPr>
              <w:rPr>
                <w:rFonts w:ascii="Arial" w:hAnsi="Arial" w:cs="Arial"/>
              </w:rPr>
            </w:pPr>
            <w:r w:rsidRPr="00B36BDD">
              <w:rPr>
                <w:rFonts w:ascii="Arial" w:hAnsi="Arial" w:cs="Arial"/>
              </w:rPr>
              <w:t>10.26-19.03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C357769" w14:textId="77777777" w:rsidR="00B36BDD" w:rsidRPr="00B36BDD" w:rsidRDefault="00B36BDD" w:rsidP="00B36BDD">
            <w:pPr>
              <w:rPr>
                <w:rFonts w:ascii="Arial" w:hAnsi="Arial" w:cs="Arial"/>
              </w:rPr>
            </w:pPr>
            <w:r w:rsidRPr="00B36BDD">
              <w:rPr>
                <w:rFonts w:ascii="Arial" w:hAnsi="Arial" w:cs="Arial"/>
              </w:rPr>
              <w:t>0.15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A32B303" w14:textId="77777777" w:rsidR="00B36BDD" w:rsidRPr="00B36BDD" w:rsidRDefault="00B36BDD" w:rsidP="00B36BDD">
            <w:pPr>
              <w:rPr>
                <w:rFonts w:ascii="Arial" w:hAnsi="Arial" w:cs="Arial"/>
              </w:rPr>
            </w:pPr>
            <w:r w:rsidRPr="00B36BDD">
              <w:rPr>
                <w:rFonts w:ascii="Arial" w:hAnsi="Arial" w:cs="Arial"/>
              </w:rPr>
              <w:t>0.09-0.24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0A58F4"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6033A78" w14:textId="77777777" w:rsidR="00B36BDD" w:rsidRPr="00B36BDD" w:rsidRDefault="00B36BDD" w:rsidP="00B36BDD">
            <w:pPr>
              <w:rPr>
                <w:rFonts w:ascii="Arial" w:hAnsi="Arial" w:cs="Arial"/>
              </w:rPr>
            </w:pPr>
            <w:r w:rsidRPr="00B36BDD">
              <w:rPr>
                <w:rFonts w:ascii="Arial" w:hAnsi="Arial" w:cs="Arial"/>
              </w:rPr>
              <w:t>0.37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4E6DF6A" w14:textId="77777777" w:rsidR="00B36BDD" w:rsidRPr="00B36BDD" w:rsidRDefault="00B36BDD" w:rsidP="00B36BDD">
            <w:pPr>
              <w:rPr>
                <w:rFonts w:ascii="Arial" w:hAnsi="Arial" w:cs="Arial"/>
              </w:rPr>
            </w:pPr>
            <w:r w:rsidRPr="00B36BDD">
              <w:rPr>
                <w:rFonts w:ascii="Arial" w:hAnsi="Arial" w:cs="Arial"/>
              </w:rPr>
              <w:t>0.18-0.62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15CCD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71E5CD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15F31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01AE4D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2C9C3C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168818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3F23B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E4AECDD"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B6DC702"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786C52" w14:textId="77777777" w:rsidR="00B36BDD" w:rsidRPr="00B36BDD" w:rsidRDefault="00B36BDD" w:rsidP="00B36BDD">
            <w:pPr>
              <w:rPr>
                <w:rFonts w:ascii="Arial" w:hAnsi="Arial" w:cs="Arial"/>
              </w:rPr>
            </w:pPr>
            <w:r w:rsidRPr="00B36BDD">
              <w:rPr>
                <w:rFonts w:ascii="Arial" w:hAnsi="Arial" w:cs="Arial"/>
              </w:rPr>
              <w:t>0.04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E06267" w14:textId="77777777" w:rsidR="00B36BDD" w:rsidRPr="00B36BDD" w:rsidRDefault="00B36BDD" w:rsidP="00B36BDD">
            <w:pPr>
              <w:rPr>
                <w:rFonts w:ascii="Arial" w:hAnsi="Arial" w:cs="Arial"/>
              </w:rPr>
            </w:pPr>
            <w:r w:rsidRPr="00B36BDD">
              <w:rPr>
                <w:rFonts w:ascii="Arial" w:hAnsi="Arial" w:cs="Arial"/>
              </w:rPr>
              <w:t>0-0.14</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2BD05F" w14:textId="77777777" w:rsidR="00B36BDD" w:rsidRPr="00B36BDD" w:rsidRDefault="00B36BDD" w:rsidP="00B36BDD">
            <w:pPr>
              <w:rPr>
                <w:rFonts w:ascii="Arial" w:hAnsi="Arial" w:cs="Arial"/>
              </w:rPr>
            </w:pPr>
            <w:r w:rsidRPr="00B36BDD">
              <w:rPr>
                <w:rFonts w:ascii="Arial" w:hAnsi="Arial" w:cs="Arial"/>
              </w:rPr>
              <w:t>dominant</w:t>
            </w:r>
          </w:p>
        </w:tc>
      </w:tr>
    </w:tbl>
    <w:p w14:paraId="32B0895A" w14:textId="77777777" w:rsidR="003B54B1" w:rsidRDefault="003B54B1" w:rsidP="00426F96">
      <w:pPr>
        <w:rPr>
          <w:rFonts w:ascii="Arial" w:hAnsi="Arial" w:cs="Arial"/>
          <w:lang w:val="en-US"/>
        </w:rPr>
      </w:pPr>
    </w:p>
    <w:p w14:paraId="0499920D" w14:textId="52A9C6A7" w:rsidR="00B36BDD" w:rsidRDefault="00B36BDD" w:rsidP="00426F96">
      <w:pPr>
        <w:rPr>
          <w:rFonts w:ascii="Arial" w:hAnsi="Arial" w:cs="Arial"/>
          <w:lang w:val="en-US"/>
        </w:rPr>
      </w:pPr>
    </w:p>
    <w:p w14:paraId="5636E8A8" w14:textId="77777777" w:rsidR="00B36BDD" w:rsidRDefault="00B36BDD">
      <w:pPr>
        <w:rPr>
          <w:rFonts w:ascii="Arial" w:hAnsi="Arial" w:cs="Arial"/>
          <w:lang w:val="en-US"/>
        </w:rPr>
      </w:pPr>
      <w:r>
        <w:rPr>
          <w:rFonts w:ascii="Arial" w:hAnsi="Arial" w:cs="Arial"/>
          <w:lang w:val="en-US"/>
        </w:rPr>
        <w:br w:type="page"/>
      </w:r>
    </w:p>
    <w:p w14:paraId="2D773E9D" w14:textId="77777777" w:rsidR="00B36BDD" w:rsidRPr="007F05C5" w:rsidRDefault="00B36BDD" w:rsidP="00426F96">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2EF3F471" w14:textId="7D42BC80" w:rsidR="000452CA" w:rsidRPr="007F05C5" w:rsidRDefault="000452CA" w:rsidP="00426F96">
      <w:pPr>
        <w:rPr>
          <w:rFonts w:ascii="Arial" w:hAnsi="Arial" w:cs="Arial"/>
          <w:lang w:val="en-US"/>
        </w:rPr>
        <w:sectPr w:rsidR="000452CA" w:rsidRPr="007F05C5" w:rsidSect="003B54B1">
          <w:pgSz w:w="16840" w:h="11900" w:orient="landscape"/>
          <w:pgMar w:top="1440" w:right="1440" w:bottom="1440" w:left="1440" w:header="709" w:footer="709" w:gutter="0"/>
          <w:cols w:space="708"/>
          <w:docGrid w:linePitch="360"/>
        </w:sectPr>
      </w:pPr>
    </w:p>
    <w:p w14:paraId="1FD0BAD5" w14:textId="485795D8" w:rsidR="000452CA" w:rsidRPr="007F05C5" w:rsidRDefault="000452CA" w:rsidP="00426F96">
      <w:pPr>
        <w:rPr>
          <w:rFonts w:ascii="Arial" w:hAnsi="Arial" w:cs="Arial"/>
          <w:lang w:val="en-US"/>
        </w:rPr>
      </w:pPr>
      <w:r w:rsidRPr="007F05C5">
        <w:rPr>
          <w:rFonts w:ascii="Arial" w:hAnsi="Arial" w:cs="Arial"/>
          <w:lang w:val="en-US"/>
        </w:rPr>
        <w:t>Supplementary figure 1</w:t>
      </w:r>
      <w:r w:rsidR="00CC433A" w:rsidRPr="007F05C5">
        <w:rPr>
          <w:rFonts w:ascii="Arial" w:hAnsi="Arial" w:cs="Arial"/>
          <w:lang w:val="en-US"/>
        </w:rPr>
        <w:t>.</w:t>
      </w:r>
      <w:r w:rsidRPr="007F05C5">
        <w:rPr>
          <w:rFonts w:ascii="Arial" w:hAnsi="Arial" w:cs="Arial"/>
          <w:lang w:val="en-US"/>
        </w:rPr>
        <w:t xml:space="preserve"> The change of fecundity during 1</w:t>
      </w:r>
      <w:r w:rsidRPr="007F05C5">
        <w:rPr>
          <w:rFonts w:ascii="Arial" w:hAnsi="Arial" w:cs="Arial"/>
          <w:vertAlign w:val="superscript"/>
          <w:lang w:val="en-US"/>
        </w:rPr>
        <w:t>st</w:t>
      </w:r>
      <w:r w:rsidRPr="007F05C5">
        <w:rPr>
          <w:rFonts w:ascii="Arial" w:hAnsi="Arial" w:cs="Arial"/>
          <w:lang w:val="en-US"/>
        </w:rPr>
        <w:t xml:space="preserve"> – 2</w:t>
      </w:r>
      <w:r w:rsidRPr="007F05C5">
        <w:rPr>
          <w:rFonts w:ascii="Arial" w:hAnsi="Arial" w:cs="Arial"/>
          <w:vertAlign w:val="superscript"/>
          <w:lang w:val="en-US"/>
        </w:rPr>
        <w:t>nd</w:t>
      </w:r>
      <w:r w:rsidRPr="007F05C5">
        <w:rPr>
          <w:rFonts w:ascii="Arial" w:hAnsi="Arial" w:cs="Arial"/>
          <w:lang w:val="en-US"/>
        </w:rPr>
        <w:t xml:space="preserve"> day to 7</w:t>
      </w:r>
      <w:r w:rsidRPr="007F05C5">
        <w:rPr>
          <w:rFonts w:ascii="Arial" w:hAnsi="Arial" w:cs="Arial"/>
          <w:vertAlign w:val="superscript"/>
          <w:lang w:val="en-US"/>
        </w:rPr>
        <w:t>th</w:t>
      </w:r>
      <w:r w:rsidRPr="007F05C5">
        <w:rPr>
          <w:rFonts w:ascii="Arial" w:hAnsi="Arial" w:cs="Arial"/>
          <w:lang w:val="en-US"/>
        </w:rPr>
        <w:t xml:space="preserve"> – 8</w:t>
      </w:r>
      <w:r w:rsidRPr="007F05C5">
        <w:rPr>
          <w:rFonts w:ascii="Arial" w:hAnsi="Arial" w:cs="Arial"/>
          <w:vertAlign w:val="superscript"/>
          <w:lang w:val="en-US"/>
        </w:rPr>
        <w:t>th</w:t>
      </w:r>
      <w:r w:rsidRPr="007F05C5">
        <w:rPr>
          <w:rFonts w:ascii="Arial" w:hAnsi="Arial" w:cs="Arial"/>
          <w:lang w:val="en-US"/>
        </w:rPr>
        <w:t xml:space="preserve"> day in different temperature. </w:t>
      </w:r>
    </w:p>
    <w:p w14:paraId="75B48016" w14:textId="08297ACC" w:rsidR="000452CA" w:rsidRPr="007F05C5" w:rsidRDefault="000452CA" w:rsidP="00426F96">
      <w:pPr>
        <w:rPr>
          <w:rFonts w:ascii="Arial" w:hAnsi="Arial" w:cs="Arial"/>
          <w:lang w:val="en-US"/>
        </w:rPr>
      </w:pPr>
      <w:r w:rsidRPr="007F05C5">
        <w:rPr>
          <w:rFonts w:ascii="Arial" w:hAnsi="Arial" w:cs="Arial"/>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7F05C5" w:rsidRDefault="00886388" w:rsidP="00426F96">
      <w:pPr>
        <w:rPr>
          <w:rFonts w:ascii="Arial" w:hAnsi="Arial" w:cs="Arial"/>
          <w:lang w:val="en-US"/>
        </w:rPr>
      </w:pPr>
    </w:p>
    <w:p w14:paraId="14920733" w14:textId="77777777" w:rsidR="002F59E7" w:rsidRPr="007F05C5" w:rsidRDefault="002F59E7" w:rsidP="00426F96">
      <w:pPr>
        <w:rPr>
          <w:rFonts w:ascii="Arial" w:hAnsi="Arial" w:cs="Arial"/>
          <w:lang w:val="en-US"/>
        </w:rPr>
      </w:pPr>
    </w:p>
    <w:p w14:paraId="4C4CA049" w14:textId="77777777" w:rsidR="00EB1008" w:rsidRPr="007F05C5" w:rsidRDefault="00EB1008" w:rsidP="00426F96">
      <w:pPr>
        <w:rPr>
          <w:rFonts w:ascii="Arial" w:hAnsi="Arial" w:cs="Arial"/>
          <w:lang w:val="en-US"/>
        </w:rPr>
      </w:pPr>
    </w:p>
    <w:p w14:paraId="501ED91E" w14:textId="7EBF517B" w:rsidR="00886388" w:rsidRPr="007F05C5" w:rsidRDefault="00886388" w:rsidP="00426F96">
      <w:pPr>
        <w:rPr>
          <w:rFonts w:ascii="Arial" w:hAnsi="Arial" w:cs="Arial"/>
          <w:lang w:val="en-US"/>
        </w:rPr>
      </w:pPr>
      <w:r w:rsidRPr="007F05C5">
        <w:rPr>
          <w:rFonts w:ascii="Arial" w:hAnsi="Arial" w:cs="Arial"/>
          <w:lang w:val="en-US"/>
        </w:rPr>
        <w:t>Supplementary figure 2</w:t>
      </w:r>
      <w:r w:rsidR="00CC433A" w:rsidRPr="007F05C5">
        <w:rPr>
          <w:rFonts w:ascii="Arial" w:hAnsi="Arial" w:cs="Arial"/>
          <w:lang w:val="en-US"/>
        </w:rPr>
        <w:t>.</w:t>
      </w:r>
      <w:r w:rsidRPr="007F05C5">
        <w:rPr>
          <w:rFonts w:ascii="Arial" w:hAnsi="Arial" w:cs="Arial"/>
          <w:lang w:val="en-US"/>
        </w:rPr>
        <w:t xml:space="preserve"> </w:t>
      </w:r>
      <w:proofErr w:type="gramStart"/>
      <w:r w:rsidR="00CC433A" w:rsidRPr="007F05C5">
        <w:rPr>
          <w:rFonts w:ascii="Arial" w:hAnsi="Arial" w:cs="Arial"/>
          <w:lang w:val="en-US"/>
        </w:rPr>
        <w:t>T</w:t>
      </w:r>
      <w:r w:rsidRPr="007F05C5">
        <w:rPr>
          <w:rFonts w:ascii="Arial" w:hAnsi="Arial" w:cs="Arial"/>
          <w:lang w:val="en-US"/>
        </w:rPr>
        <w:t>ime table</w:t>
      </w:r>
      <w:proofErr w:type="gramEnd"/>
      <w:r w:rsidRPr="007F05C5">
        <w:rPr>
          <w:rFonts w:ascii="Arial" w:hAnsi="Arial" w:cs="Arial"/>
          <w:lang w:val="en-US"/>
        </w:rPr>
        <w:t xml:space="preserve"> of fecundity measurement. </w:t>
      </w:r>
    </w:p>
    <w:p w14:paraId="1AE1E717" w14:textId="520D58A8" w:rsidR="00886388" w:rsidRPr="007F05C5" w:rsidRDefault="00886388" w:rsidP="00426F96">
      <w:pPr>
        <w:rPr>
          <w:rFonts w:ascii="Arial" w:hAnsi="Arial" w:cs="Arial"/>
          <w:lang w:val="en-US"/>
        </w:rPr>
      </w:pPr>
      <w:r w:rsidRPr="007F05C5">
        <w:rPr>
          <w:rFonts w:ascii="Arial" w:hAnsi="Arial" w:cs="Arial"/>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7F05C5" w:rsidRDefault="00CC433A" w:rsidP="00426F96">
      <w:pPr>
        <w:rPr>
          <w:rFonts w:ascii="Arial" w:hAnsi="Arial" w:cs="Arial"/>
          <w:lang w:val="en-US"/>
        </w:rPr>
      </w:pPr>
    </w:p>
    <w:p w14:paraId="010DBCA9" w14:textId="070B3D5F" w:rsidR="00CC433A" w:rsidRPr="007F05C5" w:rsidRDefault="00CC433A" w:rsidP="00426F96">
      <w:pPr>
        <w:rPr>
          <w:rFonts w:ascii="Arial" w:hAnsi="Arial" w:cs="Arial"/>
          <w:lang w:val="en-US"/>
        </w:rPr>
      </w:pPr>
    </w:p>
    <w:p w14:paraId="383E493D" w14:textId="3FB92F06" w:rsidR="00886388" w:rsidRPr="007F05C5" w:rsidRDefault="00886388" w:rsidP="00426F96">
      <w:pPr>
        <w:rPr>
          <w:rFonts w:ascii="Arial" w:hAnsi="Arial" w:cs="Arial"/>
          <w:lang w:val="en-US"/>
        </w:rPr>
      </w:pPr>
    </w:p>
    <w:p w14:paraId="3E4DD784" w14:textId="7F095960" w:rsidR="00541450" w:rsidRPr="007F05C5" w:rsidRDefault="00541450" w:rsidP="00426F96">
      <w:pPr>
        <w:rPr>
          <w:rFonts w:ascii="Arial" w:hAnsi="Arial" w:cs="Arial"/>
          <w:lang w:val="en-US"/>
        </w:rPr>
      </w:pPr>
    </w:p>
    <w:p w14:paraId="24B6BB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61F13EF6" w14:textId="005A9348" w:rsidR="00541450" w:rsidRPr="007F05C5" w:rsidRDefault="00541450" w:rsidP="00426F96">
      <w:pPr>
        <w:rPr>
          <w:rFonts w:ascii="Arial" w:hAnsi="Arial" w:cs="Arial"/>
          <w:lang w:val="en-US"/>
        </w:rPr>
      </w:pPr>
      <w:r w:rsidRPr="007F05C5">
        <w:rPr>
          <w:rFonts w:ascii="Arial" w:hAnsi="Arial" w:cs="Arial"/>
          <w:lang w:val="en-US"/>
        </w:rPr>
        <w:t xml:space="preserve">Supplementary figures </w:t>
      </w:r>
      <w:r w:rsidR="00397476" w:rsidRPr="007F05C5">
        <w:rPr>
          <w:rFonts w:ascii="Arial" w:hAnsi="Arial" w:cs="Arial"/>
          <w:lang w:val="en-US"/>
        </w:rPr>
        <w:t>3</w:t>
      </w:r>
      <w:r w:rsidRPr="007F05C5">
        <w:rPr>
          <w:rFonts w:ascii="Arial" w:hAnsi="Arial" w:cs="Arial"/>
          <w:lang w:val="en-US"/>
        </w:rPr>
        <w:t>. Diagnostics of model fitting of thermal performance curve.</w:t>
      </w:r>
    </w:p>
    <w:p w14:paraId="0F86FF34" w14:textId="78EF3C9A" w:rsidR="00541450" w:rsidRPr="007F05C5" w:rsidRDefault="00541450" w:rsidP="00426F96">
      <w:pPr>
        <w:rPr>
          <w:rFonts w:ascii="Arial" w:hAnsi="Arial" w:cs="Arial"/>
          <w:lang w:val="en-US"/>
        </w:rPr>
      </w:pPr>
    </w:p>
    <w:p w14:paraId="7E9E5CA5" w14:textId="09FEC83D" w:rsidR="00541450" w:rsidRPr="007F05C5" w:rsidRDefault="00541450" w:rsidP="00426F96">
      <w:pPr>
        <w:rPr>
          <w:rFonts w:ascii="Arial" w:hAnsi="Arial" w:cs="Arial"/>
          <w:lang w:val="en-US"/>
        </w:rPr>
      </w:pPr>
      <w:r w:rsidRPr="007F05C5">
        <w:rPr>
          <w:rFonts w:ascii="Arial" w:hAnsi="Arial" w:cs="Arial"/>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20">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1">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7F05C5" w:rsidRDefault="00541450" w:rsidP="00426F96">
      <w:pPr>
        <w:rPr>
          <w:rFonts w:ascii="Arial" w:hAnsi="Arial" w:cs="Arial"/>
          <w:lang w:val="en-US"/>
        </w:rPr>
      </w:pPr>
    </w:p>
    <w:p w14:paraId="3A6EBF46" w14:textId="078E091E" w:rsidR="00541450" w:rsidRPr="007F05C5" w:rsidRDefault="00541450" w:rsidP="00426F96">
      <w:pPr>
        <w:rPr>
          <w:rFonts w:ascii="Arial" w:hAnsi="Arial" w:cs="Arial"/>
          <w:lang w:val="en-US"/>
        </w:rPr>
      </w:pPr>
    </w:p>
    <w:p w14:paraId="3B7BF6C5" w14:textId="7C69796B" w:rsidR="00541450" w:rsidRPr="007F05C5" w:rsidRDefault="00541450" w:rsidP="00426F96">
      <w:pPr>
        <w:rPr>
          <w:rFonts w:ascii="Arial" w:hAnsi="Arial" w:cs="Arial"/>
          <w:lang w:val="en-US"/>
        </w:rPr>
      </w:pPr>
    </w:p>
    <w:p w14:paraId="054DFED0" w14:textId="1C3521AB" w:rsidR="00541450" w:rsidRPr="007F05C5" w:rsidRDefault="00541450" w:rsidP="00426F96">
      <w:pPr>
        <w:rPr>
          <w:rFonts w:ascii="Arial" w:hAnsi="Arial" w:cs="Arial"/>
          <w:lang w:val="en-US"/>
        </w:rPr>
      </w:pPr>
    </w:p>
    <w:p w14:paraId="3D596820" w14:textId="77777777" w:rsidR="00541450" w:rsidRPr="007F05C5" w:rsidRDefault="00541450" w:rsidP="00426F96">
      <w:pPr>
        <w:rPr>
          <w:rFonts w:ascii="Arial" w:hAnsi="Arial" w:cs="Arial"/>
          <w:lang w:val="en-US"/>
        </w:rPr>
      </w:pPr>
    </w:p>
    <w:p w14:paraId="2DAD70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054F986F" w14:textId="241132C4" w:rsidR="00397476" w:rsidRPr="007F05C5" w:rsidRDefault="00397476" w:rsidP="00426F96">
      <w:pPr>
        <w:rPr>
          <w:rFonts w:ascii="Arial" w:hAnsi="Arial" w:cs="Arial"/>
          <w:lang w:val="en-US"/>
        </w:rPr>
      </w:pPr>
      <w:r w:rsidRPr="007F05C5">
        <w:rPr>
          <w:rFonts w:ascii="Arial" w:hAnsi="Arial" w:cs="Arial"/>
          <w:lang w:val="en-US"/>
        </w:rPr>
        <w:t xml:space="preserve">Supplementary figure 4. Examples of logistic regression on occurrence data. </w:t>
      </w:r>
      <w:r w:rsidRPr="007F05C5">
        <w:rPr>
          <w:rFonts w:ascii="Arial" w:hAnsi="Arial" w:cs="Arial"/>
          <w:i/>
          <w:iCs/>
          <w:lang w:val="en-US"/>
        </w:rPr>
        <w:t xml:space="preserve">D. </w:t>
      </w:r>
      <w:proofErr w:type="spellStart"/>
      <w:r w:rsidRPr="007F05C5">
        <w:rPr>
          <w:rFonts w:ascii="Arial" w:hAnsi="Arial" w:cs="Arial"/>
          <w:i/>
          <w:iCs/>
          <w:lang w:val="en-US"/>
        </w:rPr>
        <w:t>bipectinata</w:t>
      </w:r>
      <w:proofErr w:type="spellEnd"/>
      <w:r w:rsidRPr="007F05C5">
        <w:rPr>
          <w:rFonts w:ascii="Arial" w:hAnsi="Arial" w:cs="Arial"/>
          <w:lang w:val="en-US"/>
        </w:rPr>
        <w:t xml:space="preserve"> is lowland-biased species.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shows no bias. </w:t>
      </w:r>
      <w:r w:rsidRPr="007F05C5">
        <w:rPr>
          <w:rFonts w:ascii="Arial" w:hAnsi="Arial" w:cs="Arial"/>
          <w:i/>
          <w:iCs/>
          <w:lang w:val="en-US"/>
        </w:rPr>
        <w:t xml:space="preserve">D. </w:t>
      </w:r>
      <w:proofErr w:type="spellStart"/>
      <w:r w:rsidRPr="007F05C5">
        <w:rPr>
          <w:rFonts w:ascii="Arial" w:hAnsi="Arial" w:cs="Arial"/>
          <w:i/>
          <w:iCs/>
          <w:lang w:val="en-US"/>
        </w:rPr>
        <w:t>palidifrons</w:t>
      </w:r>
      <w:proofErr w:type="spellEnd"/>
      <w:r w:rsidRPr="007F05C5">
        <w:rPr>
          <w:rFonts w:ascii="Arial" w:hAnsi="Arial" w:cs="Arial"/>
          <w:lang w:val="en-US"/>
        </w:rPr>
        <w:t xml:space="preserve"> is highland-biased species.</w:t>
      </w:r>
    </w:p>
    <w:p w14:paraId="59979990" w14:textId="77777777" w:rsidR="00397476" w:rsidRPr="007F05C5" w:rsidRDefault="00397476" w:rsidP="00426F96">
      <w:pPr>
        <w:rPr>
          <w:rFonts w:ascii="Arial" w:hAnsi="Arial" w:cs="Arial"/>
          <w:lang w:val="en-US"/>
        </w:rPr>
      </w:pPr>
      <w:r w:rsidRPr="007F05C5">
        <w:rPr>
          <w:rFonts w:ascii="Arial" w:hAnsi="Arial" w:cs="Arial"/>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7F05C5" w:rsidRDefault="00886388" w:rsidP="00426F96">
      <w:pPr>
        <w:rPr>
          <w:rFonts w:ascii="Arial" w:hAnsi="Arial" w:cs="Arial"/>
          <w:lang w:val="en-US"/>
        </w:rPr>
      </w:pPr>
    </w:p>
    <w:p w14:paraId="3B8CCF27" w14:textId="4E23035B" w:rsidR="00541450" w:rsidRPr="007F05C5" w:rsidRDefault="00541450" w:rsidP="00426F96">
      <w:pPr>
        <w:rPr>
          <w:rFonts w:ascii="Arial" w:hAnsi="Arial" w:cs="Arial"/>
          <w:lang w:val="en-US"/>
        </w:rPr>
      </w:pPr>
    </w:p>
    <w:p w14:paraId="3044AA4D" w14:textId="640FE4B1" w:rsidR="002F59E7" w:rsidRPr="007F05C5" w:rsidRDefault="002F59E7" w:rsidP="00426F96">
      <w:pPr>
        <w:rPr>
          <w:rFonts w:ascii="Arial" w:hAnsi="Arial" w:cs="Arial"/>
          <w:lang w:val="en-US"/>
        </w:rPr>
      </w:pPr>
      <w:r w:rsidRPr="007F05C5">
        <w:rPr>
          <w:rFonts w:ascii="Arial" w:hAnsi="Arial" w:cs="Arial"/>
          <w:lang w:val="en-US"/>
        </w:rPr>
        <w:t xml:space="preserve">Supplementary figure 5. Daily fecundity and fitted thermal performance curve of each of the nine species. </w:t>
      </w:r>
    </w:p>
    <w:p w14:paraId="780309AF" w14:textId="76816625" w:rsidR="00846411"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7F05C5" w:rsidRDefault="00FD3D7C" w:rsidP="00426F96">
      <w:pPr>
        <w:rPr>
          <w:rFonts w:ascii="Arial" w:hAnsi="Arial" w:cs="Arial"/>
          <w:lang w:val="en-US"/>
        </w:rPr>
      </w:pPr>
    </w:p>
    <w:p w14:paraId="4C4DC64B" w14:textId="77777777" w:rsidR="00FD3D7C" w:rsidRPr="007F05C5" w:rsidRDefault="00FD3D7C" w:rsidP="00426F96">
      <w:pPr>
        <w:rPr>
          <w:rFonts w:ascii="Arial" w:hAnsi="Arial" w:cs="Arial"/>
          <w:lang w:val="en-US"/>
        </w:rPr>
      </w:pPr>
      <w:r w:rsidRPr="007F05C5">
        <w:rPr>
          <w:rFonts w:ascii="Arial" w:hAnsi="Arial" w:cs="Arial"/>
          <w:lang w:val="en-US"/>
        </w:rPr>
        <w:br w:type="page"/>
      </w:r>
    </w:p>
    <w:p w14:paraId="43430278" w14:textId="7FB13609" w:rsidR="00FD3D7C" w:rsidRPr="007F05C5" w:rsidRDefault="00FD3D7C" w:rsidP="00426F96">
      <w:pPr>
        <w:rPr>
          <w:rFonts w:ascii="Arial" w:hAnsi="Arial" w:cs="Arial"/>
          <w:lang w:val="en-US"/>
        </w:rPr>
      </w:pPr>
      <w:r w:rsidRPr="007F05C5">
        <w:rPr>
          <w:rFonts w:ascii="Arial" w:hAnsi="Arial" w:cs="Arial"/>
          <w:lang w:val="en-US"/>
        </w:rPr>
        <w:t xml:space="preserve">Supplementary figure 6. </w:t>
      </w:r>
      <w:r w:rsidR="000C4AD3" w:rsidRPr="007F05C5">
        <w:rPr>
          <w:rFonts w:ascii="Arial" w:hAnsi="Arial" w:cs="Arial"/>
          <w:lang w:val="en-US"/>
        </w:rPr>
        <w:t xml:space="preserve">Scatter plot of posterior samples of </w:t>
      </w:r>
      <w:proofErr w:type="spellStart"/>
      <w:r w:rsidR="000C4AD3" w:rsidRPr="007F05C5">
        <w:rPr>
          <w:rFonts w:ascii="Arial" w:hAnsi="Arial" w:cs="Arial"/>
          <w:lang w:val="en-US"/>
        </w:rPr>
        <w:t>RTmin</w:t>
      </w:r>
      <w:proofErr w:type="spellEnd"/>
      <w:r w:rsidR="000C4AD3" w:rsidRPr="007F05C5">
        <w:rPr>
          <w:rFonts w:ascii="Arial" w:hAnsi="Arial" w:cs="Arial"/>
          <w:lang w:val="en-US"/>
        </w:rPr>
        <w:t xml:space="preserve"> and </w:t>
      </w:r>
      <w:proofErr w:type="spellStart"/>
      <w:r w:rsidR="000C4AD3" w:rsidRPr="007F05C5">
        <w:rPr>
          <w:rFonts w:ascii="Arial" w:hAnsi="Arial" w:cs="Arial"/>
          <w:lang w:val="en-US"/>
        </w:rPr>
        <w:t>RTmax</w:t>
      </w:r>
      <w:proofErr w:type="spellEnd"/>
      <w:r w:rsidR="000C4AD3" w:rsidRPr="007F05C5">
        <w:rPr>
          <w:rFonts w:ascii="Arial" w:hAnsi="Arial" w:cs="Arial"/>
          <w:lang w:val="en-US"/>
        </w:rPr>
        <w:t xml:space="preserve"> parameters. </w:t>
      </w:r>
    </w:p>
    <w:p w14:paraId="449B7C98" w14:textId="354C93B8" w:rsidR="00846411" w:rsidRPr="007F05C5" w:rsidRDefault="00846411" w:rsidP="00426F96">
      <w:pPr>
        <w:jc w:val="center"/>
        <w:rPr>
          <w:rFonts w:ascii="Arial" w:hAnsi="Arial" w:cs="Arial"/>
          <w:lang w:val="en-US"/>
        </w:rPr>
      </w:pPr>
      <w:r w:rsidRPr="007F05C5">
        <w:rPr>
          <w:rFonts w:ascii="Arial" w:hAnsi="Arial" w:cs="Arial"/>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Pr="007F05C5" w:rsidRDefault="004D22C7" w:rsidP="00426F96">
      <w:pPr>
        <w:rPr>
          <w:rFonts w:ascii="Arial" w:hAnsi="Arial" w:cs="Arial"/>
          <w:lang w:val="en-US"/>
        </w:rPr>
      </w:pPr>
    </w:p>
    <w:p w14:paraId="48041820" w14:textId="77777777" w:rsidR="004D22C7" w:rsidRPr="007F05C5" w:rsidRDefault="004D22C7">
      <w:pPr>
        <w:rPr>
          <w:rFonts w:ascii="Arial" w:hAnsi="Arial" w:cs="Arial"/>
          <w:lang w:val="en-US"/>
        </w:rPr>
      </w:pPr>
      <w:r w:rsidRPr="007F05C5">
        <w:rPr>
          <w:rFonts w:ascii="Arial" w:hAnsi="Arial" w:cs="Arial"/>
          <w:lang w:val="en-US"/>
        </w:rPr>
        <w:br w:type="page"/>
      </w:r>
    </w:p>
    <w:p w14:paraId="57AC7DC8" w14:textId="34415116" w:rsidR="007B2B97" w:rsidRPr="007F05C5" w:rsidRDefault="00D53633" w:rsidP="00426F96">
      <w:pPr>
        <w:rPr>
          <w:rFonts w:ascii="Arial" w:hAnsi="Arial" w:cs="Arial"/>
          <w:lang w:val="en-US"/>
        </w:rPr>
      </w:pPr>
      <w:r w:rsidRPr="007F05C5">
        <w:rPr>
          <w:rFonts w:ascii="Arial" w:hAnsi="Arial" w:cs="Arial"/>
          <w:lang w:val="en-US"/>
        </w:rPr>
        <w:t xml:space="preserve">Supplementary figure 6. Daily temperature of Feb. against the lowest </w:t>
      </w:r>
      <w:proofErr w:type="spellStart"/>
      <w:r w:rsidRPr="007F05C5">
        <w:rPr>
          <w:rFonts w:ascii="Arial" w:hAnsi="Arial" w:cs="Arial"/>
          <w:lang w:val="en-US"/>
        </w:rPr>
        <w:t>CTmax</w:t>
      </w:r>
      <w:proofErr w:type="spellEnd"/>
      <w:r w:rsidRPr="007F05C5">
        <w:rPr>
          <w:rFonts w:ascii="Arial" w:hAnsi="Arial" w:cs="Arial"/>
          <w:lang w:val="en-US"/>
        </w:rPr>
        <w:t xml:space="preserve"> and highest </w:t>
      </w:r>
      <w:proofErr w:type="spellStart"/>
      <w:r w:rsidRPr="007F05C5">
        <w:rPr>
          <w:rFonts w:ascii="Arial" w:hAnsi="Arial" w:cs="Arial"/>
          <w:lang w:val="en-US"/>
        </w:rPr>
        <w:t>CTmin</w:t>
      </w:r>
      <w:proofErr w:type="spellEnd"/>
      <w:r w:rsidRPr="007F05C5">
        <w:rPr>
          <w:rFonts w:ascii="Arial" w:hAnsi="Arial" w:cs="Arial"/>
          <w:lang w:val="en-US"/>
        </w:rPr>
        <w:t>.</w:t>
      </w:r>
    </w:p>
    <w:p w14:paraId="48D0886A" w14:textId="47E5A4F8" w:rsidR="00D53633" w:rsidRPr="007F05C5" w:rsidRDefault="00D53633" w:rsidP="00426F96">
      <w:pPr>
        <w:rPr>
          <w:rFonts w:ascii="Arial" w:hAnsi="Arial" w:cs="Arial"/>
          <w:lang w:val="en-US"/>
        </w:rPr>
      </w:pPr>
      <w:r w:rsidRPr="007F05C5">
        <w:rPr>
          <w:rFonts w:ascii="Arial" w:hAnsi="Arial" w:cs="Arial"/>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Pr="007F05C5" w:rsidRDefault="00D53633" w:rsidP="00426F96">
      <w:pPr>
        <w:rPr>
          <w:rFonts w:ascii="Arial" w:hAnsi="Arial" w:cs="Arial"/>
          <w:lang w:val="en-US"/>
        </w:rPr>
      </w:pPr>
    </w:p>
    <w:p w14:paraId="217B084F" w14:textId="77777777" w:rsidR="00D53633" w:rsidRPr="007F05C5" w:rsidRDefault="00D53633" w:rsidP="00426F96">
      <w:pPr>
        <w:rPr>
          <w:rFonts w:ascii="Arial" w:hAnsi="Arial" w:cs="Arial"/>
          <w:lang w:val="en-US"/>
        </w:rPr>
      </w:pPr>
    </w:p>
    <w:p w14:paraId="4BAA12A0" w14:textId="77777777" w:rsidR="00D53633" w:rsidRPr="007F05C5" w:rsidRDefault="00D53633" w:rsidP="00426F96">
      <w:pPr>
        <w:rPr>
          <w:rFonts w:ascii="Arial" w:hAnsi="Arial" w:cs="Arial"/>
          <w:lang w:val="en-US"/>
        </w:rPr>
      </w:pPr>
    </w:p>
    <w:p w14:paraId="5586E9B9" w14:textId="5DCBFF73" w:rsidR="00476545" w:rsidRPr="007F05C5" w:rsidRDefault="00476545" w:rsidP="00476545">
      <w:pPr>
        <w:rPr>
          <w:rFonts w:ascii="Arial" w:hAnsi="Arial" w:cs="Arial"/>
          <w:b/>
          <w:bCs/>
          <w:lang w:val="en-US"/>
        </w:rPr>
      </w:pPr>
    </w:p>
    <w:p w14:paraId="33C13E6B" w14:textId="77777777" w:rsidR="00476545" w:rsidRPr="007F05C5" w:rsidRDefault="00476545" w:rsidP="00476545">
      <w:pPr>
        <w:rPr>
          <w:rFonts w:ascii="Arial" w:hAnsi="Arial" w:cs="Arial"/>
          <w:lang w:val="en-US"/>
        </w:rPr>
      </w:pPr>
    </w:p>
    <w:p w14:paraId="2ADECDF8" w14:textId="217492FB" w:rsidR="007B2B97" w:rsidRPr="007F05C5" w:rsidRDefault="007B2B97" w:rsidP="00426F96">
      <w:pPr>
        <w:rPr>
          <w:rFonts w:ascii="Arial" w:hAnsi="Arial" w:cs="Arial"/>
          <w:lang w:val="en-US"/>
        </w:rPr>
      </w:pPr>
    </w:p>
    <w:p w14:paraId="10376C58" w14:textId="77777777" w:rsidR="007B2B97" w:rsidRPr="007F05C5" w:rsidRDefault="007B2B97" w:rsidP="00426F96">
      <w:pPr>
        <w:rPr>
          <w:rFonts w:ascii="Arial" w:hAnsi="Arial" w:cs="Arial"/>
          <w:lang w:val="en-US"/>
        </w:rPr>
      </w:pPr>
      <w:r w:rsidRPr="007F05C5">
        <w:rPr>
          <w:rFonts w:ascii="Arial" w:hAnsi="Arial" w:cs="Arial"/>
          <w:lang w:val="en-US"/>
        </w:rPr>
        <w:br w:type="page"/>
      </w:r>
    </w:p>
    <w:p w14:paraId="3944388C" w14:textId="77777777" w:rsidR="007B2B97" w:rsidRPr="007F05C5" w:rsidRDefault="007B2B97" w:rsidP="00426F96">
      <w:pPr>
        <w:rPr>
          <w:rFonts w:ascii="Arial" w:hAnsi="Arial" w:cs="Arial"/>
          <w:b/>
          <w:bCs/>
          <w:lang w:val="en-US"/>
        </w:rPr>
      </w:pPr>
      <w:r w:rsidRPr="007F05C5">
        <w:rPr>
          <w:rFonts w:ascii="Arial" w:hAnsi="Arial" w:cs="Arial"/>
          <w:b/>
          <w:bCs/>
          <w:lang w:val="en-US"/>
        </w:rPr>
        <w:t xml:space="preserve">Supplementary table 1. </w:t>
      </w:r>
      <w:proofErr w:type="spellStart"/>
      <w:r w:rsidRPr="007F05C5">
        <w:rPr>
          <w:rFonts w:ascii="Arial" w:hAnsi="Arial" w:cs="Arial"/>
          <w:b/>
          <w:bCs/>
          <w:lang w:val="en-US"/>
        </w:rPr>
        <w:t>Isofemale</w:t>
      </w:r>
      <w:proofErr w:type="spellEnd"/>
      <w:r w:rsidRPr="007F05C5">
        <w:rPr>
          <w:rFonts w:ascii="Arial" w:hAnsi="Arial" w:cs="Arial"/>
          <w:b/>
          <w:bCs/>
          <w:lang w:val="en-US"/>
        </w:rPr>
        <w:t xml:space="preserve"> line used to construct MBLs. </w:t>
      </w:r>
    </w:p>
    <w:p w14:paraId="093A1EC4" w14:textId="77777777" w:rsidR="007B2B97" w:rsidRPr="007F05C5" w:rsidRDefault="007B2B97" w:rsidP="00426F96">
      <w:pPr>
        <w:rPr>
          <w:rFonts w:ascii="Arial" w:hAnsi="Arial" w:cs="Arial"/>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7F05C5" w14:paraId="77D25733" w14:textId="77777777" w:rsidTr="002B37B5">
        <w:tc>
          <w:tcPr>
            <w:tcW w:w="2405" w:type="dxa"/>
            <w:vMerge w:val="restart"/>
            <w:tcBorders>
              <w:top w:val="single" w:sz="4" w:space="0" w:color="auto"/>
            </w:tcBorders>
            <w:vAlign w:val="center"/>
          </w:tcPr>
          <w:p w14:paraId="15BAF8C2" w14:textId="77777777" w:rsidR="007B2B97" w:rsidRPr="007F05C5" w:rsidRDefault="007B2B97" w:rsidP="00426F96">
            <w:pPr>
              <w:rPr>
                <w:rFonts w:ascii="Arial" w:hAnsi="Arial" w:cs="Arial"/>
                <w:lang w:val="en-US"/>
              </w:rPr>
            </w:pPr>
            <w:r w:rsidRPr="007F05C5">
              <w:rPr>
                <w:rFonts w:ascii="Arial" w:hAnsi="Arial" w:cs="Arial"/>
                <w:lang w:val="en-US"/>
              </w:rPr>
              <w:t>Species</w:t>
            </w:r>
          </w:p>
        </w:tc>
        <w:tc>
          <w:tcPr>
            <w:tcW w:w="3969" w:type="dxa"/>
            <w:gridSpan w:val="4"/>
            <w:tcBorders>
              <w:top w:val="single" w:sz="4" w:space="0" w:color="auto"/>
            </w:tcBorders>
            <w:vAlign w:val="center"/>
          </w:tcPr>
          <w:p w14:paraId="40E5DCC1" w14:textId="77777777" w:rsidR="007B2B97" w:rsidRPr="007F05C5" w:rsidRDefault="007B2B97" w:rsidP="00426F96">
            <w:pPr>
              <w:jc w:val="center"/>
              <w:rPr>
                <w:rFonts w:ascii="Arial" w:hAnsi="Arial" w:cs="Arial"/>
                <w:lang w:val="en-US"/>
              </w:rPr>
            </w:pPr>
            <w:r w:rsidRPr="007F05C5">
              <w:rPr>
                <w:rFonts w:ascii="Arial" w:hAnsi="Arial" w:cs="Arial"/>
                <w:lang w:val="en-US"/>
              </w:rPr>
              <w:t>Origin of cultured lines (yes/no)</w:t>
            </w:r>
          </w:p>
        </w:tc>
        <w:tc>
          <w:tcPr>
            <w:tcW w:w="3119" w:type="dxa"/>
            <w:vMerge w:val="restart"/>
            <w:tcBorders>
              <w:top w:val="single" w:sz="4" w:space="0" w:color="auto"/>
            </w:tcBorders>
            <w:vAlign w:val="center"/>
          </w:tcPr>
          <w:p w14:paraId="4D52AD62" w14:textId="77777777" w:rsidR="007B2B97" w:rsidRPr="007F05C5" w:rsidRDefault="007B2B97" w:rsidP="00426F96">
            <w:pPr>
              <w:rPr>
                <w:rFonts w:ascii="Arial" w:hAnsi="Arial" w:cs="Arial"/>
                <w:lang w:val="en-US"/>
              </w:rPr>
            </w:pPr>
            <w:r w:rsidRPr="007F05C5">
              <w:rPr>
                <w:rFonts w:ascii="Arial" w:hAnsi="Arial" w:cs="Arial"/>
                <w:lang w:val="en-US"/>
              </w:rPr>
              <w:t>Lines for MBLs</w:t>
            </w:r>
          </w:p>
        </w:tc>
      </w:tr>
      <w:tr w:rsidR="007B2B97" w:rsidRPr="007F05C5" w14:paraId="70E3CD48" w14:textId="77777777" w:rsidTr="002B37B5">
        <w:tc>
          <w:tcPr>
            <w:tcW w:w="2405" w:type="dxa"/>
            <w:vMerge/>
            <w:tcBorders>
              <w:bottom w:val="single" w:sz="4" w:space="0" w:color="auto"/>
            </w:tcBorders>
            <w:vAlign w:val="center"/>
          </w:tcPr>
          <w:p w14:paraId="5B682E1F" w14:textId="77777777" w:rsidR="007B2B97" w:rsidRPr="007F05C5" w:rsidRDefault="007B2B97" w:rsidP="00426F96">
            <w:pPr>
              <w:rPr>
                <w:rFonts w:ascii="Arial" w:hAnsi="Arial" w:cs="Arial"/>
                <w:lang w:val="en-US"/>
              </w:rPr>
            </w:pPr>
          </w:p>
        </w:tc>
        <w:tc>
          <w:tcPr>
            <w:tcW w:w="992" w:type="dxa"/>
            <w:tcBorders>
              <w:top w:val="single" w:sz="4" w:space="0" w:color="auto"/>
              <w:bottom w:val="single" w:sz="4" w:space="0" w:color="auto"/>
            </w:tcBorders>
            <w:vAlign w:val="center"/>
          </w:tcPr>
          <w:p w14:paraId="46BE38FF"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Kirrama</w:t>
            </w:r>
            <w:proofErr w:type="spellEnd"/>
            <w:r w:rsidRPr="007F05C5">
              <w:rPr>
                <w:rFonts w:ascii="Arial" w:hAnsi="Arial" w:cs="Arial"/>
                <w:lang w:val="en-US"/>
              </w:rPr>
              <w:t xml:space="preserve"> low</w:t>
            </w:r>
            <w:r w:rsidRPr="007F05C5">
              <w:rPr>
                <w:rFonts w:ascii="Arial" w:hAnsi="Arial" w:cs="Arial"/>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Kirrama</w:t>
            </w:r>
            <w:proofErr w:type="spellEnd"/>
            <w:r w:rsidRPr="007F05C5">
              <w:rPr>
                <w:rFonts w:ascii="Arial" w:hAnsi="Arial" w:cs="Arial"/>
                <w:lang w:val="en-US"/>
              </w:rPr>
              <w:t xml:space="preserve"> high</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Paluma</w:t>
            </w:r>
            <w:proofErr w:type="spellEnd"/>
            <w:r w:rsidRPr="007F05C5">
              <w:rPr>
                <w:rFonts w:ascii="Arial" w:hAnsi="Arial" w:cs="Arial"/>
                <w:lang w:val="en-US"/>
              </w:rPr>
              <w:t xml:space="preserve"> low</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Paluma</w:t>
            </w:r>
            <w:proofErr w:type="spellEnd"/>
            <w:r w:rsidRPr="007F05C5">
              <w:rPr>
                <w:rFonts w:ascii="Arial" w:hAnsi="Arial" w:cs="Arial"/>
                <w:lang w:val="en-US"/>
              </w:rPr>
              <w:t xml:space="preserve"> high</w:t>
            </w:r>
            <w:r w:rsidRPr="007F05C5">
              <w:rPr>
                <w:rFonts w:ascii="Arial" w:hAnsi="Arial" w:cs="Arial"/>
                <w:vertAlign w:val="superscript"/>
                <w:lang w:val="en-US"/>
              </w:rPr>
              <w:t>1</w:t>
            </w:r>
          </w:p>
        </w:tc>
        <w:tc>
          <w:tcPr>
            <w:tcW w:w="3119" w:type="dxa"/>
            <w:vMerge/>
            <w:tcBorders>
              <w:bottom w:val="single" w:sz="4" w:space="0" w:color="auto"/>
            </w:tcBorders>
            <w:vAlign w:val="center"/>
          </w:tcPr>
          <w:p w14:paraId="61E6DE1C" w14:textId="77777777" w:rsidR="007B2B97" w:rsidRPr="007F05C5" w:rsidRDefault="007B2B97" w:rsidP="00426F96">
            <w:pPr>
              <w:rPr>
                <w:rFonts w:ascii="Arial" w:hAnsi="Arial" w:cs="Arial"/>
                <w:lang w:val="en-US"/>
              </w:rPr>
            </w:pPr>
          </w:p>
        </w:tc>
      </w:tr>
      <w:tr w:rsidR="007B2B97" w:rsidRPr="007F05C5" w14:paraId="0B50C5A1" w14:textId="77777777" w:rsidTr="002B37B5">
        <w:tc>
          <w:tcPr>
            <w:tcW w:w="2405" w:type="dxa"/>
            <w:tcBorders>
              <w:top w:val="single" w:sz="4" w:space="0" w:color="auto"/>
            </w:tcBorders>
            <w:vAlign w:val="center"/>
          </w:tcPr>
          <w:p w14:paraId="6E473FAF"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bunnanda</w:t>
            </w:r>
            <w:proofErr w:type="spellEnd"/>
          </w:p>
        </w:tc>
        <w:tc>
          <w:tcPr>
            <w:tcW w:w="992" w:type="dxa"/>
            <w:tcBorders>
              <w:top w:val="single" w:sz="4" w:space="0" w:color="auto"/>
            </w:tcBorders>
            <w:vAlign w:val="center"/>
          </w:tcPr>
          <w:p w14:paraId="3E63189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tcBorders>
              <w:top w:val="single" w:sz="4" w:space="0" w:color="auto"/>
            </w:tcBorders>
            <w:vAlign w:val="center"/>
          </w:tcPr>
          <w:p w14:paraId="7AB2D747"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top w:val="single" w:sz="4" w:space="0" w:color="auto"/>
            </w:tcBorders>
            <w:vAlign w:val="center"/>
          </w:tcPr>
          <w:p w14:paraId="39F9C61D"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top w:val="single" w:sz="4" w:space="0" w:color="auto"/>
            </w:tcBorders>
            <w:vAlign w:val="center"/>
          </w:tcPr>
          <w:p w14:paraId="3E32222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tcBorders>
              <w:top w:val="single" w:sz="4" w:space="0" w:color="auto"/>
            </w:tcBorders>
            <w:vAlign w:val="center"/>
          </w:tcPr>
          <w:p w14:paraId="2455D172" w14:textId="77777777" w:rsidR="007B2B97" w:rsidRPr="007F05C5" w:rsidRDefault="007B2B97" w:rsidP="00426F96">
            <w:pPr>
              <w:rPr>
                <w:rFonts w:ascii="Arial" w:hAnsi="Arial" w:cs="Arial"/>
                <w:lang w:val="en-US"/>
              </w:rPr>
            </w:pPr>
            <w:r w:rsidRPr="007F05C5">
              <w:rPr>
                <w:rFonts w:ascii="Arial" w:hAnsi="Arial" w:cs="Arial"/>
                <w:lang w:val="en-US"/>
              </w:rPr>
              <w:t>KL87, KL134, KL127, PL114</w:t>
            </w:r>
          </w:p>
        </w:tc>
      </w:tr>
      <w:tr w:rsidR="007B2B97" w:rsidRPr="007F05C5" w14:paraId="2D6B5942" w14:textId="77777777" w:rsidTr="002B37B5">
        <w:tc>
          <w:tcPr>
            <w:tcW w:w="2405" w:type="dxa"/>
            <w:vAlign w:val="center"/>
          </w:tcPr>
          <w:p w14:paraId="34BA6258" w14:textId="77777777" w:rsidR="007B2B97" w:rsidRPr="007F05C5" w:rsidRDefault="007B2B97" w:rsidP="00426F96">
            <w:pPr>
              <w:rPr>
                <w:rFonts w:ascii="Arial" w:hAnsi="Arial" w:cs="Arial"/>
                <w:i/>
                <w:iCs/>
                <w:lang w:val="en-US"/>
              </w:rPr>
            </w:pPr>
            <w:r w:rsidRPr="007F05C5">
              <w:rPr>
                <w:rFonts w:ascii="Arial" w:hAnsi="Arial" w:cs="Arial"/>
                <w:i/>
                <w:iCs/>
                <w:lang w:val="en-US"/>
              </w:rPr>
              <w:t>D. pandora</w:t>
            </w:r>
          </w:p>
        </w:tc>
        <w:tc>
          <w:tcPr>
            <w:tcW w:w="992" w:type="dxa"/>
            <w:vAlign w:val="center"/>
          </w:tcPr>
          <w:p w14:paraId="6D5B8DED"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6C60B3A2"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54D8357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05886B41"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5D875F99" w14:textId="77777777" w:rsidR="007B2B97" w:rsidRPr="007F05C5" w:rsidRDefault="007B2B97" w:rsidP="00426F96">
            <w:pPr>
              <w:rPr>
                <w:rFonts w:ascii="Arial" w:hAnsi="Arial" w:cs="Arial"/>
                <w:lang w:val="en-US"/>
              </w:rPr>
            </w:pPr>
            <w:r w:rsidRPr="007F05C5">
              <w:rPr>
                <w:rFonts w:ascii="Arial" w:hAnsi="Arial" w:cs="Arial"/>
                <w:lang w:val="en-US"/>
              </w:rPr>
              <w:t>PL17, PL21, PL01</w:t>
            </w:r>
            <w:r w:rsidRPr="007F05C5">
              <w:rPr>
                <w:rFonts w:ascii="Arial" w:hAnsi="Arial" w:cs="Arial"/>
                <w:vertAlign w:val="superscript"/>
                <w:lang w:val="en-US"/>
              </w:rPr>
              <w:t>2</w:t>
            </w:r>
          </w:p>
        </w:tc>
      </w:tr>
      <w:tr w:rsidR="007B2B97" w:rsidRPr="007F05C5" w14:paraId="2E1AC4EF" w14:textId="77777777" w:rsidTr="002B37B5">
        <w:tc>
          <w:tcPr>
            <w:tcW w:w="2405" w:type="dxa"/>
            <w:vAlign w:val="center"/>
          </w:tcPr>
          <w:p w14:paraId="0A4C094E"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bipectinata</w:t>
            </w:r>
            <w:proofErr w:type="spellEnd"/>
          </w:p>
        </w:tc>
        <w:tc>
          <w:tcPr>
            <w:tcW w:w="992" w:type="dxa"/>
            <w:vAlign w:val="center"/>
          </w:tcPr>
          <w:p w14:paraId="220D9E0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7F7417DB"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23C417E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4D6EA8A"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3F08B3F" w14:textId="77777777" w:rsidR="007B2B97" w:rsidRPr="007F05C5" w:rsidRDefault="007B2B97" w:rsidP="00426F96">
            <w:pPr>
              <w:rPr>
                <w:rFonts w:ascii="Arial" w:hAnsi="Arial" w:cs="Arial"/>
                <w:lang w:val="en-US"/>
              </w:rPr>
            </w:pPr>
            <w:r w:rsidRPr="007F05C5">
              <w:rPr>
                <w:rFonts w:ascii="Arial" w:hAnsi="Arial" w:cs="Arial"/>
                <w:lang w:val="en-US"/>
              </w:rPr>
              <w:t>KL84, KL43, PL85, PL20</w:t>
            </w:r>
          </w:p>
        </w:tc>
      </w:tr>
      <w:tr w:rsidR="007B2B97" w:rsidRPr="007F05C5" w14:paraId="4977E4A9" w14:textId="77777777" w:rsidTr="002B37B5">
        <w:tc>
          <w:tcPr>
            <w:tcW w:w="2405" w:type="dxa"/>
            <w:vAlign w:val="center"/>
          </w:tcPr>
          <w:p w14:paraId="5401BE85"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pseudoananassae</w:t>
            </w:r>
            <w:proofErr w:type="spellEnd"/>
          </w:p>
        </w:tc>
        <w:tc>
          <w:tcPr>
            <w:tcW w:w="992" w:type="dxa"/>
            <w:vAlign w:val="center"/>
          </w:tcPr>
          <w:p w14:paraId="61F6C8E9"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3866F41"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766FDE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8942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0C9D187" w14:textId="77777777" w:rsidR="007B2B97" w:rsidRPr="007F05C5" w:rsidRDefault="007B2B97" w:rsidP="00426F96">
            <w:pPr>
              <w:rPr>
                <w:rFonts w:ascii="Arial" w:hAnsi="Arial" w:cs="Arial"/>
                <w:lang w:val="en-US"/>
              </w:rPr>
            </w:pPr>
            <w:r w:rsidRPr="007F05C5">
              <w:rPr>
                <w:rFonts w:ascii="Arial" w:hAnsi="Arial" w:cs="Arial"/>
                <w:lang w:val="en-US"/>
              </w:rPr>
              <w:t>KL19, KH25, PL30, KH42</w:t>
            </w:r>
          </w:p>
        </w:tc>
      </w:tr>
      <w:tr w:rsidR="007B2B97" w:rsidRPr="007F05C5" w14:paraId="39144357" w14:textId="77777777" w:rsidTr="002B37B5">
        <w:tc>
          <w:tcPr>
            <w:tcW w:w="2405" w:type="dxa"/>
            <w:vAlign w:val="center"/>
          </w:tcPr>
          <w:p w14:paraId="178BFF37"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sulfurigaster</w:t>
            </w:r>
            <w:proofErr w:type="spellEnd"/>
          </w:p>
        </w:tc>
        <w:tc>
          <w:tcPr>
            <w:tcW w:w="992" w:type="dxa"/>
            <w:vAlign w:val="center"/>
          </w:tcPr>
          <w:p w14:paraId="70CA8FF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2601A5F0"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2847AC73"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0AF7D7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476CEEDC" w14:textId="77777777" w:rsidR="007B2B97" w:rsidRPr="007F05C5" w:rsidRDefault="007B2B97" w:rsidP="00426F96">
            <w:pPr>
              <w:rPr>
                <w:rFonts w:ascii="Arial" w:hAnsi="Arial" w:cs="Arial"/>
                <w:lang w:val="en-US"/>
              </w:rPr>
            </w:pPr>
            <w:r w:rsidRPr="007F05C5">
              <w:rPr>
                <w:rFonts w:ascii="Arial" w:hAnsi="Arial" w:cs="Arial"/>
                <w:lang w:val="en-US"/>
              </w:rPr>
              <w:t>KL08, KH10, PL51, PH18</w:t>
            </w:r>
          </w:p>
        </w:tc>
      </w:tr>
      <w:tr w:rsidR="007B2B97" w:rsidRPr="007F05C5" w14:paraId="1AA542D0" w14:textId="77777777" w:rsidTr="002B37B5">
        <w:tc>
          <w:tcPr>
            <w:tcW w:w="2405" w:type="dxa"/>
            <w:vAlign w:val="center"/>
          </w:tcPr>
          <w:p w14:paraId="59683D24"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p>
        </w:tc>
        <w:tc>
          <w:tcPr>
            <w:tcW w:w="992" w:type="dxa"/>
            <w:vAlign w:val="center"/>
          </w:tcPr>
          <w:p w14:paraId="0EFE746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2C57E7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D90B71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3CE2D0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07A33141" w14:textId="77777777" w:rsidR="007B2B97" w:rsidRPr="007F05C5" w:rsidRDefault="007B2B97" w:rsidP="00426F96">
            <w:pPr>
              <w:rPr>
                <w:rFonts w:ascii="Arial" w:hAnsi="Arial" w:cs="Arial"/>
                <w:lang w:val="en-US"/>
              </w:rPr>
            </w:pPr>
            <w:r w:rsidRPr="007F05C5">
              <w:rPr>
                <w:rFonts w:ascii="Arial" w:hAnsi="Arial" w:cs="Arial"/>
                <w:lang w:val="en-US"/>
              </w:rPr>
              <w:t>Construction unfinished</w:t>
            </w:r>
            <w:r w:rsidRPr="007F05C5">
              <w:rPr>
                <w:rFonts w:ascii="Arial" w:hAnsi="Arial" w:cs="Arial"/>
                <w:vertAlign w:val="superscript"/>
                <w:lang w:val="en-US"/>
              </w:rPr>
              <w:t>3</w:t>
            </w:r>
            <w:r w:rsidRPr="007F05C5">
              <w:rPr>
                <w:rFonts w:ascii="Arial" w:hAnsi="Arial" w:cs="Arial"/>
                <w:lang w:val="en-US"/>
              </w:rPr>
              <w:t>.</w:t>
            </w:r>
          </w:p>
        </w:tc>
      </w:tr>
      <w:tr w:rsidR="007B2B97" w:rsidRPr="007F05C5" w14:paraId="3B05CC52" w14:textId="77777777" w:rsidTr="002B37B5">
        <w:tc>
          <w:tcPr>
            <w:tcW w:w="2405" w:type="dxa"/>
            <w:vAlign w:val="center"/>
          </w:tcPr>
          <w:p w14:paraId="5100E1E1"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birchii</w:t>
            </w:r>
            <w:proofErr w:type="spellEnd"/>
          </w:p>
        </w:tc>
        <w:tc>
          <w:tcPr>
            <w:tcW w:w="992" w:type="dxa"/>
            <w:vAlign w:val="center"/>
          </w:tcPr>
          <w:p w14:paraId="29E6570C"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04A626D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C40B8"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DBBCB6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6877124C" w14:textId="77777777" w:rsidR="007B2B97" w:rsidRPr="007F05C5" w:rsidRDefault="007B2B97" w:rsidP="00426F96">
            <w:pPr>
              <w:rPr>
                <w:rFonts w:ascii="Arial" w:hAnsi="Arial" w:cs="Arial"/>
                <w:lang w:val="en-US"/>
              </w:rPr>
            </w:pPr>
            <w:r w:rsidRPr="007F05C5">
              <w:rPr>
                <w:rFonts w:ascii="Arial" w:hAnsi="Arial" w:cs="Arial"/>
                <w:lang w:val="en-US"/>
              </w:rPr>
              <w:t>KL22, KH26, PL122, PH169</w:t>
            </w:r>
          </w:p>
        </w:tc>
      </w:tr>
      <w:tr w:rsidR="007B2B97" w:rsidRPr="007F05C5" w14:paraId="30BD3F0C" w14:textId="77777777" w:rsidTr="002B37B5">
        <w:tc>
          <w:tcPr>
            <w:tcW w:w="2405" w:type="dxa"/>
            <w:vAlign w:val="center"/>
          </w:tcPr>
          <w:p w14:paraId="687C300A"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palidifrons</w:t>
            </w:r>
            <w:proofErr w:type="spellEnd"/>
          </w:p>
        </w:tc>
        <w:tc>
          <w:tcPr>
            <w:tcW w:w="992" w:type="dxa"/>
            <w:vAlign w:val="center"/>
          </w:tcPr>
          <w:p w14:paraId="7F4BF00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F45560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420217A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6551EB4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12BB2669" w14:textId="77777777" w:rsidR="007B2B97" w:rsidRPr="007F05C5" w:rsidRDefault="007B2B97" w:rsidP="00426F96">
            <w:pPr>
              <w:rPr>
                <w:rFonts w:ascii="Arial" w:hAnsi="Arial" w:cs="Arial"/>
                <w:lang w:val="en-US"/>
              </w:rPr>
            </w:pPr>
            <w:r w:rsidRPr="007F05C5">
              <w:rPr>
                <w:rFonts w:ascii="Arial" w:hAnsi="Arial" w:cs="Arial"/>
                <w:lang w:val="en-US"/>
              </w:rPr>
              <w:t>KH20, KH69, PH183, PH184</w:t>
            </w:r>
          </w:p>
        </w:tc>
      </w:tr>
      <w:tr w:rsidR="007B2B97" w:rsidRPr="007F05C5" w14:paraId="182701DC" w14:textId="77777777" w:rsidTr="002B37B5">
        <w:tc>
          <w:tcPr>
            <w:tcW w:w="2405" w:type="dxa"/>
            <w:vAlign w:val="center"/>
          </w:tcPr>
          <w:p w14:paraId="67286BF9"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simulans</w:t>
            </w:r>
            <w:proofErr w:type="spellEnd"/>
          </w:p>
        </w:tc>
        <w:tc>
          <w:tcPr>
            <w:tcW w:w="992" w:type="dxa"/>
            <w:vAlign w:val="center"/>
          </w:tcPr>
          <w:p w14:paraId="14C32DA4"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EBA9B8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77EE928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1677BC6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0A847FC9" w14:textId="77777777" w:rsidR="007B2B97" w:rsidRPr="007F05C5" w:rsidRDefault="007B2B97" w:rsidP="00426F96">
            <w:pPr>
              <w:rPr>
                <w:rFonts w:ascii="Arial" w:hAnsi="Arial" w:cs="Arial"/>
                <w:lang w:val="en-US"/>
              </w:rPr>
            </w:pPr>
            <w:r w:rsidRPr="007F05C5">
              <w:rPr>
                <w:rFonts w:ascii="Arial" w:hAnsi="Arial" w:cs="Arial"/>
                <w:lang w:val="en-US"/>
              </w:rPr>
              <w:t>PL45, PL34, PL42, PL43</w:t>
            </w:r>
          </w:p>
        </w:tc>
      </w:tr>
      <w:tr w:rsidR="007B2B97" w:rsidRPr="007F05C5" w14:paraId="527EF623" w14:textId="77777777" w:rsidTr="002B37B5">
        <w:tc>
          <w:tcPr>
            <w:tcW w:w="2405" w:type="dxa"/>
            <w:tcBorders>
              <w:bottom w:val="single" w:sz="4" w:space="0" w:color="auto"/>
            </w:tcBorders>
            <w:vAlign w:val="center"/>
          </w:tcPr>
          <w:p w14:paraId="2B7F2579"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pseudotakahashii</w:t>
            </w:r>
            <w:proofErr w:type="spellEnd"/>
          </w:p>
        </w:tc>
        <w:tc>
          <w:tcPr>
            <w:tcW w:w="992" w:type="dxa"/>
            <w:tcBorders>
              <w:bottom w:val="single" w:sz="4" w:space="0" w:color="auto"/>
            </w:tcBorders>
            <w:vAlign w:val="center"/>
          </w:tcPr>
          <w:p w14:paraId="47CD508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tcBorders>
              <w:bottom w:val="single" w:sz="4" w:space="0" w:color="auto"/>
            </w:tcBorders>
            <w:vAlign w:val="center"/>
          </w:tcPr>
          <w:p w14:paraId="2A97F08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bottom w:val="single" w:sz="4" w:space="0" w:color="auto"/>
            </w:tcBorders>
            <w:vAlign w:val="center"/>
          </w:tcPr>
          <w:p w14:paraId="21F3A44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bottom w:val="single" w:sz="4" w:space="0" w:color="auto"/>
            </w:tcBorders>
            <w:vAlign w:val="center"/>
          </w:tcPr>
          <w:p w14:paraId="1AF19F2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tcBorders>
              <w:bottom w:val="single" w:sz="4" w:space="0" w:color="auto"/>
            </w:tcBorders>
            <w:vAlign w:val="center"/>
          </w:tcPr>
          <w:p w14:paraId="42730B22" w14:textId="77777777" w:rsidR="007B2B97" w:rsidRPr="007F05C5" w:rsidRDefault="007B2B97" w:rsidP="00426F96">
            <w:pPr>
              <w:rPr>
                <w:rFonts w:ascii="Arial" w:hAnsi="Arial" w:cs="Arial"/>
                <w:lang w:val="en-US"/>
              </w:rPr>
            </w:pPr>
            <w:r w:rsidRPr="007F05C5">
              <w:rPr>
                <w:rFonts w:ascii="Arial" w:hAnsi="Arial" w:cs="Arial"/>
                <w:lang w:val="en-US"/>
              </w:rPr>
              <w:t>Did not construct MBLs</w:t>
            </w:r>
            <w:r w:rsidRPr="007F05C5">
              <w:rPr>
                <w:rFonts w:ascii="Arial" w:hAnsi="Arial" w:cs="Arial"/>
                <w:vertAlign w:val="superscript"/>
                <w:lang w:val="en-US"/>
              </w:rPr>
              <w:t>4</w:t>
            </w:r>
          </w:p>
        </w:tc>
      </w:tr>
    </w:tbl>
    <w:p w14:paraId="6BB56DEF" w14:textId="77777777" w:rsidR="007B2B97" w:rsidRPr="007F05C5" w:rsidRDefault="007B2B97" w:rsidP="00426F96">
      <w:pPr>
        <w:rPr>
          <w:rFonts w:ascii="Arial" w:hAnsi="Arial" w:cs="Arial"/>
          <w:lang w:val="en-US"/>
        </w:rPr>
      </w:pPr>
      <w:r w:rsidRPr="007F05C5">
        <w:rPr>
          <w:rFonts w:ascii="Arial" w:hAnsi="Arial" w:cs="Arial"/>
          <w:lang w:val="en-US"/>
        </w:rPr>
        <w:t>Note:</w:t>
      </w:r>
    </w:p>
    <w:p w14:paraId="2A476622" w14:textId="45512E30"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“Low” means sites from low </w:t>
      </w:r>
      <w:r w:rsidR="00846F63">
        <w:rPr>
          <w:rFonts w:ascii="Arial" w:hAnsi="Arial" w:cs="Arial"/>
          <w:lang w:val="en-US"/>
        </w:rPr>
        <w:t>elevation</w:t>
      </w:r>
      <w:r w:rsidRPr="007F05C5">
        <w:rPr>
          <w:rFonts w:ascii="Arial" w:hAnsi="Arial" w:cs="Arial"/>
          <w:lang w:val="en-US"/>
        </w:rPr>
        <w:t xml:space="preserve">. “High” means sites from high </w:t>
      </w:r>
      <w:r w:rsidR="00846F63">
        <w:rPr>
          <w:rFonts w:ascii="Arial" w:hAnsi="Arial" w:cs="Arial"/>
          <w:lang w:val="en-US"/>
        </w:rPr>
        <w:t>elevation</w:t>
      </w:r>
      <w:r w:rsidRPr="007F05C5">
        <w:rPr>
          <w:rFonts w:ascii="Arial" w:hAnsi="Arial" w:cs="Arial"/>
          <w:lang w:val="en-US"/>
        </w:rPr>
        <w:t>.</w:t>
      </w:r>
    </w:p>
    <w:p w14:paraId="1025E70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The three </w:t>
      </w:r>
      <w:proofErr w:type="spellStart"/>
      <w:r w:rsidRPr="007F05C5">
        <w:rPr>
          <w:rFonts w:ascii="Arial" w:hAnsi="Arial" w:cs="Arial"/>
          <w:lang w:val="en-US"/>
        </w:rPr>
        <w:t>isofemale</w:t>
      </w:r>
      <w:proofErr w:type="spellEnd"/>
      <w:r w:rsidRPr="007F05C5">
        <w:rPr>
          <w:rFonts w:ascii="Arial" w:hAnsi="Arial" w:cs="Arial"/>
          <w:lang w:val="en-US"/>
        </w:rPr>
        <w:t xml:space="preserve"> lines were the only lines cultured at the lab.</w:t>
      </w:r>
    </w:p>
    <w:p w14:paraId="191C54EE"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Construction is not finished by the start of the experiment in May.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grew poorly on the purchased fly medium before changing food recipe and made at the lab. Therefore, its crossing starts later than other species (April 5</w:t>
      </w:r>
      <w:r w:rsidRPr="007F05C5">
        <w:rPr>
          <w:rFonts w:ascii="Arial" w:hAnsi="Arial" w:cs="Arial"/>
          <w:vertAlign w:val="superscript"/>
          <w:lang w:val="en-US"/>
        </w:rPr>
        <w:t>th</w:t>
      </w:r>
      <w:r w:rsidRPr="007F05C5">
        <w:rPr>
          <w:rFonts w:ascii="Arial" w:hAnsi="Arial" w:cs="Arial"/>
          <w:lang w:val="en-US"/>
        </w:rPr>
        <w:t xml:space="preserve">). Additionally,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has significantly longer generation time than other species.</w:t>
      </w:r>
    </w:p>
    <w:p w14:paraId="6EF2E51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Only two </w:t>
      </w:r>
      <w:proofErr w:type="spellStart"/>
      <w:r w:rsidRPr="007F05C5">
        <w:rPr>
          <w:rFonts w:ascii="Arial" w:hAnsi="Arial" w:cs="Arial"/>
          <w:lang w:val="en-US"/>
        </w:rPr>
        <w:t>isofemale</w:t>
      </w:r>
      <w:proofErr w:type="spellEnd"/>
      <w:r w:rsidRPr="007F05C5">
        <w:rPr>
          <w:rFonts w:ascii="Arial" w:hAnsi="Arial" w:cs="Arial"/>
          <w:lang w:val="en-US"/>
        </w:rPr>
        <w:t xml:space="preserve"> lines were cultured at the lab.</w:t>
      </w:r>
    </w:p>
    <w:p w14:paraId="7D36269F" w14:textId="042A2E14" w:rsidR="007B2B97" w:rsidRDefault="007B2B97" w:rsidP="00426F96">
      <w:pPr>
        <w:rPr>
          <w:rFonts w:ascii="Arial" w:hAnsi="Arial" w:cs="Arial"/>
          <w:lang w:val="en-US"/>
        </w:rPr>
      </w:pPr>
    </w:p>
    <w:p w14:paraId="613655A2" w14:textId="7C8013AC" w:rsidR="006A5712" w:rsidRDefault="006A5712" w:rsidP="00426F96">
      <w:pPr>
        <w:rPr>
          <w:rFonts w:ascii="Arial" w:hAnsi="Arial" w:cs="Arial"/>
          <w:lang w:val="en-US"/>
        </w:rPr>
      </w:pPr>
    </w:p>
    <w:p w14:paraId="31A7D3C2" w14:textId="0E141462" w:rsidR="006A5712" w:rsidRPr="007F05C5" w:rsidRDefault="00697000" w:rsidP="006A5712">
      <w:pPr>
        <w:rPr>
          <w:rFonts w:ascii="Arial" w:hAnsi="Arial" w:cs="Arial"/>
          <w:b/>
          <w:bCs/>
          <w:lang w:val="en-US"/>
        </w:rPr>
      </w:pPr>
      <w:r>
        <w:rPr>
          <w:rFonts w:ascii="Arial" w:hAnsi="Arial" w:cs="Arial"/>
          <w:b/>
          <w:bCs/>
          <w:lang w:val="en-US"/>
        </w:rPr>
        <w:t xml:space="preserve">SI </w:t>
      </w:r>
      <w:r w:rsidR="006A5712" w:rsidRPr="007F05C5">
        <w:rPr>
          <w:rFonts w:ascii="Arial" w:hAnsi="Arial" w:cs="Arial"/>
          <w:b/>
          <w:bCs/>
          <w:lang w:val="en-US"/>
        </w:rPr>
        <w:t>Table 2. Correlation matrix among thermal traits (</w:t>
      </w:r>
      <w:proofErr w:type="spellStart"/>
      <w:r w:rsidR="006A5712" w:rsidRPr="007F05C5">
        <w:rPr>
          <w:rFonts w:ascii="Arial" w:hAnsi="Arial" w:cs="Arial"/>
          <w:b/>
          <w:bCs/>
          <w:lang w:val="en-US"/>
        </w:rPr>
        <w:t>RTmin</w:t>
      </w:r>
      <w:proofErr w:type="spellEnd"/>
      <w:r w:rsidR="006A5712" w:rsidRPr="007F05C5">
        <w:rPr>
          <w:rFonts w:ascii="Arial" w:hAnsi="Arial" w:cs="Arial"/>
          <w:b/>
          <w:bCs/>
          <w:lang w:val="en-US"/>
        </w:rPr>
        <w:t xml:space="preserve">, </w:t>
      </w:r>
      <w:proofErr w:type="spellStart"/>
      <w:r w:rsidR="006A5712" w:rsidRPr="007F05C5">
        <w:rPr>
          <w:rFonts w:ascii="Arial" w:hAnsi="Arial" w:cs="Arial"/>
          <w:b/>
          <w:bCs/>
          <w:lang w:val="en-US"/>
        </w:rPr>
        <w:t>RTmax</w:t>
      </w:r>
      <w:proofErr w:type="spellEnd"/>
      <w:r w:rsidR="006A5712" w:rsidRPr="007F05C5">
        <w:rPr>
          <w:rFonts w:ascii="Arial" w:hAnsi="Arial" w:cs="Arial"/>
          <w:b/>
          <w:bCs/>
          <w:lang w:val="en-US"/>
        </w:rPr>
        <w:t xml:space="preserve">, </w:t>
      </w:r>
      <w:proofErr w:type="spellStart"/>
      <w:r w:rsidR="006A5712" w:rsidRPr="007F05C5">
        <w:rPr>
          <w:rFonts w:ascii="Arial" w:hAnsi="Arial" w:cs="Arial"/>
          <w:b/>
          <w:bCs/>
          <w:lang w:val="en-US"/>
        </w:rPr>
        <w:t>RTopt</w:t>
      </w:r>
      <w:proofErr w:type="spellEnd"/>
      <w:r w:rsidR="006A5712" w:rsidRPr="007F05C5">
        <w:rPr>
          <w:rFonts w:ascii="Arial" w:hAnsi="Arial" w:cs="Arial"/>
          <w:b/>
          <w:bCs/>
          <w:lang w:val="en-US"/>
        </w:rPr>
        <w:t>, female knockdown time to heat, male knockdown time to heat, female knockdown time to cold, male knockdown time to cold, female recovery time from cold, male recovery time from cold). Spearman’s rank correlation rho is shown in the table. Significant correlation (p &lt; 0.05) is labeled as bold.</w:t>
      </w:r>
    </w:p>
    <w:p w14:paraId="0E737C77" w14:textId="77777777" w:rsidR="006A5712" w:rsidRPr="007F05C5" w:rsidRDefault="006A5712" w:rsidP="006A5712">
      <w:pPr>
        <w:rPr>
          <w:rFonts w:ascii="Arial" w:hAnsi="Arial" w:cs="Arial"/>
          <w:b/>
          <w:bCs/>
          <w:lang w:val="en-US"/>
        </w:rPr>
      </w:pPr>
    </w:p>
    <w:tbl>
      <w:tblPr>
        <w:tblW w:w="11040" w:type="dxa"/>
        <w:tblLook w:val="04A0" w:firstRow="1" w:lastRow="0" w:firstColumn="1" w:lastColumn="0" w:noHBand="0" w:noVBand="1"/>
      </w:tblPr>
      <w:tblGrid>
        <w:gridCol w:w="1430"/>
        <w:gridCol w:w="1100"/>
        <w:gridCol w:w="1100"/>
        <w:gridCol w:w="1100"/>
        <w:gridCol w:w="1337"/>
        <w:gridCol w:w="1390"/>
        <w:gridCol w:w="1363"/>
        <w:gridCol w:w="1417"/>
        <w:gridCol w:w="1377"/>
        <w:gridCol w:w="1430"/>
      </w:tblGrid>
      <w:tr w:rsidR="006A5712" w:rsidRPr="007F05C5" w14:paraId="048D3F93" w14:textId="77777777" w:rsidTr="00D27FC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AA38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EE0DBD2"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35DD657"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1F49349"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EC31C88"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E2A4C0B"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7B43C80"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881FA1B"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D649E1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811F914"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r>
      <w:tr w:rsidR="006A5712" w:rsidRPr="007F05C5" w14:paraId="1F25177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9CC8C92"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73990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6112CA" w14:textId="77777777" w:rsidR="006A5712" w:rsidRPr="007F05C5" w:rsidRDefault="006A5712" w:rsidP="00D27FC6">
            <w:pPr>
              <w:jc w:val="right"/>
              <w:rPr>
                <w:rFonts w:ascii="Arial" w:hAnsi="Arial" w:cs="Arial"/>
                <w:color w:val="000000"/>
              </w:rPr>
            </w:pPr>
            <w:r w:rsidRPr="007F05C5">
              <w:rPr>
                <w:rFonts w:ascii="Arial" w:hAnsi="Arial" w:cs="Arial"/>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051ABA4F" w14:textId="77777777" w:rsidR="006A5712" w:rsidRPr="007F05C5" w:rsidRDefault="006A5712" w:rsidP="00D27FC6">
            <w:pPr>
              <w:jc w:val="right"/>
              <w:rPr>
                <w:rFonts w:ascii="Arial" w:hAnsi="Arial" w:cs="Arial"/>
                <w:color w:val="000000"/>
              </w:rPr>
            </w:pPr>
            <w:r w:rsidRPr="007F05C5">
              <w:rPr>
                <w:rFonts w:ascii="Arial" w:hAnsi="Arial" w:cs="Arial"/>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D6A23F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1BF2AE92"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481FE9FC" w14:textId="77777777" w:rsidR="006A5712" w:rsidRPr="007F05C5" w:rsidRDefault="006A5712" w:rsidP="00D27FC6">
            <w:pPr>
              <w:jc w:val="right"/>
              <w:rPr>
                <w:rFonts w:ascii="Arial" w:hAnsi="Arial" w:cs="Arial"/>
                <w:color w:val="000000"/>
              </w:rPr>
            </w:pPr>
            <w:r w:rsidRPr="007F05C5">
              <w:rPr>
                <w:rFonts w:ascii="Arial" w:hAnsi="Arial" w:cs="Arial"/>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0B604550" w14:textId="77777777" w:rsidR="006A5712" w:rsidRPr="007F05C5" w:rsidRDefault="006A5712" w:rsidP="00D27FC6">
            <w:pPr>
              <w:jc w:val="right"/>
              <w:rPr>
                <w:rFonts w:ascii="Arial" w:hAnsi="Arial" w:cs="Arial"/>
                <w:color w:val="000000"/>
              </w:rPr>
            </w:pPr>
            <w:r w:rsidRPr="007F05C5">
              <w:rPr>
                <w:rFonts w:ascii="Arial" w:hAnsi="Arial" w:cs="Arial"/>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074FBC99"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1902E558" w14:textId="77777777" w:rsidR="006A5712" w:rsidRPr="007F05C5" w:rsidRDefault="006A5712" w:rsidP="00D27FC6">
            <w:pPr>
              <w:jc w:val="right"/>
              <w:rPr>
                <w:rFonts w:ascii="Arial" w:hAnsi="Arial" w:cs="Arial"/>
                <w:color w:val="000000"/>
              </w:rPr>
            </w:pPr>
            <w:r w:rsidRPr="007F05C5">
              <w:rPr>
                <w:rFonts w:ascii="Arial" w:hAnsi="Arial" w:cs="Arial"/>
                <w:color w:val="000000"/>
              </w:rPr>
              <w:t>0.65</w:t>
            </w:r>
          </w:p>
        </w:tc>
      </w:tr>
      <w:tr w:rsidR="006A5712" w:rsidRPr="007F05C5" w14:paraId="75B9FB38"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D0125E9"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018500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FC23A04"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9386465" w14:textId="77777777" w:rsidR="006A5712" w:rsidRPr="007F05C5" w:rsidRDefault="006A5712" w:rsidP="00D27FC6">
            <w:pPr>
              <w:jc w:val="right"/>
              <w:rPr>
                <w:rFonts w:ascii="Arial" w:hAnsi="Arial" w:cs="Arial"/>
                <w:color w:val="000000"/>
              </w:rPr>
            </w:pPr>
            <w:r w:rsidRPr="007F05C5">
              <w:rPr>
                <w:rFonts w:ascii="Arial" w:hAnsi="Arial" w:cs="Arial"/>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37078B2"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0CD2FD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1560C4ED" w14:textId="77777777" w:rsidR="006A5712" w:rsidRPr="007F05C5" w:rsidRDefault="006A5712" w:rsidP="00D27FC6">
            <w:pPr>
              <w:jc w:val="right"/>
              <w:rPr>
                <w:rFonts w:ascii="Arial" w:hAnsi="Arial" w:cs="Arial"/>
                <w:color w:val="000000"/>
              </w:rPr>
            </w:pPr>
            <w:r w:rsidRPr="007F05C5">
              <w:rPr>
                <w:rFonts w:ascii="Arial" w:hAnsi="Arial" w:cs="Arial"/>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3C6F64D5" w14:textId="77777777" w:rsidR="006A5712" w:rsidRPr="007F05C5" w:rsidRDefault="006A5712" w:rsidP="00D27FC6">
            <w:pPr>
              <w:jc w:val="right"/>
              <w:rPr>
                <w:rFonts w:ascii="Arial" w:hAnsi="Arial" w:cs="Arial"/>
                <w:color w:val="000000"/>
              </w:rPr>
            </w:pPr>
            <w:r w:rsidRPr="007F05C5">
              <w:rPr>
                <w:rFonts w:ascii="Arial" w:hAnsi="Arial" w:cs="Arial"/>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187C03B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68A75021"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r>
      <w:tr w:rsidR="006A5712" w:rsidRPr="007F05C5" w14:paraId="3D309F3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E78F7F"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078FA98"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324B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08CDC2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6E6642B" w14:textId="77777777" w:rsidR="006A5712" w:rsidRPr="007F05C5" w:rsidRDefault="006A5712" w:rsidP="00D27FC6">
            <w:pPr>
              <w:jc w:val="right"/>
              <w:rPr>
                <w:rFonts w:ascii="Arial" w:hAnsi="Arial" w:cs="Arial"/>
                <w:color w:val="000000"/>
              </w:rPr>
            </w:pPr>
            <w:r w:rsidRPr="007F05C5">
              <w:rPr>
                <w:rFonts w:ascii="Arial" w:hAnsi="Arial" w:cs="Arial"/>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4F9D683D" w14:textId="77777777" w:rsidR="006A5712" w:rsidRPr="007F05C5" w:rsidRDefault="006A5712" w:rsidP="00D27FC6">
            <w:pPr>
              <w:jc w:val="right"/>
              <w:rPr>
                <w:rFonts w:ascii="Arial" w:hAnsi="Arial" w:cs="Arial"/>
                <w:color w:val="000000"/>
              </w:rPr>
            </w:pPr>
            <w:r w:rsidRPr="007F05C5">
              <w:rPr>
                <w:rFonts w:ascii="Arial" w:hAnsi="Arial" w:cs="Arial"/>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64B4C2DA" w14:textId="77777777" w:rsidR="006A5712" w:rsidRPr="007F05C5" w:rsidRDefault="006A5712" w:rsidP="00D27FC6">
            <w:pPr>
              <w:jc w:val="right"/>
              <w:rPr>
                <w:rFonts w:ascii="Arial" w:hAnsi="Arial" w:cs="Arial"/>
                <w:color w:val="000000"/>
              </w:rPr>
            </w:pPr>
            <w:r w:rsidRPr="007F05C5">
              <w:rPr>
                <w:rFonts w:ascii="Arial" w:hAnsi="Arial" w:cs="Arial"/>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05A4051B" w14:textId="77777777" w:rsidR="006A5712" w:rsidRPr="007F05C5" w:rsidRDefault="006A5712" w:rsidP="00D27FC6">
            <w:pPr>
              <w:jc w:val="right"/>
              <w:rPr>
                <w:rFonts w:ascii="Arial" w:hAnsi="Arial" w:cs="Arial"/>
                <w:color w:val="000000"/>
              </w:rPr>
            </w:pPr>
            <w:r w:rsidRPr="007F05C5">
              <w:rPr>
                <w:rFonts w:ascii="Arial" w:hAnsi="Arial" w:cs="Arial"/>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0064A378" w14:textId="77777777" w:rsidR="006A5712" w:rsidRPr="007F05C5" w:rsidRDefault="006A5712" w:rsidP="00D27FC6">
            <w:pPr>
              <w:jc w:val="right"/>
              <w:rPr>
                <w:rFonts w:ascii="Arial" w:hAnsi="Arial" w:cs="Arial"/>
                <w:color w:val="000000"/>
              </w:rPr>
            </w:pPr>
            <w:r w:rsidRPr="007F05C5">
              <w:rPr>
                <w:rFonts w:ascii="Arial" w:hAnsi="Arial" w:cs="Arial"/>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2FDFF116" w14:textId="77777777" w:rsidR="006A5712" w:rsidRPr="007F05C5" w:rsidRDefault="006A5712" w:rsidP="00D27FC6">
            <w:pPr>
              <w:jc w:val="right"/>
              <w:rPr>
                <w:rFonts w:ascii="Arial" w:hAnsi="Arial" w:cs="Arial"/>
                <w:color w:val="000000"/>
              </w:rPr>
            </w:pPr>
            <w:r w:rsidRPr="007F05C5">
              <w:rPr>
                <w:rFonts w:ascii="Arial" w:hAnsi="Arial" w:cs="Arial"/>
                <w:color w:val="000000"/>
              </w:rPr>
              <w:t>-0.30</w:t>
            </w:r>
          </w:p>
        </w:tc>
      </w:tr>
      <w:tr w:rsidR="006A5712" w:rsidRPr="007F05C5" w14:paraId="69BD9D1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585753"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11ABEE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A1B77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C9BDD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84FD8E"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100149E"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6B23B7AE"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544A769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47B43361" w14:textId="77777777" w:rsidR="006A5712" w:rsidRPr="007F05C5" w:rsidRDefault="006A5712" w:rsidP="00D27FC6">
            <w:pPr>
              <w:jc w:val="right"/>
              <w:rPr>
                <w:rFonts w:ascii="Arial" w:hAnsi="Arial" w:cs="Arial"/>
                <w:color w:val="000000"/>
              </w:rPr>
            </w:pPr>
            <w:r w:rsidRPr="007F05C5">
              <w:rPr>
                <w:rFonts w:ascii="Arial" w:hAnsi="Arial" w:cs="Arial"/>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6723F6BD"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-0.68</w:t>
            </w:r>
          </w:p>
        </w:tc>
      </w:tr>
      <w:tr w:rsidR="006A5712" w:rsidRPr="007F05C5" w14:paraId="326A886D"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A40021A"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749D604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482A26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9C84B6"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9BFE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77B50D"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B698ED5"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1B997CC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A550B2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5B99B2BB"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-0.83</w:t>
            </w:r>
          </w:p>
        </w:tc>
      </w:tr>
      <w:tr w:rsidR="006A5712" w:rsidRPr="007F05C5" w14:paraId="46B5312E"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C0084EE"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7AF875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8B8F8D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B2E4ED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93F4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20AD9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B00C70"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DDA0053"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F4B4F9C"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3739FD3F"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-0.75</w:t>
            </w:r>
          </w:p>
        </w:tc>
      </w:tr>
      <w:tr w:rsidR="006A5712" w:rsidRPr="007F05C5" w14:paraId="152D2E86"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2C7CA4"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35B66BA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4BE75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4F6C50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F08D6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C6CB02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0AEDA4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F8B747"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9BDE54"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54AD3DE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-0.70</w:t>
            </w:r>
          </w:p>
        </w:tc>
      </w:tr>
      <w:tr w:rsidR="006A5712" w:rsidRPr="007F05C5" w14:paraId="4270ED0B"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5E8F7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23B2985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58AAF0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4695CB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16F7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12AFD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95154F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367B00"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51989F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FCE8F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r>
      <w:tr w:rsidR="006A5712" w:rsidRPr="007F05C5" w14:paraId="0A29D69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4292D8"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720825C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D9D73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6A632C"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6B6DD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C61CFA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F68584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10FFD2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D708F9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240C7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r>
    </w:tbl>
    <w:p w14:paraId="587F95EF" w14:textId="77777777" w:rsidR="006A5712" w:rsidRPr="007F05C5" w:rsidRDefault="006A5712" w:rsidP="00426F96">
      <w:pPr>
        <w:rPr>
          <w:rFonts w:ascii="Arial" w:hAnsi="Arial" w:cs="Arial"/>
          <w:lang w:val="en-US"/>
        </w:rPr>
      </w:pPr>
    </w:p>
    <w:sectPr w:rsidR="006A5712"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Owen Lewis" w:date="2021-08-20T09:30:00Z" w:initials="OL">
    <w:p w14:paraId="6A8AC616" w14:textId="1788A7A2" w:rsidR="00672025" w:rsidRDefault="00672025">
      <w:pPr>
        <w:pStyle w:val="CommentText"/>
      </w:pPr>
      <w:r>
        <w:rPr>
          <w:rStyle w:val="CommentReference"/>
        </w:rPr>
        <w:annotationRef/>
      </w:r>
      <w:r>
        <w:t>Maybe delete from Abstract?</w:t>
      </w:r>
    </w:p>
  </w:comment>
  <w:comment w:id="41" w:author="Owen Lewis" w:date="2021-08-19T17:45:00Z" w:initials="OL">
    <w:p w14:paraId="56817238" w14:textId="6D1A8323" w:rsidR="00D70C74" w:rsidRDefault="00D70C74">
      <w:pPr>
        <w:pStyle w:val="CommentText"/>
      </w:pPr>
      <w:r>
        <w:rPr>
          <w:rStyle w:val="CommentReference"/>
        </w:rPr>
        <w:annotationRef/>
      </w:r>
      <w:r w:rsidR="000F5489">
        <w:t>Sentence is re-phrased – is this your intended meaning?</w:t>
      </w:r>
    </w:p>
  </w:comment>
  <w:comment w:id="44" w:author="Jinlin Chen" w:date="2021-08-13T10:42:00Z" w:initials="JC">
    <w:p w14:paraId="1D4B7127" w14:textId="09B4A9C0" w:rsidR="00846F63" w:rsidRDefault="00846F63">
      <w:pPr>
        <w:pStyle w:val="CommentText"/>
      </w:pPr>
      <w:r>
        <w:rPr>
          <w:rStyle w:val="CommentReference"/>
        </w:rPr>
        <w:annotationRef/>
      </w:r>
      <w:r>
        <w:t>I will change “our” to “my” in the following text later</w:t>
      </w:r>
    </w:p>
  </w:comment>
  <w:comment w:id="45" w:author="Owen Lewis" w:date="2021-08-20T09:09:00Z" w:initials="OL">
    <w:p w14:paraId="00FB0299" w14:textId="1E2612F0" w:rsidR="00D37F64" w:rsidRDefault="00D37F64">
      <w:pPr>
        <w:pStyle w:val="CommentText"/>
      </w:pPr>
      <w:r>
        <w:rPr>
          <w:rStyle w:val="CommentReference"/>
        </w:rPr>
        <w:annotationRef/>
      </w:r>
      <w:r>
        <w:t>It’s fine to use “our” in the m</w:t>
      </w:r>
      <w:r w:rsidR="000D0FD3">
        <w:t>anuscript, the earlier comment was when you were talking about the structure and content of your thesis.</w:t>
      </w:r>
    </w:p>
  </w:comment>
  <w:comment w:id="57" w:author="Owen Lewis" w:date="2021-08-20T09:32:00Z" w:initials="OL">
    <w:p w14:paraId="6FFCB4FC" w14:textId="7C188961" w:rsidR="00EA134D" w:rsidRDefault="00EA134D">
      <w:pPr>
        <w:pStyle w:val="CommentText"/>
      </w:pPr>
      <w:r>
        <w:rPr>
          <w:rStyle w:val="CommentReference"/>
        </w:rPr>
        <w:annotationRef/>
      </w:r>
      <w:r>
        <w:t>Different from what?</w:t>
      </w:r>
      <w:r w:rsidR="00AA089D">
        <w:t xml:space="preserve"> Do you mean </w:t>
      </w:r>
      <w:r w:rsidR="00057866">
        <w:t>something</w:t>
      </w:r>
      <w:r w:rsidR="00AA089D">
        <w:t xml:space="preserve"> like ‘these small differences could still </w:t>
      </w:r>
      <w:r w:rsidR="00057866">
        <w:t>determine species compositions through environmental sorting</w:t>
      </w:r>
      <w:proofErr w:type="gramStart"/>
      <w:r w:rsidR="00057866">
        <w:t>’ ?</w:t>
      </w:r>
      <w:proofErr w:type="gramEnd"/>
    </w:p>
  </w:comment>
  <w:comment w:id="85" w:author="Owen Lewis" w:date="2021-08-19T18:23:00Z" w:initials="OL">
    <w:p w14:paraId="5B0443BD" w14:textId="541D07EB" w:rsidR="007F28F9" w:rsidRDefault="007F28F9">
      <w:pPr>
        <w:pStyle w:val="CommentText"/>
      </w:pPr>
      <w:r>
        <w:rPr>
          <w:rStyle w:val="CommentReference"/>
        </w:rPr>
        <w:annotationRef/>
      </w:r>
      <w:r>
        <w:t xml:space="preserve">Needs a better explanation – you mean that tropical biotas might be </w:t>
      </w:r>
      <w:r w:rsidR="005475D6">
        <w:t>either the most or least at risk?</w:t>
      </w:r>
    </w:p>
  </w:comment>
  <w:comment w:id="90" w:author="Owen Lewis" w:date="2021-08-19T18:25:00Z" w:initials="OL">
    <w:p w14:paraId="03BE4591" w14:textId="1428FE46" w:rsidR="00B430DF" w:rsidRDefault="00B430DF">
      <w:pPr>
        <w:pStyle w:val="CommentText"/>
      </w:pPr>
      <w:r>
        <w:rPr>
          <w:rStyle w:val="CommentReference"/>
        </w:rPr>
        <w:annotationRef/>
      </w:r>
      <w:r>
        <w:t>It’s</w:t>
      </w:r>
      <w:r w:rsidR="00384DA0">
        <w:t xml:space="preserve"> </w:t>
      </w:r>
      <w:r>
        <w:t>unclear how this prediction (poor tracking ability) follows from the narrow thermal</w:t>
      </w:r>
      <w:r w:rsidR="00384DA0">
        <w:t xml:space="preserve"> limits discussed above</w:t>
      </w:r>
    </w:p>
  </w:comment>
  <w:comment w:id="130" w:author="Jinlin Chen" w:date="2020-08-11T11:13:00Z" w:initials="JC">
    <w:p w14:paraId="6CA52A91" w14:textId="55416C62" w:rsidR="00F1790D" w:rsidRDefault="00F1790D">
      <w:pPr>
        <w:pStyle w:val="CommentText"/>
      </w:pPr>
      <w:r>
        <w:rPr>
          <w:rStyle w:val="CommentReference"/>
        </w:rPr>
        <w:annotationRef/>
      </w:r>
      <w:r>
        <w:rPr>
          <w:rFonts w:cstheme="minorHAnsi"/>
          <w:lang w:val="en-US"/>
        </w:rPr>
        <w:t>[Discussion: Elevational gradient only accounts for temperature that is lower than the current temperature at lowland. Long-term study can also provide information on both end</w:t>
      </w:r>
      <w:proofErr w:type="gramStart"/>
      <w:r>
        <w:rPr>
          <w:rFonts w:cstheme="minorHAnsi"/>
          <w:lang w:val="en-US"/>
        </w:rPr>
        <w:t>. ]</w:t>
      </w:r>
      <w:proofErr w:type="gramEnd"/>
    </w:p>
  </w:comment>
  <w:comment w:id="152" w:author="Owen Lewis" w:date="2021-08-19T22:19:00Z" w:initials="OL">
    <w:p w14:paraId="1636403D" w14:textId="59312483" w:rsidR="00CE72A3" w:rsidRDefault="00CE72A3">
      <w:pPr>
        <w:pStyle w:val="CommentText"/>
      </w:pPr>
      <w:r>
        <w:rPr>
          <w:rStyle w:val="CommentReference"/>
        </w:rPr>
        <w:annotationRef/>
      </w:r>
      <w:r>
        <w:t>Seems like a</w:t>
      </w:r>
      <w:r w:rsidR="00EF6F2D">
        <w:t xml:space="preserve"> big</w:t>
      </w:r>
      <w:r>
        <w:t xml:space="preserve"> jump in topic here from Australia</w:t>
      </w:r>
      <w:r w:rsidR="00EF6F2D">
        <w:t xml:space="preserve">n tropics to flies as focal taxa. </w:t>
      </w:r>
      <w:proofErr w:type="spellStart"/>
      <w:r w:rsidR="0049735E">
        <w:t>I’be</w:t>
      </w:r>
      <w:proofErr w:type="spellEnd"/>
      <w:r w:rsidR="0049735E">
        <w:t xml:space="preserve"> suggested a </w:t>
      </w:r>
      <w:proofErr w:type="spellStart"/>
      <w:r w:rsidR="0049735E">
        <w:t>wauy</w:t>
      </w:r>
      <w:proofErr w:type="spellEnd"/>
      <w:r w:rsidR="0049735E">
        <w:t xml:space="preserve"> of integrating this paragraph. </w:t>
      </w:r>
      <w:r w:rsidR="00EF6F2D">
        <w:t>Needs a new paragraph and some bridging sentences</w:t>
      </w:r>
    </w:p>
  </w:comment>
  <w:comment w:id="229" w:author="Owen Lewis" w:date="2021-08-19T22:38:00Z" w:initials="OL">
    <w:p w14:paraId="1686D157" w14:textId="58903964" w:rsidR="00D20FB2" w:rsidRDefault="00D20FB2">
      <w:pPr>
        <w:pStyle w:val="CommentText"/>
      </w:pPr>
      <w:r>
        <w:rPr>
          <w:rStyle w:val="CommentReference"/>
        </w:rPr>
        <w:annotationRef/>
      </w:r>
      <w:r w:rsidR="00AD2808">
        <w:t>Genus names should not be abbreviated at the start of a sentence</w:t>
      </w:r>
    </w:p>
  </w:comment>
  <w:comment w:id="239" w:author="Owen Lewis" w:date="2021-08-19T22:39:00Z" w:initials="OL">
    <w:p w14:paraId="7017AA2B" w14:textId="612D6703" w:rsidR="00920AE9" w:rsidRDefault="00920AE9">
      <w:pPr>
        <w:pStyle w:val="CommentText"/>
      </w:pPr>
      <w:r>
        <w:rPr>
          <w:rStyle w:val="CommentReference"/>
        </w:rPr>
        <w:annotationRef/>
      </w:r>
      <w:r>
        <w:t xml:space="preserve">There are higher points on each </w:t>
      </w:r>
      <w:r w:rsidR="00394A62">
        <w:t xml:space="preserve">mountain. These were relatively accessible survey locations. Better to </w:t>
      </w:r>
      <w:proofErr w:type="spellStart"/>
      <w:r w:rsidR="00394A62">
        <w:t>specifiy</w:t>
      </w:r>
      <w:proofErr w:type="spellEnd"/>
      <w:r w:rsidR="00394A62">
        <w:t xml:space="preserve"> the actual elevations.</w:t>
      </w:r>
    </w:p>
  </w:comment>
  <w:comment w:id="243" w:author="Jinlin Chen" w:date="2020-06-16T23:25:00Z" w:initials="JC">
    <w:p w14:paraId="1C89E285" w14:textId="41C67F69" w:rsidR="00F1790D" w:rsidRDefault="00F1790D">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246" w:author="Owen Lewis" w:date="2021-08-20T08:40:00Z" w:initials="OL">
    <w:p w14:paraId="3B5FC3AC" w14:textId="2DADDFB2" w:rsidR="002A25E9" w:rsidRDefault="002A25E9">
      <w:pPr>
        <w:pStyle w:val="CommentText"/>
      </w:pPr>
      <w:r>
        <w:rPr>
          <w:rStyle w:val="CommentReference"/>
        </w:rPr>
        <w:annotationRef/>
      </w:r>
      <w:r>
        <w:t>See text below suggesting that characterisation of their distributions is described here.</w:t>
      </w:r>
    </w:p>
  </w:comment>
  <w:comment w:id="247" w:author="Owen Lewis" w:date="2021-08-19T22:41:00Z" w:initials="OL">
    <w:p w14:paraId="76476A12" w14:textId="0F30FF0B" w:rsidR="00E973DE" w:rsidRDefault="00E973DE">
      <w:pPr>
        <w:pStyle w:val="CommentText"/>
      </w:pPr>
      <w:r>
        <w:rPr>
          <w:rStyle w:val="CommentReference"/>
        </w:rPr>
        <w:annotationRef/>
      </w:r>
      <w:r>
        <w:t>I think it will be easier for the reader to understand if you start with a</w:t>
      </w:r>
      <w:r w:rsidR="00ED0FCB">
        <w:t xml:space="preserve"> simple</w:t>
      </w:r>
      <w:r>
        <w:t xml:space="preserve"> overview of the basic </w:t>
      </w:r>
      <w:r w:rsidR="00ED0FCB">
        <w:t>design</w:t>
      </w:r>
      <w:r>
        <w:t xml:space="preserve"> of </w:t>
      </w:r>
      <w:r w:rsidR="00ED0FCB">
        <w:t>this part of the</w:t>
      </w:r>
      <w:r>
        <w:t xml:space="preserve"> </w:t>
      </w:r>
      <w:r w:rsidR="00ED0FCB">
        <w:t xml:space="preserve">study (exposing flies to different temperatures and </w:t>
      </w:r>
    </w:p>
  </w:comment>
  <w:comment w:id="262" w:author="Owen Lewis" w:date="2021-08-19T22:44:00Z" w:initials="OL">
    <w:p w14:paraId="7FA20CBB" w14:textId="2B5F35F8" w:rsidR="000E4119" w:rsidRDefault="000E4119">
      <w:pPr>
        <w:pStyle w:val="CommentText"/>
      </w:pPr>
      <w:r>
        <w:rPr>
          <w:rStyle w:val="CommentReference"/>
        </w:rPr>
        <w:annotationRef/>
      </w:r>
      <w:r>
        <w:t>Unclear what this means</w:t>
      </w:r>
    </w:p>
  </w:comment>
  <w:comment w:id="266" w:author="Owen Lewis" w:date="2021-08-19T22:46:00Z" w:initials="OL">
    <w:p w14:paraId="161128E8" w14:textId="72D6BD26" w:rsidR="006A7A78" w:rsidRDefault="006A7A78">
      <w:pPr>
        <w:pStyle w:val="CommentText"/>
      </w:pPr>
      <w:r>
        <w:rPr>
          <w:rStyle w:val="CommentReference"/>
        </w:rPr>
        <w:annotationRef/>
      </w:r>
      <w:r>
        <w:t>unclear</w:t>
      </w:r>
    </w:p>
  </w:comment>
  <w:comment w:id="268" w:author="Owen Lewis" w:date="2020-06-24T13:45:00Z" w:initials="OL">
    <w:p w14:paraId="1FF1CB29" w14:textId="3E455050" w:rsidR="00F1790D" w:rsidRDefault="00F1790D">
      <w:pPr>
        <w:pStyle w:val="CommentText"/>
      </w:pPr>
      <w:r>
        <w:rPr>
          <w:rStyle w:val="CommentReference"/>
        </w:rPr>
        <w:annotationRef/>
      </w:r>
      <w:r>
        <w:t>Need a justification /citation for using this approach</w:t>
      </w:r>
    </w:p>
  </w:comment>
  <w:comment w:id="269" w:author="Jinlin Chen" w:date="2020-07-23T21:28:00Z" w:initials="JC">
    <w:p w14:paraId="63AE514A" w14:textId="58DD3D88" w:rsidR="00F1790D" w:rsidRDefault="00F1790D">
      <w:pPr>
        <w:pStyle w:val="CommentText"/>
      </w:pPr>
      <w:r>
        <w:rPr>
          <w:rStyle w:val="CommentReference"/>
        </w:rPr>
        <w:annotationRef/>
      </w:r>
      <w:r>
        <w:t>Added</w:t>
      </w:r>
    </w:p>
  </w:comment>
  <w:comment w:id="273" w:author="Owen Lewis" w:date="2021-08-19T22:47:00Z" w:initials="OL">
    <w:p w14:paraId="47FA7874" w14:textId="1345EA8E" w:rsidR="00AD175F" w:rsidRDefault="00AD175F">
      <w:pPr>
        <w:pStyle w:val="CommentText"/>
      </w:pPr>
      <w:r>
        <w:rPr>
          <w:rStyle w:val="CommentReference"/>
        </w:rPr>
        <w:annotationRef/>
      </w:r>
      <w:r>
        <w:t xml:space="preserve">For Australian </w:t>
      </w:r>
      <w:r w:rsidRPr="00AD175F">
        <w:rPr>
          <w:i/>
          <w:iCs/>
        </w:rPr>
        <w:t>Drosophila</w:t>
      </w:r>
      <w:r>
        <w:t>?</w:t>
      </w:r>
    </w:p>
  </w:comment>
  <w:comment w:id="279" w:author="Owen Lewis" w:date="2021-08-20T08:41:00Z" w:initials="OL">
    <w:p w14:paraId="1DACB6B7" w14:textId="44AF34DB" w:rsidR="002A25E9" w:rsidRDefault="002A25E9">
      <w:pPr>
        <w:pStyle w:val="CommentText"/>
      </w:pPr>
      <w:r>
        <w:rPr>
          <w:rStyle w:val="CommentReference"/>
        </w:rPr>
        <w:annotationRef/>
      </w:r>
      <w:r>
        <w:t xml:space="preserve">I found this a bit confusing as worded (9 </w:t>
      </w:r>
      <w:r w:rsidR="00447E98">
        <w:t xml:space="preserve">gaps in a grid, 9 </w:t>
      </w:r>
      <w:proofErr w:type="gramStart"/>
      <w:r w:rsidR="00447E98">
        <w:t>species,  but</w:t>
      </w:r>
      <w:proofErr w:type="gramEnd"/>
      <w:r w:rsidR="00447E98">
        <w:t xml:space="preserve"> only 7 tubes per grid?)</w:t>
      </w:r>
    </w:p>
  </w:comment>
  <w:comment w:id="297" w:author="Owen Lewis" w:date="2021-08-20T08:42:00Z" w:initials="OL">
    <w:p w14:paraId="0386CBD4" w14:textId="05E84560" w:rsidR="00447E98" w:rsidRDefault="00447E98">
      <w:pPr>
        <w:pStyle w:val="CommentText"/>
      </w:pPr>
      <w:r>
        <w:rPr>
          <w:rStyle w:val="CommentReference"/>
        </w:rPr>
        <w:annotationRef/>
      </w:r>
      <w:proofErr w:type="gramStart"/>
      <w:r>
        <w:t>So</w:t>
      </w:r>
      <w:proofErr w:type="gramEnd"/>
      <w:r>
        <w:t xml:space="preserve"> spell out how many flies were assessed per species in total</w:t>
      </w:r>
    </w:p>
  </w:comment>
  <w:comment w:id="298" w:author="Owen Lewis" w:date="2021-08-19T22:43:00Z" w:initials="OL">
    <w:p w14:paraId="171A00C0" w14:textId="4061989C" w:rsidR="00706DED" w:rsidRDefault="00706DED">
      <w:pPr>
        <w:pStyle w:val="CommentText"/>
      </w:pPr>
      <w:r>
        <w:rPr>
          <w:rStyle w:val="CommentReference"/>
        </w:rPr>
        <w:annotationRef/>
      </w:r>
      <w:r>
        <w:t xml:space="preserve">I think the subheadings need to be adjusted to distinguish </w:t>
      </w:r>
      <w:r w:rsidR="00493960">
        <w:t xml:space="preserve">clearly </w:t>
      </w:r>
      <w:r>
        <w:t xml:space="preserve">between the two components to this study: thermal performance and then competition </w:t>
      </w:r>
      <w:r w:rsidR="00C310AC">
        <w:t>experiments</w:t>
      </w:r>
      <w:r w:rsidR="00493960">
        <w:t>.</w:t>
      </w:r>
      <w:r w:rsidR="00C310AC">
        <w:t xml:space="preserve"> I realise that some of the information is shared between them.</w:t>
      </w:r>
    </w:p>
  </w:comment>
  <w:comment w:id="315" w:author="Owen Lewis" w:date="2021-08-20T08:45:00Z" w:initials="OL">
    <w:p w14:paraId="5D18B059" w14:textId="20E7342A" w:rsidR="00D67952" w:rsidRDefault="00D67952">
      <w:pPr>
        <w:pStyle w:val="CommentText"/>
      </w:pPr>
      <w:r>
        <w:rPr>
          <w:rStyle w:val="CommentReference"/>
        </w:rPr>
        <w:annotationRef/>
      </w:r>
      <w:r w:rsidR="002C2961">
        <w:t>Needs to be explained – “breeding season” not defined or described elsewhere</w:t>
      </w:r>
    </w:p>
  </w:comment>
  <w:comment w:id="342" w:author="Owen Lewis" w:date="2021-08-20T08:50:00Z" w:initials="OL">
    <w:p w14:paraId="4639C71D" w14:textId="3BCFEB18" w:rsidR="0000748B" w:rsidRDefault="0000748B">
      <w:pPr>
        <w:pStyle w:val="CommentText"/>
      </w:pPr>
      <w:r>
        <w:rPr>
          <w:rStyle w:val="CommentReference"/>
        </w:rPr>
        <w:annotationRef/>
      </w:r>
      <w:r>
        <w:t>So why do both? Justify why one was chosen.</w:t>
      </w:r>
    </w:p>
  </w:comment>
  <w:comment w:id="332" w:author="Owen Lewis" w:date="2021-08-20T08:37:00Z" w:initials="OL">
    <w:p w14:paraId="507CDDC2" w14:textId="667DE588" w:rsidR="00805315" w:rsidRDefault="00805315">
      <w:pPr>
        <w:pStyle w:val="CommentText"/>
      </w:pPr>
      <w:r>
        <w:rPr>
          <w:rStyle w:val="CommentReference"/>
        </w:rPr>
        <w:annotationRef/>
      </w:r>
      <w:r>
        <w:t xml:space="preserve">I wonder if this section should be moved up into the section that is currently labelled ‘Field Distribution Survey’. Logically, it makes sense to me to first </w:t>
      </w:r>
      <w:r w:rsidR="00A14D72">
        <w:t>describe how you characterise</w:t>
      </w:r>
      <w:r>
        <w:t xml:space="preserve"> the distributions of </w:t>
      </w:r>
      <w:r w:rsidR="00A14D72">
        <w:t>component</w:t>
      </w:r>
      <w:r>
        <w:t xml:space="preserve"> species, and then </w:t>
      </w:r>
      <w:r w:rsidR="00A14D72">
        <w:t xml:space="preserve">describe how you </w:t>
      </w:r>
      <w:r>
        <w:t xml:space="preserve">explore the </w:t>
      </w:r>
      <w:r w:rsidR="00A14D72">
        <w:t>mechanisms</w:t>
      </w:r>
      <w:r>
        <w:t xml:space="preserve"> underlying these distributions in the lab</w:t>
      </w:r>
      <w:r w:rsidR="00A14D72">
        <w:t>.</w:t>
      </w:r>
      <w:r w:rsidR="002A25E9">
        <w:t xml:space="preserve"> </w:t>
      </w:r>
      <w:proofErr w:type="gramStart"/>
      <w:r w:rsidR="002A25E9">
        <w:t>So</w:t>
      </w:r>
      <w:proofErr w:type="gramEnd"/>
      <w:r w:rsidR="002A25E9">
        <w:t xml:space="preserve"> this is more about generating data than doing analyses.</w:t>
      </w:r>
      <w:r w:rsidR="00757782">
        <w:t xml:space="preserve"> Also, without doing this you are already referring to ‘lowland-biased species’ etc. before describing how you know th</w:t>
      </w:r>
      <w:r w:rsidR="008E6DD4">
        <w:t>eir elevational associations.</w:t>
      </w:r>
    </w:p>
  </w:comment>
  <w:comment w:id="351" w:author="Owen Lewis" w:date="2021-08-20T08:52:00Z" w:initials="OL">
    <w:p w14:paraId="715C2052" w14:textId="0150F380" w:rsidR="00C91827" w:rsidRDefault="00C91827">
      <w:pPr>
        <w:pStyle w:val="CommentText"/>
      </w:pPr>
      <w:r>
        <w:rPr>
          <w:rStyle w:val="CommentReference"/>
        </w:rPr>
        <w:annotationRef/>
      </w:r>
      <w:r w:rsidR="0053048C">
        <w:t>Unclear</w:t>
      </w:r>
    </w:p>
  </w:comment>
  <w:comment w:id="363" w:author="Owen Lewis" w:date="2021-08-20T08:54:00Z" w:initials="OL">
    <w:p w14:paraId="2C584785" w14:textId="7B736548" w:rsidR="00885B04" w:rsidRDefault="00885B04">
      <w:pPr>
        <w:pStyle w:val="CommentText"/>
      </w:pPr>
      <w:r>
        <w:rPr>
          <w:rStyle w:val="CommentReference"/>
        </w:rPr>
        <w:annotationRef/>
      </w:r>
      <w:r>
        <w:t>?</w:t>
      </w:r>
    </w:p>
  </w:comment>
  <w:comment w:id="408" w:author="Jinlin Chen" w:date="2021-08-13T10:48:00Z" w:initials="JC">
    <w:p w14:paraId="2FA4B30C" w14:textId="1445414E" w:rsidR="00401950" w:rsidRDefault="00401950">
      <w:pPr>
        <w:pStyle w:val="CommentText"/>
      </w:pPr>
      <w:r>
        <w:rPr>
          <w:rStyle w:val="CommentReference"/>
        </w:rPr>
        <w:annotationRef/>
      </w:r>
      <w:r>
        <w:t>This is based on the cladogram of the Drosophila species. May need phylogenetic tree. And need second person to check my analysis.</w:t>
      </w:r>
    </w:p>
  </w:comment>
  <w:comment w:id="409" w:author="Owen Lewis" w:date="2021-08-20T09:00:00Z" w:initials="OL">
    <w:p w14:paraId="2BA36A87" w14:textId="254E45A3" w:rsidR="00A30F16" w:rsidRDefault="00A30F16">
      <w:pPr>
        <w:pStyle w:val="CommentText"/>
      </w:pPr>
      <w:r>
        <w:rPr>
          <w:rStyle w:val="CommentReference"/>
        </w:rPr>
        <w:annotationRef/>
      </w:r>
      <w:r>
        <w:t>This is Discussion rather than Results</w:t>
      </w:r>
    </w:p>
  </w:comment>
  <w:comment w:id="412" w:author="Jinlin Chen" w:date="2020-09-02T13:55:00Z" w:initials="JC">
    <w:p w14:paraId="3E5CD129" w14:textId="5AE7A777" w:rsidR="00F1790D" w:rsidRDefault="00F1790D">
      <w:pPr>
        <w:pStyle w:val="CommentText"/>
      </w:pPr>
      <w:r>
        <w:rPr>
          <w:rStyle w:val="CommentReference"/>
        </w:rPr>
        <w:annotationRef/>
      </w:r>
      <w:r>
        <w:t>Phylogenetic correction! IMPORTANT</w:t>
      </w:r>
    </w:p>
  </w:comment>
  <w:comment w:id="413" w:author="Owen Lewis" w:date="2020-06-24T13:58:00Z" w:initials="OL">
    <w:p w14:paraId="52B88A7F" w14:textId="77777777" w:rsidR="00F1790D" w:rsidRDefault="00F1790D" w:rsidP="00A14342">
      <w:pPr>
        <w:pStyle w:val="CommentText"/>
      </w:pPr>
      <w:r>
        <w:rPr>
          <w:rStyle w:val="CommentReference"/>
        </w:rPr>
        <w:annotationRef/>
      </w:r>
      <w:r>
        <w:t>Throughout – need estimates and degrees of freedom to accompany the p values</w:t>
      </w:r>
    </w:p>
  </w:comment>
  <w:comment w:id="522" w:author="Jinlin Chen" w:date="2021-08-12T19:27:00Z" w:initials="JC">
    <w:p w14:paraId="2F57D45E" w14:textId="0424FD48" w:rsidR="0094012B" w:rsidRDefault="0094012B">
      <w:pPr>
        <w:pStyle w:val="CommentText"/>
      </w:pPr>
      <w:r>
        <w:rPr>
          <w:rStyle w:val="CommentReference"/>
        </w:rPr>
        <w:annotationRef/>
      </w:r>
      <w:r>
        <w:rPr>
          <w:rFonts w:ascii="Arial" w:hAnsi="Arial" w:cs="Arial"/>
          <w:lang w:val="en-US"/>
        </w:rPr>
        <w:t xml:space="preserve">maybe it’s due to difference in the time of experiment: </w:t>
      </w:r>
      <w:r w:rsidRPr="0094012B">
        <w:t xml:space="preserve">In March–May 2012, 35 </w:t>
      </w:r>
      <w:proofErr w:type="spellStart"/>
      <w:r w:rsidRPr="0094012B">
        <w:t>isofemale</w:t>
      </w:r>
      <w:proofErr w:type="spellEnd"/>
      <w:r w:rsidRPr="0094012B">
        <w:t xml:space="preserve"> lines from two sites at the top and bottom of both the Mt Edith and </w:t>
      </w:r>
      <w:proofErr w:type="spellStart"/>
      <w:r w:rsidRPr="0094012B">
        <w:t>Paluma</w:t>
      </w:r>
      <w:proofErr w:type="spellEnd"/>
      <w:r w:rsidRPr="0094012B">
        <w:t xml:space="preserve"> gradients were collected and reared through two generations to large numbers under laboratory conditions. They were then subjected to a line cross design within collecting sites</w:t>
      </w:r>
    </w:p>
  </w:comment>
  <w:comment w:id="549" w:author="Jinlin Chen" w:date="2021-08-11T15:38:00Z" w:initials="JC">
    <w:p w14:paraId="372EA87E" w14:textId="77777777" w:rsidR="00C30E88" w:rsidRDefault="00C30E88">
      <w:pPr>
        <w:pStyle w:val="CommentText"/>
      </w:pPr>
      <w:r>
        <w:rPr>
          <w:rStyle w:val="CommentReference"/>
        </w:rPr>
        <w:annotationRef/>
      </w:r>
      <w:r>
        <w:t xml:space="preserve">Is this figure necessary? Or should I replace it with a table summarizing the statistic outcome? </w:t>
      </w:r>
    </w:p>
    <w:p w14:paraId="15777D2A" w14:textId="77777777" w:rsidR="00C30E88" w:rsidRDefault="00C30E88">
      <w:pPr>
        <w:pStyle w:val="CommentText"/>
      </w:pPr>
    </w:p>
    <w:p w14:paraId="76038F4B" w14:textId="413BFA00" w:rsidR="00C30E88" w:rsidRDefault="00C30E88">
      <w:pPr>
        <w:pStyle w:val="CommentText"/>
      </w:pPr>
      <w:r>
        <w:t xml:space="preserve">The figure will be made prettier </w:t>
      </w:r>
      <w:r w:rsidRPr="00C30E88">
        <w:t>aesthetically</w:t>
      </w:r>
      <w:r>
        <w:t>.</w:t>
      </w:r>
    </w:p>
  </w:comment>
  <w:comment w:id="550" w:author="Owen Lewis" w:date="2021-08-20T10:00:00Z" w:initials="OL">
    <w:p w14:paraId="7D5C5415" w14:textId="502440BF" w:rsidR="00243604" w:rsidRDefault="00243604">
      <w:pPr>
        <w:pStyle w:val="CommentText"/>
      </w:pPr>
      <w:r>
        <w:rPr>
          <w:rStyle w:val="CommentReference"/>
        </w:rPr>
        <w:annotationRef/>
      </w:r>
      <w:r>
        <w:t>I like the figure!</w:t>
      </w:r>
    </w:p>
  </w:comment>
  <w:comment w:id="551" w:author="Owen Lewis" w:date="2021-08-20T10:01:00Z" w:initials="OL">
    <w:p w14:paraId="11658656" w14:textId="6BD849AF" w:rsidR="007644E9" w:rsidRDefault="007644E9">
      <w:pPr>
        <w:pStyle w:val="CommentText"/>
      </w:pPr>
      <w:r>
        <w:rPr>
          <w:rStyle w:val="CommentReference"/>
        </w:rPr>
        <w:annotationRef/>
      </w:r>
      <w:r>
        <w:t>Need to define ‘</w:t>
      </w:r>
      <w:proofErr w:type="spellStart"/>
      <w:r>
        <w:t>Centered</w:t>
      </w:r>
      <w:proofErr w:type="spellEnd"/>
      <w:r>
        <w:t xml:space="preserve"> Elevation in the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8AC616" w15:done="0"/>
  <w15:commentEx w15:paraId="56817238" w15:done="0"/>
  <w15:commentEx w15:paraId="1D4B7127" w15:done="0"/>
  <w15:commentEx w15:paraId="00FB0299" w15:paraIdParent="1D4B7127" w15:done="0"/>
  <w15:commentEx w15:paraId="6FFCB4FC" w15:done="0"/>
  <w15:commentEx w15:paraId="5B0443BD" w15:done="0"/>
  <w15:commentEx w15:paraId="03BE4591" w15:done="0"/>
  <w15:commentEx w15:paraId="6CA52A91" w15:done="0"/>
  <w15:commentEx w15:paraId="1636403D" w15:done="0"/>
  <w15:commentEx w15:paraId="1686D157" w15:done="0"/>
  <w15:commentEx w15:paraId="7017AA2B" w15:done="0"/>
  <w15:commentEx w15:paraId="1C89E285" w15:done="0"/>
  <w15:commentEx w15:paraId="3B5FC3AC" w15:done="0"/>
  <w15:commentEx w15:paraId="76476A12" w15:done="0"/>
  <w15:commentEx w15:paraId="7FA20CBB" w15:done="0"/>
  <w15:commentEx w15:paraId="161128E8" w15:done="0"/>
  <w15:commentEx w15:paraId="1FF1CB29" w15:done="0"/>
  <w15:commentEx w15:paraId="63AE514A" w15:paraIdParent="1FF1CB29" w15:done="0"/>
  <w15:commentEx w15:paraId="47FA7874" w15:done="0"/>
  <w15:commentEx w15:paraId="1DACB6B7" w15:done="0"/>
  <w15:commentEx w15:paraId="0386CBD4" w15:done="0"/>
  <w15:commentEx w15:paraId="171A00C0" w15:done="0"/>
  <w15:commentEx w15:paraId="5D18B059" w15:done="0"/>
  <w15:commentEx w15:paraId="4639C71D" w15:done="0"/>
  <w15:commentEx w15:paraId="507CDDC2" w15:done="0"/>
  <w15:commentEx w15:paraId="715C2052" w15:done="0"/>
  <w15:commentEx w15:paraId="2C584785" w15:done="0"/>
  <w15:commentEx w15:paraId="2FA4B30C" w15:done="0"/>
  <w15:commentEx w15:paraId="2BA36A87" w15:done="0"/>
  <w15:commentEx w15:paraId="3E5CD129" w15:done="0"/>
  <w15:commentEx w15:paraId="52B88A7F" w15:done="0"/>
  <w15:commentEx w15:paraId="2F57D45E" w15:done="0"/>
  <w15:commentEx w15:paraId="76038F4B" w15:done="0"/>
  <w15:commentEx w15:paraId="7D5C5415" w15:paraIdParent="76038F4B" w15:done="0"/>
  <w15:commentEx w15:paraId="116586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9F4B1" w16cex:dateUtc="2021-08-20T08:30:00Z"/>
  <w16cex:commentExtensible w16cex:durableId="24C91750" w16cex:dateUtc="2021-08-19T16:45:00Z"/>
  <w16cex:commentExtensible w16cex:durableId="24C0CB29" w16cex:dateUtc="2021-08-13T09:42:00Z"/>
  <w16cex:commentExtensible w16cex:durableId="24C9EFB3" w16cex:dateUtc="2021-08-20T08:09:00Z"/>
  <w16cex:commentExtensible w16cex:durableId="24C9F51E" w16cex:dateUtc="2021-08-20T08:32:00Z"/>
  <w16cex:commentExtensible w16cex:durableId="24C92037" w16cex:dateUtc="2021-08-19T17:23:00Z"/>
  <w16cex:commentExtensible w16cex:durableId="24C9209F" w16cex:dateUtc="2021-08-19T17:25:00Z"/>
  <w16cex:commentExtensible w16cex:durableId="22DCFBDD" w16cex:dateUtc="2020-08-11T10:13:00Z"/>
  <w16cex:commentExtensible w16cex:durableId="24C95763" w16cex:dateUtc="2021-08-19T21:19:00Z"/>
  <w16cex:commentExtensible w16cex:durableId="24C95BE4" w16cex:dateUtc="2021-08-19T21:38:00Z"/>
  <w16cex:commentExtensible w16cex:durableId="24C95C17" w16cex:dateUtc="2021-08-19T21:39:00Z"/>
  <w16cex:commentExtensible w16cex:durableId="2293D381" w16cex:dateUtc="2020-06-16T22:25:00Z"/>
  <w16cex:commentExtensible w16cex:durableId="24C9E8E9" w16cex:dateUtc="2021-08-20T07:40:00Z"/>
  <w16cex:commentExtensible w16cex:durableId="24C95C91" w16cex:dateUtc="2021-08-19T21:41:00Z"/>
  <w16cex:commentExtensible w16cex:durableId="24C95D52" w16cex:dateUtc="2021-08-19T21:44:00Z"/>
  <w16cex:commentExtensible w16cex:durableId="24C95DB2" w16cex:dateUtc="2021-08-19T21:46:00Z"/>
  <w16cex:commentExtensible w16cex:durableId="229DD797" w16cex:dateUtc="2020-06-24T12:45:00Z"/>
  <w16cex:commentExtensible w16cex:durableId="22C47F95" w16cex:dateUtc="2020-07-23T20:28:00Z"/>
  <w16cex:commentExtensible w16cex:durableId="24C95E0F" w16cex:dateUtc="2021-08-19T21:47:00Z"/>
  <w16cex:commentExtensible w16cex:durableId="24C9E933" w16cex:dateUtc="2021-08-20T07:41:00Z"/>
  <w16cex:commentExtensible w16cex:durableId="24C9E976" w16cex:dateUtc="2021-08-20T07:42:00Z"/>
  <w16cex:commentExtensible w16cex:durableId="24C95CFB" w16cex:dateUtc="2021-08-19T21:43:00Z"/>
  <w16cex:commentExtensible w16cex:durableId="24C9EA34" w16cex:dateUtc="2021-08-20T07:45:00Z"/>
  <w16cex:commentExtensible w16cex:durableId="24C9EB4E" w16cex:dateUtc="2021-08-20T07:50:00Z"/>
  <w16cex:commentExtensible w16cex:durableId="24C9E859" w16cex:dateUtc="2021-08-20T07:37:00Z"/>
  <w16cex:commentExtensible w16cex:durableId="24C9EBDD" w16cex:dateUtc="2021-08-20T07:52:00Z"/>
  <w16cex:commentExtensible w16cex:durableId="24C9EC41" w16cex:dateUtc="2021-08-20T07:54:00Z"/>
  <w16cex:commentExtensible w16cex:durableId="24C0CC93" w16cex:dateUtc="2021-08-13T09:48:00Z"/>
  <w16cex:commentExtensible w16cex:durableId="24C9EDA6" w16cex:dateUtc="2021-08-20T08:00:00Z"/>
  <w16cex:commentExtensible w16cex:durableId="22FA22C2" w16cex:dateUtc="2020-09-02T12:55:00Z"/>
  <w16cex:commentExtensible w16cex:durableId="229DDA7F" w16cex:dateUtc="2020-06-24T12:58:00Z"/>
  <w16cex:commentExtensible w16cex:durableId="24BFF496" w16cex:dateUtc="2021-08-12T18:27:00Z"/>
  <w16cex:commentExtensible w16cex:durableId="24BE6D8D" w16cex:dateUtc="2021-08-11T14:38:00Z"/>
  <w16cex:commentExtensible w16cex:durableId="24C9FBCB" w16cex:dateUtc="2021-08-20T09:00:00Z"/>
  <w16cex:commentExtensible w16cex:durableId="24C9FBDE" w16cex:dateUtc="2021-08-20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8AC616" w16cid:durableId="24C9F4B1"/>
  <w16cid:commentId w16cid:paraId="56817238" w16cid:durableId="24C91750"/>
  <w16cid:commentId w16cid:paraId="1D4B7127" w16cid:durableId="24C0CB29"/>
  <w16cid:commentId w16cid:paraId="00FB0299" w16cid:durableId="24C9EFB3"/>
  <w16cid:commentId w16cid:paraId="6FFCB4FC" w16cid:durableId="24C9F51E"/>
  <w16cid:commentId w16cid:paraId="5B0443BD" w16cid:durableId="24C92037"/>
  <w16cid:commentId w16cid:paraId="03BE4591" w16cid:durableId="24C9209F"/>
  <w16cid:commentId w16cid:paraId="6CA52A91" w16cid:durableId="22DCFBDD"/>
  <w16cid:commentId w16cid:paraId="1636403D" w16cid:durableId="24C95763"/>
  <w16cid:commentId w16cid:paraId="1686D157" w16cid:durableId="24C95BE4"/>
  <w16cid:commentId w16cid:paraId="7017AA2B" w16cid:durableId="24C95C17"/>
  <w16cid:commentId w16cid:paraId="1C89E285" w16cid:durableId="2293D381"/>
  <w16cid:commentId w16cid:paraId="3B5FC3AC" w16cid:durableId="24C9E8E9"/>
  <w16cid:commentId w16cid:paraId="76476A12" w16cid:durableId="24C95C91"/>
  <w16cid:commentId w16cid:paraId="7FA20CBB" w16cid:durableId="24C95D52"/>
  <w16cid:commentId w16cid:paraId="161128E8" w16cid:durableId="24C95DB2"/>
  <w16cid:commentId w16cid:paraId="1FF1CB29" w16cid:durableId="229DD797"/>
  <w16cid:commentId w16cid:paraId="63AE514A" w16cid:durableId="22C47F95"/>
  <w16cid:commentId w16cid:paraId="47FA7874" w16cid:durableId="24C95E0F"/>
  <w16cid:commentId w16cid:paraId="1DACB6B7" w16cid:durableId="24C9E933"/>
  <w16cid:commentId w16cid:paraId="0386CBD4" w16cid:durableId="24C9E976"/>
  <w16cid:commentId w16cid:paraId="171A00C0" w16cid:durableId="24C95CFB"/>
  <w16cid:commentId w16cid:paraId="5D18B059" w16cid:durableId="24C9EA34"/>
  <w16cid:commentId w16cid:paraId="4639C71D" w16cid:durableId="24C9EB4E"/>
  <w16cid:commentId w16cid:paraId="507CDDC2" w16cid:durableId="24C9E859"/>
  <w16cid:commentId w16cid:paraId="715C2052" w16cid:durableId="24C9EBDD"/>
  <w16cid:commentId w16cid:paraId="2C584785" w16cid:durableId="24C9EC41"/>
  <w16cid:commentId w16cid:paraId="2FA4B30C" w16cid:durableId="24C0CC93"/>
  <w16cid:commentId w16cid:paraId="2BA36A87" w16cid:durableId="24C9EDA6"/>
  <w16cid:commentId w16cid:paraId="3E5CD129" w16cid:durableId="22FA22C2"/>
  <w16cid:commentId w16cid:paraId="52B88A7F" w16cid:durableId="229DDA7F"/>
  <w16cid:commentId w16cid:paraId="2F57D45E" w16cid:durableId="24BFF496"/>
  <w16cid:commentId w16cid:paraId="76038F4B" w16cid:durableId="24BE6D8D"/>
  <w16cid:commentId w16cid:paraId="7D5C5415" w16cid:durableId="24C9FBCB"/>
  <w16cid:commentId w16cid:paraId="11658656" w16cid:durableId="24C9F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96E36" w14:textId="77777777" w:rsidR="00F30D3F" w:rsidRDefault="00F30D3F" w:rsidP="00840752">
      <w:r>
        <w:separator/>
      </w:r>
    </w:p>
  </w:endnote>
  <w:endnote w:type="continuationSeparator" w:id="0">
    <w:p w14:paraId="0528BC58" w14:textId="77777777" w:rsidR="00F30D3F" w:rsidRDefault="00F30D3F"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513D" w14:textId="77777777" w:rsidR="00F30D3F" w:rsidRDefault="00F30D3F" w:rsidP="00840752">
      <w:r>
        <w:separator/>
      </w:r>
    </w:p>
  </w:footnote>
  <w:footnote w:type="continuationSeparator" w:id="0">
    <w:p w14:paraId="7DDF7383" w14:textId="77777777" w:rsidR="00F30D3F" w:rsidRDefault="00F30D3F"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wen Lewis">
    <w15:presenceInfo w15:providerId="AD" w15:userId="S::zool0376@ox.ac.uk::5d885d73-06b1-4097-b72e-dbf0d664e9ad"/>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128B8"/>
    <w:rsid w:val="00013562"/>
    <w:rsid w:val="00016199"/>
    <w:rsid w:val="00017D17"/>
    <w:rsid w:val="0002329C"/>
    <w:rsid w:val="0002365C"/>
    <w:rsid w:val="00023DFA"/>
    <w:rsid w:val="000248A0"/>
    <w:rsid w:val="00025164"/>
    <w:rsid w:val="00025301"/>
    <w:rsid w:val="000270BE"/>
    <w:rsid w:val="000275A7"/>
    <w:rsid w:val="00030020"/>
    <w:rsid w:val="00030234"/>
    <w:rsid w:val="000323D3"/>
    <w:rsid w:val="00034A52"/>
    <w:rsid w:val="0003504A"/>
    <w:rsid w:val="00035188"/>
    <w:rsid w:val="00036A2A"/>
    <w:rsid w:val="000377CB"/>
    <w:rsid w:val="00040354"/>
    <w:rsid w:val="000441E7"/>
    <w:rsid w:val="00044B2C"/>
    <w:rsid w:val="000452CA"/>
    <w:rsid w:val="00045B7F"/>
    <w:rsid w:val="00046745"/>
    <w:rsid w:val="00046F64"/>
    <w:rsid w:val="000503B9"/>
    <w:rsid w:val="0005107A"/>
    <w:rsid w:val="000523B5"/>
    <w:rsid w:val="000529FD"/>
    <w:rsid w:val="000531B6"/>
    <w:rsid w:val="0005376D"/>
    <w:rsid w:val="00054B94"/>
    <w:rsid w:val="00055EB7"/>
    <w:rsid w:val="00056D0F"/>
    <w:rsid w:val="000570CB"/>
    <w:rsid w:val="00057866"/>
    <w:rsid w:val="00057D30"/>
    <w:rsid w:val="0006153E"/>
    <w:rsid w:val="0006183D"/>
    <w:rsid w:val="000625C0"/>
    <w:rsid w:val="000643AA"/>
    <w:rsid w:val="00066A1E"/>
    <w:rsid w:val="00066D54"/>
    <w:rsid w:val="00070168"/>
    <w:rsid w:val="00071151"/>
    <w:rsid w:val="000773AE"/>
    <w:rsid w:val="00077658"/>
    <w:rsid w:val="000777B9"/>
    <w:rsid w:val="000809E7"/>
    <w:rsid w:val="00081E42"/>
    <w:rsid w:val="00083CBD"/>
    <w:rsid w:val="000852EC"/>
    <w:rsid w:val="000855AC"/>
    <w:rsid w:val="0008726C"/>
    <w:rsid w:val="0009020B"/>
    <w:rsid w:val="0009103F"/>
    <w:rsid w:val="00092038"/>
    <w:rsid w:val="0009229E"/>
    <w:rsid w:val="000958FD"/>
    <w:rsid w:val="00097048"/>
    <w:rsid w:val="00097531"/>
    <w:rsid w:val="0009777A"/>
    <w:rsid w:val="00097BA0"/>
    <w:rsid w:val="000A40C3"/>
    <w:rsid w:val="000A7638"/>
    <w:rsid w:val="000B00DD"/>
    <w:rsid w:val="000B194D"/>
    <w:rsid w:val="000B4179"/>
    <w:rsid w:val="000B51F0"/>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1B40"/>
    <w:rsid w:val="000F2D71"/>
    <w:rsid w:val="000F3FBE"/>
    <w:rsid w:val="000F4132"/>
    <w:rsid w:val="000F50F9"/>
    <w:rsid w:val="000F5489"/>
    <w:rsid w:val="000F66DF"/>
    <w:rsid w:val="001001AB"/>
    <w:rsid w:val="0010270E"/>
    <w:rsid w:val="0010276F"/>
    <w:rsid w:val="00104A5C"/>
    <w:rsid w:val="00106141"/>
    <w:rsid w:val="00107DA2"/>
    <w:rsid w:val="0011067B"/>
    <w:rsid w:val="00110D5A"/>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F0B"/>
    <w:rsid w:val="00152FA0"/>
    <w:rsid w:val="001544E2"/>
    <w:rsid w:val="001555F7"/>
    <w:rsid w:val="00155DA6"/>
    <w:rsid w:val="00156838"/>
    <w:rsid w:val="00157433"/>
    <w:rsid w:val="00160C58"/>
    <w:rsid w:val="00165C8E"/>
    <w:rsid w:val="00170F0B"/>
    <w:rsid w:val="001714D5"/>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37F5"/>
    <w:rsid w:val="001A440C"/>
    <w:rsid w:val="001A4CF9"/>
    <w:rsid w:val="001A5425"/>
    <w:rsid w:val="001A5AA6"/>
    <w:rsid w:val="001A6174"/>
    <w:rsid w:val="001A7465"/>
    <w:rsid w:val="001A784A"/>
    <w:rsid w:val="001A7D36"/>
    <w:rsid w:val="001B2B3E"/>
    <w:rsid w:val="001B4BA0"/>
    <w:rsid w:val="001B6BF7"/>
    <w:rsid w:val="001B72D6"/>
    <w:rsid w:val="001C14AA"/>
    <w:rsid w:val="001C3034"/>
    <w:rsid w:val="001C52D6"/>
    <w:rsid w:val="001C6D59"/>
    <w:rsid w:val="001C6FA4"/>
    <w:rsid w:val="001D1178"/>
    <w:rsid w:val="001D23F0"/>
    <w:rsid w:val="001D27E4"/>
    <w:rsid w:val="001D33EE"/>
    <w:rsid w:val="001D62CE"/>
    <w:rsid w:val="001D7781"/>
    <w:rsid w:val="001E2217"/>
    <w:rsid w:val="001E3BEE"/>
    <w:rsid w:val="001E4624"/>
    <w:rsid w:val="001E5610"/>
    <w:rsid w:val="001E5951"/>
    <w:rsid w:val="001E5C45"/>
    <w:rsid w:val="001E64D3"/>
    <w:rsid w:val="001F10CA"/>
    <w:rsid w:val="001F1BE3"/>
    <w:rsid w:val="001F4734"/>
    <w:rsid w:val="001F50EB"/>
    <w:rsid w:val="00204C7D"/>
    <w:rsid w:val="00204FDD"/>
    <w:rsid w:val="002061BE"/>
    <w:rsid w:val="002061ED"/>
    <w:rsid w:val="00206969"/>
    <w:rsid w:val="00207043"/>
    <w:rsid w:val="00211590"/>
    <w:rsid w:val="002118E3"/>
    <w:rsid w:val="00211DCF"/>
    <w:rsid w:val="00212232"/>
    <w:rsid w:val="00212990"/>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7551"/>
    <w:rsid w:val="0026067A"/>
    <w:rsid w:val="002609B7"/>
    <w:rsid w:val="002615B2"/>
    <w:rsid w:val="002634D0"/>
    <w:rsid w:val="00264929"/>
    <w:rsid w:val="00265F6F"/>
    <w:rsid w:val="002663CF"/>
    <w:rsid w:val="00266D81"/>
    <w:rsid w:val="00266E82"/>
    <w:rsid w:val="0026735A"/>
    <w:rsid w:val="00270432"/>
    <w:rsid w:val="00270BB1"/>
    <w:rsid w:val="00271FFC"/>
    <w:rsid w:val="00272FE4"/>
    <w:rsid w:val="00276E88"/>
    <w:rsid w:val="00276F9C"/>
    <w:rsid w:val="002773A1"/>
    <w:rsid w:val="00277DEC"/>
    <w:rsid w:val="00280040"/>
    <w:rsid w:val="0028109F"/>
    <w:rsid w:val="00283344"/>
    <w:rsid w:val="00283590"/>
    <w:rsid w:val="00283CDC"/>
    <w:rsid w:val="00284DA4"/>
    <w:rsid w:val="00285516"/>
    <w:rsid w:val="002855B7"/>
    <w:rsid w:val="00285D2D"/>
    <w:rsid w:val="00287EB7"/>
    <w:rsid w:val="00290ED3"/>
    <w:rsid w:val="00291B32"/>
    <w:rsid w:val="00291C3D"/>
    <w:rsid w:val="0029274B"/>
    <w:rsid w:val="00292EB4"/>
    <w:rsid w:val="002A0FC2"/>
    <w:rsid w:val="002A1A1A"/>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D0182"/>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59E7"/>
    <w:rsid w:val="002F6605"/>
    <w:rsid w:val="00300486"/>
    <w:rsid w:val="00300986"/>
    <w:rsid w:val="00301A69"/>
    <w:rsid w:val="00301C6A"/>
    <w:rsid w:val="00302A7A"/>
    <w:rsid w:val="0030427E"/>
    <w:rsid w:val="003076EC"/>
    <w:rsid w:val="0031192D"/>
    <w:rsid w:val="00312086"/>
    <w:rsid w:val="00312B6E"/>
    <w:rsid w:val="00313720"/>
    <w:rsid w:val="00313A52"/>
    <w:rsid w:val="003145DF"/>
    <w:rsid w:val="003161D3"/>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F1"/>
    <w:rsid w:val="00397B32"/>
    <w:rsid w:val="00397D9B"/>
    <w:rsid w:val="003A1424"/>
    <w:rsid w:val="003A1A47"/>
    <w:rsid w:val="003A1DE6"/>
    <w:rsid w:val="003A483E"/>
    <w:rsid w:val="003B3F78"/>
    <w:rsid w:val="003B3FA1"/>
    <w:rsid w:val="003B4C7F"/>
    <w:rsid w:val="003B54B1"/>
    <w:rsid w:val="003B5783"/>
    <w:rsid w:val="003B6A4E"/>
    <w:rsid w:val="003B71D1"/>
    <w:rsid w:val="003C074A"/>
    <w:rsid w:val="003C1941"/>
    <w:rsid w:val="003C1F13"/>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397"/>
    <w:rsid w:val="0041591E"/>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5C40"/>
    <w:rsid w:val="00476283"/>
    <w:rsid w:val="00476545"/>
    <w:rsid w:val="00480686"/>
    <w:rsid w:val="004831B0"/>
    <w:rsid w:val="0048411F"/>
    <w:rsid w:val="004868C2"/>
    <w:rsid w:val="00487D00"/>
    <w:rsid w:val="00493960"/>
    <w:rsid w:val="00496A15"/>
    <w:rsid w:val="0049735E"/>
    <w:rsid w:val="0049794D"/>
    <w:rsid w:val="004A0E81"/>
    <w:rsid w:val="004A2D8A"/>
    <w:rsid w:val="004A4273"/>
    <w:rsid w:val="004A4A02"/>
    <w:rsid w:val="004A7AE0"/>
    <w:rsid w:val="004B0098"/>
    <w:rsid w:val="004B0DCA"/>
    <w:rsid w:val="004B1777"/>
    <w:rsid w:val="004B1834"/>
    <w:rsid w:val="004B1CAD"/>
    <w:rsid w:val="004B324E"/>
    <w:rsid w:val="004B3EB0"/>
    <w:rsid w:val="004B48E3"/>
    <w:rsid w:val="004B5E2F"/>
    <w:rsid w:val="004B67C0"/>
    <w:rsid w:val="004C1022"/>
    <w:rsid w:val="004C10D9"/>
    <w:rsid w:val="004C1552"/>
    <w:rsid w:val="004C2B68"/>
    <w:rsid w:val="004C2D8E"/>
    <w:rsid w:val="004C373B"/>
    <w:rsid w:val="004C4A5B"/>
    <w:rsid w:val="004C607B"/>
    <w:rsid w:val="004C63E1"/>
    <w:rsid w:val="004C6A7D"/>
    <w:rsid w:val="004D034F"/>
    <w:rsid w:val="004D0AFB"/>
    <w:rsid w:val="004D12BB"/>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4EE"/>
    <w:rsid w:val="00522152"/>
    <w:rsid w:val="00523637"/>
    <w:rsid w:val="00523F7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23C6"/>
    <w:rsid w:val="0055295A"/>
    <w:rsid w:val="00553EFC"/>
    <w:rsid w:val="00554385"/>
    <w:rsid w:val="00555B2D"/>
    <w:rsid w:val="005622F3"/>
    <w:rsid w:val="0056254E"/>
    <w:rsid w:val="00563483"/>
    <w:rsid w:val="00567C90"/>
    <w:rsid w:val="00570DB3"/>
    <w:rsid w:val="00575F70"/>
    <w:rsid w:val="005766CD"/>
    <w:rsid w:val="00577CBB"/>
    <w:rsid w:val="005808BA"/>
    <w:rsid w:val="00581374"/>
    <w:rsid w:val="00581D1F"/>
    <w:rsid w:val="00584618"/>
    <w:rsid w:val="005966FE"/>
    <w:rsid w:val="00597390"/>
    <w:rsid w:val="005973D5"/>
    <w:rsid w:val="0059764D"/>
    <w:rsid w:val="005A05F8"/>
    <w:rsid w:val="005B0470"/>
    <w:rsid w:val="005B18C8"/>
    <w:rsid w:val="005B1ECD"/>
    <w:rsid w:val="005B4F17"/>
    <w:rsid w:val="005B78EB"/>
    <w:rsid w:val="005B7EDE"/>
    <w:rsid w:val="005C0A2E"/>
    <w:rsid w:val="005C186F"/>
    <w:rsid w:val="005C1F19"/>
    <w:rsid w:val="005C5B7E"/>
    <w:rsid w:val="005C5D02"/>
    <w:rsid w:val="005C66DA"/>
    <w:rsid w:val="005C6AEF"/>
    <w:rsid w:val="005C6E03"/>
    <w:rsid w:val="005C72B0"/>
    <w:rsid w:val="005C76E3"/>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30E"/>
    <w:rsid w:val="005F08FD"/>
    <w:rsid w:val="005F3066"/>
    <w:rsid w:val="005F4637"/>
    <w:rsid w:val="005F7E72"/>
    <w:rsid w:val="006001F1"/>
    <w:rsid w:val="006014A8"/>
    <w:rsid w:val="00603066"/>
    <w:rsid w:val="00603DF5"/>
    <w:rsid w:val="00606F71"/>
    <w:rsid w:val="006123A7"/>
    <w:rsid w:val="00612A76"/>
    <w:rsid w:val="006132F4"/>
    <w:rsid w:val="00613622"/>
    <w:rsid w:val="00616CDE"/>
    <w:rsid w:val="006171F7"/>
    <w:rsid w:val="00617302"/>
    <w:rsid w:val="006215AB"/>
    <w:rsid w:val="00622321"/>
    <w:rsid w:val="00623168"/>
    <w:rsid w:val="0062548F"/>
    <w:rsid w:val="00626F69"/>
    <w:rsid w:val="00627762"/>
    <w:rsid w:val="00627999"/>
    <w:rsid w:val="006279A6"/>
    <w:rsid w:val="006305E7"/>
    <w:rsid w:val="006354ED"/>
    <w:rsid w:val="006427B6"/>
    <w:rsid w:val="00642958"/>
    <w:rsid w:val="00643CEC"/>
    <w:rsid w:val="00645BDA"/>
    <w:rsid w:val="006460B5"/>
    <w:rsid w:val="00647EB5"/>
    <w:rsid w:val="006501EB"/>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E64"/>
    <w:rsid w:val="00684B5B"/>
    <w:rsid w:val="00687824"/>
    <w:rsid w:val="00687F5B"/>
    <w:rsid w:val="006901FD"/>
    <w:rsid w:val="00692662"/>
    <w:rsid w:val="00692B23"/>
    <w:rsid w:val="00692C98"/>
    <w:rsid w:val="00696FE4"/>
    <w:rsid w:val="00697000"/>
    <w:rsid w:val="006A1435"/>
    <w:rsid w:val="006A15C0"/>
    <w:rsid w:val="006A1AAC"/>
    <w:rsid w:val="006A2E9B"/>
    <w:rsid w:val="006A5712"/>
    <w:rsid w:val="006A6104"/>
    <w:rsid w:val="006A7A78"/>
    <w:rsid w:val="006B0073"/>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3017"/>
    <w:rsid w:val="006D351F"/>
    <w:rsid w:val="006D53E8"/>
    <w:rsid w:val="006D55D4"/>
    <w:rsid w:val="006D67F0"/>
    <w:rsid w:val="006D6BAB"/>
    <w:rsid w:val="006E0D62"/>
    <w:rsid w:val="006E3434"/>
    <w:rsid w:val="006E37CA"/>
    <w:rsid w:val="006E6463"/>
    <w:rsid w:val="006E6F28"/>
    <w:rsid w:val="006E70B7"/>
    <w:rsid w:val="006E7322"/>
    <w:rsid w:val="006F1C62"/>
    <w:rsid w:val="006F1D14"/>
    <w:rsid w:val="006F4025"/>
    <w:rsid w:val="006F5AFA"/>
    <w:rsid w:val="006F7D5C"/>
    <w:rsid w:val="00702804"/>
    <w:rsid w:val="00705C43"/>
    <w:rsid w:val="0070603B"/>
    <w:rsid w:val="00706DED"/>
    <w:rsid w:val="00707245"/>
    <w:rsid w:val="00710821"/>
    <w:rsid w:val="00710ED7"/>
    <w:rsid w:val="007120AC"/>
    <w:rsid w:val="007138E1"/>
    <w:rsid w:val="0071591D"/>
    <w:rsid w:val="007163CD"/>
    <w:rsid w:val="007220E1"/>
    <w:rsid w:val="00722341"/>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B9A"/>
    <w:rsid w:val="007C2A19"/>
    <w:rsid w:val="007C3FD1"/>
    <w:rsid w:val="007C40BB"/>
    <w:rsid w:val="007C66C5"/>
    <w:rsid w:val="007D05A1"/>
    <w:rsid w:val="007D09BC"/>
    <w:rsid w:val="007D2035"/>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863"/>
    <w:rsid w:val="00827421"/>
    <w:rsid w:val="00830FCC"/>
    <w:rsid w:val="00831F16"/>
    <w:rsid w:val="00832B6A"/>
    <w:rsid w:val="00833A70"/>
    <w:rsid w:val="008354ED"/>
    <w:rsid w:val="00837EBC"/>
    <w:rsid w:val="0084003C"/>
    <w:rsid w:val="00840752"/>
    <w:rsid w:val="00840DD3"/>
    <w:rsid w:val="0084112D"/>
    <w:rsid w:val="00841D64"/>
    <w:rsid w:val="00841FF8"/>
    <w:rsid w:val="00843CFE"/>
    <w:rsid w:val="00844B36"/>
    <w:rsid w:val="00846411"/>
    <w:rsid w:val="00846F63"/>
    <w:rsid w:val="008478B5"/>
    <w:rsid w:val="00847F92"/>
    <w:rsid w:val="00850CC2"/>
    <w:rsid w:val="00851127"/>
    <w:rsid w:val="00854D0B"/>
    <w:rsid w:val="00855644"/>
    <w:rsid w:val="00855D57"/>
    <w:rsid w:val="0086080D"/>
    <w:rsid w:val="008609DB"/>
    <w:rsid w:val="00860A04"/>
    <w:rsid w:val="008612B5"/>
    <w:rsid w:val="0086240D"/>
    <w:rsid w:val="008636B6"/>
    <w:rsid w:val="00863848"/>
    <w:rsid w:val="00867830"/>
    <w:rsid w:val="00873105"/>
    <w:rsid w:val="00873883"/>
    <w:rsid w:val="00873A98"/>
    <w:rsid w:val="00875C00"/>
    <w:rsid w:val="008802E5"/>
    <w:rsid w:val="008823E5"/>
    <w:rsid w:val="00882598"/>
    <w:rsid w:val="00883AA4"/>
    <w:rsid w:val="00884505"/>
    <w:rsid w:val="00884F18"/>
    <w:rsid w:val="00885B04"/>
    <w:rsid w:val="00886388"/>
    <w:rsid w:val="008903D2"/>
    <w:rsid w:val="0089271B"/>
    <w:rsid w:val="00894B43"/>
    <w:rsid w:val="0089578B"/>
    <w:rsid w:val="00895C3E"/>
    <w:rsid w:val="0089773B"/>
    <w:rsid w:val="008A1E5C"/>
    <w:rsid w:val="008A37B2"/>
    <w:rsid w:val="008A3E8C"/>
    <w:rsid w:val="008A6255"/>
    <w:rsid w:val="008A70F3"/>
    <w:rsid w:val="008A7FDA"/>
    <w:rsid w:val="008B32B0"/>
    <w:rsid w:val="008B6A40"/>
    <w:rsid w:val="008B6DEA"/>
    <w:rsid w:val="008C0B03"/>
    <w:rsid w:val="008C1D56"/>
    <w:rsid w:val="008C278F"/>
    <w:rsid w:val="008C3208"/>
    <w:rsid w:val="008C3F5A"/>
    <w:rsid w:val="008C68F1"/>
    <w:rsid w:val="008D3F14"/>
    <w:rsid w:val="008D6042"/>
    <w:rsid w:val="008D7B69"/>
    <w:rsid w:val="008E08DB"/>
    <w:rsid w:val="008E1D06"/>
    <w:rsid w:val="008E5854"/>
    <w:rsid w:val="008E5AD7"/>
    <w:rsid w:val="008E6DD4"/>
    <w:rsid w:val="008E748E"/>
    <w:rsid w:val="008E7B7B"/>
    <w:rsid w:val="008F001A"/>
    <w:rsid w:val="008F141F"/>
    <w:rsid w:val="008F35EC"/>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6B62"/>
    <w:rsid w:val="0093034C"/>
    <w:rsid w:val="00930691"/>
    <w:rsid w:val="00930A02"/>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58A7"/>
    <w:rsid w:val="009A2B58"/>
    <w:rsid w:val="009A4866"/>
    <w:rsid w:val="009A617C"/>
    <w:rsid w:val="009A7092"/>
    <w:rsid w:val="009B358C"/>
    <w:rsid w:val="009B5B38"/>
    <w:rsid w:val="009C040E"/>
    <w:rsid w:val="009C06FE"/>
    <w:rsid w:val="009C33E1"/>
    <w:rsid w:val="009C50BD"/>
    <w:rsid w:val="009C51AE"/>
    <w:rsid w:val="009C549D"/>
    <w:rsid w:val="009C6601"/>
    <w:rsid w:val="009C67A0"/>
    <w:rsid w:val="009C7B0A"/>
    <w:rsid w:val="009D2B25"/>
    <w:rsid w:val="009D2F49"/>
    <w:rsid w:val="009D312C"/>
    <w:rsid w:val="009D3365"/>
    <w:rsid w:val="009D3948"/>
    <w:rsid w:val="009D7F22"/>
    <w:rsid w:val="009E088F"/>
    <w:rsid w:val="009E1C93"/>
    <w:rsid w:val="009E3FF0"/>
    <w:rsid w:val="009E52D6"/>
    <w:rsid w:val="009E5538"/>
    <w:rsid w:val="009E698A"/>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4D72"/>
    <w:rsid w:val="00A1578E"/>
    <w:rsid w:val="00A17B27"/>
    <w:rsid w:val="00A22DBC"/>
    <w:rsid w:val="00A23C59"/>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1D2F"/>
    <w:rsid w:val="00A72192"/>
    <w:rsid w:val="00A731A3"/>
    <w:rsid w:val="00A73FFD"/>
    <w:rsid w:val="00A81F2E"/>
    <w:rsid w:val="00A829EC"/>
    <w:rsid w:val="00A83144"/>
    <w:rsid w:val="00A831C3"/>
    <w:rsid w:val="00A844D9"/>
    <w:rsid w:val="00A8510F"/>
    <w:rsid w:val="00A86E65"/>
    <w:rsid w:val="00A86F08"/>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3D17"/>
    <w:rsid w:val="00AB3E3A"/>
    <w:rsid w:val="00AB414C"/>
    <w:rsid w:val="00AB4808"/>
    <w:rsid w:val="00AB4C2A"/>
    <w:rsid w:val="00AB69FA"/>
    <w:rsid w:val="00AB70FC"/>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F0EF3"/>
    <w:rsid w:val="00AF2386"/>
    <w:rsid w:val="00AF3153"/>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60B0"/>
    <w:rsid w:val="00B36BDD"/>
    <w:rsid w:val="00B376DF"/>
    <w:rsid w:val="00B40062"/>
    <w:rsid w:val="00B40C48"/>
    <w:rsid w:val="00B40F10"/>
    <w:rsid w:val="00B430DF"/>
    <w:rsid w:val="00B457AA"/>
    <w:rsid w:val="00B459F0"/>
    <w:rsid w:val="00B45B38"/>
    <w:rsid w:val="00B4752A"/>
    <w:rsid w:val="00B4785F"/>
    <w:rsid w:val="00B47AFD"/>
    <w:rsid w:val="00B501CC"/>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72A0"/>
    <w:rsid w:val="00B872FF"/>
    <w:rsid w:val="00B87B5E"/>
    <w:rsid w:val="00B9108E"/>
    <w:rsid w:val="00B92EA0"/>
    <w:rsid w:val="00B936C5"/>
    <w:rsid w:val="00B93A96"/>
    <w:rsid w:val="00B9437C"/>
    <w:rsid w:val="00B94BEA"/>
    <w:rsid w:val="00B94F1F"/>
    <w:rsid w:val="00B959D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E193C"/>
    <w:rsid w:val="00BE1A5D"/>
    <w:rsid w:val="00BE2097"/>
    <w:rsid w:val="00BE4A57"/>
    <w:rsid w:val="00BE5C6F"/>
    <w:rsid w:val="00BE5D66"/>
    <w:rsid w:val="00BE761F"/>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2D7D"/>
    <w:rsid w:val="00C64D3E"/>
    <w:rsid w:val="00C64DE4"/>
    <w:rsid w:val="00C64F51"/>
    <w:rsid w:val="00C65E30"/>
    <w:rsid w:val="00C65FFE"/>
    <w:rsid w:val="00C679B6"/>
    <w:rsid w:val="00C706E1"/>
    <w:rsid w:val="00C71A86"/>
    <w:rsid w:val="00C72931"/>
    <w:rsid w:val="00C73451"/>
    <w:rsid w:val="00C73469"/>
    <w:rsid w:val="00C75C30"/>
    <w:rsid w:val="00C75CEB"/>
    <w:rsid w:val="00C8102E"/>
    <w:rsid w:val="00C827CB"/>
    <w:rsid w:val="00C82E3E"/>
    <w:rsid w:val="00C837DC"/>
    <w:rsid w:val="00C85254"/>
    <w:rsid w:val="00C8579A"/>
    <w:rsid w:val="00C8579B"/>
    <w:rsid w:val="00C85B80"/>
    <w:rsid w:val="00C870F4"/>
    <w:rsid w:val="00C90121"/>
    <w:rsid w:val="00C90495"/>
    <w:rsid w:val="00C90F14"/>
    <w:rsid w:val="00C91827"/>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7968"/>
    <w:rsid w:val="00CE1509"/>
    <w:rsid w:val="00CE4AA4"/>
    <w:rsid w:val="00CE575D"/>
    <w:rsid w:val="00CE72A3"/>
    <w:rsid w:val="00CE7C15"/>
    <w:rsid w:val="00CF3A54"/>
    <w:rsid w:val="00CF599A"/>
    <w:rsid w:val="00CF63C7"/>
    <w:rsid w:val="00CF67BE"/>
    <w:rsid w:val="00D02378"/>
    <w:rsid w:val="00D02656"/>
    <w:rsid w:val="00D06659"/>
    <w:rsid w:val="00D11E79"/>
    <w:rsid w:val="00D12D2F"/>
    <w:rsid w:val="00D1467F"/>
    <w:rsid w:val="00D153B2"/>
    <w:rsid w:val="00D157F9"/>
    <w:rsid w:val="00D2014D"/>
    <w:rsid w:val="00D2091C"/>
    <w:rsid w:val="00D20BFF"/>
    <w:rsid w:val="00D20FB2"/>
    <w:rsid w:val="00D218CB"/>
    <w:rsid w:val="00D22043"/>
    <w:rsid w:val="00D22E43"/>
    <w:rsid w:val="00D24E23"/>
    <w:rsid w:val="00D2563A"/>
    <w:rsid w:val="00D25CE0"/>
    <w:rsid w:val="00D2670E"/>
    <w:rsid w:val="00D2738D"/>
    <w:rsid w:val="00D279F9"/>
    <w:rsid w:val="00D360F4"/>
    <w:rsid w:val="00D37A68"/>
    <w:rsid w:val="00D37F64"/>
    <w:rsid w:val="00D4135B"/>
    <w:rsid w:val="00D418E2"/>
    <w:rsid w:val="00D447BE"/>
    <w:rsid w:val="00D45499"/>
    <w:rsid w:val="00D45A0D"/>
    <w:rsid w:val="00D5025A"/>
    <w:rsid w:val="00D50807"/>
    <w:rsid w:val="00D5284E"/>
    <w:rsid w:val="00D53633"/>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90CE7"/>
    <w:rsid w:val="00D91614"/>
    <w:rsid w:val="00D91A35"/>
    <w:rsid w:val="00D931FC"/>
    <w:rsid w:val="00D945C1"/>
    <w:rsid w:val="00D94ED3"/>
    <w:rsid w:val="00D976AF"/>
    <w:rsid w:val="00D9789C"/>
    <w:rsid w:val="00D97EAA"/>
    <w:rsid w:val="00DA01B0"/>
    <w:rsid w:val="00DA38C1"/>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E6"/>
    <w:rsid w:val="00DD43D3"/>
    <w:rsid w:val="00DD545A"/>
    <w:rsid w:val="00DD6DF3"/>
    <w:rsid w:val="00DE0262"/>
    <w:rsid w:val="00DE0B88"/>
    <w:rsid w:val="00DE1160"/>
    <w:rsid w:val="00DE1C6D"/>
    <w:rsid w:val="00DE2C42"/>
    <w:rsid w:val="00DE3876"/>
    <w:rsid w:val="00DE4A0B"/>
    <w:rsid w:val="00DE5581"/>
    <w:rsid w:val="00DE5865"/>
    <w:rsid w:val="00DE589F"/>
    <w:rsid w:val="00DE63D0"/>
    <w:rsid w:val="00DE6D7A"/>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D64"/>
    <w:rsid w:val="00E1119D"/>
    <w:rsid w:val="00E11A41"/>
    <w:rsid w:val="00E122ED"/>
    <w:rsid w:val="00E12764"/>
    <w:rsid w:val="00E131A5"/>
    <w:rsid w:val="00E13FED"/>
    <w:rsid w:val="00E141B4"/>
    <w:rsid w:val="00E17EE9"/>
    <w:rsid w:val="00E17F1D"/>
    <w:rsid w:val="00E21814"/>
    <w:rsid w:val="00E218B4"/>
    <w:rsid w:val="00E2235F"/>
    <w:rsid w:val="00E23278"/>
    <w:rsid w:val="00E264EF"/>
    <w:rsid w:val="00E26B2C"/>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51F5"/>
    <w:rsid w:val="00E55F60"/>
    <w:rsid w:val="00E57A1F"/>
    <w:rsid w:val="00E6064D"/>
    <w:rsid w:val="00E61667"/>
    <w:rsid w:val="00E623CC"/>
    <w:rsid w:val="00E625A7"/>
    <w:rsid w:val="00E629F1"/>
    <w:rsid w:val="00E64D33"/>
    <w:rsid w:val="00E65C22"/>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908AC"/>
    <w:rsid w:val="00E91B29"/>
    <w:rsid w:val="00E91C26"/>
    <w:rsid w:val="00E92B3C"/>
    <w:rsid w:val="00E94822"/>
    <w:rsid w:val="00E948EA"/>
    <w:rsid w:val="00E9494F"/>
    <w:rsid w:val="00E955A5"/>
    <w:rsid w:val="00E95CEA"/>
    <w:rsid w:val="00E96FFD"/>
    <w:rsid w:val="00E973DE"/>
    <w:rsid w:val="00EA134D"/>
    <w:rsid w:val="00EA2330"/>
    <w:rsid w:val="00EA306B"/>
    <w:rsid w:val="00EA3934"/>
    <w:rsid w:val="00EA3F78"/>
    <w:rsid w:val="00EA46CF"/>
    <w:rsid w:val="00EA46E1"/>
    <w:rsid w:val="00EA551F"/>
    <w:rsid w:val="00EA57A9"/>
    <w:rsid w:val="00EB0106"/>
    <w:rsid w:val="00EB05D6"/>
    <w:rsid w:val="00EB0E69"/>
    <w:rsid w:val="00EB1008"/>
    <w:rsid w:val="00EB249D"/>
    <w:rsid w:val="00EB29AA"/>
    <w:rsid w:val="00EB355F"/>
    <w:rsid w:val="00EB37E8"/>
    <w:rsid w:val="00EB5988"/>
    <w:rsid w:val="00EC2CBF"/>
    <w:rsid w:val="00EC565F"/>
    <w:rsid w:val="00EC59F0"/>
    <w:rsid w:val="00EC5D43"/>
    <w:rsid w:val="00EC61C5"/>
    <w:rsid w:val="00EC6552"/>
    <w:rsid w:val="00EC67A0"/>
    <w:rsid w:val="00EC743B"/>
    <w:rsid w:val="00EC7791"/>
    <w:rsid w:val="00ED0F62"/>
    <w:rsid w:val="00ED0FCB"/>
    <w:rsid w:val="00ED25D4"/>
    <w:rsid w:val="00ED3253"/>
    <w:rsid w:val="00ED49FF"/>
    <w:rsid w:val="00ED6528"/>
    <w:rsid w:val="00EE183E"/>
    <w:rsid w:val="00EE1CED"/>
    <w:rsid w:val="00EE1EA3"/>
    <w:rsid w:val="00EE311B"/>
    <w:rsid w:val="00EE333E"/>
    <w:rsid w:val="00EE376C"/>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108C"/>
    <w:rsid w:val="00FA13AC"/>
    <w:rsid w:val="00FA1587"/>
    <w:rsid w:val="00FA3E77"/>
    <w:rsid w:val="00FB1C09"/>
    <w:rsid w:val="00FB247F"/>
    <w:rsid w:val="00FB2F2A"/>
    <w:rsid w:val="00FB47C3"/>
    <w:rsid w:val="00FB48EB"/>
    <w:rsid w:val="00FB495B"/>
    <w:rsid w:val="00FB610F"/>
    <w:rsid w:val="00FB621C"/>
    <w:rsid w:val="00FC1C16"/>
    <w:rsid w:val="00FC37FE"/>
    <w:rsid w:val="00FC4978"/>
    <w:rsid w:val="00FC638B"/>
    <w:rsid w:val="00FC6AAD"/>
    <w:rsid w:val="00FD1B7B"/>
    <w:rsid w:val="00FD2848"/>
    <w:rsid w:val="00FD2D1D"/>
    <w:rsid w:val="00FD36C7"/>
    <w:rsid w:val="00FD3A9C"/>
    <w:rsid w:val="00FD3D7C"/>
    <w:rsid w:val="00FD58E3"/>
    <w:rsid w:val="00FD5D02"/>
    <w:rsid w:val="00FE0BEA"/>
    <w:rsid w:val="00FE1740"/>
    <w:rsid w:val="00FE284D"/>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60062</Words>
  <Characters>342358</Characters>
  <Application>Microsoft Office Word</Application>
  <DocSecurity>0</DocSecurity>
  <Lines>2852</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Owen Lewis</cp:lastModifiedBy>
  <cp:revision>146</cp:revision>
  <dcterms:created xsi:type="dcterms:W3CDTF">2021-08-19T16:42:00Z</dcterms:created>
  <dcterms:modified xsi:type="dcterms:W3CDTF">2021-08-20T09:37:00Z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