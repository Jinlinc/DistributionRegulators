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1FA59" w14:textId="20A74895" w:rsidR="004A4273" w:rsidRPr="00AE5D35" w:rsidRDefault="00841FF8" w:rsidP="004A4273">
      <w:pPr>
        <w:rPr>
          <w:rFonts w:asciiTheme="minorHAnsi" w:hAnsiTheme="minorHAnsi" w:cstheme="minorHAnsi"/>
          <w:lang w:val="en-US"/>
        </w:rPr>
      </w:pPr>
      <w:commentRangeStart w:id="0"/>
      <w:r w:rsidRPr="00AE5D35">
        <w:rPr>
          <w:rFonts w:asciiTheme="minorHAnsi" w:hAnsiTheme="minorHAnsi" w:cstheme="minorHAnsi"/>
          <w:b/>
          <w:bCs/>
          <w:lang w:val="en-US"/>
        </w:rPr>
        <w:t>Working</w:t>
      </w:r>
      <w:commentRangeEnd w:id="0"/>
      <w:r w:rsidR="00BC4AE4">
        <w:rPr>
          <w:rStyle w:val="CommentReference"/>
          <w:rFonts w:asciiTheme="minorHAnsi" w:eastAsiaTheme="minorHAnsi" w:hAnsiTheme="minorHAnsi" w:cstheme="minorBidi"/>
          <w:lang w:eastAsia="en-US"/>
        </w:rPr>
        <w:commentReference w:id="0"/>
      </w:r>
      <w:r w:rsidRPr="00AE5D35">
        <w:rPr>
          <w:rFonts w:asciiTheme="minorHAnsi" w:hAnsiTheme="minorHAnsi" w:cstheme="minorHAnsi"/>
          <w:b/>
          <w:bCs/>
          <w:lang w:val="en-US"/>
        </w:rPr>
        <w:t xml:space="preserve"> t</w:t>
      </w:r>
      <w:r w:rsidR="004A4273" w:rsidRPr="00AE5D35">
        <w:rPr>
          <w:rFonts w:asciiTheme="minorHAnsi" w:hAnsiTheme="minorHAnsi" w:cstheme="minorHAnsi"/>
          <w:b/>
          <w:bCs/>
          <w:lang w:val="en-US"/>
        </w:rPr>
        <w:t>itle</w:t>
      </w:r>
      <w:r w:rsidR="004A4273" w:rsidRPr="00AE5D35">
        <w:rPr>
          <w:rFonts w:asciiTheme="minorHAnsi" w:hAnsiTheme="minorHAnsi" w:cstheme="minorHAnsi"/>
          <w:lang w:val="en-US"/>
        </w:rPr>
        <w:t xml:space="preserve">: High temperature structures </w:t>
      </w:r>
      <w:r w:rsidR="004A4273" w:rsidRPr="00AE5D35">
        <w:rPr>
          <w:rFonts w:asciiTheme="minorHAnsi" w:hAnsiTheme="minorHAnsi" w:cstheme="minorHAnsi"/>
          <w:i/>
          <w:iCs/>
          <w:lang w:val="en-US"/>
        </w:rPr>
        <w:t>Drosophila</w:t>
      </w:r>
      <w:r w:rsidR="004A4273" w:rsidRPr="00AE5D35">
        <w:rPr>
          <w:rFonts w:asciiTheme="minorHAnsi" w:hAnsiTheme="minorHAnsi" w:cstheme="minorHAnsi"/>
          <w:lang w:val="en-US"/>
        </w:rPr>
        <w:t xml:space="preserve"> community composition in a tropical lowland </w:t>
      </w:r>
      <w:r w:rsidR="009C6601" w:rsidRPr="00AE5D35">
        <w:rPr>
          <w:rFonts w:asciiTheme="minorHAnsi" w:hAnsiTheme="minorHAnsi" w:cstheme="minorHAnsi"/>
          <w:lang w:val="en-US"/>
        </w:rPr>
        <w:t>rain</w:t>
      </w:r>
      <w:r w:rsidR="004A4273" w:rsidRPr="00AE5D35">
        <w:rPr>
          <w:rFonts w:asciiTheme="minorHAnsi" w:hAnsiTheme="minorHAnsi" w:cstheme="minorHAnsi"/>
          <w:lang w:val="en-US"/>
        </w:rPr>
        <w:t>forest</w:t>
      </w:r>
    </w:p>
    <w:p w14:paraId="412D738F" w14:textId="4AB9A028" w:rsidR="009C6601" w:rsidRPr="00AE5D35" w:rsidRDefault="00502714">
      <w:pPr>
        <w:rPr>
          <w:rFonts w:asciiTheme="minorHAnsi" w:hAnsiTheme="minorHAnsi" w:cstheme="minorHAnsi"/>
          <w:lang w:val="en-US"/>
        </w:rPr>
      </w:pPr>
      <w:r w:rsidRPr="00AE5D35">
        <w:rPr>
          <w:rFonts w:asciiTheme="minorHAnsi" w:hAnsiTheme="minorHAnsi" w:cstheme="minorHAnsi"/>
          <w:b/>
          <w:bCs/>
          <w:lang w:val="en-US"/>
        </w:rPr>
        <w:t>Authors</w:t>
      </w:r>
      <w:r w:rsidRPr="00AE5D35">
        <w:rPr>
          <w:rFonts w:asciiTheme="minorHAnsi" w:hAnsiTheme="minorHAnsi" w:cstheme="minorHAnsi"/>
          <w:lang w:val="en-US"/>
        </w:rPr>
        <w:t xml:space="preserve">: </w:t>
      </w:r>
      <w:proofErr w:type="spellStart"/>
      <w:r w:rsidRPr="00AE5D35">
        <w:rPr>
          <w:rFonts w:asciiTheme="minorHAnsi" w:hAnsiTheme="minorHAnsi" w:cstheme="minorHAnsi"/>
          <w:lang w:val="en-US"/>
        </w:rPr>
        <w:t>Jinlin</w:t>
      </w:r>
      <w:proofErr w:type="spellEnd"/>
      <w:r w:rsidRPr="00AE5D35">
        <w:rPr>
          <w:rFonts w:asciiTheme="minorHAnsi" w:hAnsiTheme="minorHAnsi" w:cstheme="minorHAnsi"/>
          <w:lang w:val="en-US"/>
        </w:rPr>
        <w:t xml:space="preserve"> Chen, </w:t>
      </w:r>
      <w:commentRangeStart w:id="1"/>
      <w:r w:rsidRPr="00AE5D35">
        <w:rPr>
          <w:rFonts w:asciiTheme="minorHAnsi" w:hAnsiTheme="minorHAnsi" w:cstheme="minorHAnsi"/>
          <w:lang w:val="en-US"/>
        </w:rPr>
        <w:t>…</w:t>
      </w:r>
      <w:commentRangeEnd w:id="1"/>
      <w:r w:rsidRPr="00AE5D35">
        <w:rPr>
          <w:rStyle w:val="CommentReference"/>
          <w:rFonts w:asciiTheme="minorHAnsi" w:eastAsiaTheme="minorHAnsi" w:hAnsiTheme="minorHAnsi" w:cstheme="minorHAnsi"/>
          <w:sz w:val="24"/>
          <w:szCs w:val="24"/>
          <w:lang w:eastAsia="en-US"/>
        </w:rPr>
        <w:commentReference w:id="1"/>
      </w:r>
      <w:r w:rsidRPr="00AE5D35">
        <w:rPr>
          <w:rFonts w:asciiTheme="minorHAnsi" w:hAnsiTheme="minorHAnsi" w:cstheme="minorHAnsi"/>
          <w:lang w:val="en-US"/>
        </w:rPr>
        <w:t xml:space="preserve">, Owen T. </w:t>
      </w:r>
      <w:commentRangeStart w:id="2"/>
      <w:r w:rsidRPr="00AE5D35">
        <w:rPr>
          <w:rFonts w:asciiTheme="minorHAnsi" w:hAnsiTheme="minorHAnsi" w:cstheme="minorHAnsi"/>
          <w:lang w:val="en-US"/>
        </w:rPr>
        <w:t>Lewis</w:t>
      </w:r>
      <w:commentRangeEnd w:id="2"/>
      <w:r w:rsidR="001201D7">
        <w:rPr>
          <w:rStyle w:val="CommentReference"/>
          <w:rFonts w:asciiTheme="minorHAnsi" w:eastAsiaTheme="minorHAnsi" w:hAnsiTheme="minorHAnsi" w:cstheme="minorBidi"/>
          <w:lang w:eastAsia="en-US"/>
        </w:rPr>
        <w:commentReference w:id="2"/>
      </w:r>
    </w:p>
    <w:p w14:paraId="13DC1746" w14:textId="77777777" w:rsidR="009C6601" w:rsidRPr="00AE5D35" w:rsidRDefault="009C6601">
      <w:pPr>
        <w:rPr>
          <w:rFonts w:asciiTheme="minorHAnsi" w:hAnsiTheme="minorHAnsi" w:cstheme="minorHAnsi"/>
          <w:lang w:val="en-US"/>
        </w:rPr>
      </w:pPr>
    </w:p>
    <w:p w14:paraId="121A0FA7" w14:textId="5015B9DA" w:rsidR="00E03D5F" w:rsidRPr="00AE5D35" w:rsidRDefault="00F255C3" w:rsidP="00B01C83">
      <w:pPr>
        <w:rPr>
          <w:rFonts w:asciiTheme="minorHAnsi" w:hAnsiTheme="minorHAnsi" w:cstheme="minorHAnsi"/>
          <w:b/>
          <w:bCs/>
          <w:lang w:val="en-US"/>
        </w:rPr>
      </w:pPr>
      <w:r w:rsidRPr="00AE5D35">
        <w:rPr>
          <w:rFonts w:asciiTheme="minorHAnsi" w:hAnsiTheme="minorHAnsi" w:cstheme="minorHAnsi"/>
          <w:b/>
          <w:bCs/>
          <w:lang w:val="en-US"/>
        </w:rPr>
        <w:t>Background</w:t>
      </w:r>
    </w:p>
    <w:p w14:paraId="427E1F7C" w14:textId="1D85BF70" w:rsidR="009B358C" w:rsidRPr="00AE5D35" w:rsidRDefault="00EE3CC7" w:rsidP="00B94F1F">
      <w:pPr>
        <w:rPr>
          <w:rFonts w:asciiTheme="minorHAnsi" w:hAnsiTheme="minorHAnsi" w:cstheme="minorHAnsi"/>
          <w:lang w:val="en-US"/>
        </w:rPr>
      </w:pPr>
      <w:r w:rsidRPr="00AE5D35">
        <w:rPr>
          <w:rFonts w:asciiTheme="minorHAnsi" w:hAnsiTheme="minorHAnsi" w:cstheme="minorHAnsi"/>
          <w:lang w:val="en-US"/>
        </w:rPr>
        <w:t>Tropic</w:t>
      </w:r>
      <w:r w:rsidR="00B70E1C" w:rsidRPr="00AE5D35">
        <w:rPr>
          <w:rFonts w:asciiTheme="minorHAnsi" w:hAnsiTheme="minorHAnsi" w:cstheme="minorHAnsi"/>
          <w:lang w:val="en-US"/>
        </w:rPr>
        <w:t>al species</w:t>
      </w:r>
      <w:r w:rsidR="00E03D5F" w:rsidRPr="00AE5D35">
        <w:rPr>
          <w:rFonts w:asciiTheme="minorHAnsi" w:hAnsiTheme="minorHAnsi" w:cstheme="minorHAnsi"/>
          <w:lang w:val="en-US"/>
        </w:rPr>
        <w:t xml:space="preserve">, </w:t>
      </w:r>
      <w:r w:rsidR="00B70E1C" w:rsidRPr="00AE5D35">
        <w:rPr>
          <w:rFonts w:asciiTheme="minorHAnsi" w:hAnsiTheme="minorHAnsi" w:cstheme="minorHAnsi"/>
          <w:lang w:val="en-US"/>
        </w:rPr>
        <w:t xml:space="preserve">which account for </w:t>
      </w:r>
      <w:r w:rsidR="006C2E6A" w:rsidRPr="00AE5D35">
        <w:rPr>
          <w:rFonts w:asciiTheme="minorHAnsi" w:hAnsiTheme="minorHAnsi" w:cstheme="minorHAnsi"/>
          <w:lang w:val="en-US"/>
        </w:rPr>
        <w:t xml:space="preserve">the </w:t>
      </w:r>
      <w:del w:id="3" w:author="Owen Lewis" w:date="2020-06-23T21:27:00Z">
        <w:r w:rsidR="006C2E6A" w:rsidRPr="00AE5D35" w:rsidDel="00BC4AE4">
          <w:rPr>
            <w:rFonts w:asciiTheme="minorHAnsi" w:hAnsiTheme="minorHAnsi" w:cstheme="minorHAnsi"/>
            <w:lang w:val="en-US"/>
          </w:rPr>
          <w:delText xml:space="preserve">greatest </w:delText>
        </w:r>
      </w:del>
      <w:ins w:id="4" w:author="Owen Lewis" w:date="2020-06-23T21:27:00Z">
        <w:r w:rsidR="00BC4AE4">
          <w:rPr>
            <w:rFonts w:asciiTheme="minorHAnsi" w:hAnsiTheme="minorHAnsi" w:cstheme="minorHAnsi"/>
            <w:lang w:val="en-US"/>
          </w:rPr>
          <w:t>majority of</w:t>
        </w:r>
        <w:r w:rsidR="00BC4AE4" w:rsidRPr="00AE5D35">
          <w:rPr>
            <w:rFonts w:asciiTheme="minorHAnsi" w:hAnsiTheme="minorHAnsi" w:cstheme="minorHAnsi"/>
            <w:lang w:val="en-US"/>
          </w:rPr>
          <w:t xml:space="preserve"> </w:t>
        </w:r>
      </w:ins>
      <w:r w:rsidR="00B70E1C" w:rsidRPr="00AE5D35">
        <w:rPr>
          <w:rFonts w:asciiTheme="minorHAnsi" w:hAnsiTheme="minorHAnsi" w:cstheme="minorHAnsi"/>
          <w:lang w:val="en-US"/>
        </w:rPr>
        <w:t xml:space="preserve">global biodiversity </w:t>
      </w:r>
      <w:del w:id="5" w:author="Owen Lewis" w:date="2020-06-23T21:27:00Z">
        <w:r w:rsidR="00D360F4" w:rsidRPr="00AE5D35" w:rsidDel="00BC4AE4">
          <w:rPr>
            <w:rFonts w:asciiTheme="minorHAnsi" w:hAnsiTheme="minorHAnsi" w:cstheme="minorHAnsi"/>
            <w:lang w:val="en-US"/>
          </w:rPr>
          <w:delText xml:space="preserve">of the </w:delText>
        </w:r>
      </w:del>
      <w:del w:id="6" w:author="Owen Lewis" w:date="2020-06-23T21:26:00Z">
        <w:r w:rsidR="00D360F4" w:rsidRPr="00AE5D35" w:rsidDel="00BC4AE4">
          <w:rPr>
            <w:rFonts w:asciiTheme="minorHAnsi" w:hAnsiTheme="minorHAnsi" w:cstheme="minorHAnsi"/>
            <w:lang w:val="en-US"/>
          </w:rPr>
          <w:delText>world</w:delText>
        </w:r>
        <w:r w:rsidR="00DD545A" w:rsidRPr="00AE5D35" w:rsidDel="00BC4AE4">
          <w:rPr>
            <w:rFonts w:asciiTheme="minorHAnsi" w:hAnsiTheme="minorHAnsi" w:cstheme="minorHAnsi"/>
            <w:lang w:val="en-US"/>
          </w:rPr>
          <w:delText xml:space="preserve"> </w:delText>
        </w:r>
      </w:del>
      <w:r w:rsidR="00A00FD8"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{"citationItems":[{"id":"ITEM-1","itemData":{"DOI":"10.1038/35012228","ISSN":"00280836","PMID":"10821282","abstract":"To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challenge.","author":[{"dropping-particle":"","family":"Gaston","given":"Kevin J.","non-dropping-particle":"","parse-names":false,"suffix":""}],"container-title":"Nature","id":"ITEM-1","issue":"6783","issued":{"date-parts":[["2000","5","11"]]},"page":"220-227","publisher":"Nature Publishing Group","title":"Global patterns in biodiversity","type":"article","volume":"405"},"uris":["http://www.mendeley.com/documents/?uuid=a4059b08-5288-3e35-9505-181a45f9743d"]}],"mendeley":{"formattedCitation":"(Gaston 2000)","plainTextFormattedCitation":"(Gaston 2000)","previouslyFormattedCitation":"(Gaston, 2000)"},"properties":{"noteIndex":0},"schema":"https://github.com/citation-style-language/schema/raw/master/csl-citation.json"}</w:instrText>
      </w:r>
      <w:r w:rsidR="00A00FD8"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(Gaston 2000)</w:t>
      </w:r>
      <w:r w:rsidR="00A00FD8" w:rsidRPr="00AE5D35">
        <w:rPr>
          <w:rFonts w:asciiTheme="minorHAnsi" w:hAnsiTheme="minorHAnsi" w:cstheme="minorHAnsi"/>
          <w:lang w:val="en-US"/>
        </w:rPr>
        <w:fldChar w:fldCharType="end"/>
      </w:r>
      <w:r w:rsidR="00B70E1C" w:rsidRPr="00AE5D35">
        <w:rPr>
          <w:rFonts w:asciiTheme="minorHAnsi" w:hAnsiTheme="minorHAnsi" w:cstheme="minorHAnsi"/>
          <w:lang w:val="en-US"/>
        </w:rPr>
        <w:t xml:space="preserve">, are threatened by climate </w:t>
      </w:r>
      <w:commentRangeStart w:id="7"/>
      <w:r w:rsidR="00B70E1C" w:rsidRPr="00AE5D35">
        <w:rPr>
          <w:rFonts w:asciiTheme="minorHAnsi" w:hAnsiTheme="minorHAnsi" w:cstheme="minorHAnsi"/>
          <w:lang w:val="en-US"/>
        </w:rPr>
        <w:t>change</w:t>
      </w:r>
      <w:commentRangeEnd w:id="7"/>
      <w:r w:rsidR="00BC4AE4">
        <w:rPr>
          <w:rStyle w:val="CommentReference"/>
          <w:rFonts w:asciiTheme="minorHAnsi" w:eastAsiaTheme="minorHAnsi" w:hAnsiTheme="minorHAnsi" w:cstheme="minorBidi"/>
          <w:lang w:eastAsia="en-US"/>
        </w:rPr>
        <w:commentReference w:id="7"/>
      </w:r>
      <w:r w:rsidR="00B70E1C" w:rsidRPr="00AE5D35">
        <w:rPr>
          <w:rFonts w:asciiTheme="minorHAnsi" w:hAnsiTheme="minorHAnsi" w:cstheme="minorHAnsi"/>
          <w:lang w:val="en-US"/>
        </w:rPr>
        <w:t xml:space="preserve">. </w:t>
      </w:r>
      <w:commentRangeStart w:id="8"/>
      <w:r w:rsidR="00D360F4" w:rsidRPr="00AE5D35">
        <w:rPr>
          <w:rFonts w:asciiTheme="minorHAnsi" w:hAnsiTheme="minorHAnsi" w:cstheme="minorHAnsi"/>
          <w:lang w:val="en-US"/>
        </w:rPr>
        <w:t xml:space="preserve">Insects </w:t>
      </w:r>
      <w:r w:rsidR="00E752FD" w:rsidRPr="00AE5D35">
        <w:rPr>
          <w:rFonts w:asciiTheme="minorHAnsi" w:hAnsiTheme="minorHAnsi" w:cstheme="minorHAnsi"/>
          <w:lang w:val="en-US"/>
        </w:rPr>
        <w:t xml:space="preserve">deliver </w:t>
      </w:r>
      <w:r w:rsidR="00D360F4" w:rsidRPr="00AE5D35">
        <w:rPr>
          <w:rFonts w:asciiTheme="minorHAnsi" w:hAnsiTheme="minorHAnsi" w:cstheme="minorHAnsi"/>
          <w:lang w:val="en-US"/>
        </w:rPr>
        <w:t>crucial ecosystem functions</w:t>
      </w:r>
      <w:r w:rsidR="00A00FD8" w:rsidRPr="00AE5D35">
        <w:rPr>
          <w:rFonts w:asciiTheme="minorHAnsi" w:hAnsiTheme="minorHAnsi" w:cstheme="minorHAnsi"/>
          <w:lang w:val="en-US"/>
        </w:rPr>
        <w:t xml:space="preserve"> and servi</w:t>
      </w:r>
      <w:r w:rsidR="00E752FD" w:rsidRPr="00AE5D35">
        <w:rPr>
          <w:rFonts w:asciiTheme="minorHAnsi" w:hAnsiTheme="minorHAnsi" w:cstheme="minorHAnsi"/>
          <w:lang w:val="en-US"/>
        </w:rPr>
        <w:t xml:space="preserve">ces </w:t>
      </w:r>
      <w:r w:rsidR="00E752FD"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{"citationItems":[{"id":"ITEM-1","itemData":{"DOI":"10.2307/4313376","ISSN":"00447447","abstract":"Loss of insect species will cause a cascade of other extinctions in the flora and fauna of the forests.-from Author","author":[{"dropping-particle":"","family":"Greenwood","given":"S. R.","non-dropping-particle":"","parse-names":false,"suffix":""}],"container-title":"Ambio","id":"ITEM-1","issue":"5","issued":{"date-parts":[["1987"]]},"page":"267-271","title":"The role of insects in tropical forest food webs.","type":"article-journal","volume":"16"},"uris":["http://www.mendeley.com/documents/?uuid=156cef95-17fa-3eaf-9ea8-328270cc161a"]},{"id":"ITEM-2","itemData":{"DOI":"10.1016/j.cois.2014.06.004","ISSN":"22145745","abstract":"Insects and other small invertebrates are ubiquitous components of all terrestrial and freshwater food webs, but their cumulative biomass is small relative to plants and microbes. As a result, it is often assumed that these animals make relatively minor contributions to ecosystem processes. Despite their small sizes and cumulative biomass, we suggest that these animals may commonly have important effects on carbon and nutrient cycling by modulating the quality and quantity of resources that enter the detrital food web, with consequences at the ecosystem level. These effects can occur through multiple pathways, including direct inputs of insect biomass, the transformation of detrital biomass, and the indirect effects of predators on herbivores and detritivores. In virtually all cases, the ecosystem effects of these pathways are ultimately mediated through interactions with plants and soil microbes. Merging our understanding of insect, plant and microbial ecology will offer a valuable way to better integrate community-level interactions with ecosystem processes. © 2014 Elsevier Inc.","author":[{"dropping-particle":"","family":"Yang","given":"Louie H.","non-dropping-particle":"","parse-names":false,"suffix":""},{"dropping-particle":"","family":"Gratton","given":"Claudio","non-dropping-particle":"","parse-names":false,"suffix":""}],"container-title":"Current Opinion in Insect Science","id":"ITEM-2","issued":{"date-parts":[["2014","8","1"]]},"page":"26-32","publisher":"Elsevier Inc.","title":"Insects as drivers of ecosystem processes","type":"article","volume":"2"},"uris":["http://www.mendeley.com/documents/?uuid=a31d8c41-8bd5-35cf-9be6-b7319a53885b"]},{"id":"ITEM-3","itemData":{"DOI":"10.1016/j.baae.2017.09.011","ISSN":"16180089","abstract":"Natural ecosystems provide a variety of services on which humans, and other organisms, depend for survival and well-being. These ecosystem services can be categorized as provisioning (production of food, fiber, water and other resources), cultural (non-material benefits, such as recreation, spiritual and other aesthetic values), supporting (primary production, pollination, decomposition and soil formation necessary for resource production) and regulating (biological control and other feedback mechanisms that maintain relatively consistent delivery of services). Ecosystems also have been viewed as producing “disservices” such as pests, litter, biological hazards such as diseases, animal attacks, allergenic and poisonous organisms, and geophysical hazards such as floods and storms. Many of these disservices are induced by management practices such as deforestation and concentration of agricultural crops. Insects affect ecosystem services in a variety of ways, positively and negatively. The papers in this special issue are focused on managing insects and ecosystems, and their interactions, in ways that ensure sustainability of ecosystem services and that minimize induction of disservices.","author":[{"dropping-particle":"","family":"Schowalter","given":"T. D.","non-dropping-particle":"","parse-names":false,"suffix":""},{"dropping-particle":"","family":"Noriega","given":"J. A.","non-dropping-particle":"","parse-names":false,"suffix":""},{"dropping-particle":"","family":"Tscharntke","given":"T.","non-dropping-particle":"","parse-names":false,"suffix":""}],"container-title":"Basic and Applied Ecology","id":"ITEM-3","issued":{"date-parts":[["2018","2","1"]]},"page":"1-7","publisher":"Elsevier GmbH","title":"Insect effects on ecosystem services—Introduction","type":"article","volume":"26"},"uris":["http://www.mendeley.com/documents/?uuid=171effc9-c92c-38ec-9aab-d60dd24efc8c"]},{"id":"ITEM-4","itemData":{"DOI":"10.1007/978-3-540-74004-9","ISBN":"978-3-540-74003-2","author":[{"dropping-particle":"","family":"Weisser","given":"Wolfgang","non-dropping-particle":"","parse-names":false,"suffix":""},{"dropping-particle":"","family":"Siemann","given":"Evan","non-dropping-particle":"","parse-names":false,"suffix":""}],"collection-title":"Ecological Studies","editor":[{"dropping-particle":"","family":"Weisser","given":"Wolfgang W.","non-dropping-particle":"","parse-names":false,"suffix":""},{"dropping-particle":"","family":"Siemann","given":"Evan","non-dropping-particle":"","parse-names":false,"suffix":""}],"id":"ITEM-4","issue":"July 2019","issued":{"date-parts":[["2008"]]},"publisher":"Springer Berlin Heidelberg","publisher-place":"Berlin, Heidelberg","title":"Insects and Ecosystem Function","type":"book","volume":"173"},"uris":["http://www.mendeley.com/documents/?uuid=7b65a5dd-61ba-337c-a694-a25afc169d06"]}],"mendeley":{"formattedCitation":"(Greenwood 1987; Schowalter, Noriega, and Tscharntke 2018; Weisser and Siemann 2008; Yang and Gratton 2014)","plainTextFormattedCitation":"(Greenwood 1987; Schowalter, Noriega, and Tscharntke 2018; Weisser and Siemann 2008; Yang and Gratton 2014)","previouslyFormattedCitation":"(Greenwood, 1987; Schowalter, Noriega, &amp; Tscharntke, 2018; Weisser &amp; Siemann, 2008; Yang &amp; Gratton, 2014)"},"properties":{"noteIndex":0},"schema":"https://github.com/citation-style-language/schema/raw/master/csl-citation.json"}</w:instrText>
      </w:r>
      <w:r w:rsidR="00E752FD"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(Greenwood 1987; Schowalter, Noriega, and Tscharntke 2018; Weisser and Siemann 2008; Yang and Gratton 2014)</w:t>
      </w:r>
      <w:r w:rsidR="00E752FD" w:rsidRPr="00AE5D35">
        <w:rPr>
          <w:rFonts w:asciiTheme="minorHAnsi" w:hAnsiTheme="minorHAnsi" w:cstheme="minorHAnsi"/>
          <w:lang w:val="en-US"/>
        </w:rPr>
        <w:fldChar w:fldCharType="end"/>
      </w:r>
      <w:r w:rsidR="007335A9">
        <w:rPr>
          <w:rFonts w:asciiTheme="minorHAnsi" w:hAnsiTheme="minorHAnsi" w:cstheme="minorHAnsi"/>
          <w:lang w:val="en-US"/>
        </w:rPr>
        <w:t xml:space="preserve">. </w:t>
      </w:r>
      <w:commentRangeEnd w:id="8"/>
      <w:r w:rsidR="0056254E">
        <w:rPr>
          <w:rStyle w:val="CommentReference"/>
          <w:rFonts w:asciiTheme="minorHAnsi" w:eastAsiaTheme="minorHAnsi" w:hAnsiTheme="minorHAnsi" w:cstheme="minorBidi"/>
          <w:lang w:eastAsia="en-US"/>
        </w:rPr>
        <w:commentReference w:id="8"/>
      </w:r>
      <w:r w:rsidR="007335A9">
        <w:rPr>
          <w:rFonts w:asciiTheme="minorHAnsi" w:hAnsiTheme="minorHAnsi" w:cstheme="minorHAnsi"/>
          <w:lang w:val="en-US"/>
        </w:rPr>
        <w:t xml:space="preserve">They </w:t>
      </w:r>
      <w:r w:rsidR="00D360F4" w:rsidRPr="00AE5D35">
        <w:rPr>
          <w:rFonts w:asciiTheme="minorHAnsi" w:hAnsiTheme="minorHAnsi" w:cstheme="minorHAnsi"/>
          <w:lang w:val="en-US"/>
        </w:rPr>
        <w:t>are especially challenged by warming because their locomotion, growth</w:t>
      </w:r>
      <w:r w:rsidR="0006153E">
        <w:rPr>
          <w:rFonts w:asciiTheme="minorHAnsi" w:hAnsiTheme="minorHAnsi" w:cstheme="minorHAnsi"/>
          <w:lang w:val="en-US"/>
        </w:rPr>
        <w:t>,</w:t>
      </w:r>
      <w:r w:rsidR="00D360F4" w:rsidRPr="00AE5D35">
        <w:rPr>
          <w:rFonts w:asciiTheme="minorHAnsi" w:hAnsiTheme="minorHAnsi" w:cstheme="minorHAnsi"/>
          <w:lang w:val="en-US"/>
        </w:rPr>
        <w:t xml:space="preserve"> and reproduction are dictated by environmental temperature</w:t>
      </w:r>
      <w:r w:rsidR="00784175" w:rsidRPr="00AE5D35">
        <w:rPr>
          <w:rFonts w:asciiTheme="minorHAnsi" w:hAnsiTheme="minorHAnsi" w:cstheme="minorHAnsi"/>
          <w:lang w:val="en-US"/>
        </w:rPr>
        <w:t xml:space="preserve"> </w:t>
      </w:r>
      <w:r w:rsidR="00784175"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America","id":"ITEM-1","issue":"18","issued":{"date-parts":[["2008"]]},"page":"6668-6672","title":"Impacts of climate warming on terrestrial ectotherms across latitude","type":"article-journal","volume":"105"},"uris":["http://www.mendeley.com/documents/?uuid=476364ab-a577-328d-98de-dbf7de7c9759"]},{"id":"ITEM-2","itemData":{"DOI":"10.1007/s10841-010-9342-y","ISSN":"1366638X","abstract":"Climate change is now estimated by some biologists to be the main threat to biodiversity, but doubts persist regarding which species are most at risk, and how best to adapt conservation management. Insects are expected to be highly responsive to climate change, because they have short life cycles which are strongly influenced by temperature. Insects also constitute the most diverse taxonomic group, carrying out biotic interactions of importance for ecological functioning and ecosystem services, so their responses to climate change are likely to be of considerable wider ecological significance. However, a review of recent published evidence of observed and modelled effects of climate change in ten high-ranking journals shows that comparatively few such studies have focused on insects. The majority of these studies are on Lepidoptera, because of the existence of detailed contemporary and historical datasets. These biases in published information may influence conclusions regarding the threat of climate change to insect biodiversity. Assessment of the vulnerability of insect species protected by the Bern Convention on the Conservation of European Wildlife and Natural Habitats also emphasises that most information is available for the Lepidoptera. In the absence of the necessary data to carry out detailed assessments of the likely effects of climate change on most threatened insects, we consider how autecological studies may help to illuminate the potential vulnerability of species, and draw preliminary conclusions about the priorities for insect conservation and research in a changing climate. © 2010 Springer Science+Business Media B.V.","author":[{"dropping-particle":"","family":"Wilson","given":"Robert J.","non-dropping-particle":"","parse-names":false,"suffix":""},{"dropping-particle":"","family":"Maclean","given":"Ilya M.D.","non-dropping-particle":"","parse-names":false,"suffix":""}],"container-title":"Journal of Insect Conservation","id":"ITEM-2","issue":"1","issued":{"date-parts":[["2011","9","19"]]},"page":"259-268","publisher":"Springer","title":"Recent evidence for the climate change threat to Lepidoptera and other insects","type":"article-journal","volume":"15"},"uris":["http://www.mendeley.com/documents/?uuid=81621129-13b1-3cf7-8091-b03704808e86"]},{"id":"ITEM-3","itemData":{"DOI":"10.1242/jeb.037630","ISSN":"00220949","abstract":"Physiological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Biology","id":"ITEM-3","issue":"6","issued":{"date-parts":[["2010"]]},"page":"870-880","title":"Physiological climatic limits in Drosophila: Patterns and implications","type":"article-journal","volume":"213"},"uris":["http://www.mendeley.com/documents/?uuid=3d193ff8-878b-3444-b801-3cbe985d3fe2"]}],"mendeley":{"formattedCitation":"(Deutsch et al. 2008; Hoffmann 2010; Wilson and Maclean 2011)","plainTextFormattedCitation":"(Deutsch et al. 2008; Hoffmann 2010; Wilson and Maclean 2011)","previouslyFormattedCitation":"(Deutsch et al., 2008; Hoffmann, 2010; Wilson &amp; Maclean, 2011)"},"properties":{"noteIndex":0},"schema":"https://github.com/citation-style-language/schema/raw/master/csl-citation.json"}</w:instrText>
      </w:r>
      <w:r w:rsidR="00784175"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(Deutsch et al. 2008; Hoffmann 2010; Wilson and Maclean 2011)</w:t>
      </w:r>
      <w:r w:rsidR="00784175" w:rsidRPr="00AE5D35">
        <w:rPr>
          <w:rFonts w:asciiTheme="minorHAnsi" w:hAnsiTheme="minorHAnsi" w:cstheme="minorHAnsi"/>
          <w:lang w:val="en-US"/>
        </w:rPr>
        <w:fldChar w:fldCharType="end"/>
      </w:r>
      <w:r w:rsidR="00D360F4" w:rsidRPr="00AE5D35">
        <w:rPr>
          <w:rFonts w:asciiTheme="minorHAnsi" w:hAnsiTheme="minorHAnsi" w:cstheme="minorHAnsi"/>
          <w:lang w:val="en-US"/>
        </w:rPr>
        <w:t xml:space="preserve">. </w:t>
      </w:r>
      <w:r w:rsidR="00B70E1C" w:rsidRPr="00AE5D35">
        <w:rPr>
          <w:rFonts w:asciiTheme="minorHAnsi" w:hAnsiTheme="minorHAnsi" w:cstheme="minorHAnsi"/>
          <w:lang w:val="en-US"/>
        </w:rPr>
        <w:t xml:space="preserve">Although the last three decades </w:t>
      </w:r>
      <w:del w:id="9" w:author="Owen Lewis" w:date="2020-06-23T21:38:00Z">
        <w:r w:rsidR="00B70E1C" w:rsidRPr="00AE5D35" w:rsidDel="0056254E">
          <w:rPr>
            <w:rFonts w:asciiTheme="minorHAnsi" w:hAnsiTheme="minorHAnsi" w:cstheme="minorHAnsi"/>
            <w:lang w:val="en-US"/>
          </w:rPr>
          <w:delText xml:space="preserve">witness </w:delText>
        </w:r>
      </w:del>
      <w:ins w:id="10" w:author="Owen Lewis" w:date="2020-06-23T21:38:00Z">
        <w:r w:rsidR="0056254E">
          <w:rPr>
            <w:rFonts w:asciiTheme="minorHAnsi" w:hAnsiTheme="minorHAnsi" w:cstheme="minorHAnsi"/>
            <w:lang w:val="en-US"/>
          </w:rPr>
          <w:t>have seen</w:t>
        </w:r>
        <w:r w:rsidR="0056254E" w:rsidRPr="00AE5D35">
          <w:rPr>
            <w:rFonts w:asciiTheme="minorHAnsi" w:hAnsiTheme="minorHAnsi" w:cstheme="minorHAnsi"/>
            <w:lang w:val="en-US"/>
          </w:rPr>
          <w:t xml:space="preserve"> </w:t>
        </w:r>
      </w:ins>
      <w:r w:rsidR="00B70E1C" w:rsidRPr="00AE5D35">
        <w:rPr>
          <w:rFonts w:asciiTheme="minorHAnsi" w:hAnsiTheme="minorHAnsi" w:cstheme="minorHAnsi"/>
          <w:lang w:val="en-US"/>
        </w:rPr>
        <w:t xml:space="preserve">an </w:t>
      </w:r>
      <w:commentRangeStart w:id="11"/>
      <w:r w:rsidR="00B70E1C" w:rsidRPr="00AE5D35">
        <w:rPr>
          <w:rFonts w:asciiTheme="minorHAnsi" w:hAnsiTheme="minorHAnsi" w:cstheme="minorHAnsi"/>
          <w:lang w:val="en-US"/>
        </w:rPr>
        <w:t xml:space="preserve">exponential </w:t>
      </w:r>
      <w:commentRangeEnd w:id="11"/>
      <w:r w:rsidR="0056254E">
        <w:rPr>
          <w:rStyle w:val="CommentReference"/>
          <w:rFonts w:asciiTheme="minorHAnsi" w:eastAsiaTheme="minorHAnsi" w:hAnsiTheme="minorHAnsi" w:cstheme="minorBidi"/>
          <w:lang w:eastAsia="en-US"/>
        </w:rPr>
        <w:commentReference w:id="11"/>
      </w:r>
      <w:r w:rsidR="00B70E1C" w:rsidRPr="00AE5D35">
        <w:rPr>
          <w:rFonts w:asciiTheme="minorHAnsi" w:hAnsiTheme="minorHAnsi" w:cstheme="minorHAnsi"/>
          <w:lang w:val="en-US"/>
        </w:rPr>
        <w:t xml:space="preserve">increase in range shift research, </w:t>
      </w:r>
      <w:r w:rsidR="003A1A47" w:rsidRPr="00AE5D35">
        <w:rPr>
          <w:rFonts w:asciiTheme="minorHAnsi" w:hAnsiTheme="minorHAnsi" w:cstheme="minorHAnsi"/>
          <w:lang w:val="en-US"/>
        </w:rPr>
        <w:t xml:space="preserve">there is </w:t>
      </w:r>
      <w:r w:rsidR="000C497E">
        <w:rPr>
          <w:rFonts w:asciiTheme="minorHAnsi" w:hAnsiTheme="minorHAnsi" w:cstheme="minorHAnsi"/>
          <w:lang w:val="en-US"/>
        </w:rPr>
        <w:t xml:space="preserve">a </w:t>
      </w:r>
      <w:del w:id="12" w:author="Owen Lewis" w:date="2020-06-23T21:39:00Z">
        <w:r w:rsidR="0006153E" w:rsidDel="0056254E">
          <w:rPr>
            <w:rFonts w:asciiTheme="minorHAnsi" w:hAnsiTheme="minorHAnsi" w:cstheme="minorHAnsi"/>
            <w:lang w:val="en-US"/>
          </w:rPr>
          <w:delText>substantial</w:delText>
        </w:r>
        <w:r w:rsidR="003A1A47" w:rsidRPr="00AE5D35" w:rsidDel="0056254E">
          <w:rPr>
            <w:rFonts w:asciiTheme="minorHAnsi" w:hAnsiTheme="minorHAnsi" w:cstheme="minorHAnsi"/>
            <w:lang w:val="en-US"/>
          </w:rPr>
          <w:delText xml:space="preserve"> </w:delText>
        </w:r>
      </w:del>
      <w:r w:rsidR="003A1A47" w:rsidRPr="00AE5D35">
        <w:rPr>
          <w:rFonts w:asciiTheme="minorHAnsi" w:hAnsiTheme="minorHAnsi" w:cstheme="minorHAnsi"/>
          <w:lang w:val="en-US"/>
        </w:rPr>
        <w:t>lack of stud</w:t>
      </w:r>
      <w:ins w:id="13" w:author="Owen Lewis" w:date="2020-06-23T21:39:00Z">
        <w:r w:rsidR="0056254E">
          <w:rPr>
            <w:rFonts w:asciiTheme="minorHAnsi" w:hAnsiTheme="minorHAnsi" w:cstheme="minorHAnsi"/>
            <w:lang w:val="en-US"/>
          </w:rPr>
          <w:t>ies</w:t>
        </w:r>
      </w:ins>
      <w:del w:id="14" w:author="Owen Lewis" w:date="2020-06-23T21:39:00Z">
        <w:r w:rsidR="003A1A47" w:rsidRPr="00AE5D35" w:rsidDel="0056254E">
          <w:rPr>
            <w:rFonts w:asciiTheme="minorHAnsi" w:hAnsiTheme="minorHAnsi" w:cstheme="minorHAnsi"/>
            <w:lang w:val="en-US"/>
          </w:rPr>
          <w:delText>y</w:delText>
        </w:r>
      </w:del>
      <w:r w:rsidR="003A1A47" w:rsidRPr="00AE5D35">
        <w:rPr>
          <w:rFonts w:asciiTheme="minorHAnsi" w:hAnsiTheme="minorHAnsi" w:cstheme="minorHAnsi"/>
          <w:lang w:val="en-US"/>
        </w:rPr>
        <w:t xml:space="preserve"> evaluating </w:t>
      </w:r>
      <w:r w:rsidR="000C497E">
        <w:rPr>
          <w:rFonts w:asciiTheme="minorHAnsi" w:hAnsiTheme="minorHAnsi" w:cstheme="minorHAnsi"/>
          <w:lang w:val="en-US"/>
        </w:rPr>
        <w:t xml:space="preserve">the </w:t>
      </w:r>
      <w:r w:rsidR="003A1A47" w:rsidRPr="00AE5D35">
        <w:rPr>
          <w:rFonts w:asciiTheme="minorHAnsi" w:hAnsiTheme="minorHAnsi" w:cstheme="minorHAnsi"/>
          <w:lang w:val="en-US"/>
        </w:rPr>
        <w:t>impact of climate change on species in tropical regions where historical records are relatively scarce</w:t>
      </w:r>
      <w:r w:rsidR="00FD5D02" w:rsidRPr="00AE5D35">
        <w:rPr>
          <w:rFonts w:asciiTheme="minorHAnsi" w:hAnsiTheme="minorHAnsi" w:cstheme="minorHAnsi"/>
          <w:lang w:val="en-US"/>
        </w:rPr>
        <w:t xml:space="preserve"> </w:t>
      </w:r>
      <w:r w:rsidR="00FD5D02"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{"citationItems":[{"id":"ITEM-1","itemData":{"DOI":"10.1111/ddi.12864","ISSN":"14724642","abstract":"Aim: Climate change is driving many species towards higher latitudes and higher elevations. However, empirical studies documenting these changes have largely focused on presence/absence based range shifts in temperate regions. Studies in lowland tropical ecosystems that control for detection probabilities are especially lacking. Location: Hong Kong SAR, China. Methods: By analysing a 15-year trapping dataset of geometrid moths along a lowland elevation gradient (0–600 m) in Hong Kong, we used multiple metrics and approaches to estimate occurrence shifts with elevation, changes to range limits, and community-wide shifts in elevation. Our approaches used Bayesian occupancy models to account for false absences, which may bias naïve measures of range shifts over time. Results: Over the study period, we detected only subtle changes in forest cover but a notable increase in maximum temperatures (~0.5°C per decade) and extreme weather events. Of geometrid moths, one out of the 123 examined species exhibited increased occurrence probabilities across all elevations after accounting for uncertainty in detection; all other species exhibited no significant change in occupancy with elevation. However, at least two species became newly established in Hong Kong over the decade, and 32 species showed significant elevational shifts in lower or upper range limits. At the community level, geometrid moths showed a noticeable upslope shift at all but one of the examined sites. Main conclusions: The complex patterns observed highlight the difficulties and limitations in detecting climate change impacts on diverse tropical communities. Our conservative results indicate early responses of tropical species over a relatively short timespan to a decade of environmental change, and the necessity of long-term monitoring for providing insights into the management and conservation of vulnerable species.","author":[{"dropping-particle":"","family":"Cheng","given":"Wenda","non-dropping-particle":"","parse-names":false,"suffix":""},{"dropping-particle":"","family":"Kendrick","given":"Roger C.","non-dropping-particle":"","parse-names":false,"suffix":""},{"dropping-particle":"","family":"Guo","given":"Fengyi","non-dropping-particle":"","parse-names":false,"suffix":""},{"dropping-particle":"","family":"Xing","given":"Shuang","non-dropping-particle":"","parse-names":false,"suffix":""},{"dropping-particle":"","family":"Tingley","given":"Morgan W.","non-dropping-particle":"","parse-names":false,"suffix":""},{"dropping-particle":"","family":"Bonebrake","given":"Timothy C.","non-dropping-particle":"","parse-names":false,"suffix":""}],"container-title":"Diversity and Distributions","editor":[{"dropping-particle":"","family":"Feeley","given":"Kenneth","non-dropping-particle":"","parse-names":false,"suffix":""}],"id":"ITEM-1","issue":"4","issued":{"date-parts":[["2019","4","11"]]},"page":"514-523","publisher":"Blackwell Publishing Ltd","title":"Complex elevational shifts in a tropical lowland moth community following a decade of climate change","type":"article-journal","volume":"25"},"uris":["http://www.mendeley.com/documents/?uuid=bd450df7-cad2-3b74-811f-368991e2e02c"]},{"id":"ITEM-2","itemData":{"DOI":"10.1111/ecog.00967","ISSN":"09067590","abstract":"Poleward and upward shifts are the most frequent types of range shifts that have been reported in response to contemporary climate change. However, the number of reports documenting other types of range shifts - such as in east-west directions across longitudes or, even more unexpectedly, towards tropical latitudes and lower elevations - is increasing rapidly. Recent studies show that these range shifts may not be so unexpected once the local climate changes are accounted for. We here provide an updated synthesis of the fast-moving research on climate-related range shifts. By describing the current state of the art on geographical patterns of species range shifts under contemporary climate change for plants and animals across both terrestrial and marine ecosystems, we identified a number of research shortfalls. In addition to the recognised geographic shortfall in the tropics, we found taxonomic and methodological shortfalls with knowledge gaps regarding range shifts of prokaryotes, lowland range shifts of terrestrial plants, and bathymetric range shifts of marine plants. Based on this review, we provide a research agenda for filling these gaps. We outline a comprehensive framework for assessing multidimensional changes in species distributions, which should then be contrasted with expectations based on climate change indices, such as velocity measures accounting for complex local climate changes. Finally, we propose a unified classification of geographical patterns of species range shifts, arranged in a bi-dimensional space defined by species' persistence and movement rates. Placing the observed and expected shifts into this bi-dimensional space should lead to more informed assessments of extinction risks.","author":[{"dropping-particle":"","family":"Lenoir","given":"J.","non-dropping-particle":"","parse-names":false,"suffix":""},{"dropping-particle":"","family":"Svenning","given":"J.-C.","non-dropping-particle":"","parse-names":false,"suffix":""}],"container-title":"Ecography","id":"ITEM-2","issue":"1","issued":{"date-parts":[["2015","1","1"]]},"page":"15-28","publisher":"Blackwell Publishing Ltd","title":"Climate-related range shifts - a global multidimensional synthesis and new research directions","type":"article-journal","volume":"38"},"uris":["http://www.mendeley.com/documents/?uuid=dcc69e23-8fc0-3a2c-bcff-5d24c73602ec"]}],"mendeley":{"formattedCitation":"(Cheng et al. 2019; Lenoir and Svenning 2015)","plainTextFormattedCitation":"(Cheng et al. 2019; Lenoir and Svenning 2015)","previouslyFormattedCitation":"(Cheng et al., 2019; Lenoir &amp; Svenning, 2015)"},"properties":{"noteIndex":0},"schema":"https://github.com/citation-style-language/schema/raw/master/csl-citation.json"}</w:instrText>
      </w:r>
      <w:r w:rsidR="00FD5D02"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(Cheng et al. 2019; Lenoir and Svenning 2015)</w:t>
      </w:r>
      <w:r w:rsidR="00FD5D02" w:rsidRPr="00AE5D35">
        <w:rPr>
          <w:rFonts w:asciiTheme="minorHAnsi" w:hAnsiTheme="minorHAnsi" w:cstheme="minorHAnsi"/>
          <w:lang w:val="en-US"/>
        </w:rPr>
        <w:fldChar w:fldCharType="end"/>
      </w:r>
      <w:r w:rsidR="003A1A47" w:rsidRPr="00AE5D35">
        <w:rPr>
          <w:rFonts w:asciiTheme="minorHAnsi" w:hAnsiTheme="minorHAnsi" w:cstheme="minorHAnsi"/>
          <w:lang w:val="en-US"/>
        </w:rPr>
        <w:t>.</w:t>
      </w:r>
      <w:r w:rsidR="0038453B" w:rsidRPr="00AE5D35">
        <w:rPr>
          <w:rFonts w:asciiTheme="minorHAnsi" w:hAnsiTheme="minorHAnsi" w:cstheme="minorHAnsi"/>
          <w:lang w:val="en-US"/>
        </w:rPr>
        <w:t xml:space="preserve"> </w:t>
      </w:r>
    </w:p>
    <w:p w14:paraId="768CE7CE" w14:textId="684C3E04" w:rsidR="00B94F1F" w:rsidRPr="00AE5D35" w:rsidRDefault="0038453B" w:rsidP="009B358C">
      <w:pPr>
        <w:ind w:firstLine="720"/>
        <w:rPr>
          <w:rFonts w:asciiTheme="minorHAnsi" w:hAnsiTheme="minorHAnsi" w:cstheme="minorHAnsi"/>
          <w:lang w:val="en-US"/>
        </w:rPr>
      </w:pPr>
      <w:r w:rsidRPr="00AE5D35">
        <w:rPr>
          <w:rFonts w:asciiTheme="minorHAnsi" w:hAnsiTheme="minorHAnsi" w:cstheme="minorHAnsi"/>
          <w:lang w:val="en-US"/>
        </w:rPr>
        <w:t>Nevertheless,</w:t>
      </w:r>
      <w:r w:rsidR="00386A50" w:rsidRPr="00AE5D35">
        <w:rPr>
          <w:rFonts w:asciiTheme="minorHAnsi" w:hAnsiTheme="minorHAnsi" w:cstheme="minorHAnsi"/>
          <w:lang w:val="en-US"/>
        </w:rPr>
        <w:t xml:space="preserve"> tropical species are expected to be particularly vulnerable to warming</w:t>
      </w:r>
      <w:r w:rsidR="00F40855" w:rsidRPr="00AE5D35">
        <w:rPr>
          <w:rFonts w:asciiTheme="minorHAnsi" w:hAnsiTheme="minorHAnsi" w:cstheme="minorHAnsi"/>
          <w:lang w:val="en-US"/>
        </w:rPr>
        <w:t>.</w:t>
      </w:r>
      <w:r w:rsidR="00B40062" w:rsidRPr="00AE5D35">
        <w:rPr>
          <w:rFonts w:asciiTheme="minorHAnsi" w:hAnsiTheme="minorHAnsi" w:cstheme="minorHAnsi"/>
          <w:lang w:val="en-US"/>
        </w:rPr>
        <w:t xml:space="preserve"> </w:t>
      </w:r>
      <w:r w:rsidR="00F40855" w:rsidRPr="00AE5D35">
        <w:rPr>
          <w:rFonts w:asciiTheme="minorHAnsi" w:hAnsiTheme="minorHAnsi" w:cstheme="minorHAnsi"/>
          <w:lang w:val="en-US"/>
        </w:rPr>
        <w:t>Tropical</w:t>
      </w:r>
      <w:r w:rsidR="00A10EE1" w:rsidRPr="00AE5D35">
        <w:rPr>
          <w:rFonts w:asciiTheme="minorHAnsi" w:hAnsiTheme="minorHAnsi" w:cstheme="minorHAnsi"/>
          <w:lang w:val="en-US"/>
        </w:rPr>
        <w:t xml:space="preserve"> species have narrower thermal tolerance range</w:t>
      </w:r>
      <w:ins w:id="15" w:author="Owen Lewis" w:date="2020-06-23T21:39:00Z">
        <w:r w:rsidR="0056254E">
          <w:rPr>
            <w:rFonts w:asciiTheme="minorHAnsi" w:hAnsiTheme="minorHAnsi" w:cstheme="minorHAnsi"/>
            <w:lang w:val="en-US"/>
          </w:rPr>
          <w:t>s</w:t>
        </w:r>
      </w:ins>
      <w:r w:rsidR="00A10EE1" w:rsidRPr="00AE5D35">
        <w:rPr>
          <w:rFonts w:asciiTheme="minorHAnsi" w:hAnsiTheme="minorHAnsi" w:cstheme="minorHAnsi"/>
          <w:lang w:val="en-US"/>
        </w:rPr>
        <w:t xml:space="preserve"> and are </w:t>
      </w:r>
      <w:r w:rsidR="00D02378" w:rsidRPr="00AE5D35">
        <w:rPr>
          <w:rFonts w:asciiTheme="minorHAnsi" w:hAnsiTheme="minorHAnsi" w:cstheme="minorHAnsi"/>
          <w:lang w:val="en-US"/>
        </w:rPr>
        <w:t>more likely to experience environmental temperature</w:t>
      </w:r>
      <w:ins w:id="16" w:author="Owen Lewis" w:date="2020-06-23T21:39:00Z">
        <w:r w:rsidR="0056254E">
          <w:rPr>
            <w:rFonts w:asciiTheme="minorHAnsi" w:hAnsiTheme="minorHAnsi" w:cstheme="minorHAnsi"/>
            <w:lang w:val="en-US"/>
          </w:rPr>
          <w:t>s</w:t>
        </w:r>
      </w:ins>
      <w:r w:rsidR="00D02378" w:rsidRPr="00AE5D35">
        <w:rPr>
          <w:rFonts w:asciiTheme="minorHAnsi" w:hAnsiTheme="minorHAnsi" w:cstheme="minorHAnsi"/>
          <w:lang w:val="en-US"/>
        </w:rPr>
        <w:t xml:space="preserve"> exceeding </w:t>
      </w:r>
      <w:r w:rsidR="00A10EE1" w:rsidRPr="00AE5D35">
        <w:rPr>
          <w:rFonts w:asciiTheme="minorHAnsi" w:hAnsiTheme="minorHAnsi" w:cstheme="minorHAnsi"/>
          <w:lang w:val="en-US"/>
        </w:rPr>
        <w:t>their upper limit</w:t>
      </w:r>
      <w:r w:rsidR="00F40855" w:rsidRPr="00AE5D35">
        <w:rPr>
          <w:rFonts w:asciiTheme="minorHAnsi" w:hAnsiTheme="minorHAnsi" w:cstheme="minorHAnsi"/>
          <w:lang w:val="en-US"/>
        </w:rPr>
        <w:t xml:space="preserve"> </w:t>
      </w:r>
      <w:r w:rsidR="00D02378" w:rsidRPr="00AE5D35">
        <w:rPr>
          <w:rFonts w:asciiTheme="minorHAnsi" w:hAnsiTheme="minorHAnsi" w:cstheme="minorHAnsi"/>
          <w:lang w:val="en-US"/>
        </w:rPr>
        <w:t>under predicted warming</w:t>
      </w:r>
      <w:r w:rsidR="00F42330" w:rsidRPr="00AE5D35">
        <w:rPr>
          <w:rFonts w:asciiTheme="minorHAnsi" w:hAnsiTheme="minorHAnsi" w:cstheme="minorHAnsi"/>
          <w:lang w:val="en-US"/>
        </w:rPr>
        <w:t xml:space="preserve"> </w:t>
      </w:r>
      <w:r w:rsidR="00F42330"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America","id":"ITEM-2","issue":"18","issued":{"date-parts":[["2008"]]},"page":"6668-6672","title":"Impacts of climate warming on terrestrial ectotherms across latitude","type":"article-journal","volume":"105"},"uris":["http://www.mendeley.com/documents/?uuid=476364ab-a577-328d-98de-dbf7de7c9759"]},{"id":"ITEM-3","itemData":{"DOI":"10.1073/pnas.1207553109","ISSN":"00278424","abstract":"Upper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America","id":"ITEM-3","issue":"40","issued":{"date-parts":[["2012"]]},"page":"16228-16233","title":"Upper thermal limits of Drosophila are linked to species distributions and strongly constrained phylogenetically","type":"article-journal","volume":"109"},"uris":["http://www.mendeley.com/documents/?uuid=fda03cb5-0910-39da-97ce-ca7e1c3ab356"]}],"mendeley":{"formattedCitation":"(Deutsch et al. 2008; Kellermann, Overgaard, et al. 2012; Khaliq et al. 2014)","plainTextFormattedCitation":"(Deutsch et al. 2008; Kellermann, Overgaard, et al. 2012; Khaliq et al. 2014)","previouslyFormattedCitation":"(Deutsch et al., 2008; Kellermann, Overgaard, et al., 2012; Khaliq, Hof, Prinzinger, Böhning-Gaese, &amp; Pfenninger, 2014)"},"properties":{"noteIndex":0},"schema":"https://github.com/citation-style-language/schema/raw/master/csl-citation.json"}</w:instrText>
      </w:r>
      <w:r w:rsidR="00F42330"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(Deutsch et al. 2008; Kellermann, Overgaard, et al. 2012; Khaliq et al. 2014)</w:t>
      </w:r>
      <w:r w:rsidR="00F42330" w:rsidRPr="00AE5D35">
        <w:rPr>
          <w:rFonts w:asciiTheme="minorHAnsi" w:hAnsiTheme="minorHAnsi" w:cstheme="minorHAnsi"/>
          <w:lang w:val="en-US"/>
        </w:rPr>
        <w:fldChar w:fldCharType="end"/>
      </w:r>
      <w:r w:rsidR="00386A50" w:rsidRPr="00AE5D35">
        <w:rPr>
          <w:rFonts w:asciiTheme="minorHAnsi" w:hAnsiTheme="minorHAnsi" w:cstheme="minorHAnsi"/>
          <w:lang w:val="en-US"/>
        </w:rPr>
        <w:t>.</w:t>
      </w:r>
      <w:r w:rsidR="003E5719" w:rsidRPr="00AE5D35">
        <w:rPr>
          <w:rFonts w:asciiTheme="minorHAnsi" w:hAnsiTheme="minorHAnsi" w:cstheme="minorHAnsi"/>
          <w:lang w:val="en-US"/>
        </w:rPr>
        <w:t xml:space="preserve"> As species</w:t>
      </w:r>
      <w:ins w:id="17" w:author="Owen Lewis" w:date="2020-06-23T21:40:00Z">
        <w:r w:rsidR="0056254E">
          <w:rPr>
            <w:rFonts w:asciiTheme="minorHAnsi" w:hAnsiTheme="minorHAnsi" w:cstheme="minorHAnsi"/>
            <w:lang w:val="en-US"/>
          </w:rPr>
          <w:t>’</w:t>
        </w:r>
      </w:ins>
      <w:r w:rsidR="003E5719" w:rsidRPr="00AE5D35">
        <w:rPr>
          <w:rFonts w:asciiTheme="minorHAnsi" w:hAnsiTheme="minorHAnsi" w:cstheme="minorHAnsi"/>
          <w:lang w:val="en-US"/>
        </w:rPr>
        <w:t xml:space="preserve"> distribution</w:t>
      </w:r>
      <w:ins w:id="18" w:author="Owen Lewis" w:date="2020-06-23T21:40:00Z">
        <w:r w:rsidR="0056254E">
          <w:rPr>
            <w:rFonts w:asciiTheme="minorHAnsi" w:hAnsiTheme="minorHAnsi" w:cstheme="minorHAnsi"/>
            <w:lang w:val="en-US"/>
          </w:rPr>
          <w:t>s</w:t>
        </w:r>
      </w:ins>
      <w:r w:rsidR="003E5719" w:rsidRPr="00AE5D35">
        <w:rPr>
          <w:rFonts w:asciiTheme="minorHAnsi" w:hAnsiTheme="minorHAnsi" w:cstheme="minorHAnsi"/>
          <w:lang w:val="en-US"/>
        </w:rPr>
        <w:t xml:space="preserve"> shift</w:t>
      </w:r>
      <w:r w:rsidR="00F62E0D">
        <w:rPr>
          <w:rFonts w:asciiTheme="minorHAnsi" w:hAnsiTheme="minorHAnsi" w:cstheme="minorHAnsi"/>
          <w:lang w:val="en-US"/>
        </w:rPr>
        <w:t>s</w:t>
      </w:r>
      <w:r w:rsidR="003E5719" w:rsidRPr="00AE5D35">
        <w:rPr>
          <w:rFonts w:asciiTheme="minorHAnsi" w:hAnsiTheme="minorHAnsi" w:cstheme="minorHAnsi"/>
          <w:lang w:val="en-US"/>
        </w:rPr>
        <w:t xml:space="preserve"> poleward or upslope following climate change </w:t>
      </w:r>
      <w:r w:rsidR="00250CB2"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{"citationItems":[{"id":"ITEM-1","itemData":{"DOI":"10.1073/pnas.1318190111","ISSN":"10916490","abstract":"Temperate-zone species have responded to warming temperatures by shifting their distributions poleward and upslope. Thermal tolerance data suggests that tropical species may respond to warming temperatures even more strongly than temperate-zone species, but this prediction has yet to be tested. We addressed this data gap by conducting resurveys to measure distributional responses to temperature increases in the elevational limits of the avifaunas of two geographically and faunally independent New Guinean mountains, Mt. Karimui and Karkar Island, 47 and 44 y after they were originally surveyed. Although species richness is roughly five times greater on mainland Mt. Karimui than oceanic Karkar Island, distributional shifts at both sites were similar: upslope shifts averaged 113 m (Mt. Karimui) and 152 m (Karkar Island) for upper limits and 95 m (Mt. Karimui) and 123 m (Karkar Island) for lower limits. We incorporated these results into a metaanalysis to compare distributional responses of tropical species with those of temperate-zone species, finding that average upslope shifts in tropical montane species match local temperature increases significantly more closely than in temperate-zone montane species. That tropical species appear to be strong responders has global conservation implications and provides empirical support to hitherto untested models that predict widespread extinctions in upperelevation tropical endemics with small ranges.","author":[{"dropping-particle":"","family":"Freeman","given":"Benjamin G.","non-dropping-particle":"","parse-names":false,"suffix":""},{"dropping-particle":"","family":"Class Freeman","given":"Alexandra M.","non-dropping-particle":"","parse-names":false,"suffix":""}],"container-title":"Proceedings of the National Academy of Sciences of the United States of America","id":"ITEM-1","issue":"12","issued":{"date-parts":[["2014","3","25"]]},"page":"4490-4494","publisher":"National Academy of Sciences","title":"Rapid upslope shifts in New Guinean birds illustrate strong distributional responses of tropical montane species to global warming","type":"article-journal","volume":"111"},"uris":["http://www.mendeley.com/documents/?uuid=2d72b568-d7da-3c82-8923-0aa6fa53ae41"]}],"mendeley":{"formattedCitation":"(Freeman and Class Freeman 2014)","plainTextFormattedCitation":"(Freeman and Class Freeman 2014)","previouslyFormattedCitation":"(Freeman &amp; Class Freeman, 2014)"},"properties":{"noteIndex":0},"schema":"https://github.com/citation-style-language/schema/raw/master/csl-citation.json"}</w:instrText>
      </w:r>
      <w:r w:rsidR="00250CB2"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(Freeman and Class Freeman 2014)</w:t>
      </w:r>
      <w:r w:rsidR="00250CB2" w:rsidRPr="00AE5D35">
        <w:rPr>
          <w:rFonts w:asciiTheme="minorHAnsi" w:hAnsiTheme="minorHAnsi" w:cstheme="minorHAnsi"/>
          <w:lang w:val="en-US"/>
        </w:rPr>
        <w:fldChar w:fldCharType="end"/>
      </w:r>
      <w:r w:rsidR="003E5719" w:rsidRPr="00AE5D35">
        <w:rPr>
          <w:rFonts w:asciiTheme="minorHAnsi" w:hAnsiTheme="minorHAnsi" w:cstheme="minorHAnsi"/>
          <w:lang w:val="en-US"/>
        </w:rPr>
        <w:t xml:space="preserve">, no species source pools are available to replace climatically displaced or declining species </w:t>
      </w:r>
      <w:r w:rsidR="00250CB2" w:rsidRPr="00AE5D35">
        <w:rPr>
          <w:rFonts w:asciiTheme="minorHAnsi" w:hAnsiTheme="minorHAnsi" w:cstheme="minorHAnsi"/>
          <w:lang w:val="en-US"/>
        </w:rPr>
        <w:t xml:space="preserve">in </w:t>
      </w:r>
      <w:r w:rsidR="00F62E0D">
        <w:rPr>
          <w:rFonts w:asciiTheme="minorHAnsi" w:hAnsiTheme="minorHAnsi" w:cstheme="minorHAnsi"/>
          <w:lang w:val="en-US"/>
        </w:rPr>
        <w:t xml:space="preserve">the </w:t>
      </w:r>
      <w:r w:rsidR="00250CB2" w:rsidRPr="00AE5D35">
        <w:rPr>
          <w:rFonts w:asciiTheme="minorHAnsi" w:hAnsiTheme="minorHAnsi" w:cstheme="minorHAnsi"/>
          <w:lang w:val="en-US"/>
        </w:rPr>
        <w:t xml:space="preserve">tropical </w:t>
      </w:r>
      <w:r w:rsidR="003E5719" w:rsidRPr="00AE5D35">
        <w:rPr>
          <w:rFonts w:asciiTheme="minorHAnsi" w:hAnsiTheme="minorHAnsi" w:cstheme="minorHAnsi"/>
          <w:lang w:val="en-US"/>
        </w:rPr>
        <w:t>lowland ecosystem</w:t>
      </w:r>
      <w:r w:rsidR="00250CB2" w:rsidRPr="00AE5D35">
        <w:rPr>
          <w:rFonts w:asciiTheme="minorHAnsi" w:hAnsiTheme="minorHAnsi" w:cstheme="minorHAnsi"/>
          <w:lang w:val="en-US"/>
        </w:rPr>
        <w:t xml:space="preserve"> </w:t>
      </w:r>
      <w:r w:rsidR="00250CB2"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tropics","type":"article-journal","volume":"322"},"uris":["http://www.mendeley.com/documents/?uuid=efcbb00a-4f36-3d21-bf39-1166fa394a51"]},{"id":"ITEM-2","itemData":{"DOI":"10.1111/ecog.00967","ISSN":"09067590","abstract":"Poleward and upward shifts are the most frequent types of range shifts that have been reported in response to contemporary climate change. However, the number of reports documenting other types of range shifts - such as in east-west directions across longitudes or, even more unexpectedly, towards tropical latitudes and lower elevations - is increasing rapidly. Recent studies show that these range shifts may not be so unexpected once the local climate changes are accounted for. We here provide an updated synthesis of the fast-moving research on climate-related range shifts. By describing the current state of the art on geographical patterns of species range shifts under contemporary climate change for plants and animals across both terrestrial and marine ecosystems, we identified a number of research shortfalls. In addition to the recognised geographic shortfall in the tropics, we found taxonomic and methodological shortfalls with knowledge gaps regarding range shifts of prokaryotes, lowland range shifts of terrestrial plants, and bathymetric range shifts of marine plants. Based on this review, we provide a research agenda for filling these gaps. We outline a comprehensive framework for assessing multidimensional changes in species distributions, which should then be contrasted with expectations based on climate change indices, such as velocity measures accounting for complex local climate changes. Finally, we propose a unified classification of geographical patterns of species range shifts, arranged in a bi-dimensional space defined by species' persistence and movement rates. Placing the observed and expected shifts into this bi-dimensional space should lead to more informed assessments of extinction risks.","author":[{"dropping-particle":"","family":"Lenoir","given":"J.","non-dropping-particle":"","parse-names":false,"suffix":""},{"dropping-particle":"","family":"Svenning","given":"J.-C.","non-dropping-particle":"","parse-names":false,"suffix":""}],"container-title":"Ecography","id":"ITEM-2","issue":"1","issued":{"date-parts":[["2015","1","1"]]},"page":"15-28","publisher":"Blackwell Publishing Ltd","title":"Climate-related range shifts - a global multidimensional synthesis and new research directions","type":"article-journal","volume":"38"},"uris":["http://www.mendeley.com/documents/?uuid=dcc69e23-8fc0-3a2c-bcff-5d24c73602ec"]}],"mendeley":{"formattedCitation":"(Colwell et al. 2008; Lenoir and Svenning 2015)","plainTextFormattedCitation":"(Colwell et al. 2008; Lenoir and Svenning 2015)","previouslyFormattedCitation":"(Colwell, Brehm, Cardelús, Gilman, &amp; Longino, 2008; Lenoir &amp; Svenning, 2015)"},"properties":{"noteIndex":0},"schema":"https://github.com/citation-style-language/schema/raw/master/csl-citation.json"}</w:instrText>
      </w:r>
      <w:r w:rsidR="00250CB2"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(Colwell et al. 2008; Lenoir and Svenning 2015)</w:t>
      </w:r>
      <w:r w:rsidR="00250CB2" w:rsidRPr="00AE5D35">
        <w:rPr>
          <w:rFonts w:asciiTheme="minorHAnsi" w:hAnsiTheme="minorHAnsi" w:cstheme="minorHAnsi"/>
          <w:lang w:val="en-US"/>
        </w:rPr>
        <w:fldChar w:fldCharType="end"/>
      </w:r>
      <w:r w:rsidR="003E5719" w:rsidRPr="00AE5D35">
        <w:rPr>
          <w:rFonts w:asciiTheme="minorHAnsi" w:hAnsiTheme="minorHAnsi" w:cstheme="minorHAnsi"/>
          <w:lang w:val="en-US"/>
        </w:rPr>
        <w:t>.</w:t>
      </w:r>
      <w:r w:rsidR="00250CB2" w:rsidRPr="00AE5D35">
        <w:rPr>
          <w:rFonts w:asciiTheme="minorHAnsi" w:hAnsiTheme="minorHAnsi" w:cstheme="minorHAnsi"/>
          <w:lang w:val="en-US"/>
        </w:rPr>
        <w:t xml:space="preserve"> </w:t>
      </w:r>
      <w:r w:rsidR="00F62E0D">
        <w:rPr>
          <w:rFonts w:asciiTheme="minorHAnsi" w:hAnsiTheme="minorHAnsi" w:cstheme="minorHAnsi"/>
          <w:lang w:val="en-US"/>
        </w:rPr>
        <w:t>T</w:t>
      </w:r>
      <w:ins w:id="19" w:author="Owen Lewis" w:date="2020-06-23T21:40:00Z">
        <w:r w:rsidR="0056254E">
          <w:rPr>
            <w:rFonts w:asciiTheme="minorHAnsi" w:hAnsiTheme="minorHAnsi" w:cstheme="minorHAnsi"/>
            <w:lang w:val="en-US"/>
          </w:rPr>
          <w:t>he fate of t</w:t>
        </w:r>
      </w:ins>
      <w:r w:rsidR="00250CB2" w:rsidRPr="00AE5D35">
        <w:rPr>
          <w:rFonts w:asciiTheme="minorHAnsi" w:hAnsiTheme="minorHAnsi" w:cstheme="minorHAnsi"/>
          <w:lang w:val="en-US"/>
        </w:rPr>
        <w:t xml:space="preserve">ropical species with narrow ranges </w:t>
      </w:r>
      <w:del w:id="20" w:author="Owen Lewis" w:date="2020-06-23T21:40:00Z">
        <w:r w:rsidR="00250CB2" w:rsidRPr="00AE5D35" w:rsidDel="0056254E">
          <w:rPr>
            <w:rFonts w:asciiTheme="minorHAnsi" w:hAnsiTheme="minorHAnsi" w:cstheme="minorHAnsi"/>
            <w:lang w:val="en-US"/>
          </w:rPr>
          <w:delText xml:space="preserve">are </w:delText>
        </w:r>
      </w:del>
      <w:ins w:id="21" w:author="Owen Lewis" w:date="2020-06-23T21:40:00Z">
        <w:r w:rsidR="0056254E">
          <w:rPr>
            <w:rFonts w:asciiTheme="minorHAnsi" w:hAnsiTheme="minorHAnsi" w:cstheme="minorHAnsi"/>
            <w:lang w:val="en-US"/>
          </w:rPr>
          <w:t>is</w:t>
        </w:r>
        <w:r w:rsidR="0056254E" w:rsidRPr="00AE5D35">
          <w:rPr>
            <w:rFonts w:asciiTheme="minorHAnsi" w:hAnsiTheme="minorHAnsi" w:cstheme="minorHAnsi"/>
            <w:lang w:val="en-US"/>
          </w:rPr>
          <w:t xml:space="preserve"> </w:t>
        </w:r>
      </w:ins>
      <w:del w:id="22" w:author="Owen Lewis" w:date="2020-06-23T21:40:00Z">
        <w:r w:rsidR="00250CB2" w:rsidRPr="00AE5D35" w:rsidDel="0056254E">
          <w:rPr>
            <w:rFonts w:asciiTheme="minorHAnsi" w:hAnsiTheme="minorHAnsi" w:cstheme="minorHAnsi"/>
            <w:lang w:val="en-US"/>
          </w:rPr>
          <w:delText>especially worrisome</w:delText>
        </w:r>
      </w:del>
      <w:ins w:id="23" w:author="Owen Lewis" w:date="2020-06-23T21:40:00Z">
        <w:r w:rsidR="0056254E">
          <w:rPr>
            <w:rFonts w:asciiTheme="minorHAnsi" w:hAnsiTheme="minorHAnsi" w:cstheme="minorHAnsi"/>
            <w:lang w:val="en-US"/>
          </w:rPr>
          <w:t>of particular concern,</w:t>
        </w:r>
      </w:ins>
      <w:r w:rsidR="00250CB2" w:rsidRPr="00AE5D35">
        <w:rPr>
          <w:rFonts w:asciiTheme="minorHAnsi" w:hAnsiTheme="minorHAnsi" w:cstheme="minorHAnsi"/>
          <w:lang w:val="en-US"/>
        </w:rPr>
        <w:t xml:space="preserve"> as </w:t>
      </w:r>
      <w:del w:id="24" w:author="Owen Lewis" w:date="2020-06-23T21:41:00Z">
        <w:r w:rsidR="00250CB2" w:rsidRPr="00AE5D35" w:rsidDel="0056254E">
          <w:rPr>
            <w:rFonts w:asciiTheme="minorHAnsi" w:hAnsiTheme="minorHAnsi" w:cstheme="minorHAnsi"/>
            <w:lang w:val="en-US"/>
          </w:rPr>
          <w:delText xml:space="preserve">their </w:delText>
        </w:r>
      </w:del>
      <w:ins w:id="25" w:author="Owen Lewis" w:date="2020-06-23T21:41:00Z">
        <w:r w:rsidR="0056254E">
          <w:rPr>
            <w:rFonts w:asciiTheme="minorHAnsi" w:hAnsiTheme="minorHAnsi" w:cstheme="minorHAnsi"/>
            <w:lang w:val="en-US"/>
          </w:rPr>
          <w:t>they may be unable to</w:t>
        </w:r>
        <w:r w:rsidR="0056254E" w:rsidRPr="00AE5D35">
          <w:rPr>
            <w:rFonts w:asciiTheme="minorHAnsi" w:hAnsiTheme="minorHAnsi" w:cstheme="minorHAnsi"/>
            <w:lang w:val="en-US"/>
          </w:rPr>
          <w:t xml:space="preserve"> </w:t>
        </w:r>
      </w:ins>
      <w:r w:rsidR="00250CB2" w:rsidRPr="00AE5D35">
        <w:rPr>
          <w:rFonts w:asciiTheme="minorHAnsi" w:hAnsiTheme="minorHAnsi" w:cstheme="minorHAnsi"/>
          <w:lang w:val="en-US"/>
        </w:rPr>
        <w:t>disp</w:t>
      </w:r>
      <w:ins w:id="26" w:author="Owen Lewis" w:date="2020-06-23T21:41:00Z">
        <w:r w:rsidR="0056254E">
          <w:rPr>
            <w:rFonts w:asciiTheme="minorHAnsi" w:hAnsiTheme="minorHAnsi" w:cstheme="minorHAnsi"/>
            <w:lang w:val="en-US"/>
          </w:rPr>
          <w:t xml:space="preserve">erse far and fast enough to bridge the </w:t>
        </w:r>
      </w:ins>
      <w:del w:id="27" w:author="Owen Lewis" w:date="2020-06-23T21:41:00Z">
        <w:r w:rsidR="00250CB2" w:rsidRPr="00AE5D35" w:rsidDel="0056254E">
          <w:rPr>
            <w:rFonts w:asciiTheme="minorHAnsi" w:hAnsiTheme="minorHAnsi" w:cstheme="minorHAnsi"/>
            <w:lang w:val="en-US"/>
          </w:rPr>
          <w:delText xml:space="preserve">ersal </w:delText>
        </w:r>
        <w:r w:rsidR="000D1808" w:rsidRPr="00AE5D35" w:rsidDel="0056254E">
          <w:rPr>
            <w:rFonts w:asciiTheme="minorHAnsi" w:hAnsiTheme="minorHAnsi" w:cstheme="minorHAnsi"/>
            <w:lang w:val="en-US"/>
          </w:rPr>
          <w:delText>is</w:delText>
        </w:r>
        <w:r w:rsidR="00250CB2" w:rsidRPr="00AE5D35" w:rsidDel="0056254E">
          <w:rPr>
            <w:rFonts w:asciiTheme="minorHAnsi" w:hAnsiTheme="minorHAnsi" w:cstheme="minorHAnsi"/>
            <w:lang w:val="en-US"/>
          </w:rPr>
          <w:delText xml:space="preserve"> challenged </w:delText>
        </w:r>
        <w:r w:rsidR="000D1808" w:rsidRPr="00AE5D35" w:rsidDel="0056254E">
          <w:rPr>
            <w:rFonts w:asciiTheme="minorHAnsi" w:hAnsiTheme="minorHAnsi" w:cstheme="minorHAnsi"/>
            <w:lang w:val="en-US"/>
          </w:rPr>
          <w:delText>by</w:delText>
        </w:r>
        <w:r w:rsidR="00250CB2" w:rsidRPr="00AE5D35" w:rsidDel="0056254E">
          <w:rPr>
            <w:rFonts w:asciiTheme="minorHAnsi" w:hAnsiTheme="minorHAnsi" w:cstheme="minorHAnsi"/>
            <w:lang w:val="en-US"/>
          </w:rPr>
          <w:delText xml:space="preserve"> </w:delText>
        </w:r>
      </w:del>
      <w:r w:rsidR="00250CB2" w:rsidRPr="00AE5D35">
        <w:rPr>
          <w:rFonts w:asciiTheme="minorHAnsi" w:hAnsiTheme="minorHAnsi" w:cstheme="minorHAnsi"/>
          <w:lang w:val="en-US"/>
        </w:rPr>
        <w:t>large</w:t>
      </w:r>
      <w:del w:id="28" w:author="Owen Lewis" w:date="2020-06-23T21:40:00Z">
        <w:r w:rsidR="00250CB2" w:rsidRPr="00AE5D35" w:rsidDel="0056254E">
          <w:rPr>
            <w:rFonts w:asciiTheme="minorHAnsi" w:hAnsiTheme="minorHAnsi" w:cstheme="minorHAnsi"/>
            <w:lang w:val="en-US"/>
          </w:rPr>
          <w:delText>r</w:delText>
        </w:r>
      </w:del>
      <w:r w:rsidR="00250CB2" w:rsidRPr="00AE5D35">
        <w:rPr>
          <w:rFonts w:asciiTheme="minorHAnsi" w:hAnsiTheme="minorHAnsi" w:cstheme="minorHAnsi"/>
          <w:lang w:val="en-US"/>
        </w:rPr>
        <w:t xml:space="preserve"> gaps between </w:t>
      </w:r>
      <w:ins w:id="29" w:author="Owen Lewis" w:date="2020-06-23T21:41:00Z">
        <w:r w:rsidR="0056254E">
          <w:rPr>
            <w:rFonts w:asciiTheme="minorHAnsi" w:hAnsiTheme="minorHAnsi" w:cstheme="minorHAnsi"/>
            <w:lang w:val="en-US"/>
          </w:rPr>
          <w:t xml:space="preserve">their </w:t>
        </w:r>
      </w:ins>
      <w:r w:rsidR="00250CB2" w:rsidRPr="00AE5D35">
        <w:rPr>
          <w:rFonts w:asciiTheme="minorHAnsi" w:hAnsiTheme="minorHAnsi" w:cstheme="minorHAnsi"/>
          <w:lang w:val="en-US"/>
        </w:rPr>
        <w:t>current and projected ranges</w:t>
      </w:r>
      <w:r w:rsidR="00AE638E" w:rsidRPr="00AE5D35">
        <w:rPr>
          <w:rFonts w:asciiTheme="minorHAnsi" w:hAnsiTheme="minorHAnsi" w:cstheme="minorHAnsi"/>
          <w:lang w:val="en-US"/>
        </w:rPr>
        <w:t xml:space="preserve"> </w:t>
      </w:r>
      <w:r w:rsidR="00AE638E"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tropics","type":"article-journal","volume":"322"},"uris":["http://www.mendeley.com/documents/?uuid=efcbb00a-4f36-3d21-bf39-1166fa394a51"]}],"mendeley":{"formattedCitation":"(Colwell et al. 2008)","plainTextFormattedCitation":"(Colwell et al. 2008)","previouslyFormattedCitation":"(Colwell et al., 2008)"},"properties":{"noteIndex":0},"schema":"https://github.com/citation-style-language/schema/raw/master/csl-citation.json"}</w:instrText>
      </w:r>
      <w:r w:rsidR="00AE638E"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(Colwell et al. 2008)</w:t>
      </w:r>
      <w:r w:rsidR="00AE638E" w:rsidRPr="00AE5D35">
        <w:rPr>
          <w:rFonts w:asciiTheme="minorHAnsi" w:hAnsiTheme="minorHAnsi" w:cstheme="minorHAnsi"/>
          <w:lang w:val="en-US"/>
        </w:rPr>
        <w:fldChar w:fldCharType="end"/>
      </w:r>
      <w:r w:rsidR="00250CB2" w:rsidRPr="00AE5D35">
        <w:rPr>
          <w:rFonts w:asciiTheme="minorHAnsi" w:hAnsiTheme="minorHAnsi" w:cstheme="minorHAnsi"/>
          <w:lang w:val="en-US"/>
        </w:rPr>
        <w:t xml:space="preserve">. </w:t>
      </w:r>
      <w:r w:rsidR="00894B43" w:rsidRPr="00AE5D35">
        <w:rPr>
          <w:rFonts w:asciiTheme="minorHAnsi" w:hAnsiTheme="minorHAnsi" w:cstheme="minorHAnsi"/>
          <w:lang w:val="en-US"/>
        </w:rPr>
        <w:t xml:space="preserve">Consequently, tropical regions may face </w:t>
      </w:r>
      <w:r w:rsidR="00F62E0D">
        <w:rPr>
          <w:rFonts w:asciiTheme="minorHAnsi" w:hAnsiTheme="minorHAnsi" w:cstheme="minorHAnsi"/>
          <w:lang w:val="en-US"/>
        </w:rPr>
        <w:t xml:space="preserve">a </w:t>
      </w:r>
      <w:r w:rsidR="00894B43" w:rsidRPr="00AE5D35">
        <w:rPr>
          <w:rFonts w:asciiTheme="minorHAnsi" w:hAnsiTheme="minorHAnsi" w:cstheme="minorHAnsi"/>
          <w:lang w:val="en-US"/>
        </w:rPr>
        <w:t>higher risk of biodiversity attrition</w:t>
      </w:r>
      <w:r w:rsidR="000D2558" w:rsidRPr="00AE5D35">
        <w:rPr>
          <w:rFonts w:asciiTheme="minorHAnsi" w:hAnsiTheme="minorHAnsi" w:cstheme="minorHAnsi"/>
          <w:lang w:val="en-US"/>
        </w:rPr>
        <w:t xml:space="preserve"> </w:t>
      </w:r>
      <w:r w:rsidR="006C2E6A"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tropics","type":"article-journal","volume":"322"},"uris":["http://www.mendeley.com/documents/?uuid=efcbb00a-4f36-3d21-bf39-1166fa394a51"]}],"mendeley":{"formattedCitation":"(Colwell et al. 2008)","plainTextFormattedCitation":"(Colwell et al. 2008)","previouslyFormattedCitation":"(Colwell et al., 2008)"},"properties":{"noteIndex":0},"schema":"https://github.com/citation-style-language/schema/raw/master/csl-citation.json"}</w:instrText>
      </w:r>
      <w:r w:rsidR="006C2E6A"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(Colwell et al. 2008)</w:t>
      </w:r>
      <w:r w:rsidR="006C2E6A" w:rsidRPr="00AE5D35">
        <w:rPr>
          <w:rFonts w:asciiTheme="minorHAnsi" w:hAnsiTheme="minorHAnsi" w:cstheme="minorHAnsi"/>
          <w:lang w:val="en-US"/>
        </w:rPr>
        <w:fldChar w:fldCharType="end"/>
      </w:r>
      <w:r w:rsidR="00894B43" w:rsidRPr="00AE5D35">
        <w:rPr>
          <w:rFonts w:asciiTheme="minorHAnsi" w:hAnsiTheme="minorHAnsi" w:cstheme="minorHAnsi"/>
          <w:lang w:val="en-US"/>
        </w:rPr>
        <w:t xml:space="preserve">. What’s worse, the future disruption of ecological assemblage </w:t>
      </w:r>
      <w:del w:id="30" w:author="Owen Lewis" w:date="2020-06-23T21:41:00Z">
        <w:r w:rsidR="00894B43" w:rsidRPr="00AE5D35" w:rsidDel="00B872A0">
          <w:rPr>
            <w:rFonts w:asciiTheme="minorHAnsi" w:hAnsiTheme="minorHAnsi" w:cstheme="minorHAnsi"/>
            <w:lang w:val="en-US"/>
          </w:rPr>
          <w:delText xml:space="preserve">is </w:delText>
        </w:r>
      </w:del>
      <w:ins w:id="31" w:author="Owen Lewis" w:date="2020-06-23T21:41:00Z">
        <w:r w:rsidR="00B872A0">
          <w:rPr>
            <w:rFonts w:asciiTheme="minorHAnsi" w:hAnsiTheme="minorHAnsi" w:cstheme="minorHAnsi"/>
            <w:lang w:val="en-US"/>
          </w:rPr>
          <w:t>has</w:t>
        </w:r>
        <w:r w:rsidR="00B872A0" w:rsidRPr="00AE5D35">
          <w:rPr>
            <w:rFonts w:asciiTheme="minorHAnsi" w:hAnsiTheme="minorHAnsi" w:cstheme="minorHAnsi"/>
            <w:lang w:val="en-US"/>
          </w:rPr>
          <w:t xml:space="preserve"> </w:t>
        </w:r>
      </w:ins>
      <w:r w:rsidR="00894B43" w:rsidRPr="00AE5D35">
        <w:rPr>
          <w:rFonts w:asciiTheme="minorHAnsi" w:hAnsiTheme="minorHAnsi" w:cstheme="minorHAnsi"/>
          <w:lang w:val="en-US"/>
        </w:rPr>
        <w:t>recently</w:t>
      </w:r>
      <w:ins w:id="32" w:author="Owen Lewis" w:date="2020-06-23T21:41:00Z">
        <w:r w:rsidR="00B872A0">
          <w:rPr>
            <w:rFonts w:asciiTheme="minorHAnsi" w:hAnsiTheme="minorHAnsi" w:cstheme="minorHAnsi"/>
            <w:lang w:val="en-US"/>
          </w:rPr>
          <w:t xml:space="preserve"> been</w:t>
        </w:r>
      </w:ins>
      <w:r w:rsidR="00894B43" w:rsidRPr="00AE5D35">
        <w:rPr>
          <w:rFonts w:asciiTheme="minorHAnsi" w:hAnsiTheme="minorHAnsi" w:cstheme="minorHAnsi"/>
          <w:lang w:val="en-US"/>
        </w:rPr>
        <w:t xml:space="preserve"> predicted to be simultaneous and abrupt, </w:t>
      </w:r>
      <w:del w:id="33" w:author="Owen Lewis" w:date="2020-06-23T21:41:00Z">
        <w:r w:rsidR="00894B43" w:rsidRPr="00AE5D35" w:rsidDel="00B872A0">
          <w:rPr>
            <w:rFonts w:asciiTheme="minorHAnsi" w:hAnsiTheme="minorHAnsi" w:cstheme="minorHAnsi"/>
            <w:lang w:val="en-US"/>
          </w:rPr>
          <w:delText xml:space="preserve">hitting </w:delText>
        </w:r>
      </w:del>
      <w:ins w:id="34" w:author="Owen Lewis" w:date="2020-06-23T21:41:00Z">
        <w:r w:rsidR="00B872A0">
          <w:rPr>
            <w:rFonts w:asciiTheme="minorHAnsi" w:hAnsiTheme="minorHAnsi" w:cstheme="minorHAnsi"/>
            <w:lang w:val="en-US"/>
          </w:rPr>
          <w:t>affecti</w:t>
        </w:r>
      </w:ins>
      <w:ins w:id="35" w:author="Owen Lewis" w:date="2020-06-23T21:42:00Z">
        <w:r w:rsidR="00B872A0">
          <w:rPr>
            <w:rFonts w:asciiTheme="minorHAnsi" w:hAnsiTheme="minorHAnsi" w:cstheme="minorHAnsi"/>
            <w:lang w:val="en-US"/>
          </w:rPr>
          <w:t>ng</w:t>
        </w:r>
      </w:ins>
      <w:ins w:id="36" w:author="Owen Lewis" w:date="2020-06-23T21:41:00Z">
        <w:r w:rsidR="00B872A0" w:rsidRPr="00AE5D35">
          <w:rPr>
            <w:rFonts w:asciiTheme="minorHAnsi" w:hAnsiTheme="minorHAnsi" w:cstheme="minorHAnsi"/>
            <w:lang w:val="en-US"/>
          </w:rPr>
          <w:t xml:space="preserve"> </w:t>
        </w:r>
      </w:ins>
      <w:del w:id="37" w:author="Owen Lewis" w:date="2020-06-23T21:41:00Z">
        <w:r w:rsidR="00894B43" w:rsidRPr="00AE5D35" w:rsidDel="00B872A0">
          <w:rPr>
            <w:rFonts w:asciiTheme="minorHAnsi" w:hAnsiTheme="minorHAnsi" w:cstheme="minorHAnsi"/>
            <w:lang w:val="en-US"/>
          </w:rPr>
          <w:delText xml:space="preserve">foremost </w:delText>
        </w:r>
      </w:del>
      <w:r w:rsidR="00894B43" w:rsidRPr="00AE5D35">
        <w:rPr>
          <w:rFonts w:asciiTheme="minorHAnsi" w:hAnsiTheme="minorHAnsi" w:cstheme="minorHAnsi"/>
          <w:lang w:val="en-US"/>
        </w:rPr>
        <w:t>tropical oceans and tropical forests</w:t>
      </w:r>
      <w:ins w:id="38" w:author="Owen Lewis" w:date="2020-06-23T21:42:00Z">
        <w:r w:rsidR="00B872A0">
          <w:rPr>
            <w:rFonts w:asciiTheme="minorHAnsi" w:hAnsiTheme="minorHAnsi" w:cstheme="minorHAnsi"/>
            <w:lang w:val="en-US"/>
          </w:rPr>
          <w:t xml:space="preserve"> with particular severity</w:t>
        </w:r>
      </w:ins>
      <w:r w:rsidR="000D2558" w:rsidRPr="00AE5D35">
        <w:rPr>
          <w:rFonts w:asciiTheme="minorHAnsi" w:hAnsiTheme="minorHAnsi" w:cstheme="minorHAnsi"/>
          <w:lang w:val="en-US"/>
        </w:rPr>
        <w:t xml:space="preserve"> </w:t>
      </w:r>
      <w:r w:rsidR="000D2558"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{"citationItems":[{"id":"ITEM-1","itemData":{"DOI":"10.1038/s41586-020-2189-9","ISSN":"0028-0836","abstract":"As anthropogenic climate change continues the risks to biodiversity will increase over time, with future projections indicating that a potentially catastrophic loss of global biodiversity is on the horizon1–3. However, our understanding of when and how abruptly this climate-driven disruption of biodiversity will occur is limited because biodiversity forecasts typically focus on individual snapshots of the future. Here we use annual projections (from 1850 to 2100) of temperature and precipitation across the ranges of more than 30,000 marine and terrestrial species to estimate the timing of their exposure to potentially dangerous climate conditions. We project that future disruption of ecological assemblages as a result of climate change will be abrupt, because within any given ecological assemblage the exposure of most species to climate conditions beyond their realized niche limits occurs almost simultaneously. Under a high-emissions scenario (representative concentration pathway (RCP) 8.5), such abrupt exposure events begin before 2030 in tropical oceans and spread to tropical forests and higher latitudes by 2050. If global warming is kept below 2 °C, less than 2% of assemblages globally are projected to undergo abrupt exposure events of more than 20% of their constituent species; however, the risk accelerates with the magnitude of warming, threatening 15% of assemblages at 4 °C, with similar levels of risk in protected and unprotected areas. These results highlight the impending risk of sudden and severe biodiversity losses from climate change and provide a framework for predicting both when and where these events may occur. Using annual projections of temperature and precipitation to estimate when species will be exposed to potentially harmful climate conditions reveals that disruption of ecological assemblages as a result of climate change will be abrupt and could start as early as the current decade.","author":[{"dropping-particle":"","family":"Trisos","given":"Christopher H.","non-dropping-particle":"","parse-names":false,"suffix":""},{"dropping-particle":"","family":"Merow","given":"Cory","non-dropping-particle":"","parse-names":false,"suffix":""},{"dropping-particle":"","family":"Pigot","given":"Alex L.","non-dropping-particle":"","parse-names":false,"suffix":""}],"container-title":"Nature","id":"ITEM-1","issued":{"date-parts":[["2020","4","8"]]},"page":"1-6","publisher":"Nature Publishing Group","title":"The projected timing of abrupt ecological disruption from climate change","type":"article-journal"},"uris":["http://www.mendeley.com/documents/?uuid=9496ebc8-9494-31bd-9375-3953aa0a738d"]}],"mendeley":{"formattedCitation":"(Trisos, Merow, and Pigot 2020)","plainTextFormattedCitation":"(Trisos, Merow, and Pigot 2020)","previouslyFormattedCitation":"(Trisos, Merow, &amp; Pigot, 2020)"},"properties":{"noteIndex":0},"schema":"https://github.com/citation-style-language/schema/raw/master/csl-citation.json"}</w:instrText>
      </w:r>
      <w:r w:rsidR="000D2558"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(Trisos, Merow, and Pigot 2020)</w:t>
      </w:r>
      <w:r w:rsidR="000D2558" w:rsidRPr="00AE5D35">
        <w:rPr>
          <w:rFonts w:asciiTheme="minorHAnsi" w:hAnsiTheme="minorHAnsi" w:cstheme="minorHAnsi"/>
          <w:lang w:val="en-US"/>
        </w:rPr>
        <w:fldChar w:fldCharType="end"/>
      </w:r>
      <w:r w:rsidR="004377A0" w:rsidRPr="00AE5D35">
        <w:rPr>
          <w:rFonts w:asciiTheme="minorHAnsi" w:hAnsiTheme="minorHAnsi" w:cstheme="minorHAnsi"/>
          <w:lang w:val="en-US"/>
        </w:rPr>
        <w:t>.</w:t>
      </w:r>
    </w:p>
    <w:p w14:paraId="6678BD5C" w14:textId="4D4938CE" w:rsidR="00A35A19" w:rsidRPr="00AE5D35" w:rsidRDefault="00B01C83" w:rsidP="00B94F1F">
      <w:pPr>
        <w:rPr>
          <w:rFonts w:asciiTheme="minorHAnsi" w:hAnsiTheme="minorHAnsi" w:cstheme="minorHAnsi"/>
          <w:lang w:val="en-US"/>
        </w:rPr>
      </w:pPr>
      <w:r w:rsidRPr="00AE5D35">
        <w:rPr>
          <w:rFonts w:asciiTheme="minorHAnsi" w:hAnsiTheme="minorHAnsi" w:cstheme="minorHAnsi"/>
          <w:lang w:val="en-US"/>
        </w:rPr>
        <w:tab/>
        <w:t xml:space="preserve">However, internal and external factors complicate species’ response to climate change. </w:t>
      </w:r>
      <w:r w:rsidR="00705C43" w:rsidRPr="00AE5D35">
        <w:rPr>
          <w:rFonts w:asciiTheme="minorHAnsi" w:hAnsiTheme="minorHAnsi" w:cstheme="minorHAnsi"/>
          <w:lang w:val="en-US"/>
        </w:rPr>
        <w:t>T</w:t>
      </w:r>
      <w:r w:rsidR="00CC30FF" w:rsidRPr="00AE5D35">
        <w:rPr>
          <w:rFonts w:asciiTheme="minorHAnsi" w:hAnsiTheme="minorHAnsi" w:cstheme="minorHAnsi"/>
          <w:lang w:val="en-US"/>
        </w:rPr>
        <w:t xml:space="preserve">hermal niches deduced from realized distribution </w:t>
      </w:r>
      <w:del w:id="39" w:author="Owen Lewis" w:date="2020-06-23T22:13:00Z">
        <w:r w:rsidR="00CC30FF" w:rsidRPr="00AE5D35" w:rsidDel="0012415B">
          <w:rPr>
            <w:rFonts w:asciiTheme="minorHAnsi" w:hAnsiTheme="minorHAnsi" w:cstheme="minorHAnsi"/>
            <w:lang w:val="en-US"/>
          </w:rPr>
          <w:delText>are</w:delText>
        </w:r>
        <w:r w:rsidR="00705C43" w:rsidRPr="00AE5D35" w:rsidDel="0012415B">
          <w:rPr>
            <w:rFonts w:asciiTheme="minorHAnsi" w:hAnsiTheme="minorHAnsi" w:cstheme="minorHAnsi"/>
            <w:lang w:val="en-US"/>
          </w:rPr>
          <w:delText xml:space="preserve"> </w:delText>
        </w:r>
      </w:del>
      <w:r w:rsidR="00705C43" w:rsidRPr="00AE5D35">
        <w:rPr>
          <w:rFonts w:asciiTheme="minorHAnsi" w:hAnsiTheme="minorHAnsi" w:cstheme="minorHAnsi"/>
          <w:lang w:val="en-US"/>
        </w:rPr>
        <w:t>possibly</w:t>
      </w:r>
      <w:r w:rsidR="00CC30FF" w:rsidRPr="00AE5D35">
        <w:rPr>
          <w:rFonts w:asciiTheme="minorHAnsi" w:hAnsiTheme="minorHAnsi" w:cstheme="minorHAnsi"/>
          <w:lang w:val="en-US"/>
        </w:rPr>
        <w:t xml:space="preserve"> </w:t>
      </w:r>
      <w:r w:rsidR="000D1808" w:rsidRPr="00AE5D35">
        <w:rPr>
          <w:rFonts w:asciiTheme="minorHAnsi" w:hAnsiTheme="minorHAnsi" w:cstheme="minorHAnsi"/>
          <w:lang w:val="en-US"/>
        </w:rPr>
        <w:t>underestimate</w:t>
      </w:r>
      <w:del w:id="40" w:author="Owen Lewis" w:date="2020-06-23T22:13:00Z">
        <w:r w:rsidR="000D1808" w:rsidRPr="00AE5D35" w:rsidDel="0012415B">
          <w:rPr>
            <w:rFonts w:asciiTheme="minorHAnsi" w:hAnsiTheme="minorHAnsi" w:cstheme="minorHAnsi"/>
            <w:lang w:val="en-US"/>
          </w:rPr>
          <w:delText>d</w:delText>
        </w:r>
      </w:del>
      <w:r w:rsidR="00CC30FF" w:rsidRPr="00AE5D35">
        <w:rPr>
          <w:rFonts w:asciiTheme="minorHAnsi" w:hAnsiTheme="minorHAnsi" w:cstheme="minorHAnsi"/>
          <w:lang w:val="en-US"/>
        </w:rPr>
        <w:t xml:space="preserve"> </w:t>
      </w:r>
      <w:del w:id="41" w:author="Owen Lewis" w:date="2020-06-23T22:13:00Z">
        <w:r w:rsidR="00827421" w:rsidDel="0012415B">
          <w:rPr>
            <w:rFonts w:asciiTheme="minorHAnsi" w:hAnsiTheme="minorHAnsi" w:cstheme="minorHAnsi"/>
            <w:lang w:val="en-US"/>
          </w:rPr>
          <w:delText>concerning</w:delText>
        </w:r>
        <w:r w:rsidR="00CC30FF" w:rsidRPr="00AE5D35" w:rsidDel="0012415B">
          <w:rPr>
            <w:rFonts w:asciiTheme="minorHAnsi" w:hAnsiTheme="minorHAnsi" w:cstheme="minorHAnsi"/>
            <w:lang w:val="en-US"/>
          </w:rPr>
          <w:delText xml:space="preserve"> their </w:delText>
        </w:r>
      </w:del>
      <w:r w:rsidR="00CC30FF" w:rsidRPr="00AE5D35">
        <w:rPr>
          <w:rFonts w:asciiTheme="minorHAnsi" w:hAnsiTheme="minorHAnsi" w:cstheme="minorHAnsi"/>
          <w:lang w:val="en-US"/>
        </w:rPr>
        <w:t xml:space="preserve">true tolerances, especially among </w:t>
      </w:r>
      <w:r w:rsidR="00705C43" w:rsidRPr="00AE5D35">
        <w:rPr>
          <w:rFonts w:asciiTheme="minorHAnsi" w:hAnsiTheme="minorHAnsi" w:cstheme="minorHAnsi"/>
          <w:lang w:val="en-US"/>
        </w:rPr>
        <w:t xml:space="preserve">tropical lowland species </w:t>
      </w:r>
      <w:r w:rsidR="00F522C3"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{"citationItems":[{"id":"ITEM-1","itemData":{"DOI":"10.1111/j.1365-2486.2009.02085.x","ISSN":"13541013","abstract":"Species migration in response to warming temperatures is expected to lead to 'biotic attrition,' or loss of local diversity, in areas where the number of species emigrating or going locally extinct exceeds the number immigrating. Biotic attrition is predicted be especially severe in the low-lying hot tropics since elevated temperatures may surpass the observed tolerances of most extant species. It is possible, however, that the estimated temperature niches of many species are inaccurate and truncated with respect to their true tolerances due to the absence of hotter areas under current global climate. If so, these species will be capable of persisting in some areas where future temperatures exceed current temperatures, reducing rates of biotic attrition. Here, we use natural history collections data to estimate the realized thermal niches of &gt; 2000 plant species from the tropical forests of South America. In accord with the truncation hypothesis, we find that the thermal niches of species from hot lowland areas are several degrees narrower than the thermal niches of species from cooler areas. We estimate rates of biotic attrition for South American tropical forests due to temperature increases ranging from 1 to 5 °C, and under two niche assumptions. The first is that the observed thermal niches truly reflect the plant's tolerances and that the reduction in niche breadth is due to increased specialization. The second is that lowland species have the same mean thermal niche breadth as nonlowland and nonequatorial species. The differences between these two models are dramatic. For example, using observed thermal niches we predict an almost complete loss of plant diversity in most South American tropical forests due to a 5 °C temperature increase, but correcting for possible niche truncation we estimate that most forests will retain &gt; 50-70% of their current species richness. The different predictions highlight the importance of using fundamental vs. realized niches in predicting the responses of species to global climate change. © 2009 Blackwell Publishing Ltd.","author":[{"dropping-particle":"","family":"Feeley","given":"Kenneth J.","non-dropping-particle":"","parse-names":false,"suffix":""},{"dropping-particle":"","family":"Silman","given":"Miles R.","non-dropping-particle":"","parse-names":false,"suffix":""}],"container-title":"Global Change Biology","id":"ITEM-1","issue":"6","issued":{"date-parts":[["2010","6","1"]]},"page":"1830-1836","publisher":"John Wiley &amp; Sons, Ltd","title":"Biotic attrition from tropical forests correcting for truncated temperature niches","type":"article-journal","volume":"16"},"uris":["http://www.mendeley.com/documents/?uuid=8c1135b6-358f-32e7-808f-016e0005616c"]}],"mendeley":{"formattedCitation":"(Feeley and Silman 2010)","plainTextFormattedCitation":"(Feeley and Silman 2010)","previouslyFormattedCitation":"(Feeley &amp; Silman, 2010)"},"properties":{"noteIndex":0},"schema":"https://github.com/citation-style-language/schema/raw/master/csl-citation.json"}</w:instrText>
      </w:r>
      <w:r w:rsidR="00F522C3"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(Feeley and Silman 2010)</w:t>
      </w:r>
      <w:r w:rsidR="00F522C3" w:rsidRPr="00AE5D35">
        <w:rPr>
          <w:rFonts w:asciiTheme="minorHAnsi" w:hAnsiTheme="minorHAnsi" w:cstheme="minorHAnsi"/>
          <w:lang w:val="en-US"/>
        </w:rPr>
        <w:fldChar w:fldCharType="end"/>
      </w:r>
      <w:r w:rsidR="00705C43" w:rsidRPr="00AE5D35">
        <w:rPr>
          <w:rFonts w:asciiTheme="minorHAnsi" w:hAnsiTheme="minorHAnsi" w:cstheme="minorHAnsi"/>
          <w:lang w:val="en-US"/>
        </w:rPr>
        <w:t xml:space="preserve">. </w:t>
      </w:r>
      <w:r w:rsidR="00FD3A9C" w:rsidRPr="00AE5D35">
        <w:rPr>
          <w:rFonts w:asciiTheme="minorHAnsi" w:hAnsiTheme="minorHAnsi" w:cstheme="minorHAnsi"/>
          <w:lang w:val="en-US"/>
        </w:rPr>
        <w:t xml:space="preserve">If so, these species </w:t>
      </w:r>
      <w:r w:rsidR="00962FCD" w:rsidRPr="00AE5D35">
        <w:rPr>
          <w:rFonts w:asciiTheme="minorHAnsi" w:hAnsiTheme="minorHAnsi" w:cstheme="minorHAnsi"/>
          <w:lang w:val="en-US"/>
        </w:rPr>
        <w:t>may</w:t>
      </w:r>
      <w:r w:rsidR="00FD3A9C" w:rsidRPr="00AE5D35">
        <w:rPr>
          <w:rFonts w:asciiTheme="minorHAnsi" w:hAnsiTheme="minorHAnsi" w:cstheme="minorHAnsi"/>
          <w:lang w:val="en-US"/>
        </w:rPr>
        <w:t xml:space="preserve"> persist</w:t>
      </w:r>
      <w:r w:rsidR="00962FCD" w:rsidRPr="00AE5D35">
        <w:rPr>
          <w:rFonts w:asciiTheme="minorHAnsi" w:hAnsiTheme="minorHAnsi" w:cstheme="minorHAnsi"/>
          <w:lang w:val="en-US"/>
        </w:rPr>
        <w:t xml:space="preserve"> despite </w:t>
      </w:r>
      <w:r w:rsidR="00FD3A9C" w:rsidRPr="00AE5D35">
        <w:rPr>
          <w:rFonts w:asciiTheme="minorHAnsi" w:hAnsiTheme="minorHAnsi" w:cstheme="minorHAnsi"/>
          <w:lang w:val="en-US"/>
        </w:rPr>
        <w:t>warming in</w:t>
      </w:r>
      <w:ins w:id="42" w:author="Owen Lewis" w:date="2020-06-23T23:23:00Z">
        <w:r w:rsidR="000B6CBE">
          <w:rPr>
            <w:rFonts w:asciiTheme="minorHAnsi" w:hAnsiTheme="minorHAnsi" w:cstheme="minorHAnsi"/>
            <w:lang w:val="en-US"/>
          </w:rPr>
          <w:t xml:space="preserve"> the</w:t>
        </w:r>
      </w:ins>
      <w:r w:rsidR="00FD3A9C" w:rsidRPr="00AE5D35">
        <w:rPr>
          <w:rFonts w:asciiTheme="minorHAnsi" w:hAnsiTheme="minorHAnsi" w:cstheme="minorHAnsi"/>
          <w:lang w:val="en-US"/>
        </w:rPr>
        <w:t xml:space="preserve"> tropics, reducing rates of biotic attrition </w:t>
      </w:r>
      <w:r w:rsidR="00FD3A9C"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{"citationItems":[{"id":"ITEM-1","itemData":{"DOI":"10.1111/j.1365-2486.2009.02085.x","ISSN":"13541013","abstract":"Species migration in response to warming temperatures is expected to lead to 'biotic attrition,' or loss of local diversity, in areas where the number of species emigrating or going locally extinct exceeds the number immigrating. Biotic attrition is predicted be especially severe in the low-lying hot tropics since elevated temperatures may surpass the observed tolerances of most extant species. It is possible, however, that the estimated temperature niches of many species are inaccurate and truncated with respect to their true tolerances due to the absence of hotter areas under current global climate. If so, these species will be capable of persisting in some areas where future temperatures exceed current temperatures, reducing rates of biotic attrition. Here, we use natural history collections data to estimate the realized thermal niches of &gt; 2000 plant species from the tropical forests of South America. In accord with the truncation hypothesis, we find that the thermal niches of species from hot lowland areas are several degrees narrower than the thermal niches of species from cooler areas. We estimate rates of biotic attrition for South American tropical forests due to temperature increases ranging from 1 to 5 °C, and under two niche assumptions. The first is that the observed thermal niches truly reflect the plant's tolerances and that the reduction in niche breadth is due to increased specialization. The second is that lowland species have the same mean thermal niche breadth as nonlowland and nonequatorial species. The differences between these two models are dramatic. For example, using observed thermal niches we predict an almost complete loss of plant diversity in most South American tropical forests due to a 5 °C temperature increase, but correcting for possible niche truncation we estimate that most forests will retain &gt; 50-70% of their current species richness. The different predictions highlight the importance of using fundamental vs. realized niches in predicting the responses of species to global climate change. © 2009 Blackwell Publishing Ltd.","author":[{"dropping-particle":"","family":"Feeley","given":"Kenneth J.","non-dropping-particle":"","parse-names":false,"suffix":""},{"dropping-particle":"","family":"Silman","given":"Miles R.","non-dropping-particle":"","parse-names":false,"suffix":""}],"container-title":"Global Change Biology","id":"ITEM-1","issue":"6","issued":{"date-parts":[["2010","6","1"]]},"page":"1830-1836","publisher":"John Wiley &amp; Sons, Ltd","title":"Biotic attrition from tropical forests correcting for truncated temperature niches","type":"article-journal","volume":"16"},"uris":["http://www.mendeley.com/documents/?uuid=8c1135b6-358f-32e7-808f-016e0005616c"]}],"mendeley":{"formattedCitation":"(Feeley and Silman 2010)","plainTextFormattedCitation":"(Feeley and Silman 2010)","previouslyFormattedCitation":"(Feeley &amp; Silman, 2010)"},"properties":{"noteIndex":0},"schema":"https://github.com/citation-style-language/schema/raw/master/csl-citation.json"}</w:instrText>
      </w:r>
      <w:r w:rsidR="00FD3A9C"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(Feeley and Silman 2010)</w:t>
      </w:r>
      <w:r w:rsidR="00FD3A9C" w:rsidRPr="00AE5D35">
        <w:rPr>
          <w:rFonts w:asciiTheme="minorHAnsi" w:hAnsiTheme="minorHAnsi" w:cstheme="minorHAnsi"/>
          <w:lang w:val="en-US"/>
        </w:rPr>
        <w:fldChar w:fldCharType="end"/>
      </w:r>
      <w:r w:rsidR="00FD3A9C" w:rsidRPr="00AE5D35">
        <w:rPr>
          <w:rFonts w:asciiTheme="minorHAnsi" w:hAnsiTheme="minorHAnsi" w:cstheme="minorHAnsi"/>
          <w:lang w:val="en-US"/>
        </w:rPr>
        <w:t>.</w:t>
      </w:r>
      <w:r w:rsidR="00F522C3" w:rsidRPr="00AE5D35">
        <w:rPr>
          <w:rFonts w:asciiTheme="minorHAnsi" w:hAnsiTheme="minorHAnsi" w:cstheme="minorHAnsi"/>
          <w:lang w:val="en-US"/>
        </w:rPr>
        <w:t xml:space="preserve"> </w:t>
      </w:r>
      <w:ins w:id="43" w:author="Owen Lewis" w:date="2020-06-23T23:23:00Z">
        <w:r w:rsidR="00D153B2">
          <w:rPr>
            <w:rFonts w:asciiTheme="minorHAnsi" w:hAnsiTheme="minorHAnsi" w:cstheme="minorHAnsi"/>
            <w:lang w:val="en-US"/>
          </w:rPr>
          <w:t>The a</w:t>
        </w:r>
      </w:ins>
      <w:del w:id="44" w:author="Owen Lewis" w:date="2020-06-23T23:23:00Z">
        <w:r w:rsidR="00D875A8" w:rsidRPr="00AE5D35" w:rsidDel="00D153B2">
          <w:rPr>
            <w:rFonts w:asciiTheme="minorHAnsi" w:hAnsiTheme="minorHAnsi" w:cstheme="minorHAnsi"/>
            <w:lang w:val="en-US"/>
          </w:rPr>
          <w:delText>A</w:delText>
        </w:r>
      </w:del>
      <w:r w:rsidR="00D157F9" w:rsidRPr="00AE5D35">
        <w:rPr>
          <w:rFonts w:asciiTheme="minorHAnsi" w:hAnsiTheme="minorHAnsi" w:cstheme="minorHAnsi"/>
          <w:lang w:val="en-US"/>
        </w:rPr>
        <w:t>bundance</w:t>
      </w:r>
      <w:ins w:id="45" w:author="Owen Lewis" w:date="2020-06-23T23:24:00Z">
        <w:r w:rsidR="00D153B2">
          <w:rPr>
            <w:rFonts w:asciiTheme="minorHAnsi" w:hAnsiTheme="minorHAnsi" w:cstheme="minorHAnsi"/>
            <w:lang w:val="en-US"/>
          </w:rPr>
          <w:t>s</w:t>
        </w:r>
      </w:ins>
      <w:r w:rsidR="00D157F9" w:rsidRPr="00AE5D35">
        <w:rPr>
          <w:rFonts w:asciiTheme="minorHAnsi" w:hAnsiTheme="minorHAnsi" w:cstheme="minorHAnsi"/>
          <w:lang w:val="en-US"/>
        </w:rPr>
        <w:t xml:space="preserve"> and distribution</w:t>
      </w:r>
      <w:ins w:id="46" w:author="Owen Lewis" w:date="2020-06-23T23:24:00Z">
        <w:r w:rsidR="00D153B2">
          <w:rPr>
            <w:rFonts w:asciiTheme="minorHAnsi" w:hAnsiTheme="minorHAnsi" w:cstheme="minorHAnsi"/>
            <w:lang w:val="en-US"/>
          </w:rPr>
          <w:t>s</w:t>
        </w:r>
      </w:ins>
      <w:r w:rsidR="00D157F9" w:rsidRPr="00AE5D35">
        <w:rPr>
          <w:rFonts w:asciiTheme="minorHAnsi" w:hAnsiTheme="minorHAnsi" w:cstheme="minorHAnsi"/>
          <w:lang w:val="en-US"/>
        </w:rPr>
        <w:t xml:space="preserve"> of species are also</w:t>
      </w:r>
      <w:r w:rsidR="00882598" w:rsidRPr="00AE5D35">
        <w:rPr>
          <w:rFonts w:asciiTheme="minorHAnsi" w:hAnsiTheme="minorHAnsi" w:cstheme="minorHAnsi"/>
          <w:lang w:val="en-US"/>
        </w:rPr>
        <w:t xml:space="preserve"> </w:t>
      </w:r>
      <w:r w:rsidR="00D157F9" w:rsidRPr="00AE5D35">
        <w:rPr>
          <w:rFonts w:asciiTheme="minorHAnsi" w:hAnsiTheme="minorHAnsi" w:cstheme="minorHAnsi"/>
          <w:lang w:val="en-US"/>
        </w:rPr>
        <w:t>link</w:t>
      </w:r>
      <w:r w:rsidR="00D875A8" w:rsidRPr="00AE5D35">
        <w:rPr>
          <w:rFonts w:asciiTheme="minorHAnsi" w:hAnsiTheme="minorHAnsi" w:cstheme="minorHAnsi"/>
          <w:lang w:val="en-US"/>
        </w:rPr>
        <w:t>ed</w:t>
      </w:r>
      <w:r w:rsidR="00D157F9" w:rsidRPr="00AE5D35">
        <w:rPr>
          <w:rFonts w:asciiTheme="minorHAnsi" w:hAnsiTheme="minorHAnsi" w:cstheme="minorHAnsi"/>
          <w:lang w:val="en-US"/>
        </w:rPr>
        <w:t xml:space="preserve"> </w:t>
      </w:r>
      <w:del w:id="47" w:author="Owen Lewis" w:date="2020-06-23T23:23:00Z">
        <w:r w:rsidR="00D157F9" w:rsidRPr="00AE5D35" w:rsidDel="00D153B2">
          <w:rPr>
            <w:rFonts w:asciiTheme="minorHAnsi" w:hAnsiTheme="minorHAnsi" w:cstheme="minorHAnsi"/>
            <w:lang w:val="en-US"/>
          </w:rPr>
          <w:delText xml:space="preserve">with </w:delText>
        </w:r>
      </w:del>
      <w:ins w:id="48" w:author="Owen Lewis" w:date="2020-06-23T23:23:00Z">
        <w:r w:rsidR="00D153B2">
          <w:rPr>
            <w:rFonts w:asciiTheme="minorHAnsi" w:hAnsiTheme="minorHAnsi" w:cstheme="minorHAnsi"/>
            <w:lang w:val="en-US"/>
          </w:rPr>
          <w:t>to</w:t>
        </w:r>
        <w:r w:rsidR="00D153B2" w:rsidRPr="00AE5D35">
          <w:rPr>
            <w:rFonts w:asciiTheme="minorHAnsi" w:hAnsiTheme="minorHAnsi" w:cstheme="minorHAnsi"/>
            <w:lang w:val="en-US"/>
          </w:rPr>
          <w:t xml:space="preserve"> </w:t>
        </w:r>
      </w:ins>
      <w:r w:rsidR="00D157F9" w:rsidRPr="00AE5D35">
        <w:rPr>
          <w:rFonts w:asciiTheme="minorHAnsi" w:hAnsiTheme="minorHAnsi" w:cstheme="minorHAnsi"/>
          <w:lang w:val="en-US"/>
        </w:rPr>
        <w:t xml:space="preserve">extreme weather, precipitation, </w:t>
      </w:r>
      <w:commentRangeStart w:id="49"/>
      <w:r w:rsidR="00D157F9" w:rsidRPr="00AE5D35">
        <w:rPr>
          <w:rFonts w:asciiTheme="minorHAnsi" w:hAnsiTheme="minorHAnsi" w:cstheme="minorHAnsi"/>
          <w:lang w:val="en-US"/>
        </w:rPr>
        <w:t>ocean acidification</w:t>
      </w:r>
      <w:r w:rsidR="00827421">
        <w:rPr>
          <w:rFonts w:asciiTheme="minorHAnsi" w:hAnsiTheme="minorHAnsi" w:cstheme="minorHAnsi"/>
          <w:lang w:val="en-US"/>
        </w:rPr>
        <w:t>,</w:t>
      </w:r>
      <w:r w:rsidR="00750AF9" w:rsidRPr="00AE5D35">
        <w:rPr>
          <w:rFonts w:asciiTheme="minorHAnsi" w:hAnsiTheme="minorHAnsi" w:cstheme="minorHAnsi"/>
          <w:lang w:val="en-US"/>
        </w:rPr>
        <w:t xml:space="preserve"> </w:t>
      </w:r>
      <w:commentRangeEnd w:id="49"/>
      <w:r w:rsidR="003076EC">
        <w:rPr>
          <w:rStyle w:val="CommentReference"/>
          <w:rFonts w:asciiTheme="minorHAnsi" w:eastAsiaTheme="minorHAnsi" w:hAnsiTheme="minorHAnsi" w:cstheme="minorBidi"/>
          <w:lang w:eastAsia="en-US"/>
        </w:rPr>
        <w:commentReference w:id="49"/>
      </w:r>
      <w:r w:rsidR="00750AF9" w:rsidRPr="00AE5D35">
        <w:rPr>
          <w:rFonts w:asciiTheme="minorHAnsi" w:hAnsiTheme="minorHAnsi" w:cstheme="minorHAnsi"/>
          <w:lang w:val="en-US"/>
        </w:rPr>
        <w:t>etc.</w:t>
      </w:r>
      <w:r w:rsidR="00D875A8" w:rsidRPr="00AE5D35">
        <w:rPr>
          <w:rFonts w:asciiTheme="minorHAnsi" w:hAnsiTheme="minorHAnsi" w:cstheme="minorHAnsi"/>
          <w:lang w:val="en-US"/>
        </w:rPr>
        <w:t xml:space="preserve">, which are additional consequences </w:t>
      </w:r>
      <w:del w:id="50" w:author="Owen Lewis" w:date="2020-06-23T23:24:00Z">
        <w:r w:rsidR="00D875A8" w:rsidRPr="00AE5D35" w:rsidDel="00023DFA">
          <w:rPr>
            <w:rFonts w:asciiTheme="minorHAnsi" w:hAnsiTheme="minorHAnsi" w:cstheme="minorHAnsi"/>
            <w:lang w:val="en-US"/>
          </w:rPr>
          <w:delText xml:space="preserve">underlying </w:delText>
        </w:r>
      </w:del>
      <w:ins w:id="51" w:author="Owen Lewis" w:date="2020-06-23T23:24:00Z">
        <w:r w:rsidR="00023DFA">
          <w:rPr>
            <w:rFonts w:asciiTheme="minorHAnsi" w:hAnsiTheme="minorHAnsi" w:cstheme="minorHAnsi"/>
            <w:lang w:val="en-US"/>
          </w:rPr>
          <w:t>of</w:t>
        </w:r>
        <w:r w:rsidR="00023DFA" w:rsidRPr="00AE5D35">
          <w:rPr>
            <w:rFonts w:asciiTheme="minorHAnsi" w:hAnsiTheme="minorHAnsi" w:cstheme="minorHAnsi"/>
            <w:lang w:val="en-US"/>
          </w:rPr>
          <w:t xml:space="preserve"> </w:t>
        </w:r>
      </w:ins>
      <w:r w:rsidR="00D875A8" w:rsidRPr="00AE5D35">
        <w:rPr>
          <w:rFonts w:asciiTheme="minorHAnsi" w:hAnsiTheme="minorHAnsi" w:cstheme="minorHAnsi"/>
          <w:lang w:val="en-US"/>
        </w:rPr>
        <w:t>climate change</w:t>
      </w:r>
      <w:r w:rsidR="00B2783C" w:rsidRPr="00AE5D35">
        <w:rPr>
          <w:rFonts w:asciiTheme="minorHAnsi" w:hAnsiTheme="minorHAnsi" w:cstheme="minorHAnsi"/>
          <w:lang w:val="en-US"/>
        </w:rPr>
        <w:t xml:space="preserve"> </w:t>
      </w:r>
      <w:r w:rsidR="00B2783C"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{"citationItems":[{"id":"ITEM-1","itemData":{"DOI":"10.1038/nclimate2722","ISSN":"17586798","abstract":"Phytoplankton form the foundation of the marine food web and regulate key biogeochemical processes. These organisms face multiple environmental changes, including the decline in ocean pH (ocean acidification) caused by rising atmospheric p CO 2 (ref.). A meta-analysis of published experimental data assessing growth rates of different phytoplankton taxa under both ambient and elevated p CO 2 conditions revealed a significant range of responses. This effect of ocean acidification was incorporated into a global marine ecosystem model to explore how marine phytoplankton communities might be impacted over the course of a hypothetical twenty-first century. Results emphasized that the differing responses to elevated p CO 2 caused sufficient changes in competitive fitness between phytoplankton types to significantly alter community structure. At the level of ecological function of the phytoplankton community, acidification had a greater impact than warming or reduced nutrient supply. The model suggested that longer timescales of competition- and transport-mediated adjustments are essential for predicting changes to phytoplankton community structure.","author":[{"dropping-particle":"","family":"Dutkiewicz","given":"Stephanie","non-dropping-particle":"","parse-names":false,"suffix":""},{"dropping-particle":"","family":"Morris","given":"J. Jeffrey","non-dropping-particle":"","parse-names":false,"suffix":""},{"dropping-particle":"","family":"Follows","given":"Michael J.","non-dropping-particle":"","parse-names":false,"suffix":""},{"dropping-particle":"","family":"Scott","given":"Jeffery","non-dropping-particle":"","parse-names":false,"suffix":""},{"dropping-particle":"","family":"Levitan","given":"Orly","non-dropping-particle":"","parse-names":false,"suffix":""},{"dropping-particle":"","family":"Dyhrman","given":"Sonya T.","non-dropping-particle":"","parse-names":false,"suffix":""},{"dropping-particle":"","family":"Berman-Frank","given":"Ilana","non-dropping-particle":"","parse-names":false,"suffix":""}],"container-title":"Nature Climate Change","id":"ITEM-1","issue":"11","issued":{"date-parts":[["2015","11","1"]]},"page":"1002-1006","publisher":"Nature Publishing Group","title":"Impact of ocean acidification on the structure of future phytoplankton communities","type":"article-journal","volume":"5"},"uris":["http://www.mendeley.com/documents/?uuid=f8ade27c-1ef6-3195-a459-acf0dbfb4c1e"]},{"id":"ITEM-2","itemData":{"DOI":"10.1111/een.12120","ISSN":"13652311","abstract":"Precipitation can be a key driver of ecosystem functioning in semi-arid and arid grasslands. Altered precipitation patterns had significant impacts on plant community dynamics, which in turn influenced the community composition and structure of higher trophic levels, especially insects, in grasslands. A field experiment was conducted by manipulating the amount of natural precipitation (control, +30% rainfall, and -30% rainfall) to examine the effects of altered precipitation patterns on insect diversity, abundance, and trophic structure in a meadow steppe over 3years (2007-2009). The results showed that the increased precipitation treatment significantly enhanced above-ground biomass of the entire plant community and particularly grasses, whereas the decreased precipitation treatment significantly reduced them. There were year-to-year changes in species richness, Shannon-Wiener index, and abundance of the whole insect community. Both increased and decreased precipitation caused declines in insect species richness and abundance owing to potentially complex vegetation-mediated effects and direct habitat effects. The abundance of each trophic guild in the insect community responded differently to altered precipitation patterns, with lower herbivore abundance and unchanged abundance of predators and parasitoids. Thus changes in precipitation may generate an insect community that is increasingly dominated by secondary consumers. The present results suggest that altered precipitation causes a declines in insect diversity and shifts in trophic structure, potentially influencing ecosystem functioning in grasslands. Additionally, the inter-annual variation in the insect community under altered precipitation highlights the importance of long-term experiments for drawing correct conclusions about the impacts of climate change on grassland ecosystems. © 2014 The Royal Entomological Society.","author":[{"dropping-particle":"","family":"Zhu","given":"Hui","non-dropping-particle":"","parse-names":false,"suffix":""},{"dropping-particle":"","family":"Wang","given":"Deli","non-dropping-particle":"","parse-names":false,"suffix":""},{"dropping-particle":"","family":"Wang","given":"Ling","non-dropping-particle":"","parse-names":false,"suffix":""},{"dropping-particle":"","family":"Fang","given":"Jian","non-dropping-particle":"","parse-names":false,"suffix":""},{"dropping-particle":"","family":"Sun","given":"Wei","non-dropping-particle":"","parse-names":false,"suffix":""},{"dropping-particle":"","family":"Ren","given":"Bingzhong","non-dropping-particle":"","parse-names":false,"suffix":""}],"container-title":"Ecological Entomology","id":"ITEM-2","issue":"4","issued":{"date-parts":[["2014","8","1"]]},"page":"453-461","publisher":"Blackwell Publishing Ltd","title":"Effects of altered precipitation on insect community composition and structure in a meadow steppe","type":"article-journal","volume":"39"},"uris":["http://www.mendeley.com/documents/?uuid=010d948a-d31d-3c4f-9bdd-46065887ebf5"]},{"id":"ITEM-3","itemData":{"DOI":"10.1038/nature05747","ISSN":"14764687","PMID":"17476266","abstract":"Although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P.","non-dropping-particle":"","parse-names":false,"suffix":""}],"container-title":"Nature","id":"ITEM-3","issue":"7140","issued":{"date-parts":[["2007"]]},"page":"80-82","title":"Drought sensitivity shapes species distribution patterns in tropical forests","type":"article-journal","volume":"447"},"uris":["http://www.mendeley.com/documents/?uuid=c97406e9-fc08-320d-9169-a30ad3ed3785"]},{"id":"ITEM-4","itemData":{"DOI":"10.1111/j.1365-2745.2011.01798.x","ISSN":"00220477","abstract":"Growing recognition of the importance of climate extremes as drivers of contemporary and future ecological dynamics has led to increasing interest in studying these locally and globally important phenomena. Many ecological studies examining the impacts of what are deemed climate extremes, such as heat waves and severe drought, do not provide a definition of extremity, either from a statistical context based on the long-term climatic record or from the perspective of the response of the system - are the effects extreme (unusual or profound) in comparison to normal variability? A synthetic definition of an extreme climatic event (ECE) is proposed that includes 'extremeness' in both the driver and the response: an ECE is as an episode or occurrence in which a statistically rare or unusual climatic period alters ecosystem structure and/or function well outside the bounds of what is considered typical or normal variability. This definition is accompanied by a mechanistic framework based on the concept that extreme response thresholds associated with significant community change and altered ecosystem function must be crossed in order for an ECE to occur. Synthesis. A definition and mechanistic framework for ECEs is used to identify priorities for future research that will enable ecologists to more fully assess the ecological consequences of climate extremes for ecosystem structure and function today and in a future world where their frequency and intensity are expected to increase. © 2011 The Author. Journal of Ecology © 2011 British Ecological Society.","author":[{"dropping-particle":"","family":"Smith","given":"Melinda D.","non-dropping-particle":"","parse-names":false,"suffix":""}],"container-title":"Journal of Ecology","id":"ITEM-4","issue":"3","issued":{"date-parts":[["2011","5"]]},"page":"656-663","title":"An ecological perspective on extreme climatic events: A synthetic definition and framework to guide future research","type":"article","volume":"99"},"uris":["http://www.mendeley.com/documents/?uuid=ba58c24e-97b5-3b39-a896-5cfde8035320"]},{"id":"ITEM-5","itemData":{"DOI":"10.1073/pnas.95.25.14839","ISSN":"00278424","PMID":"9843976","abstract":"In coming decades, global climate changes are expected to produce large shifts in vegetation distributions at unprecedented rates. These shifts are expected to be most rapid and extreme at ecotones, the boundaries between ecosystems, particularly those in semiarid landscapes. However, current models do not adequately provide for such rapid effects - particularly those caused by mortality - largely because of the lack of data from field studies. Here we report the most rapid landscape-scale shift of a woody ecotone ever documented: in northern New Mexico in the 1950s, the ecotone between semiarid ponderosa pine forest and pinon-juniper woodland shifted extensively (2 km or more) and rapidly (&lt;5 years) through mortality of ponderosa pines in response to a severe drought. This shift has persisted for 40 years. Forest patches within the shift zone became much more fragmented, and soil erosion greatly accelerated. The rapidity and the complex dynamics of the persistent shift point to the need to represent more accurately these dynamics, especially the mortality factor, in assessments of the effects of climate change.","author":[{"dropping-particle":"","family":"Allen","given":"Craig D.","non-dropping-particle":"","parse-names":false,"suffix":""},{"dropping-particle":"","family":"Breshears","given":"David D.","non-dropping-particle":"","parse-names":false,"suffix":""}],"container-title":"Proceedings of the National Academy of Sciences of the United States of America","id":"ITEM-5","issue":"25","issued":{"date-parts":[["1998","12","8"]]},"page":"14839-14842","publisher":"National Academy of Sciences","title":"Drought-induced shift of a forest-woodland ecotone: Rapid landscape response to climate variation","type":"article-journal","volume":"95"},"uris":["http://www.mendeley.com/documents/?uuid=390a6526-07ec-3cd5-8fc0-3b5b1954c91d"]},{"id":"ITEM-6","itemData":{"DOI":"10.1111/j.1442-9993.2009.01987.x","ISSN":"14429985","abstract":"Recent studies have assessed the influence of different types of gradients (e.g. altitudinal, latitudinal and temporal, among others) on the structure and function of community-level plant-pollinator webs. Although the importance of humidity as a major driver of species-richness gradients worldwide has been stressed by recent reviews, no studies have been specifically designed to address the influence of precipitation gradients on pollination webs. In the present paper we describe for the first time the turnover of species of plants and their associated flower visitors between eight communities located along a steep precipitation gradient in north-west Patagonia, Argentina. Our results show that: (i) there is a high spatial turnover of plant communities and their associated pollinators; (ii) this turnover is strongly related to precipitation changes across the region; and (iii) the turnover rate is similar for plants and pollinators. Our results support the view that the precipitation gradient is a significant factor associated with the regional turnover of plants and their pollinators in the temperate forests of southern South America. © 2009 Ecological Society of Australia.","author":[{"dropping-particle":"","family":"Devoto","given":"Mariano","non-dropping-particle":"","parse-names":false,"suffix":""},{"dropping-particle":"","family":"Medan","given":"Diego","non-dropping-particle":"","parse-names":false,"suffix":""},{"dropping-particle":"","family":"Roig-Alsina","given":"Arturo","non-dropping-particle":"","parse-names":false,"suffix":""},{"dropping-particle":"","family":"Montaldo","given":"Norberto H.","non-dropping-particle":"","parse-names":false,"suffix":""}],"container-title":"Austral Ecology","id":"ITEM-6","issue":"8","issued":{"date-parts":[["2009","12","1"]]},"page":"848-857","publisher":"John Wiley &amp; Sons, Ltd","title":"Patterns of species turnover in plant-pollinator communities along a precipitation gradient in Patagonia (Argentina)","type":"article-journal","volume":"34"},"uris":["http://www.mendeley.com/documents/?uuid=60295954-0bad-3267-9b18-28e1939d802f"]},{"id":"ITEM-7","itemData":{"DOI":"10.1038/nclimate1627","ISSN":"1758678X","abstract":"Extreme climatic events, such as heat waves, are predicted to increase in frequency and magnitude as a consequence of global warming but their ecological effects are poorly understood, particularly in marine ecosystems. In early 2011, the marine ecosystems along the west coast of Australia - a global hotspot of biodiversity and endemism - experienced the highest-magnitude warming event on record. Sea temperatures soared to unprecedented levels and warming anomalies of 2-4C persisted for more than ten weeks along &gt;2,000 km of coastline. We show that biodiversity patterns of temperate seaweeds, sessile invertebrates and demersal fish were significantly different after the warming event, which led to a reduction in the abundance of habitat-forming seaweeds and a subsequent shift in community structure towards a depauperate state and a tropicalization of fish communities. We conclude that extreme climatic events are key drivers of biodiversity patterns and that the frequency and intensity of such episodes have major implications for predictive models of species distribution and ecosystem structure, which are largely based on gradual warming trends. © 2013 Macmillan Publishers Limited. All rights reserved.","author":[{"dropping-particle":"","family":"Wernberg","given":"Thomas","non-dropping-particle":"","parse-names":false,"suffix":""},{"dropping-particle":"","family":"Smale","given":"Dan A.","non-dropping-particle":"","parse-names":false,"suffix":""},{"dropping-particle":"","family":"Tuya","given":"Fernando","non-dropping-particle":"","parse-names":false,"suffix":""},{"dropping-particle":"","family":"Thomsen","given":"Mads S.","non-dropping-particle":"","parse-names":false,"suffix":""},{"dropping-particle":"","family":"Langlois","given":"Timothy J.","non-dropping-particle":"","parse-names":false,"suffix":""},{"dropping-particle":"","family":"Bettignies","given":"Thibaut","non-dropping-particle":"De","parse-names":false,"suffix":""},{"dropping-particle":"","family":"Bennett","given":"Scott","non-dropping-particle":"","parse-names":false,"suffix":""},{"dropping-particle":"","family":"Rousseaux","given":"Cecile S.","non-dropping-particle":"","parse-names":false,"suffix":""}],"container-title":"Nature Climate Change","id":"ITEM-7","issue":"1","issued":{"date-parts":[["2013","1","22"]]},"page":"78-82","publisher":"Nature Publishing Group","title":"An extreme climatic event alters marine ecosystem structure in a global biodiversity hotspot","type":"article-journal","volume":"3"},"uris":["http://www.mendeley.com/documents/?uuid=52a54150-7e05-38b2-b3de-e2f5e9185538"]}],"mendeley":{"formattedCitation":"(Allen and Breshears 1998; Devoto et al. 2009; Dutkiewicz et al. 2015; Engelbrecht et al. 2007; Smith 2011; Wernberg et al. 2013; Zhu et al. 2014)","plainTextFormattedCitation":"(Allen and Breshears 1998; Devoto et al. 2009; Dutkiewicz et al. 2015; Engelbrecht et al. 2007; Smith 2011; Wernberg et al. 2013; Zhu et al. 2014)","previouslyFormattedCitation":"(Allen &amp; Breshears, 1998; Devoto, Medan, Roig-Alsina, &amp; Montaldo, 2009; Dutkiewicz et al., 2015; Engelbrecht et al., 2007; Smith, 2011; Wernberg et al., 2013; Zhu et al., 2014)"},"properties":{"noteIndex":0},"schema":"https://github.com/citation-style-language/schema/raw/master/csl-citation.json"}</w:instrText>
      </w:r>
      <w:r w:rsidR="00B2783C"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(Allen and Breshears 1998; Devoto et al. 2009; Dutkiewicz et al. 2015; Engelbrecht et al. 2007; Smith 2011; Wernberg et al. 2013; Zhu et al. 2014)</w:t>
      </w:r>
      <w:r w:rsidR="00B2783C" w:rsidRPr="00AE5D35">
        <w:rPr>
          <w:rFonts w:asciiTheme="minorHAnsi" w:hAnsiTheme="minorHAnsi" w:cstheme="minorHAnsi"/>
          <w:lang w:val="en-US"/>
        </w:rPr>
        <w:fldChar w:fldCharType="end"/>
      </w:r>
      <w:r w:rsidR="008F141F" w:rsidRPr="00AE5D35">
        <w:rPr>
          <w:rFonts w:asciiTheme="minorHAnsi" w:hAnsiTheme="minorHAnsi" w:cstheme="minorHAnsi"/>
          <w:lang w:val="en-US"/>
        </w:rPr>
        <w:t>.</w:t>
      </w:r>
      <w:r w:rsidR="00D157F9" w:rsidRPr="00AE5D35">
        <w:rPr>
          <w:rFonts w:asciiTheme="minorHAnsi" w:hAnsiTheme="minorHAnsi" w:cstheme="minorHAnsi"/>
          <w:lang w:val="en-US"/>
        </w:rPr>
        <w:t xml:space="preserve"> </w:t>
      </w:r>
      <w:commentRangeStart w:id="52"/>
      <w:r w:rsidR="00A35A19" w:rsidRPr="00AE5D35">
        <w:rPr>
          <w:rFonts w:asciiTheme="minorHAnsi" w:hAnsiTheme="minorHAnsi" w:cstheme="minorHAnsi"/>
          <w:lang w:val="en-US"/>
        </w:rPr>
        <w:t xml:space="preserve">Increasing </w:t>
      </w:r>
      <w:r w:rsidR="00DE0262" w:rsidRPr="00AE5D35">
        <w:rPr>
          <w:rFonts w:asciiTheme="minorHAnsi" w:hAnsiTheme="minorHAnsi" w:cstheme="minorHAnsi"/>
          <w:lang w:val="en-US"/>
        </w:rPr>
        <w:t>evidence</w:t>
      </w:r>
      <w:r w:rsidR="00A35A19" w:rsidRPr="00AE5D35">
        <w:rPr>
          <w:rFonts w:asciiTheme="minorHAnsi" w:hAnsiTheme="minorHAnsi" w:cstheme="minorHAnsi"/>
          <w:lang w:val="en-US"/>
        </w:rPr>
        <w:t xml:space="preserve"> on </w:t>
      </w:r>
      <w:r w:rsidR="00B55F1B" w:rsidRPr="00AE5D35">
        <w:rPr>
          <w:rFonts w:asciiTheme="minorHAnsi" w:hAnsiTheme="minorHAnsi" w:cstheme="minorHAnsi"/>
          <w:lang w:val="en-US"/>
        </w:rPr>
        <w:t xml:space="preserve">behavioral thermoregulation </w:t>
      </w:r>
      <w:r w:rsidR="00B55F1B"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{"citationItems":[{"id":"ITEM-1","itemData":{"DOI":"10.1098/rspb.2014.1264","ISSN":"14712954","abstract":"Difficulty in characterizing the relationship between climatic variability and climate change vulnerability arises when we consider the multiple scales at which this variation occurs, be it temporal (from minute to annual) or spatial (from centimetres to kilometres). We studied populations of a single widely distributed butterfly species, Chlosyne lacinia, to examine the physiological, morphological, thermoregulatory and biophysical underpinnings of adaptation to tropical and temperate climates. Microclimatic and morphological data along with a biophysical model documented the importance of solar radiation in predicting butterfly body temperature. We also integrated the biophysics with a physiologically based insect fitness model to quantify the influence of solar radiation, morphology and behaviour on warming impact projections. While warming is projected to have some detrimental impacts on tropical ectotherms, fitness impacts in this study are not as negative as models that assume body and air temperature equivalence would suggest. We additionally show that behavioural thermoregulation can diminish direct warming impacts, though indirect thermoregulatory consequences could further complicate predictions. With these results, at multiple spatial and temporal scales, we show the importance of biophysics and behaviour for studying biodiversity consequences of global climate change, and stress that tropical climate change impacts are likely to be context-dependent. © 2014 The Authors.","author":[{"dropping-particle":"","family":"Bonebrake","given":"Timothy C.","non-dropping-particle":"","parse-names":false,"suffix":""},{"dropping-particle":"","family":"Boggs","given":"Carol L.","non-dropping-particle":"","parse-names":false,"suffix":""},{"dropping-particle":"","family":"Stamberger","given":"Jeannie A.","non-dropping-particle":"","parse-names":false,"suffix":""},{"dropping-particle":"","family":"Deutsch","given":"Curtis A.","non-dropping-particle":"","parse-names":false,"suffix":""},{"dropping-particle":"","family":"Ehrlich","given":"Paul R.","non-dropping-particle":"","parse-names":false,"suffix":""}],"container-title":"Proceedings of the Royal Society B: Biological Sciences","id":"ITEM-1","issue":"1793","issued":{"date-parts":[["2014","10","22"]]},"page":"20141264","publisher":"Royal Society of London","title":"From global change to a butterfly flapping: Biophysics and behaviour affect tropical climate change impacts","type":"article-journal","volume":"281"},"uris":["http://www.mendeley.com/documents/?uuid=d268a704-f56d-35e2-aee9-c4cde2b279dd"]},{"id":"ITEM-2","itemData":{"DOI":"10.1073/pnas.0808913106","ISSN":"00278424","abstract":"Increasing concern about the impacts of global warming on biodiversity has stimulated extensive discussion, but methods to translate broad-scale shifts in climate into direct impacts on living animals remain simplistic. A key missing element from models of climatic change impacts on animals is the buffering influence of behavioral thermoregulation. Here, we show how behavioral and mass/energy balance models can be combined with spatial data on climate, topography, and vegetation to predict impacts of increased air temperature on thermoregulating ectotherms such as reptiles and insects (a large portion of global biodiversity). We show that for most \"cold-blooded\" terrestrial animals, the primary thermal challenge is not to attain high body temperatures (although this is important in temperate environments) but to stay cool (particularly in tropical and desert areas, where ectotherm biodiversity is greatest). The impact of climate warming on thermoregulating ectotherms will depend critically on how changes in vegetation cover alter the availability of shade as well as the animals' capacities to alter their seasonal timing of activity and reproduction. Warmer environments also may increase maintenance energy costs while simultaneously constraining activity time, putting pressure on mass and energy budgets. Energy- and mass-balance models provide a general method to integrate the complexity of these direct interactions between organisms and climate into spatial predictions of the impact of climate change on biodiversity. This methodology allows quantitative organism- and habitat-specific assessments of climate change impacts.","author":[{"dropping-particle":"","family":"Kearney","given":"Michael","non-dropping-particle":"","parse-names":false,"suffix":""},{"dropping-particle":"","family":"Shine","given":"Richard","non-dropping-particle":"","parse-names":false,"suffix":""},{"dropping-particle":"","family":"Porter","given":"Warren P.","non-dropping-particle":"","parse-names":false,"suffix":""}],"container-title":"Proceedings of the National Academy of Sciences of the United States of America","id":"ITEM-2","issue":"10","issued":{"date-parts":[["2009","3","10"]]},"page":"3835-3840","publisher":"National Academy of Sciences","title":"The potential for behavioral thermoregulation to buffer \"cold-blooded\" animals against climate warming","type":"article-journal","volume":"106"},"uris":["http://www.mendeley.com/documents/?uuid=31f80185-56e8-34f7-9000-5a2f83366f94"]}],"mendeley":{"formattedCitation":"(Bonebrake et al. 2014; Kearney, Shine, and Porter 2009)","plainTextFormattedCitation":"(Bonebrake et al. 2014; Kearney, Shine, and Porter 2009)","previouslyFormattedCitation":"(Bonebrake, Boggs, Stamberger, Deutsch, &amp; Ehrlich, 2014; Kearney, Shine, &amp; Porter, 2009)"},"properties":{"noteIndex":0},"schema":"https://github.com/citation-style-language/schema/raw/master/csl-citation.json"}</w:instrText>
      </w:r>
      <w:r w:rsidR="00B55F1B"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(Bonebrake et al. 2014; Kearney, Shine, and Porter 2009)</w:t>
      </w:r>
      <w:r w:rsidR="00B55F1B" w:rsidRPr="00AE5D35">
        <w:rPr>
          <w:rFonts w:asciiTheme="minorHAnsi" w:hAnsiTheme="minorHAnsi" w:cstheme="minorHAnsi"/>
          <w:lang w:val="en-US"/>
        </w:rPr>
        <w:fldChar w:fldCharType="end"/>
      </w:r>
      <w:r w:rsidR="00A35A19" w:rsidRPr="00AE5D35">
        <w:rPr>
          <w:rFonts w:asciiTheme="minorHAnsi" w:hAnsiTheme="minorHAnsi" w:cstheme="minorHAnsi"/>
          <w:lang w:val="en-US"/>
        </w:rPr>
        <w:t xml:space="preserve"> </w:t>
      </w:r>
      <w:r w:rsidR="00D875A8" w:rsidRPr="00AE5D35">
        <w:rPr>
          <w:rFonts w:asciiTheme="minorHAnsi" w:hAnsiTheme="minorHAnsi" w:cstheme="minorHAnsi"/>
          <w:lang w:val="en-US"/>
        </w:rPr>
        <w:t xml:space="preserve">emphasized the </w:t>
      </w:r>
      <w:r w:rsidR="00A35A19" w:rsidRPr="00AE5D35">
        <w:rPr>
          <w:rFonts w:asciiTheme="minorHAnsi" w:hAnsiTheme="minorHAnsi" w:cstheme="minorHAnsi"/>
          <w:lang w:val="en-US"/>
        </w:rPr>
        <w:t xml:space="preserve">influence of habitat heterogeneity on </w:t>
      </w:r>
      <w:r w:rsidR="009F00E8" w:rsidRPr="00AE5D35">
        <w:rPr>
          <w:rFonts w:asciiTheme="minorHAnsi" w:hAnsiTheme="minorHAnsi" w:cstheme="minorHAnsi"/>
          <w:lang w:val="en-US"/>
        </w:rPr>
        <w:t xml:space="preserve">species distribution and </w:t>
      </w:r>
      <w:r w:rsidR="00750AF9" w:rsidRPr="00AE5D35">
        <w:rPr>
          <w:rFonts w:asciiTheme="minorHAnsi" w:hAnsiTheme="minorHAnsi" w:cstheme="minorHAnsi"/>
          <w:lang w:val="en-US"/>
        </w:rPr>
        <w:t xml:space="preserve">resilience </w:t>
      </w:r>
      <w:r w:rsidR="009F00E8" w:rsidRPr="00AE5D35">
        <w:rPr>
          <w:rFonts w:asciiTheme="minorHAnsi" w:hAnsiTheme="minorHAnsi" w:cstheme="minorHAnsi"/>
          <w:lang w:val="en-US"/>
        </w:rPr>
        <w:t>to climate</w:t>
      </w:r>
      <w:r w:rsidR="00750AF9" w:rsidRPr="00AE5D35">
        <w:rPr>
          <w:rFonts w:asciiTheme="minorHAnsi" w:hAnsiTheme="minorHAnsi" w:cstheme="minorHAnsi"/>
          <w:lang w:val="en-US"/>
        </w:rPr>
        <w:t xml:space="preserve"> change</w:t>
      </w:r>
      <w:r w:rsidR="009F00E8" w:rsidRPr="00AE5D35">
        <w:rPr>
          <w:rFonts w:asciiTheme="minorHAnsi" w:hAnsiTheme="minorHAnsi" w:cstheme="minorHAnsi"/>
          <w:lang w:val="en-US"/>
        </w:rPr>
        <w:t>.</w:t>
      </w:r>
      <w:commentRangeEnd w:id="52"/>
      <w:r w:rsidR="00023DFA">
        <w:rPr>
          <w:rStyle w:val="CommentReference"/>
          <w:rFonts w:asciiTheme="minorHAnsi" w:eastAsiaTheme="minorHAnsi" w:hAnsiTheme="minorHAnsi" w:cstheme="minorBidi"/>
          <w:lang w:eastAsia="en-US"/>
        </w:rPr>
        <w:commentReference w:id="52"/>
      </w:r>
      <w:r w:rsidR="007163CD" w:rsidRPr="00AE5D35">
        <w:rPr>
          <w:rFonts w:asciiTheme="minorHAnsi" w:hAnsiTheme="minorHAnsi" w:cstheme="minorHAnsi"/>
          <w:lang w:val="en-US"/>
        </w:rPr>
        <w:t xml:space="preserve"> Last but not the least,</w:t>
      </w:r>
      <w:r w:rsidR="009F00E8" w:rsidRPr="00AE5D35">
        <w:rPr>
          <w:rFonts w:asciiTheme="minorHAnsi" w:hAnsiTheme="minorHAnsi" w:cstheme="minorHAnsi"/>
          <w:lang w:val="en-US"/>
        </w:rPr>
        <w:t xml:space="preserve"> </w:t>
      </w:r>
      <w:r w:rsidR="007163CD" w:rsidRPr="00AE5D35">
        <w:rPr>
          <w:rFonts w:asciiTheme="minorHAnsi" w:hAnsiTheme="minorHAnsi" w:cstheme="minorHAnsi"/>
          <w:lang w:val="en-US"/>
        </w:rPr>
        <w:t>t</w:t>
      </w:r>
      <w:r w:rsidR="009F00E8" w:rsidRPr="00AE5D35">
        <w:rPr>
          <w:rFonts w:asciiTheme="minorHAnsi" w:hAnsiTheme="minorHAnsi" w:cstheme="minorHAnsi"/>
          <w:lang w:val="en-US"/>
        </w:rPr>
        <w:t>ropical forests are notable for their intense biotic interactions</w:t>
      </w:r>
      <w:r w:rsidR="007163CD" w:rsidRPr="00AE5D35">
        <w:rPr>
          <w:rFonts w:asciiTheme="minorHAnsi" w:hAnsiTheme="minorHAnsi" w:cstheme="minorHAnsi"/>
          <w:lang w:val="en-US"/>
        </w:rPr>
        <w:t xml:space="preserve"> </w:t>
      </w:r>
      <w:r w:rsidR="007163CD"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{"citationItems":[{"id":"ITEM-1","itemData":{"DOI":"10.1126/science.aaj1631","ISSN":"10959203","abstract":"Biotic interactions underlie ecosystem structure and function, but predicting interaction outcomes is difficult. We tested the hypothesis that biotic interaction strength increases toward the equator, using a global experiment with model caterpillars to measure predation risk. Across an 11,660-kilometer latitudinal gradient spanning six continents, we found increasing predation toward the equator, with a parallel pattern of increasing predation toward lower elevations. Patterns across both latitude and elevation were driven by arthropod predators, with no systematic trend in attack rates by birds or mammals. These matching gradients at global and regional scales suggest consistent drivers of biotic interaction strength, a finding that needs to be integrated into general theories of herbivory, community organization, and life-history evolution.","author":[{"dropping-particle":"","family":"Roslin","given":"Tomas","non-dropping-particle":"","parse-names":false,"suffix":""},{"dropping-particle":"","family":"Hardwick","given":"Bess","non-dropping-particle":"","parse-names":false,"suffix":""},{"dropping-particle":"","family":"Novotny","given":"Vojtech","non-dropping-particle":"","parse-names":false,"suffix":""},{"dropping-particle":"","family":"Petry","given":"William K.","non-dropping-particle":"","parse-names":false,"suffix":""},{"dropping-particle":"","family":"Andrew","given":"Nigel R.","non-dropping-particle":"","parse-names":false,"suffix":""},{"dropping-particle":"","family":"Asmus","given":"Ashley","non-dropping-particle":"","parse-names":false,"suffix":""},{"dropping-particle":"","family":"Barrio","given":"Isabel C.","non-dropping-particle":"","parse-names":false,"suffix":""},{"dropping-particle":"","family":"Basset","given":"Yves","non-dropping-particle":"","parse-names":false,"suffix":""},{"dropping-particle":"","family":"Boesing","given":"Andrea Larissa","non-dropping-particle":"","parse-names":false,"suffix":""},{"dropping-particle":"","family":"Bonebrake","given":"Timothy C.","non-dropping-particle":"","parse-names":false,"suffix":""},{"dropping-particle":"","family":"Cameron","given":"Erin K.","non-dropping-particle":"","parse-names":false,"suffix":""},{"dropping-particle":"","family":"Dáttilo","given":"Wesley","non-dropping-particle":"","parse-names":false,"suffix":""},{"dropping-particle":"","family":"Donoso","given":"David A.","non-dropping-particle":"","parse-names":false,"suffix":""},{"dropping-particle":"","family":"Drozd","given":"Pavel","non-dropping-particle":"","parse-names":false,"suffix":""},{"dropping-particle":"","family":"Gray","given":"Claudia L.","non-dropping-particle":"","parse-names":false,"suffix":""},{"dropping-particle":"","family":"Hik","given":"David S.","non-dropping-particle":"","parse-names":false,"suffix":""},{"dropping-particle":"","family":"Hill","given":"Sarah J.","non-dropping-particle":"","parse-names":false,"suffix":""},{"dropping-particle":"","family":"Hopkins","given":"Tapani","non-dropping-particle":"","parse-names":false,"suffix":""},{"dropping-particle":"","family":"Huang","given":"Shuyin","non-dropping-particle":"","parse-names":false,"suffix":""},{"dropping-particle":"","family":"Koane","given":"Bonny","non-dropping-particle":"","parse-names":false,"suffix":""},{"dropping-particle":"","family":"Laird-Hopkins","given":"Benita","non-dropping-particle":"","parse-names":false,"suffix":""},{"dropping-particle":"","family":"Laukkanen","given":"Liisa","non-dropping-particle":"","parse-names":false,"suffix":""},{"dropping-particle":"","family":"Lewis","given":"Owen T.","non-dropping-particle":"","parse-names":false,"suffix":""},{"dropping-particle":"","family":"Milne","given":"Sol","non-dropping-particle":"","parse-names":false,"suffix":""},{"dropping-particle":"","family":"Mwesige","given":"Isaiah","non-dropping-particle":"","parse-names":false,"suffix":""},{"dropping-particle":"","family":"Nakamura","given":"Akihiro","non-dropping-particle":"","parse-names":false,"suffix":""},{"dropping-particle":"","family":"Nell","given":"Colleen S.","non-dropping-particle":"","parse-names":false,"suffix":""},{"dropping-particle":"","family":"Nichols","given":"Elizabeth","non-dropping-particle":"","parse-names":false,"suffix":""},{"dropping-particle":"","family":"Prokurat","given":"Alena","non-dropping-particle":"","parse-names":false,"suffix":""},{"dropping-particle":"","family":"Sam","given":"Katerina","non-dropping-particle":"","parse-names":false,"suffix":""},{"dropping-particle":"","family":"Schmidt","given":"Niels M.","non-dropping-particle":"","parse-names":false,"suffix":""},{"dropping-particle":"","family":"Slade","given":"Alison","non-dropping-particle":"","parse-names":false,"suffix":""},{"dropping-particle":"","family":"Slade","given":"Victor","non-dropping-particle":"","parse-names":false,"suffix":""},{"dropping-particle":"","family":"Suchanková","given":"Alžběta","non-dropping-particle":"","parse-names":false,"suffix":""},{"dropping-particle":"","family":"Teder","given":"Tiit","non-dropping-particle":"","parse-names":false,"suffix":""},{"dropping-particle":"","family":"Nouhuys","given":"Saskya","non-dropping-particle":"Van","parse-names":false,"suffix":""},{"dropping-particle":"","family":"Vandvik","given":"Vigdis","non-dropping-particle":"","parse-names":false,"suffix":""},{"dropping-particle":"","family":"Weissflog","given":"Anita","non-dropping-particle":"","parse-names":false,"suffix":""},{"dropping-particle":"","family":"Zhukovich","given":"Vital","non-dropping-particle":"","parse-names":false,"suffix":""},{"dropping-particle":"","family":"Slade","given":"Eleanor M.","non-dropping-particle":"","parse-names":false,"suffix":""}],"container-title":"Science","id":"ITEM-1","issue":"6339","issued":{"date-parts":[["2017","5","19"]]},"page":"742-744","publisher":"American Association for the Advancement of Science","title":"Latitudinal gradients: Higher predation risk for insect prey at low latitudes and elevations","type":"article-journal","volume":"356"},"uris":["http://www.mendeley.com/documents/?uuid=aabdc083-815e-3115-bf60-78df27c0497d"]}],"mendeley":{"formattedCitation":"(Roslin et al. 2017)","plainTextFormattedCitation":"(Roslin et al. 2017)","previouslyFormattedCitation":"(Roslin et al., 2017)"},"properties":{"noteIndex":0},"schema":"https://github.com/citation-style-language/schema/raw/master/csl-citation.json"}</w:instrText>
      </w:r>
      <w:r w:rsidR="007163CD"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(Roslin et al. 2017)</w:t>
      </w:r>
      <w:r w:rsidR="007163CD" w:rsidRPr="00AE5D35">
        <w:rPr>
          <w:rFonts w:asciiTheme="minorHAnsi" w:hAnsiTheme="minorHAnsi" w:cstheme="minorHAnsi"/>
          <w:lang w:val="en-US"/>
        </w:rPr>
        <w:fldChar w:fldCharType="end"/>
      </w:r>
      <w:r w:rsidR="009F00E8" w:rsidRPr="00AE5D35">
        <w:rPr>
          <w:rFonts w:asciiTheme="minorHAnsi" w:hAnsiTheme="minorHAnsi" w:cstheme="minorHAnsi"/>
          <w:lang w:val="en-US"/>
        </w:rPr>
        <w:t xml:space="preserve">, </w:t>
      </w:r>
      <w:r w:rsidR="00965D6B" w:rsidRPr="00AE5D35">
        <w:rPr>
          <w:rFonts w:asciiTheme="minorHAnsi" w:hAnsiTheme="minorHAnsi" w:cstheme="minorHAnsi"/>
          <w:lang w:val="en-US"/>
        </w:rPr>
        <w:t>which</w:t>
      </w:r>
      <w:r w:rsidR="007163CD" w:rsidRPr="00AE5D35">
        <w:rPr>
          <w:rFonts w:asciiTheme="minorHAnsi" w:hAnsiTheme="minorHAnsi" w:cstheme="minorHAnsi"/>
          <w:lang w:val="en-US"/>
        </w:rPr>
        <w:t xml:space="preserve"> may decisively refine realized distribution</w:t>
      </w:r>
      <w:ins w:id="53" w:author="Owen Lewis" w:date="2020-06-23T23:25:00Z">
        <w:r w:rsidR="00D91A35">
          <w:rPr>
            <w:rFonts w:asciiTheme="minorHAnsi" w:hAnsiTheme="minorHAnsi" w:cstheme="minorHAnsi"/>
            <w:lang w:val="en-US"/>
          </w:rPr>
          <w:t>s</w:t>
        </w:r>
      </w:ins>
      <w:r w:rsidR="00F11CD5" w:rsidRPr="00AE5D35">
        <w:rPr>
          <w:rFonts w:asciiTheme="minorHAnsi" w:hAnsiTheme="minorHAnsi" w:cstheme="minorHAnsi"/>
          <w:lang w:val="en-US"/>
        </w:rPr>
        <w:t xml:space="preserve"> </w:t>
      </w:r>
      <w:r w:rsidR="00F11CD5"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{"citationItems":[{"id":"ITEM-1","itemData":{"DOI":"10.1111/j.1469-185X.2012.00235.x","ISSN":"14647931","PMID":"22686347","abstract":"Predicting which species will occur together in the future, and where, remains one of the greatest challenges in ecology, and requires a sound understanding of how the abiotic and biotic environments interact with dispersal processes and history across scales. Biotic interactions and their dynamics influence species' relationships to climate, and this also has important implications for predicting future distributions of species. It is already well accepted that biotic interactions shape species' spatial distributions at local spatial extents, but the role of these interactions beyond local extents (e.g. 10 km2 to global extents) are usually dismissed as unimportant. In this review we consolidate evidence for how biotic interactions shape species distributions beyond local extents and review methods for integrating biotic interactions into species distribution modelling tools. Drawing upon evidence from contemporary and palaeoecological studies of individual species ranges, functional groups, and species richness patterns, we show that biotic interactions have clearly left their mark on species distributions and realised assemblages of species across all spatial extents. We demonstrate this with examples from within and across trophic groups. A range of species distribution modelling tools is available to quantify species environmental relationships and predict species occurrence, such as: (i) integrating pairwise dependencies, (ii) using integrative predictors, and (iii) hybridising species distribution models (SDMs) with dynamic models. These methods have typically only been applied to interacting pairs of species at a single time, require a priori ecological knowledge about which species interact, and due to data paucity must assume that biotic interactions are constant in space and time. To better inform the future development of these models across spatial scales, we call for accelerated collection of spatially and temporally explicit species data. Ideally, these data should be sampled to reflect variation in the underlying environment across large spatial extents, and at fine spatial resolution. Simplified ecosystems where there are relatively few interacting species and sometimes a wealth of existing ecosystem monitoring data (e.g. arctic, alpine or island habitats) offer settings where the development of modelling tools that account for biotic interactions may be less difficult than elsewhere. © 2012 Cambridge Philosophical Society.","author":[{"dropping-particle":"","family":"Wisz","given":"Mary Susanne","non-dropping-particle":"","parse-names":false,"suffix":""},{"dropping-particle":"","family":"Pottier","given":"Julien","non-dropping-particle":"","parse-names":false,"suffix":""},{"dropping-particle":"","family":"Kissling","given":"W. Daniel","non-dropping-particle":"","parse-names":false,"suffix":""},{"dropping-particle":"","family":"Pellissier","given":"Loïc","non-dropping-particle":"","parse-names":false,"suffix":""},{"dropping-particle":"","family":"Lenoir","given":"Jonathan","non-dropping-particle":"","parse-names":false,"suffix":""},{"dropping-particle":"","family":"Damgaard","given":"Christian F.","non-dropping-particle":"","parse-names":false,"suffix":""},{"dropping-particle":"","family":"Dormann","given":"Carsten F.","non-dropping-particle":"","parse-names":false,"suffix":""},{"dropping-particle":"","family":"Forchhammer","given":"Mads C.","non-dropping-particle":"","parse-names":false,"suffix":""},{"dropping-particle":"","family":"Grytnes","given":"John Arvid","non-dropping-particle":"","parse-names":false,"suffix":""},{"dropping-particle":"","family":"Guisan","given":"Antoine","non-dropping-particle":"","parse-names":false,"suffix":""},{"dropping-particle":"","family":"Heikkinen","given":"Risto K.","non-dropping-particle":"","parse-names":false,"suffix":""},{"dropping-particle":"","family":"Høye","given":"Toke T.","non-dropping-particle":"","parse-names":false,"suffix":""},{"dropping-particle":"","family":"Kühn","given":"Ingolf","non-dropping-particle":"","parse-names":false,"suffix":""},{"dropping-particle":"","family":"Luoto","given":"Miska","non-dropping-particle":"","parse-names":false,"suffix":""},{"dropping-particle":"","family":"Maiorano","given":"Luigi","non-dropping-particle":"","parse-names":false,"suffix":""},{"dropping-particle":"","family":"Nilsson","given":"Marie Charlotte","non-dropping-particle":"","parse-names":false,"suffix":""},{"dropping-particle":"","family":"Normand","given":"Signe","non-dropping-particle":"","parse-names":false,"suffix":""},{"dropping-particle":"","family":"Öckinger","given":"Erik","non-dropping-particle":"","parse-names":false,"suffix":""},{"dropping-particle":"","family":"Schmidt","given":"Niels M.","non-dropping-particle":"","parse-names":false,"suffix":""},{"dropping-particle":"","family":"Termansen","given":"Mette","non-dropping-particle":"","parse-names":false,"suffix":""},{"dropping-particle":"","family":"Timmermann","given":"Allan","non-dropping-particle":"","parse-names":false,"suffix":""},{"dropping-particle":"","family":"Wardle","given":"David A.","non-dropping-particle":"","parse-names":false,"suffix":""},{"dropping-particle":"","family":"Aastrup","given":"Peter","non-dropping-particle":"","parse-names":false,"suffix":""},{"dropping-particle":"","family":"Svenning","given":"Jens Christian","non-dropping-particle":"","parse-names":false,"suffix":""}],"container-title":"Biological Reviews","id":"ITEM-1","issue":"1","issued":{"date-parts":[["2013","2","1"]]},"page":"15-30","publisher":"John Wiley &amp; Sons, Ltd","title":"The role of biotic interactions in shaping distributions and realised assemblages of species: Implications for species distribution modelling","type":"article-journal","volume":"88"},"uris":["http://www.mendeley.com/documents/?uuid=89101fd0-d4a5-315e-b34a-6bd54ed79360"]},{"id":"ITEM-2","itemData":{"DOI":"10.1890/05-0479","ISSN":"00129658","abstract":"Introduced species frequently escape the natural enemies (predators, competitors, and parasites) that limit their distribution and abundance in the native range. This reduction in native predators, competitors, and parasites may result in ecological release in the introduced range. However, biological interactions also can limit the establishment and spread of nonnative populations. The extent to which such biotic resistance occurs is poorly resolved, especially for marine ecosystems. Here we test whether a native predator, the blue crab Callinectes sapidus, affects the abundance and geographic range of the introduced European green crab Carcinus maenas in eastern North America. Both crab species occur in shallow, soft-sediment habitats of bays and estuaries, and their ranges overlap in eastern North America. First, we tested for a negative relationship in the abundances of the two species from trap samples across a 640-km (5.78° latitude) coastal transect. Second, we estimated variation in predation pressure on tethered Carcinus maenas across latitude and as a function of Callinectes sapidus abundance. Third, we measured predation rates on Carcinus maenas by Callinectes sapidus in field and laboratory experiments. Our results support the hypothesis that the native predator Callinectes sapidus provides biotic resistance to invasion and prevents the southward spread and establishment of Carcinus maenas. Within and across bays, Carcinus maenas were significantly less abundant at sites and depths with Callinectes sapidus compared with areas lacking Callinectes sapidus. Moreover, no Carcinus maenas were found in Chesapeake Bay, where Callinectes sapidus were most abundant. Predation of tethered Carcinus maenas increased with Callinectes sapidus abundance. In laboratory and field experiments, Callinectes sapidus preyed readily on Carcinus maenas. Thus, we conclude the predation by Callinectes sapidus, alone or in combination with other factors, limits the abundance and geographic range of an invasive marine species. © 2005 by the Ecological Society of America.","author":[{"dropping-particle":"","family":"DeRivera","given":"Catherine E.","non-dropping-particle":"","parse-names":false,"suffix":""},{"dropping-particle":"","family":"Ruiz","given":"Gregory M.","non-dropping-particle":"","parse-names":false,"suffix":""},{"dropping-particle":"","family":"Hines","given":"Anson H.","non-dropping-particle":"","parse-names":false,"suffix":""},{"dropping-particle":"","family":"Jivoff","given":"Paul","non-dropping-particle":"","parse-names":false,"suffix":""}],"container-title":"Ecology","id":"ITEM-2","issue":"12","issued":{"date-parts":[["2005","12"]]},"page":"3364-3376","title":"Biotic resistance to invasion: Native predator limits abundance and distribution of an introduced crab","type":"article-journal","volume":"86"},"uris":["http://www.mendeley.com/documents/?uuid=e243ebc0-9eb4-33ea-96cb-801303452cf9"]}],"mendeley":{"formattedCitation":"(DeRivera et al. 2005; Wisz et al. 2013)","plainTextFormattedCitation":"(DeRivera et al. 2005; Wisz et al. 2013)","previouslyFormattedCitation":"(DeRivera, Ruiz, Hines, &amp; Jivoff, 2005; Wisz et al., 2013)"},"properties":{"noteIndex":0},"schema":"https://github.com/citation-style-language/schema/raw/master/csl-citation.json"}</w:instrText>
      </w:r>
      <w:r w:rsidR="00F11CD5"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(DeRivera et al. 2005; Wisz et al. 2013)</w:t>
      </w:r>
      <w:r w:rsidR="00F11CD5" w:rsidRPr="00AE5D35">
        <w:rPr>
          <w:rFonts w:asciiTheme="minorHAnsi" w:hAnsiTheme="minorHAnsi" w:cstheme="minorHAnsi"/>
          <w:lang w:val="en-US"/>
        </w:rPr>
        <w:fldChar w:fldCharType="end"/>
      </w:r>
      <w:r w:rsidR="00B73608" w:rsidRPr="00AE5D35">
        <w:rPr>
          <w:rFonts w:asciiTheme="minorHAnsi" w:hAnsiTheme="minorHAnsi" w:cstheme="minorHAnsi"/>
          <w:lang w:val="en-US"/>
        </w:rPr>
        <w:t xml:space="preserve"> and alter their individualist species response to warming (</w:t>
      </w:r>
      <w:r w:rsidR="00B73608"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{"citationItems":[{"id":"ITEM-1","itemData":{"DOI":"10.1046/j.1365-2656.1998.00223.x","ISSN":"00218790","abstract":"1. Most predictions of species distribution and abundance changes in response to global warming relate the individual requirements of a single isolated species to climate variables through some form of climate mapping. This method fails to account for the effects of species dispersal and species interactions, both of which may strongly affect distribution and abundance. 2. We therefore examined the effects of dispersal and species interactions on the distribution and abundance of three Drosophila species in a laboratory system that mimicked a latitudinal cline of 15°C. We then investigated how species distribution and abundance in this system responded to simulated global warming. 3. Dispersal allowed populations to persist at non-optimum temperatures, overriding physiologically imposed range limits. 4. Temperature determined the outcome of competition. In pairwise interactions, Drosophila subobscura eliminated D. melanogaster or D. simulans at low temperatures but was itself eliminated at high temperatures. 5. Competitive interactions changed abundance and range sizes thus shifting the position of species optima. These changes depended on both the number and the identity of the competing species. 6. Enemy-victim interactions altered range and abundance. Adding the parasitoid Leptopilina boulardi affected the host assemblage directly at high temperatures where the parasitoid was present, and indirectly (mediated by dispersal) at low temperatures where it was scarce or absent. Host species coexisted for longer at low temperatures in clines when parasitoids were present than when they were absent. 7. Simulated global warming produced complex, counter-intuitive effects on distribution and abundance, including the reversal of species' relative abundance at some temperatures. 8. Because dispersal and species interactions strongly influenced both range and abundance (sometimes in unexpected ways) current species distributions are no guide to what they might be under global climate change. Furthermore, since both these factors are missing from climate envelope models of range and abundance change, their predictions are, at best, incomplete.","author":[{"dropping-particle":"","family":"Davis","given":"Andrew J.","non-dropping-particle":"","parse-names":false,"suffix":""},{"dropping-particle":"","family":"Lawton","given":"John H.","non-dropping-particle":"","parse-names":false,"suffix":""},{"dropping-particle":"","family":"Shorrocks","given":"Bryan","non-dropping-particle":"","parse-names":false,"suffix":""},{"dropping-particle":"","family":"Jenkinson","given":"Linda S.","non-dropping-particle":"","parse-names":false,"suffix":""}],"container-title":"Journal of Animal Ecology","id":"ITEM-1","issue":"4","issued":{"date-parts":[["1998","7","5"]]},"page":"600-612","publisher":"Blackwell Publishing Ltd","title":"Individualistic species responses invalidate simple physiological models of community dynamics under global environmental change","type":"article-journal","volume":"67"},"uris":["http://www.mendeley.com/documents/?uuid=63a29d86-eeb9-36f1-ad5c-3f0b2ce2c671"]}],"mendeley":{"formattedCitation":"(Davis et al. 1998)","plainTextFormattedCitation":"(Davis et al. 1998)","previouslyFormattedCitation":"(Davis, Lawton, Shorrocks, &amp; Jenkinson, 1998)"},"properties":{"noteIndex":0},"schema":"https://github.com/citation-style-language/schema/raw/master/csl-citation.json"}</w:instrText>
      </w:r>
      <w:r w:rsidR="00B73608"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(Davis et al. 1998)</w:t>
      </w:r>
      <w:r w:rsidR="00B73608" w:rsidRPr="00AE5D35">
        <w:rPr>
          <w:rFonts w:asciiTheme="minorHAnsi" w:hAnsiTheme="minorHAnsi" w:cstheme="minorHAnsi"/>
          <w:lang w:val="en-US"/>
        </w:rPr>
        <w:fldChar w:fldCharType="end"/>
      </w:r>
      <w:r w:rsidR="00B73608" w:rsidRPr="00AE5D35">
        <w:rPr>
          <w:rFonts w:asciiTheme="minorHAnsi" w:hAnsiTheme="minorHAnsi" w:cstheme="minorHAnsi"/>
          <w:lang w:val="en-US"/>
        </w:rPr>
        <w:t>)</w:t>
      </w:r>
      <w:r w:rsidR="007163CD" w:rsidRPr="00AE5D35">
        <w:rPr>
          <w:rFonts w:asciiTheme="minorHAnsi" w:hAnsiTheme="minorHAnsi" w:cstheme="minorHAnsi"/>
          <w:lang w:val="en-US"/>
        </w:rPr>
        <w:t xml:space="preserve">. </w:t>
      </w:r>
      <w:commentRangeStart w:id="54"/>
      <w:r w:rsidR="007163CD" w:rsidRPr="00AE5D35">
        <w:rPr>
          <w:rFonts w:asciiTheme="minorHAnsi" w:hAnsiTheme="minorHAnsi" w:cstheme="minorHAnsi"/>
          <w:lang w:val="en-US"/>
        </w:rPr>
        <w:t>Therefore</w:t>
      </w:r>
      <w:commentRangeEnd w:id="54"/>
      <w:r w:rsidR="00EA46CF">
        <w:rPr>
          <w:rStyle w:val="CommentReference"/>
          <w:rFonts w:asciiTheme="minorHAnsi" w:eastAsiaTheme="minorHAnsi" w:hAnsiTheme="minorHAnsi" w:cstheme="minorBidi"/>
          <w:lang w:eastAsia="en-US"/>
        </w:rPr>
        <w:commentReference w:id="54"/>
      </w:r>
      <w:r w:rsidR="007163CD" w:rsidRPr="00AE5D35">
        <w:rPr>
          <w:rFonts w:asciiTheme="minorHAnsi" w:hAnsiTheme="minorHAnsi" w:cstheme="minorHAnsi"/>
          <w:lang w:val="en-US"/>
        </w:rPr>
        <w:t xml:space="preserve">, to precisely estimate the real magnitude of </w:t>
      </w:r>
      <w:r w:rsidR="00827421">
        <w:rPr>
          <w:rFonts w:asciiTheme="minorHAnsi" w:hAnsiTheme="minorHAnsi" w:cstheme="minorHAnsi"/>
          <w:lang w:val="en-US"/>
        </w:rPr>
        <w:t xml:space="preserve">the </w:t>
      </w:r>
      <w:r w:rsidR="007163CD" w:rsidRPr="00AE5D35">
        <w:rPr>
          <w:rFonts w:asciiTheme="minorHAnsi" w:hAnsiTheme="minorHAnsi" w:cstheme="minorHAnsi"/>
          <w:lang w:val="en-US"/>
        </w:rPr>
        <w:t xml:space="preserve">impact of warming on tropical species, </w:t>
      </w:r>
      <w:r w:rsidR="00827421">
        <w:rPr>
          <w:rFonts w:asciiTheme="minorHAnsi" w:hAnsiTheme="minorHAnsi" w:cstheme="minorHAnsi"/>
          <w:lang w:val="en-US"/>
        </w:rPr>
        <w:t xml:space="preserve">the </w:t>
      </w:r>
      <w:r w:rsidR="009B358C" w:rsidRPr="00AE5D35">
        <w:rPr>
          <w:rFonts w:asciiTheme="minorHAnsi" w:hAnsiTheme="minorHAnsi" w:cstheme="minorHAnsi"/>
          <w:lang w:val="en-US"/>
        </w:rPr>
        <w:t xml:space="preserve">correlation between species’ </w:t>
      </w:r>
      <w:r w:rsidR="006A2E9B" w:rsidRPr="00AE5D35">
        <w:rPr>
          <w:rFonts w:asciiTheme="minorHAnsi" w:hAnsiTheme="minorHAnsi" w:cstheme="minorHAnsi"/>
          <w:lang w:val="en-US"/>
        </w:rPr>
        <w:t xml:space="preserve">fundamental </w:t>
      </w:r>
      <w:r w:rsidR="009B358C" w:rsidRPr="00AE5D35">
        <w:rPr>
          <w:rFonts w:asciiTheme="minorHAnsi" w:hAnsiTheme="minorHAnsi" w:cstheme="minorHAnsi"/>
          <w:lang w:val="en-US"/>
        </w:rPr>
        <w:t>thermal niche and realized distribution</w:t>
      </w:r>
      <w:r w:rsidR="00CA6FA8" w:rsidRPr="00AE5D35">
        <w:rPr>
          <w:rFonts w:asciiTheme="minorHAnsi" w:hAnsiTheme="minorHAnsi" w:cstheme="minorHAnsi"/>
          <w:lang w:val="en-US"/>
        </w:rPr>
        <w:t xml:space="preserve"> </w:t>
      </w:r>
      <w:r w:rsidR="00707245" w:rsidRPr="00AE5D35">
        <w:rPr>
          <w:rFonts w:asciiTheme="minorHAnsi" w:hAnsiTheme="minorHAnsi" w:cstheme="minorHAnsi"/>
          <w:lang w:val="en-US"/>
        </w:rPr>
        <w:t>need</w:t>
      </w:r>
      <w:r w:rsidR="00827421">
        <w:rPr>
          <w:rFonts w:asciiTheme="minorHAnsi" w:hAnsiTheme="minorHAnsi" w:cstheme="minorHAnsi"/>
          <w:lang w:val="en-US"/>
        </w:rPr>
        <w:t>s</w:t>
      </w:r>
      <w:r w:rsidR="00707245" w:rsidRPr="00AE5D35">
        <w:rPr>
          <w:rFonts w:asciiTheme="minorHAnsi" w:hAnsiTheme="minorHAnsi" w:cstheme="minorHAnsi"/>
          <w:lang w:val="en-US"/>
        </w:rPr>
        <w:t xml:space="preserve"> to be examined</w:t>
      </w:r>
      <w:r w:rsidR="00D875A8" w:rsidRPr="00AE5D35">
        <w:rPr>
          <w:rFonts w:asciiTheme="minorHAnsi" w:hAnsiTheme="minorHAnsi" w:cstheme="minorHAnsi"/>
          <w:lang w:val="en-US"/>
        </w:rPr>
        <w:t xml:space="preserve">. This serves as </w:t>
      </w:r>
      <w:r w:rsidR="00827421">
        <w:rPr>
          <w:rFonts w:asciiTheme="minorHAnsi" w:hAnsiTheme="minorHAnsi" w:cstheme="minorHAnsi"/>
          <w:lang w:val="en-US"/>
        </w:rPr>
        <w:t xml:space="preserve">a </w:t>
      </w:r>
      <w:r w:rsidR="00CA6FA8" w:rsidRPr="00AE5D35">
        <w:rPr>
          <w:rFonts w:asciiTheme="minorHAnsi" w:hAnsiTheme="minorHAnsi" w:cstheme="minorHAnsi"/>
          <w:lang w:val="en-US"/>
        </w:rPr>
        <w:t>foundation to investigate the causes</w:t>
      </w:r>
      <w:r w:rsidR="001871A0" w:rsidRPr="00AE5D35">
        <w:rPr>
          <w:rFonts w:asciiTheme="minorHAnsi" w:hAnsiTheme="minorHAnsi" w:cstheme="minorHAnsi"/>
          <w:lang w:val="en-US"/>
        </w:rPr>
        <w:t xml:space="preserve"> and drives</w:t>
      </w:r>
      <w:r w:rsidR="00CA6FA8" w:rsidRPr="00AE5D35">
        <w:rPr>
          <w:rFonts w:asciiTheme="minorHAnsi" w:hAnsiTheme="minorHAnsi" w:cstheme="minorHAnsi"/>
          <w:lang w:val="en-US"/>
        </w:rPr>
        <w:t xml:space="preserve"> of distribution and abundance </w:t>
      </w:r>
      <w:r w:rsidR="00CA6FA8"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{"citationItems":[{"id":"ITEM-1","itemData":{"DOI":"10.1890/03-0820","ISSN":"0012-9658","abstract":"The fundamental niche can be viewed as the set of conditions resources that allow a given organism to survive reproduce in the absence of biotic interactions. Quantitative descriptions of the environmental variables with which organisms are associated are becoming common with the advent of geographic information systems (GIS). Although such descriptive approaches to the niche are useful for interpolating species distributions, they implicitly incorporate biotic interactions and therefore do not represent the fundamental niche. A mechanistic understanding of the fundamental niche, when combined with GIS data, can provide us with greater insight into the causes of distribution and abundance, a solid foundation for exploring the role of biotic interactions, and greater confidence in extrapolating to novel circumstances such as climate change and species introductions. We apply such a mechanistic approach to study the climatic component of the fundamental niche of a nocturnal lizard, Heteronotia binoei, across an entire continent. We combine physiological measurements of this species (thermal requirements for egg development, thermal preferences and tolerances, metabolic and evaporative water loss rates), and high-resolution climatic data for the Australian continent (air temperature, cloud cover, wind speed, humidity, and radiation), with biophysical models to calculate the climatic component of the fundamental niche of this lizard and map it onto the Australian landscape at high resolution. We also use this approach to predict the effects of a mild global warming on the degree-days in the soil for egg development and the potential for aboveground activity of the study organism.","author":[{"dropping-particle":"","family":"Kearney","given":"Michael","non-dropping-particle":"","parse-names":false,"suffix":""},{"dropping-particle":"","family":"Porter","given":"Warren P.","non-dropping-particle":"","parse-names":false,"suffix":""}],"container-title":"Ecology","id":"ITEM-1","issue":"11","issued":{"date-parts":[["2004","11","1"]]},"page":"3119-3131","publisher":"Ecological Society of America","title":"MAPPING THE FUNDAMENTAL NICHE: PHYSIOLOGY, CLIMATE, AND THE DISTRIBUTION OF A NOCTURNAL LIZARD","type":"article-journal","volume":"85"},"uris":["http://www.mendeley.com/documents/?uuid=8179e397-e4d5-39cc-8789-61a9c8d51fc4"]}],"mendeley":{"formattedCitation":"(Kearney and Porter 2004)","plainTextFormattedCitation":"(Kearney and Porter 2004)","previouslyFormattedCitation":"(Kearney &amp; Porter, 2004)"},"properties":{"noteIndex":0},"schema":"https://github.com/citation-style-language/schema/raw/master/csl-citation.json"}</w:instrText>
      </w:r>
      <w:r w:rsidR="00CA6FA8"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(Kearney and Porter 2004)</w:t>
      </w:r>
      <w:r w:rsidR="00CA6FA8" w:rsidRPr="00AE5D35">
        <w:rPr>
          <w:rFonts w:asciiTheme="minorHAnsi" w:hAnsiTheme="minorHAnsi" w:cstheme="minorHAnsi"/>
          <w:lang w:val="en-US"/>
        </w:rPr>
        <w:fldChar w:fldCharType="end"/>
      </w:r>
      <w:r w:rsidR="009B358C" w:rsidRPr="00AE5D35">
        <w:rPr>
          <w:rFonts w:asciiTheme="minorHAnsi" w:hAnsiTheme="minorHAnsi" w:cstheme="minorHAnsi"/>
          <w:lang w:val="en-US"/>
        </w:rPr>
        <w:t xml:space="preserve">. </w:t>
      </w:r>
      <w:r w:rsidR="007163CD" w:rsidRPr="00AE5D35">
        <w:rPr>
          <w:rFonts w:asciiTheme="minorHAnsi" w:hAnsiTheme="minorHAnsi" w:cstheme="minorHAnsi"/>
          <w:lang w:val="en-US"/>
        </w:rPr>
        <w:t xml:space="preserve"> </w:t>
      </w:r>
    </w:p>
    <w:p w14:paraId="4BFCEDE0" w14:textId="6A0F55B7" w:rsidR="0089773B" w:rsidRPr="00AE5D35" w:rsidRDefault="006A2E9B" w:rsidP="00B94F1F">
      <w:pPr>
        <w:rPr>
          <w:rFonts w:asciiTheme="minorHAnsi" w:hAnsiTheme="minorHAnsi" w:cstheme="minorHAnsi"/>
          <w:lang w:val="en-US"/>
        </w:rPr>
      </w:pPr>
      <w:r w:rsidRPr="00AE5D35">
        <w:rPr>
          <w:rFonts w:asciiTheme="minorHAnsi" w:hAnsiTheme="minorHAnsi" w:cstheme="minorHAnsi"/>
          <w:lang w:val="en-US"/>
        </w:rPr>
        <w:tab/>
        <w:t xml:space="preserve">Studies </w:t>
      </w:r>
      <w:r w:rsidR="00CA4488">
        <w:rPr>
          <w:rFonts w:asciiTheme="minorHAnsi" w:hAnsiTheme="minorHAnsi" w:cstheme="minorHAnsi"/>
          <w:lang w:val="en-US"/>
        </w:rPr>
        <w:t>compar</w:t>
      </w:r>
      <w:ins w:id="55" w:author="Owen Lewis" w:date="2020-06-23T23:26:00Z">
        <w:r w:rsidR="00EA46CF">
          <w:rPr>
            <w:rFonts w:asciiTheme="minorHAnsi" w:hAnsiTheme="minorHAnsi" w:cstheme="minorHAnsi"/>
            <w:lang w:val="en-US"/>
          </w:rPr>
          <w:t>ing</w:t>
        </w:r>
      </w:ins>
      <w:del w:id="56" w:author="Owen Lewis" w:date="2020-06-23T23:26:00Z">
        <w:r w:rsidR="00CA4488" w:rsidDel="00EA46CF">
          <w:rPr>
            <w:rFonts w:asciiTheme="minorHAnsi" w:hAnsiTheme="minorHAnsi" w:cstheme="minorHAnsi"/>
            <w:lang w:val="en-US"/>
          </w:rPr>
          <w:delText>es</w:delText>
        </w:r>
      </w:del>
      <w:r w:rsidRPr="00AE5D35">
        <w:rPr>
          <w:rFonts w:asciiTheme="minorHAnsi" w:hAnsiTheme="minorHAnsi" w:cstheme="minorHAnsi"/>
          <w:lang w:val="en-US"/>
        </w:rPr>
        <w:t xml:space="preserve"> field distribution</w:t>
      </w:r>
      <w:ins w:id="57" w:author="Owen Lewis" w:date="2020-06-23T23:26:00Z">
        <w:r w:rsidR="00EA46CF">
          <w:rPr>
            <w:rFonts w:asciiTheme="minorHAnsi" w:hAnsiTheme="minorHAnsi" w:cstheme="minorHAnsi"/>
            <w:lang w:val="en-US"/>
          </w:rPr>
          <w:t>s</w:t>
        </w:r>
      </w:ins>
      <w:r w:rsidRPr="00AE5D35">
        <w:rPr>
          <w:rFonts w:asciiTheme="minorHAnsi" w:hAnsiTheme="minorHAnsi" w:cstheme="minorHAnsi"/>
          <w:lang w:val="en-US"/>
        </w:rPr>
        <w:t xml:space="preserve"> and thermal traits </w:t>
      </w:r>
      <w:r w:rsidR="0089773B" w:rsidRPr="00AE5D35">
        <w:rPr>
          <w:rFonts w:asciiTheme="minorHAnsi" w:hAnsiTheme="minorHAnsi" w:cstheme="minorHAnsi"/>
          <w:lang w:val="en-US"/>
        </w:rPr>
        <w:t xml:space="preserve">show </w:t>
      </w:r>
      <w:r w:rsidRPr="00AE5D35">
        <w:rPr>
          <w:rFonts w:asciiTheme="minorHAnsi" w:hAnsiTheme="minorHAnsi" w:cstheme="minorHAnsi"/>
          <w:lang w:val="en-US"/>
        </w:rPr>
        <w:t xml:space="preserve">an </w:t>
      </w:r>
      <w:commentRangeStart w:id="58"/>
      <w:r w:rsidRPr="00AE5D35">
        <w:rPr>
          <w:rFonts w:asciiTheme="minorHAnsi" w:hAnsiTheme="minorHAnsi" w:cstheme="minorHAnsi"/>
          <w:lang w:val="en-US"/>
        </w:rPr>
        <w:t>indefinite</w:t>
      </w:r>
      <w:r w:rsidR="001A3391" w:rsidRPr="00AE5D35">
        <w:rPr>
          <w:rFonts w:asciiTheme="minorHAnsi" w:hAnsiTheme="minorHAnsi" w:cstheme="minorHAnsi"/>
          <w:lang w:val="en-US"/>
        </w:rPr>
        <w:t xml:space="preserve"> </w:t>
      </w:r>
      <w:commentRangeEnd w:id="58"/>
      <w:r w:rsidR="00285516">
        <w:rPr>
          <w:rStyle w:val="CommentReference"/>
          <w:rFonts w:asciiTheme="minorHAnsi" w:eastAsiaTheme="minorHAnsi" w:hAnsiTheme="minorHAnsi" w:cstheme="minorBidi"/>
          <w:lang w:eastAsia="en-US"/>
        </w:rPr>
        <w:commentReference w:id="58"/>
      </w:r>
      <w:r w:rsidR="001A3391" w:rsidRPr="00AE5D35">
        <w:rPr>
          <w:rFonts w:asciiTheme="minorHAnsi" w:hAnsiTheme="minorHAnsi" w:cstheme="minorHAnsi"/>
          <w:lang w:val="en-US"/>
        </w:rPr>
        <w:t>and i</w:t>
      </w:r>
      <w:r w:rsidR="0006183D" w:rsidRPr="00AE5D35">
        <w:rPr>
          <w:rFonts w:asciiTheme="minorHAnsi" w:hAnsiTheme="minorHAnsi" w:cstheme="minorHAnsi"/>
          <w:lang w:val="en-US"/>
        </w:rPr>
        <w:t>n</w:t>
      </w:r>
      <w:r w:rsidR="001A3391" w:rsidRPr="00AE5D35">
        <w:rPr>
          <w:rFonts w:asciiTheme="minorHAnsi" w:hAnsiTheme="minorHAnsi" w:cstheme="minorHAnsi"/>
          <w:lang w:val="en-US"/>
        </w:rPr>
        <w:t>complete</w:t>
      </w:r>
      <w:r w:rsidRPr="00AE5D35">
        <w:rPr>
          <w:rFonts w:asciiTheme="minorHAnsi" w:hAnsiTheme="minorHAnsi" w:cstheme="minorHAnsi"/>
          <w:lang w:val="en-US"/>
        </w:rPr>
        <w:t xml:space="preserve"> picture. </w:t>
      </w:r>
      <w:r w:rsidR="007E4FA0" w:rsidRPr="00AE5D35">
        <w:rPr>
          <w:rFonts w:asciiTheme="minorHAnsi" w:hAnsiTheme="minorHAnsi" w:cstheme="minorHAnsi"/>
          <w:lang w:val="en-US"/>
        </w:rPr>
        <w:t xml:space="preserve">Both upper thermal limit </w:t>
      </w:r>
      <w:r w:rsidR="007E4FA0"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phylogenetically","type":"article-journal","volume":"109"},"uris":["http://www.mendeley.com/documents/?uuid=fda03cb5-0910-39da-97ce-ca7e1c3ab356"]},{"id":"ITEM-2","itemData":{"DOI":"10.1016/j.jtherbio.2017.10.019","ISSN":"18790992","abstract":"Variation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Biology","id":"ITEM-2","issued":{"date-parts":[["2018","1","1"]]},"page":"69-73","publisher":"Elsevier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thresholds","type":"article-journal","volume":"71"},"uris":["http://www.mendeley.com/documents/?uuid=3cfdb7e0-176f-3065-a232-372e9d6b85e9"]}],"mendeley":{"formattedCitation":"(Batista, Rocha, and Klaczko 2018; Kellermann, Overgaard, et al. 2012)","plainTextFormattedCitation":"(Batista, Rocha, and Klaczko 2018; Kellermann, Overgaard, et al. 2012)","previouslyFormattedCitation":"(Batista, Rocha, &amp; Klaczko, 2018; Kellermann, Overgaard, et al., 2012)"},"properties":{"noteIndex":0},"schema":"https://github.com/citation-style-language/schema/raw/master/csl-citation.json"}</w:instrText>
      </w:r>
      <w:r w:rsidR="007E4FA0"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(Batista, Rocha, and Klaczko 2018; Kellermann, Overgaard, et al. 2012)</w:t>
      </w:r>
      <w:r w:rsidR="007E4FA0" w:rsidRPr="00AE5D35">
        <w:rPr>
          <w:rFonts w:asciiTheme="minorHAnsi" w:hAnsiTheme="minorHAnsi" w:cstheme="minorHAnsi"/>
          <w:lang w:val="en-US"/>
        </w:rPr>
        <w:fldChar w:fldCharType="end"/>
      </w:r>
      <w:r w:rsidR="007E4FA0" w:rsidRPr="00AE5D35">
        <w:rPr>
          <w:rFonts w:asciiTheme="minorHAnsi" w:hAnsiTheme="minorHAnsi" w:cstheme="minorHAnsi"/>
          <w:lang w:val="en-US"/>
        </w:rPr>
        <w:t xml:space="preserve"> and cold</w:t>
      </w:r>
      <w:r w:rsidR="00537EDA" w:rsidRPr="00AE5D35">
        <w:rPr>
          <w:rFonts w:asciiTheme="minorHAnsi" w:hAnsiTheme="minorHAnsi" w:cstheme="minorHAnsi"/>
          <w:lang w:val="en-US"/>
        </w:rPr>
        <w:t xml:space="preserve"> and/or </w:t>
      </w:r>
      <w:r w:rsidR="007E4FA0" w:rsidRPr="00AE5D35">
        <w:rPr>
          <w:rFonts w:asciiTheme="minorHAnsi" w:hAnsiTheme="minorHAnsi" w:cstheme="minorHAnsi"/>
          <w:lang w:val="en-US"/>
        </w:rPr>
        <w:t>desiccation resistance</w:t>
      </w:r>
      <w:r w:rsidR="00D2670E" w:rsidRPr="00AE5D35">
        <w:rPr>
          <w:rFonts w:asciiTheme="minorHAnsi" w:hAnsiTheme="minorHAnsi" w:cstheme="minorHAnsi"/>
          <w:lang w:val="en-US"/>
        </w:rPr>
        <w:t xml:space="preserve"> </w:t>
      </w:r>
      <w:r w:rsidR="00D2670E"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{"citationItems":[{"id":"ITEM-1","itemData":{"DOI":"10.1111/mve.12262","ISSN":"13652915","abstract":"In order to assess how triatomines (Hemiptera, Reduviidae), Chagas disease vectors, are distributed through Latin America, we analysed the relationship between the ecological niche and the limits of the physiological thermal niche in seven species of triatomines. We combined two methodological approaches: species distribution models, and physiological tolerances. First, we modelled the ecological niche and identified the most important abiotic factor for their distribution. Then, thermal tolerance limits were analysed by measuring maximum and minimum critical temperatures, upper lethal temperature, and ‘chill-coma recovery time’. Finally, we used phylogenetic independent contrasts to analyse the link between limiting factors and the thermal tolerance range for the assessment of ecological hypotheses that provide a different outlook for the geo-epidemiology of Chagas disease. In triatomines, thermo-tolerance range increases with increasing latitude mainly due to better cold tolerances, suggesting an effect of thermal selection. In turn, physiological analyses show that species reaching southernmost areas have a higher thermo-tolerance than those with tropical distributions, denoting that thermo-tolerance is limiting the southern distribution. Understanding the latitudinal range along its physiological limits of disease vectors may prove useful to test ecological hypotheses and improve strategies and efficiency of vector control at the local and regional levels.","author":[{"dropping-particle":"","family":"La Vega","given":"G. J.","non-dropping-particle":"de","parse-names":false,"suffix":""},{"dropping-particle":"","family":"Schilman","given":"P. E.","non-dropping-particle":"","parse-names":false,"suffix":""}],"container-title":"Medical and Veterinary Entomology","id":"ITEM-1","issue":"1","issued":{"date-parts":[["2018","3","1"]]},"page":"1-13","publisher":"Blackwell Publishing Ltd","title":"Ecological and physiological thermal niches to understand distribution of Chagas disease vectors in Latin America","type":"article-journal","volume":"32"},"uris":["http://www.mendeley.com/documents/?uuid=dd3cff0a-fae5-3890-b1a4-64b0fb55a59e"]},{"id":"ITEM-2","itemData":{"DOI":"10.1126/science.1175443","ISSN":"00368075","abstract":"Species that are habitat specialists make up much of biodiversity, but the evolutionary factors that limit their distributions have rarely been considered. We show that in Drosophila, narrow and wide ranges of desiccation and cold resistance are closely associated with the distributions of specialist and generalist species, respectively. Furthermore, our data show that narrowly distributed tropical species consistently have low means and low genetic variation for these traits as compared with those of widely distributed species after phylogenetic correction. These results are unrelated to levels of neutral variation. Thus, specialist species may simply lack genetic variation in key traits, limiting their ability to adapt to conditions beyond their current range. We predict that such species are likely to be constrained in their evolutionary responses to future climate changes.","author":[{"dropping-particle":"","family":"Kellermann","given":"Vanessa","non-dropping-particle":"","parse-names":false,"suffix":""},{"dropping-particle":"","family":"Heerwaarden","given":"Belinda","non-dropping-particle":"Van","parse-names":false,"suffix":""},{"dropping-particle":"","family":"Sgrò","given":"Carla M.","non-dropping-particle":"","parse-names":false,"suffix":""},{"dropping-particle":"","family":"Hoffmann","given":"Ary A.","non-dropping-particle":"","parse-names":false,"suffix":""}],"container-title":"Science","id":"ITEM-2","issue":"5945","issued":{"date-parts":[["2009"]]},"page":"1244-1246","title":"Fundamental evolutionary limits in ecological traits drive drosophila species distributions","type":"article-journal","volume":"325"},"uris":["http://www.mendeley.com/documents/?uuid=e6684504-cdf0-3d35-bea4-be51d3583f7b"]},{"id":"ITEM-3","itemData":{"DOI":"10.1111/j.1558-5646.2012.01685.x","ISSN":"00143820","PMID":"23106704","abstract":"Species distributions are often constrained by climatic tolerances that are ultimately determined by evolutionary history and/or adaptive capacity, but these factors have rarely been partitioned. Here, we experimentally determined two key climatic niche traits (desiccation and cold resistance) for 92-95 Drosophila species and assessed their importance for geographic distributions, while controlling for acclimation, phylogeny, and spatial autocorrelation. Employing an array of phylogenetic analyses, we documented moderate-to-strong phylogenetic signal in both desiccation and cold resistance. Desiccation and cold resistance were clearly linked to species distributions because significant associations between traits and climatic variables persisted even after controlling for phylogeny. We used different methods to untangle whether phylogenetic signal reflected phylogenetically related species adapted to similar environments or alternatively phylogenetic inertia. For desiccation resistance, weak phylogenetic inertia was detected; ancestral trait reconstruction, however, revealed a deep divergence that could be traced back to the genus level. Despite drosophilids' high evolutionary potential related to short generation times and high population sizes, cold resistance was found to have a moderate-to-high level of phylogenetic inertia, suggesting that evolutionary responses are likely to be slow. Together these findings suggest species distributions are governed by evolutionarily conservative climate responses, with limited scope for rapid adaptive responses to future climate change. © 2012 The Author(s). Evolution © 2012 The Society for the Study of Evolution.","author":[{"dropping-particle":"","family":"Kellermann","given":"Vanessa","non-dropping-particle":"","parse-names":false,"suffix":""},{"dropping-particle":"","family":"Loeschcke","given":"Volker","non-dropping-particle":"","parse-names":false,"suffix":""},{"dropping-particle":"","family":"Hoffmann","given":"Ary A.","non-dropping-particle":"","parse-names":false,"suffix":""},{"dropping-particle":"","family":"Kristensen","given":"Torsten Nygaard","non-dropping-particle":"","parse-names":false,"suffix":""},{"dropping-particle":"","family":"Fløjgaard","given":"Camilla","non-dropping-particle":"","parse-names":false,"suffix":""},{"dropping-particle":"","family":"David","given":"Jean R.","non-dropping-particle":"","parse-names":false,"suffix":""},{"dropping-particle":"","family":"Svenning","given":"Jens Christian","non-dropping-particle":"","parse-names":false,"suffix":""},{"dropping-particle":"","family":"Overgaard","given":"Johannes","non-dropping-particle":"","parse-names":false,"suffix":""}],"container-title":"Evolution","id":"ITEM-3","issue":"11","issued":{"date-parts":[["2012","11"]]},"page":"3377-3389","title":"Phylogenetic Constraints In Key Functional Traits Behind Species' Climate Niches: Patterns Of Desiccation And Cold Resistance Across 95 Drosophila Species","type":"article-journal","volume":"66"},"uris":["http://www.mendeley.com/documents/?uuid=0a1d9a0c-fb45-3a36-b413-c53fdec98ef1"]},{"id":"ITEM-4","itemData":{"DOI":"10.1111/gcb.12521","ISSN":"13652486","abstract":"Climatic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Biology","id":"ITEM-4","issue":"6","issued":{"date-parts":[["2014","6"]]},"page":"1738-1750","title":"Sensitivity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species","type":"article-journal","volume":"20"},"uris":["http://www.mendeley.com/documents/?uuid=2dfe635d-e3e1-3d6e-b39f-b4bbbfce86d9"]},{"id":"ITEM-5","itemData":{"DOI":"10.1016/j.jtherbio.2017.10.019","ISSN":"18790992","abstract":"Variation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Biology","id":"ITEM-5","issued":{"date-parts":[["2018","1","1"]]},"page":"69-73","publisher":"Elsevier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thresholds","type":"article-journal","volume":"71"},"uris":["http://www.mendeley.com/documents/?uuid=3cfdb7e0-176f-3065-a232-372e9d6b85e9"]},{"id":"ITEM-6","itemData":{"DOI":"10.1111/een.12364","ISSN":"13652311","abstract":"1. Ants (Hymenoptera: Formicidae) are often cited as highly thermophilic and this has led to a range of studies investigating their thermal tolerances. It is unknown, however, if the geographic distribution of ant thermal tolerance conforms to the two major macropyhsiological rules that have been found in other taxa: Janzen's and Brett's rules. In addition, there is a paucity of data on how the lower thermal tolerances of ants are able to influence behaviour. 2. These two knowledge gaps were addressed here by sampling ants across a 1500 m elevational gradient in southern Africa and estimating the upper (CTmax) and lower (CTmin) thermal tolerances of 31 and 28 species, respectively. Ant abundances and soil temperatures were also recorded across the gradient over 6 years. 3. It was found that the average CTmin of the ants declined with elevation along with environmental temperatures. It was also found that the correlation between abundance and local temperature depended on the ant species' CTmin. The activity of species with a low CTmin was not constrained by temperature, whereas those with a high CTmin were limited by low temperatures. 4. For the first time, evidence is provided here that the thermal tolerances of ants are consistent with two major macrophysiological rules: Brett's rule and Janzen's rule. A mechanistic link between physiology, behaviour and the environment is also shown, which highlights that the ability of ants to deal with the cold may be a key, but often overlooked, factor allowing multiple ant species to succeed within an environment.","author":[{"dropping-particle":"","family":"Bishop","given":"Tom R.","non-dropping-particle":"","parse-names":false,"suffix":""},{"dropping-particle":"","family":"Robertson","given":"Mark P.","non-dropping-particle":"","parse-names":false,"suffix":""},{"dropping-particle":"","family":"Rensburg","given":"Berndt J.","non-dropping-particle":"Van","parse-names":false,"suffix":""},{"dropping-particle":"","family":"Parr","given":"Catherine L.","non-dropping-particle":"","parse-names":false,"suffix":""}],"container-title":"Ecological Entomology","id":"ITEM-6","issue":"2","issued":{"date-parts":[["2017"]]},"page":"105-114","title":"Coping with the cold: minimum temperatures and thermal tolerances dominate the ecology of mountain ants","type":"article-journal","volume":"42"},"uris":["http://www.mendeley.com/documents/?uuid=01e9598e-ce09-306c-940e-de419b0c5582"]}],"mendeley":{"formattedCitation":"(Batista et al. 2018; Bishop et al. 2017; Kellermann et al. 2009; Kellermann, Loeschcke, et al. 2012; de La Vega and Schilman 2018; Overgaard, Kearney, and Hoffmann 2014)","plainTextFormattedCitation":"(Batista et al. 2018; Bishop et al. 2017; Kellermann et al. 2009; Kellermann, Loeschcke, et al. 2012; de La Vega and Schilman 2018; Overgaard, Kearney, and Hoffmann 2014)","previouslyFormattedCitation":"(Batista et al., 2018; Bishop, Robertson, Van Rensburg, &amp; Parr, 2017; de La Vega &amp; Schilman, 2018; Kellermann, Loeschcke, et al., 2012; Kellermann, Van Heerwaarden, Sgrò, &amp; Hoffmann, 2009; Overgaard, Kearney, &amp; Hoffmann, 2014)"},"properties":{"noteIndex":0},"schema":"https://github.com/citation-style-language/schema/raw/master/csl-citation.json"}</w:instrText>
      </w:r>
      <w:r w:rsidR="00D2670E"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(Batista et al. 2018; Bishop et al. 2017; Kellermann et al. 2009; Kellermann, Loeschcke, et al. 2012; de La Vega and Schilman 2018; Overgaard, Kearney, and Hoffmann 2014)</w:t>
      </w:r>
      <w:r w:rsidR="00D2670E" w:rsidRPr="00AE5D35">
        <w:rPr>
          <w:rFonts w:asciiTheme="minorHAnsi" w:hAnsiTheme="minorHAnsi" w:cstheme="minorHAnsi"/>
          <w:lang w:val="en-US"/>
        </w:rPr>
        <w:fldChar w:fldCharType="end"/>
      </w:r>
      <w:r w:rsidR="007E4FA0" w:rsidRPr="00AE5D35">
        <w:rPr>
          <w:rFonts w:asciiTheme="minorHAnsi" w:hAnsiTheme="minorHAnsi" w:cstheme="minorHAnsi"/>
          <w:lang w:val="en-US"/>
        </w:rPr>
        <w:t xml:space="preserve"> </w:t>
      </w:r>
      <w:del w:id="59" w:author="Owen Lewis" w:date="2020-06-23T23:37:00Z">
        <w:r w:rsidR="007E4FA0" w:rsidRPr="00AE5D35" w:rsidDel="006F4025">
          <w:rPr>
            <w:rFonts w:asciiTheme="minorHAnsi" w:hAnsiTheme="minorHAnsi" w:cstheme="minorHAnsi"/>
            <w:lang w:val="en-US"/>
          </w:rPr>
          <w:delText xml:space="preserve">were </w:delText>
        </w:r>
      </w:del>
      <w:r w:rsidR="007E4FA0" w:rsidRPr="00AE5D35">
        <w:rPr>
          <w:rFonts w:asciiTheme="minorHAnsi" w:hAnsiTheme="minorHAnsi" w:cstheme="minorHAnsi"/>
          <w:lang w:val="en-US"/>
        </w:rPr>
        <w:t>show</w:t>
      </w:r>
      <w:ins w:id="60" w:author="Owen Lewis" w:date="2020-06-23T23:37:00Z">
        <w:r w:rsidR="006F4025">
          <w:rPr>
            <w:rFonts w:asciiTheme="minorHAnsi" w:hAnsiTheme="minorHAnsi" w:cstheme="minorHAnsi"/>
            <w:lang w:val="en-US"/>
          </w:rPr>
          <w:t>ed</w:t>
        </w:r>
      </w:ins>
      <w:del w:id="61" w:author="Owen Lewis" w:date="2020-06-23T23:37:00Z">
        <w:r w:rsidR="007E4FA0" w:rsidRPr="00AE5D35" w:rsidDel="006F4025">
          <w:rPr>
            <w:rFonts w:asciiTheme="minorHAnsi" w:hAnsiTheme="minorHAnsi" w:cstheme="minorHAnsi"/>
            <w:lang w:val="en-US"/>
          </w:rPr>
          <w:delText>n</w:delText>
        </w:r>
      </w:del>
      <w:r w:rsidR="007E4FA0" w:rsidRPr="00AE5D35">
        <w:rPr>
          <w:rFonts w:asciiTheme="minorHAnsi" w:hAnsiTheme="minorHAnsi" w:cstheme="minorHAnsi"/>
          <w:lang w:val="en-US"/>
        </w:rPr>
        <w:t xml:space="preserve"> </w:t>
      </w:r>
      <w:r w:rsidR="00616CDE" w:rsidRPr="00AE5D35">
        <w:rPr>
          <w:rFonts w:asciiTheme="minorHAnsi" w:hAnsiTheme="minorHAnsi" w:cstheme="minorHAnsi"/>
          <w:lang w:val="en-US"/>
        </w:rPr>
        <w:t>significant correlation</w:t>
      </w:r>
      <w:ins w:id="62" w:author="Owen Lewis" w:date="2020-06-23T23:37:00Z">
        <w:r w:rsidR="006F4025">
          <w:rPr>
            <w:rFonts w:asciiTheme="minorHAnsi" w:hAnsiTheme="minorHAnsi" w:cstheme="minorHAnsi"/>
            <w:lang w:val="en-US"/>
          </w:rPr>
          <w:t>s</w:t>
        </w:r>
      </w:ins>
      <w:r w:rsidR="00616CDE" w:rsidRPr="00AE5D35">
        <w:rPr>
          <w:rFonts w:asciiTheme="minorHAnsi" w:hAnsiTheme="minorHAnsi" w:cstheme="minorHAnsi"/>
          <w:lang w:val="en-US"/>
        </w:rPr>
        <w:t xml:space="preserve"> with</w:t>
      </w:r>
      <w:r w:rsidR="007E4FA0" w:rsidRPr="00AE5D35">
        <w:rPr>
          <w:rFonts w:asciiTheme="minorHAnsi" w:hAnsiTheme="minorHAnsi" w:cstheme="minorHAnsi"/>
          <w:lang w:val="en-US"/>
        </w:rPr>
        <w:t xml:space="preserve"> species</w:t>
      </w:r>
      <w:ins w:id="63" w:author="Owen Lewis" w:date="2020-06-23T23:37:00Z">
        <w:r w:rsidR="006F4025">
          <w:rPr>
            <w:rFonts w:asciiTheme="minorHAnsi" w:hAnsiTheme="minorHAnsi" w:cstheme="minorHAnsi"/>
            <w:lang w:val="en-US"/>
          </w:rPr>
          <w:t>’</w:t>
        </w:r>
      </w:ins>
      <w:r w:rsidR="007E4FA0" w:rsidRPr="00AE5D35">
        <w:rPr>
          <w:rFonts w:asciiTheme="minorHAnsi" w:hAnsiTheme="minorHAnsi" w:cstheme="minorHAnsi"/>
          <w:lang w:val="en-US"/>
        </w:rPr>
        <w:t xml:space="preserve"> distribution</w:t>
      </w:r>
      <w:ins w:id="64" w:author="Owen Lewis" w:date="2020-06-23T23:37:00Z">
        <w:r w:rsidR="006F4025">
          <w:rPr>
            <w:rFonts w:asciiTheme="minorHAnsi" w:hAnsiTheme="minorHAnsi" w:cstheme="minorHAnsi"/>
            <w:lang w:val="en-US"/>
          </w:rPr>
          <w:t>s</w:t>
        </w:r>
      </w:ins>
      <w:r w:rsidR="00025164" w:rsidRPr="00AE5D35">
        <w:rPr>
          <w:rFonts w:asciiTheme="minorHAnsi" w:hAnsiTheme="minorHAnsi" w:cstheme="minorHAnsi"/>
          <w:lang w:val="en-US"/>
        </w:rPr>
        <w:t xml:space="preserve"> and abundance</w:t>
      </w:r>
      <w:ins w:id="65" w:author="Owen Lewis" w:date="2020-06-23T23:37:00Z">
        <w:r w:rsidR="006F4025">
          <w:rPr>
            <w:rFonts w:asciiTheme="minorHAnsi" w:hAnsiTheme="minorHAnsi" w:cstheme="minorHAnsi"/>
            <w:lang w:val="en-US"/>
          </w:rPr>
          <w:t>s</w:t>
        </w:r>
      </w:ins>
      <w:r w:rsidR="007E4FA0" w:rsidRPr="00AE5D35">
        <w:rPr>
          <w:rFonts w:asciiTheme="minorHAnsi" w:hAnsiTheme="minorHAnsi" w:cstheme="minorHAnsi"/>
          <w:lang w:val="en-US"/>
        </w:rPr>
        <w:t xml:space="preserve">. </w:t>
      </w:r>
      <w:r w:rsidR="00B959DA" w:rsidRPr="00AE5D35">
        <w:rPr>
          <w:rFonts w:asciiTheme="minorHAnsi" w:hAnsiTheme="minorHAnsi" w:cstheme="minorHAnsi"/>
          <w:lang w:val="en-US"/>
        </w:rPr>
        <w:t>However, i</w:t>
      </w:r>
      <w:r w:rsidR="008F35EC" w:rsidRPr="00AE5D35">
        <w:rPr>
          <w:rFonts w:asciiTheme="minorHAnsi" w:hAnsiTheme="minorHAnsi" w:cstheme="minorHAnsi"/>
          <w:lang w:val="en-US"/>
        </w:rPr>
        <w:t xml:space="preserve">t </w:t>
      </w:r>
      <w:r w:rsidR="00B959DA" w:rsidRPr="00AE5D35">
        <w:rPr>
          <w:rFonts w:asciiTheme="minorHAnsi" w:hAnsiTheme="minorHAnsi" w:cstheme="minorHAnsi"/>
          <w:lang w:val="en-US"/>
        </w:rPr>
        <w:t>has been suggested that upper thermal limit</w:t>
      </w:r>
      <w:ins w:id="66" w:author="Owen Lewis" w:date="2020-06-23T23:37:00Z">
        <w:r w:rsidR="00D75E2B">
          <w:rPr>
            <w:rFonts w:asciiTheme="minorHAnsi" w:hAnsiTheme="minorHAnsi" w:cstheme="minorHAnsi"/>
            <w:lang w:val="en-US"/>
          </w:rPr>
          <w:t>s</w:t>
        </w:r>
      </w:ins>
      <w:r w:rsidR="00B959DA" w:rsidRPr="00AE5D35">
        <w:rPr>
          <w:rFonts w:asciiTheme="minorHAnsi" w:hAnsiTheme="minorHAnsi" w:cstheme="minorHAnsi"/>
          <w:lang w:val="en-US"/>
        </w:rPr>
        <w:t xml:space="preserve"> var</w:t>
      </w:r>
      <w:ins w:id="67" w:author="Owen Lewis" w:date="2020-06-23T23:37:00Z">
        <w:r w:rsidR="00D75E2B">
          <w:rPr>
            <w:rFonts w:asciiTheme="minorHAnsi" w:hAnsiTheme="minorHAnsi" w:cstheme="minorHAnsi"/>
            <w:lang w:val="en-US"/>
          </w:rPr>
          <w:t>y</w:t>
        </w:r>
      </w:ins>
      <w:del w:id="68" w:author="Owen Lewis" w:date="2020-06-23T23:37:00Z">
        <w:r w:rsidR="00B959DA" w:rsidRPr="00AE5D35" w:rsidDel="00D75E2B">
          <w:rPr>
            <w:rFonts w:asciiTheme="minorHAnsi" w:hAnsiTheme="minorHAnsi" w:cstheme="minorHAnsi"/>
            <w:lang w:val="en-US"/>
          </w:rPr>
          <w:delText>ies</w:delText>
        </w:r>
      </w:del>
      <w:r w:rsidR="00B959DA" w:rsidRPr="00AE5D35">
        <w:rPr>
          <w:rFonts w:asciiTheme="minorHAnsi" w:hAnsiTheme="minorHAnsi" w:cstheme="minorHAnsi"/>
          <w:lang w:val="en-US"/>
        </w:rPr>
        <w:t xml:space="preserve"> less than cold/desiccation resistance </w:t>
      </w:r>
      <w:r w:rsidR="007E4FA0"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implications","type":"article-journal","volume":"213"},"uris":["http://www.mendeley.com/documents/?uuid=3d193ff8-878b-3444-b801-3cbe985d3fe2"]},{"id":"ITEM-2","itemData":{"DOI":"10.1098/rspb.2010.1295","ISSN":"09628452","PMID":"21106582","abstract":"A tenet of macroecology is that physiological processes of organisms are linked to large-scale geographical patterns in environmental conditions. Species at higher latitudes experience greater seasonal temperature variation and are consequently predicted to withstand greater temperature extremes. We tested for relationships between breadths of thermal tolerance in ectothermic animals and the latitude of specimen location using all available data, while accounting for habitat, hemisphere, methodological differences and taxonomic affinity.We found that thermal tolerance breadths generally increase with latitude, and do so at a greater rate in the Northern Hemisphere. In terrestrial ectotherms, upper thermal limits vary little while lower thermal limits decrease with latitude. By contrast, marine species display a coherent poleward decrease in both upper and lower thermal limits. Our findings provide comprehensive global support for hypotheses generated from studies at smaller taxonomic subsets and geographical scales. Our results further indicate differences between terrestrial and marine ectotherms in how thermal physiology varies with latitude that may relate to the degree of temperature variability experienced on land and in the ocean. © 2010 The Royal Society.","author":[{"dropping-particle":"","family":"Sunday","given":"Jennifer M.","non-dropping-particle":"","parse-names":false,"suffix":""},{"dropping-particle":"","family":"Bates","given":"Amanda E.","non-dropping-particle":"","parse-names":false,"suffix":""},{"dropping-particle":"","family":"Dulvy","given":"Nicholas K.","non-dropping-particle":"","parse-names":false,"suffix":""}],"container-title":"Proceedings of the Royal Society B: Biological Sciences","id":"ITEM-2","issue":"1713","issued":{"date-parts":[["2011","6","22"]]},"page":"1823-1830","publisher":"The Royal Society","title":"Global analysis of thermal tolerance and latitude in ectotherms","type":"article-journal","volume":"278"},"uris":["http://www.mendeley.com/documents/?uuid=d21b25ff-1e9a-3dc7-b5a4-691b88081097"]}],"mendeley":{"formattedCitation":"(Hoffmann 2010; Sunday, Bates, and Dulvy 2011)","plainTextFormattedCitation":"(Hoffmann 2010; Sunday, Bates, and Dulvy 2011)","previouslyFormattedCitation":"(Hoffmann, 2010; Sunday, Bates, &amp; Dulvy, 2011)"},"properties":{"noteIndex":0},"schema":"https://github.com/citation-style-language/schema/raw/master/csl-citation.json"}</w:instrText>
      </w:r>
      <w:r w:rsidR="007E4FA0"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(Hoffmann 2010; Sunday, Bates, and Dulvy 2011)</w:t>
      </w:r>
      <w:r w:rsidR="007E4FA0" w:rsidRPr="00AE5D35">
        <w:rPr>
          <w:rFonts w:asciiTheme="minorHAnsi" w:hAnsiTheme="minorHAnsi" w:cstheme="minorHAnsi"/>
          <w:lang w:val="en-US"/>
        </w:rPr>
        <w:fldChar w:fldCharType="end"/>
      </w:r>
      <w:r w:rsidR="004E3919" w:rsidRPr="00AE5D35">
        <w:rPr>
          <w:rFonts w:asciiTheme="minorHAnsi" w:hAnsiTheme="minorHAnsi" w:cstheme="minorHAnsi"/>
          <w:lang w:val="en-US"/>
        </w:rPr>
        <w:t xml:space="preserve">, and </w:t>
      </w:r>
      <w:del w:id="69" w:author="Owen Lewis" w:date="2020-06-23T23:38:00Z">
        <w:r w:rsidR="00B959DA" w:rsidRPr="00AE5D35" w:rsidDel="00D75E2B">
          <w:rPr>
            <w:rFonts w:asciiTheme="minorHAnsi" w:hAnsiTheme="minorHAnsi" w:cstheme="minorHAnsi"/>
            <w:lang w:val="en-US"/>
          </w:rPr>
          <w:delText>it</w:delText>
        </w:r>
        <w:r w:rsidR="004E3919" w:rsidRPr="00AE5D35" w:rsidDel="00D75E2B">
          <w:rPr>
            <w:rFonts w:asciiTheme="minorHAnsi" w:hAnsiTheme="minorHAnsi" w:cstheme="minorHAnsi"/>
            <w:lang w:val="en-US"/>
          </w:rPr>
          <w:delText xml:space="preserve"> does</w:delText>
        </w:r>
      </w:del>
      <w:ins w:id="70" w:author="Owen Lewis" w:date="2020-06-23T23:38:00Z">
        <w:r w:rsidR="00D75E2B">
          <w:rPr>
            <w:rFonts w:asciiTheme="minorHAnsi" w:hAnsiTheme="minorHAnsi" w:cstheme="minorHAnsi"/>
            <w:lang w:val="en-US"/>
          </w:rPr>
          <w:t xml:space="preserve">do </w:t>
        </w:r>
      </w:ins>
      <w:r w:rsidR="004E3919" w:rsidRPr="00AE5D35">
        <w:rPr>
          <w:rFonts w:asciiTheme="minorHAnsi" w:hAnsiTheme="minorHAnsi" w:cstheme="minorHAnsi"/>
          <w:lang w:val="en-US"/>
        </w:rPr>
        <w:t>n</w:t>
      </w:r>
      <w:del w:id="71" w:author="Owen Lewis" w:date="2020-06-23T23:38:00Z">
        <w:r w:rsidR="004E3919" w:rsidRPr="00AE5D35" w:rsidDel="00D75E2B">
          <w:rPr>
            <w:rFonts w:asciiTheme="minorHAnsi" w:hAnsiTheme="minorHAnsi" w:cstheme="minorHAnsi"/>
            <w:lang w:val="en-US"/>
          </w:rPr>
          <w:delText>’</w:delText>
        </w:r>
      </w:del>
      <w:ins w:id="72" w:author="Owen Lewis" w:date="2020-06-23T23:38:00Z">
        <w:r w:rsidR="00D75E2B">
          <w:rPr>
            <w:rFonts w:asciiTheme="minorHAnsi" w:hAnsiTheme="minorHAnsi" w:cstheme="minorHAnsi"/>
            <w:lang w:val="en-US"/>
          </w:rPr>
          <w:t>o</w:t>
        </w:r>
      </w:ins>
      <w:r w:rsidR="004E3919" w:rsidRPr="00AE5D35">
        <w:rPr>
          <w:rFonts w:asciiTheme="minorHAnsi" w:hAnsiTheme="minorHAnsi" w:cstheme="minorHAnsi"/>
          <w:lang w:val="en-US"/>
        </w:rPr>
        <w:t xml:space="preserve">t constrain </w:t>
      </w:r>
      <w:del w:id="73" w:author="Owen Lewis" w:date="2020-06-23T23:38:00Z">
        <w:r w:rsidR="004E3919" w:rsidRPr="00AE5D35" w:rsidDel="00AB25FD">
          <w:rPr>
            <w:rFonts w:asciiTheme="minorHAnsi" w:hAnsiTheme="minorHAnsi" w:cstheme="minorHAnsi"/>
            <w:lang w:val="en-US"/>
          </w:rPr>
          <w:delText xml:space="preserve">species </w:delText>
        </w:r>
      </w:del>
      <w:r w:rsidR="004E3919" w:rsidRPr="00AE5D35">
        <w:rPr>
          <w:rFonts w:asciiTheme="minorHAnsi" w:hAnsiTheme="minorHAnsi" w:cstheme="minorHAnsi"/>
          <w:lang w:val="en-US"/>
        </w:rPr>
        <w:t xml:space="preserve">occupation </w:t>
      </w:r>
      <w:r w:rsidR="00D2670E" w:rsidRPr="00AE5D35">
        <w:rPr>
          <w:rFonts w:asciiTheme="minorHAnsi" w:hAnsiTheme="minorHAnsi" w:cstheme="minorHAnsi"/>
          <w:lang w:val="en-US"/>
        </w:rPr>
        <w:t>of</w:t>
      </w:r>
      <w:r w:rsidR="005F08FD">
        <w:rPr>
          <w:rFonts w:asciiTheme="minorHAnsi" w:hAnsiTheme="minorHAnsi" w:cstheme="minorHAnsi"/>
          <w:lang w:val="en-US"/>
        </w:rPr>
        <w:t xml:space="preserve"> </w:t>
      </w:r>
      <w:del w:id="74" w:author="Owen Lewis" w:date="2020-06-23T23:38:00Z">
        <w:r w:rsidR="005F08FD" w:rsidDel="00AB25FD">
          <w:rPr>
            <w:rFonts w:asciiTheme="minorHAnsi" w:hAnsiTheme="minorHAnsi" w:cstheme="minorHAnsi"/>
            <w:lang w:val="en-US"/>
          </w:rPr>
          <w:delText>the</w:delText>
        </w:r>
        <w:r w:rsidR="004E3919" w:rsidRPr="00AE5D35" w:rsidDel="00AB25FD">
          <w:rPr>
            <w:rFonts w:asciiTheme="minorHAnsi" w:hAnsiTheme="minorHAnsi" w:cstheme="minorHAnsi"/>
            <w:lang w:val="en-US"/>
          </w:rPr>
          <w:delText xml:space="preserve"> area toward </w:delText>
        </w:r>
      </w:del>
      <w:r w:rsidR="004E3919" w:rsidRPr="00AE5D35">
        <w:rPr>
          <w:rFonts w:asciiTheme="minorHAnsi" w:hAnsiTheme="minorHAnsi" w:cstheme="minorHAnsi"/>
          <w:lang w:val="en-US"/>
        </w:rPr>
        <w:t>lower latitude</w:t>
      </w:r>
      <w:ins w:id="75" w:author="Owen Lewis" w:date="2020-06-23T23:38:00Z">
        <w:r w:rsidR="00AB25FD">
          <w:rPr>
            <w:rFonts w:asciiTheme="minorHAnsi" w:hAnsiTheme="minorHAnsi" w:cstheme="minorHAnsi"/>
            <w:lang w:val="en-US"/>
          </w:rPr>
          <w:t xml:space="preserve"> areas </w:t>
        </w:r>
      </w:ins>
      <w:r w:rsidR="00D2670E"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species","type":"article-journal","volume":"20"},"uris":["http://www.mendeley.com/documents/?uuid=2dfe635d-e3e1-3d6e-b39f-b4bbbfce86d9"]},{"id":"ITEM-2","itemData":{"DOI":"10.1111/mve.12262","ISSN":"13652915","abstract":"In order to assess how triatomines (Hemiptera, Reduviidae), Chagas disease vectors, are distributed through Latin America, we analysed the relationship between the ecological niche and the limits of the physiological thermal niche in seven species of triatomines. We combined two methodological approaches: species distribution models, and physiological tolerances. First, we modelled the ecological niche and identified the most important abiotic factor for their distribution. Then, thermal tolerance limits were analysed by measuring maximum and minimum critical temperatures, upper lethal temperature, and ‘chill-coma recovery time’. Finally, we used phylogenetic independent contrasts to analyse the link between limiting factors and the thermal tolerance range for the assessment of ecological hypotheses that provide a different outlook for the geo-epidemiology of Chagas disease. In triatomines, thermo-tolerance range increases with increasing latitude mainly due to better cold tolerances, suggesting an effect of thermal selection. In turn, physiological analyses show that species reaching southernmost areas have a higher thermo-tolerance than those with tropical distributions, denoting that thermo-tolerance is limiting the southern distribution. Understanding the latitudinal range along its physiological limits of disease vectors may prove useful to test ecological hypotheses and improve strategies and efficiency of vector control at the local and regional levels.","author":[{"dropping-particle":"","family":"La Vega","given":"G. J.","non-dropping-particle":"de","parse-names":false,"suffix":""},{"dropping-particle":"","family":"Schilman","given":"P. E.","non-dropping-particle":"","parse-names":false,"suffix":""}],"container-title":"Medical and Veterinary Entomology","id":"ITEM-2","issue":"1","issued":{"date-parts":[["2018","3","1"]]},"page":"1-13","publisher":"Blackwell Publishing Ltd","title":"Ecological and physiological thermal niches to understand distribution of Chagas disease vectors in Latin America","type":"article-journal","volume":"32"},"uris":["http://www.mendeley.com/documents/?uuid=dd3cff0a-fae5-3890-b1a4-64b0fb55a59e"]}],"mendeley":{"formattedCitation":"(de La Vega and Schilman 2018; Overgaard et al. 2014)","plainTextFormattedCitation":"(de La Vega and Schilman 2018; Overgaard et al. 2014)","previouslyFormattedCitation":"(de La Vega &amp; Schilman, 2018; Overgaard et al., 2014)"},"properties":{"noteIndex":0},"schema":"https://github.com/citation-style-language/schema/raw/master/csl-citation.json"}</w:instrText>
      </w:r>
      <w:r w:rsidR="00D2670E"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(de La Vega and Schilman 2018; Overgaard et al. 2014)</w:t>
      </w:r>
      <w:r w:rsidR="00D2670E" w:rsidRPr="00AE5D35">
        <w:rPr>
          <w:rFonts w:asciiTheme="minorHAnsi" w:hAnsiTheme="minorHAnsi" w:cstheme="minorHAnsi"/>
          <w:lang w:val="en-US"/>
        </w:rPr>
        <w:fldChar w:fldCharType="end"/>
      </w:r>
      <w:r w:rsidR="004E3919" w:rsidRPr="00AE5D35">
        <w:rPr>
          <w:rFonts w:asciiTheme="minorHAnsi" w:hAnsiTheme="minorHAnsi" w:cstheme="minorHAnsi"/>
          <w:lang w:val="en-US"/>
        </w:rPr>
        <w:t xml:space="preserve">. </w:t>
      </w:r>
      <w:r w:rsidR="00B959DA" w:rsidRPr="00AE5D35">
        <w:rPr>
          <w:rFonts w:asciiTheme="minorHAnsi" w:hAnsiTheme="minorHAnsi" w:cstheme="minorHAnsi"/>
          <w:lang w:val="en-US"/>
        </w:rPr>
        <w:t>In other studies, none of the</w:t>
      </w:r>
      <w:r w:rsidR="008F35EC" w:rsidRPr="00AE5D35">
        <w:rPr>
          <w:rFonts w:asciiTheme="minorHAnsi" w:hAnsiTheme="minorHAnsi" w:cstheme="minorHAnsi"/>
          <w:lang w:val="en-US"/>
        </w:rPr>
        <w:t xml:space="preserve"> thermal tolerance traits comply with realized distribution </w:t>
      </w:r>
      <w:r w:rsidR="008F35EC"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{"citationItems":[{"id":"ITEM-1","itemData":{"DOI":"10.1111/ddi.12409","ISSN":"14724642","abstract":"Aim: To test predictions of the 'fundamental physiological niche' hypothesis that thermal tolerances are tightly correlated with upper elevational limits in New Guinean montane birds. Location: New Guinea. Methods: I combined previously published data describing New Guinean montane birds' (1) metabolic responses to temperature, (2) elevational distributions and (3) recent upslope shifts, with an empirically measured lapse rate (temperature-elevation regression) to test two predictions of the fundamental physiological niche hypothesis - that species' thermal tolerances to cold temperatures, measured as lower critical temperatures (LCTs) and thermal conductances, are correlated with their upper elevational limits (n = 24 species), and that species' thermal mismatches (the difference between the mean temperatures species experience at their upper elevation limits and their LCTs) predict the magnitude of recent warming-associated upslope shifts (n = 11 species). Results: Species' LCTs and thermal conductances were not correlated with the ambient temperatures they experience at their upper elevational limits (cold range limit), and species' thermal mismatches were not related to the magnitude of recent upslope shifts at their upper elevational limits. Main Conclusions: My results do not support the fundamental physiological niche hypothesis and suggest New Guinean montane birds' upper elevational limits are unlikely to be set by the direct influence of temperature on adult birds' thermal tolerances. I also found no evidence that warming-associated upslope shifts in this avifauna are related to species' thermal physiology. While this result is based on a small sample size, it is consistent with the hypothesis that recent upslope shifts result from biotic factors indirectly related to temperature.","author":[{"dropping-particle":"","family":"Freeman","given":"Benjamin G.","non-dropping-particle":"","parse-names":false,"suffix":""}],"container-title":"Diversity and Distributions","editor":[{"dropping-particle":"","family":"Midgley","given":"Guy","non-dropping-particle":"","parse-names":false,"suffix":""}],"id":"ITEM-1","issue":"3","issued":{"date-parts":[["2016","3","1"]]},"page":"309-317","publisher":"Blackwell Publishing Ltd","title":"Thermal tolerances to cold do not predict upper elevational limits in New Guinean montane birds","type":"article-journal","volume":"22"},"uris":["http://www.mendeley.com/documents/?uuid=9aed3020-47fc-3234-8bda-ed9ff47de054"]},{"id":"ITEM-2","itemData":{"DOI":"10.1371/journal.pone.0048163","ISSN":"19326203","abstract":"A basic aim of ecology is to understand the determinants of organismal distribution, the niche concept and species distribution models providing key frameworks to approach the problem. As temperature is one of the most important factors affecting species distribution, the estimation of thermal limits is crucially important for inferring range constraints. It is expectable that thermal physiology data derived from laboratory experiments and species' occurrences may express different aspects of the species' niche. However, there is no study systematically testing this prediction in a given taxonomic group while controlling by potential phylogenetic inertia. We estimate the thermal niches of twelve Palaearctic diving beetles species using physiological data derived from experimental analyses in order to examine the extent to which these coincided with those estimated from distribution models based on observed occurrences. We found that thermal niche estimates derived from both approaches lack general congruence, and these results were similar before and after controlling by phylogeny. The congruence between potential distributions obtained from the two different procedures was also explored, and we found again that the percentage of agreement were not very high (~60%). We confirm that both thermal niche estimates derived from geographical and physiological data are likely to misrepresent the true range of climatic variation that these diving beetles are able to tolerate, and so these procedures could be considered as incomplete but complementary estimations of an inaccessible reality. © 2012 Sánchez-Fernández et al.","author":[{"dropping-particle":"","family":"Sánchez-Fernández","given":"David","non-dropping-particle":"","parse-names":false,"suffix":""},{"dropping-particle":"","family":"Aragón","given":"Pedro","non-dropping-particle":"","parse-names":false,"suffix":""},{"dropping-particle":"","family":"Bilton","given":"David T.","non-dropping-particle":"","parse-names":false,"suffix":""},{"dropping-particle":"","family":"Lobo","given":"Jorge M.","non-dropping-particle":"","parse-names":false,"suffix":""}],"container-title":"PLoS ONE","id":"ITEM-2","issue":"10","issued":{"date-parts":[["2012","10","25"]]},"publisher":"Public Library of Science","title":"Assessing the Congruence of Thermal Niche Estimations Derived from Distribution and Physiological Data. A Test Using Diving Beetles","type":"article-journal","volume":"7"},"uris":["http://www.mendeley.com/documents/?uuid=eccf3d08-63a7-3aab-8e95-55b2a136c8f7"]},{"id":"ITEM-3","itemData":{"DOI":"10.1098/rspb.2014.1097","ISSN":"14712954","abstract":"The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Sciences","id":"ITEM-3","issue":"1789","issued":{"date-parts":[["2014","7","9"]]},"publisher":"Royal Society","title":"Global variation in thermal tolerances and vulnerability of endotherms to climate change","type":"article-journal","volume":"281"},"uris":["http://www.mendeley.com/documents/?uuid=2d25c29c-a335-39f1-9c9a-4a2f1d8d6544"]}],"mendeley":{"formattedCitation":"(Freeman 2016; Khaliq et al. 2014; Sánchez-Fernández et al. 2012)","plainTextFormattedCitation":"(Freeman 2016; Khaliq et al. 2014; Sánchez-Fernández et al. 2012)","previouslyFormattedCitation":"(Freeman, 2016; Khaliq et al., 2014; Sánchez-Fernández, Aragón, Bilton, &amp; Lobo, 2012)"},"properties":{"noteIndex":0},"schema":"https://github.com/citation-style-language/schema/raw/master/csl-citation.json"}</w:instrText>
      </w:r>
      <w:r w:rsidR="008F35EC"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(Freeman 2016; Khaliq et al. 2014; Sánchez-Fernández et al. 2012)</w:t>
      </w:r>
      <w:r w:rsidR="008F35EC" w:rsidRPr="00AE5D35">
        <w:rPr>
          <w:rFonts w:asciiTheme="minorHAnsi" w:hAnsiTheme="minorHAnsi" w:cstheme="minorHAnsi"/>
          <w:lang w:val="en-US"/>
        </w:rPr>
        <w:fldChar w:fldCharType="end"/>
      </w:r>
      <w:r w:rsidR="008F35EC" w:rsidRPr="00AE5D35">
        <w:rPr>
          <w:rFonts w:asciiTheme="minorHAnsi" w:hAnsiTheme="minorHAnsi" w:cstheme="minorHAnsi"/>
          <w:lang w:val="en-US"/>
        </w:rPr>
        <w:t xml:space="preserve">, implying </w:t>
      </w:r>
      <w:r w:rsidR="005F08FD">
        <w:rPr>
          <w:rFonts w:asciiTheme="minorHAnsi" w:hAnsiTheme="minorHAnsi" w:cstheme="minorHAnsi"/>
          <w:lang w:val="en-US"/>
        </w:rPr>
        <w:t xml:space="preserve">a </w:t>
      </w:r>
      <w:r w:rsidR="008F35EC" w:rsidRPr="00AE5D35">
        <w:rPr>
          <w:rFonts w:asciiTheme="minorHAnsi" w:hAnsiTheme="minorHAnsi" w:cstheme="minorHAnsi"/>
          <w:lang w:val="en-US"/>
        </w:rPr>
        <w:t xml:space="preserve">more important role </w:t>
      </w:r>
      <w:del w:id="76" w:author="Owen Lewis" w:date="2020-06-23T23:39:00Z">
        <w:r w:rsidR="008F35EC" w:rsidRPr="00AE5D35" w:rsidDel="00E11A41">
          <w:rPr>
            <w:rFonts w:asciiTheme="minorHAnsi" w:hAnsiTheme="minorHAnsi" w:cstheme="minorHAnsi"/>
            <w:lang w:val="en-US"/>
          </w:rPr>
          <w:delText xml:space="preserve">of </w:delText>
        </w:r>
      </w:del>
      <w:ins w:id="77" w:author="Owen Lewis" w:date="2020-06-23T23:39:00Z">
        <w:r w:rsidR="00E11A41">
          <w:rPr>
            <w:rFonts w:asciiTheme="minorHAnsi" w:hAnsiTheme="minorHAnsi" w:cstheme="minorHAnsi"/>
            <w:lang w:val="en-US"/>
          </w:rPr>
          <w:t>for</w:t>
        </w:r>
        <w:r w:rsidR="00E11A41" w:rsidRPr="00AE5D35">
          <w:rPr>
            <w:rFonts w:asciiTheme="minorHAnsi" w:hAnsiTheme="minorHAnsi" w:cstheme="minorHAnsi"/>
            <w:lang w:val="en-US"/>
          </w:rPr>
          <w:t xml:space="preserve"> </w:t>
        </w:r>
      </w:ins>
      <w:r w:rsidR="008F35EC" w:rsidRPr="00AE5D35">
        <w:rPr>
          <w:rFonts w:asciiTheme="minorHAnsi" w:hAnsiTheme="minorHAnsi" w:cstheme="minorHAnsi"/>
          <w:lang w:val="en-US"/>
        </w:rPr>
        <w:t>other abiotic</w:t>
      </w:r>
      <w:r w:rsidR="00013562" w:rsidRPr="00AE5D35">
        <w:rPr>
          <w:rFonts w:asciiTheme="minorHAnsi" w:hAnsiTheme="minorHAnsi" w:cstheme="minorHAnsi"/>
          <w:lang w:val="en-US"/>
        </w:rPr>
        <w:t xml:space="preserve"> </w:t>
      </w:r>
      <w:del w:id="78" w:author="Owen Lewis" w:date="2020-06-23T23:39:00Z">
        <w:r w:rsidR="00013562" w:rsidRPr="00AE5D35" w:rsidDel="00E11A41">
          <w:rPr>
            <w:rFonts w:asciiTheme="minorHAnsi" w:hAnsiTheme="minorHAnsi" w:cstheme="minorHAnsi"/>
            <w:lang w:val="en-US"/>
          </w:rPr>
          <w:delText>factors</w:delText>
        </w:r>
        <w:r w:rsidR="008F35EC" w:rsidRPr="00AE5D35" w:rsidDel="00E11A41">
          <w:rPr>
            <w:rFonts w:asciiTheme="minorHAnsi" w:hAnsiTheme="minorHAnsi" w:cstheme="minorHAnsi"/>
            <w:lang w:val="en-US"/>
          </w:rPr>
          <w:delText xml:space="preserve"> </w:delText>
        </w:r>
      </w:del>
      <w:r w:rsidR="008F35EC" w:rsidRPr="00AE5D35">
        <w:rPr>
          <w:rFonts w:asciiTheme="minorHAnsi" w:hAnsiTheme="minorHAnsi" w:cstheme="minorHAnsi"/>
          <w:lang w:val="en-US"/>
        </w:rPr>
        <w:t>and biotic factors</w:t>
      </w:r>
      <w:r w:rsidR="00225EBE" w:rsidRPr="00AE5D35">
        <w:rPr>
          <w:rFonts w:asciiTheme="minorHAnsi" w:hAnsiTheme="minorHAnsi" w:cstheme="minorHAnsi"/>
          <w:lang w:val="en-US"/>
        </w:rPr>
        <w:t xml:space="preserve"> in th</w:t>
      </w:r>
      <w:r w:rsidR="00CA4488">
        <w:rPr>
          <w:rFonts w:asciiTheme="minorHAnsi" w:hAnsiTheme="minorHAnsi" w:cstheme="minorHAnsi"/>
          <w:lang w:val="en-US"/>
        </w:rPr>
        <w:t>ose</w:t>
      </w:r>
      <w:r w:rsidR="00225EBE" w:rsidRPr="00AE5D35">
        <w:rPr>
          <w:rFonts w:asciiTheme="minorHAnsi" w:hAnsiTheme="minorHAnsi" w:cstheme="minorHAnsi"/>
          <w:lang w:val="en-US"/>
        </w:rPr>
        <w:t xml:space="preserve"> system</w:t>
      </w:r>
      <w:r w:rsidR="00750AF9" w:rsidRPr="00AE5D35">
        <w:rPr>
          <w:rFonts w:asciiTheme="minorHAnsi" w:hAnsiTheme="minorHAnsi" w:cstheme="minorHAnsi"/>
          <w:lang w:val="en-US"/>
        </w:rPr>
        <w:t>s</w:t>
      </w:r>
      <w:r w:rsidR="008F35EC" w:rsidRPr="00AE5D35">
        <w:rPr>
          <w:rFonts w:asciiTheme="minorHAnsi" w:hAnsiTheme="minorHAnsi" w:cstheme="minorHAnsi"/>
          <w:lang w:val="en-US"/>
        </w:rPr>
        <w:t>.</w:t>
      </w:r>
      <w:r w:rsidR="0089773B" w:rsidRPr="00AE5D35">
        <w:rPr>
          <w:rFonts w:asciiTheme="minorHAnsi" w:hAnsiTheme="minorHAnsi" w:cstheme="minorHAnsi"/>
          <w:lang w:val="en-US"/>
        </w:rPr>
        <w:t xml:space="preserve"> </w:t>
      </w:r>
      <w:commentRangeStart w:id="79"/>
      <w:r w:rsidR="00225EBE" w:rsidRPr="00AE5D35">
        <w:rPr>
          <w:rFonts w:asciiTheme="minorHAnsi" w:hAnsiTheme="minorHAnsi" w:cstheme="minorHAnsi"/>
          <w:lang w:val="en-US"/>
        </w:rPr>
        <w:t>Research effort on different taxa (e.g. endotherm vs ectotherm), regions (e.g. temperate vs tropic)</w:t>
      </w:r>
      <w:r w:rsidR="005F08FD">
        <w:rPr>
          <w:rFonts w:asciiTheme="minorHAnsi" w:hAnsiTheme="minorHAnsi" w:cstheme="minorHAnsi"/>
          <w:lang w:val="en-US"/>
        </w:rPr>
        <w:t>,</w:t>
      </w:r>
      <w:r w:rsidR="00225EBE" w:rsidRPr="00AE5D35">
        <w:rPr>
          <w:rFonts w:asciiTheme="minorHAnsi" w:hAnsiTheme="minorHAnsi" w:cstheme="minorHAnsi"/>
          <w:lang w:val="en-US"/>
        </w:rPr>
        <w:t xml:space="preserve"> and geographic scales (e.g. continental vs local) </w:t>
      </w:r>
      <w:r w:rsidR="005F08FD">
        <w:rPr>
          <w:rFonts w:asciiTheme="minorHAnsi" w:hAnsiTheme="minorHAnsi" w:cstheme="minorHAnsi"/>
          <w:lang w:val="en-US"/>
        </w:rPr>
        <w:t>are</w:t>
      </w:r>
      <w:r w:rsidR="00225EBE" w:rsidRPr="00AE5D35">
        <w:rPr>
          <w:rFonts w:asciiTheme="minorHAnsi" w:hAnsiTheme="minorHAnsi" w:cstheme="minorHAnsi"/>
          <w:lang w:val="en-US"/>
        </w:rPr>
        <w:t xml:space="preserve"> disproportionate</w:t>
      </w:r>
      <w:r w:rsidR="0089773B" w:rsidRPr="00AE5D35">
        <w:rPr>
          <w:rFonts w:asciiTheme="minorHAnsi" w:hAnsiTheme="minorHAnsi" w:cstheme="minorHAnsi"/>
          <w:lang w:val="en-US"/>
        </w:rPr>
        <w:t xml:space="preserve">. </w:t>
      </w:r>
      <w:commentRangeEnd w:id="79"/>
      <w:r w:rsidR="0030427E">
        <w:rPr>
          <w:rStyle w:val="CommentReference"/>
          <w:rFonts w:asciiTheme="minorHAnsi" w:eastAsiaTheme="minorHAnsi" w:hAnsiTheme="minorHAnsi" w:cstheme="minorBidi"/>
          <w:lang w:eastAsia="en-US"/>
        </w:rPr>
        <w:commentReference w:id="79"/>
      </w:r>
      <w:r w:rsidR="0089773B" w:rsidRPr="00AE5D35">
        <w:rPr>
          <w:rFonts w:asciiTheme="minorHAnsi" w:hAnsiTheme="minorHAnsi" w:cstheme="minorHAnsi"/>
          <w:lang w:val="en-US"/>
        </w:rPr>
        <w:t>Studies in tropical area</w:t>
      </w:r>
      <w:r w:rsidR="005F08FD">
        <w:rPr>
          <w:rFonts w:asciiTheme="minorHAnsi" w:hAnsiTheme="minorHAnsi" w:cstheme="minorHAnsi"/>
          <w:lang w:val="en-US"/>
        </w:rPr>
        <w:t>s</w:t>
      </w:r>
      <w:r w:rsidR="0089773B" w:rsidRPr="00AE5D35">
        <w:rPr>
          <w:rFonts w:asciiTheme="minorHAnsi" w:hAnsiTheme="minorHAnsi" w:cstheme="minorHAnsi"/>
          <w:lang w:val="en-US"/>
        </w:rPr>
        <w:t xml:space="preserve"> and local scale</w:t>
      </w:r>
      <w:r w:rsidR="005F08FD">
        <w:rPr>
          <w:rFonts w:asciiTheme="minorHAnsi" w:hAnsiTheme="minorHAnsi" w:cstheme="minorHAnsi"/>
          <w:lang w:val="en-US"/>
        </w:rPr>
        <w:t>s</w:t>
      </w:r>
      <w:r w:rsidR="0089773B" w:rsidRPr="00AE5D35">
        <w:rPr>
          <w:rFonts w:asciiTheme="minorHAnsi" w:hAnsiTheme="minorHAnsi" w:cstheme="minorHAnsi"/>
          <w:lang w:val="en-US"/>
        </w:rPr>
        <w:t xml:space="preserve"> are needed to understand the generality of th</w:t>
      </w:r>
      <w:r w:rsidR="00D875A8" w:rsidRPr="00AE5D35">
        <w:rPr>
          <w:rFonts w:asciiTheme="minorHAnsi" w:hAnsiTheme="minorHAnsi" w:cstheme="minorHAnsi"/>
          <w:lang w:val="en-US"/>
        </w:rPr>
        <w:t>e</w:t>
      </w:r>
      <w:r w:rsidR="0089773B" w:rsidRPr="00AE5D35">
        <w:rPr>
          <w:rFonts w:asciiTheme="minorHAnsi" w:hAnsiTheme="minorHAnsi" w:cstheme="minorHAnsi"/>
          <w:lang w:val="en-US"/>
        </w:rPr>
        <w:t xml:space="preserve"> relationship between species distribution and thermal traits. </w:t>
      </w:r>
    </w:p>
    <w:p w14:paraId="08AFD9FE" w14:textId="7B45ACD3" w:rsidR="000323D3" w:rsidRPr="00AE5D35" w:rsidRDefault="004B0098" w:rsidP="00A42EDF">
      <w:pPr>
        <w:rPr>
          <w:rFonts w:asciiTheme="minorHAnsi" w:hAnsiTheme="minorHAnsi" w:cstheme="minorHAnsi"/>
          <w:lang w:val="en-US"/>
        </w:rPr>
      </w:pPr>
      <w:r w:rsidRPr="00AE5D35">
        <w:rPr>
          <w:rFonts w:asciiTheme="minorHAnsi" w:hAnsiTheme="minorHAnsi" w:cstheme="minorHAnsi"/>
          <w:lang w:val="en-US"/>
        </w:rPr>
        <w:tab/>
        <w:t>Difference</w:t>
      </w:r>
      <w:r w:rsidR="00FE284D">
        <w:rPr>
          <w:rFonts w:asciiTheme="minorHAnsi" w:hAnsiTheme="minorHAnsi" w:cstheme="minorHAnsi"/>
          <w:lang w:val="en-US"/>
        </w:rPr>
        <w:t>s</w:t>
      </w:r>
      <w:r w:rsidRPr="00AE5D35">
        <w:rPr>
          <w:rFonts w:asciiTheme="minorHAnsi" w:hAnsiTheme="minorHAnsi" w:cstheme="minorHAnsi"/>
          <w:lang w:val="en-US"/>
        </w:rPr>
        <w:t xml:space="preserve"> in </w:t>
      </w:r>
      <w:r w:rsidR="00A42EDF" w:rsidRPr="00AE5D35">
        <w:rPr>
          <w:rFonts w:asciiTheme="minorHAnsi" w:hAnsiTheme="minorHAnsi" w:cstheme="minorHAnsi"/>
          <w:lang w:val="en-US"/>
        </w:rPr>
        <w:t>criteria used to evaluate thermal tolerance</w:t>
      </w:r>
      <w:r w:rsidRPr="00AE5D35">
        <w:rPr>
          <w:rFonts w:asciiTheme="minorHAnsi" w:hAnsiTheme="minorHAnsi" w:cstheme="minorHAnsi"/>
          <w:lang w:val="en-US"/>
        </w:rPr>
        <w:t xml:space="preserve"> </w:t>
      </w:r>
      <w:r w:rsidR="00A42EDF" w:rsidRPr="00AE5D35">
        <w:rPr>
          <w:rFonts w:asciiTheme="minorHAnsi" w:hAnsiTheme="minorHAnsi" w:cstheme="minorHAnsi"/>
          <w:lang w:val="en-US"/>
        </w:rPr>
        <w:t>add</w:t>
      </w:r>
      <w:del w:id="80" w:author="Owen Lewis" w:date="2020-06-23T23:40:00Z">
        <w:r w:rsidR="000D1808" w:rsidRPr="00AE5D35" w:rsidDel="001879B9">
          <w:rPr>
            <w:rFonts w:asciiTheme="minorHAnsi" w:hAnsiTheme="minorHAnsi" w:cstheme="minorHAnsi"/>
            <w:lang w:val="en-US"/>
          </w:rPr>
          <w:delText>s</w:delText>
        </w:r>
      </w:del>
      <w:r w:rsidR="00A42EDF" w:rsidRPr="00AE5D35">
        <w:rPr>
          <w:rFonts w:asciiTheme="minorHAnsi" w:hAnsiTheme="minorHAnsi" w:cstheme="minorHAnsi"/>
          <w:lang w:val="en-US"/>
        </w:rPr>
        <w:t xml:space="preserve"> further</w:t>
      </w:r>
      <w:del w:id="81" w:author="Owen Lewis" w:date="2020-06-23T23:40:00Z">
        <w:r w:rsidR="00A42EDF" w:rsidRPr="00AE5D35" w:rsidDel="001879B9">
          <w:rPr>
            <w:rFonts w:asciiTheme="minorHAnsi" w:hAnsiTheme="minorHAnsi" w:cstheme="minorHAnsi"/>
            <w:lang w:val="en-US"/>
          </w:rPr>
          <w:delText>more</w:delText>
        </w:r>
      </w:del>
      <w:r w:rsidR="00A42EDF" w:rsidRPr="00AE5D35">
        <w:rPr>
          <w:rFonts w:asciiTheme="minorHAnsi" w:hAnsiTheme="minorHAnsi" w:cstheme="minorHAnsi"/>
          <w:lang w:val="en-US"/>
        </w:rPr>
        <w:t xml:space="preserve"> complication. </w:t>
      </w:r>
      <w:r w:rsidR="000323D3" w:rsidRPr="00AE5D35">
        <w:rPr>
          <w:rFonts w:asciiTheme="minorHAnsi" w:hAnsiTheme="minorHAnsi" w:cstheme="minorHAnsi"/>
          <w:lang w:val="en-US"/>
        </w:rPr>
        <w:t xml:space="preserve">Compared with </w:t>
      </w:r>
      <w:commentRangeStart w:id="82"/>
      <w:del w:id="83" w:author="Owen Lewis" w:date="2020-06-23T23:40:00Z">
        <w:r w:rsidR="000323D3" w:rsidRPr="00AE5D35" w:rsidDel="001879B9">
          <w:rPr>
            <w:rFonts w:asciiTheme="minorHAnsi" w:hAnsiTheme="minorHAnsi" w:cstheme="minorHAnsi"/>
            <w:lang w:val="en-US"/>
          </w:rPr>
          <w:delText xml:space="preserve">the </w:delText>
        </w:r>
      </w:del>
      <w:r w:rsidR="000323D3" w:rsidRPr="00AE5D35">
        <w:rPr>
          <w:rFonts w:asciiTheme="minorHAnsi" w:hAnsiTheme="minorHAnsi" w:cstheme="minorHAnsi"/>
          <w:lang w:val="en-US"/>
        </w:rPr>
        <w:t xml:space="preserve">life-history traits </w:t>
      </w:r>
      <w:commentRangeEnd w:id="82"/>
      <w:r w:rsidR="00E17F1D">
        <w:rPr>
          <w:rStyle w:val="CommentReference"/>
          <w:rFonts w:asciiTheme="minorHAnsi" w:eastAsiaTheme="minorHAnsi" w:hAnsiTheme="minorHAnsi" w:cstheme="minorBidi"/>
          <w:lang w:eastAsia="en-US"/>
        </w:rPr>
        <w:commentReference w:id="82"/>
      </w:r>
      <w:r w:rsidR="000323D3" w:rsidRPr="00AE5D35">
        <w:rPr>
          <w:rFonts w:asciiTheme="minorHAnsi" w:hAnsiTheme="minorHAnsi" w:cstheme="minorHAnsi"/>
          <w:lang w:val="en-US"/>
        </w:rPr>
        <w:t>or population growth rate</w:t>
      </w:r>
      <w:ins w:id="84" w:author="Owen Lewis" w:date="2020-06-23T23:40:00Z">
        <w:r w:rsidR="001879B9">
          <w:rPr>
            <w:rFonts w:asciiTheme="minorHAnsi" w:hAnsiTheme="minorHAnsi" w:cstheme="minorHAnsi"/>
            <w:lang w:val="en-US"/>
          </w:rPr>
          <w:t>s</w:t>
        </w:r>
      </w:ins>
      <w:r w:rsidR="000323D3" w:rsidRPr="00AE5D35">
        <w:rPr>
          <w:rFonts w:asciiTheme="minorHAnsi" w:hAnsiTheme="minorHAnsi" w:cstheme="minorHAnsi"/>
          <w:lang w:val="en-US"/>
        </w:rPr>
        <w:t xml:space="preserve">, </w:t>
      </w:r>
      <w:r w:rsidR="00D24E23" w:rsidRPr="00AE5D35">
        <w:rPr>
          <w:rFonts w:asciiTheme="minorHAnsi" w:hAnsiTheme="minorHAnsi" w:cstheme="minorHAnsi"/>
          <w:lang w:val="en-US"/>
        </w:rPr>
        <w:t xml:space="preserve">physiological </w:t>
      </w:r>
      <w:r w:rsidR="000323D3" w:rsidRPr="00AE5D35">
        <w:rPr>
          <w:rFonts w:asciiTheme="minorHAnsi" w:hAnsiTheme="minorHAnsi" w:cstheme="minorHAnsi"/>
          <w:lang w:val="en-US"/>
        </w:rPr>
        <w:t>traits</w:t>
      </w:r>
      <w:r w:rsidR="00D24E23" w:rsidRPr="00AE5D35">
        <w:rPr>
          <w:rFonts w:asciiTheme="minorHAnsi" w:hAnsiTheme="minorHAnsi" w:cstheme="minorHAnsi"/>
          <w:lang w:val="en-US"/>
        </w:rPr>
        <w:t xml:space="preserve"> (e.g. development rate,</w:t>
      </w:r>
      <w:r w:rsidR="00463580" w:rsidRPr="00AE5D35">
        <w:rPr>
          <w:rFonts w:asciiTheme="minorHAnsi" w:hAnsiTheme="minorHAnsi" w:cstheme="minorHAnsi"/>
          <w:lang w:val="en-US"/>
        </w:rPr>
        <w:t xml:space="preserve"> metabolism,</w:t>
      </w:r>
      <w:r w:rsidR="00D24E23" w:rsidRPr="00AE5D35">
        <w:rPr>
          <w:rFonts w:asciiTheme="minorHAnsi" w:hAnsiTheme="minorHAnsi" w:cstheme="minorHAnsi"/>
          <w:lang w:val="en-US"/>
        </w:rPr>
        <w:t xml:space="preserve"> mobilit</w:t>
      </w:r>
      <w:r w:rsidR="002634D0" w:rsidRPr="00AE5D35">
        <w:rPr>
          <w:rFonts w:asciiTheme="minorHAnsi" w:hAnsiTheme="minorHAnsi" w:cstheme="minorHAnsi"/>
          <w:lang w:val="en-US"/>
        </w:rPr>
        <w:t>y</w:t>
      </w:r>
      <w:r w:rsidR="00D24E23" w:rsidRPr="00AE5D35">
        <w:rPr>
          <w:rFonts w:asciiTheme="minorHAnsi" w:hAnsiTheme="minorHAnsi" w:cstheme="minorHAnsi"/>
          <w:lang w:val="en-US"/>
        </w:rPr>
        <w:t>)</w:t>
      </w:r>
      <w:r w:rsidR="000323D3" w:rsidRPr="00AE5D35">
        <w:rPr>
          <w:rFonts w:asciiTheme="minorHAnsi" w:hAnsiTheme="minorHAnsi" w:cstheme="minorHAnsi"/>
          <w:lang w:val="en-US"/>
        </w:rPr>
        <w:t xml:space="preserve"> are more instantaneous measure</w:t>
      </w:r>
      <w:r w:rsidR="00A42EDF" w:rsidRPr="00AE5D35">
        <w:rPr>
          <w:rFonts w:asciiTheme="minorHAnsi" w:hAnsiTheme="minorHAnsi" w:cstheme="minorHAnsi"/>
          <w:lang w:val="en-US"/>
        </w:rPr>
        <w:t>s</w:t>
      </w:r>
      <w:r w:rsidR="000323D3" w:rsidRPr="00AE5D35">
        <w:rPr>
          <w:rFonts w:asciiTheme="minorHAnsi" w:hAnsiTheme="minorHAnsi" w:cstheme="minorHAnsi"/>
          <w:lang w:val="en-US"/>
        </w:rPr>
        <w:t xml:space="preserve"> of </w:t>
      </w:r>
      <w:r w:rsidR="00A42EDF" w:rsidRPr="00AE5D35">
        <w:rPr>
          <w:rFonts w:asciiTheme="minorHAnsi" w:hAnsiTheme="minorHAnsi" w:cstheme="minorHAnsi"/>
          <w:lang w:val="en-US"/>
        </w:rPr>
        <w:t xml:space="preserve">individual </w:t>
      </w:r>
      <w:r w:rsidR="000323D3" w:rsidRPr="00AE5D35">
        <w:rPr>
          <w:rFonts w:asciiTheme="minorHAnsi" w:hAnsiTheme="minorHAnsi" w:cstheme="minorHAnsi"/>
          <w:lang w:val="en-US"/>
        </w:rPr>
        <w:t>performance</w:t>
      </w:r>
      <w:r w:rsidR="00A42EDF" w:rsidRPr="00AE5D35">
        <w:rPr>
          <w:rFonts w:asciiTheme="minorHAnsi" w:hAnsiTheme="minorHAnsi" w:cstheme="minorHAnsi"/>
          <w:lang w:val="en-US"/>
        </w:rPr>
        <w:t xml:space="preserve"> to thermal stress</w:t>
      </w:r>
      <w:r w:rsidR="002634D0" w:rsidRPr="00AE5D35">
        <w:rPr>
          <w:rFonts w:asciiTheme="minorHAnsi" w:hAnsiTheme="minorHAnsi" w:cstheme="minorHAnsi"/>
          <w:lang w:val="en-US"/>
        </w:rPr>
        <w:t xml:space="preserve">. They are often the only feasible traits to measure </w:t>
      </w:r>
      <w:del w:id="85" w:author="Owen Lewis" w:date="2020-06-23T23:42:00Z">
        <w:r w:rsidR="00B51B82" w:rsidRPr="00AE5D35" w:rsidDel="00A11A38">
          <w:rPr>
            <w:rFonts w:asciiTheme="minorHAnsi" w:hAnsiTheme="minorHAnsi" w:cstheme="minorHAnsi"/>
            <w:lang w:val="en-US"/>
          </w:rPr>
          <w:delText xml:space="preserve">among </w:delText>
        </w:r>
      </w:del>
      <w:ins w:id="86" w:author="Owen Lewis" w:date="2020-06-23T23:42:00Z">
        <w:r w:rsidR="00A11A38">
          <w:rPr>
            <w:rFonts w:asciiTheme="minorHAnsi" w:hAnsiTheme="minorHAnsi" w:cstheme="minorHAnsi"/>
            <w:lang w:val="en-US"/>
          </w:rPr>
          <w:t>in</w:t>
        </w:r>
        <w:r w:rsidR="00A11A38" w:rsidRPr="00AE5D35">
          <w:rPr>
            <w:rFonts w:asciiTheme="minorHAnsi" w:hAnsiTheme="minorHAnsi" w:cstheme="minorHAnsi"/>
            <w:lang w:val="en-US"/>
          </w:rPr>
          <w:t xml:space="preserve"> </w:t>
        </w:r>
      </w:ins>
      <w:r w:rsidR="00B51B82" w:rsidRPr="00AE5D35">
        <w:rPr>
          <w:rFonts w:asciiTheme="minorHAnsi" w:hAnsiTheme="minorHAnsi" w:cstheme="minorHAnsi"/>
          <w:lang w:val="en-US"/>
        </w:rPr>
        <w:t xml:space="preserve">species </w:t>
      </w:r>
      <w:r w:rsidR="000323D3" w:rsidRPr="00AE5D35">
        <w:rPr>
          <w:rFonts w:asciiTheme="minorHAnsi" w:hAnsiTheme="minorHAnsi" w:cstheme="minorHAnsi"/>
          <w:lang w:val="en-US"/>
        </w:rPr>
        <w:t xml:space="preserve">with long lifespans or </w:t>
      </w:r>
      <w:ins w:id="87" w:author="Owen Lewis" w:date="2020-06-23T23:42:00Z">
        <w:r w:rsidR="00A11A38">
          <w:rPr>
            <w:rFonts w:asciiTheme="minorHAnsi" w:hAnsiTheme="minorHAnsi" w:cstheme="minorHAnsi"/>
            <w:lang w:val="en-US"/>
          </w:rPr>
          <w:t xml:space="preserve">those </w:t>
        </w:r>
      </w:ins>
      <w:r w:rsidR="000323D3" w:rsidRPr="00AE5D35">
        <w:rPr>
          <w:rFonts w:asciiTheme="minorHAnsi" w:hAnsiTheme="minorHAnsi" w:cstheme="minorHAnsi"/>
          <w:lang w:val="en-US"/>
        </w:rPr>
        <w:t xml:space="preserve">that are difficult to </w:t>
      </w:r>
      <w:del w:id="88" w:author="Owen Lewis" w:date="2020-06-23T23:42:00Z">
        <w:r w:rsidR="000323D3" w:rsidRPr="00AE5D35" w:rsidDel="00A11A38">
          <w:rPr>
            <w:rFonts w:asciiTheme="minorHAnsi" w:hAnsiTheme="minorHAnsi" w:cstheme="minorHAnsi"/>
            <w:lang w:val="en-US"/>
          </w:rPr>
          <w:delText xml:space="preserve">establish </w:delText>
        </w:r>
      </w:del>
      <w:ins w:id="89" w:author="Owen Lewis" w:date="2020-06-23T23:42:00Z">
        <w:r w:rsidR="00A11A38">
          <w:rPr>
            <w:rFonts w:asciiTheme="minorHAnsi" w:hAnsiTheme="minorHAnsi" w:cstheme="minorHAnsi"/>
            <w:lang w:val="en-US"/>
          </w:rPr>
          <w:t>maint</w:t>
        </w:r>
      </w:ins>
      <w:ins w:id="90" w:author="Owen Lewis" w:date="2020-06-23T23:43:00Z">
        <w:r w:rsidR="00A11A38">
          <w:rPr>
            <w:rFonts w:asciiTheme="minorHAnsi" w:hAnsiTheme="minorHAnsi" w:cstheme="minorHAnsi"/>
            <w:lang w:val="en-US"/>
          </w:rPr>
          <w:t>ain</w:t>
        </w:r>
      </w:ins>
      <w:ins w:id="91" w:author="Owen Lewis" w:date="2020-06-23T23:42:00Z">
        <w:r w:rsidR="00A11A38" w:rsidRPr="00AE5D35">
          <w:rPr>
            <w:rFonts w:asciiTheme="minorHAnsi" w:hAnsiTheme="minorHAnsi" w:cstheme="minorHAnsi"/>
            <w:lang w:val="en-US"/>
          </w:rPr>
          <w:t xml:space="preserve"> </w:t>
        </w:r>
      </w:ins>
      <w:r w:rsidR="000323D3" w:rsidRPr="00AE5D35">
        <w:rPr>
          <w:rFonts w:asciiTheme="minorHAnsi" w:hAnsiTheme="minorHAnsi" w:cstheme="minorHAnsi"/>
          <w:lang w:val="en-US"/>
        </w:rPr>
        <w:t xml:space="preserve">in </w:t>
      </w:r>
      <w:r w:rsidR="00FE284D">
        <w:rPr>
          <w:rFonts w:asciiTheme="minorHAnsi" w:hAnsiTheme="minorHAnsi" w:cstheme="minorHAnsi"/>
          <w:lang w:val="en-US"/>
        </w:rPr>
        <w:t xml:space="preserve">the </w:t>
      </w:r>
      <w:r w:rsidR="000323D3" w:rsidRPr="00AE5D35">
        <w:rPr>
          <w:rFonts w:asciiTheme="minorHAnsi" w:hAnsiTheme="minorHAnsi" w:cstheme="minorHAnsi"/>
          <w:lang w:val="en-US"/>
        </w:rPr>
        <w:t>laboratory</w:t>
      </w:r>
      <w:del w:id="92" w:author="Owen Lewis" w:date="2020-06-23T23:43:00Z">
        <w:r w:rsidR="000323D3" w:rsidRPr="00AE5D35" w:rsidDel="00A11A38">
          <w:rPr>
            <w:rFonts w:asciiTheme="minorHAnsi" w:hAnsiTheme="minorHAnsi" w:cstheme="minorHAnsi"/>
            <w:lang w:val="en-US"/>
          </w:rPr>
          <w:delText xml:space="preserve"> population</w:delText>
        </w:r>
      </w:del>
      <w:r w:rsidR="000323D3" w:rsidRPr="00AE5D35">
        <w:rPr>
          <w:rFonts w:asciiTheme="minorHAnsi" w:hAnsiTheme="minorHAnsi" w:cstheme="minorHAnsi"/>
          <w:lang w:val="en-US"/>
        </w:rPr>
        <w:t xml:space="preserve">. Therefore, most existing studies have used short-term </w:t>
      </w:r>
      <w:r w:rsidR="00D24E23" w:rsidRPr="00AE5D35">
        <w:rPr>
          <w:rFonts w:asciiTheme="minorHAnsi" w:hAnsiTheme="minorHAnsi" w:cstheme="minorHAnsi"/>
          <w:lang w:val="en-US"/>
        </w:rPr>
        <w:t xml:space="preserve">physiological </w:t>
      </w:r>
      <w:r w:rsidR="000323D3" w:rsidRPr="00AE5D35">
        <w:rPr>
          <w:rFonts w:asciiTheme="minorHAnsi" w:hAnsiTheme="minorHAnsi" w:cstheme="minorHAnsi"/>
          <w:lang w:val="en-US"/>
        </w:rPr>
        <w:t>measurements to understand distribution patterns and inform</w:t>
      </w:r>
      <w:ins w:id="93" w:author="Owen Lewis" w:date="2020-06-23T23:43:00Z">
        <w:r w:rsidR="00F72E3E">
          <w:rPr>
            <w:rFonts w:asciiTheme="minorHAnsi" w:hAnsiTheme="minorHAnsi" w:cstheme="minorHAnsi"/>
            <w:lang w:val="en-US"/>
          </w:rPr>
          <w:t xml:space="preserve"> predictions of</w:t>
        </w:r>
      </w:ins>
      <w:r w:rsidR="000323D3" w:rsidRPr="00AE5D35">
        <w:rPr>
          <w:rFonts w:asciiTheme="minorHAnsi" w:hAnsiTheme="minorHAnsi" w:cstheme="minorHAnsi"/>
          <w:lang w:val="en-US"/>
        </w:rPr>
        <w:t xml:space="preserve"> future </w:t>
      </w:r>
      <w:ins w:id="94" w:author="Owen Lewis" w:date="2020-06-23T23:43:00Z">
        <w:r w:rsidR="00F72E3E">
          <w:rPr>
            <w:rFonts w:asciiTheme="minorHAnsi" w:hAnsiTheme="minorHAnsi" w:cstheme="minorHAnsi"/>
            <w:lang w:val="en-US"/>
          </w:rPr>
          <w:t xml:space="preserve">how these might </w:t>
        </w:r>
      </w:ins>
      <w:r w:rsidR="000323D3" w:rsidRPr="00AE5D35">
        <w:rPr>
          <w:rFonts w:asciiTheme="minorHAnsi" w:hAnsiTheme="minorHAnsi" w:cstheme="minorHAnsi"/>
          <w:lang w:val="en-US"/>
        </w:rPr>
        <w:t>change</w:t>
      </w:r>
      <w:ins w:id="95" w:author="Owen Lewis" w:date="2020-06-23T23:43:00Z">
        <w:r w:rsidR="00F72E3E">
          <w:rPr>
            <w:rFonts w:asciiTheme="minorHAnsi" w:hAnsiTheme="minorHAnsi" w:cstheme="minorHAnsi"/>
            <w:lang w:val="en-US"/>
          </w:rPr>
          <w:t xml:space="preserve"> in future</w:t>
        </w:r>
      </w:ins>
      <w:del w:id="96" w:author="Owen Lewis" w:date="2020-06-23T23:43:00Z">
        <w:r w:rsidR="000323D3" w:rsidRPr="00AE5D35" w:rsidDel="00F72E3E">
          <w:rPr>
            <w:rFonts w:asciiTheme="minorHAnsi" w:hAnsiTheme="minorHAnsi" w:cstheme="minorHAnsi"/>
            <w:lang w:val="en-US"/>
          </w:rPr>
          <w:delText>s</w:delText>
        </w:r>
      </w:del>
      <w:r w:rsidR="000323D3" w:rsidRPr="00AE5D35">
        <w:rPr>
          <w:rFonts w:asciiTheme="minorHAnsi" w:hAnsiTheme="minorHAnsi" w:cstheme="minorHAnsi"/>
          <w:lang w:val="en-US"/>
        </w:rPr>
        <w:t xml:space="preserve">. </w:t>
      </w:r>
      <w:r w:rsidR="00A42EDF" w:rsidRPr="00AE5D35">
        <w:rPr>
          <w:rFonts w:asciiTheme="minorHAnsi" w:hAnsiTheme="minorHAnsi" w:cstheme="minorHAnsi"/>
          <w:lang w:val="en-US"/>
        </w:rPr>
        <w:t xml:space="preserve">However, </w:t>
      </w:r>
      <w:r w:rsidR="00673F5E" w:rsidRPr="00AE5D35">
        <w:rPr>
          <w:rFonts w:asciiTheme="minorHAnsi" w:hAnsiTheme="minorHAnsi" w:cstheme="minorHAnsi"/>
          <w:lang w:val="en-US"/>
        </w:rPr>
        <w:t xml:space="preserve">they reflect different aspects of fitness </w:t>
      </w:r>
      <w:r w:rsidR="00750AF9" w:rsidRPr="00AE5D35">
        <w:rPr>
          <w:rFonts w:asciiTheme="minorHAnsi" w:hAnsiTheme="minorHAnsi" w:cstheme="minorHAnsi"/>
          <w:lang w:val="en-US"/>
        </w:rPr>
        <w:t>that</w:t>
      </w:r>
      <w:r w:rsidR="00673F5E" w:rsidRPr="00AE5D35">
        <w:rPr>
          <w:rFonts w:asciiTheme="minorHAnsi" w:hAnsiTheme="minorHAnsi" w:cstheme="minorHAnsi"/>
          <w:lang w:val="en-US"/>
        </w:rPr>
        <w:t xml:space="preserve"> </w:t>
      </w:r>
      <w:del w:id="97" w:author="Owen Lewis" w:date="2020-06-23T23:43:00Z">
        <w:r w:rsidR="00673F5E" w:rsidRPr="00AE5D35" w:rsidDel="00F72E3E">
          <w:rPr>
            <w:rFonts w:asciiTheme="minorHAnsi" w:hAnsiTheme="minorHAnsi" w:cstheme="minorHAnsi"/>
            <w:lang w:val="en-US"/>
          </w:rPr>
          <w:delText>are</w:delText>
        </w:r>
        <w:r w:rsidR="002634D0" w:rsidRPr="00AE5D35" w:rsidDel="00F72E3E">
          <w:rPr>
            <w:rFonts w:asciiTheme="minorHAnsi" w:hAnsiTheme="minorHAnsi" w:cstheme="minorHAnsi"/>
            <w:lang w:val="en-US"/>
          </w:rPr>
          <w:delText xml:space="preserve"> </w:delText>
        </w:r>
      </w:del>
      <w:r w:rsidR="002634D0" w:rsidRPr="00AE5D35">
        <w:rPr>
          <w:rFonts w:asciiTheme="minorHAnsi" w:hAnsiTheme="minorHAnsi" w:cstheme="minorHAnsi"/>
          <w:lang w:val="en-US"/>
        </w:rPr>
        <w:t>may</w:t>
      </w:r>
      <w:r w:rsidR="00673F5E" w:rsidRPr="00AE5D35">
        <w:rPr>
          <w:rFonts w:asciiTheme="minorHAnsi" w:hAnsiTheme="minorHAnsi" w:cstheme="minorHAnsi"/>
          <w:lang w:val="en-US"/>
        </w:rPr>
        <w:t xml:space="preserve"> not necessarily correlate with</w:t>
      </w:r>
      <w:r w:rsidR="002634D0" w:rsidRPr="00AE5D35">
        <w:rPr>
          <w:rFonts w:asciiTheme="minorHAnsi" w:hAnsiTheme="minorHAnsi" w:cstheme="minorHAnsi"/>
          <w:lang w:val="en-US"/>
        </w:rPr>
        <w:t xml:space="preserve"> reproduction-related traits</w:t>
      </w:r>
      <w:r w:rsidR="00673F5E" w:rsidRPr="00AE5D35">
        <w:rPr>
          <w:rFonts w:asciiTheme="minorHAnsi" w:hAnsiTheme="minorHAnsi" w:cstheme="minorHAnsi"/>
          <w:lang w:val="en-US"/>
        </w:rPr>
        <w:t xml:space="preserve"> </w:t>
      </w:r>
      <w:r w:rsidR="00436F3E"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 Sinclair et al. 2016)","plainTextFormattedCitation":"(Overgaard et al. 2014; Sinclair et al. 2016)","previouslyFormattedCitation":"(Overgaard et al., 2014; Sinclair et al., 2016)"},"properties":{"noteIndex":0},"schema":"https://github.com/citation-style-language/schema/raw/master/csl-citation.json"}</w:instrText>
      </w:r>
      <w:r w:rsidR="00436F3E"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(Overgaard et al. 2014; Sinclair et al. 2016)</w:t>
      </w:r>
      <w:r w:rsidR="00436F3E" w:rsidRPr="00AE5D35">
        <w:rPr>
          <w:rFonts w:asciiTheme="minorHAnsi" w:hAnsiTheme="minorHAnsi" w:cstheme="minorHAnsi"/>
          <w:lang w:val="en-US"/>
        </w:rPr>
        <w:fldChar w:fldCharType="end"/>
      </w:r>
      <w:r w:rsidR="00673F5E" w:rsidRPr="00AE5D35">
        <w:rPr>
          <w:rFonts w:asciiTheme="minorHAnsi" w:hAnsiTheme="minorHAnsi" w:cstheme="minorHAnsi"/>
          <w:lang w:val="en-US"/>
        </w:rPr>
        <w:t xml:space="preserve">. </w:t>
      </w:r>
      <w:r w:rsidR="001C3034" w:rsidRPr="00AE5D35">
        <w:rPr>
          <w:rFonts w:asciiTheme="minorHAnsi" w:hAnsiTheme="minorHAnsi" w:cstheme="minorHAnsi"/>
          <w:lang w:val="en-US"/>
        </w:rPr>
        <w:t xml:space="preserve">Reproduction </w:t>
      </w:r>
      <w:r w:rsidR="00B51B82" w:rsidRPr="00AE5D35">
        <w:rPr>
          <w:rFonts w:asciiTheme="minorHAnsi" w:hAnsiTheme="minorHAnsi" w:cstheme="minorHAnsi"/>
          <w:lang w:val="en-US"/>
        </w:rPr>
        <w:t>generally reflect</w:t>
      </w:r>
      <w:r w:rsidR="0021589C" w:rsidRPr="00AE5D35">
        <w:rPr>
          <w:rFonts w:asciiTheme="minorHAnsi" w:hAnsiTheme="minorHAnsi" w:cstheme="minorHAnsi"/>
          <w:lang w:val="en-US"/>
        </w:rPr>
        <w:t>s</w:t>
      </w:r>
      <w:r w:rsidR="0026067A" w:rsidRPr="00AE5D35">
        <w:rPr>
          <w:rFonts w:asciiTheme="minorHAnsi" w:hAnsiTheme="minorHAnsi" w:cstheme="minorHAnsi"/>
          <w:lang w:val="en-US"/>
        </w:rPr>
        <w:t xml:space="preserve"> </w:t>
      </w:r>
      <w:r w:rsidR="007933EA" w:rsidRPr="00AE5D35">
        <w:rPr>
          <w:rFonts w:asciiTheme="minorHAnsi" w:hAnsiTheme="minorHAnsi" w:cstheme="minorHAnsi"/>
          <w:lang w:val="en-US"/>
        </w:rPr>
        <w:t xml:space="preserve">the </w:t>
      </w:r>
      <w:r w:rsidR="00B51B82" w:rsidRPr="00AE5D35">
        <w:rPr>
          <w:rFonts w:asciiTheme="minorHAnsi" w:hAnsiTheme="minorHAnsi" w:cstheme="minorHAnsi"/>
          <w:lang w:val="en-US"/>
        </w:rPr>
        <w:t xml:space="preserve">population-level </w:t>
      </w:r>
      <w:r w:rsidR="007933EA" w:rsidRPr="00AE5D35">
        <w:rPr>
          <w:rFonts w:asciiTheme="minorHAnsi" w:hAnsiTheme="minorHAnsi" w:cstheme="minorHAnsi"/>
          <w:lang w:val="en-US"/>
        </w:rPr>
        <w:t xml:space="preserve">performance of </w:t>
      </w:r>
      <w:r w:rsidR="00B51B82" w:rsidRPr="00AE5D35">
        <w:rPr>
          <w:rFonts w:asciiTheme="minorHAnsi" w:hAnsiTheme="minorHAnsi" w:cstheme="minorHAnsi"/>
          <w:lang w:val="en-US"/>
        </w:rPr>
        <w:t xml:space="preserve">species </w:t>
      </w:r>
      <w:r w:rsidR="007933EA" w:rsidRPr="00AE5D35">
        <w:rPr>
          <w:rFonts w:asciiTheme="minorHAnsi" w:hAnsiTheme="minorHAnsi" w:cstheme="minorHAnsi"/>
          <w:lang w:val="en-US"/>
        </w:rPr>
        <w:t>at different temperatures</w:t>
      </w:r>
      <w:r w:rsidR="00B51B82" w:rsidRPr="00AE5D35">
        <w:rPr>
          <w:rFonts w:asciiTheme="minorHAnsi" w:hAnsiTheme="minorHAnsi" w:cstheme="minorHAnsi"/>
          <w:lang w:val="en-US"/>
        </w:rPr>
        <w:t>. Physiological response to sublethal condition link</w:t>
      </w:r>
      <w:r w:rsidR="002634D0" w:rsidRPr="00AE5D35">
        <w:rPr>
          <w:rFonts w:asciiTheme="minorHAnsi" w:hAnsiTheme="minorHAnsi" w:cstheme="minorHAnsi"/>
          <w:lang w:val="en-US"/>
        </w:rPr>
        <w:t>s</w:t>
      </w:r>
      <w:r w:rsidR="00B51B82" w:rsidRPr="00AE5D35">
        <w:rPr>
          <w:rFonts w:asciiTheme="minorHAnsi" w:hAnsiTheme="minorHAnsi" w:cstheme="minorHAnsi"/>
          <w:lang w:val="en-US"/>
        </w:rPr>
        <w:t xml:space="preserve"> more tightly with organisms’ capacity to survive during</w:t>
      </w:r>
      <w:r w:rsidR="00FE284D">
        <w:rPr>
          <w:rFonts w:asciiTheme="minorHAnsi" w:hAnsiTheme="minorHAnsi" w:cstheme="minorHAnsi"/>
          <w:lang w:val="en-US"/>
        </w:rPr>
        <w:t xml:space="preserve"> a</w:t>
      </w:r>
      <w:r w:rsidR="00B51B82" w:rsidRPr="00AE5D35">
        <w:rPr>
          <w:rFonts w:asciiTheme="minorHAnsi" w:hAnsiTheme="minorHAnsi" w:cstheme="minorHAnsi"/>
          <w:lang w:val="en-US"/>
        </w:rPr>
        <w:t xml:space="preserve"> short period of extreme climat</w:t>
      </w:r>
      <w:ins w:id="98" w:author="Owen Lewis" w:date="2020-06-23T23:44:00Z">
        <w:r w:rsidR="00F30486">
          <w:rPr>
            <w:rFonts w:asciiTheme="minorHAnsi" w:hAnsiTheme="minorHAnsi" w:cstheme="minorHAnsi"/>
            <w:lang w:val="en-US"/>
          </w:rPr>
          <w:t>ic conditions</w:t>
        </w:r>
      </w:ins>
      <w:del w:id="99" w:author="Owen Lewis" w:date="2020-06-23T23:44:00Z">
        <w:r w:rsidR="00B51B82" w:rsidRPr="00AE5D35" w:rsidDel="00F30486">
          <w:rPr>
            <w:rFonts w:asciiTheme="minorHAnsi" w:hAnsiTheme="minorHAnsi" w:cstheme="minorHAnsi"/>
            <w:lang w:val="en-US"/>
          </w:rPr>
          <w:delText>e</w:delText>
        </w:r>
      </w:del>
      <w:r w:rsidR="0021589C" w:rsidRPr="00AE5D35">
        <w:rPr>
          <w:rFonts w:asciiTheme="minorHAnsi" w:hAnsiTheme="minorHAnsi" w:cstheme="minorHAnsi"/>
          <w:lang w:val="en-US"/>
        </w:rPr>
        <w:t xml:space="preserve"> </w:t>
      </w:r>
      <w:r w:rsidR="0021589C"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2014)","plainTextFormattedCitation":"(Overgaard et al. 2014)","previouslyFormattedCitation":"(Overgaard et al., 2014)"},"properties":{"noteIndex":0},"schema":"https://github.com/citation-style-language/schema/raw/master/csl-citation.json"}</w:instrText>
      </w:r>
      <w:r w:rsidR="0021589C"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(Overgaard et al. 2014)</w:t>
      </w:r>
      <w:r w:rsidR="0021589C" w:rsidRPr="00AE5D35">
        <w:rPr>
          <w:rFonts w:asciiTheme="minorHAnsi" w:hAnsiTheme="minorHAnsi" w:cstheme="minorHAnsi"/>
          <w:lang w:val="en-US"/>
        </w:rPr>
        <w:fldChar w:fldCharType="end"/>
      </w:r>
      <w:r w:rsidR="00B51B82" w:rsidRPr="00AE5D35">
        <w:rPr>
          <w:rFonts w:asciiTheme="minorHAnsi" w:hAnsiTheme="minorHAnsi" w:cstheme="minorHAnsi"/>
          <w:lang w:val="en-US"/>
        </w:rPr>
        <w:t xml:space="preserve">. </w:t>
      </w:r>
      <w:r w:rsidR="00A9361A" w:rsidRPr="00AE5D35">
        <w:rPr>
          <w:rFonts w:asciiTheme="minorHAnsi" w:hAnsiTheme="minorHAnsi" w:cstheme="minorHAnsi"/>
          <w:lang w:val="en-US"/>
        </w:rPr>
        <w:t>Additionally, t</w:t>
      </w:r>
      <w:r w:rsidR="00467E18" w:rsidRPr="00AE5D35">
        <w:rPr>
          <w:rFonts w:asciiTheme="minorHAnsi" w:hAnsiTheme="minorHAnsi" w:cstheme="minorHAnsi"/>
          <w:lang w:val="en-US"/>
        </w:rPr>
        <w:t xml:space="preserve">hermal </w:t>
      </w:r>
      <w:r w:rsidR="00750AF9" w:rsidRPr="00AE5D35">
        <w:rPr>
          <w:rFonts w:asciiTheme="minorHAnsi" w:hAnsiTheme="minorHAnsi" w:cstheme="minorHAnsi"/>
          <w:lang w:val="en-US"/>
        </w:rPr>
        <w:t>tolerance</w:t>
      </w:r>
      <w:ins w:id="100" w:author="Owen Lewis" w:date="2020-06-23T23:44:00Z">
        <w:r w:rsidR="00F30486">
          <w:rPr>
            <w:rFonts w:asciiTheme="minorHAnsi" w:hAnsiTheme="minorHAnsi" w:cstheme="minorHAnsi"/>
            <w:lang w:val="en-US"/>
          </w:rPr>
          <w:t>s</w:t>
        </w:r>
      </w:ins>
      <w:r w:rsidR="00750AF9" w:rsidRPr="00AE5D35">
        <w:rPr>
          <w:rFonts w:asciiTheme="minorHAnsi" w:hAnsiTheme="minorHAnsi" w:cstheme="minorHAnsi"/>
          <w:lang w:val="en-US"/>
        </w:rPr>
        <w:t xml:space="preserve"> </w:t>
      </w:r>
      <w:r w:rsidR="00467E18" w:rsidRPr="00AE5D35">
        <w:rPr>
          <w:rFonts w:asciiTheme="minorHAnsi" w:hAnsiTheme="minorHAnsi" w:cstheme="minorHAnsi"/>
          <w:lang w:val="en-US"/>
        </w:rPr>
        <w:t xml:space="preserve">estimated using different traits or using different stress exposure regimes </w:t>
      </w:r>
      <w:r w:rsidR="001F1BE3" w:rsidRPr="00AE5D35">
        <w:rPr>
          <w:rFonts w:asciiTheme="minorHAnsi" w:hAnsiTheme="minorHAnsi" w:cstheme="minorHAnsi"/>
          <w:lang w:val="en-US"/>
        </w:rPr>
        <w:t>sometimes</w:t>
      </w:r>
      <w:r w:rsidR="00467E18" w:rsidRPr="00AE5D35">
        <w:rPr>
          <w:rFonts w:asciiTheme="minorHAnsi" w:hAnsiTheme="minorHAnsi" w:cstheme="minorHAnsi"/>
          <w:lang w:val="en-US"/>
        </w:rPr>
        <w:t xml:space="preserve"> differ markedly </w:t>
      </w:r>
      <w:del w:id="101" w:author="Owen Lewis" w:date="2020-06-23T23:44:00Z">
        <w:r w:rsidR="00467E18" w:rsidRPr="00AE5D35" w:rsidDel="00DB74A3">
          <w:rPr>
            <w:rFonts w:asciiTheme="minorHAnsi" w:hAnsiTheme="minorHAnsi" w:cstheme="minorHAnsi"/>
            <w:lang w:val="en-US"/>
          </w:rPr>
          <w:delText>(</w:delText>
        </w:r>
      </w:del>
      <w:r w:rsidR="00467E18"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implications","type":"article-journal","volume":"213"},"uris":["http://www.mendeley.com/documents/?uuid=3d193ff8-878b-3444-b801-3cbe985d3fe2"]},{"id":"ITEM-2","itemData":{"DOI":"10.1111/ele.12686","ISSN":"14610248","abstract":"Thermal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Letters","editor":[{"dropping-particle":"","family":"Vasseur","given":"David","non-dropping-particle":"","parse-names":false,"suffix":""}],"id":"ITEM-2","issue":"11","issued":{"date-parts":[["2016","11"]]},"page":"1372-1385","title":"Can we predict ectotherm responses to climate change using thermal performance curves and body temperatures?","type":"article","volume":"19"},"uris":["http://www.mendeley.com/documents/?uuid=47921bb8-1382-31d7-8811-e3b3602347d6"]},{"id":"ITEM-3","itemData":{"DOI":"10.1098/rspb.2007.0985","ISSN":"14712970","abstract":"A full-factorial study of the effects of rates of temperature change and start temperatures was undertaken for both upper and lower critical thermal limits (CTLs) using the tsetse fly, Glossina pallidipes. Results show that rates of temperature change and start temperatures have highly significant effects on CTLs, although the duration of the experiment also has a major effect. Contrary to a widely held expectation, slower rates of temperature change (i.e. longer experimental duration) resulted in poorer thermal tolerance at both high and low temperatures. Thus, across treatments, a negative relationship existed between duration and upper CTL while a positive relationship existed between duration and lower CTL. Most importantly, for predicting tsetse distribution, G. pallidipes suffer loss of function at less severe temperatures under the most ecologically relevant experimental conditions for upper (0.06°C min -1; 35°C start temperature) and lower CTL (0.06°C min -1; 24°C start temperature). This suggests that the functional thermal range of G. pallidipes in the wild may be much narrower than previously suspected, approximately 20-40°C, and highlights their sensitivity to even moderate temperature variation. These effects are explained by limited plasticity of CTLs in this species over short time scales. The results of the present study have broad implications for understanding temperature tolerance in these and other terrestrial arthropods. © 2007 The Royal Society.","author":[{"dropping-particle":"","family":"Terblanche","given":"John S","non-dropping-particle":"","parse-names":false,"suffix":""},{"dropping-particle":"","family":"Deere","given":"Jacques A","non-dropping-particle":"","parse-names":false,"suffix":""},{"dropping-particle":"","family":"Clusella-Trullas","given":"Susana","non-dropping-particle":"","parse-names":false,"suffix":""},{"dropping-particle":"","family":"Janion","given":"Charlene","non-dropping-particle":"","parse-names":false,"suffix":""},{"dropping-particle":"","family":"Chown","given":"Steven L","non-dropping-particle":"","parse-names":false,"suffix":""}],"container-title":"Proceedings of the Royal Society B: Biological Sciences","id":"ITEM-3","issue":"1628","issued":{"date-parts":[["2007","12","7"]]},"page":"2935-2942","title":"Critical thermal limits depend on methodological context","type":"article-journal","volume":"274"},"uris":["http://www.mendeley.com/documents/?uuid=247377c5-64eb-3e5c-a38f-631645b03eb3"]}],"mendeley":{"formattedCitation":"(Hoffmann 2010; Sinclair et al. 2016; Terblanche et al. 2007)","plainTextFormattedCitation":"(Hoffmann 2010; Sinclair et al. 2016; Terblanche et al. 2007)","previouslyFormattedCitation":"(Hoffmann, 2010; Sinclair et al., 2016; Terblanche, Deere, Clusella-Trullas, Janion, &amp; Chown, 2007)"},"properties":{"noteIndex":0},"schema":"https://github.com/citation-style-language/schema/raw/master/csl-citation.json"}</w:instrText>
      </w:r>
      <w:r w:rsidR="00467E18"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(Hoffmann 2010; Sinclair et al. 2016; Terblanche et al. 2007)</w:t>
      </w:r>
      <w:r w:rsidR="00467E18" w:rsidRPr="00AE5D35">
        <w:rPr>
          <w:rFonts w:asciiTheme="minorHAnsi" w:hAnsiTheme="minorHAnsi" w:cstheme="minorHAnsi"/>
          <w:lang w:val="en-US"/>
        </w:rPr>
        <w:fldChar w:fldCharType="end"/>
      </w:r>
      <w:del w:id="102" w:author="Owen Lewis" w:date="2020-06-23T23:44:00Z">
        <w:r w:rsidR="00467E18" w:rsidRPr="00AE5D35" w:rsidDel="00DB74A3">
          <w:rPr>
            <w:rFonts w:asciiTheme="minorHAnsi" w:hAnsiTheme="minorHAnsi" w:cstheme="minorHAnsi"/>
            <w:lang w:val="en-US"/>
          </w:rPr>
          <w:delText>)</w:delText>
        </w:r>
      </w:del>
      <w:r w:rsidR="00DF0FAA" w:rsidRPr="00AE5D35">
        <w:rPr>
          <w:rFonts w:asciiTheme="minorHAnsi" w:hAnsiTheme="minorHAnsi" w:cstheme="minorHAnsi"/>
          <w:lang w:val="en-US"/>
        </w:rPr>
        <w:t>. There ha</w:t>
      </w:r>
      <w:r w:rsidR="00FE284D">
        <w:rPr>
          <w:rFonts w:asciiTheme="minorHAnsi" w:hAnsiTheme="minorHAnsi" w:cstheme="minorHAnsi"/>
          <w:lang w:val="en-US"/>
        </w:rPr>
        <w:t>ve</w:t>
      </w:r>
      <w:r w:rsidR="00DF0FAA" w:rsidRPr="00AE5D35">
        <w:rPr>
          <w:rFonts w:asciiTheme="minorHAnsi" w:hAnsiTheme="minorHAnsi" w:cstheme="minorHAnsi"/>
          <w:lang w:val="en-US"/>
        </w:rPr>
        <w:t xml:space="preserve"> been very few comparative studies exploring their relationship </w:t>
      </w:r>
      <w:del w:id="103" w:author="Owen Lewis" w:date="2020-06-23T23:44:00Z">
        <w:r w:rsidR="00A9361A" w:rsidRPr="00AE5D35" w:rsidDel="00DB74A3">
          <w:rPr>
            <w:rFonts w:asciiTheme="minorHAnsi" w:hAnsiTheme="minorHAnsi" w:cstheme="minorHAnsi"/>
            <w:lang w:val="en-US"/>
          </w:rPr>
          <w:delText xml:space="preserve">between </w:delText>
        </w:r>
      </w:del>
      <w:ins w:id="104" w:author="Owen Lewis" w:date="2020-06-23T23:44:00Z">
        <w:r w:rsidR="00DB74A3">
          <w:rPr>
            <w:rFonts w:asciiTheme="minorHAnsi" w:hAnsiTheme="minorHAnsi" w:cstheme="minorHAnsi"/>
            <w:lang w:val="en-US"/>
          </w:rPr>
          <w:t>with</w:t>
        </w:r>
        <w:r w:rsidR="00DB74A3" w:rsidRPr="00AE5D35">
          <w:rPr>
            <w:rFonts w:asciiTheme="minorHAnsi" w:hAnsiTheme="minorHAnsi" w:cstheme="minorHAnsi"/>
            <w:lang w:val="en-US"/>
          </w:rPr>
          <w:t xml:space="preserve"> </w:t>
        </w:r>
      </w:ins>
      <w:r w:rsidR="00A9361A" w:rsidRPr="00AE5D35">
        <w:rPr>
          <w:rFonts w:asciiTheme="minorHAnsi" w:hAnsiTheme="minorHAnsi" w:cstheme="minorHAnsi"/>
          <w:lang w:val="en-US"/>
        </w:rPr>
        <w:t xml:space="preserve">each other and </w:t>
      </w:r>
      <w:r w:rsidR="00283CDC" w:rsidRPr="00AE5D35">
        <w:rPr>
          <w:rFonts w:asciiTheme="minorHAnsi" w:hAnsiTheme="minorHAnsi" w:cstheme="minorHAnsi"/>
          <w:lang w:val="en-US"/>
        </w:rPr>
        <w:t xml:space="preserve">their </w:t>
      </w:r>
      <w:ins w:id="105" w:author="Owen Lewis" w:date="2020-06-23T23:46:00Z">
        <w:r w:rsidR="00A36D37">
          <w:rPr>
            <w:rFonts w:asciiTheme="minorHAnsi" w:hAnsiTheme="minorHAnsi" w:cstheme="minorHAnsi"/>
            <w:lang w:val="en-US"/>
          </w:rPr>
          <w:t xml:space="preserve">capacity to </w:t>
        </w:r>
      </w:ins>
      <w:r w:rsidR="00283CDC" w:rsidRPr="00AE5D35">
        <w:rPr>
          <w:rFonts w:asciiTheme="minorHAnsi" w:hAnsiTheme="minorHAnsi" w:cstheme="minorHAnsi"/>
          <w:lang w:val="en-US"/>
        </w:rPr>
        <w:t>predic</w:t>
      </w:r>
      <w:ins w:id="106" w:author="Owen Lewis" w:date="2020-06-23T23:47:00Z">
        <w:r w:rsidR="00A36D37">
          <w:rPr>
            <w:rFonts w:asciiTheme="minorHAnsi" w:hAnsiTheme="minorHAnsi" w:cstheme="minorHAnsi"/>
            <w:lang w:val="en-US"/>
          </w:rPr>
          <w:t xml:space="preserve">t species’ </w:t>
        </w:r>
      </w:ins>
      <w:del w:id="107" w:author="Owen Lewis" w:date="2020-06-23T23:47:00Z">
        <w:r w:rsidR="00283CDC" w:rsidRPr="00AE5D35" w:rsidDel="00A36D37">
          <w:rPr>
            <w:rFonts w:asciiTheme="minorHAnsi" w:hAnsiTheme="minorHAnsi" w:cstheme="minorHAnsi"/>
            <w:lang w:val="en-US"/>
          </w:rPr>
          <w:delText>tabi</w:delText>
        </w:r>
      </w:del>
      <w:del w:id="108" w:author="Owen Lewis" w:date="2020-06-23T23:46:00Z">
        <w:r w:rsidR="00283CDC" w:rsidRPr="00AE5D35" w:rsidDel="00A36D37">
          <w:rPr>
            <w:rFonts w:asciiTheme="minorHAnsi" w:hAnsiTheme="minorHAnsi" w:cstheme="minorHAnsi"/>
            <w:lang w:val="en-US"/>
          </w:rPr>
          <w:delText>lity o</w:delText>
        </w:r>
        <w:r w:rsidR="001F1BE3" w:rsidRPr="00AE5D35" w:rsidDel="00A36D37">
          <w:rPr>
            <w:rFonts w:asciiTheme="minorHAnsi" w:hAnsiTheme="minorHAnsi" w:cstheme="minorHAnsi"/>
            <w:lang w:val="en-US"/>
          </w:rPr>
          <w:delText>ver</w:delText>
        </w:r>
        <w:r w:rsidR="00A9361A" w:rsidRPr="00AE5D35" w:rsidDel="00A36D37">
          <w:rPr>
            <w:rFonts w:asciiTheme="minorHAnsi" w:hAnsiTheme="minorHAnsi" w:cstheme="minorHAnsi"/>
            <w:lang w:val="en-US"/>
          </w:rPr>
          <w:delText xml:space="preserve"> </w:delText>
        </w:r>
      </w:del>
      <w:r w:rsidR="00A9361A" w:rsidRPr="00AE5D35">
        <w:rPr>
          <w:rFonts w:asciiTheme="minorHAnsi" w:hAnsiTheme="minorHAnsi" w:cstheme="minorHAnsi"/>
          <w:lang w:val="en-US"/>
        </w:rPr>
        <w:t>distribution</w:t>
      </w:r>
      <w:ins w:id="109" w:author="Owen Lewis" w:date="2020-06-23T23:47:00Z">
        <w:r w:rsidR="00A36D37">
          <w:rPr>
            <w:rFonts w:asciiTheme="minorHAnsi" w:hAnsiTheme="minorHAnsi" w:cstheme="minorHAnsi"/>
            <w:lang w:val="en-US"/>
          </w:rPr>
          <w:t>s</w:t>
        </w:r>
      </w:ins>
      <w:r w:rsidR="00DF0FAA" w:rsidRPr="00AE5D35">
        <w:rPr>
          <w:rFonts w:asciiTheme="minorHAnsi" w:hAnsiTheme="minorHAnsi" w:cstheme="minorHAnsi"/>
          <w:lang w:val="en-US"/>
        </w:rPr>
        <w:t>.</w:t>
      </w:r>
    </w:p>
    <w:p w14:paraId="1D6BD848" w14:textId="0F7A3F01" w:rsidR="001B2B3E" w:rsidRPr="00AE5D35" w:rsidRDefault="00707245" w:rsidP="002663CF">
      <w:pPr>
        <w:rPr>
          <w:rFonts w:asciiTheme="minorHAnsi" w:hAnsiTheme="minorHAnsi" w:cstheme="minorHAnsi"/>
          <w:lang w:val="en-US"/>
        </w:rPr>
      </w:pPr>
      <w:r w:rsidRPr="00AE5D35">
        <w:rPr>
          <w:rFonts w:asciiTheme="minorHAnsi" w:hAnsiTheme="minorHAnsi" w:cstheme="minorHAnsi"/>
          <w:lang w:val="en-US"/>
        </w:rPr>
        <w:tab/>
      </w:r>
      <w:ins w:id="110" w:author="Owen Lewis" w:date="2020-06-24T13:23:00Z">
        <w:r w:rsidR="00127399">
          <w:rPr>
            <w:rFonts w:asciiTheme="minorHAnsi" w:hAnsiTheme="minorHAnsi" w:cstheme="minorHAnsi"/>
            <w:lang w:val="en-US"/>
          </w:rPr>
          <w:t>Here, w</w:t>
        </w:r>
      </w:ins>
      <w:del w:id="111" w:author="Owen Lewis" w:date="2020-06-23T23:47:00Z">
        <w:r w:rsidRPr="00AE5D35" w:rsidDel="00212E5A">
          <w:rPr>
            <w:rFonts w:asciiTheme="minorHAnsi" w:hAnsiTheme="minorHAnsi" w:cstheme="minorHAnsi"/>
            <w:lang w:val="en-US"/>
          </w:rPr>
          <w:delText>In this study, w</w:delText>
        </w:r>
      </w:del>
      <w:r w:rsidRPr="00AE5D35">
        <w:rPr>
          <w:rFonts w:asciiTheme="minorHAnsi" w:hAnsiTheme="minorHAnsi" w:cstheme="minorHAnsi"/>
          <w:lang w:val="en-US"/>
        </w:rPr>
        <w:t xml:space="preserve">e </w:t>
      </w:r>
      <w:r w:rsidR="00DF0FAA" w:rsidRPr="00AE5D35">
        <w:rPr>
          <w:rFonts w:asciiTheme="minorHAnsi" w:hAnsiTheme="minorHAnsi" w:cstheme="minorHAnsi"/>
          <w:lang w:val="en-US"/>
        </w:rPr>
        <w:t>investigate</w:t>
      </w:r>
      <w:r w:rsidR="00283CDC" w:rsidRPr="00AE5D35">
        <w:rPr>
          <w:rFonts w:asciiTheme="minorHAnsi" w:hAnsiTheme="minorHAnsi" w:cstheme="minorHAnsi"/>
          <w:lang w:val="en-US"/>
        </w:rPr>
        <w:t>d</w:t>
      </w:r>
      <w:r w:rsidR="00DF0FAA" w:rsidRPr="00AE5D35">
        <w:rPr>
          <w:rFonts w:asciiTheme="minorHAnsi" w:hAnsiTheme="minorHAnsi" w:cstheme="minorHAnsi"/>
          <w:lang w:val="en-US"/>
        </w:rPr>
        <w:t xml:space="preserve"> the relationship between fundamental thermal niche and species turnover of tropical </w:t>
      </w:r>
      <w:r w:rsidR="00DF0FAA" w:rsidRPr="00AE5D35">
        <w:rPr>
          <w:rFonts w:asciiTheme="minorHAnsi" w:hAnsiTheme="minorHAnsi" w:cstheme="minorHAnsi"/>
          <w:i/>
          <w:iCs/>
          <w:lang w:val="en-US"/>
        </w:rPr>
        <w:t>Drosophila</w:t>
      </w:r>
      <w:r w:rsidR="00DF0FAA" w:rsidRPr="00AE5D35">
        <w:rPr>
          <w:rFonts w:asciiTheme="minorHAnsi" w:hAnsiTheme="minorHAnsi" w:cstheme="minorHAnsi"/>
          <w:lang w:val="en-US"/>
        </w:rPr>
        <w:t xml:space="preserve"> on </w:t>
      </w:r>
      <w:r w:rsidR="00FC638B" w:rsidRPr="00AE5D35">
        <w:rPr>
          <w:rFonts w:asciiTheme="minorHAnsi" w:hAnsiTheme="minorHAnsi" w:cstheme="minorHAnsi"/>
          <w:lang w:val="en-US"/>
        </w:rPr>
        <w:t xml:space="preserve">continuous </w:t>
      </w:r>
      <w:r w:rsidR="00DF0FAA" w:rsidRPr="00AE5D35">
        <w:rPr>
          <w:rFonts w:asciiTheme="minorHAnsi" w:hAnsiTheme="minorHAnsi" w:cstheme="minorHAnsi"/>
          <w:lang w:val="en-US"/>
        </w:rPr>
        <w:t xml:space="preserve">temperature gradients on </w:t>
      </w:r>
      <w:del w:id="112" w:author="Owen Lewis" w:date="2020-06-23T23:47:00Z">
        <w:r w:rsidR="00723874" w:rsidDel="00212E5A">
          <w:rPr>
            <w:rFonts w:asciiTheme="minorHAnsi" w:hAnsiTheme="minorHAnsi" w:cstheme="minorHAnsi"/>
            <w:lang w:val="en-US"/>
          </w:rPr>
          <w:delText xml:space="preserve">the </w:delText>
        </w:r>
      </w:del>
      <w:r w:rsidR="00DF0FAA" w:rsidRPr="00AE5D35">
        <w:rPr>
          <w:rFonts w:asciiTheme="minorHAnsi" w:hAnsiTheme="minorHAnsi" w:cstheme="minorHAnsi"/>
          <w:lang w:val="en-US"/>
        </w:rPr>
        <w:t>Australian rainforest mountains.</w:t>
      </w:r>
      <w:r w:rsidR="0072333B" w:rsidRPr="00AE5D35">
        <w:rPr>
          <w:rFonts w:asciiTheme="minorHAnsi" w:hAnsiTheme="minorHAnsi" w:cstheme="minorHAnsi"/>
          <w:lang w:val="en-US"/>
        </w:rPr>
        <w:t xml:space="preserve"> </w:t>
      </w:r>
      <w:commentRangeStart w:id="113"/>
      <w:r w:rsidR="0072333B" w:rsidRPr="00AE5D35">
        <w:rPr>
          <w:rFonts w:asciiTheme="minorHAnsi" w:hAnsiTheme="minorHAnsi" w:cstheme="minorHAnsi"/>
          <w:lang w:val="en-US"/>
        </w:rPr>
        <w:t xml:space="preserve">As </w:t>
      </w:r>
      <w:r w:rsidR="004B48E3" w:rsidRPr="00AE5D35">
        <w:rPr>
          <w:rFonts w:asciiTheme="minorHAnsi" w:hAnsiTheme="minorHAnsi" w:cstheme="minorHAnsi"/>
          <w:lang w:val="en-US"/>
        </w:rPr>
        <w:t xml:space="preserve">the </w:t>
      </w:r>
      <w:r w:rsidR="00FC638B" w:rsidRPr="00AE5D35">
        <w:rPr>
          <w:rFonts w:asciiTheme="minorHAnsi" w:hAnsiTheme="minorHAnsi" w:cstheme="minorHAnsi"/>
          <w:lang w:val="en-US"/>
        </w:rPr>
        <w:t xml:space="preserve">species involved </w:t>
      </w:r>
      <w:r w:rsidR="0072333B" w:rsidRPr="00AE5D35">
        <w:rPr>
          <w:rFonts w:asciiTheme="minorHAnsi" w:hAnsiTheme="minorHAnsi" w:cstheme="minorHAnsi"/>
          <w:lang w:val="en-US"/>
        </w:rPr>
        <w:t xml:space="preserve">in this study </w:t>
      </w:r>
      <w:r w:rsidR="00FC638B" w:rsidRPr="00AE5D35">
        <w:rPr>
          <w:rFonts w:asciiTheme="minorHAnsi" w:hAnsiTheme="minorHAnsi" w:cstheme="minorHAnsi"/>
          <w:lang w:val="en-US"/>
        </w:rPr>
        <w:t>interact in connected communitie</w:t>
      </w:r>
      <w:r w:rsidR="0072333B" w:rsidRPr="00AE5D35">
        <w:rPr>
          <w:rFonts w:asciiTheme="minorHAnsi" w:hAnsiTheme="minorHAnsi" w:cstheme="minorHAnsi"/>
          <w:lang w:val="en-US"/>
        </w:rPr>
        <w:t xml:space="preserve">s, it </w:t>
      </w:r>
      <w:r w:rsidR="000531B6" w:rsidRPr="00AE5D35">
        <w:rPr>
          <w:rFonts w:asciiTheme="minorHAnsi" w:hAnsiTheme="minorHAnsi" w:cstheme="minorHAnsi"/>
          <w:lang w:val="en-US"/>
        </w:rPr>
        <w:t>test</w:t>
      </w:r>
      <w:r w:rsidR="00283CDC" w:rsidRPr="00AE5D35">
        <w:rPr>
          <w:rFonts w:asciiTheme="minorHAnsi" w:hAnsiTheme="minorHAnsi" w:cstheme="minorHAnsi"/>
          <w:lang w:val="en-US"/>
        </w:rPr>
        <w:t>s</w:t>
      </w:r>
      <w:r w:rsidR="000531B6" w:rsidRPr="00AE5D35">
        <w:rPr>
          <w:rFonts w:asciiTheme="minorHAnsi" w:hAnsiTheme="minorHAnsi" w:cstheme="minorHAnsi"/>
          <w:lang w:val="en-US"/>
        </w:rPr>
        <w:t xml:space="preserve"> the hypothesis that cold and/or warm temperature</w:t>
      </w:r>
      <w:r w:rsidR="00723874">
        <w:rPr>
          <w:rFonts w:asciiTheme="minorHAnsi" w:hAnsiTheme="minorHAnsi" w:cstheme="minorHAnsi"/>
          <w:lang w:val="en-US"/>
        </w:rPr>
        <w:t>s</w:t>
      </w:r>
      <w:r w:rsidR="000531B6" w:rsidRPr="00AE5D35">
        <w:rPr>
          <w:rFonts w:asciiTheme="minorHAnsi" w:hAnsiTheme="minorHAnsi" w:cstheme="minorHAnsi"/>
          <w:lang w:val="en-US"/>
        </w:rPr>
        <w:t xml:space="preserve"> drive </w:t>
      </w:r>
      <w:r w:rsidR="00723874">
        <w:rPr>
          <w:rFonts w:asciiTheme="minorHAnsi" w:hAnsiTheme="minorHAnsi" w:cstheme="minorHAnsi"/>
          <w:lang w:val="en-US"/>
        </w:rPr>
        <w:t xml:space="preserve">an </w:t>
      </w:r>
      <w:r w:rsidR="000531B6" w:rsidRPr="00AE5D35">
        <w:rPr>
          <w:rFonts w:asciiTheme="minorHAnsi" w:hAnsiTheme="minorHAnsi" w:cstheme="minorHAnsi"/>
          <w:lang w:val="en-US"/>
        </w:rPr>
        <w:t>abundance</w:t>
      </w:r>
      <w:r w:rsidR="00750AF9" w:rsidRPr="00AE5D35">
        <w:rPr>
          <w:rFonts w:asciiTheme="minorHAnsi" w:hAnsiTheme="minorHAnsi" w:cstheme="minorHAnsi"/>
          <w:lang w:val="en-US"/>
        </w:rPr>
        <w:t xml:space="preserve"> pattern</w:t>
      </w:r>
      <w:r w:rsidR="000531B6" w:rsidRPr="00AE5D35">
        <w:rPr>
          <w:rFonts w:asciiTheme="minorHAnsi" w:hAnsiTheme="minorHAnsi" w:cstheme="minorHAnsi"/>
          <w:lang w:val="en-US"/>
        </w:rPr>
        <w:t xml:space="preserve"> </w:t>
      </w:r>
      <w:r w:rsidR="0072333B" w:rsidRPr="00AE5D35">
        <w:rPr>
          <w:rFonts w:asciiTheme="minorHAnsi" w:hAnsiTheme="minorHAnsi" w:cstheme="minorHAnsi"/>
          <w:lang w:val="en-US"/>
        </w:rPr>
        <w:t xml:space="preserve">across </w:t>
      </w:r>
      <w:r w:rsidR="00723874">
        <w:rPr>
          <w:rFonts w:asciiTheme="minorHAnsi" w:hAnsiTheme="minorHAnsi" w:cstheme="minorHAnsi"/>
          <w:lang w:val="en-US"/>
        </w:rPr>
        <w:t xml:space="preserve">the </w:t>
      </w:r>
      <w:r w:rsidR="0072333B" w:rsidRPr="00AE5D35">
        <w:rPr>
          <w:rFonts w:asciiTheme="minorHAnsi" w:hAnsiTheme="minorHAnsi" w:cstheme="minorHAnsi"/>
          <w:lang w:val="en-US"/>
        </w:rPr>
        <w:t xml:space="preserve">altitude gradient </w:t>
      </w:r>
      <w:del w:id="114" w:author="Owen Lewis" w:date="2020-06-24T13:23:00Z">
        <w:r w:rsidR="0072333B" w:rsidRPr="00AE5D35" w:rsidDel="002609B7">
          <w:rPr>
            <w:rFonts w:asciiTheme="minorHAnsi" w:hAnsiTheme="minorHAnsi" w:cstheme="minorHAnsi"/>
            <w:lang w:val="en-US"/>
          </w:rPr>
          <w:delText xml:space="preserve">in </w:delText>
        </w:r>
      </w:del>
      <w:ins w:id="115" w:author="Owen Lewis" w:date="2020-06-24T13:23:00Z">
        <w:r w:rsidR="002609B7">
          <w:rPr>
            <w:rFonts w:asciiTheme="minorHAnsi" w:hAnsiTheme="minorHAnsi" w:cstheme="minorHAnsi"/>
            <w:lang w:val="en-US"/>
          </w:rPr>
          <w:t>at</w:t>
        </w:r>
        <w:r w:rsidR="002609B7" w:rsidRPr="00AE5D35">
          <w:rPr>
            <w:rFonts w:asciiTheme="minorHAnsi" w:hAnsiTheme="minorHAnsi" w:cstheme="minorHAnsi"/>
            <w:lang w:val="en-US"/>
          </w:rPr>
          <w:t xml:space="preserve"> </w:t>
        </w:r>
      </w:ins>
      <w:r w:rsidR="00CA4488">
        <w:rPr>
          <w:rFonts w:asciiTheme="minorHAnsi" w:hAnsiTheme="minorHAnsi" w:cstheme="minorHAnsi"/>
          <w:lang w:val="en-US"/>
        </w:rPr>
        <w:t>a</w:t>
      </w:r>
      <w:r w:rsidR="0072333B" w:rsidRPr="00AE5D35">
        <w:rPr>
          <w:rFonts w:asciiTheme="minorHAnsi" w:hAnsiTheme="minorHAnsi" w:cstheme="minorHAnsi"/>
          <w:lang w:val="en-US"/>
        </w:rPr>
        <w:t xml:space="preserve"> local scale. </w:t>
      </w:r>
      <w:commentRangeEnd w:id="113"/>
      <w:r w:rsidR="00283CDC" w:rsidRPr="00AE5D35">
        <w:rPr>
          <w:rStyle w:val="CommentReference"/>
          <w:rFonts w:asciiTheme="minorHAnsi" w:eastAsiaTheme="minorHAnsi" w:hAnsiTheme="minorHAnsi" w:cstheme="minorHAnsi"/>
          <w:sz w:val="24"/>
          <w:szCs w:val="24"/>
          <w:lang w:eastAsia="en-US"/>
        </w:rPr>
        <w:commentReference w:id="113"/>
      </w:r>
      <w:r w:rsidR="0072333B" w:rsidRPr="00AE5D35">
        <w:rPr>
          <w:rFonts w:asciiTheme="minorHAnsi" w:hAnsiTheme="minorHAnsi" w:cstheme="minorHAnsi"/>
          <w:lang w:val="en-US"/>
        </w:rPr>
        <w:t>In addition</w:t>
      </w:r>
      <w:r w:rsidR="00FC1C16" w:rsidRPr="00AE5D35">
        <w:rPr>
          <w:rFonts w:asciiTheme="minorHAnsi" w:hAnsiTheme="minorHAnsi" w:cstheme="minorHAnsi"/>
          <w:lang w:val="en-US"/>
        </w:rPr>
        <w:t>,</w:t>
      </w:r>
      <w:r w:rsidR="0072333B" w:rsidRPr="00AE5D35">
        <w:rPr>
          <w:rFonts w:asciiTheme="minorHAnsi" w:hAnsiTheme="minorHAnsi" w:cstheme="minorHAnsi"/>
          <w:lang w:val="en-US"/>
        </w:rPr>
        <w:t xml:space="preserve"> lab</w:t>
      </w:r>
      <w:r w:rsidR="00FC1C16" w:rsidRPr="00AE5D35">
        <w:rPr>
          <w:rFonts w:asciiTheme="minorHAnsi" w:hAnsiTheme="minorHAnsi" w:cstheme="minorHAnsi"/>
          <w:lang w:val="en-US"/>
        </w:rPr>
        <w:t>-reared</w:t>
      </w:r>
      <w:r w:rsidR="0072333B" w:rsidRPr="00AE5D35">
        <w:rPr>
          <w:rFonts w:asciiTheme="minorHAnsi" w:hAnsiTheme="minorHAnsi" w:cstheme="minorHAnsi"/>
          <w:lang w:val="en-US"/>
        </w:rPr>
        <w:t xml:space="preserve"> population</w:t>
      </w:r>
      <w:r w:rsidR="004B48E3" w:rsidRPr="00AE5D35">
        <w:rPr>
          <w:rFonts w:asciiTheme="minorHAnsi" w:hAnsiTheme="minorHAnsi" w:cstheme="minorHAnsi"/>
          <w:lang w:val="en-US"/>
        </w:rPr>
        <w:t xml:space="preserve">s </w:t>
      </w:r>
      <w:r w:rsidR="002D6F98" w:rsidRPr="00AE5D35">
        <w:rPr>
          <w:rFonts w:asciiTheme="minorHAnsi" w:hAnsiTheme="minorHAnsi" w:cstheme="minorHAnsi"/>
          <w:lang w:val="en-US"/>
        </w:rPr>
        <w:t xml:space="preserve">control for </w:t>
      </w:r>
      <w:r w:rsidR="000531B6" w:rsidRPr="00AE5D35">
        <w:rPr>
          <w:rFonts w:asciiTheme="minorHAnsi" w:hAnsiTheme="minorHAnsi" w:cstheme="minorHAnsi"/>
          <w:lang w:val="en-US"/>
        </w:rPr>
        <w:t xml:space="preserve">the influence of </w:t>
      </w:r>
      <w:r w:rsidR="002D6F98" w:rsidRPr="00AE5D35">
        <w:rPr>
          <w:rFonts w:asciiTheme="minorHAnsi" w:hAnsiTheme="minorHAnsi" w:cstheme="minorHAnsi"/>
          <w:lang w:val="en-US"/>
        </w:rPr>
        <w:t>maternal effect</w:t>
      </w:r>
      <w:ins w:id="116" w:author="Owen Lewis" w:date="2020-06-24T13:23:00Z">
        <w:r w:rsidR="00DD43D3">
          <w:rPr>
            <w:rFonts w:asciiTheme="minorHAnsi" w:hAnsiTheme="minorHAnsi" w:cstheme="minorHAnsi"/>
            <w:lang w:val="en-US"/>
          </w:rPr>
          <w:t>s</w:t>
        </w:r>
      </w:ins>
      <w:r w:rsidR="002D6F98" w:rsidRPr="00AE5D35">
        <w:rPr>
          <w:rFonts w:asciiTheme="minorHAnsi" w:hAnsiTheme="minorHAnsi" w:cstheme="minorHAnsi"/>
          <w:lang w:val="en-US"/>
        </w:rPr>
        <w:t xml:space="preserve"> and acclimation</w:t>
      </w:r>
      <w:r w:rsidR="000531B6" w:rsidRPr="00AE5D35">
        <w:rPr>
          <w:rFonts w:asciiTheme="minorHAnsi" w:hAnsiTheme="minorHAnsi" w:cstheme="minorHAnsi"/>
          <w:lang w:val="en-US"/>
        </w:rPr>
        <w:t xml:space="preserve"> on </w:t>
      </w:r>
      <w:proofErr w:type="gramStart"/>
      <w:r w:rsidR="001246B7" w:rsidRPr="00AE5D35">
        <w:rPr>
          <w:rFonts w:asciiTheme="minorHAnsi" w:hAnsiTheme="minorHAnsi" w:cstheme="minorHAnsi"/>
          <w:lang w:val="en-US"/>
        </w:rPr>
        <w:t>measurement</w:t>
      </w:r>
      <w:r w:rsidR="00FC1C16" w:rsidRPr="00AE5D35">
        <w:rPr>
          <w:rFonts w:asciiTheme="minorHAnsi" w:hAnsiTheme="minorHAnsi" w:cstheme="minorHAnsi"/>
          <w:lang w:val="en-US"/>
        </w:rPr>
        <w:t>, and</w:t>
      </w:r>
      <w:proofErr w:type="gramEnd"/>
      <w:r w:rsidR="00FC1C16" w:rsidRPr="00AE5D35">
        <w:rPr>
          <w:rFonts w:asciiTheme="minorHAnsi" w:hAnsiTheme="minorHAnsi" w:cstheme="minorHAnsi"/>
          <w:lang w:val="en-US"/>
        </w:rPr>
        <w:t xml:space="preserve"> enable </w:t>
      </w:r>
      <w:del w:id="117" w:author="Owen Lewis" w:date="2020-06-24T13:24:00Z">
        <w:r w:rsidR="00FC1C16" w:rsidRPr="00AE5D35" w:rsidDel="00DD43D3">
          <w:rPr>
            <w:rFonts w:asciiTheme="minorHAnsi" w:hAnsiTheme="minorHAnsi" w:cstheme="minorHAnsi"/>
            <w:lang w:val="en-US"/>
          </w:rPr>
          <w:delText xml:space="preserve">our </w:delText>
        </w:r>
      </w:del>
      <w:r w:rsidR="00FC1C16" w:rsidRPr="00AE5D35">
        <w:rPr>
          <w:rFonts w:asciiTheme="minorHAnsi" w:hAnsiTheme="minorHAnsi" w:cstheme="minorHAnsi"/>
          <w:lang w:val="en-US"/>
        </w:rPr>
        <w:t xml:space="preserve">comparison between the physiological and reproductive </w:t>
      </w:r>
      <w:r w:rsidR="00283CDC" w:rsidRPr="00AE5D35">
        <w:rPr>
          <w:rFonts w:asciiTheme="minorHAnsi" w:hAnsiTheme="minorHAnsi" w:cstheme="minorHAnsi"/>
          <w:lang w:val="en-US"/>
        </w:rPr>
        <w:t>tolerance</w:t>
      </w:r>
      <w:r w:rsidR="00FC1C16" w:rsidRPr="00AE5D35">
        <w:rPr>
          <w:rFonts w:asciiTheme="minorHAnsi" w:hAnsiTheme="minorHAnsi" w:cstheme="minorHAnsi"/>
          <w:lang w:val="en-US"/>
        </w:rPr>
        <w:t xml:space="preserve">. </w:t>
      </w:r>
      <w:r w:rsidR="00D704F4" w:rsidRPr="00AE5D35">
        <w:rPr>
          <w:rFonts w:asciiTheme="minorHAnsi" w:hAnsiTheme="minorHAnsi" w:cstheme="minorHAnsi"/>
          <w:lang w:val="en-US"/>
        </w:rPr>
        <w:t>Our findings</w:t>
      </w:r>
      <w:r w:rsidR="00A9361A" w:rsidRPr="00AE5D35">
        <w:rPr>
          <w:rFonts w:asciiTheme="minorHAnsi" w:hAnsiTheme="minorHAnsi" w:cstheme="minorHAnsi"/>
          <w:lang w:val="en-US"/>
        </w:rPr>
        <w:t xml:space="preserve"> reveal that </w:t>
      </w:r>
      <w:r w:rsidR="00723874">
        <w:rPr>
          <w:rFonts w:asciiTheme="minorHAnsi" w:hAnsiTheme="minorHAnsi" w:cstheme="minorHAnsi"/>
          <w:lang w:val="en-US"/>
        </w:rPr>
        <w:t xml:space="preserve">the </w:t>
      </w:r>
      <w:r w:rsidR="00A9361A" w:rsidRPr="00AE5D35">
        <w:rPr>
          <w:rFonts w:asciiTheme="minorHAnsi" w:hAnsiTheme="minorHAnsi" w:cstheme="minorHAnsi"/>
          <w:lang w:val="en-US"/>
        </w:rPr>
        <w:t xml:space="preserve">tropical lowland community is structured by high temperature as the occupying </w:t>
      </w:r>
      <w:r w:rsidR="00A9361A" w:rsidRPr="00AE5D35">
        <w:rPr>
          <w:rFonts w:asciiTheme="minorHAnsi" w:hAnsiTheme="minorHAnsi" w:cstheme="minorHAnsi"/>
          <w:i/>
          <w:iCs/>
          <w:lang w:val="en-US"/>
        </w:rPr>
        <w:t>Drosophila</w:t>
      </w:r>
      <w:r w:rsidR="00A9361A" w:rsidRPr="00AE5D35">
        <w:rPr>
          <w:rFonts w:asciiTheme="minorHAnsi" w:hAnsiTheme="minorHAnsi" w:cstheme="minorHAnsi"/>
          <w:lang w:val="en-US"/>
        </w:rPr>
        <w:t xml:space="preserve"> species </w:t>
      </w:r>
      <w:r w:rsidR="00283CDC" w:rsidRPr="00AE5D35">
        <w:rPr>
          <w:rFonts w:asciiTheme="minorHAnsi" w:hAnsiTheme="minorHAnsi" w:cstheme="minorHAnsi"/>
          <w:lang w:val="en-US"/>
        </w:rPr>
        <w:t>are</w:t>
      </w:r>
      <w:r w:rsidR="00A9361A" w:rsidRPr="00AE5D35">
        <w:rPr>
          <w:rFonts w:asciiTheme="minorHAnsi" w:hAnsiTheme="minorHAnsi" w:cstheme="minorHAnsi"/>
          <w:lang w:val="en-US"/>
        </w:rPr>
        <w:t xml:space="preserve"> higher </w:t>
      </w:r>
      <w:r w:rsidR="00283CDC" w:rsidRPr="00AE5D35">
        <w:rPr>
          <w:rFonts w:asciiTheme="minorHAnsi" w:hAnsiTheme="minorHAnsi" w:cstheme="minorHAnsi"/>
          <w:lang w:val="en-US"/>
        </w:rPr>
        <w:t xml:space="preserve">in </w:t>
      </w:r>
      <w:r w:rsidR="00723874">
        <w:rPr>
          <w:rFonts w:asciiTheme="minorHAnsi" w:hAnsiTheme="minorHAnsi" w:cstheme="minorHAnsi"/>
          <w:lang w:val="en-US"/>
        </w:rPr>
        <w:t xml:space="preserve">the </w:t>
      </w:r>
      <w:r w:rsidR="00A9361A" w:rsidRPr="00AE5D35">
        <w:rPr>
          <w:rFonts w:asciiTheme="minorHAnsi" w:hAnsiTheme="minorHAnsi" w:cstheme="minorHAnsi"/>
          <w:lang w:val="en-US"/>
        </w:rPr>
        <w:t>upper thermal limit</w:t>
      </w:r>
      <w:r w:rsidR="00283CDC" w:rsidRPr="00AE5D35">
        <w:rPr>
          <w:rFonts w:asciiTheme="minorHAnsi" w:hAnsiTheme="minorHAnsi" w:cstheme="minorHAnsi"/>
          <w:lang w:val="en-US"/>
        </w:rPr>
        <w:t xml:space="preserve"> of reproduction</w:t>
      </w:r>
      <w:r w:rsidR="00A9361A" w:rsidRPr="00AE5D35">
        <w:rPr>
          <w:rFonts w:asciiTheme="minorHAnsi" w:hAnsiTheme="minorHAnsi" w:cstheme="minorHAnsi"/>
          <w:lang w:val="en-US"/>
        </w:rPr>
        <w:t xml:space="preserve">. </w:t>
      </w:r>
      <w:r w:rsidR="00283CDC" w:rsidRPr="00AE5D35">
        <w:rPr>
          <w:rFonts w:asciiTheme="minorHAnsi" w:hAnsiTheme="minorHAnsi" w:cstheme="minorHAnsi"/>
          <w:lang w:val="en-US"/>
        </w:rPr>
        <w:t>Physiological tolerance to extreme</w:t>
      </w:r>
      <w:r w:rsidR="00723874">
        <w:rPr>
          <w:rFonts w:asciiTheme="minorHAnsi" w:hAnsiTheme="minorHAnsi" w:cstheme="minorHAnsi"/>
          <w:lang w:val="en-US"/>
        </w:rPr>
        <w:t>ly</w:t>
      </w:r>
      <w:r w:rsidR="00283CDC" w:rsidRPr="00AE5D35">
        <w:rPr>
          <w:rFonts w:asciiTheme="minorHAnsi" w:hAnsiTheme="minorHAnsi" w:cstheme="minorHAnsi"/>
          <w:lang w:val="en-US"/>
        </w:rPr>
        <w:t xml:space="preserve"> high temperature</w:t>
      </w:r>
      <w:r w:rsidR="00723874">
        <w:rPr>
          <w:rFonts w:asciiTheme="minorHAnsi" w:hAnsiTheme="minorHAnsi" w:cstheme="minorHAnsi"/>
          <w:lang w:val="en-US"/>
        </w:rPr>
        <w:t>s</w:t>
      </w:r>
      <w:r w:rsidR="00283CDC" w:rsidRPr="00AE5D35">
        <w:rPr>
          <w:rFonts w:asciiTheme="minorHAnsi" w:hAnsiTheme="minorHAnsi" w:cstheme="minorHAnsi"/>
          <w:lang w:val="en-US"/>
        </w:rPr>
        <w:t xml:space="preserve"> </w:t>
      </w:r>
      <w:r w:rsidR="004E44B9" w:rsidRPr="00AE5D35">
        <w:rPr>
          <w:rFonts w:asciiTheme="minorHAnsi" w:hAnsiTheme="minorHAnsi" w:cstheme="minorHAnsi"/>
          <w:lang w:val="en-US"/>
        </w:rPr>
        <w:t>is</w:t>
      </w:r>
      <w:r w:rsidR="001F1BE3" w:rsidRPr="00AE5D35">
        <w:rPr>
          <w:rFonts w:asciiTheme="minorHAnsi" w:hAnsiTheme="minorHAnsi" w:cstheme="minorHAnsi"/>
          <w:lang w:val="en-US"/>
        </w:rPr>
        <w:t xml:space="preserve"> also</w:t>
      </w:r>
      <w:r w:rsidR="004E44B9" w:rsidRPr="00AE5D35">
        <w:rPr>
          <w:rFonts w:asciiTheme="minorHAnsi" w:hAnsiTheme="minorHAnsi" w:cstheme="minorHAnsi"/>
          <w:lang w:val="en-US"/>
        </w:rPr>
        <w:t xml:space="preserve"> higher </w:t>
      </w:r>
      <w:r w:rsidR="004B48E3" w:rsidRPr="00AE5D35">
        <w:rPr>
          <w:rFonts w:asciiTheme="minorHAnsi" w:hAnsiTheme="minorHAnsi" w:cstheme="minorHAnsi"/>
          <w:lang w:val="en-US"/>
        </w:rPr>
        <w:t>of</w:t>
      </w:r>
      <w:r w:rsidR="004E44B9" w:rsidRPr="00AE5D35">
        <w:rPr>
          <w:rFonts w:asciiTheme="minorHAnsi" w:hAnsiTheme="minorHAnsi" w:cstheme="minorHAnsi"/>
          <w:lang w:val="en-US"/>
        </w:rPr>
        <w:t xml:space="preserve"> lowland-biased species, correlat</w:t>
      </w:r>
      <w:r w:rsidR="001F1BE3" w:rsidRPr="00AE5D35">
        <w:rPr>
          <w:rFonts w:asciiTheme="minorHAnsi" w:hAnsiTheme="minorHAnsi" w:cstheme="minorHAnsi"/>
          <w:lang w:val="en-US"/>
        </w:rPr>
        <w:t>ing</w:t>
      </w:r>
      <w:r w:rsidR="004E44B9" w:rsidRPr="00AE5D35">
        <w:rPr>
          <w:rFonts w:asciiTheme="minorHAnsi" w:hAnsiTheme="minorHAnsi" w:cstheme="minorHAnsi"/>
          <w:lang w:val="en-US"/>
        </w:rPr>
        <w:t xml:space="preserve"> with </w:t>
      </w:r>
      <w:r w:rsidR="00723874">
        <w:rPr>
          <w:rFonts w:asciiTheme="minorHAnsi" w:hAnsiTheme="minorHAnsi" w:cstheme="minorHAnsi"/>
          <w:lang w:val="en-US"/>
        </w:rPr>
        <w:t xml:space="preserve">the </w:t>
      </w:r>
      <w:r w:rsidR="004E44B9" w:rsidRPr="00AE5D35">
        <w:rPr>
          <w:rFonts w:asciiTheme="minorHAnsi" w:hAnsiTheme="minorHAnsi" w:cstheme="minorHAnsi"/>
          <w:lang w:val="en-US"/>
        </w:rPr>
        <w:t xml:space="preserve">reproduction upper limit. In contrast, highland-biased species don’t show </w:t>
      </w:r>
      <w:r w:rsidR="001F1BE3" w:rsidRPr="00AE5D35">
        <w:rPr>
          <w:rFonts w:asciiTheme="minorHAnsi" w:hAnsiTheme="minorHAnsi" w:cstheme="minorHAnsi"/>
          <w:lang w:val="en-US"/>
        </w:rPr>
        <w:t>stronger</w:t>
      </w:r>
      <w:r w:rsidR="004E44B9" w:rsidRPr="00AE5D35">
        <w:rPr>
          <w:rFonts w:asciiTheme="minorHAnsi" w:hAnsiTheme="minorHAnsi" w:cstheme="minorHAnsi"/>
          <w:lang w:val="en-US"/>
        </w:rPr>
        <w:t xml:space="preserve"> cold tolerance.</w:t>
      </w:r>
      <w:r w:rsidR="00806179" w:rsidRPr="00AE5D35">
        <w:rPr>
          <w:rFonts w:asciiTheme="minorHAnsi" w:hAnsiTheme="minorHAnsi" w:cstheme="minorHAnsi"/>
          <w:lang w:val="en-US"/>
        </w:rPr>
        <w:t xml:space="preserve"> </w:t>
      </w:r>
      <w:r w:rsidR="00C60C01" w:rsidRPr="00AE5D35">
        <w:rPr>
          <w:rFonts w:asciiTheme="minorHAnsi" w:hAnsiTheme="minorHAnsi" w:cstheme="minorHAnsi"/>
          <w:lang w:val="en-US"/>
        </w:rPr>
        <w:t xml:space="preserve">These results provide the foundation </w:t>
      </w:r>
      <w:r w:rsidR="00056D0F" w:rsidRPr="00AE5D35">
        <w:rPr>
          <w:rFonts w:asciiTheme="minorHAnsi" w:hAnsiTheme="minorHAnsi" w:cstheme="minorHAnsi"/>
          <w:lang w:val="en-US"/>
        </w:rPr>
        <w:t>for</w:t>
      </w:r>
      <w:r w:rsidR="00C60C01" w:rsidRPr="00AE5D35">
        <w:rPr>
          <w:rFonts w:asciiTheme="minorHAnsi" w:hAnsiTheme="minorHAnsi" w:cstheme="minorHAnsi"/>
          <w:lang w:val="en-US"/>
        </w:rPr>
        <w:t xml:space="preserve"> </w:t>
      </w:r>
      <w:r w:rsidR="004A4273" w:rsidRPr="00AE5D35">
        <w:rPr>
          <w:rFonts w:asciiTheme="minorHAnsi" w:hAnsiTheme="minorHAnsi" w:cstheme="minorHAnsi"/>
          <w:lang w:val="en-US"/>
        </w:rPr>
        <w:t>elucidating</w:t>
      </w:r>
      <w:r w:rsidR="00C60C01" w:rsidRPr="00AE5D35">
        <w:rPr>
          <w:rFonts w:asciiTheme="minorHAnsi" w:hAnsiTheme="minorHAnsi" w:cstheme="minorHAnsi"/>
          <w:lang w:val="en-US"/>
        </w:rPr>
        <w:t xml:space="preserve"> the role of temperature filtering in structuring </w:t>
      </w:r>
      <w:r w:rsidR="00723874">
        <w:rPr>
          <w:rFonts w:asciiTheme="minorHAnsi" w:hAnsiTheme="minorHAnsi" w:cstheme="minorHAnsi"/>
          <w:lang w:val="en-US"/>
        </w:rPr>
        <w:t xml:space="preserve">the </w:t>
      </w:r>
      <w:r w:rsidR="00C60C01" w:rsidRPr="00AE5D35">
        <w:rPr>
          <w:rFonts w:asciiTheme="minorHAnsi" w:hAnsiTheme="minorHAnsi" w:cstheme="minorHAnsi"/>
          <w:lang w:val="en-US"/>
        </w:rPr>
        <w:t xml:space="preserve">biological community </w:t>
      </w:r>
      <w:r w:rsidR="004E44B9" w:rsidRPr="00AE5D35">
        <w:rPr>
          <w:rFonts w:asciiTheme="minorHAnsi" w:hAnsiTheme="minorHAnsi" w:cstheme="minorHAnsi"/>
          <w:lang w:val="en-US"/>
        </w:rPr>
        <w:t xml:space="preserve">on </w:t>
      </w:r>
      <w:r w:rsidR="00C60C01" w:rsidRPr="00AE5D35">
        <w:rPr>
          <w:rFonts w:asciiTheme="minorHAnsi" w:hAnsiTheme="minorHAnsi" w:cstheme="minorHAnsi"/>
          <w:lang w:val="en-US"/>
        </w:rPr>
        <w:t xml:space="preserve">tropical mountains and </w:t>
      </w:r>
      <w:r w:rsidR="00A33A41" w:rsidRPr="00AE5D35">
        <w:rPr>
          <w:rFonts w:asciiTheme="minorHAnsi" w:hAnsiTheme="minorHAnsi" w:cstheme="minorHAnsi"/>
          <w:lang w:val="en-US"/>
        </w:rPr>
        <w:t>imply</w:t>
      </w:r>
      <w:r w:rsidR="00C60C01" w:rsidRPr="00AE5D35">
        <w:rPr>
          <w:rFonts w:asciiTheme="minorHAnsi" w:hAnsiTheme="minorHAnsi" w:cstheme="minorHAnsi"/>
          <w:lang w:val="en-US"/>
        </w:rPr>
        <w:t xml:space="preserve"> the vulnerability of lowland tropical </w:t>
      </w:r>
      <w:r w:rsidR="004B48E3" w:rsidRPr="00AE5D35">
        <w:rPr>
          <w:rFonts w:asciiTheme="minorHAnsi" w:hAnsiTheme="minorHAnsi" w:cstheme="minorHAnsi"/>
          <w:lang w:val="en-US"/>
        </w:rPr>
        <w:t xml:space="preserve">insects </w:t>
      </w:r>
      <w:r w:rsidR="00C60C01" w:rsidRPr="00AE5D35">
        <w:rPr>
          <w:rFonts w:asciiTheme="minorHAnsi" w:hAnsiTheme="minorHAnsi" w:cstheme="minorHAnsi"/>
          <w:lang w:val="en-US"/>
        </w:rPr>
        <w:t xml:space="preserve">to </w:t>
      </w:r>
      <w:r w:rsidR="004E44B9" w:rsidRPr="00AE5D35">
        <w:rPr>
          <w:rFonts w:asciiTheme="minorHAnsi" w:hAnsiTheme="minorHAnsi" w:cstheme="minorHAnsi"/>
          <w:lang w:val="en-US"/>
        </w:rPr>
        <w:t xml:space="preserve">future </w:t>
      </w:r>
      <w:commentRangeStart w:id="118"/>
      <w:commentRangeStart w:id="119"/>
      <w:r w:rsidR="00C60C01" w:rsidRPr="00AE5D35">
        <w:rPr>
          <w:rFonts w:asciiTheme="minorHAnsi" w:hAnsiTheme="minorHAnsi" w:cstheme="minorHAnsi"/>
          <w:lang w:val="en-US"/>
        </w:rPr>
        <w:t>warming</w:t>
      </w:r>
      <w:commentRangeEnd w:id="118"/>
      <w:r w:rsidR="00C64F51">
        <w:rPr>
          <w:rStyle w:val="CommentReference"/>
          <w:rFonts w:asciiTheme="minorHAnsi" w:eastAsiaTheme="minorHAnsi" w:hAnsiTheme="minorHAnsi" w:cstheme="minorBidi"/>
          <w:lang w:eastAsia="en-US"/>
        </w:rPr>
        <w:commentReference w:id="118"/>
      </w:r>
      <w:commentRangeEnd w:id="119"/>
      <w:r w:rsidR="00645BDA">
        <w:rPr>
          <w:rStyle w:val="CommentReference"/>
          <w:rFonts w:asciiTheme="minorHAnsi" w:eastAsiaTheme="minorHAnsi" w:hAnsiTheme="minorHAnsi" w:cstheme="minorBidi"/>
          <w:lang w:eastAsia="en-US"/>
        </w:rPr>
        <w:commentReference w:id="119"/>
      </w:r>
      <w:r w:rsidR="00C60C01" w:rsidRPr="00AE5D35">
        <w:rPr>
          <w:rFonts w:asciiTheme="minorHAnsi" w:hAnsiTheme="minorHAnsi" w:cstheme="minorHAnsi"/>
          <w:lang w:val="en-US"/>
        </w:rPr>
        <w:t xml:space="preserve">. </w:t>
      </w:r>
    </w:p>
    <w:p w14:paraId="6ABACB3F" w14:textId="3A5B47EC" w:rsidR="00C60C01" w:rsidRPr="00AE5D35" w:rsidRDefault="00C60C01" w:rsidP="002663CF">
      <w:pPr>
        <w:rPr>
          <w:rFonts w:asciiTheme="minorHAnsi" w:hAnsiTheme="minorHAnsi" w:cstheme="minorHAnsi"/>
          <w:lang w:val="en-US"/>
        </w:rPr>
      </w:pPr>
    </w:p>
    <w:p w14:paraId="5AE30798" w14:textId="52A72A69" w:rsidR="00056D0F" w:rsidRPr="00AE5D35" w:rsidRDefault="00056D0F" w:rsidP="002663CF">
      <w:pPr>
        <w:rPr>
          <w:rFonts w:asciiTheme="minorHAnsi" w:hAnsiTheme="minorHAnsi" w:cstheme="minorHAnsi"/>
          <w:lang w:val="en-US"/>
        </w:rPr>
      </w:pPr>
    </w:p>
    <w:p w14:paraId="4D550837" w14:textId="77777777" w:rsidR="002663CF" w:rsidRPr="00AE5D35" w:rsidRDefault="002663CF" w:rsidP="002663CF">
      <w:pPr>
        <w:rPr>
          <w:rFonts w:asciiTheme="minorHAnsi" w:hAnsiTheme="minorHAnsi" w:cstheme="minorHAnsi"/>
          <w:b/>
          <w:bCs/>
          <w:lang w:val="en-US"/>
        </w:rPr>
      </w:pPr>
      <w:r w:rsidRPr="00AE5D35">
        <w:rPr>
          <w:rFonts w:asciiTheme="minorHAnsi" w:hAnsiTheme="minorHAnsi" w:cstheme="minorHAnsi"/>
          <w:b/>
          <w:bCs/>
          <w:lang w:val="en-US"/>
        </w:rPr>
        <w:t xml:space="preserve">Methods </w:t>
      </w:r>
    </w:p>
    <w:p w14:paraId="5228F973" w14:textId="77777777" w:rsidR="002663CF" w:rsidRPr="00AE5D35" w:rsidRDefault="002663CF" w:rsidP="002663CF">
      <w:pPr>
        <w:pStyle w:val="ListParagraph"/>
        <w:numPr>
          <w:ilvl w:val="0"/>
          <w:numId w:val="2"/>
        </w:numPr>
        <w:rPr>
          <w:rFonts w:cstheme="minorHAnsi"/>
          <w:lang w:val="en-US"/>
        </w:rPr>
      </w:pPr>
      <w:r w:rsidRPr="00AE5D35">
        <w:rPr>
          <w:rFonts w:cstheme="minorHAnsi"/>
          <w:lang w:val="en-US"/>
        </w:rPr>
        <w:t xml:space="preserve">Study system </w:t>
      </w:r>
    </w:p>
    <w:p w14:paraId="40920718" w14:textId="228DC9C1" w:rsidR="00BA0A14" w:rsidRPr="00AE5D35" w:rsidRDefault="00C07A21" w:rsidP="00A71D2F">
      <w:pPr>
        <w:rPr>
          <w:rFonts w:asciiTheme="minorHAnsi" w:hAnsiTheme="minorHAnsi" w:cstheme="minorHAnsi"/>
        </w:rPr>
      </w:pPr>
      <w:del w:id="120" w:author="Owen Lewis" w:date="2020-06-24T13:24:00Z">
        <w:r w:rsidDel="00DD43D3">
          <w:rPr>
            <w:rFonts w:asciiTheme="minorHAnsi" w:hAnsiTheme="minorHAnsi" w:cstheme="minorHAnsi"/>
            <w:lang w:val="en-US"/>
          </w:rPr>
          <w:delText xml:space="preserve">The </w:delText>
        </w:r>
      </w:del>
      <w:ins w:id="121" w:author="Owen Lewis" w:date="2020-06-24T13:24:00Z">
        <w:r w:rsidR="00DD43D3">
          <w:rPr>
            <w:rFonts w:asciiTheme="minorHAnsi" w:hAnsiTheme="minorHAnsi" w:cstheme="minorHAnsi"/>
            <w:lang w:val="en-US"/>
          </w:rPr>
          <w:t>F</w:t>
        </w:r>
      </w:ins>
      <w:del w:id="122" w:author="Owen Lewis" w:date="2020-06-24T13:24:00Z">
        <w:r w:rsidDel="00DD43D3">
          <w:rPr>
            <w:rFonts w:asciiTheme="minorHAnsi" w:hAnsiTheme="minorHAnsi" w:cstheme="minorHAnsi"/>
            <w:lang w:val="en-US"/>
          </w:rPr>
          <w:delText>f</w:delText>
        </w:r>
      </w:del>
      <w:r w:rsidR="00252677" w:rsidRPr="00AE5D35">
        <w:rPr>
          <w:rFonts w:asciiTheme="minorHAnsi" w:hAnsiTheme="minorHAnsi" w:cstheme="minorHAnsi"/>
          <w:lang w:val="en-US"/>
        </w:rPr>
        <w:t xml:space="preserve">ield </w:t>
      </w:r>
      <w:del w:id="123" w:author="Owen Lewis" w:date="2020-06-24T13:24:00Z">
        <w:r w:rsidR="00252677" w:rsidRPr="00AE5D35" w:rsidDel="00DD43D3">
          <w:rPr>
            <w:rFonts w:asciiTheme="minorHAnsi" w:hAnsiTheme="minorHAnsi" w:cstheme="minorHAnsi"/>
            <w:lang w:val="en-US"/>
          </w:rPr>
          <w:delText xml:space="preserve">survey </w:delText>
        </w:r>
      </w:del>
      <w:ins w:id="124" w:author="Owen Lewis" w:date="2020-06-24T13:24:00Z">
        <w:r w:rsidR="00DD43D3">
          <w:rPr>
            <w:rFonts w:asciiTheme="minorHAnsi" w:hAnsiTheme="minorHAnsi" w:cstheme="minorHAnsi"/>
            <w:lang w:val="en-US"/>
          </w:rPr>
          <w:t>data on species’ distributions</w:t>
        </w:r>
        <w:r w:rsidR="00DD43D3" w:rsidRPr="00AE5D35">
          <w:rPr>
            <w:rFonts w:asciiTheme="minorHAnsi" w:hAnsiTheme="minorHAnsi" w:cstheme="minorHAnsi"/>
            <w:lang w:val="en-US"/>
          </w:rPr>
          <w:t xml:space="preserve"> </w:t>
        </w:r>
      </w:ins>
      <w:r w:rsidR="00252677" w:rsidRPr="00AE5D35">
        <w:rPr>
          <w:rFonts w:asciiTheme="minorHAnsi" w:hAnsiTheme="minorHAnsi" w:cstheme="minorHAnsi"/>
          <w:lang w:val="en-US"/>
        </w:rPr>
        <w:t>w</w:t>
      </w:r>
      <w:ins w:id="125" w:author="Owen Lewis" w:date="2020-06-24T13:24:00Z">
        <w:r w:rsidR="00DD43D3">
          <w:rPr>
            <w:rFonts w:asciiTheme="minorHAnsi" w:hAnsiTheme="minorHAnsi" w:cstheme="minorHAnsi"/>
            <w:lang w:val="en-US"/>
          </w:rPr>
          <w:t xml:space="preserve">ere </w:t>
        </w:r>
        <w:proofErr w:type="spellStart"/>
        <w:r w:rsidR="00DD43D3">
          <w:rPr>
            <w:rFonts w:asciiTheme="minorHAnsi" w:hAnsiTheme="minorHAnsi" w:cstheme="minorHAnsi"/>
            <w:lang w:val="en-US"/>
          </w:rPr>
          <w:t>collect</w:t>
        </w:r>
        <w:proofErr w:type="spellEnd"/>
        <w:r w:rsidR="00DD43D3">
          <w:rPr>
            <w:rFonts w:asciiTheme="minorHAnsi" w:hAnsiTheme="minorHAnsi" w:cstheme="minorHAnsi"/>
            <w:lang w:val="en-US"/>
          </w:rPr>
          <w:t xml:space="preserve">ed, </w:t>
        </w:r>
      </w:ins>
      <w:del w:id="126" w:author="Owen Lewis" w:date="2020-06-24T13:24:00Z">
        <w:r w:rsidR="00252677" w:rsidRPr="00AE5D35" w:rsidDel="00DD43D3">
          <w:rPr>
            <w:rFonts w:asciiTheme="minorHAnsi" w:hAnsiTheme="minorHAnsi" w:cstheme="minorHAnsi"/>
            <w:lang w:val="en-US"/>
          </w:rPr>
          <w:delText xml:space="preserve">as conducted </w:delText>
        </w:r>
      </w:del>
      <w:r w:rsidR="00252677" w:rsidRPr="00AE5D35">
        <w:rPr>
          <w:rFonts w:asciiTheme="minorHAnsi" w:hAnsiTheme="minorHAnsi" w:cstheme="minorHAnsi"/>
          <w:lang w:val="en-US"/>
        </w:rPr>
        <w:t xml:space="preserve">and laboratory cultures were </w:t>
      </w:r>
      <w:del w:id="127" w:author="Owen Lewis" w:date="2020-06-24T13:24:00Z">
        <w:r w:rsidR="00252677" w:rsidRPr="00AE5D35" w:rsidDel="00DD43D3">
          <w:rPr>
            <w:rFonts w:asciiTheme="minorHAnsi" w:hAnsiTheme="minorHAnsi" w:cstheme="minorHAnsi"/>
            <w:lang w:val="en-US"/>
          </w:rPr>
          <w:delText xml:space="preserve">collected </w:delText>
        </w:r>
      </w:del>
      <w:ins w:id="128" w:author="Owen Lewis" w:date="2020-06-24T13:24:00Z">
        <w:r w:rsidR="00DD43D3">
          <w:rPr>
            <w:rFonts w:asciiTheme="minorHAnsi" w:hAnsiTheme="minorHAnsi" w:cstheme="minorHAnsi"/>
            <w:lang w:val="en-US"/>
          </w:rPr>
          <w:t>initiated</w:t>
        </w:r>
      </w:ins>
      <w:ins w:id="129" w:author="Owen Lewis" w:date="2020-06-24T13:29:00Z">
        <w:r w:rsidR="00E832FB">
          <w:rPr>
            <w:rFonts w:asciiTheme="minorHAnsi" w:hAnsiTheme="minorHAnsi" w:cstheme="minorHAnsi"/>
            <w:lang w:val="en-US"/>
          </w:rPr>
          <w:t>,</w:t>
        </w:r>
      </w:ins>
      <w:ins w:id="130" w:author="Owen Lewis" w:date="2020-06-24T13:24:00Z">
        <w:r w:rsidR="00DD43D3" w:rsidRPr="00AE5D35">
          <w:rPr>
            <w:rFonts w:asciiTheme="minorHAnsi" w:hAnsiTheme="minorHAnsi" w:cstheme="minorHAnsi"/>
            <w:lang w:val="en-US"/>
          </w:rPr>
          <w:t xml:space="preserve"> </w:t>
        </w:r>
      </w:ins>
      <w:r w:rsidR="00252677" w:rsidRPr="00AE5D35">
        <w:rPr>
          <w:rFonts w:asciiTheme="minorHAnsi" w:hAnsiTheme="minorHAnsi" w:cstheme="minorHAnsi"/>
          <w:lang w:val="en-US"/>
        </w:rPr>
        <w:t xml:space="preserve">from </w:t>
      </w:r>
      <w:ins w:id="131" w:author="Owen Lewis" w:date="2020-06-24T13:25:00Z">
        <w:r w:rsidR="00DD43D3">
          <w:rPr>
            <w:rFonts w:asciiTheme="minorHAnsi" w:hAnsiTheme="minorHAnsi" w:cstheme="minorHAnsi"/>
            <w:lang w:val="en-US"/>
          </w:rPr>
          <w:t xml:space="preserve">rainforest </w:t>
        </w:r>
      </w:ins>
      <w:ins w:id="132" w:author="Owen Lewis" w:date="2020-06-24T13:24:00Z">
        <w:r w:rsidR="00DD43D3">
          <w:rPr>
            <w:rFonts w:asciiTheme="minorHAnsi" w:hAnsiTheme="minorHAnsi" w:cstheme="minorHAnsi"/>
            <w:lang w:val="en-US"/>
          </w:rPr>
          <w:t>sites</w:t>
        </w:r>
      </w:ins>
      <w:ins w:id="133" w:author="Owen Lewis" w:date="2020-06-24T13:25:00Z">
        <w:r w:rsidR="00DD43D3">
          <w:rPr>
            <w:rFonts w:asciiTheme="minorHAnsi" w:hAnsiTheme="minorHAnsi" w:cstheme="minorHAnsi"/>
            <w:lang w:val="en-US"/>
          </w:rPr>
          <w:t xml:space="preserve"> spanning </w:t>
        </w:r>
        <w:r w:rsidR="00DC3465">
          <w:rPr>
            <w:rFonts w:asciiTheme="minorHAnsi" w:hAnsiTheme="minorHAnsi" w:cstheme="minorHAnsi"/>
            <w:lang w:val="en-US"/>
          </w:rPr>
          <w:t xml:space="preserve">elevations </w:t>
        </w:r>
      </w:ins>
      <w:ins w:id="134" w:author="Owen Lewis" w:date="2020-06-24T13:29:00Z">
        <w:r w:rsidR="00222E68">
          <w:rPr>
            <w:rFonts w:asciiTheme="minorHAnsi" w:hAnsiTheme="minorHAnsi" w:cstheme="minorHAnsi"/>
            <w:lang w:val="en-US"/>
          </w:rPr>
          <w:t xml:space="preserve">of </w:t>
        </w:r>
        <w:r w:rsidR="00222E68" w:rsidRPr="00AE5D35">
          <w:rPr>
            <w:rFonts w:asciiTheme="minorHAnsi" w:hAnsiTheme="minorHAnsi" w:cstheme="minorHAnsi"/>
            <w:lang w:val="en-US"/>
          </w:rPr>
          <w:t xml:space="preserve">from 59 – 916 </w:t>
        </w:r>
        <w:r w:rsidR="00222E68">
          <w:rPr>
            <w:rFonts w:asciiTheme="minorHAnsi" w:hAnsiTheme="minorHAnsi" w:cstheme="minorHAnsi"/>
            <w:lang w:val="en-US"/>
          </w:rPr>
          <w:t>m</w:t>
        </w:r>
        <w:r w:rsidR="00222E68">
          <w:rPr>
            <w:rFonts w:asciiTheme="minorHAnsi" w:hAnsiTheme="minorHAnsi" w:cstheme="minorHAnsi"/>
            <w:lang w:val="en-US"/>
          </w:rPr>
          <w:t xml:space="preserve"> </w:t>
        </w:r>
        <w:r w:rsidR="00222E68">
          <w:rPr>
            <w:rFonts w:asciiTheme="minorHAnsi" w:hAnsiTheme="minorHAnsi" w:cstheme="minorHAnsi"/>
            <w:lang w:val="en-US"/>
          </w:rPr>
          <w:t>at</w:t>
        </w:r>
        <w:r w:rsidR="00222E68" w:rsidRPr="00AE5D35">
          <w:rPr>
            <w:rFonts w:asciiTheme="minorHAnsi" w:hAnsiTheme="minorHAnsi" w:cstheme="minorHAnsi"/>
            <w:lang w:val="en-US"/>
          </w:rPr>
          <w:t xml:space="preserve"> </w:t>
        </w:r>
        <w:proofErr w:type="spellStart"/>
        <w:r w:rsidR="00222E68" w:rsidRPr="00AE5D35">
          <w:rPr>
            <w:rFonts w:asciiTheme="minorHAnsi" w:hAnsiTheme="minorHAnsi" w:cstheme="minorHAnsi"/>
            <w:lang w:val="en-US"/>
          </w:rPr>
          <w:t>Paluma</w:t>
        </w:r>
        <w:proofErr w:type="spellEnd"/>
        <w:r w:rsidR="00222E68" w:rsidRPr="00AE5D35">
          <w:rPr>
            <w:rFonts w:asciiTheme="minorHAnsi" w:hAnsiTheme="minorHAnsi" w:cstheme="minorHAnsi"/>
            <w:lang w:val="en-US"/>
          </w:rPr>
          <w:t xml:space="preserve"> Range (S18° 59.031' E146° 14.096') and </w:t>
        </w:r>
        <w:proofErr w:type="spellStart"/>
        <w:r w:rsidR="00222E68" w:rsidRPr="00AE5D35">
          <w:rPr>
            <w:rFonts w:asciiTheme="minorHAnsi" w:hAnsiTheme="minorHAnsi" w:cstheme="minorHAnsi"/>
            <w:lang w:val="en-US"/>
          </w:rPr>
          <w:t>Kirrama</w:t>
        </w:r>
        <w:proofErr w:type="spellEnd"/>
        <w:r w:rsidR="00222E68" w:rsidRPr="00AE5D35">
          <w:rPr>
            <w:rFonts w:asciiTheme="minorHAnsi" w:hAnsiTheme="minorHAnsi" w:cstheme="minorHAnsi"/>
            <w:lang w:val="en-US"/>
          </w:rPr>
          <w:t xml:space="preserve"> Range (S18° 12.134' E145° 53.102')</w:t>
        </w:r>
      </w:ins>
      <w:ins w:id="135" w:author="Owen Lewis" w:date="2020-06-24T13:30:00Z">
        <w:r w:rsidR="00E832FB">
          <w:rPr>
            <w:rFonts w:asciiTheme="minorHAnsi" w:hAnsiTheme="minorHAnsi" w:cstheme="minorHAnsi"/>
            <w:lang w:val="en-US"/>
          </w:rPr>
          <w:t>,</w:t>
        </w:r>
      </w:ins>
      <w:ins w:id="136" w:author="Owen Lewis" w:date="2020-06-24T13:25:00Z">
        <w:r w:rsidR="00DD43D3">
          <w:rPr>
            <w:rFonts w:asciiTheme="minorHAnsi" w:hAnsiTheme="minorHAnsi" w:cstheme="minorHAnsi"/>
            <w:lang w:val="en-US"/>
          </w:rPr>
          <w:t xml:space="preserve"> </w:t>
        </w:r>
        <w:r w:rsidR="00DC3465">
          <w:rPr>
            <w:rFonts w:asciiTheme="minorHAnsi" w:hAnsiTheme="minorHAnsi" w:cstheme="minorHAnsi"/>
            <w:lang w:val="en-US"/>
          </w:rPr>
          <w:t xml:space="preserve">Queensland, </w:t>
        </w:r>
      </w:ins>
      <w:r w:rsidR="00252677" w:rsidRPr="00AE5D35">
        <w:rPr>
          <w:rFonts w:asciiTheme="minorHAnsi" w:hAnsiTheme="minorHAnsi" w:cstheme="minorHAnsi"/>
          <w:lang w:val="en-US"/>
        </w:rPr>
        <w:t>Australia</w:t>
      </w:r>
      <w:ins w:id="137" w:author="Owen Lewis" w:date="2020-06-24T13:25:00Z">
        <w:r w:rsidR="001E64D3">
          <w:rPr>
            <w:rFonts w:asciiTheme="minorHAnsi" w:hAnsiTheme="minorHAnsi" w:cstheme="minorHAnsi"/>
            <w:lang w:val="en-US"/>
          </w:rPr>
          <w:t>,</w:t>
        </w:r>
      </w:ins>
      <w:ins w:id="138" w:author="Owen Lewis" w:date="2020-06-24T13:30:00Z">
        <w:r w:rsidR="00E832FB">
          <w:rPr>
            <w:rFonts w:asciiTheme="minorHAnsi" w:hAnsiTheme="minorHAnsi" w:cstheme="minorHAnsi"/>
            <w:lang w:val="en-US"/>
          </w:rPr>
          <w:t xml:space="preserve">. </w:t>
        </w:r>
      </w:ins>
      <w:del w:id="139" w:author="Owen Lewis" w:date="2020-06-24T13:25:00Z">
        <w:r w:rsidR="00252677" w:rsidRPr="00AE5D35" w:rsidDel="00DC3465">
          <w:rPr>
            <w:rFonts w:asciiTheme="minorHAnsi" w:hAnsiTheme="minorHAnsi" w:cstheme="minorHAnsi"/>
            <w:lang w:val="en-US"/>
          </w:rPr>
          <w:delText>n mountainous rainforest</w:delText>
        </w:r>
        <w:r w:rsidR="00252677" w:rsidRPr="00AE5D35" w:rsidDel="001E64D3">
          <w:rPr>
            <w:rFonts w:asciiTheme="minorHAnsi" w:hAnsiTheme="minorHAnsi" w:cstheme="minorHAnsi"/>
            <w:lang w:val="en-US"/>
          </w:rPr>
          <w:delText>:</w:delText>
        </w:r>
      </w:del>
      <w:del w:id="140" w:author="Owen Lewis" w:date="2020-06-24T13:29:00Z">
        <w:r w:rsidR="00252677" w:rsidRPr="00AE5D35" w:rsidDel="00222E68">
          <w:rPr>
            <w:rFonts w:asciiTheme="minorHAnsi" w:hAnsiTheme="minorHAnsi" w:cstheme="minorHAnsi"/>
            <w:lang w:val="en-US"/>
          </w:rPr>
          <w:delText xml:space="preserve"> </w:delText>
        </w:r>
        <w:r w:rsidR="00045B7F" w:rsidRPr="00AE5D35" w:rsidDel="00222E68">
          <w:rPr>
            <w:rFonts w:asciiTheme="minorHAnsi" w:hAnsiTheme="minorHAnsi" w:cstheme="minorHAnsi"/>
            <w:lang w:val="en-US"/>
          </w:rPr>
          <w:delText>Paluma Range (S18° 59.031' E146° 14.096') and Kirrama Range (S18° 12.134' E145° 53.102')</w:delText>
        </w:r>
        <w:r w:rsidR="00252677" w:rsidRPr="00AE5D35" w:rsidDel="00222E68">
          <w:rPr>
            <w:rFonts w:asciiTheme="minorHAnsi" w:hAnsiTheme="minorHAnsi" w:cstheme="minorHAnsi"/>
            <w:lang w:val="en-US"/>
          </w:rPr>
          <w:delText xml:space="preserve">. </w:delText>
        </w:r>
      </w:del>
      <w:del w:id="141" w:author="Owen Lewis" w:date="2020-06-24T13:26:00Z">
        <w:r w:rsidR="00C23C9E" w:rsidRPr="00AE5D35" w:rsidDel="001E64D3">
          <w:rPr>
            <w:rFonts w:asciiTheme="minorHAnsi" w:hAnsiTheme="minorHAnsi" w:cstheme="minorHAnsi"/>
            <w:lang w:val="en-US"/>
          </w:rPr>
          <w:delText xml:space="preserve">The </w:delText>
        </w:r>
      </w:del>
      <w:ins w:id="142" w:author="Owen Lewis" w:date="2020-06-24T13:30:00Z">
        <w:r w:rsidR="00E832FB">
          <w:rPr>
            <w:rFonts w:asciiTheme="minorHAnsi" w:hAnsiTheme="minorHAnsi" w:cstheme="minorHAnsi"/>
            <w:lang w:val="en-US"/>
          </w:rPr>
          <w:t>M</w:t>
        </w:r>
      </w:ins>
      <w:del w:id="143" w:author="Owen Lewis" w:date="2020-06-24T13:26:00Z">
        <w:r w:rsidR="00C23C9E" w:rsidRPr="00AE5D35" w:rsidDel="001E64D3">
          <w:rPr>
            <w:rFonts w:asciiTheme="minorHAnsi" w:hAnsiTheme="minorHAnsi" w:cstheme="minorHAnsi"/>
            <w:lang w:val="en-US"/>
          </w:rPr>
          <w:delText>t</w:delText>
        </w:r>
      </w:del>
      <w:del w:id="144" w:author="Owen Lewis" w:date="2020-06-24T13:27:00Z">
        <w:r w:rsidR="00C23C9E" w:rsidRPr="00AE5D35" w:rsidDel="00DC5215">
          <w:rPr>
            <w:rFonts w:asciiTheme="minorHAnsi" w:hAnsiTheme="minorHAnsi" w:cstheme="minorHAnsi"/>
            <w:lang w:val="en-US"/>
          </w:rPr>
          <w:delText xml:space="preserve">wo transects </w:delText>
        </w:r>
      </w:del>
      <w:del w:id="145" w:author="Owen Lewis" w:date="2020-06-24T13:30:00Z">
        <w:r w:rsidR="00045B7F" w:rsidRPr="00AE5D35" w:rsidDel="00E832FB">
          <w:rPr>
            <w:rFonts w:asciiTheme="minorHAnsi" w:hAnsiTheme="minorHAnsi" w:cstheme="minorHAnsi"/>
            <w:lang w:val="en-US"/>
          </w:rPr>
          <w:delText xml:space="preserve">spanned </w:delText>
        </w:r>
      </w:del>
      <w:del w:id="146" w:author="Owen Lewis" w:date="2020-06-24T13:29:00Z">
        <w:r w:rsidR="00045B7F" w:rsidRPr="00AE5D35" w:rsidDel="00222E68">
          <w:rPr>
            <w:rFonts w:asciiTheme="minorHAnsi" w:hAnsiTheme="minorHAnsi" w:cstheme="minorHAnsi"/>
            <w:lang w:val="en-US"/>
          </w:rPr>
          <w:delText xml:space="preserve">from 59 – 916 </w:delText>
        </w:r>
      </w:del>
      <w:del w:id="147" w:author="Owen Lewis" w:date="2020-06-24T13:27:00Z">
        <w:r w:rsidR="00045B7F" w:rsidRPr="00AE5D35" w:rsidDel="00C64F51">
          <w:rPr>
            <w:rFonts w:asciiTheme="minorHAnsi" w:hAnsiTheme="minorHAnsi" w:cstheme="minorHAnsi"/>
            <w:lang w:val="en-US"/>
          </w:rPr>
          <w:delText>m</w:delText>
        </w:r>
        <w:r w:rsidR="00474543" w:rsidRPr="00AE5D35" w:rsidDel="00C64F51">
          <w:rPr>
            <w:rFonts w:asciiTheme="minorHAnsi" w:hAnsiTheme="minorHAnsi" w:cstheme="minorHAnsi"/>
            <w:lang w:val="en-US"/>
          </w:rPr>
          <w:delText>et</w:delText>
        </w:r>
        <w:r w:rsidDel="00C64F51">
          <w:rPr>
            <w:rFonts w:asciiTheme="minorHAnsi" w:hAnsiTheme="minorHAnsi" w:cstheme="minorHAnsi"/>
            <w:lang w:val="en-US"/>
          </w:rPr>
          <w:delText>er</w:delText>
        </w:r>
        <w:r w:rsidR="00474543" w:rsidRPr="00AE5D35" w:rsidDel="00C64F51">
          <w:rPr>
            <w:rFonts w:asciiTheme="minorHAnsi" w:hAnsiTheme="minorHAnsi" w:cstheme="minorHAnsi"/>
            <w:lang w:val="en-US"/>
          </w:rPr>
          <w:delText>s</w:delText>
        </w:r>
        <w:r w:rsidR="00045B7F" w:rsidRPr="00AE5D35" w:rsidDel="00DC5215">
          <w:rPr>
            <w:rFonts w:asciiTheme="minorHAnsi" w:hAnsiTheme="minorHAnsi" w:cstheme="minorHAnsi"/>
            <w:lang w:val="en-US"/>
          </w:rPr>
          <w:delText xml:space="preserve"> above sea level </w:delText>
        </w:r>
      </w:del>
      <w:del w:id="148" w:author="Owen Lewis" w:date="2020-06-24T13:28:00Z">
        <w:r w:rsidR="00045B7F" w:rsidRPr="00AE5D35" w:rsidDel="00C64F51">
          <w:rPr>
            <w:rFonts w:asciiTheme="minorHAnsi" w:hAnsiTheme="minorHAnsi" w:cstheme="minorHAnsi"/>
            <w:lang w:val="en-US"/>
          </w:rPr>
          <w:delText>and experienced an average</w:delText>
        </w:r>
      </w:del>
      <w:ins w:id="149" w:author="Owen Lewis" w:date="2020-06-24T13:28:00Z">
        <w:r w:rsidR="00C64F51">
          <w:rPr>
            <w:rFonts w:asciiTheme="minorHAnsi" w:hAnsiTheme="minorHAnsi" w:cstheme="minorHAnsi"/>
            <w:lang w:val="en-US"/>
          </w:rPr>
          <w:t>ean</w:t>
        </w:r>
      </w:ins>
      <w:r w:rsidR="00045B7F" w:rsidRPr="00AE5D35">
        <w:rPr>
          <w:rFonts w:asciiTheme="minorHAnsi" w:hAnsiTheme="minorHAnsi" w:cstheme="minorHAnsi"/>
          <w:lang w:val="en-US"/>
        </w:rPr>
        <w:t xml:space="preserve"> temperature</w:t>
      </w:r>
      <w:ins w:id="150" w:author="Owen Lewis" w:date="2020-06-24T13:28:00Z">
        <w:r w:rsidR="00C64F51">
          <w:rPr>
            <w:rFonts w:asciiTheme="minorHAnsi" w:hAnsiTheme="minorHAnsi" w:cstheme="minorHAnsi"/>
            <w:lang w:val="en-US"/>
          </w:rPr>
          <w:t>s</w:t>
        </w:r>
      </w:ins>
      <w:ins w:id="151" w:author="Owen Lewis" w:date="2020-06-24T13:30:00Z">
        <w:r w:rsidR="00E832FB">
          <w:rPr>
            <w:rFonts w:asciiTheme="minorHAnsi" w:hAnsiTheme="minorHAnsi" w:cstheme="minorHAnsi"/>
            <w:lang w:val="en-US"/>
          </w:rPr>
          <w:t xml:space="preserve"> at study sites</w:t>
        </w:r>
      </w:ins>
      <w:r w:rsidR="00045B7F" w:rsidRPr="00AE5D35">
        <w:rPr>
          <w:rFonts w:asciiTheme="minorHAnsi" w:hAnsiTheme="minorHAnsi" w:cstheme="minorHAnsi"/>
          <w:lang w:val="en-US"/>
        </w:rPr>
        <w:t xml:space="preserve"> </w:t>
      </w:r>
      <w:del w:id="152" w:author="Owen Lewis" w:date="2020-06-24T13:30:00Z">
        <w:r w:rsidR="00045B7F" w:rsidRPr="00AE5D35" w:rsidDel="00E832FB">
          <w:rPr>
            <w:rFonts w:asciiTheme="minorHAnsi" w:hAnsiTheme="minorHAnsi" w:cstheme="minorHAnsi"/>
            <w:lang w:val="en-US"/>
          </w:rPr>
          <w:delText>rang</w:delText>
        </w:r>
      </w:del>
      <w:del w:id="153" w:author="Owen Lewis" w:date="2020-06-24T13:28:00Z">
        <w:r w:rsidR="00045B7F" w:rsidRPr="00AE5D35" w:rsidDel="00C64F51">
          <w:rPr>
            <w:rFonts w:asciiTheme="minorHAnsi" w:hAnsiTheme="minorHAnsi" w:cstheme="minorHAnsi"/>
            <w:lang w:val="en-US"/>
          </w:rPr>
          <w:delText>ed</w:delText>
        </w:r>
      </w:del>
      <w:ins w:id="154" w:author="Owen Lewis" w:date="2020-06-24T13:30:00Z">
        <w:r w:rsidR="00E832FB">
          <w:rPr>
            <w:rFonts w:asciiTheme="minorHAnsi" w:hAnsiTheme="minorHAnsi" w:cstheme="minorHAnsi"/>
            <w:lang w:val="en-US"/>
          </w:rPr>
          <w:t>ranged</w:t>
        </w:r>
      </w:ins>
      <w:r w:rsidR="00045B7F" w:rsidRPr="00AE5D35">
        <w:rPr>
          <w:rFonts w:asciiTheme="minorHAnsi" w:hAnsiTheme="minorHAnsi" w:cstheme="minorHAnsi"/>
        </w:rPr>
        <w:t xml:space="preserve"> from 21</w:t>
      </w:r>
      <w:r w:rsidR="00474543" w:rsidRPr="00AE5D35">
        <w:rPr>
          <w:rFonts w:asciiTheme="minorHAnsi" w:hAnsiTheme="minorHAnsi" w:cstheme="minorHAnsi"/>
        </w:rPr>
        <w:t>°C</w:t>
      </w:r>
      <w:r w:rsidR="00045B7F" w:rsidRPr="00AE5D35">
        <w:rPr>
          <w:rFonts w:asciiTheme="minorHAnsi" w:hAnsiTheme="minorHAnsi" w:cstheme="minorHAnsi"/>
        </w:rPr>
        <w:t xml:space="preserve"> to 26°C</w:t>
      </w:r>
      <w:del w:id="155" w:author="Owen Lewis" w:date="2020-06-24T13:30:00Z">
        <w:r w:rsidR="00045B7F" w:rsidRPr="00AE5D35" w:rsidDel="00661CC1">
          <w:rPr>
            <w:rFonts w:asciiTheme="minorHAnsi" w:hAnsiTheme="minorHAnsi" w:cstheme="minorHAnsi"/>
          </w:rPr>
          <w:delText xml:space="preserve">. These sites represent the three </w:delText>
        </w:r>
        <w:r w:rsidR="00664793" w:rsidRPr="00AE5D35" w:rsidDel="00661CC1">
          <w:rPr>
            <w:rFonts w:asciiTheme="minorHAnsi" w:hAnsiTheme="minorHAnsi" w:cstheme="minorHAnsi"/>
          </w:rPr>
          <w:delText>“</w:delText>
        </w:r>
        <w:r w:rsidR="00045B7F" w:rsidRPr="00AE5D35" w:rsidDel="00661CC1">
          <w:rPr>
            <w:rFonts w:asciiTheme="minorHAnsi" w:hAnsiTheme="minorHAnsi" w:cstheme="minorHAnsi"/>
          </w:rPr>
          <w:delText>ecologically significant climatic zones</w:delText>
        </w:r>
        <w:r w:rsidR="00664793" w:rsidRPr="00AE5D35" w:rsidDel="00661CC1">
          <w:rPr>
            <w:rFonts w:asciiTheme="minorHAnsi" w:hAnsiTheme="minorHAnsi" w:cstheme="minorHAnsi"/>
          </w:rPr>
          <w:delText>”</w:delText>
        </w:r>
        <w:r w:rsidR="00045B7F" w:rsidRPr="00AE5D35" w:rsidDel="00661CC1">
          <w:rPr>
            <w:rFonts w:asciiTheme="minorHAnsi" w:hAnsiTheme="minorHAnsi" w:cstheme="minorHAnsi"/>
          </w:rPr>
          <w:delText xml:space="preserve"> based on forest structure across the altitude range of each mountain. </w:delText>
        </w:r>
      </w:del>
      <w:ins w:id="156" w:author="Owen Lewis" w:date="2020-06-24T13:30:00Z">
        <w:r w:rsidR="00661CC1">
          <w:rPr>
            <w:rFonts w:asciiTheme="minorHAnsi" w:hAnsiTheme="minorHAnsi" w:cstheme="minorHAnsi"/>
          </w:rPr>
          <w:t>.</w:t>
        </w:r>
      </w:ins>
    </w:p>
    <w:p w14:paraId="11A7A4E1" w14:textId="5E734B8E" w:rsidR="00302A7A" w:rsidRPr="00AE5D35" w:rsidRDefault="00066D54" w:rsidP="00045B7F">
      <w:pPr>
        <w:ind w:firstLine="360"/>
        <w:rPr>
          <w:rFonts w:asciiTheme="minorHAnsi" w:hAnsiTheme="minorHAnsi" w:cstheme="minorHAnsi"/>
          <w:lang w:val="en-US"/>
        </w:rPr>
      </w:pPr>
      <w:r w:rsidRPr="00AE5D35">
        <w:rPr>
          <w:rFonts w:asciiTheme="minorHAnsi" w:hAnsiTheme="minorHAnsi" w:cstheme="minorHAnsi"/>
          <w:i/>
          <w:iCs/>
        </w:rPr>
        <w:t xml:space="preserve">Drosophila </w:t>
      </w:r>
      <w:proofErr w:type="spellStart"/>
      <w:r w:rsidRPr="00AE5D35">
        <w:rPr>
          <w:rFonts w:asciiTheme="minorHAnsi" w:hAnsiTheme="minorHAnsi" w:cstheme="minorHAnsi"/>
        </w:rPr>
        <w:t>isofemale</w:t>
      </w:r>
      <w:proofErr w:type="spellEnd"/>
      <w:r w:rsidRPr="00AE5D35">
        <w:rPr>
          <w:rFonts w:asciiTheme="minorHAnsi" w:hAnsiTheme="minorHAnsi" w:cstheme="minorHAnsi"/>
        </w:rPr>
        <w:t xml:space="preserve"> cultures</w:t>
      </w:r>
      <w:r w:rsidR="009B358C" w:rsidRPr="00AE5D35">
        <w:rPr>
          <w:rFonts w:asciiTheme="minorHAnsi" w:hAnsiTheme="minorHAnsi" w:cstheme="minorHAnsi"/>
        </w:rPr>
        <w:t xml:space="preserve"> </w:t>
      </w:r>
      <w:r w:rsidRPr="00AE5D35">
        <w:rPr>
          <w:rFonts w:asciiTheme="minorHAnsi" w:hAnsiTheme="minorHAnsi" w:cstheme="minorHAnsi"/>
        </w:rPr>
        <w:t>were established</w:t>
      </w:r>
      <w:ins w:id="157" w:author="Owen Lewis" w:date="2020-06-24T13:30:00Z">
        <w:r w:rsidR="00661CC1">
          <w:rPr>
            <w:rFonts w:asciiTheme="minorHAnsi" w:hAnsiTheme="minorHAnsi" w:cstheme="minorHAnsi"/>
          </w:rPr>
          <w:t xml:space="preserve"> in 2017 and 2018</w:t>
        </w:r>
      </w:ins>
      <w:r w:rsidR="00045B7F" w:rsidRPr="00AE5D35">
        <w:rPr>
          <w:rFonts w:asciiTheme="minorHAnsi" w:hAnsiTheme="minorHAnsi" w:cstheme="minorHAnsi"/>
        </w:rPr>
        <w:t xml:space="preserve"> from pupae collected from </w:t>
      </w:r>
      <w:r w:rsidR="00C23C9E" w:rsidRPr="00AE5D35">
        <w:rPr>
          <w:rFonts w:asciiTheme="minorHAnsi" w:hAnsiTheme="minorHAnsi" w:cstheme="minorHAnsi"/>
        </w:rPr>
        <w:t xml:space="preserve">both high- and low-altitude </w:t>
      </w:r>
      <w:r w:rsidR="00045B7F" w:rsidRPr="00AE5D35">
        <w:rPr>
          <w:rFonts w:asciiTheme="minorHAnsi" w:hAnsiTheme="minorHAnsi" w:cstheme="minorHAnsi"/>
        </w:rPr>
        <w:t>sites.</w:t>
      </w:r>
      <w:r w:rsidRPr="00AE5D35">
        <w:rPr>
          <w:rFonts w:asciiTheme="minorHAnsi" w:hAnsiTheme="minorHAnsi" w:cstheme="minorHAnsi"/>
        </w:rPr>
        <w:t xml:space="preserve"> </w:t>
      </w:r>
      <w:del w:id="158" w:author="Owen Lewis" w:date="2020-06-24T13:31:00Z">
        <w:r w:rsidRPr="00AE5D35" w:rsidDel="00B04D68">
          <w:rPr>
            <w:rFonts w:asciiTheme="minorHAnsi" w:hAnsiTheme="minorHAnsi" w:cstheme="minorHAnsi"/>
          </w:rPr>
          <w:delText xml:space="preserve">All </w:delText>
        </w:r>
      </w:del>
      <w:proofErr w:type="spellStart"/>
      <w:ins w:id="159" w:author="Owen Lewis" w:date="2020-06-24T13:31:00Z">
        <w:r w:rsidR="00B04D68">
          <w:rPr>
            <w:rFonts w:asciiTheme="minorHAnsi" w:hAnsiTheme="minorHAnsi" w:cstheme="minorHAnsi"/>
          </w:rPr>
          <w:t>C</w:t>
        </w:r>
      </w:ins>
      <w:del w:id="160" w:author="Owen Lewis" w:date="2020-06-24T13:31:00Z">
        <w:r w:rsidRPr="00AE5D35" w:rsidDel="00B04D68">
          <w:rPr>
            <w:rFonts w:asciiTheme="minorHAnsi" w:hAnsiTheme="minorHAnsi" w:cstheme="minorHAnsi"/>
          </w:rPr>
          <w:delText>cu</w:delText>
        </w:r>
      </w:del>
      <w:r w:rsidRPr="00AE5D35">
        <w:rPr>
          <w:rFonts w:asciiTheme="minorHAnsi" w:hAnsiTheme="minorHAnsi" w:cstheme="minorHAnsi"/>
        </w:rPr>
        <w:t>ltures</w:t>
      </w:r>
      <w:proofErr w:type="spellEnd"/>
      <w:r w:rsidRPr="00AE5D35">
        <w:rPr>
          <w:rFonts w:asciiTheme="minorHAnsi" w:hAnsiTheme="minorHAnsi" w:cstheme="minorHAnsi"/>
        </w:rPr>
        <w:t xml:space="preserve"> were maintained at 2</w:t>
      </w:r>
      <w:r w:rsidR="00CA4488">
        <w:rPr>
          <w:rFonts w:asciiTheme="minorHAnsi" w:hAnsiTheme="minorHAnsi" w:cstheme="minorHAnsi"/>
        </w:rPr>
        <w:t>4</w:t>
      </w:r>
      <w:r w:rsidRPr="00AE5D35">
        <w:rPr>
          <w:rFonts w:asciiTheme="minorHAnsi" w:hAnsiTheme="minorHAnsi" w:cstheme="minorHAnsi"/>
        </w:rPr>
        <w:t xml:space="preserve">°C </w:t>
      </w:r>
      <w:r w:rsidR="003431C6" w:rsidRPr="00AE5D35">
        <w:rPr>
          <w:rFonts w:asciiTheme="minorHAnsi" w:hAnsiTheme="minorHAnsi" w:cstheme="minorHAnsi"/>
        </w:rPr>
        <w:t xml:space="preserve">and </w:t>
      </w:r>
      <w:r w:rsidRPr="00AE5D35">
        <w:rPr>
          <w:rFonts w:asciiTheme="minorHAnsi" w:hAnsiTheme="minorHAnsi" w:cstheme="minorHAnsi"/>
        </w:rPr>
        <w:t>12</w:t>
      </w:r>
      <w:r w:rsidR="003431C6" w:rsidRPr="00AE5D35">
        <w:rPr>
          <w:rFonts w:asciiTheme="minorHAnsi" w:hAnsiTheme="minorHAnsi" w:cstheme="minorHAnsi"/>
        </w:rPr>
        <w:t>/</w:t>
      </w:r>
      <w:r w:rsidRPr="00AE5D35">
        <w:rPr>
          <w:rFonts w:asciiTheme="minorHAnsi" w:hAnsiTheme="minorHAnsi" w:cstheme="minorHAnsi"/>
        </w:rPr>
        <w:t xml:space="preserve">12 </w:t>
      </w:r>
      <w:r w:rsidR="003431C6" w:rsidRPr="00AE5D35">
        <w:rPr>
          <w:rFonts w:asciiTheme="minorHAnsi" w:hAnsiTheme="minorHAnsi" w:cstheme="minorHAnsi"/>
        </w:rPr>
        <w:t xml:space="preserve">L/D </w:t>
      </w:r>
      <w:r w:rsidRPr="00AE5D35">
        <w:rPr>
          <w:rFonts w:asciiTheme="minorHAnsi" w:hAnsiTheme="minorHAnsi" w:cstheme="minorHAnsi"/>
        </w:rPr>
        <w:t>cycle at the Biology Centre, Czech Academy of Sciences</w:t>
      </w:r>
      <w:del w:id="161" w:author="Owen Lewis" w:date="2020-06-24T13:30:00Z">
        <w:r w:rsidR="00474543" w:rsidRPr="00AE5D35" w:rsidDel="00661CC1">
          <w:rPr>
            <w:rFonts w:asciiTheme="minorHAnsi" w:hAnsiTheme="minorHAnsi" w:cstheme="minorHAnsi"/>
          </w:rPr>
          <w:delText xml:space="preserve"> since 2017 and 2018</w:delText>
        </w:r>
      </w:del>
      <w:ins w:id="162" w:author="Owen Lewis" w:date="2020-06-24T13:31:00Z">
        <w:r w:rsidR="00B04D68">
          <w:rPr>
            <w:rFonts w:asciiTheme="minorHAnsi" w:hAnsiTheme="minorHAnsi" w:cstheme="minorHAnsi"/>
          </w:rPr>
          <w:t xml:space="preserve"> and</w:t>
        </w:r>
      </w:ins>
      <w:del w:id="163" w:author="Owen Lewis" w:date="2020-06-24T13:31:00Z">
        <w:r w:rsidRPr="00AE5D35" w:rsidDel="00B04D68">
          <w:rPr>
            <w:rFonts w:asciiTheme="minorHAnsi" w:hAnsiTheme="minorHAnsi" w:cstheme="minorHAnsi"/>
          </w:rPr>
          <w:delText>. They were</w:delText>
        </w:r>
      </w:del>
      <w:r w:rsidRPr="00AE5D35">
        <w:rPr>
          <w:rFonts w:asciiTheme="minorHAnsi" w:hAnsiTheme="minorHAnsi" w:cstheme="minorHAnsi"/>
        </w:rPr>
        <w:t xml:space="preserve"> transferred and maintained at 25°C </w:t>
      </w:r>
      <w:r w:rsidR="003431C6" w:rsidRPr="00AE5D35">
        <w:rPr>
          <w:rFonts w:asciiTheme="minorHAnsi" w:hAnsiTheme="minorHAnsi" w:cstheme="minorHAnsi"/>
        </w:rPr>
        <w:t>and</w:t>
      </w:r>
      <w:r w:rsidRPr="00AE5D35">
        <w:rPr>
          <w:rFonts w:asciiTheme="minorHAnsi" w:hAnsiTheme="minorHAnsi" w:cstheme="minorHAnsi"/>
        </w:rPr>
        <w:t xml:space="preserve"> </w:t>
      </w:r>
      <w:r w:rsidR="003431C6" w:rsidRPr="00AE5D35">
        <w:rPr>
          <w:rFonts w:asciiTheme="minorHAnsi" w:hAnsiTheme="minorHAnsi" w:cstheme="minorHAnsi"/>
        </w:rPr>
        <w:t xml:space="preserve">12/12 L/D cycle </w:t>
      </w:r>
      <w:r w:rsidRPr="00AE5D35">
        <w:rPr>
          <w:rFonts w:asciiTheme="minorHAnsi" w:hAnsiTheme="minorHAnsi" w:cstheme="minorHAnsi"/>
        </w:rPr>
        <w:t xml:space="preserve">at the Department of Zoology, </w:t>
      </w:r>
      <w:r w:rsidR="00C07A21">
        <w:rPr>
          <w:rFonts w:asciiTheme="minorHAnsi" w:hAnsiTheme="minorHAnsi" w:cstheme="minorHAnsi"/>
        </w:rPr>
        <w:t xml:space="preserve">the </w:t>
      </w:r>
      <w:r w:rsidRPr="00AE5D35">
        <w:rPr>
          <w:rFonts w:asciiTheme="minorHAnsi" w:hAnsiTheme="minorHAnsi" w:cstheme="minorHAnsi"/>
        </w:rPr>
        <w:t>University of Oxford</w:t>
      </w:r>
      <w:ins w:id="164" w:author="Owen Lewis" w:date="2020-06-24T13:31:00Z">
        <w:r w:rsidR="00B04D68">
          <w:rPr>
            <w:rFonts w:asciiTheme="minorHAnsi" w:hAnsiTheme="minorHAnsi" w:cstheme="minorHAnsi"/>
          </w:rPr>
          <w:t>, UK,</w:t>
        </w:r>
      </w:ins>
      <w:r w:rsidRPr="00AE5D35">
        <w:rPr>
          <w:rFonts w:asciiTheme="minorHAnsi" w:hAnsiTheme="minorHAnsi" w:cstheme="minorHAnsi"/>
        </w:rPr>
        <w:t xml:space="preserve"> </w:t>
      </w:r>
      <w:del w:id="165" w:author="Owen Lewis" w:date="2020-06-24T13:31:00Z">
        <w:r w:rsidR="00A71D2F" w:rsidRPr="00AE5D35" w:rsidDel="00B04D68">
          <w:rPr>
            <w:rFonts w:asciiTheme="minorHAnsi" w:hAnsiTheme="minorHAnsi" w:cstheme="minorHAnsi"/>
          </w:rPr>
          <w:delText>since</w:delText>
        </w:r>
        <w:r w:rsidRPr="00AE5D35" w:rsidDel="00B04D68">
          <w:rPr>
            <w:rFonts w:asciiTheme="minorHAnsi" w:hAnsiTheme="minorHAnsi" w:cstheme="minorHAnsi"/>
          </w:rPr>
          <w:delText xml:space="preserve"> </w:delText>
        </w:r>
      </w:del>
      <w:ins w:id="166" w:author="Owen Lewis" w:date="2020-06-24T13:31:00Z">
        <w:r w:rsidR="00B04D68">
          <w:rPr>
            <w:rFonts w:asciiTheme="minorHAnsi" w:hAnsiTheme="minorHAnsi" w:cstheme="minorHAnsi"/>
          </w:rPr>
          <w:t>from</w:t>
        </w:r>
        <w:r w:rsidR="00B04D68" w:rsidRPr="00AE5D35">
          <w:rPr>
            <w:rFonts w:asciiTheme="minorHAnsi" w:hAnsiTheme="minorHAnsi" w:cstheme="minorHAnsi"/>
          </w:rPr>
          <w:t xml:space="preserve"> </w:t>
        </w:r>
      </w:ins>
      <w:r w:rsidRPr="00AE5D35">
        <w:rPr>
          <w:rFonts w:asciiTheme="minorHAnsi" w:hAnsiTheme="minorHAnsi" w:cstheme="minorHAnsi"/>
        </w:rPr>
        <w:t>December 2018</w:t>
      </w:r>
      <w:r w:rsidR="00A71D2F" w:rsidRPr="00AE5D35">
        <w:rPr>
          <w:rFonts w:asciiTheme="minorHAnsi" w:hAnsiTheme="minorHAnsi" w:cstheme="minorHAnsi"/>
        </w:rPr>
        <w:t>.</w:t>
      </w:r>
      <w:r w:rsidR="00BA0A14" w:rsidRPr="00AE5D35">
        <w:rPr>
          <w:rFonts w:asciiTheme="minorHAnsi" w:hAnsiTheme="minorHAnsi" w:cstheme="minorHAnsi"/>
        </w:rPr>
        <w:t xml:space="preserve"> They</w:t>
      </w:r>
      <w:r w:rsidR="00BA0A14" w:rsidRPr="00AE5D35">
        <w:rPr>
          <w:rFonts w:asciiTheme="minorHAnsi" w:hAnsiTheme="minorHAnsi" w:cstheme="minorHAnsi"/>
          <w:i/>
          <w:iCs/>
        </w:rPr>
        <w:t xml:space="preserve"> </w:t>
      </w:r>
      <w:r w:rsidR="00A71D2F" w:rsidRPr="00AE5D35">
        <w:rPr>
          <w:rFonts w:asciiTheme="minorHAnsi" w:hAnsiTheme="minorHAnsi" w:cstheme="minorHAnsi"/>
        </w:rPr>
        <w:t xml:space="preserve">were maintained on standard </w:t>
      </w:r>
      <w:r w:rsidR="00A71D2F" w:rsidRPr="00AE5D35">
        <w:rPr>
          <w:rFonts w:asciiTheme="minorHAnsi" w:hAnsiTheme="minorHAnsi" w:cstheme="minorHAnsi"/>
          <w:i/>
          <w:iCs/>
        </w:rPr>
        <w:t xml:space="preserve">Drosophila </w:t>
      </w:r>
      <w:r w:rsidR="00A71D2F" w:rsidRPr="00AE5D35">
        <w:rPr>
          <w:rFonts w:asciiTheme="minorHAnsi" w:hAnsiTheme="minorHAnsi" w:cstheme="minorHAnsi"/>
        </w:rPr>
        <w:t>medium (</w:t>
      </w:r>
      <w:commentRangeStart w:id="167"/>
      <w:r w:rsidR="00A71D2F" w:rsidRPr="00AE5D35">
        <w:rPr>
          <w:rFonts w:asciiTheme="minorHAnsi" w:hAnsiTheme="minorHAnsi" w:cstheme="minorHAnsi"/>
        </w:rPr>
        <w:t>corn flour, yeast, sugar, agar</w:t>
      </w:r>
      <w:r w:rsidR="00C07A21">
        <w:rPr>
          <w:rFonts w:asciiTheme="minorHAnsi" w:hAnsiTheme="minorHAnsi" w:cstheme="minorHAnsi"/>
        </w:rPr>
        <w:t>,</w:t>
      </w:r>
      <w:r w:rsidR="00A71D2F" w:rsidRPr="00AE5D35">
        <w:rPr>
          <w:rFonts w:asciiTheme="minorHAnsi" w:hAnsiTheme="minorHAnsi" w:cstheme="minorHAnsi"/>
        </w:rPr>
        <w:t xml:space="preserve"> and methyl-4-hydroxybenzoate</w:t>
      </w:r>
      <w:commentRangeEnd w:id="167"/>
      <w:r w:rsidR="00D976AF" w:rsidRPr="00AE5D35">
        <w:rPr>
          <w:rStyle w:val="CommentReference"/>
          <w:rFonts w:asciiTheme="minorHAnsi" w:eastAsiaTheme="minorHAnsi" w:hAnsiTheme="minorHAnsi" w:cstheme="minorHAnsi"/>
          <w:sz w:val="24"/>
          <w:szCs w:val="24"/>
          <w:lang w:eastAsia="en-US"/>
        </w:rPr>
        <w:commentReference w:id="167"/>
      </w:r>
      <w:r w:rsidR="00A71D2F" w:rsidRPr="00AE5D35">
        <w:rPr>
          <w:rFonts w:asciiTheme="minorHAnsi" w:hAnsiTheme="minorHAnsi" w:cstheme="minorHAnsi"/>
        </w:rPr>
        <w:t>) for approximately 15 to 30 non-overlapping generations in Czech</w:t>
      </w:r>
      <w:r w:rsidR="00CA4488">
        <w:rPr>
          <w:rFonts w:asciiTheme="minorHAnsi" w:hAnsiTheme="minorHAnsi" w:cstheme="minorHAnsi"/>
        </w:rPr>
        <w:t xml:space="preserve"> Republic</w:t>
      </w:r>
      <w:r w:rsidR="00A71D2F" w:rsidRPr="00AE5D35">
        <w:rPr>
          <w:rFonts w:asciiTheme="minorHAnsi" w:hAnsiTheme="minorHAnsi" w:cstheme="minorHAnsi"/>
        </w:rPr>
        <w:t xml:space="preserve"> and additional approximately 4-7 non-overlapping generations in Oxford before they were used to </w:t>
      </w:r>
      <w:r w:rsidR="00474543" w:rsidRPr="00AE5D35">
        <w:rPr>
          <w:rFonts w:asciiTheme="minorHAnsi" w:hAnsiTheme="minorHAnsi" w:cstheme="minorHAnsi"/>
        </w:rPr>
        <w:t>construct</w:t>
      </w:r>
      <w:r w:rsidR="00A71D2F" w:rsidRPr="00AE5D35">
        <w:rPr>
          <w:rFonts w:asciiTheme="minorHAnsi" w:hAnsiTheme="minorHAnsi" w:cstheme="minorHAnsi"/>
        </w:rPr>
        <w:t xml:space="preserve"> mass bred </w:t>
      </w:r>
      <w:r w:rsidR="00045B7F" w:rsidRPr="00AE5D35">
        <w:rPr>
          <w:rFonts w:asciiTheme="minorHAnsi" w:hAnsiTheme="minorHAnsi" w:cstheme="minorHAnsi"/>
        </w:rPr>
        <w:t>lines</w:t>
      </w:r>
      <w:ins w:id="168" w:author="Owen Lewis" w:date="2020-06-24T13:31:00Z">
        <w:r w:rsidR="00097048">
          <w:rPr>
            <w:rFonts w:asciiTheme="minorHAnsi" w:hAnsiTheme="minorHAnsi" w:cstheme="minorHAnsi"/>
          </w:rPr>
          <w:t xml:space="preserve"> (see below)</w:t>
        </w:r>
      </w:ins>
      <w:r w:rsidR="00A71D2F" w:rsidRPr="00AE5D35">
        <w:rPr>
          <w:rFonts w:asciiTheme="minorHAnsi" w:hAnsiTheme="minorHAnsi" w:cstheme="minorHAnsi"/>
        </w:rPr>
        <w:t>.</w:t>
      </w:r>
    </w:p>
    <w:p w14:paraId="7344CF66" w14:textId="77777777" w:rsidR="00045B7F" w:rsidRPr="00AE5D35" w:rsidRDefault="00045B7F" w:rsidP="00045B7F">
      <w:pPr>
        <w:ind w:firstLine="360"/>
        <w:rPr>
          <w:rFonts w:asciiTheme="minorHAnsi" w:hAnsiTheme="minorHAnsi" w:cstheme="minorHAnsi"/>
          <w:lang w:val="en-US"/>
        </w:rPr>
      </w:pPr>
    </w:p>
    <w:p w14:paraId="676D0B93" w14:textId="0086020D" w:rsidR="00F837DE" w:rsidRPr="00AE5D35" w:rsidRDefault="00F837DE" w:rsidP="002663CF">
      <w:pPr>
        <w:pStyle w:val="ListParagraph"/>
        <w:numPr>
          <w:ilvl w:val="0"/>
          <w:numId w:val="2"/>
        </w:numPr>
        <w:rPr>
          <w:rFonts w:cstheme="minorHAnsi"/>
          <w:lang w:val="en-US"/>
        </w:rPr>
      </w:pPr>
      <w:r w:rsidRPr="00AE5D35">
        <w:rPr>
          <w:rFonts w:cstheme="minorHAnsi"/>
          <w:lang w:val="en-US"/>
        </w:rPr>
        <w:t>Field</w:t>
      </w:r>
      <w:r w:rsidR="00343F57" w:rsidRPr="00AE5D35">
        <w:rPr>
          <w:rFonts w:cstheme="minorHAnsi"/>
          <w:lang w:val="en-US"/>
        </w:rPr>
        <w:t xml:space="preserve"> distribution survey</w:t>
      </w:r>
    </w:p>
    <w:p w14:paraId="7B37A859" w14:textId="7F1099EA" w:rsidR="00343F57" w:rsidRPr="00AE5D35" w:rsidRDefault="00302A7A" w:rsidP="00302A7A">
      <w:pPr>
        <w:rPr>
          <w:rFonts w:asciiTheme="minorHAnsi" w:eastAsia="Calibri" w:hAnsiTheme="minorHAnsi" w:cstheme="minorHAnsi"/>
        </w:rPr>
      </w:pPr>
      <w:r w:rsidRPr="00AE5D35">
        <w:rPr>
          <w:rFonts w:asciiTheme="minorHAnsi" w:hAnsiTheme="minorHAnsi" w:cstheme="minorHAnsi"/>
          <w:i/>
          <w:iCs/>
        </w:rPr>
        <w:t>Drosophila</w:t>
      </w:r>
      <w:r w:rsidRPr="00AE5D35">
        <w:rPr>
          <w:rFonts w:asciiTheme="minorHAnsi" w:hAnsiTheme="minorHAnsi" w:cstheme="minorHAnsi"/>
        </w:rPr>
        <w:t xml:space="preserve"> </w:t>
      </w:r>
      <w:r w:rsidR="00343F57" w:rsidRPr="00AE5D35">
        <w:rPr>
          <w:rFonts w:asciiTheme="minorHAnsi" w:hAnsiTheme="minorHAnsi" w:cstheme="minorHAnsi"/>
        </w:rPr>
        <w:t xml:space="preserve">pupae </w:t>
      </w:r>
      <w:r w:rsidRPr="00AE5D35">
        <w:rPr>
          <w:rFonts w:asciiTheme="minorHAnsi" w:hAnsiTheme="minorHAnsi" w:cstheme="minorHAnsi"/>
        </w:rPr>
        <w:t>were sampled using bottle traps baited with fermented banana</w:t>
      </w:r>
      <w:r w:rsidR="00F95569" w:rsidRPr="00AE5D35">
        <w:rPr>
          <w:rFonts w:asciiTheme="minorHAnsi" w:hAnsiTheme="minorHAnsi" w:cstheme="minorHAnsi"/>
        </w:rPr>
        <w:t xml:space="preserve"> </w:t>
      </w:r>
      <w:r w:rsidR="00C07A21">
        <w:rPr>
          <w:rFonts w:asciiTheme="minorHAnsi" w:hAnsiTheme="minorHAnsi" w:cstheme="minorHAnsi"/>
        </w:rPr>
        <w:t>from</w:t>
      </w:r>
      <w:r w:rsidR="00F95569" w:rsidRPr="00AE5D35">
        <w:rPr>
          <w:rFonts w:asciiTheme="minorHAnsi" w:hAnsiTheme="minorHAnsi" w:cstheme="minorHAnsi"/>
        </w:rPr>
        <w:t xml:space="preserve"> 11</w:t>
      </w:r>
      <w:r w:rsidR="00F95569" w:rsidRPr="00AE5D35">
        <w:rPr>
          <w:rFonts w:asciiTheme="minorHAnsi" w:hAnsiTheme="minorHAnsi" w:cstheme="minorHAnsi"/>
          <w:vertAlign w:val="superscript"/>
        </w:rPr>
        <w:t>th</w:t>
      </w:r>
      <w:r w:rsidR="00F95569" w:rsidRPr="00AE5D35">
        <w:rPr>
          <w:rFonts w:asciiTheme="minorHAnsi" w:hAnsiTheme="minorHAnsi" w:cstheme="minorHAnsi"/>
        </w:rPr>
        <w:t xml:space="preserve"> March – 12</w:t>
      </w:r>
      <w:r w:rsidR="00F95569" w:rsidRPr="00AE5D35">
        <w:rPr>
          <w:rFonts w:asciiTheme="minorHAnsi" w:hAnsiTheme="minorHAnsi" w:cstheme="minorHAnsi"/>
          <w:vertAlign w:val="superscript"/>
        </w:rPr>
        <w:t>th</w:t>
      </w:r>
      <w:r w:rsidR="00F95569" w:rsidRPr="00AE5D35">
        <w:rPr>
          <w:rFonts w:asciiTheme="minorHAnsi" w:hAnsiTheme="minorHAnsi" w:cstheme="minorHAnsi"/>
        </w:rPr>
        <w:t xml:space="preserve"> April 2016. D</w:t>
      </w:r>
      <w:r w:rsidR="00045B7F" w:rsidRPr="00AE5D35">
        <w:rPr>
          <w:rFonts w:asciiTheme="minorHAnsi" w:hAnsiTheme="minorHAnsi" w:cstheme="minorHAnsi"/>
        </w:rPr>
        <w:t xml:space="preserve">etails </w:t>
      </w:r>
      <w:r w:rsidR="00F95569" w:rsidRPr="00AE5D35">
        <w:rPr>
          <w:rFonts w:asciiTheme="minorHAnsi" w:hAnsiTheme="minorHAnsi" w:cstheme="minorHAnsi"/>
        </w:rPr>
        <w:t xml:space="preserve">were </w:t>
      </w:r>
      <w:r w:rsidR="00045B7F" w:rsidRPr="00AE5D35">
        <w:rPr>
          <w:rFonts w:asciiTheme="minorHAnsi" w:hAnsiTheme="minorHAnsi" w:cstheme="minorHAnsi"/>
        </w:rPr>
        <w:t>described in</w:t>
      </w:r>
      <w:r w:rsidRPr="00AE5D35">
        <w:rPr>
          <w:rFonts w:asciiTheme="minorHAnsi" w:hAnsiTheme="minorHAnsi" w:cstheme="minorHAnsi"/>
        </w:rPr>
        <w:t xml:space="preserve"> </w:t>
      </w:r>
      <w:r w:rsidR="00045B7F" w:rsidRPr="00AE5D35">
        <w:rPr>
          <w:rFonts w:asciiTheme="minorHAnsi" w:hAnsiTheme="minorHAnsi" w:cstheme="minorHAnsi"/>
        </w:rPr>
        <w:t>?</w:t>
      </w:r>
      <w:r w:rsidR="006A15C0" w:rsidRPr="00AE5D35">
        <w:rPr>
          <w:rFonts w:asciiTheme="minorHAnsi" w:hAnsiTheme="minorHAnsi" w:cstheme="minorHAnsi"/>
        </w:rPr>
        <w:t>?</w:t>
      </w:r>
      <w:proofErr w:type="gramStart"/>
      <w:r w:rsidR="00045B7F" w:rsidRPr="00AE5D35">
        <w:rPr>
          <w:rFonts w:asciiTheme="minorHAnsi" w:hAnsiTheme="minorHAnsi" w:cstheme="minorHAnsi"/>
        </w:rPr>
        <w:t>CITATION</w:t>
      </w:r>
      <w:r w:rsidR="006A15C0" w:rsidRPr="00AE5D35">
        <w:rPr>
          <w:rFonts w:asciiTheme="minorHAnsi" w:hAnsiTheme="minorHAnsi" w:cstheme="minorHAnsi"/>
        </w:rPr>
        <w:t>?</w:t>
      </w:r>
      <w:r w:rsidR="00045B7F" w:rsidRPr="00AE5D35">
        <w:rPr>
          <w:rFonts w:asciiTheme="minorHAnsi" w:hAnsiTheme="minorHAnsi" w:cstheme="minorHAnsi"/>
        </w:rPr>
        <w:t>?</w:t>
      </w:r>
      <w:r w:rsidR="00F95569" w:rsidRPr="00AE5D35">
        <w:rPr>
          <w:rFonts w:asciiTheme="minorHAnsi" w:hAnsiTheme="minorHAnsi" w:cstheme="minorHAnsi"/>
        </w:rPr>
        <w:t>.</w:t>
      </w:r>
      <w:proofErr w:type="gramEnd"/>
      <w:r w:rsidR="00C23C9E" w:rsidRPr="00AE5D35">
        <w:rPr>
          <w:rFonts w:asciiTheme="minorHAnsi" w:hAnsiTheme="minorHAnsi" w:cstheme="minorHAnsi"/>
        </w:rPr>
        <w:t xml:space="preserve"> Relative abundance w</w:t>
      </w:r>
      <w:r w:rsidR="00C07A21">
        <w:rPr>
          <w:rFonts w:asciiTheme="minorHAnsi" w:hAnsiTheme="minorHAnsi" w:cstheme="minorHAnsi"/>
        </w:rPr>
        <w:t>as</w:t>
      </w:r>
      <w:r w:rsidR="00C23C9E" w:rsidRPr="00AE5D35">
        <w:rPr>
          <w:rFonts w:asciiTheme="minorHAnsi" w:hAnsiTheme="minorHAnsi" w:cstheme="minorHAnsi"/>
        </w:rPr>
        <w:t xml:space="preserve"> surveyed for three sites </w:t>
      </w:r>
      <w:r w:rsidR="00C23C9E" w:rsidRPr="00AE5D35">
        <w:rPr>
          <w:rFonts w:asciiTheme="minorHAnsi" w:eastAsia="Calibri" w:hAnsiTheme="minorHAnsi" w:cstheme="minorHAnsi"/>
        </w:rPr>
        <w:t>representing the highest, lowest</w:t>
      </w:r>
      <w:r w:rsidR="00C07A21">
        <w:rPr>
          <w:rFonts w:asciiTheme="minorHAnsi" w:eastAsia="Calibri" w:hAnsiTheme="minorHAnsi" w:cstheme="minorHAnsi"/>
        </w:rPr>
        <w:t>,</w:t>
      </w:r>
      <w:r w:rsidR="00C23C9E" w:rsidRPr="00AE5D35">
        <w:rPr>
          <w:rFonts w:asciiTheme="minorHAnsi" w:eastAsia="Calibri" w:hAnsiTheme="minorHAnsi" w:cstheme="minorHAnsi"/>
        </w:rPr>
        <w:t xml:space="preserve"> and most central points of each</w:t>
      </w:r>
      <w:r w:rsidR="00F95569" w:rsidRPr="00AE5D35">
        <w:rPr>
          <w:rFonts w:asciiTheme="minorHAnsi" w:eastAsia="Calibri" w:hAnsiTheme="minorHAnsi" w:cstheme="minorHAnsi"/>
        </w:rPr>
        <w:t xml:space="preserve"> of the two </w:t>
      </w:r>
      <w:commentRangeStart w:id="169"/>
      <w:r w:rsidR="00F95569" w:rsidRPr="00AE5D35">
        <w:rPr>
          <w:rFonts w:asciiTheme="minorHAnsi" w:eastAsia="Calibri" w:hAnsiTheme="minorHAnsi" w:cstheme="minorHAnsi"/>
        </w:rPr>
        <w:t>transects</w:t>
      </w:r>
      <w:commentRangeEnd w:id="169"/>
      <w:r w:rsidR="00097048">
        <w:rPr>
          <w:rStyle w:val="CommentReference"/>
          <w:rFonts w:asciiTheme="minorHAnsi" w:eastAsiaTheme="minorHAnsi" w:hAnsiTheme="minorHAnsi" w:cstheme="minorBidi"/>
          <w:lang w:eastAsia="en-US"/>
        </w:rPr>
        <w:commentReference w:id="169"/>
      </w:r>
      <w:r w:rsidR="00C23C9E" w:rsidRPr="00AE5D35">
        <w:rPr>
          <w:rFonts w:asciiTheme="minorHAnsi" w:eastAsia="Calibri" w:hAnsiTheme="minorHAnsi" w:cstheme="minorHAnsi"/>
        </w:rPr>
        <w:t>.</w:t>
      </w:r>
      <w:r w:rsidR="00846411" w:rsidRPr="00AE5D35">
        <w:rPr>
          <w:rFonts w:asciiTheme="minorHAnsi" w:eastAsia="Calibri" w:hAnsiTheme="minorHAnsi" w:cstheme="minorHAnsi"/>
        </w:rPr>
        <w:t xml:space="preserve"> 182 pupae were sampled at each site.</w:t>
      </w:r>
      <w:r w:rsidR="00343F57" w:rsidRPr="00AE5D35">
        <w:rPr>
          <w:rFonts w:asciiTheme="minorHAnsi" w:eastAsia="Calibri" w:hAnsiTheme="minorHAnsi" w:cstheme="minorHAnsi"/>
        </w:rPr>
        <w:t xml:space="preserve"> </w:t>
      </w:r>
      <w:r w:rsidR="00846411" w:rsidRPr="00AE5D35">
        <w:rPr>
          <w:rFonts w:asciiTheme="minorHAnsi" w:eastAsia="Calibri" w:hAnsiTheme="minorHAnsi" w:cstheme="minorHAnsi"/>
        </w:rPr>
        <w:t>7</w:t>
      </w:r>
      <w:r w:rsidR="00155DA6" w:rsidRPr="00AE5D35">
        <w:rPr>
          <w:rFonts w:asciiTheme="minorHAnsi" w:eastAsia="Calibri" w:hAnsiTheme="minorHAnsi" w:cstheme="minorHAnsi"/>
        </w:rPr>
        <w:t>16</w:t>
      </w:r>
      <w:r w:rsidR="00343F57" w:rsidRPr="00AE5D35">
        <w:rPr>
          <w:rFonts w:asciiTheme="minorHAnsi" w:eastAsia="Calibri" w:hAnsiTheme="minorHAnsi" w:cstheme="minorHAnsi"/>
        </w:rPr>
        <w:t xml:space="preserve"> pupae were successfully identified to species by DNA metabarcoding</w:t>
      </w:r>
      <w:r w:rsidR="00F95569" w:rsidRPr="00AE5D35">
        <w:rPr>
          <w:rFonts w:asciiTheme="minorHAnsi" w:eastAsia="Calibri" w:hAnsiTheme="minorHAnsi" w:cstheme="minorHAnsi"/>
        </w:rPr>
        <w:t xml:space="preserve"> (??CITATION??), with </w:t>
      </w:r>
      <w:commentRangeStart w:id="170"/>
      <w:r w:rsidR="00F95569" w:rsidRPr="00AE5D35">
        <w:rPr>
          <w:rFonts w:asciiTheme="minorHAnsi" w:eastAsia="Calibri" w:hAnsiTheme="minorHAnsi" w:cstheme="minorHAnsi"/>
        </w:rPr>
        <w:t>86 – 13</w:t>
      </w:r>
      <w:r w:rsidR="003767C1" w:rsidRPr="00AE5D35">
        <w:rPr>
          <w:rFonts w:asciiTheme="minorHAnsi" w:eastAsia="Calibri" w:hAnsiTheme="minorHAnsi" w:cstheme="minorHAnsi"/>
        </w:rPr>
        <w:t>4</w:t>
      </w:r>
      <w:r w:rsidR="00F95569" w:rsidRPr="00AE5D35">
        <w:rPr>
          <w:rFonts w:asciiTheme="minorHAnsi" w:eastAsia="Calibri" w:hAnsiTheme="minorHAnsi" w:cstheme="minorHAnsi"/>
        </w:rPr>
        <w:t xml:space="preserve"> pupae </w:t>
      </w:r>
      <w:commentRangeEnd w:id="170"/>
      <w:r w:rsidR="00F95569" w:rsidRPr="00AE5D35">
        <w:rPr>
          <w:rStyle w:val="CommentReference"/>
          <w:rFonts w:asciiTheme="minorHAnsi" w:eastAsiaTheme="minorHAnsi" w:hAnsiTheme="minorHAnsi" w:cstheme="minorHAnsi"/>
          <w:sz w:val="24"/>
          <w:szCs w:val="24"/>
          <w:lang w:eastAsia="en-US"/>
        </w:rPr>
        <w:commentReference w:id="170"/>
      </w:r>
      <w:del w:id="171" w:author="Owen Lewis" w:date="2020-06-24T13:32:00Z">
        <w:r w:rsidR="00F95569" w:rsidRPr="00AE5D35" w:rsidDel="00374003">
          <w:rPr>
            <w:rFonts w:asciiTheme="minorHAnsi" w:eastAsia="Calibri" w:hAnsiTheme="minorHAnsi" w:cstheme="minorHAnsi"/>
          </w:rPr>
          <w:delText xml:space="preserve">in </w:delText>
        </w:r>
      </w:del>
      <w:ins w:id="172" w:author="Owen Lewis" w:date="2020-06-24T13:32:00Z">
        <w:r w:rsidR="00374003">
          <w:rPr>
            <w:rFonts w:asciiTheme="minorHAnsi" w:eastAsia="Calibri" w:hAnsiTheme="minorHAnsi" w:cstheme="minorHAnsi"/>
          </w:rPr>
          <w:t>at</w:t>
        </w:r>
        <w:r w:rsidR="00374003" w:rsidRPr="00AE5D35">
          <w:rPr>
            <w:rFonts w:asciiTheme="minorHAnsi" w:eastAsia="Calibri" w:hAnsiTheme="minorHAnsi" w:cstheme="minorHAnsi"/>
          </w:rPr>
          <w:t xml:space="preserve"> </w:t>
        </w:r>
      </w:ins>
      <w:r w:rsidR="00F95569" w:rsidRPr="00AE5D35">
        <w:rPr>
          <w:rFonts w:asciiTheme="minorHAnsi" w:eastAsia="Calibri" w:hAnsiTheme="minorHAnsi" w:cstheme="minorHAnsi"/>
        </w:rPr>
        <w:t>each site.</w:t>
      </w:r>
      <w:r w:rsidR="00343F57" w:rsidRPr="00AE5D35">
        <w:rPr>
          <w:rFonts w:asciiTheme="minorHAnsi" w:eastAsia="Calibri" w:hAnsiTheme="minorHAnsi" w:cstheme="minorHAnsi"/>
        </w:rPr>
        <w:t xml:space="preserve"> </w:t>
      </w:r>
      <w:r w:rsidR="004C1022" w:rsidRPr="00AE5D35">
        <w:rPr>
          <w:rFonts w:asciiTheme="minorHAnsi" w:eastAsia="Calibri" w:hAnsiTheme="minorHAnsi" w:cstheme="minorHAnsi"/>
          <w:i/>
          <w:iCs/>
        </w:rPr>
        <w:t>D. serr</w:t>
      </w:r>
      <w:r w:rsidR="00C837DC" w:rsidRPr="00AE5D35">
        <w:rPr>
          <w:rFonts w:asciiTheme="minorHAnsi" w:eastAsia="Calibri" w:hAnsiTheme="minorHAnsi" w:cstheme="minorHAnsi"/>
          <w:i/>
          <w:iCs/>
        </w:rPr>
        <w:t>a</w:t>
      </w:r>
      <w:r w:rsidR="004C1022" w:rsidRPr="00AE5D35">
        <w:rPr>
          <w:rFonts w:asciiTheme="minorHAnsi" w:eastAsia="Calibri" w:hAnsiTheme="minorHAnsi" w:cstheme="minorHAnsi"/>
          <w:i/>
          <w:iCs/>
        </w:rPr>
        <w:t>ta</w:t>
      </w:r>
      <w:r w:rsidR="00C837DC" w:rsidRPr="00AE5D35">
        <w:rPr>
          <w:rFonts w:asciiTheme="minorHAnsi" w:eastAsia="Calibri" w:hAnsiTheme="minorHAnsi" w:cstheme="minorHAnsi"/>
        </w:rPr>
        <w:t xml:space="preserve"> (</w:t>
      </w:r>
      <w:r w:rsidR="00443DB9" w:rsidRPr="00AE5D35">
        <w:rPr>
          <w:rFonts w:asciiTheme="minorHAnsi" w:eastAsia="Calibri" w:hAnsiTheme="minorHAnsi" w:cstheme="minorHAnsi"/>
        </w:rPr>
        <w:t>1</w:t>
      </w:r>
      <w:r w:rsidR="00367968" w:rsidRPr="00AE5D35">
        <w:rPr>
          <w:rFonts w:asciiTheme="minorHAnsi" w:eastAsia="Calibri" w:hAnsiTheme="minorHAnsi" w:cstheme="minorHAnsi"/>
        </w:rPr>
        <w:t xml:space="preserve"> </w:t>
      </w:r>
      <w:del w:id="173" w:author="Owen Lewis" w:date="2020-06-24T13:33:00Z">
        <w:r w:rsidR="00367968" w:rsidRPr="00AE5D35" w:rsidDel="007E3B0A">
          <w:rPr>
            <w:rFonts w:asciiTheme="minorHAnsi" w:eastAsia="Calibri" w:hAnsiTheme="minorHAnsi" w:cstheme="minorHAnsi"/>
          </w:rPr>
          <w:delText>sample</w:delText>
        </w:r>
      </w:del>
      <w:ins w:id="174" w:author="Owen Lewis" w:date="2020-06-24T13:33:00Z">
        <w:r w:rsidR="007E3B0A">
          <w:rPr>
            <w:rFonts w:asciiTheme="minorHAnsi" w:eastAsia="Calibri" w:hAnsiTheme="minorHAnsi" w:cstheme="minorHAnsi"/>
          </w:rPr>
          <w:t>individual</w:t>
        </w:r>
      </w:ins>
      <w:r w:rsidR="00C837DC" w:rsidRPr="00AE5D35">
        <w:rPr>
          <w:rFonts w:asciiTheme="minorHAnsi" w:eastAsia="Calibri" w:hAnsiTheme="minorHAnsi" w:cstheme="minorHAnsi"/>
        </w:rPr>
        <w:t xml:space="preserve">) and </w:t>
      </w:r>
      <w:r w:rsidR="00C837DC" w:rsidRPr="00AE5D35">
        <w:rPr>
          <w:rFonts w:asciiTheme="minorHAnsi" w:eastAsia="Calibri" w:hAnsiTheme="minorHAnsi" w:cstheme="minorHAnsi"/>
          <w:i/>
          <w:iCs/>
        </w:rPr>
        <w:t xml:space="preserve">D. </w:t>
      </w:r>
      <w:proofErr w:type="spellStart"/>
      <w:r w:rsidR="00C837DC" w:rsidRPr="00AE5D35">
        <w:rPr>
          <w:rFonts w:asciiTheme="minorHAnsi" w:eastAsia="Calibri" w:hAnsiTheme="minorHAnsi" w:cstheme="minorHAnsi"/>
          <w:i/>
          <w:iCs/>
        </w:rPr>
        <w:t>immigrans</w:t>
      </w:r>
      <w:proofErr w:type="spellEnd"/>
      <w:r w:rsidR="00443DB9" w:rsidRPr="00AE5D35">
        <w:rPr>
          <w:rFonts w:asciiTheme="minorHAnsi" w:eastAsia="Calibri" w:hAnsiTheme="minorHAnsi" w:cstheme="minorHAnsi"/>
        </w:rPr>
        <w:t xml:space="preserve"> (</w:t>
      </w:r>
      <w:r w:rsidR="00155DA6" w:rsidRPr="00AE5D35">
        <w:rPr>
          <w:rFonts w:asciiTheme="minorHAnsi" w:eastAsia="Calibri" w:hAnsiTheme="minorHAnsi" w:cstheme="minorHAnsi"/>
        </w:rPr>
        <w:t>4</w:t>
      </w:r>
      <w:r w:rsidR="00367968" w:rsidRPr="00AE5D35">
        <w:rPr>
          <w:rFonts w:asciiTheme="minorHAnsi" w:eastAsia="Calibri" w:hAnsiTheme="minorHAnsi" w:cstheme="minorHAnsi"/>
        </w:rPr>
        <w:t xml:space="preserve"> </w:t>
      </w:r>
      <w:del w:id="175" w:author="Owen Lewis" w:date="2020-06-24T13:33:00Z">
        <w:r w:rsidR="00367968" w:rsidRPr="00AE5D35" w:rsidDel="007E3B0A">
          <w:rPr>
            <w:rFonts w:asciiTheme="minorHAnsi" w:eastAsia="Calibri" w:hAnsiTheme="minorHAnsi" w:cstheme="minorHAnsi"/>
          </w:rPr>
          <w:delText>samples</w:delText>
        </w:r>
      </w:del>
      <w:ins w:id="176" w:author="Owen Lewis" w:date="2020-06-24T13:33:00Z">
        <w:r w:rsidR="007E3B0A">
          <w:rPr>
            <w:rFonts w:asciiTheme="minorHAnsi" w:eastAsia="Calibri" w:hAnsiTheme="minorHAnsi" w:cstheme="minorHAnsi"/>
          </w:rPr>
          <w:t>individuals</w:t>
        </w:r>
      </w:ins>
      <w:r w:rsidR="00443DB9" w:rsidRPr="00AE5D35">
        <w:rPr>
          <w:rFonts w:asciiTheme="minorHAnsi" w:eastAsia="Calibri" w:hAnsiTheme="minorHAnsi" w:cstheme="minorHAnsi"/>
        </w:rPr>
        <w:t>)</w:t>
      </w:r>
      <w:r w:rsidR="00C837DC" w:rsidRPr="00AE5D35">
        <w:rPr>
          <w:rFonts w:asciiTheme="minorHAnsi" w:eastAsia="Calibri" w:hAnsiTheme="minorHAnsi" w:cstheme="minorHAnsi"/>
        </w:rPr>
        <w:t xml:space="preserve"> were excluded from the distribution analysis due to</w:t>
      </w:r>
      <w:r w:rsidR="00443DB9" w:rsidRPr="00AE5D35">
        <w:rPr>
          <w:rFonts w:asciiTheme="minorHAnsi" w:eastAsia="Calibri" w:hAnsiTheme="minorHAnsi" w:cstheme="minorHAnsi"/>
        </w:rPr>
        <w:t xml:space="preserve"> </w:t>
      </w:r>
      <w:del w:id="177" w:author="Owen Lewis" w:date="2020-06-24T13:32:00Z">
        <w:r w:rsidR="00C837DC" w:rsidRPr="00AE5D35" w:rsidDel="00374003">
          <w:rPr>
            <w:rFonts w:asciiTheme="minorHAnsi" w:eastAsia="Calibri" w:hAnsiTheme="minorHAnsi" w:cstheme="minorHAnsi"/>
          </w:rPr>
          <w:delText xml:space="preserve">small </w:delText>
        </w:r>
      </w:del>
      <w:ins w:id="178" w:author="Owen Lewis" w:date="2020-06-24T13:32:00Z">
        <w:r w:rsidR="00374003">
          <w:rPr>
            <w:rFonts w:asciiTheme="minorHAnsi" w:eastAsia="Calibri" w:hAnsiTheme="minorHAnsi" w:cstheme="minorHAnsi"/>
          </w:rPr>
          <w:t>in</w:t>
        </w:r>
      </w:ins>
      <w:ins w:id="179" w:author="Owen Lewis" w:date="2020-06-24T13:33:00Z">
        <w:r w:rsidR="00374003">
          <w:rPr>
            <w:rFonts w:asciiTheme="minorHAnsi" w:eastAsia="Calibri" w:hAnsiTheme="minorHAnsi" w:cstheme="minorHAnsi"/>
          </w:rPr>
          <w:t>frequent</w:t>
        </w:r>
      </w:ins>
      <w:ins w:id="180" w:author="Owen Lewis" w:date="2020-06-24T13:32:00Z">
        <w:r w:rsidR="00374003" w:rsidRPr="00AE5D35">
          <w:rPr>
            <w:rFonts w:asciiTheme="minorHAnsi" w:eastAsia="Calibri" w:hAnsiTheme="minorHAnsi" w:cstheme="minorHAnsi"/>
          </w:rPr>
          <w:t xml:space="preserve"> </w:t>
        </w:r>
      </w:ins>
      <w:commentRangeStart w:id="181"/>
      <w:r w:rsidR="00C837DC" w:rsidRPr="00AE5D35">
        <w:rPr>
          <w:rFonts w:asciiTheme="minorHAnsi" w:eastAsia="Calibri" w:hAnsiTheme="minorHAnsi" w:cstheme="minorHAnsi"/>
        </w:rPr>
        <w:t>occu</w:t>
      </w:r>
      <w:r w:rsidR="00E004FF" w:rsidRPr="00AE5D35">
        <w:rPr>
          <w:rFonts w:asciiTheme="minorHAnsi" w:eastAsia="Calibri" w:hAnsiTheme="minorHAnsi" w:cstheme="minorHAnsi"/>
        </w:rPr>
        <w:t>r</w:t>
      </w:r>
      <w:r w:rsidR="00C837DC" w:rsidRPr="00AE5D35">
        <w:rPr>
          <w:rFonts w:asciiTheme="minorHAnsi" w:eastAsia="Calibri" w:hAnsiTheme="minorHAnsi" w:cstheme="minorHAnsi"/>
        </w:rPr>
        <w:t>r</w:t>
      </w:r>
      <w:r w:rsidR="00E004FF" w:rsidRPr="00AE5D35">
        <w:rPr>
          <w:rFonts w:asciiTheme="minorHAnsi" w:eastAsia="Calibri" w:hAnsiTheme="minorHAnsi" w:cstheme="minorHAnsi"/>
        </w:rPr>
        <w:t>e</w:t>
      </w:r>
      <w:r w:rsidR="00C837DC" w:rsidRPr="00AE5D35">
        <w:rPr>
          <w:rFonts w:asciiTheme="minorHAnsi" w:eastAsia="Calibri" w:hAnsiTheme="minorHAnsi" w:cstheme="minorHAnsi"/>
        </w:rPr>
        <w:t>nce</w:t>
      </w:r>
      <w:commentRangeEnd w:id="181"/>
      <w:r w:rsidR="00374003">
        <w:rPr>
          <w:rStyle w:val="CommentReference"/>
          <w:rFonts w:asciiTheme="minorHAnsi" w:eastAsiaTheme="minorHAnsi" w:hAnsiTheme="minorHAnsi" w:cstheme="minorBidi"/>
          <w:lang w:eastAsia="en-US"/>
        </w:rPr>
        <w:commentReference w:id="181"/>
      </w:r>
      <w:r w:rsidR="00C837DC" w:rsidRPr="00AE5D35">
        <w:rPr>
          <w:rFonts w:asciiTheme="minorHAnsi" w:eastAsia="Calibri" w:hAnsiTheme="minorHAnsi" w:cstheme="minorHAnsi"/>
        </w:rPr>
        <w:t xml:space="preserve">. </w:t>
      </w:r>
    </w:p>
    <w:p w14:paraId="40FBBE7C" w14:textId="77777777" w:rsidR="00302A7A" w:rsidRPr="00AE5D35" w:rsidRDefault="00302A7A" w:rsidP="00302A7A">
      <w:pPr>
        <w:rPr>
          <w:rFonts w:asciiTheme="minorHAnsi" w:hAnsiTheme="minorHAnsi" w:cstheme="minorHAnsi"/>
          <w:lang w:val="en-US"/>
        </w:rPr>
      </w:pPr>
    </w:p>
    <w:p w14:paraId="14C77E1B" w14:textId="2198D0CA" w:rsidR="002663CF" w:rsidRPr="00AE5D35" w:rsidRDefault="00E86C03" w:rsidP="002663CF">
      <w:pPr>
        <w:pStyle w:val="ListParagraph"/>
        <w:numPr>
          <w:ilvl w:val="0"/>
          <w:numId w:val="2"/>
        </w:numPr>
        <w:rPr>
          <w:rFonts w:cstheme="minorHAnsi"/>
          <w:lang w:val="en-US"/>
        </w:rPr>
      </w:pPr>
      <w:r w:rsidRPr="00AE5D35">
        <w:rPr>
          <w:rFonts w:cstheme="minorHAnsi"/>
          <w:lang w:val="en-US"/>
        </w:rPr>
        <w:t xml:space="preserve">Preparation of experimental animals </w:t>
      </w:r>
    </w:p>
    <w:p w14:paraId="3FED49AA" w14:textId="5E911D27" w:rsidR="00C4298B" w:rsidRPr="00AE5D35" w:rsidRDefault="00C4298B" w:rsidP="00302A7A">
      <w:pPr>
        <w:rPr>
          <w:rFonts w:asciiTheme="minorHAnsi" w:hAnsiTheme="minorHAnsi" w:cstheme="minorHAnsi"/>
        </w:rPr>
      </w:pPr>
      <w:r w:rsidRPr="00AE5D35">
        <w:rPr>
          <w:rFonts w:asciiTheme="minorHAnsi" w:hAnsiTheme="minorHAnsi" w:cstheme="minorHAnsi"/>
        </w:rPr>
        <w:t>To revive genetic variation, we constructed mass bred lines</w:t>
      </w:r>
      <w:r w:rsidR="00710821" w:rsidRPr="00AE5D35">
        <w:rPr>
          <w:rFonts w:asciiTheme="minorHAnsi" w:hAnsiTheme="minorHAnsi" w:cstheme="minorHAnsi"/>
        </w:rPr>
        <w:t xml:space="preserve"> (MBLs)</w:t>
      </w:r>
      <w:r w:rsidRPr="00AE5D35">
        <w:rPr>
          <w:rFonts w:asciiTheme="minorHAnsi" w:hAnsiTheme="minorHAnsi" w:cstheme="minorHAnsi"/>
        </w:rPr>
        <w:t xml:space="preserve"> </w:t>
      </w:r>
      <w:r w:rsidR="00193090" w:rsidRPr="00AE5D35">
        <w:rPr>
          <w:rFonts w:asciiTheme="minorHAnsi" w:hAnsiTheme="minorHAnsi" w:cstheme="minorHAnsi"/>
        </w:rPr>
        <w:t>by</w:t>
      </w:r>
      <w:r w:rsidRPr="00AE5D35">
        <w:rPr>
          <w:rFonts w:asciiTheme="minorHAnsi" w:hAnsiTheme="minorHAnsi" w:cstheme="minorHAnsi"/>
        </w:rPr>
        <w:t xml:space="preserve"> combining four </w:t>
      </w:r>
      <w:proofErr w:type="spellStart"/>
      <w:r w:rsidRPr="00AE5D35">
        <w:rPr>
          <w:rFonts w:asciiTheme="minorHAnsi" w:hAnsiTheme="minorHAnsi" w:cstheme="minorHAnsi"/>
        </w:rPr>
        <w:t>isofemale</w:t>
      </w:r>
      <w:proofErr w:type="spellEnd"/>
      <w:r w:rsidRPr="00AE5D35">
        <w:rPr>
          <w:rFonts w:asciiTheme="minorHAnsi" w:hAnsiTheme="minorHAnsi" w:cstheme="minorHAnsi"/>
        </w:rPr>
        <w:t xml:space="preserve"> lines of each </w:t>
      </w:r>
      <w:r w:rsidRPr="00AE5D35">
        <w:rPr>
          <w:rFonts w:asciiTheme="minorHAnsi" w:hAnsiTheme="minorHAnsi" w:cstheme="minorHAnsi"/>
          <w:i/>
          <w:iCs/>
        </w:rPr>
        <w:t>Drosophila</w:t>
      </w:r>
      <w:r w:rsidRPr="00AE5D35">
        <w:rPr>
          <w:rFonts w:asciiTheme="minorHAnsi" w:hAnsiTheme="minorHAnsi" w:cstheme="minorHAnsi"/>
        </w:rPr>
        <w:t xml:space="preserve"> species</w:t>
      </w:r>
      <w:r w:rsidR="00480686" w:rsidRPr="00AE5D35">
        <w:rPr>
          <w:rFonts w:asciiTheme="minorHAnsi" w:hAnsiTheme="minorHAnsi" w:cstheme="minorHAnsi"/>
        </w:rPr>
        <w:t xml:space="preserve"> </w:t>
      </w:r>
      <w:ins w:id="182" w:author="Owen Lewis" w:date="2020-06-24T13:33:00Z">
        <w:r w:rsidR="007E3B0A">
          <w:rPr>
            <w:rFonts w:asciiTheme="minorHAnsi" w:hAnsiTheme="minorHAnsi" w:cstheme="minorHAnsi"/>
          </w:rPr>
          <w:t>(</w:t>
        </w:r>
      </w:ins>
      <w:r w:rsidR="00480686" w:rsidRPr="00AE5D35">
        <w:rPr>
          <w:rFonts w:asciiTheme="minorHAnsi" w:hAnsiTheme="minorHAnsi" w:cstheme="minorHAnsi"/>
        </w:rPr>
        <w:t>except</w:t>
      </w:r>
      <w:ins w:id="183" w:author="Owen Lewis" w:date="2020-06-24T13:33:00Z">
        <w:r w:rsidR="007E3B0A">
          <w:rPr>
            <w:rFonts w:asciiTheme="minorHAnsi" w:hAnsiTheme="minorHAnsi" w:cstheme="minorHAnsi"/>
          </w:rPr>
          <w:t xml:space="preserve"> for</w:t>
        </w:r>
      </w:ins>
      <w:r w:rsidR="00480686" w:rsidRPr="00AE5D35">
        <w:rPr>
          <w:rFonts w:asciiTheme="minorHAnsi" w:hAnsiTheme="minorHAnsi" w:cstheme="minorHAnsi"/>
        </w:rPr>
        <w:t xml:space="preserve"> </w:t>
      </w:r>
      <w:r w:rsidR="00480686" w:rsidRPr="00AE5D35">
        <w:rPr>
          <w:rFonts w:asciiTheme="minorHAnsi" w:hAnsiTheme="minorHAnsi" w:cstheme="minorHAnsi"/>
          <w:i/>
          <w:iCs/>
        </w:rPr>
        <w:t>D. pandora</w:t>
      </w:r>
      <w:ins w:id="184" w:author="Owen Lewis" w:date="2020-06-24T13:33:00Z">
        <w:r w:rsidR="007E3B0A">
          <w:rPr>
            <w:rFonts w:asciiTheme="minorHAnsi" w:hAnsiTheme="minorHAnsi" w:cstheme="minorHAnsi"/>
          </w:rPr>
          <w:t xml:space="preserve">, where </w:t>
        </w:r>
      </w:ins>
      <w:del w:id="185" w:author="Owen Lewis" w:date="2020-06-24T13:33:00Z">
        <w:r w:rsidR="00480686" w:rsidRPr="00AE5D35" w:rsidDel="007E3B0A">
          <w:rPr>
            <w:rFonts w:asciiTheme="minorHAnsi" w:hAnsiTheme="minorHAnsi" w:cstheme="minorHAnsi"/>
          </w:rPr>
          <w:delText xml:space="preserve"> (</w:delText>
        </w:r>
      </w:del>
      <w:r w:rsidR="003431C6" w:rsidRPr="00AE5D35">
        <w:rPr>
          <w:rFonts w:asciiTheme="minorHAnsi" w:hAnsiTheme="minorHAnsi" w:cstheme="minorHAnsi"/>
        </w:rPr>
        <w:t xml:space="preserve">only three </w:t>
      </w:r>
      <w:proofErr w:type="spellStart"/>
      <w:r w:rsidR="003431C6" w:rsidRPr="00AE5D35">
        <w:rPr>
          <w:rFonts w:asciiTheme="minorHAnsi" w:hAnsiTheme="minorHAnsi" w:cstheme="minorHAnsi"/>
        </w:rPr>
        <w:t>isofemale</w:t>
      </w:r>
      <w:proofErr w:type="spellEnd"/>
      <w:r w:rsidR="003431C6" w:rsidRPr="00AE5D35">
        <w:rPr>
          <w:rFonts w:asciiTheme="minorHAnsi" w:hAnsiTheme="minorHAnsi" w:cstheme="minorHAnsi"/>
        </w:rPr>
        <w:t xml:space="preserve"> lines </w:t>
      </w:r>
      <w:r w:rsidR="00480686" w:rsidRPr="00AE5D35">
        <w:rPr>
          <w:rFonts w:asciiTheme="minorHAnsi" w:hAnsiTheme="minorHAnsi" w:cstheme="minorHAnsi"/>
        </w:rPr>
        <w:t>were available</w:t>
      </w:r>
      <w:r w:rsidRPr="00AE5D35">
        <w:rPr>
          <w:rFonts w:asciiTheme="minorHAnsi" w:hAnsiTheme="minorHAnsi" w:cstheme="minorHAnsi"/>
        </w:rPr>
        <w:t xml:space="preserve">). The selected four lines </w:t>
      </w:r>
      <w:commentRangeStart w:id="186"/>
      <w:commentRangeStart w:id="187"/>
      <w:r w:rsidRPr="00AE5D35">
        <w:rPr>
          <w:rFonts w:asciiTheme="minorHAnsi" w:hAnsiTheme="minorHAnsi" w:cstheme="minorHAnsi"/>
        </w:rPr>
        <w:t>include</w:t>
      </w:r>
      <w:r w:rsidR="00193090" w:rsidRPr="00AE5D35">
        <w:rPr>
          <w:rFonts w:asciiTheme="minorHAnsi" w:hAnsiTheme="minorHAnsi" w:cstheme="minorHAnsi"/>
        </w:rPr>
        <w:t>d</w:t>
      </w:r>
      <w:r w:rsidRPr="00AE5D35">
        <w:rPr>
          <w:rFonts w:asciiTheme="minorHAnsi" w:hAnsiTheme="minorHAnsi" w:cstheme="minorHAnsi"/>
        </w:rPr>
        <w:t xml:space="preserve"> </w:t>
      </w:r>
      <w:r w:rsidRPr="00AE5D35">
        <w:rPr>
          <w:rFonts w:asciiTheme="minorHAnsi" w:hAnsiTheme="minorHAnsi" w:cstheme="minorHAnsi"/>
          <w:highlight w:val="yellow"/>
        </w:rPr>
        <w:t>as much the geographic</w:t>
      </w:r>
      <w:r w:rsidR="00193090" w:rsidRPr="00AE5D35">
        <w:rPr>
          <w:rFonts w:asciiTheme="minorHAnsi" w:hAnsiTheme="minorHAnsi" w:cstheme="minorHAnsi"/>
          <w:highlight w:val="yellow"/>
        </w:rPr>
        <w:t xml:space="preserve"> variation</w:t>
      </w:r>
      <w:r w:rsidRPr="00AE5D35">
        <w:rPr>
          <w:rFonts w:asciiTheme="minorHAnsi" w:hAnsiTheme="minorHAnsi" w:cstheme="minorHAnsi"/>
          <w:highlight w:val="yellow"/>
        </w:rPr>
        <w:t xml:space="preserve"> of the </w:t>
      </w:r>
      <w:r w:rsidR="00193090" w:rsidRPr="00AE5D35">
        <w:rPr>
          <w:rFonts w:asciiTheme="minorHAnsi" w:hAnsiTheme="minorHAnsi" w:cstheme="minorHAnsi"/>
          <w:highlight w:val="yellow"/>
        </w:rPr>
        <w:t>cultured</w:t>
      </w:r>
      <w:r w:rsidRPr="00AE5D35">
        <w:rPr>
          <w:rFonts w:asciiTheme="minorHAnsi" w:hAnsiTheme="minorHAnsi" w:cstheme="minorHAnsi"/>
          <w:highlight w:val="yellow"/>
        </w:rPr>
        <w:t xml:space="preserve"> </w:t>
      </w:r>
      <w:proofErr w:type="spellStart"/>
      <w:r w:rsidRPr="00AE5D35">
        <w:rPr>
          <w:rFonts w:asciiTheme="minorHAnsi" w:hAnsiTheme="minorHAnsi" w:cstheme="minorHAnsi"/>
          <w:highlight w:val="yellow"/>
        </w:rPr>
        <w:t>isofemale</w:t>
      </w:r>
      <w:proofErr w:type="spellEnd"/>
      <w:r w:rsidRPr="00AE5D35">
        <w:rPr>
          <w:rFonts w:asciiTheme="minorHAnsi" w:hAnsiTheme="minorHAnsi" w:cstheme="minorHAnsi"/>
          <w:highlight w:val="yellow"/>
        </w:rPr>
        <w:t xml:space="preserve"> lines as possible</w:t>
      </w:r>
      <w:r w:rsidR="004D3FB8" w:rsidRPr="00AE5D35">
        <w:rPr>
          <w:rFonts w:asciiTheme="minorHAnsi" w:hAnsiTheme="minorHAnsi" w:cstheme="minorHAnsi"/>
        </w:rPr>
        <w:t>.</w:t>
      </w:r>
      <w:commentRangeEnd w:id="186"/>
      <w:r w:rsidR="004D3FB8" w:rsidRPr="00AE5D35">
        <w:rPr>
          <w:rStyle w:val="CommentReference"/>
          <w:rFonts w:asciiTheme="minorHAnsi" w:eastAsiaTheme="minorHAnsi" w:hAnsiTheme="minorHAnsi" w:cstheme="minorHAnsi"/>
          <w:sz w:val="24"/>
          <w:szCs w:val="24"/>
          <w:lang w:eastAsia="en-US"/>
        </w:rPr>
        <w:commentReference w:id="186"/>
      </w:r>
      <w:commentRangeEnd w:id="187"/>
      <w:r w:rsidR="00E623CC">
        <w:rPr>
          <w:rStyle w:val="CommentReference"/>
          <w:rFonts w:asciiTheme="minorHAnsi" w:eastAsiaTheme="minorHAnsi" w:hAnsiTheme="minorHAnsi" w:cstheme="minorBidi"/>
          <w:lang w:eastAsia="en-US"/>
        </w:rPr>
        <w:commentReference w:id="187"/>
      </w:r>
      <w:r w:rsidR="003431C6" w:rsidRPr="00AE5D35">
        <w:rPr>
          <w:rFonts w:asciiTheme="minorHAnsi" w:hAnsiTheme="minorHAnsi" w:cstheme="minorHAnsi"/>
        </w:rPr>
        <w:t xml:space="preserve"> </w:t>
      </w:r>
      <w:commentRangeStart w:id="188"/>
      <w:r w:rsidR="003431C6" w:rsidRPr="00AE5D35">
        <w:rPr>
          <w:rFonts w:asciiTheme="minorHAnsi" w:hAnsiTheme="minorHAnsi" w:cstheme="minorHAnsi"/>
        </w:rPr>
        <w:t>Each population cage w</w:t>
      </w:r>
      <w:r w:rsidR="00193090" w:rsidRPr="00AE5D35">
        <w:rPr>
          <w:rFonts w:asciiTheme="minorHAnsi" w:hAnsiTheme="minorHAnsi" w:cstheme="minorHAnsi"/>
        </w:rPr>
        <w:t>as</w:t>
      </w:r>
      <w:r w:rsidR="003431C6" w:rsidRPr="00AE5D35">
        <w:rPr>
          <w:rFonts w:asciiTheme="minorHAnsi" w:hAnsiTheme="minorHAnsi" w:cstheme="minorHAnsi"/>
        </w:rPr>
        <w:t xml:space="preserve"> initiated using two </w:t>
      </w:r>
      <w:r w:rsidR="00710821" w:rsidRPr="00AE5D35">
        <w:rPr>
          <w:rFonts w:asciiTheme="minorHAnsi" w:hAnsiTheme="minorHAnsi" w:cstheme="minorHAnsi"/>
        </w:rPr>
        <w:t>MBLs</w:t>
      </w:r>
      <w:r w:rsidR="003431C6" w:rsidRPr="00AE5D35">
        <w:rPr>
          <w:rFonts w:asciiTheme="minorHAnsi" w:hAnsiTheme="minorHAnsi" w:cstheme="minorHAnsi"/>
        </w:rPr>
        <w:t xml:space="preserve"> </w:t>
      </w:r>
      <w:r w:rsidR="00480686" w:rsidRPr="00AE5D35">
        <w:rPr>
          <w:rFonts w:asciiTheme="minorHAnsi" w:hAnsiTheme="minorHAnsi" w:cstheme="minorHAnsi"/>
        </w:rPr>
        <w:t xml:space="preserve">independently crossed by the </w:t>
      </w:r>
      <w:r w:rsidR="00193090" w:rsidRPr="00AE5D35">
        <w:rPr>
          <w:rFonts w:asciiTheme="minorHAnsi" w:hAnsiTheme="minorHAnsi" w:cstheme="minorHAnsi"/>
        </w:rPr>
        <w:t>chosen</w:t>
      </w:r>
      <w:r w:rsidR="00480686" w:rsidRPr="00AE5D35">
        <w:rPr>
          <w:rFonts w:asciiTheme="minorHAnsi" w:hAnsiTheme="minorHAnsi" w:cstheme="minorHAnsi"/>
        </w:rPr>
        <w:t xml:space="preserve"> </w:t>
      </w:r>
      <w:proofErr w:type="spellStart"/>
      <w:r w:rsidR="00480686" w:rsidRPr="00AE5D35">
        <w:rPr>
          <w:rFonts w:asciiTheme="minorHAnsi" w:hAnsiTheme="minorHAnsi" w:cstheme="minorHAnsi"/>
        </w:rPr>
        <w:t>isofemale</w:t>
      </w:r>
      <w:proofErr w:type="spellEnd"/>
      <w:r w:rsidR="00480686" w:rsidRPr="00AE5D35">
        <w:rPr>
          <w:rFonts w:asciiTheme="minorHAnsi" w:hAnsiTheme="minorHAnsi" w:cstheme="minorHAnsi"/>
        </w:rPr>
        <w:t xml:space="preserve"> lines</w:t>
      </w:r>
      <w:commentRangeEnd w:id="188"/>
      <w:r w:rsidR="007D3DBA">
        <w:rPr>
          <w:rStyle w:val="CommentReference"/>
          <w:rFonts w:asciiTheme="minorHAnsi" w:eastAsiaTheme="minorHAnsi" w:hAnsiTheme="minorHAnsi" w:cstheme="minorBidi"/>
          <w:lang w:eastAsia="en-US"/>
        </w:rPr>
        <w:commentReference w:id="188"/>
      </w:r>
      <w:r w:rsidR="003431C6" w:rsidRPr="00AE5D35">
        <w:rPr>
          <w:rFonts w:asciiTheme="minorHAnsi" w:hAnsiTheme="minorHAnsi" w:cstheme="minorHAnsi"/>
        </w:rPr>
        <w:t xml:space="preserve">. Cages </w:t>
      </w:r>
      <w:del w:id="189" w:author="Owen Lewis" w:date="2020-06-24T13:35:00Z">
        <w:r w:rsidR="003431C6" w:rsidRPr="00AE5D35" w:rsidDel="007D3DBA">
          <w:rPr>
            <w:rFonts w:asciiTheme="minorHAnsi" w:hAnsiTheme="minorHAnsi" w:cstheme="minorHAnsi"/>
          </w:rPr>
          <w:delText xml:space="preserve">are </w:delText>
        </w:r>
      </w:del>
      <w:ins w:id="190" w:author="Owen Lewis" w:date="2020-06-24T13:35:00Z">
        <w:r w:rsidR="007D3DBA">
          <w:rPr>
            <w:rFonts w:asciiTheme="minorHAnsi" w:hAnsiTheme="minorHAnsi" w:cstheme="minorHAnsi"/>
          </w:rPr>
          <w:t>were</w:t>
        </w:r>
        <w:r w:rsidR="007D3DBA" w:rsidRPr="00AE5D35">
          <w:rPr>
            <w:rFonts w:asciiTheme="minorHAnsi" w:hAnsiTheme="minorHAnsi" w:cstheme="minorHAnsi"/>
          </w:rPr>
          <w:t xml:space="preserve"> </w:t>
        </w:r>
      </w:ins>
      <w:r w:rsidR="003431C6" w:rsidRPr="00AE5D35">
        <w:rPr>
          <w:rFonts w:asciiTheme="minorHAnsi" w:hAnsiTheme="minorHAnsi" w:cstheme="minorHAnsi"/>
        </w:rPr>
        <w:t xml:space="preserve">maintained </w:t>
      </w:r>
      <w:r w:rsidR="007120AC" w:rsidRPr="00AE5D35">
        <w:rPr>
          <w:rFonts w:asciiTheme="minorHAnsi" w:hAnsiTheme="minorHAnsi" w:cstheme="minorHAnsi"/>
        </w:rPr>
        <w:t xml:space="preserve">at 25°C and 12/12 L/D cycle </w:t>
      </w:r>
      <w:r w:rsidR="003431C6" w:rsidRPr="00AE5D35">
        <w:rPr>
          <w:rFonts w:asciiTheme="minorHAnsi" w:hAnsiTheme="minorHAnsi" w:cstheme="minorHAnsi"/>
        </w:rPr>
        <w:t>for more than four generation</w:t>
      </w:r>
      <w:r w:rsidR="00480686" w:rsidRPr="00AE5D35">
        <w:rPr>
          <w:rFonts w:asciiTheme="minorHAnsi" w:hAnsiTheme="minorHAnsi" w:cstheme="minorHAnsi"/>
        </w:rPr>
        <w:t>s</w:t>
      </w:r>
      <w:ins w:id="191" w:author="Owen Lewis" w:date="2020-06-24T13:35:00Z">
        <w:r w:rsidR="000C14F6">
          <w:rPr>
            <w:rFonts w:asciiTheme="minorHAnsi" w:hAnsiTheme="minorHAnsi" w:cstheme="minorHAnsi"/>
          </w:rPr>
          <w:t xml:space="preserve"> </w:t>
        </w:r>
      </w:ins>
      <w:del w:id="192" w:author="Owen Lewis" w:date="2020-06-24T13:35:00Z">
        <w:r w:rsidR="00480686" w:rsidRPr="00AE5D35" w:rsidDel="000C14F6">
          <w:rPr>
            <w:rFonts w:asciiTheme="minorHAnsi" w:hAnsiTheme="minorHAnsi" w:cstheme="minorHAnsi"/>
          </w:rPr>
          <w:delText>’</w:delText>
        </w:r>
        <w:r w:rsidR="003431C6" w:rsidRPr="00AE5D35" w:rsidDel="000C14F6">
          <w:rPr>
            <w:rFonts w:asciiTheme="minorHAnsi" w:hAnsiTheme="minorHAnsi" w:cstheme="minorHAnsi"/>
          </w:rPr>
          <w:delText xml:space="preserve"> time </w:delText>
        </w:r>
      </w:del>
      <w:r w:rsidR="003431C6" w:rsidRPr="00AE5D35">
        <w:rPr>
          <w:rFonts w:asciiTheme="minorHAnsi" w:hAnsiTheme="minorHAnsi" w:cstheme="minorHAnsi"/>
        </w:rPr>
        <w:t xml:space="preserve">before </w:t>
      </w:r>
      <w:r w:rsidRPr="00AE5D35">
        <w:rPr>
          <w:rFonts w:asciiTheme="minorHAnsi" w:hAnsiTheme="minorHAnsi" w:cstheme="minorHAnsi"/>
        </w:rPr>
        <w:t xml:space="preserve">the experiment. Therefore, </w:t>
      </w:r>
      <w:del w:id="193" w:author="Owen Lewis" w:date="2020-06-24T13:35:00Z">
        <w:r w:rsidRPr="00AE5D35" w:rsidDel="000C14F6">
          <w:rPr>
            <w:rFonts w:asciiTheme="minorHAnsi" w:hAnsiTheme="minorHAnsi" w:cstheme="minorHAnsi"/>
          </w:rPr>
          <w:delText xml:space="preserve">the difference </w:delText>
        </w:r>
        <w:r w:rsidR="00C07A21" w:rsidDel="000C14F6">
          <w:rPr>
            <w:rFonts w:asciiTheme="minorHAnsi" w:hAnsiTheme="minorHAnsi" w:cstheme="minorHAnsi"/>
          </w:rPr>
          <w:delText>in</w:delText>
        </w:r>
        <w:r w:rsidRPr="00AE5D35" w:rsidDel="000C14F6">
          <w:rPr>
            <w:rFonts w:asciiTheme="minorHAnsi" w:hAnsiTheme="minorHAnsi" w:cstheme="minorHAnsi"/>
          </w:rPr>
          <w:delText xml:space="preserve"> </w:delText>
        </w:r>
      </w:del>
      <w:r w:rsidRPr="00AE5D35">
        <w:rPr>
          <w:rFonts w:asciiTheme="minorHAnsi" w:hAnsiTheme="minorHAnsi" w:cstheme="minorHAnsi"/>
        </w:rPr>
        <w:t xml:space="preserve">thermal traits </w:t>
      </w:r>
      <w:del w:id="194" w:author="Owen Lewis" w:date="2020-06-24T13:35:00Z">
        <w:r w:rsidRPr="00AE5D35" w:rsidDel="000C14F6">
          <w:rPr>
            <w:rFonts w:asciiTheme="minorHAnsi" w:hAnsiTheme="minorHAnsi" w:cstheme="minorHAnsi"/>
          </w:rPr>
          <w:delText xml:space="preserve">measured below </w:delText>
        </w:r>
      </w:del>
      <w:ins w:id="195" w:author="Owen Lewis" w:date="2020-06-24T13:35:00Z">
        <w:r w:rsidR="000C14F6">
          <w:rPr>
            <w:rFonts w:asciiTheme="minorHAnsi" w:hAnsiTheme="minorHAnsi" w:cstheme="minorHAnsi"/>
          </w:rPr>
          <w:t xml:space="preserve">should </w:t>
        </w:r>
      </w:ins>
      <w:del w:id="196" w:author="Owen Lewis" w:date="2020-06-24T13:35:00Z">
        <w:r w:rsidRPr="00AE5D35" w:rsidDel="000C14F6">
          <w:rPr>
            <w:rFonts w:asciiTheme="minorHAnsi" w:hAnsiTheme="minorHAnsi" w:cstheme="minorHAnsi"/>
          </w:rPr>
          <w:delText xml:space="preserve">was </w:delText>
        </w:r>
      </w:del>
      <w:r w:rsidRPr="00AE5D35">
        <w:rPr>
          <w:rFonts w:asciiTheme="minorHAnsi" w:hAnsiTheme="minorHAnsi" w:cstheme="minorHAnsi"/>
        </w:rPr>
        <w:t xml:space="preserve">not </w:t>
      </w:r>
      <w:ins w:id="197" w:author="Owen Lewis" w:date="2020-06-24T13:35:00Z">
        <w:r w:rsidR="000C14F6">
          <w:rPr>
            <w:rFonts w:asciiTheme="minorHAnsi" w:hAnsiTheme="minorHAnsi" w:cstheme="minorHAnsi"/>
          </w:rPr>
          <w:t xml:space="preserve">have been </w:t>
        </w:r>
      </w:ins>
      <w:r w:rsidRPr="00AE5D35">
        <w:rPr>
          <w:rFonts w:asciiTheme="minorHAnsi" w:hAnsiTheme="minorHAnsi" w:cstheme="minorHAnsi"/>
        </w:rPr>
        <w:t>influenced by maternal effect</w:t>
      </w:r>
      <w:r w:rsidR="004D3FB8" w:rsidRPr="00AE5D35">
        <w:rPr>
          <w:rFonts w:asciiTheme="minorHAnsi" w:hAnsiTheme="minorHAnsi" w:cstheme="minorHAnsi"/>
        </w:rPr>
        <w:t xml:space="preserve">, </w:t>
      </w:r>
      <w:r w:rsidRPr="00AE5D35">
        <w:rPr>
          <w:rFonts w:asciiTheme="minorHAnsi" w:hAnsiTheme="minorHAnsi" w:cstheme="minorHAnsi"/>
        </w:rPr>
        <w:t>acclimation</w:t>
      </w:r>
      <w:r w:rsidR="00C07A21">
        <w:rPr>
          <w:rFonts w:asciiTheme="minorHAnsi" w:hAnsiTheme="minorHAnsi" w:cstheme="minorHAnsi"/>
        </w:rPr>
        <w:t>,</w:t>
      </w:r>
      <w:r w:rsidR="004D3FB8" w:rsidRPr="00AE5D35">
        <w:rPr>
          <w:rFonts w:asciiTheme="minorHAnsi" w:hAnsiTheme="minorHAnsi" w:cstheme="minorHAnsi"/>
        </w:rPr>
        <w:t xml:space="preserve"> or </w:t>
      </w:r>
      <w:proofErr w:type="spellStart"/>
      <w:r w:rsidR="004D3FB8" w:rsidRPr="00AE5D35">
        <w:rPr>
          <w:rFonts w:asciiTheme="minorHAnsi" w:hAnsiTheme="minorHAnsi" w:cstheme="minorHAnsi"/>
        </w:rPr>
        <w:t>isofemale</w:t>
      </w:r>
      <w:proofErr w:type="spellEnd"/>
      <w:r w:rsidR="004D3FB8" w:rsidRPr="00AE5D35">
        <w:rPr>
          <w:rFonts w:asciiTheme="minorHAnsi" w:hAnsiTheme="minorHAnsi" w:cstheme="minorHAnsi"/>
        </w:rPr>
        <w:t xml:space="preserve"> line</w:t>
      </w:r>
      <w:r w:rsidRPr="00AE5D35">
        <w:rPr>
          <w:rFonts w:asciiTheme="minorHAnsi" w:hAnsiTheme="minorHAnsi" w:cstheme="minorHAnsi"/>
        </w:rPr>
        <w:t>.</w:t>
      </w:r>
      <w:r w:rsidR="00710821" w:rsidRPr="00AE5D35">
        <w:rPr>
          <w:rFonts w:asciiTheme="minorHAnsi" w:hAnsiTheme="minorHAnsi" w:cstheme="minorHAnsi"/>
        </w:rPr>
        <w:t xml:space="preserve"> MBL</w:t>
      </w:r>
      <w:r w:rsidR="006C773B" w:rsidRPr="00AE5D35">
        <w:rPr>
          <w:rFonts w:asciiTheme="minorHAnsi" w:hAnsiTheme="minorHAnsi" w:cstheme="minorHAnsi"/>
        </w:rPr>
        <w:t>s</w:t>
      </w:r>
      <w:r w:rsidR="00710821" w:rsidRPr="00AE5D35">
        <w:rPr>
          <w:rFonts w:asciiTheme="minorHAnsi" w:hAnsiTheme="minorHAnsi" w:cstheme="minorHAnsi"/>
        </w:rPr>
        <w:t xml:space="preserve"> of </w:t>
      </w:r>
      <w:r w:rsidR="00710821" w:rsidRPr="00AE5D35">
        <w:rPr>
          <w:rFonts w:asciiTheme="minorHAnsi" w:hAnsiTheme="minorHAnsi" w:cstheme="minorHAnsi"/>
          <w:i/>
          <w:iCs/>
        </w:rPr>
        <w:t xml:space="preserve">D. </w:t>
      </w:r>
      <w:proofErr w:type="spellStart"/>
      <w:r w:rsidR="00710821" w:rsidRPr="00AE5D35">
        <w:rPr>
          <w:rFonts w:asciiTheme="minorHAnsi" w:hAnsiTheme="minorHAnsi" w:cstheme="minorHAnsi"/>
          <w:i/>
          <w:iCs/>
        </w:rPr>
        <w:t>rubida</w:t>
      </w:r>
      <w:proofErr w:type="spellEnd"/>
      <w:r w:rsidR="00710821" w:rsidRPr="00AE5D35">
        <w:rPr>
          <w:rFonts w:asciiTheme="minorHAnsi" w:hAnsiTheme="minorHAnsi" w:cstheme="minorHAnsi"/>
        </w:rPr>
        <w:t xml:space="preserve"> </w:t>
      </w:r>
      <w:r w:rsidR="006C773B" w:rsidRPr="00AE5D35">
        <w:rPr>
          <w:rFonts w:asciiTheme="minorHAnsi" w:hAnsiTheme="minorHAnsi" w:cstheme="minorHAnsi"/>
        </w:rPr>
        <w:t xml:space="preserve">and </w:t>
      </w:r>
      <w:r w:rsidR="006C773B" w:rsidRPr="00AE5D35">
        <w:rPr>
          <w:rFonts w:asciiTheme="minorHAnsi" w:hAnsiTheme="minorHAnsi" w:cstheme="minorHAnsi"/>
          <w:i/>
          <w:iCs/>
        </w:rPr>
        <w:t xml:space="preserve">D. </w:t>
      </w:r>
      <w:proofErr w:type="spellStart"/>
      <w:r w:rsidR="006C773B" w:rsidRPr="00AE5D35">
        <w:rPr>
          <w:rFonts w:asciiTheme="minorHAnsi" w:hAnsiTheme="minorHAnsi" w:cstheme="minorHAnsi"/>
          <w:i/>
          <w:iCs/>
        </w:rPr>
        <w:t>pseudotakahashii</w:t>
      </w:r>
      <w:proofErr w:type="spellEnd"/>
      <w:r w:rsidR="006C773B" w:rsidRPr="00AE5D35">
        <w:rPr>
          <w:rFonts w:asciiTheme="minorHAnsi" w:hAnsiTheme="minorHAnsi" w:cstheme="minorHAnsi"/>
        </w:rPr>
        <w:t xml:space="preserve"> </w:t>
      </w:r>
      <w:r w:rsidR="00710821" w:rsidRPr="00AE5D35">
        <w:rPr>
          <w:rFonts w:asciiTheme="minorHAnsi" w:hAnsiTheme="minorHAnsi" w:cstheme="minorHAnsi"/>
        </w:rPr>
        <w:t>w</w:t>
      </w:r>
      <w:r w:rsidR="006C773B" w:rsidRPr="00AE5D35">
        <w:rPr>
          <w:rFonts w:asciiTheme="minorHAnsi" w:hAnsiTheme="minorHAnsi" w:cstheme="minorHAnsi"/>
        </w:rPr>
        <w:t>ere</w:t>
      </w:r>
      <w:r w:rsidR="00710821" w:rsidRPr="00AE5D35">
        <w:rPr>
          <w:rFonts w:asciiTheme="minorHAnsi" w:hAnsiTheme="minorHAnsi" w:cstheme="minorHAnsi"/>
        </w:rPr>
        <w:t xml:space="preserve"> not </w:t>
      </w:r>
      <w:commentRangeStart w:id="198"/>
      <w:r w:rsidR="00710821" w:rsidRPr="00AE5D35">
        <w:rPr>
          <w:rFonts w:asciiTheme="minorHAnsi" w:hAnsiTheme="minorHAnsi" w:cstheme="minorHAnsi"/>
        </w:rPr>
        <w:t xml:space="preserve">constructed </w:t>
      </w:r>
      <w:commentRangeEnd w:id="198"/>
      <w:r w:rsidR="00FF2654">
        <w:rPr>
          <w:rStyle w:val="CommentReference"/>
          <w:rFonts w:asciiTheme="minorHAnsi" w:eastAsiaTheme="minorHAnsi" w:hAnsiTheme="minorHAnsi" w:cstheme="minorBidi"/>
          <w:lang w:eastAsia="en-US"/>
        </w:rPr>
        <w:commentReference w:id="198"/>
      </w:r>
      <w:r w:rsidR="006C773B" w:rsidRPr="00AE5D35">
        <w:rPr>
          <w:rFonts w:asciiTheme="minorHAnsi" w:hAnsiTheme="minorHAnsi" w:cstheme="minorHAnsi"/>
        </w:rPr>
        <w:t xml:space="preserve">because their </w:t>
      </w:r>
      <w:proofErr w:type="spellStart"/>
      <w:r w:rsidR="006C773B" w:rsidRPr="00AE5D35">
        <w:rPr>
          <w:rFonts w:asciiTheme="minorHAnsi" w:hAnsiTheme="minorHAnsi" w:cstheme="minorHAnsi"/>
        </w:rPr>
        <w:t>isofemale</w:t>
      </w:r>
      <w:proofErr w:type="spellEnd"/>
      <w:r w:rsidR="006C773B" w:rsidRPr="00AE5D35">
        <w:rPr>
          <w:rFonts w:asciiTheme="minorHAnsi" w:hAnsiTheme="minorHAnsi" w:cstheme="minorHAnsi"/>
        </w:rPr>
        <w:t xml:space="preserve"> lines </w:t>
      </w:r>
      <w:commentRangeStart w:id="199"/>
      <w:r w:rsidR="006C773B" w:rsidRPr="00AE5D35">
        <w:rPr>
          <w:rFonts w:asciiTheme="minorHAnsi" w:hAnsiTheme="minorHAnsi" w:cstheme="minorHAnsi"/>
        </w:rPr>
        <w:t>were not in good condition</w:t>
      </w:r>
      <w:commentRangeEnd w:id="199"/>
      <w:r w:rsidR="00D5284E">
        <w:rPr>
          <w:rStyle w:val="CommentReference"/>
          <w:rFonts w:asciiTheme="minorHAnsi" w:eastAsiaTheme="minorHAnsi" w:hAnsiTheme="minorHAnsi" w:cstheme="minorBidi"/>
          <w:lang w:eastAsia="en-US"/>
        </w:rPr>
        <w:commentReference w:id="199"/>
      </w:r>
      <w:r w:rsidR="006C773B" w:rsidRPr="00AE5D35">
        <w:rPr>
          <w:rFonts w:asciiTheme="minorHAnsi" w:hAnsiTheme="minorHAnsi" w:cstheme="minorHAnsi"/>
        </w:rPr>
        <w:t>. The other eight</w:t>
      </w:r>
      <w:r w:rsidR="00480686" w:rsidRPr="00AE5D35">
        <w:rPr>
          <w:rFonts w:asciiTheme="minorHAnsi" w:hAnsiTheme="minorHAnsi" w:cstheme="minorHAnsi"/>
        </w:rPr>
        <w:t xml:space="preserve"> </w:t>
      </w:r>
      <w:r w:rsidR="006C773B" w:rsidRPr="00AE5D35">
        <w:rPr>
          <w:rFonts w:asciiTheme="minorHAnsi" w:hAnsiTheme="minorHAnsi" w:cstheme="minorHAnsi"/>
        </w:rPr>
        <w:t xml:space="preserve">species and </w:t>
      </w:r>
      <w:commentRangeStart w:id="200"/>
      <w:r w:rsidR="006C773B" w:rsidRPr="00AE5D35">
        <w:rPr>
          <w:rFonts w:asciiTheme="minorHAnsi" w:hAnsiTheme="minorHAnsi" w:cstheme="minorHAnsi"/>
        </w:rPr>
        <w:t xml:space="preserve">Dah </w:t>
      </w:r>
      <w:commentRangeEnd w:id="200"/>
      <w:r w:rsidR="00D5284E">
        <w:rPr>
          <w:rStyle w:val="CommentReference"/>
          <w:rFonts w:asciiTheme="minorHAnsi" w:eastAsiaTheme="minorHAnsi" w:hAnsiTheme="minorHAnsi" w:cstheme="minorBidi"/>
          <w:lang w:eastAsia="en-US"/>
        </w:rPr>
        <w:commentReference w:id="200"/>
      </w:r>
      <w:r w:rsidR="006C773B" w:rsidRPr="00AE5D35">
        <w:rPr>
          <w:rFonts w:asciiTheme="minorHAnsi" w:hAnsiTheme="minorHAnsi" w:cstheme="minorHAnsi"/>
        </w:rPr>
        <w:t xml:space="preserve">strain of </w:t>
      </w:r>
      <w:r w:rsidR="006C773B" w:rsidRPr="00AE5D35">
        <w:rPr>
          <w:rFonts w:asciiTheme="minorHAnsi" w:hAnsiTheme="minorHAnsi" w:cstheme="minorHAnsi"/>
          <w:i/>
          <w:iCs/>
        </w:rPr>
        <w:t xml:space="preserve">D. melanogaster </w:t>
      </w:r>
      <w:proofErr w:type="gramStart"/>
      <w:r w:rsidR="006C773B" w:rsidRPr="00AE5D35">
        <w:rPr>
          <w:rFonts w:asciiTheme="minorHAnsi" w:hAnsiTheme="minorHAnsi" w:cstheme="minorHAnsi"/>
        </w:rPr>
        <w:t>were</w:t>
      </w:r>
      <w:proofErr w:type="gramEnd"/>
      <w:r w:rsidR="006C773B" w:rsidRPr="00AE5D35">
        <w:rPr>
          <w:rFonts w:asciiTheme="minorHAnsi" w:hAnsiTheme="minorHAnsi" w:cstheme="minorHAnsi"/>
        </w:rPr>
        <w:t xml:space="preserve"> used for </w:t>
      </w:r>
      <w:del w:id="201" w:author="Owen Lewis" w:date="2020-06-24T13:36:00Z">
        <w:r w:rsidR="006C773B" w:rsidRPr="00AE5D35" w:rsidDel="00FF2654">
          <w:rPr>
            <w:rFonts w:asciiTheme="minorHAnsi" w:hAnsiTheme="minorHAnsi" w:cstheme="minorHAnsi"/>
          </w:rPr>
          <w:delText xml:space="preserve">the following </w:delText>
        </w:r>
      </w:del>
      <w:r w:rsidR="006C773B" w:rsidRPr="00AE5D35">
        <w:rPr>
          <w:rFonts w:asciiTheme="minorHAnsi" w:hAnsiTheme="minorHAnsi" w:cstheme="minorHAnsi"/>
        </w:rPr>
        <w:t xml:space="preserve">laboratory measurement. </w:t>
      </w:r>
      <w:r w:rsidR="006C773B" w:rsidRPr="00AE5D35">
        <w:rPr>
          <w:rFonts w:asciiTheme="minorHAnsi" w:hAnsiTheme="minorHAnsi" w:cstheme="minorHAnsi"/>
          <w:i/>
          <w:iCs/>
        </w:rPr>
        <w:t>D. melanogaster</w:t>
      </w:r>
      <w:ins w:id="202" w:author="Owen Lewis" w:date="2020-06-24T13:42:00Z">
        <w:r w:rsidR="00A829EC">
          <w:rPr>
            <w:rFonts w:asciiTheme="minorHAnsi" w:hAnsiTheme="minorHAnsi" w:cstheme="minorHAnsi"/>
          </w:rPr>
          <w:t xml:space="preserve">, which does not occur naturally at the study sites, </w:t>
        </w:r>
      </w:ins>
      <w:del w:id="203" w:author="Owen Lewis" w:date="2020-06-24T13:42:00Z">
        <w:r w:rsidR="006C773B" w:rsidRPr="00AE5D35" w:rsidDel="00A829EC">
          <w:rPr>
            <w:rFonts w:asciiTheme="minorHAnsi" w:hAnsiTheme="minorHAnsi" w:cstheme="minorHAnsi"/>
          </w:rPr>
          <w:delText xml:space="preserve"> </w:delText>
        </w:r>
      </w:del>
      <w:r w:rsidR="006C773B" w:rsidRPr="00AE5D35">
        <w:rPr>
          <w:rFonts w:asciiTheme="minorHAnsi" w:hAnsiTheme="minorHAnsi" w:cstheme="minorHAnsi"/>
        </w:rPr>
        <w:t xml:space="preserve">was measured together with the focal species </w:t>
      </w:r>
      <w:del w:id="204" w:author="Owen Lewis" w:date="2020-06-24T13:41:00Z">
        <w:r w:rsidR="006C773B" w:rsidRPr="00AE5D35" w:rsidDel="00A829EC">
          <w:rPr>
            <w:rFonts w:asciiTheme="minorHAnsi" w:hAnsiTheme="minorHAnsi" w:cstheme="minorHAnsi"/>
          </w:rPr>
          <w:delText>because it served as a reference for comparison if more species will be measured in the</w:delText>
        </w:r>
      </w:del>
      <w:ins w:id="205" w:author="Owen Lewis" w:date="2020-06-24T13:41:00Z">
        <w:r w:rsidR="00A829EC">
          <w:rPr>
            <w:rFonts w:asciiTheme="minorHAnsi" w:hAnsiTheme="minorHAnsi" w:cstheme="minorHAnsi"/>
          </w:rPr>
          <w:t>as a benchmark for</w:t>
        </w:r>
      </w:ins>
      <w:r w:rsidR="006C773B" w:rsidRPr="00AE5D35">
        <w:rPr>
          <w:rFonts w:asciiTheme="minorHAnsi" w:hAnsiTheme="minorHAnsi" w:cstheme="minorHAnsi"/>
        </w:rPr>
        <w:t xml:space="preserve"> future</w:t>
      </w:r>
      <w:ins w:id="206" w:author="Owen Lewis" w:date="2020-06-24T13:41:00Z">
        <w:r w:rsidR="00A829EC">
          <w:rPr>
            <w:rFonts w:asciiTheme="minorHAnsi" w:hAnsiTheme="minorHAnsi" w:cstheme="minorHAnsi"/>
          </w:rPr>
          <w:t xml:space="preserve"> comparisons</w:t>
        </w:r>
      </w:ins>
      <w:r w:rsidR="006C773B" w:rsidRPr="00AE5D35">
        <w:rPr>
          <w:rFonts w:asciiTheme="minorHAnsi" w:hAnsiTheme="minorHAnsi" w:cstheme="minorHAnsi"/>
        </w:rPr>
        <w:t xml:space="preserve">. </w:t>
      </w:r>
    </w:p>
    <w:p w14:paraId="77D604A1" w14:textId="506925C1" w:rsidR="00302A7A" w:rsidRPr="00AE5D35" w:rsidRDefault="00C4298B" w:rsidP="00302A7A">
      <w:pPr>
        <w:rPr>
          <w:rFonts w:asciiTheme="minorHAnsi" w:hAnsiTheme="minorHAnsi" w:cstheme="minorHAnsi"/>
          <w:lang w:val="en-US"/>
        </w:rPr>
      </w:pPr>
      <w:r w:rsidRPr="00AE5D35">
        <w:rPr>
          <w:rFonts w:asciiTheme="minorHAnsi" w:hAnsiTheme="minorHAnsi" w:cstheme="minorHAnsi"/>
          <w:lang w:val="en-US"/>
        </w:rPr>
        <w:tab/>
      </w:r>
      <w:r w:rsidR="00193090" w:rsidRPr="00AE5D35">
        <w:rPr>
          <w:rFonts w:asciiTheme="minorHAnsi" w:hAnsiTheme="minorHAnsi" w:cstheme="minorHAnsi"/>
          <w:lang w:val="en-US"/>
        </w:rPr>
        <w:t>Fly</w:t>
      </w:r>
      <w:r w:rsidR="00D4135B" w:rsidRPr="00AE5D35">
        <w:rPr>
          <w:rFonts w:asciiTheme="minorHAnsi" w:hAnsiTheme="minorHAnsi" w:cstheme="minorHAnsi"/>
          <w:lang w:val="en-US"/>
        </w:rPr>
        <w:t xml:space="preserve"> e</w:t>
      </w:r>
      <w:r w:rsidR="003431C6" w:rsidRPr="00AE5D35">
        <w:rPr>
          <w:rFonts w:asciiTheme="minorHAnsi" w:hAnsiTheme="minorHAnsi" w:cstheme="minorHAnsi"/>
          <w:lang w:val="en-US"/>
        </w:rPr>
        <w:t xml:space="preserve">ggs collected from the population cage were reared under low-density (less than 100 eggs per vial) </w:t>
      </w:r>
      <w:r w:rsidR="003431C6" w:rsidRPr="00AE5D35">
        <w:rPr>
          <w:rFonts w:asciiTheme="minorHAnsi" w:hAnsiTheme="minorHAnsi" w:cstheme="minorHAnsi"/>
        </w:rPr>
        <w:t xml:space="preserve">at 25°C and 12/12 L/D cycle. </w:t>
      </w:r>
      <w:r w:rsidR="00D4135B" w:rsidRPr="00AE5D35">
        <w:rPr>
          <w:rFonts w:asciiTheme="minorHAnsi" w:hAnsiTheme="minorHAnsi" w:cstheme="minorHAnsi"/>
        </w:rPr>
        <w:t>Within 12 hour</w:t>
      </w:r>
      <w:r w:rsidR="00C07A21">
        <w:rPr>
          <w:rFonts w:asciiTheme="minorHAnsi" w:hAnsiTheme="minorHAnsi" w:cstheme="minorHAnsi"/>
        </w:rPr>
        <w:t>s</w:t>
      </w:r>
      <w:r w:rsidR="00D4135B" w:rsidRPr="00AE5D35">
        <w:rPr>
          <w:rFonts w:asciiTheme="minorHAnsi" w:hAnsiTheme="minorHAnsi" w:cstheme="minorHAnsi"/>
        </w:rPr>
        <w:t xml:space="preserve"> of</w:t>
      </w:r>
      <w:r w:rsidR="003431C6" w:rsidRPr="00AE5D35">
        <w:rPr>
          <w:rFonts w:asciiTheme="minorHAnsi" w:hAnsiTheme="minorHAnsi" w:cstheme="minorHAnsi"/>
        </w:rPr>
        <w:t xml:space="preserve"> emergence, virgin female</w:t>
      </w:r>
      <w:r w:rsidR="00C07A21">
        <w:rPr>
          <w:rFonts w:asciiTheme="minorHAnsi" w:hAnsiTheme="minorHAnsi" w:cstheme="minorHAnsi"/>
        </w:rPr>
        <w:t>s</w:t>
      </w:r>
      <w:r w:rsidR="003431C6" w:rsidRPr="00AE5D35">
        <w:rPr>
          <w:rFonts w:asciiTheme="minorHAnsi" w:hAnsiTheme="minorHAnsi" w:cstheme="minorHAnsi"/>
        </w:rPr>
        <w:t xml:space="preserve"> and male</w:t>
      </w:r>
      <w:r w:rsidR="00C07A21">
        <w:rPr>
          <w:rFonts w:asciiTheme="minorHAnsi" w:hAnsiTheme="minorHAnsi" w:cstheme="minorHAnsi"/>
        </w:rPr>
        <w:t>s</w:t>
      </w:r>
      <w:r w:rsidR="003431C6" w:rsidRPr="00AE5D35">
        <w:rPr>
          <w:rFonts w:asciiTheme="minorHAnsi" w:hAnsiTheme="minorHAnsi" w:cstheme="minorHAnsi"/>
        </w:rPr>
        <w:t xml:space="preserve"> were separately kept at 25°C and 12/12 L/D cycle. We additionally </w:t>
      </w:r>
      <w:r w:rsidR="00113BE7" w:rsidRPr="00AE5D35">
        <w:rPr>
          <w:rFonts w:asciiTheme="minorHAnsi" w:hAnsiTheme="minorHAnsi" w:cstheme="minorHAnsi"/>
        </w:rPr>
        <w:t>mixed</w:t>
      </w:r>
      <w:r w:rsidR="003431C6" w:rsidRPr="00AE5D35">
        <w:rPr>
          <w:rFonts w:asciiTheme="minorHAnsi" w:hAnsiTheme="minorHAnsi" w:cstheme="minorHAnsi"/>
        </w:rPr>
        <w:t xml:space="preserve"> five female</w:t>
      </w:r>
      <w:r w:rsidR="00C07A21">
        <w:rPr>
          <w:rFonts w:asciiTheme="minorHAnsi" w:hAnsiTheme="minorHAnsi" w:cstheme="minorHAnsi"/>
        </w:rPr>
        <w:t>s</w:t>
      </w:r>
      <w:r w:rsidR="003431C6" w:rsidRPr="00AE5D35">
        <w:rPr>
          <w:rFonts w:asciiTheme="minorHAnsi" w:hAnsiTheme="minorHAnsi" w:cstheme="minorHAnsi"/>
        </w:rPr>
        <w:t xml:space="preserve"> and male</w:t>
      </w:r>
      <w:r w:rsidR="00C07A21">
        <w:rPr>
          <w:rFonts w:asciiTheme="minorHAnsi" w:hAnsiTheme="minorHAnsi" w:cstheme="minorHAnsi"/>
        </w:rPr>
        <w:t>s</w:t>
      </w:r>
      <w:r w:rsidR="00113BE7" w:rsidRPr="00AE5D35">
        <w:rPr>
          <w:rFonts w:asciiTheme="minorHAnsi" w:hAnsiTheme="minorHAnsi" w:cstheme="minorHAnsi"/>
        </w:rPr>
        <w:t xml:space="preserve"> in each of two vials</w:t>
      </w:r>
      <w:r w:rsidR="003431C6" w:rsidRPr="00AE5D35">
        <w:rPr>
          <w:rFonts w:asciiTheme="minorHAnsi" w:hAnsiTheme="minorHAnsi" w:cstheme="minorHAnsi"/>
        </w:rPr>
        <w:t xml:space="preserve"> to monitor their reproductive activity every day. As different species have different development time</w:t>
      </w:r>
      <w:ins w:id="207" w:author="Owen Lewis" w:date="2020-06-24T13:41:00Z">
        <w:r w:rsidR="00190BEB">
          <w:rPr>
            <w:rFonts w:asciiTheme="minorHAnsi" w:hAnsiTheme="minorHAnsi" w:cstheme="minorHAnsi"/>
          </w:rPr>
          <w:t>s</w:t>
        </w:r>
      </w:ins>
      <w:r w:rsidR="003431C6" w:rsidRPr="00AE5D35">
        <w:rPr>
          <w:rFonts w:asciiTheme="minorHAnsi" w:hAnsiTheme="minorHAnsi" w:cstheme="minorHAnsi"/>
        </w:rPr>
        <w:t xml:space="preserve"> and sexua</w:t>
      </w:r>
      <w:ins w:id="208" w:author="Owen Lewis" w:date="2020-06-24T13:50:00Z">
        <w:r w:rsidR="009760F1">
          <w:rPr>
            <w:rFonts w:asciiTheme="minorHAnsi" w:hAnsiTheme="minorHAnsi" w:cstheme="minorHAnsi"/>
          </w:rPr>
          <w:t>l</w:t>
        </w:r>
      </w:ins>
      <w:del w:id="209" w:author="Owen Lewis" w:date="2020-06-24T13:50:00Z">
        <w:r w:rsidR="003431C6" w:rsidRPr="00AE5D35" w:rsidDel="009760F1">
          <w:rPr>
            <w:rFonts w:asciiTheme="minorHAnsi" w:hAnsiTheme="minorHAnsi" w:cstheme="minorHAnsi"/>
          </w:rPr>
          <w:delText>lly</w:delText>
        </w:r>
      </w:del>
      <w:r w:rsidR="003431C6" w:rsidRPr="00AE5D35">
        <w:rPr>
          <w:rFonts w:asciiTheme="minorHAnsi" w:hAnsiTheme="minorHAnsi" w:cstheme="minorHAnsi"/>
        </w:rPr>
        <w:t xml:space="preserve"> maturation time</w:t>
      </w:r>
      <w:ins w:id="210" w:author="Owen Lewis" w:date="2020-06-24T13:41:00Z">
        <w:r w:rsidR="00190BEB">
          <w:rPr>
            <w:rFonts w:asciiTheme="minorHAnsi" w:hAnsiTheme="minorHAnsi" w:cstheme="minorHAnsi"/>
          </w:rPr>
          <w:t>s</w:t>
        </w:r>
      </w:ins>
      <w:r w:rsidR="003431C6" w:rsidRPr="00AE5D35">
        <w:rPr>
          <w:rFonts w:asciiTheme="minorHAnsi" w:hAnsiTheme="minorHAnsi" w:cstheme="minorHAnsi"/>
        </w:rPr>
        <w:t>, eggs</w:t>
      </w:r>
      <w:r w:rsidR="00113BE7" w:rsidRPr="00AE5D35">
        <w:rPr>
          <w:rFonts w:asciiTheme="minorHAnsi" w:hAnsiTheme="minorHAnsi" w:cstheme="minorHAnsi"/>
        </w:rPr>
        <w:t xml:space="preserve"> of different species</w:t>
      </w:r>
      <w:r w:rsidR="003431C6" w:rsidRPr="00AE5D35">
        <w:rPr>
          <w:rFonts w:asciiTheme="minorHAnsi" w:hAnsiTheme="minorHAnsi" w:cstheme="minorHAnsi"/>
        </w:rPr>
        <w:t xml:space="preserve"> were collected</w:t>
      </w:r>
      <w:r w:rsidR="00113BE7" w:rsidRPr="00AE5D35">
        <w:rPr>
          <w:rFonts w:asciiTheme="minorHAnsi" w:hAnsiTheme="minorHAnsi" w:cstheme="minorHAnsi"/>
        </w:rPr>
        <w:t xml:space="preserve"> from cages</w:t>
      </w:r>
      <w:r w:rsidR="003431C6" w:rsidRPr="00AE5D35">
        <w:rPr>
          <w:rFonts w:asciiTheme="minorHAnsi" w:hAnsiTheme="minorHAnsi" w:cstheme="minorHAnsi"/>
        </w:rPr>
        <w:t xml:space="preserve"> </w:t>
      </w:r>
      <w:r w:rsidR="00C07A21">
        <w:rPr>
          <w:rFonts w:asciiTheme="minorHAnsi" w:hAnsiTheme="minorHAnsi" w:cstheme="minorHAnsi"/>
        </w:rPr>
        <w:t>on</w:t>
      </w:r>
      <w:r w:rsidR="003431C6" w:rsidRPr="00AE5D35">
        <w:rPr>
          <w:rFonts w:asciiTheme="minorHAnsi" w:hAnsiTheme="minorHAnsi" w:cstheme="minorHAnsi"/>
        </w:rPr>
        <w:t xml:space="preserve"> different days so that their first</w:t>
      </w:r>
      <w:r w:rsidR="00113BE7" w:rsidRPr="00AE5D35">
        <w:rPr>
          <w:rFonts w:asciiTheme="minorHAnsi" w:hAnsiTheme="minorHAnsi" w:cstheme="minorHAnsi"/>
        </w:rPr>
        <w:t xml:space="preserve"> day of </w:t>
      </w:r>
      <w:r w:rsidR="003431C6" w:rsidRPr="00AE5D35">
        <w:rPr>
          <w:rFonts w:asciiTheme="minorHAnsi" w:hAnsiTheme="minorHAnsi" w:cstheme="minorHAnsi"/>
        </w:rPr>
        <w:t xml:space="preserve">egg-laying </w:t>
      </w:r>
      <w:del w:id="211" w:author="Owen Lewis" w:date="2020-06-24T13:50:00Z">
        <w:r w:rsidR="003431C6" w:rsidRPr="00AE5D35" w:rsidDel="009760F1">
          <w:rPr>
            <w:rFonts w:asciiTheme="minorHAnsi" w:hAnsiTheme="minorHAnsi" w:cstheme="minorHAnsi"/>
          </w:rPr>
          <w:delText xml:space="preserve">were </w:delText>
        </w:r>
      </w:del>
      <w:ins w:id="212" w:author="Owen Lewis" w:date="2020-06-24T13:50:00Z">
        <w:r w:rsidR="009760F1">
          <w:rPr>
            <w:rFonts w:asciiTheme="minorHAnsi" w:hAnsiTheme="minorHAnsi" w:cstheme="minorHAnsi"/>
          </w:rPr>
          <w:t>was</w:t>
        </w:r>
        <w:r w:rsidR="009760F1" w:rsidRPr="00AE5D35">
          <w:rPr>
            <w:rFonts w:asciiTheme="minorHAnsi" w:hAnsiTheme="minorHAnsi" w:cstheme="minorHAnsi"/>
          </w:rPr>
          <w:t xml:space="preserve"> </w:t>
        </w:r>
      </w:ins>
      <w:r w:rsidR="003431C6" w:rsidRPr="00AE5D35">
        <w:rPr>
          <w:rFonts w:asciiTheme="minorHAnsi" w:hAnsiTheme="minorHAnsi" w:cstheme="minorHAnsi"/>
        </w:rPr>
        <w:t>synchronized.</w:t>
      </w:r>
      <w:r w:rsidR="00BC56BA" w:rsidRPr="00AE5D35">
        <w:rPr>
          <w:rFonts w:asciiTheme="minorHAnsi" w:hAnsiTheme="minorHAnsi" w:cstheme="minorHAnsi"/>
        </w:rPr>
        <w:t xml:space="preserve"> </w:t>
      </w:r>
      <w:r w:rsidR="00113BE7" w:rsidRPr="00AE5D35">
        <w:rPr>
          <w:rFonts w:asciiTheme="minorHAnsi" w:hAnsiTheme="minorHAnsi" w:cstheme="minorHAnsi"/>
        </w:rPr>
        <w:t>Two days after sexual maturation,</w:t>
      </w:r>
      <w:r w:rsidR="00BC56BA" w:rsidRPr="00AE5D35">
        <w:rPr>
          <w:rFonts w:asciiTheme="minorHAnsi" w:hAnsiTheme="minorHAnsi" w:cstheme="minorHAnsi"/>
        </w:rPr>
        <w:t xml:space="preserve"> h</w:t>
      </w:r>
      <w:r w:rsidR="003431C6" w:rsidRPr="00AE5D35">
        <w:rPr>
          <w:rFonts w:asciiTheme="minorHAnsi" w:hAnsiTheme="minorHAnsi" w:cstheme="minorHAnsi"/>
        </w:rPr>
        <w:t>alf of the adults were subjected to fecundity measurement and the other half</w:t>
      </w:r>
      <w:r w:rsidR="00CA4488">
        <w:rPr>
          <w:rFonts w:asciiTheme="minorHAnsi" w:hAnsiTheme="minorHAnsi" w:cstheme="minorHAnsi"/>
        </w:rPr>
        <w:t xml:space="preserve">, which were </w:t>
      </w:r>
      <w:r w:rsidR="003431C6" w:rsidRPr="00AE5D35">
        <w:rPr>
          <w:rFonts w:asciiTheme="minorHAnsi" w:hAnsiTheme="minorHAnsi" w:cstheme="minorHAnsi"/>
        </w:rPr>
        <w:t>siblings</w:t>
      </w:r>
      <w:r w:rsidR="00CA4488">
        <w:rPr>
          <w:rFonts w:asciiTheme="minorHAnsi" w:hAnsiTheme="minorHAnsi" w:cstheme="minorHAnsi"/>
        </w:rPr>
        <w:t>,</w:t>
      </w:r>
      <w:r w:rsidR="003431C6" w:rsidRPr="00AE5D35">
        <w:rPr>
          <w:rFonts w:asciiTheme="minorHAnsi" w:hAnsiTheme="minorHAnsi" w:cstheme="minorHAnsi"/>
        </w:rPr>
        <w:t xml:space="preserve"> were subjected to physiological measurement</w:t>
      </w:r>
      <w:r w:rsidR="003431C6" w:rsidRPr="00AE5D35">
        <w:rPr>
          <w:rFonts w:asciiTheme="minorHAnsi" w:hAnsiTheme="minorHAnsi" w:cstheme="minorHAnsi"/>
          <w:lang w:val="en-US"/>
        </w:rPr>
        <w:t xml:space="preserve">. </w:t>
      </w:r>
    </w:p>
    <w:p w14:paraId="687C9344" w14:textId="77777777" w:rsidR="00302A7A" w:rsidRPr="00AE5D35" w:rsidRDefault="00302A7A" w:rsidP="00302A7A">
      <w:pPr>
        <w:rPr>
          <w:rFonts w:asciiTheme="minorHAnsi" w:hAnsiTheme="minorHAnsi" w:cstheme="minorHAnsi"/>
          <w:lang w:val="en-US"/>
        </w:rPr>
      </w:pPr>
    </w:p>
    <w:p w14:paraId="0E2A7E6F" w14:textId="5F6BCCAE" w:rsidR="00D74E6D" w:rsidRPr="00AE5D35" w:rsidRDefault="00D74E6D" w:rsidP="002663CF">
      <w:pPr>
        <w:pStyle w:val="ListParagraph"/>
        <w:numPr>
          <w:ilvl w:val="0"/>
          <w:numId w:val="2"/>
        </w:numPr>
        <w:rPr>
          <w:rFonts w:cstheme="minorHAnsi"/>
          <w:lang w:val="en-US"/>
        </w:rPr>
      </w:pPr>
      <w:r w:rsidRPr="00AE5D35">
        <w:rPr>
          <w:rFonts w:cstheme="minorHAnsi"/>
          <w:lang w:val="en-US"/>
        </w:rPr>
        <w:t>Fecundity measurement</w:t>
      </w:r>
    </w:p>
    <w:p w14:paraId="678FDB1D" w14:textId="5338A4C4" w:rsidR="00113BE7" w:rsidRPr="00AE5D35" w:rsidRDefault="00A30C68" w:rsidP="00B92EA0">
      <w:pPr>
        <w:rPr>
          <w:rFonts w:asciiTheme="minorHAnsi" w:hAnsiTheme="minorHAnsi" w:cstheme="minorHAnsi"/>
        </w:rPr>
      </w:pPr>
      <w:r w:rsidRPr="00AE5D35">
        <w:rPr>
          <w:rFonts w:asciiTheme="minorHAnsi" w:hAnsiTheme="minorHAnsi" w:cstheme="minorHAnsi"/>
        </w:rPr>
        <w:t>Two virgin females were paired with two virgin males on</w:t>
      </w:r>
      <w:r w:rsidR="006E37CA">
        <w:rPr>
          <w:rFonts w:asciiTheme="minorHAnsi" w:hAnsiTheme="minorHAnsi" w:cstheme="minorHAnsi"/>
        </w:rPr>
        <w:t xml:space="preserve"> a</w:t>
      </w:r>
      <w:r w:rsidRPr="00AE5D35">
        <w:rPr>
          <w:rFonts w:asciiTheme="minorHAnsi" w:hAnsiTheme="minorHAnsi" w:cstheme="minorHAnsi"/>
        </w:rPr>
        <w:t xml:space="preserve"> </w:t>
      </w:r>
      <w:r w:rsidR="00193090" w:rsidRPr="00AE5D35">
        <w:rPr>
          <w:rFonts w:asciiTheme="minorHAnsi" w:hAnsiTheme="minorHAnsi" w:cstheme="minorHAnsi"/>
        </w:rPr>
        <w:t xml:space="preserve">4ml </w:t>
      </w:r>
      <w:r w:rsidRPr="00AE5D35">
        <w:rPr>
          <w:rFonts w:asciiTheme="minorHAnsi" w:hAnsiTheme="minorHAnsi" w:cstheme="minorHAnsi"/>
        </w:rPr>
        <w:t xml:space="preserve">standard </w:t>
      </w:r>
      <w:r w:rsidRPr="00AE5D35">
        <w:rPr>
          <w:rFonts w:asciiTheme="minorHAnsi" w:hAnsiTheme="minorHAnsi" w:cstheme="minorHAnsi"/>
          <w:i/>
        </w:rPr>
        <w:t>Drosophila</w:t>
      </w:r>
      <w:r w:rsidRPr="00AE5D35">
        <w:rPr>
          <w:rFonts w:asciiTheme="minorHAnsi" w:hAnsiTheme="minorHAnsi" w:cstheme="minorHAnsi"/>
        </w:rPr>
        <w:t xml:space="preserve"> medium</w:t>
      </w:r>
      <w:r w:rsidR="007959F8" w:rsidRPr="00AE5D35">
        <w:rPr>
          <w:rFonts w:asciiTheme="minorHAnsi" w:hAnsiTheme="minorHAnsi" w:cstheme="minorHAnsi"/>
        </w:rPr>
        <w:t xml:space="preserve">. They </w:t>
      </w:r>
      <w:r w:rsidRPr="00AE5D35">
        <w:rPr>
          <w:rFonts w:asciiTheme="minorHAnsi" w:hAnsiTheme="minorHAnsi" w:cstheme="minorHAnsi"/>
        </w:rPr>
        <w:t>were randomly subjected to one of the seven constant temperature (</w:t>
      </w:r>
      <w:commentRangeStart w:id="213"/>
      <w:r w:rsidRPr="00AE5D35">
        <w:rPr>
          <w:rFonts w:asciiTheme="minorHAnsi" w:hAnsiTheme="minorHAnsi" w:cstheme="minorHAnsi"/>
        </w:rPr>
        <w:t>14°C, 17°C, 20°C, 23°C, 26°C, 29°C, 32°C</w:t>
      </w:r>
      <w:commentRangeEnd w:id="213"/>
      <w:r w:rsidR="005D7237">
        <w:rPr>
          <w:rStyle w:val="CommentReference"/>
          <w:rFonts w:asciiTheme="minorHAnsi" w:eastAsiaTheme="minorHAnsi" w:hAnsiTheme="minorHAnsi" w:cstheme="minorBidi"/>
          <w:lang w:eastAsia="en-US"/>
        </w:rPr>
        <w:commentReference w:id="213"/>
      </w:r>
      <w:r w:rsidRPr="00AE5D35">
        <w:rPr>
          <w:rFonts w:asciiTheme="minorHAnsi" w:hAnsiTheme="minorHAnsi" w:cstheme="minorHAnsi"/>
        </w:rPr>
        <w:t>)</w:t>
      </w:r>
      <w:r w:rsidR="00280040" w:rsidRPr="00AE5D35">
        <w:rPr>
          <w:rFonts w:asciiTheme="minorHAnsi" w:hAnsiTheme="minorHAnsi" w:cstheme="minorHAnsi"/>
        </w:rPr>
        <w:t xml:space="preserve"> and 12/12 L/D cycle</w:t>
      </w:r>
      <w:r w:rsidRPr="00AE5D35">
        <w:rPr>
          <w:rFonts w:asciiTheme="minorHAnsi" w:hAnsiTheme="minorHAnsi" w:cstheme="minorHAnsi"/>
        </w:rPr>
        <w:t xml:space="preserve">. Vials were submerged in </w:t>
      </w:r>
      <w:del w:id="214" w:author="Owen Lewis" w:date="2020-06-24T13:43:00Z">
        <w:r w:rsidRPr="00AE5D35" w:rsidDel="00EB0E69">
          <w:rPr>
            <w:rFonts w:asciiTheme="minorHAnsi" w:hAnsiTheme="minorHAnsi" w:cstheme="minorHAnsi"/>
          </w:rPr>
          <w:delText xml:space="preserve">the </w:delText>
        </w:r>
      </w:del>
      <w:r w:rsidRPr="00AE5D35">
        <w:rPr>
          <w:rFonts w:asciiTheme="minorHAnsi" w:hAnsiTheme="minorHAnsi" w:cstheme="minorHAnsi"/>
        </w:rPr>
        <w:t>water baths set at</w:t>
      </w:r>
      <w:r w:rsidR="000452CA" w:rsidRPr="00AE5D35">
        <w:rPr>
          <w:rFonts w:asciiTheme="minorHAnsi" w:hAnsiTheme="minorHAnsi" w:cstheme="minorHAnsi"/>
        </w:rPr>
        <w:t xml:space="preserve"> the</w:t>
      </w:r>
      <w:r w:rsidRPr="00AE5D35">
        <w:rPr>
          <w:rFonts w:asciiTheme="minorHAnsi" w:hAnsiTheme="minorHAnsi" w:cstheme="minorHAnsi"/>
        </w:rPr>
        <w:t xml:space="preserve"> constant temperature.</w:t>
      </w:r>
      <w:r w:rsidR="000128B8" w:rsidRPr="00AE5D35">
        <w:rPr>
          <w:rFonts w:asciiTheme="minorHAnsi" w:hAnsiTheme="minorHAnsi" w:cstheme="minorHAnsi"/>
        </w:rPr>
        <w:t xml:space="preserve"> </w:t>
      </w:r>
      <w:r w:rsidR="006E37CA">
        <w:rPr>
          <w:rFonts w:asciiTheme="minorHAnsi" w:hAnsiTheme="minorHAnsi" w:cstheme="minorHAnsi"/>
        </w:rPr>
        <w:t>The w</w:t>
      </w:r>
      <w:r w:rsidR="000128B8" w:rsidRPr="00AE5D35">
        <w:rPr>
          <w:rFonts w:asciiTheme="minorHAnsi" w:hAnsiTheme="minorHAnsi" w:cstheme="minorHAnsi"/>
        </w:rPr>
        <w:t>ater level was kept above the area that flies could freely move.</w:t>
      </w:r>
      <w:r w:rsidR="006E37CA">
        <w:rPr>
          <w:rFonts w:asciiTheme="minorHAnsi" w:hAnsiTheme="minorHAnsi" w:cstheme="minorHAnsi"/>
        </w:rPr>
        <w:t xml:space="preserve"> The</w:t>
      </w:r>
      <w:r w:rsidRPr="00AE5D35">
        <w:rPr>
          <w:rFonts w:asciiTheme="minorHAnsi" w:hAnsiTheme="minorHAnsi" w:cstheme="minorHAnsi"/>
        </w:rPr>
        <w:t xml:space="preserve"> </w:t>
      </w:r>
      <w:r w:rsidR="006E37CA">
        <w:rPr>
          <w:rFonts w:asciiTheme="minorHAnsi" w:hAnsiTheme="minorHAnsi" w:cstheme="minorHAnsi"/>
        </w:rPr>
        <w:t>t</w:t>
      </w:r>
      <w:r w:rsidRPr="00AE5D35">
        <w:rPr>
          <w:rFonts w:asciiTheme="minorHAnsi" w:hAnsiTheme="minorHAnsi" w:cstheme="minorHAnsi"/>
        </w:rPr>
        <w:t>emperature and humidity</w:t>
      </w:r>
      <w:r w:rsidR="000452CA" w:rsidRPr="00AE5D35">
        <w:rPr>
          <w:rFonts w:asciiTheme="minorHAnsi" w:hAnsiTheme="minorHAnsi" w:cstheme="minorHAnsi"/>
        </w:rPr>
        <w:t xml:space="preserve"> of each water bath</w:t>
      </w:r>
      <w:r w:rsidRPr="00AE5D35">
        <w:rPr>
          <w:rFonts w:asciiTheme="minorHAnsi" w:hAnsiTheme="minorHAnsi" w:cstheme="minorHAnsi"/>
        </w:rPr>
        <w:t xml:space="preserve"> </w:t>
      </w:r>
      <w:r w:rsidR="000452CA" w:rsidRPr="00AE5D35">
        <w:rPr>
          <w:rFonts w:asciiTheme="minorHAnsi" w:hAnsiTheme="minorHAnsi" w:cstheme="minorHAnsi"/>
        </w:rPr>
        <w:t>were</w:t>
      </w:r>
      <w:r w:rsidRPr="00AE5D35">
        <w:rPr>
          <w:rFonts w:asciiTheme="minorHAnsi" w:hAnsiTheme="minorHAnsi" w:cstheme="minorHAnsi"/>
        </w:rPr>
        <w:t xml:space="preserve"> monitored in </w:t>
      </w:r>
      <w:r w:rsidR="000452CA" w:rsidRPr="00AE5D35">
        <w:rPr>
          <w:rFonts w:asciiTheme="minorHAnsi" w:hAnsiTheme="minorHAnsi" w:cstheme="minorHAnsi"/>
        </w:rPr>
        <w:t xml:space="preserve">two </w:t>
      </w:r>
      <w:r w:rsidRPr="00AE5D35">
        <w:rPr>
          <w:rFonts w:asciiTheme="minorHAnsi" w:hAnsiTheme="minorHAnsi" w:cstheme="minorHAnsi"/>
        </w:rPr>
        <w:t xml:space="preserve">additional empty tubes. </w:t>
      </w:r>
      <w:r w:rsidR="007959F8" w:rsidRPr="00AE5D35">
        <w:rPr>
          <w:rFonts w:asciiTheme="minorHAnsi" w:hAnsiTheme="minorHAnsi" w:cstheme="minorHAnsi"/>
        </w:rPr>
        <w:t>The</w:t>
      </w:r>
      <w:r w:rsidR="000128B8" w:rsidRPr="00AE5D35">
        <w:rPr>
          <w:rFonts w:asciiTheme="minorHAnsi" w:hAnsiTheme="minorHAnsi" w:cstheme="minorHAnsi"/>
        </w:rPr>
        <w:t xml:space="preserve"> level</w:t>
      </w:r>
      <w:ins w:id="215" w:author="Owen Lewis" w:date="2020-06-24T13:43:00Z">
        <w:r w:rsidR="00EB0E69">
          <w:rPr>
            <w:rFonts w:asciiTheme="minorHAnsi" w:hAnsiTheme="minorHAnsi" w:cstheme="minorHAnsi"/>
          </w:rPr>
          <w:t xml:space="preserve"> of</w:t>
        </w:r>
      </w:ins>
      <w:r w:rsidR="007959F8" w:rsidRPr="00AE5D35">
        <w:rPr>
          <w:rFonts w:asciiTheme="minorHAnsi" w:hAnsiTheme="minorHAnsi" w:cstheme="minorHAnsi"/>
        </w:rPr>
        <w:t xml:space="preserve"> humidity</w:t>
      </w:r>
      <w:r w:rsidR="000128B8" w:rsidRPr="00AE5D35">
        <w:rPr>
          <w:rFonts w:asciiTheme="minorHAnsi" w:hAnsiTheme="minorHAnsi" w:cstheme="minorHAnsi"/>
        </w:rPr>
        <w:t xml:space="preserve"> </w:t>
      </w:r>
      <w:r w:rsidR="00CA4488">
        <w:rPr>
          <w:rFonts w:asciiTheme="minorHAnsi" w:hAnsiTheme="minorHAnsi" w:cstheme="minorHAnsi"/>
        </w:rPr>
        <w:t>was</w:t>
      </w:r>
      <w:r w:rsidR="000128B8" w:rsidRPr="00AE5D35">
        <w:rPr>
          <w:rFonts w:asciiTheme="minorHAnsi" w:hAnsiTheme="minorHAnsi" w:cstheme="minorHAnsi"/>
        </w:rPr>
        <w:t xml:space="preserve"> similar to </w:t>
      </w:r>
      <w:del w:id="216" w:author="Owen Lewis" w:date="2020-06-24T13:43:00Z">
        <w:r w:rsidR="000128B8" w:rsidRPr="00AE5D35" w:rsidDel="00EB0E69">
          <w:rPr>
            <w:rFonts w:asciiTheme="minorHAnsi" w:hAnsiTheme="minorHAnsi" w:cstheme="minorHAnsi"/>
          </w:rPr>
          <w:delText xml:space="preserve">the </w:delText>
        </w:r>
      </w:del>
      <w:r w:rsidR="000128B8" w:rsidRPr="00AE5D35">
        <w:rPr>
          <w:rFonts w:asciiTheme="minorHAnsi" w:hAnsiTheme="minorHAnsi" w:cstheme="minorHAnsi"/>
        </w:rPr>
        <w:t>field condition,</w:t>
      </w:r>
      <w:r w:rsidR="007959F8" w:rsidRPr="00AE5D35">
        <w:rPr>
          <w:rFonts w:asciiTheme="minorHAnsi" w:hAnsiTheme="minorHAnsi" w:cstheme="minorHAnsi"/>
        </w:rPr>
        <w:t xml:space="preserve"> rang</w:t>
      </w:r>
      <w:r w:rsidR="000128B8" w:rsidRPr="00AE5D35">
        <w:rPr>
          <w:rFonts w:asciiTheme="minorHAnsi" w:hAnsiTheme="minorHAnsi" w:cstheme="minorHAnsi"/>
        </w:rPr>
        <w:t>ing</w:t>
      </w:r>
      <w:r w:rsidR="007959F8" w:rsidRPr="00AE5D35">
        <w:rPr>
          <w:rFonts w:asciiTheme="minorHAnsi" w:hAnsiTheme="minorHAnsi" w:cstheme="minorHAnsi"/>
        </w:rPr>
        <w:t xml:space="preserve"> </w:t>
      </w:r>
      <w:r w:rsidR="00193090" w:rsidRPr="00AE5D35">
        <w:rPr>
          <w:rFonts w:asciiTheme="minorHAnsi" w:hAnsiTheme="minorHAnsi" w:cstheme="minorHAnsi"/>
        </w:rPr>
        <w:t>between</w:t>
      </w:r>
      <w:r w:rsidR="007959F8" w:rsidRPr="00AE5D35">
        <w:rPr>
          <w:rFonts w:asciiTheme="minorHAnsi" w:hAnsiTheme="minorHAnsi" w:cstheme="minorHAnsi"/>
        </w:rPr>
        <w:t xml:space="preserve"> 80% - 95%</w:t>
      </w:r>
      <w:r w:rsidR="000128B8" w:rsidRPr="00AE5D35">
        <w:rPr>
          <w:rFonts w:asciiTheme="minorHAnsi" w:hAnsiTheme="minorHAnsi" w:cstheme="minorHAnsi"/>
        </w:rPr>
        <w:t xml:space="preserve">. </w:t>
      </w:r>
      <w:r w:rsidR="007959F8" w:rsidRPr="00AE5D35">
        <w:rPr>
          <w:rFonts w:asciiTheme="minorHAnsi" w:hAnsiTheme="minorHAnsi" w:cstheme="minorHAnsi"/>
        </w:rPr>
        <w:t xml:space="preserve">The observed temperature showed </w:t>
      </w:r>
      <w:r w:rsidR="00B03AFF" w:rsidRPr="00AE5D35">
        <w:rPr>
          <w:rFonts w:asciiTheme="minorHAnsi" w:hAnsiTheme="minorHAnsi" w:cstheme="minorHAnsi"/>
        </w:rPr>
        <w:sym w:font="Symbol" w:char="F0B1"/>
      </w:r>
      <w:r w:rsidR="00B03AFF" w:rsidRPr="00AE5D35">
        <w:rPr>
          <w:rFonts w:asciiTheme="minorHAnsi" w:hAnsiTheme="minorHAnsi" w:cstheme="minorHAnsi"/>
        </w:rPr>
        <w:t xml:space="preserve">0.5°C </w:t>
      </w:r>
      <w:r w:rsidR="007959F8" w:rsidRPr="00AE5D35">
        <w:rPr>
          <w:rFonts w:asciiTheme="minorHAnsi" w:hAnsiTheme="minorHAnsi" w:cstheme="minorHAnsi"/>
        </w:rPr>
        <w:t xml:space="preserve">fluctuation around the </w:t>
      </w:r>
      <w:r w:rsidR="00B03AFF" w:rsidRPr="00AE5D35">
        <w:rPr>
          <w:rFonts w:asciiTheme="minorHAnsi" w:hAnsiTheme="minorHAnsi" w:cstheme="minorHAnsi"/>
        </w:rPr>
        <w:t xml:space="preserve">mean </w:t>
      </w:r>
      <w:r w:rsidR="007959F8" w:rsidRPr="00AE5D35">
        <w:rPr>
          <w:rFonts w:asciiTheme="minorHAnsi" w:hAnsiTheme="minorHAnsi" w:cstheme="minorHAnsi"/>
        </w:rPr>
        <w:t>temperature</w:t>
      </w:r>
      <w:r w:rsidR="00CA4488">
        <w:rPr>
          <w:rFonts w:asciiTheme="minorHAnsi" w:hAnsiTheme="minorHAnsi" w:cstheme="minorHAnsi"/>
        </w:rPr>
        <w:t>, which</w:t>
      </w:r>
      <w:r w:rsidR="007959F8" w:rsidRPr="00AE5D35">
        <w:rPr>
          <w:rFonts w:asciiTheme="minorHAnsi" w:hAnsiTheme="minorHAnsi" w:cstheme="minorHAnsi"/>
        </w:rPr>
        <w:t xml:space="preserve"> </w:t>
      </w:r>
      <w:r w:rsidR="006E37CA">
        <w:rPr>
          <w:rFonts w:asciiTheme="minorHAnsi" w:hAnsiTheme="minorHAnsi" w:cstheme="minorHAnsi"/>
        </w:rPr>
        <w:t>was</w:t>
      </w:r>
      <w:r w:rsidR="007959F8" w:rsidRPr="00AE5D35">
        <w:rPr>
          <w:rFonts w:asciiTheme="minorHAnsi" w:hAnsiTheme="minorHAnsi" w:cstheme="minorHAnsi"/>
        </w:rPr>
        <w:t xml:space="preserve"> used as </w:t>
      </w:r>
      <w:r w:rsidR="000452CA" w:rsidRPr="00AE5D35">
        <w:rPr>
          <w:rFonts w:asciiTheme="minorHAnsi" w:hAnsiTheme="minorHAnsi" w:cstheme="minorHAnsi"/>
        </w:rPr>
        <w:t xml:space="preserve">the </w:t>
      </w:r>
      <w:r w:rsidR="007959F8" w:rsidRPr="00AE5D35">
        <w:rPr>
          <w:rFonts w:asciiTheme="minorHAnsi" w:hAnsiTheme="minorHAnsi" w:cstheme="minorHAnsi"/>
        </w:rPr>
        <w:t xml:space="preserve">corrected temperature </w:t>
      </w:r>
      <w:r w:rsidR="00283590">
        <w:rPr>
          <w:rFonts w:asciiTheme="minorHAnsi" w:hAnsiTheme="minorHAnsi" w:cstheme="minorHAnsi"/>
        </w:rPr>
        <w:t xml:space="preserve">in </w:t>
      </w:r>
      <w:commentRangeStart w:id="217"/>
      <w:r w:rsidR="00283590">
        <w:rPr>
          <w:rFonts w:asciiTheme="minorHAnsi" w:hAnsiTheme="minorHAnsi" w:cstheme="minorHAnsi"/>
        </w:rPr>
        <w:t>analysis</w:t>
      </w:r>
      <w:commentRangeEnd w:id="217"/>
      <w:r w:rsidR="00EB0E69">
        <w:rPr>
          <w:rStyle w:val="CommentReference"/>
          <w:rFonts w:asciiTheme="minorHAnsi" w:eastAsiaTheme="minorHAnsi" w:hAnsiTheme="minorHAnsi" w:cstheme="minorBidi"/>
          <w:lang w:eastAsia="en-US"/>
        </w:rPr>
        <w:commentReference w:id="217"/>
      </w:r>
      <w:r w:rsidR="00283590">
        <w:rPr>
          <w:rFonts w:asciiTheme="minorHAnsi" w:hAnsiTheme="minorHAnsi" w:cstheme="minorHAnsi"/>
        </w:rPr>
        <w:t xml:space="preserve">. </w:t>
      </w:r>
    </w:p>
    <w:p w14:paraId="1ADB8255" w14:textId="67FC9871" w:rsidR="00B92EA0" w:rsidRPr="00AE5D35" w:rsidRDefault="00A30C68" w:rsidP="00B92EA0">
      <w:pPr>
        <w:rPr>
          <w:rFonts w:asciiTheme="minorHAnsi" w:hAnsiTheme="minorHAnsi" w:cstheme="minorHAnsi"/>
        </w:rPr>
      </w:pPr>
      <w:r w:rsidRPr="00AE5D35">
        <w:rPr>
          <w:rFonts w:asciiTheme="minorHAnsi" w:hAnsiTheme="minorHAnsi" w:cstheme="minorHAnsi"/>
        </w:rPr>
        <w:tab/>
        <w:t xml:space="preserve">As fecundity </w:t>
      </w:r>
      <w:r w:rsidR="00B03AFF" w:rsidRPr="00AE5D35">
        <w:rPr>
          <w:rFonts w:asciiTheme="minorHAnsi" w:hAnsiTheme="minorHAnsi" w:cstheme="minorHAnsi"/>
        </w:rPr>
        <w:t>change</w:t>
      </w:r>
      <w:r w:rsidR="00283590">
        <w:rPr>
          <w:rFonts w:asciiTheme="minorHAnsi" w:hAnsiTheme="minorHAnsi" w:cstheme="minorHAnsi"/>
        </w:rPr>
        <w:t>d</w:t>
      </w:r>
      <w:r w:rsidR="00B03AFF" w:rsidRPr="00AE5D35">
        <w:rPr>
          <w:rFonts w:asciiTheme="minorHAnsi" w:hAnsiTheme="minorHAnsi" w:cstheme="minorHAnsi"/>
        </w:rPr>
        <w:t xml:space="preserve"> </w:t>
      </w:r>
      <w:r w:rsidRPr="00AE5D35">
        <w:rPr>
          <w:rFonts w:asciiTheme="minorHAnsi" w:hAnsiTheme="minorHAnsi" w:cstheme="minorHAnsi"/>
        </w:rPr>
        <w:t xml:space="preserve">through time </w:t>
      </w:r>
      <w:r w:rsidR="00B03AFF" w:rsidRPr="00AE5D35">
        <w:rPr>
          <w:rFonts w:asciiTheme="minorHAnsi" w:hAnsiTheme="minorHAnsi" w:cstheme="minorHAnsi"/>
        </w:rPr>
        <w:t>and th</w:t>
      </w:r>
      <w:r w:rsidR="00283590">
        <w:rPr>
          <w:rFonts w:asciiTheme="minorHAnsi" w:hAnsiTheme="minorHAnsi" w:cstheme="minorHAnsi"/>
        </w:rPr>
        <w:t>is</w:t>
      </w:r>
      <w:r w:rsidR="00B03AFF" w:rsidRPr="00AE5D35">
        <w:rPr>
          <w:rFonts w:asciiTheme="minorHAnsi" w:hAnsiTheme="minorHAnsi" w:cstheme="minorHAnsi"/>
        </w:rPr>
        <w:t xml:space="preserve"> trend of change </w:t>
      </w:r>
      <w:r w:rsidR="00283590">
        <w:rPr>
          <w:rFonts w:asciiTheme="minorHAnsi" w:hAnsiTheme="minorHAnsi" w:cstheme="minorHAnsi"/>
        </w:rPr>
        <w:t>was</w:t>
      </w:r>
      <w:r w:rsidR="00B03AFF" w:rsidRPr="00AE5D35">
        <w:rPr>
          <w:rFonts w:asciiTheme="minorHAnsi" w:hAnsiTheme="minorHAnsi" w:cstheme="minorHAnsi"/>
        </w:rPr>
        <w:t xml:space="preserve"> influenced</w:t>
      </w:r>
      <w:r w:rsidR="00193090" w:rsidRPr="00AE5D35">
        <w:rPr>
          <w:rFonts w:asciiTheme="minorHAnsi" w:hAnsiTheme="minorHAnsi" w:cstheme="minorHAnsi"/>
        </w:rPr>
        <w:t xml:space="preserve"> by</w:t>
      </w:r>
      <w:r w:rsidR="00B03AFF" w:rsidRPr="00AE5D35">
        <w:rPr>
          <w:rFonts w:asciiTheme="minorHAnsi" w:hAnsiTheme="minorHAnsi" w:cstheme="minorHAnsi"/>
        </w:rPr>
        <w:t xml:space="preserve"> </w:t>
      </w:r>
      <w:r w:rsidRPr="00AE5D35">
        <w:rPr>
          <w:rFonts w:asciiTheme="minorHAnsi" w:hAnsiTheme="minorHAnsi" w:cstheme="minorHAnsi"/>
        </w:rPr>
        <w:t xml:space="preserve">temperature </w:t>
      </w:r>
      <w:r w:rsidR="000452CA" w:rsidRPr="00AE5D35">
        <w:rPr>
          <w:rFonts w:asciiTheme="minorHAnsi" w:hAnsiTheme="minorHAnsi" w:cstheme="minorHAnsi"/>
        </w:rPr>
        <w:t xml:space="preserve">(supplementary figure 1), </w:t>
      </w:r>
      <w:r w:rsidRPr="00AE5D35">
        <w:rPr>
          <w:rFonts w:asciiTheme="minorHAnsi" w:hAnsiTheme="minorHAnsi" w:cstheme="minorHAnsi"/>
        </w:rPr>
        <w:t>the offspring numbers were measured for the 1</w:t>
      </w:r>
      <w:r w:rsidRPr="00AE5D35">
        <w:rPr>
          <w:rFonts w:asciiTheme="minorHAnsi" w:hAnsiTheme="minorHAnsi" w:cstheme="minorHAnsi"/>
          <w:vertAlign w:val="superscript"/>
        </w:rPr>
        <w:t xml:space="preserve">st </w:t>
      </w:r>
      <w:r w:rsidRPr="00AE5D35">
        <w:rPr>
          <w:rFonts w:asciiTheme="minorHAnsi" w:hAnsiTheme="minorHAnsi" w:cstheme="minorHAnsi"/>
        </w:rPr>
        <w:t>– 2</w:t>
      </w:r>
      <w:r w:rsidRPr="00AE5D35">
        <w:rPr>
          <w:rFonts w:asciiTheme="minorHAnsi" w:hAnsiTheme="minorHAnsi" w:cstheme="minorHAnsi"/>
          <w:vertAlign w:val="superscript"/>
        </w:rPr>
        <w:t>nd</w:t>
      </w:r>
      <w:r w:rsidRPr="00AE5D35">
        <w:rPr>
          <w:rFonts w:asciiTheme="minorHAnsi" w:hAnsiTheme="minorHAnsi" w:cstheme="minorHAnsi"/>
        </w:rPr>
        <w:t xml:space="preserve"> day and the 7</w:t>
      </w:r>
      <w:r w:rsidRPr="00AE5D35">
        <w:rPr>
          <w:rFonts w:asciiTheme="minorHAnsi" w:hAnsiTheme="minorHAnsi" w:cstheme="minorHAnsi"/>
          <w:vertAlign w:val="superscript"/>
        </w:rPr>
        <w:t>th</w:t>
      </w:r>
      <w:r w:rsidRPr="00AE5D35">
        <w:rPr>
          <w:rFonts w:asciiTheme="minorHAnsi" w:hAnsiTheme="minorHAnsi" w:cstheme="minorHAnsi"/>
        </w:rPr>
        <w:t xml:space="preserve"> – 8</w:t>
      </w:r>
      <w:r w:rsidRPr="00AE5D35">
        <w:rPr>
          <w:rFonts w:asciiTheme="minorHAnsi" w:hAnsiTheme="minorHAnsi" w:cstheme="minorHAnsi"/>
          <w:vertAlign w:val="superscript"/>
        </w:rPr>
        <w:t>th</w:t>
      </w:r>
      <w:r w:rsidRPr="00AE5D35">
        <w:rPr>
          <w:rFonts w:asciiTheme="minorHAnsi" w:hAnsiTheme="minorHAnsi" w:cstheme="minorHAnsi"/>
        </w:rPr>
        <w:t xml:space="preserve"> day</w:t>
      </w:r>
      <w:r w:rsidR="00886388" w:rsidRPr="00AE5D35">
        <w:rPr>
          <w:rFonts w:asciiTheme="minorHAnsi" w:hAnsiTheme="minorHAnsi" w:cstheme="minorHAnsi"/>
        </w:rPr>
        <w:t xml:space="preserve"> </w:t>
      </w:r>
      <w:r w:rsidRPr="00AE5D35">
        <w:rPr>
          <w:rFonts w:asciiTheme="minorHAnsi" w:hAnsiTheme="minorHAnsi" w:cstheme="minorHAnsi"/>
        </w:rPr>
        <w:t>and they were combined to reflect relative fitness</w:t>
      </w:r>
      <w:r w:rsidR="00886388" w:rsidRPr="00AE5D35">
        <w:rPr>
          <w:rFonts w:asciiTheme="minorHAnsi" w:hAnsiTheme="minorHAnsi" w:cstheme="minorHAnsi"/>
        </w:rPr>
        <w:t xml:space="preserve"> in the corresponding temperature</w:t>
      </w:r>
      <w:r w:rsidRPr="00AE5D35">
        <w:rPr>
          <w:rFonts w:asciiTheme="minorHAnsi" w:hAnsiTheme="minorHAnsi" w:cstheme="minorHAnsi"/>
        </w:rPr>
        <w:t>.</w:t>
      </w:r>
      <w:r w:rsidR="007959F8" w:rsidRPr="00AE5D35">
        <w:rPr>
          <w:rFonts w:asciiTheme="minorHAnsi" w:hAnsiTheme="minorHAnsi" w:cstheme="minorHAnsi"/>
        </w:rPr>
        <w:t xml:space="preserve"> After</w:t>
      </w:r>
      <w:r w:rsidR="00886388" w:rsidRPr="00AE5D35">
        <w:rPr>
          <w:rFonts w:asciiTheme="minorHAnsi" w:hAnsiTheme="minorHAnsi" w:cstheme="minorHAnsi"/>
        </w:rPr>
        <w:t xml:space="preserve"> </w:t>
      </w:r>
      <w:r w:rsidR="00283590">
        <w:rPr>
          <w:rFonts w:asciiTheme="minorHAnsi" w:hAnsiTheme="minorHAnsi" w:cstheme="minorHAnsi"/>
        </w:rPr>
        <w:t xml:space="preserve">eight-day </w:t>
      </w:r>
      <w:r w:rsidR="007959F8" w:rsidRPr="00AE5D35">
        <w:rPr>
          <w:rFonts w:asciiTheme="minorHAnsi" w:hAnsiTheme="minorHAnsi" w:cstheme="minorHAnsi"/>
        </w:rPr>
        <w:t xml:space="preserve">temperature </w:t>
      </w:r>
      <w:r w:rsidR="00886388" w:rsidRPr="00AE5D35">
        <w:rPr>
          <w:rFonts w:asciiTheme="minorHAnsi" w:hAnsiTheme="minorHAnsi" w:cstheme="minorHAnsi"/>
        </w:rPr>
        <w:t>treatments</w:t>
      </w:r>
      <w:r w:rsidR="007959F8" w:rsidRPr="00AE5D35">
        <w:rPr>
          <w:rFonts w:asciiTheme="minorHAnsi" w:hAnsiTheme="minorHAnsi" w:cstheme="minorHAnsi"/>
        </w:rPr>
        <w:t xml:space="preserve">, all flies were kept at 25°C for another four days to examine the recovery of fecundity. </w:t>
      </w:r>
      <w:r w:rsidR="00300486" w:rsidRPr="00AE5D35">
        <w:rPr>
          <w:rFonts w:asciiTheme="minorHAnsi" w:hAnsiTheme="minorHAnsi" w:cstheme="minorHAnsi"/>
        </w:rPr>
        <w:t xml:space="preserve">Surviving flies were recorded </w:t>
      </w:r>
      <w:r w:rsidR="00B03AFF" w:rsidRPr="00AE5D35">
        <w:rPr>
          <w:rFonts w:asciiTheme="minorHAnsi" w:hAnsiTheme="minorHAnsi" w:cstheme="minorHAnsi"/>
        </w:rPr>
        <w:t>at the beginning and end of each period</w:t>
      </w:r>
      <w:r w:rsidR="00300486" w:rsidRPr="00AE5D35">
        <w:rPr>
          <w:rFonts w:asciiTheme="minorHAnsi" w:hAnsiTheme="minorHAnsi" w:cstheme="minorHAnsi"/>
        </w:rPr>
        <w:t xml:space="preserve">. </w:t>
      </w:r>
      <w:r w:rsidR="00B03AFF" w:rsidRPr="00AE5D35">
        <w:rPr>
          <w:rFonts w:asciiTheme="minorHAnsi" w:hAnsiTheme="minorHAnsi" w:cstheme="minorHAnsi"/>
        </w:rPr>
        <w:t>Vials</w:t>
      </w:r>
      <w:r w:rsidR="00300486" w:rsidRPr="00AE5D35">
        <w:rPr>
          <w:rFonts w:asciiTheme="minorHAnsi" w:hAnsiTheme="minorHAnsi" w:cstheme="minorHAnsi"/>
        </w:rPr>
        <w:t xml:space="preserve"> contain</w:t>
      </w:r>
      <w:r w:rsidR="00B03AFF" w:rsidRPr="00AE5D35">
        <w:rPr>
          <w:rFonts w:asciiTheme="minorHAnsi" w:hAnsiTheme="minorHAnsi" w:cstheme="minorHAnsi"/>
        </w:rPr>
        <w:t>ing</w:t>
      </w:r>
      <w:r w:rsidR="00300486" w:rsidRPr="00AE5D35">
        <w:rPr>
          <w:rFonts w:asciiTheme="minorHAnsi" w:hAnsiTheme="minorHAnsi" w:cstheme="minorHAnsi"/>
        </w:rPr>
        <w:t xml:space="preserve"> eggs</w:t>
      </w:r>
      <w:r w:rsidR="00B03AFF" w:rsidRPr="00AE5D35">
        <w:rPr>
          <w:rFonts w:asciiTheme="minorHAnsi" w:hAnsiTheme="minorHAnsi" w:cstheme="minorHAnsi"/>
        </w:rPr>
        <w:t xml:space="preserve"> produced during the testing periods</w:t>
      </w:r>
      <w:r w:rsidR="00300486" w:rsidRPr="00AE5D35">
        <w:rPr>
          <w:rFonts w:asciiTheme="minorHAnsi" w:hAnsiTheme="minorHAnsi" w:cstheme="minorHAnsi"/>
        </w:rPr>
        <w:t xml:space="preserve"> were maintained at their corresponding temperature for development. Vials were examined daily for emergence. The first emergence dates were recorded for different temperature</w:t>
      </w:r>
      <w:r w:rsidR="00283590">
        <w:rPr>
          <w:rFonts w:asciiTheme="minorHAnsi" w:hAnsiTheme="minorHAnsi" w:cstheme="minorHAnsi"/>
        </w:rPr>
        <w:t>s</w:t>
      </w:r>
      <w:r w:rsidR="00300486" w:rsidRPr="00AE5D35">
        <w:rPr>
          <w:rFonts w:asciiTheme="minorHAnsi" w:hAnsiTheme="minorHAnsi" w:cstheme="minorHAnsi"/>
        </w:rPr>
        <w:t xml:space="preserve"> and the numbers of </w:t>
      </w:r>
      <w:del w:id="218" w:author="Owen Lewis" w:date="2020-06-24T13:46:00Z">
        <w:r w:rsidR="00300486" w:rsidRPr="00AE5D35" w:rsidDel="00B819F5">
          <w:rPr>
            <w:rFonts w:asciiTheme="minorHAnsi" w:hAnsiTheme="minorHAnsi" w:cstheme="minorHAnsi"/>
          </w:rPr>
          <w:delText>the next-generation</w:delText>
        </w:r>
      </w:del>
      <w:ins w:id="219" w:author="Owen Lewis" w:date="2020-06-24T13:46:00Z">
        <w:r w:rsidR="00B819F5">
          <w:rPr>
            <w:rFonts w:asciiTheme="minorHAnsi" w:hAnsiTheme="minorHAnsi" w:cstheme="minorHAnsi"/>
          </w:rPr>
          <w:t>F1</w:t>
        </w:r>
      </w:ins>
      <w:r w:rsidR="00300486" w:rsidRPr="00AE5D35">
        <w:rPr>
          <w:rFonts w:asciiTheme="minorHAnsi" w:hAnsiTheme="minorHAnsi" w:cstheme="minorHAnsi"/>
        </w:rPr>
        <w:t xml:space="preserve"> adults were counted 5-7 days later. </w:t>
      </w:r>
      <w:r w:rsidR="007959F8" w:rsidRPr="00AE5D35">
        <w:rPr>
          <w:rFonts w:asciiTheme="minorHAnsi" w:hAnsiTheme="minorHAnsi" w:cstheme="minorHAnsi"/>
        </w:rPr>
        <w:t xml:space="preserve">For each species and each temperature treatment, eight replicates were evenly split between two blocks. </w:t>
      </w:r>
      <w:ins w:id="220" w:author="Owen Lewis" w:date="2020-06-24T13:47:00Z">
        <w:r w:rsidR="00E33779">
          <w:rPr>
            <w:rFonts w:asciiTheme="minorHAnsi" w:hAnsiTheme="minorHAnsi" w:cstheme="minorHAnsi"/>
          </w:rPr>
          <w:t>The</w:t>
        </w:r>
      </w:ins>
      <w:ins w:id="221" w:author="Owen Lewis" w:date="2020-06-24T13:46:00Z">
        <w:r w:rsidR="00E33779">
          <w:rPr>
            <w:rFonts w:asciiTheme="minorHAnsi" w:hAnsiTheme="minorHAnsi" w:cstheme="minorHAnsi"/>
          </w:rPr>
          <w:t xml:space="preserve"> d</w:t>
        </w:r>
      </w:ins>
      <w:del w:id="222" w:author="Owen Lewis" w:date="2020-06-24T13:46:00Z">
        <w:r w:rsidR="007959F8" w:rsidRPr="00AE5D35" w:rsidDel="00E33779">
          <w:rPr>
            <w:rFonts w:asciiTheme="minorHAnsi" w:hAnsiTheme="minorHAnsi" w:cstheme="minorHAnsi"/>
          </w:rPr>
          <w:delText>D</w:delText>
        </w:r>
      </w:del>
      <w:r w:rsidR="007959F8" w:rsidRPr="00AE5D35">
        <w:rPr>
          <w:rFonts w:asciiTheme="minorHAnsi" w:hAnsiTheme="minorHAnsi" w:cstheme="minorHAnsi"/>
        </w:rPr>
        <w:t xml:space="preserve">etailed schedule </w:t>
      </w:r>
      <w:del w:id="223" w:author="Owen Lewis" w:date="2020-06-24T13:47:00Z">
        <w:r w:rsidR="007959F8" w:rsidRPr="00AE5D35" w:rsidDel="00E33779">
          <w:rPr>
            <w:rFonts w:asciiTheme="minorHAnsi" w:hAnsiTheme="minorHAnsi" w:cstheme="minorHAnsi"/>
          </w:rPr>
          <w:delText xml:space="preserve">was </w:delText>
        </w:r>
      </w:del>
      <w:ins w:id="224" w:author="Owen Lewis" w:date="2020-06-24T13:47:00Z">
        <w:r w:rsidR="00E33779">
          <w:rPr>
            <w:rFonts w:asciiTheme="minorHAnsi" w:hAnsiTheme="minorHAnsi" w:cstheme="minorHAnsi"/>
          </w:rPr>
          <w:t>is</w:t>
        </w:r>
        <w:r w:rsidR="00E33779" w:rsidRPr="00AE5D35">
          <w:rPr>
            <w:rFonts w:asciiTheme="minorHAnsi" w:hAnsiTheme="minorHAnsi" w:cstheme="minorHAnsi"/>
          </w:rPr>
          <w:t xml:space="preserve"> </w:t>
        </w:r>
      </w:ins>
      <w:r w:rsidR="007959F8" w:rsidRPr="00AE5D35">
        <w:rPr>
          <w:rFonts w:asciiTheme="minorHAnsi" w:hAnsiTheme="minorHAnsi" w:cstheme="minorHAnsi"/>
        </w:rPr>
        <w:t xml:space="preserve">shown in </w:t>
      </w:r>
      <w:r w:rsidR="00446F85" w:rsidRPr="00AE5D35">
        <w:rPr>
          <w:rFonts w:asciiTheme="minorHAnsi" w:hAnsiTheme="minorHAnsi" w:cstheme="minorHAnsi"/>
        </w:rPr>
        <w:t>supplementary figure 2.</w:t>
      </w:r>
    </w:p>
    <w:p w14:paraId="53F31874" w14:textId="77777777" w:rsidR="00B92EA0" w:rsidRPr="00AE5D35" w:rsidRDefault="00B92EA0" w:rsidP="00B92EA0">
      <w:pPr>
        <w:rPr>
          <w:rFonts w:asciiTheme="minorHAnsi" w:hAnsiTheme="minorHAnsi" w:cstheme="minorHAnsi"/>
          <w:lang w:val="en-US"/>
        </w:rPr>
      </w:pPr>
    </w:p>
    <w:p w14:paraId="0F411CED" w14:textId="03670AA6" w:rsidR="000A40C3" w:rsidRPr="00AE5D35" w:rsidRDefault="00D74E6D" w:rsidP="002663CF">
      <w:pPr>
        <w:pStyle w:val="ListParagraph"/>
        <w:numPr>
          <w:ilvl w:val="0"/>
          <w:numId w:val="2"/>
        </w:numPr>
        <w:rPr>
          <w:rFonts w:cstheme="minorHAnsi"/>
          <w:lang w:val="en-US"/>
        </w:rPr>
      </w:pPr>
      <w:r w:rsidRPr="00AE5D35">
        <w:rPr>
          <w:rFonts w:cstheme="minorHAnsi"/>
          <w:lang w:val="en-US"/>
        </w:rPr>
        <w:t>Physiological measurement</w:t>
      </w:r>
    </w:p>
    <w:p w14:paraId="19028529" w14:textId="1AE66A59" w:rsidR="00D2091C" w:rsidRPr="00AE5D35" w:rsidRDefault="00EB249D" w:rsidP="00B92EA0">
      <w:pPr>
        <w:rPr>
          <w:rFonts w:asciiTheme="minorHAnsi" w:hAnsiTheme="minorHAnsi" w:cstheme="minorHAnsi"/>
        </w:rPr>
      </w:pPr>
      <w:r w:rsidRPr="00AE5D35">
        <w:rPr>
          <w:rFonts w:asciiTheme="minorHAnsi" w:hAnsiTheme="minorHAnsi" w:cstheme="minorHAnsi"/>
        </w:rPr>
        <w:t>Relative tolerance to</w:t>
      </w:r>
      <w:r w:rsidR="00AB70FC" w:rsidRPr="00AE5D35">
        <w:rPr>
          <w:rFonts w:asciiTheme="minorHAnsi" w:hAnsiTheme="minorHAnsi" w:cstheme="minorHAnsi"/>
        </w:rPr>
        <w:t xml:space="preserve"> extreme</w:t>
      </w:r>
      <w:r w:rsidRPr="00AE5D35">
        <w:rPr>
          <w:rFonts w:asciiTheme="minorHAnsi" w:hAnsiTheme="minorHAnsi" w:cstheme="minorHAnsi"/>
        </w:rPr>
        <w:t xml:space="preserve"> cold temperature was measured by individuals’ knockdown time </w:t>
      </w:r>
      <w:r w:rsidR="005973D5">
        <w:rPr>
          <w:rFonts w:asciiTheme="minorHAnsi" w:hAnsiTheme="minorHAnsi" w:cstheme="minorHAnsi"/>
        </w:rPr>
        <w:t xml:space="preserve">at </w:t>
      </w:r>
      <w:r w:rsidRPr="00AE5D35">
        <w:rPr>
          <w:rFonts w:asciiTheme="minorHAnsi" w:hAnsiTheme="minorHAnsi" w:cstheme="minorHAnsi"/>
        </w:rPr>
        <w:t>5°C and</w:t>
      </w:r>
      <w:r w:rsidR="00AD7579" w:rsidRPr="00AE5D35">
        <w:rPr>
          <w:rFonts w:asciiTheme="minorHAnsi" w:hAnsiTheme="minorHAnsi" w:cstheme="minorHAnsi"/>
        </w:rPr>
        <w:t xml:space="preserve"> the</w:t>
      </w:r>
      <w:r w:rsidRPr="00AE5D35">
        <w:rPr>
          <w:rFonts w:asciiTheme="minorHAnsi" w:hAnsiTheme="minorHAnsi" w:cstheme="minorHAnsi"/>
        </w:rPr>
        <w:t xml:space="preserve"> time for recovery of </w:t>
      </w:r>
      <w:r w:rsidR="00283590">
        <w:rPr>
          <w:rFonts w:asciiTheme="minorHAnsi" w:hAnsiTheme="minorHAnsi" w:cstheme="minorHAnsi"/>
        </w:rPr>
        <w:t>mobility</w:t>
      </w:r>
      <w:r w:rsidRPr="00AE5D35">
        <w:rPr>
          <w:rFonts w:asciiTheme="minorHAnsi" w:hAnsiTheme="minorHAnsi" w:cstheme="minorHAnsi"/>
        </w:rPr>
        <w:t xml:space="preserve"> after a 30-minute exposure to 5°</w:t>
      </w:r>
      <w:commentRangeStart w:id="225"/>
      <w:r w:rsidRPr="00AE5D35">
        <w:rPr>
          <w:rFonts w:asciiTheme="minorHAnsi" w:hAnsiTheme="minorHAnsi" w:cstheme="minorHAnsi"/>
        </w:rPr>
        <w:t>C</w:t>
      </w:r>
      <w:commentRangeEnd w:id="225"/>
      <w:r w:rsidR="00645BDA">
        <w:rPr>
          <w:rStyle w:val="CommentReference"/>
          <w:rFonts w:asciiTheme="minorHAnsi" w:eastAsiaTheme="minorHAnsi" w:hAnsiTheme="minorHAnsi" w:cstheme="minorBidi"/>
          <w:lang w:eastAsia="en-US"/>
        </w:rPr>
        <w:commentReference w:id="225"/>
      </w:r>
      <w:r w:rsidRPr="00AE5D35">
        <w:rPr>
          <w:rFonts w:asciiTheme="minorHAnsi" w:hAnsiTheme="minorHAnsi" w:cstheme="minorHAnsi"/>
        </w:rPr>
        <w:t>. After being knocked down by heat (40°C), most flies did not survive. In this case, only knockdown time w</w:t>
      </w:r>
      <w:r w:rsidR="00B03AFF" w:rsidRPr="00AE5D35">
        <w:rPr>
          <w:rFonts w:asciiTheme="minorHAnsi" w:hAnsiTheme="minorHAnsi" w:cstheme="minorHAnsi"/>
        </w:rPr>
        <w:t>as</w:t>
      </w:r>
      <w:r w:rsidRPr="00AE5D35">
        <w:rPr>
          <w:rFonts w:asciiTheme="minorHAnsi" w:hAnsiTheme="minorHAnsi" w:cstheme="minorHAnsi"/>
        </w:rPr>
        <w:t xml:space="preserve"> used to evaluate tolerance to </w:t>
      </w:r>
      <w:r w:rsidR="005973D5">
        <w:rPr>
          <w:rFonts w:asciiTheme="minorHAnsi" w:hAnsiTheme="minorHAnsi" w:cstheme="minorHAnsi"/>
        </w:rPr>
        <w:t xml:space="preserve">the </w:t>
      </w:r>
      <w:r w:rsidR="00AD7579" w:rsidRPr="00AE5D35">
        <w:rPr>
          <w:rFonts w:asciiTheme="minorHAnsi" w:hAnsiTheme="minorHAnsi" w:cstheme="minorHAnsi"/>
        </w:rPr>
        <w:t>extreme</w:t>
      </w:r>
      <w:r w:rsidR="005973D5">
        <w:rPr>
          <w:rFonts w:asciiTheme="minorHAnsi" w:hAnsiTheme="minorHAnsi" w:cstheme="minorHAnsi"/>
        </w:rPr>
        <w:t>ly</w:t>
      </w:r>
      <w:r w:rsidR="00AD7579" w:rsidRPr="00AE5D35">
        <w:rPr>
          <w:rFonts w:asciiTheme="minorHAnsi" w:hAnsiTheme="minorHAnsi" w:cstheme="minorHAnsi"/>
        </w:rPr>
        <w:t xml:space="preserve"> high</w:t>
      </w:r>
      <w:r w:rsidRPr="00AE5D35">
        <w:rPr>
          <w:rFonts w:asciiTheme="minorHAnsi" w:hAnsiTheme="minorHAnsi" w:cstheme="minorHAnsi"/>
        </w:rPr>
        <w:t xml:space="preserve"> temperature. </w:t>
      </w:r>
    </w:p>
    <w:p w14:paraId="6623CE96" w14:textId="587EA1B4" w:rsidR="00B92EA0" w:rsidRPr="00AE5D35" w:rsidRDefault="00D2091C" w:rsidP="00687824">
      <w:pPr>
        <w:ind w:firstLine="720"/>
        <w:rPr>
          <w:rFonts w:asciiTheme="minorHAnsi" w:hAnsiTheme="minorHAnsi" w:cstheme="minorHAnsi"/>
        </w:rPr>
      </w:pPr>
      <w:r w:rsidRPr="00AE5D35">
        <w:rPr>
          <w:rFonts w:asciiTheme="minorHAnsi" w:hAnsiTheme="minorHAnsi" w:cstheme="minorHAnsi"/>
        </w:rPr>
        <w:t xml:space="preserve">Virgin adult flies were kept in groups at 25°C and 12/12 L/D cycle for </w:t>
      </w:r>
      <w:r w:rsidR="009C040E" w:rsidRPr="00AE5D35">
        <w:rPr>
          <w:rFonts w:asciiTheme="minorHAnsi" w:hAnsiTheme="minorHAnsi" w:cstheme="minorHAnsi"/>
        </w:rPr>
        <w:t>9-10</w:t>
      </w:r>
      <w:r w:rsidRPr="00AE5D35">
        <w:rPr>
          <w:rFonts w:asciiTheme="minorHAnsi" w:hAnsiTheme="minorHAnsi" w:cstheme="minorHAnsi"/>
        </w:rPr>
        <w:t xml:space="preserve"> days before </w:t>
      </w:r>
      <w:proofErr w:type="gramStart"/>
      <w:r w:rsidRPr="00AE5D35">
        <w:rPr>
          <w:rFonts w:asciiTheme="minorHAnsi" w:hAnsiTheme="minorHAnsi" w:cstheme="minorHAnsi"/>
        </w:rPr>
        <w:t>randomly-selected</w:t>
      </w:r>
      <w:proofErr w:type="gramEnd"/>
      <w:r w:rsidRPr="00AE5D35">
        <w:rPr>
          <w:rFonts w:asciiTheme="minorHAnsi" w:hAnsiTheme="minorHAnsi" w:cstheme="minorHAnsi"/>
        </w:rPr>
        <w:t xml:space="preserve"> individuals were allocated separate</w:t>
      </w:r>
      <w:r w:rsidR="00B03AFF" w:rsidRPr="00AE5D35">
        <w:rPr>
          <w:rFonts w:asciiTheme="minorHAnsi" w:hAnsiTheme="minorHAnsi" w:cstheme="minorHAnsi"/>
        </w:rPr>
        <w:t>ly</w:t>
      </w:r>
      <w:r w:rsidR="00A61BC9" w:rsidRPr="00AE5D35">
        <w:rPr>
          <w:rFonts w:asciiTheme="minorHAnsi" w:hAnsiTheme="minorHAnsi" w:cstheme="minorHAnsi"/>
        </w:rPr>
        <w:t xml:space="preserve"> in</w:t>
      </w:r>
      <w:r w:rsidRPr="00AE5D35">
        <w:rPr>
          <w:rFonts w:asciiTheme="minorHAnsi" w:hAnsiTheme="minorHAnsi" w:cstheme="minorHAnsi"/>
        </w:rPr>
        <w:t xml:space="preserve"> empty flat-bottom 3ml insect tubes. All species were placed on a portable observation </w:t>
      </w:r>
      <w:del w:id="226" w:author="Owen Lewis" w:date="2020-06-24T13:48:00Z">
        <w:r w:rsidRPr="00AE5D35" w:rsidDel="009D312C">
          <w:rPr>
            <w:rFonts w:asciiTheme="minorHAnsi" w:hAnsiTheme="minorHAnsi" w:cstheme="minorHAnsi"/>
          </w:rPr>
          <w:delText xml:space="preserve">shelf </w:delText>
        </w:r>
      </w:del>
      <w:ins w:id="227" w:author="Owen Lewis" w:date="2020-06-24T13:48:00Z">
        <w:r w:rsidR="009D312C">
          <w:rPr>
            <w:rFonts w:asciiTheme="minorHAnsi" w:hAnsiTheme="minorHAnsi" w:cstheme="minorHAnsi"/>
          </w:rPr>
          <w:t>rack</w:t>
        </w:r>
        <w:r w:rsidR="009D312C" w:rsidRPr="00AE5D35">
          <w:rPr>
            <w:rFonts w:asciiTheme="minorHAnsi" w:hAnsiTheme="minorHAnsi" w:cstheme="minorHAnsi"/>
          </w:rPr>
          <w:t xml:space="preserve"> </w:t>
        </w:r>
      </w:ins>
      <w:r w:rsidRPr="00AE5D35">
        <w:rPr>
          <w:rFonts w:asciiTheme="minorHAnsi" w:hAnsiTheme="minorHAnsi" w:cstheme="minorHAnsi"/>
        </w:rPr>
        <w:t>which was moved into the incubator when heat and cold treatment started. Every tube was examined once</w:t>
      </w:r>
      <w:r w:rsidR="00361DC9" w:rsidRPr="00AE5D35">
        <w:rPr>
          <w:rFonts w:asciiTheme="minorHAnsi" w:hAnsiTheme="minorHAnsi" w:cstheme="minorHAnsi"/>
        </w:rPr>
        <w:t xml:space="preserve"> every minute</w:t>
      </w:r>
      <w:r w:rsidRPr="00AE5D35">
        <w:rPr>
          <w:rFonts w:asciiTheme="minorHAnsi" w:hAnsiTheme="minorHAnsi" w:cstheme="minorHAnsi"/>
        </w:rPr>
        <w:t xml:space="preserve"> and the flies that lost or recovered their motor ability were reco</w:t>
      </w:r>
      <w:r w:rsidR="005973D5">
        <w:rPr>
          <w:rFonts w:asciiTheme="minorHAnsi" w:hAnsiTheme="minorHAnsi" w:cstheme="minorHAnsi"/>
        </w:rPr>
        <w:t>r</w:t>
      </w:r>
      <w:r w:rsidRPr="00AE5D35">
        <w:rPr>
          <w:rFonts w:asciiTheme="minorHAnsi" w:hAnsiTheme="minorHAnsi" w:cstheme="minorHAnsi"/>
        </w:rPr>
        <w:t xml:space="preserve">ded. Each sex was </w:t>
      </w:r>
      <w:r w:rsidR="00283590">
        <w:rPr>
          <w:rFonts w:asciiTheme="minorHAnsi" w:hAnsiTheme="minorHAnsi" w:cstheme="minorHAnsi"/>
        </w:rPr>
        <w:t xml:space="preserve">measured </w:t>
      </w:r>
      <w:r w:rsidRPr="00AE5D35">
        <w:rPr>
          <w:rFonts w:asciiTheme="minorHAnsi" w:hAnsiTheme="minorHAnsi" w:cstheme="minorHAnsi"/>
        </w:rPr>
        <w:t xml:space="preserve">separately, with seven replicates </w:t>
      </w:r>
      <w:del w:id="228" w:author="Owen Lewis" w:date="2020-06-24T13:48:00Z">
        <w:r w:rsidRPr="00AE5D35" w:rsidDel="006E6F28">
          <w:rPr>
            <w:rFonts w:asciiTheme="minorHAnsi" w:hAnsiTheme="minorHAnsi" w:cstheme="minorHAnsi"/>
          </w:rPr>
          <w:delText xml:space="preserve">per </w:delText>
        </w:r>
      </w:del>
      <w:ins w:id="229" w:author="Owen Lewis" w:date="2020-06-24T13:48:00Z">
        <w:r w:rsidR="006E6F28">
          <w:rPr>
            <w:rFonts w:asciiTheme="minorHAnsi" w:hAnsiTheme="minorHAnsi" w:cstheme="minorHAnsi"/>
          </w:rPr>
          <w:t>of each</w:t>
        </w:r>
        <w:r w:rsidR="006E6F28" w:rsidRPr="00AE5D35">
          <w:rPr>
            <w:rFonts w:asciiTheme="minorHAnsi" w:hAnsiTheme="minorHAnsi" w:cstheme="minorHAnsi"/>
          </w:rPr>
          <w:t xml:space="preserve"> </w:t>
        </w:r>
      </w:ins>
      <w:r w:rsidRPr="00AE5D35">
        <w:rPr>
          <w:rFonts w:asciiTheme="minorHAnsi" w:hAnsiTheme="minorHAnsi" w:cstheme="minorHAnsi"/>
        </w:rPr>
        <w:t xml:space="preserve">species </w:t>
      </w:r>
      <w:del w:id="230" w:author="Owen Lewis" w:date="2020-06-24T13:47:00Z">
        <w:r w:rsidRPr="00AE5D35" w:rsidDel="00AB414C">
          <w:rPr>
            <w:rFonts w:asciiTheme="minorHAnsi" w:hAnsiTheme="minorHAnsi" w:cstheme="minorHAnsi"/>
          </w:rPr>
          <w:delText xml:space="preserve">for </w:delText>
        </w:r>
      </w:del>
      <w:ins w:id="231" w:author="Owen Lewis" w:date="2020-06-24T13:47:00Z">
        <w:r w:rsidR="00AB414C">
          <w:rPr>
            <w:rFonts w:asciiTheme="minorHAnsi" w:hAnsiTheme="minorHAnsi" w:cstheme="minorHAnsi"/>
          </w:rPr>
          <w:t>in</w:t>
        </w:r>
        <w:r w:rsidR="00AB414C" w:rsidRPr="00AE5D35">
          <w:rPr>
            <w:rFonts w:asciiTheme="minorHAnsi" w:hAnsiTheme="minorHAnsi" w:cstheme="minorHAnsi"/>
          </w:rPr>
          <w:t xml:space="preserve"> </w:t>
        </w:r>
      </w:ins>
      <w:r w:rsidRPr="00AE5D35">
        <w:rPr>
          <w:rFonts w:asciiTheme="minorHAnsi" w:hAnsiTheme="minorHAnsi" w:cstheme="minorHAnsi"/>
        </w:rPr>
        <w:t xml:space="preserve">each </w:t>
      </w:r>
      <w:ins w:id="232" w:author="Owen Lewis" w:date="2020-06-24T13:47:00Z">
        <w:r w:rsidR="00AB414C">
          <w:rPr>
            <w:rFonts w:asciiTheme="minorHAnsi" w:hAnsiTheme="minorHAnsi" w:cstheme="minorHAnsi"/>
          </w:rPr>
          <w:t xml:space="preserve">of three </w:t>
        </w:r>
      </w:ins>
      <w:commentRangeStart w:id="233"/>
      <w:r w:rsidRPr="00AE5D35">
        <w:rPr>
          <w:rFonts w:asciiTheme="minorHAnsi" w:hAnsiTheme="minorHAnsi" w:cstheme="minorHAnsi"/>
        </w:rPr>
        <w:t>block</w:t>
      </w:r>
      <w:ins w:id="234" w:author="Owen Lewis" w:date="2020-06-24T13:47:00Z">
        <w:r w:rsidR="00AB414C">
          <w:rPr>
            <w:rFonts w:asciiTheme="minorHAnsi" w:hAnsiTheme="minorHAnsi" w:cstheme="minorHAnsi"/>
          </w:rPr>
          <w:t>s</w:t>
        </w:r>
      </w:ins>
      <w:commentRangeEnd w:id="233"/>
      <w:ins w:id="235" w:author="Owen Lewis" w:date="2020-06-24T13:48:00Z">
        <w:r w:rsidR="006E6F28">
          <w:rPr>
            <w:rStyle w:val="CommentReference"/>
            <w:rFonts w:asciiTheme="minorHAnsi" w:eastAsiaTheme="minorHAnsi" w:hAnsiTheme="minorHAnsi" w:cstheme="minorBidi"/>
            <w:lang w:eastAsia="en-US"/>
          </w:rPr>
          <w:commentReference w:id="233"/>
        </w:r>
      </w:ins>
      <w:del w:id="236" w:author="Owen Lewis" w:date="2020-06-24T13:47:00Z">
        <w:r w:rsidRPr="00AE5D35" w:rsidDel="00AB414C">
          <w:rPr>
            <w:rFonts w:asciiTheme="minorHAnsi" w:hAnsiTheme="minorHAnsi" w:cstheme="minorHAnsi"/>
          </w:rPr>
          <w:delText xml:space="preserve"> and repeated for three block</w:delText>
        </w:r>
      </w:del>
      <w:del w:id="237" w:author="Owen Lewis" w:date="2020-06-24T13:48:00Z">
        <w:r w:rsidRPr="00AE5D35" w:rsidDel="00AB414C">
          <w:rPr>
            <w:rFonts w:asciiTheme="minorHAnsi" w:hAnsiTheme="minorHAnsi" w:cstheme="minorHAnsi"/>
          </w:rPr>
          <w:delText>s</w:delText>
        </w:r>
      </w:del>
      <w:r w:rsidRPr="00AE5D35">
        <w:rPr>
          <w:rFonts w:asciiTheme="minorHAnsi" w:hAnsiTheme="minorHAnsi" w:cstheme="minorHAnsi"/>
        </w:rPr>
        <w:t>.</w:t>
      </w:r>
    </w:p>
    <w:p w14:paraId="784AD6CE" w14:textId="77777777" w:rsidR="00B92EA0" w:rsidRPr="00AE5D35" w:rsidRDefault="00B92EA0" w:rsidP="00B92EA0">
      <w:pPr>
        <w:rPr>
          <w:rFonts w:asciiTheme="minorHAnsi" w:hAnsiTheme="minorHAnsi" w:cstheme="minorHAnsi"/>
          <w:lang w:val="en-US"/>
        </w:rPr>
      </w:pPr>
    </w:p>
    <w:p w14:paraId="4FFF7734" w14:textId="1CBDFB34" w:rsidR="00D74E6D" w:rsidRPr="00AE5D35" w:rsidRDefault="00D74E6D" w:rsidP="002663CF">
      <w:pPr>
        <w:pStyle w:val="ListParagraph"/>
        <w:numPr>
          <w:ilvl w:val="0"/>
          <w:numId w:val="2"/>
        </w:numPr>
        <w:rPr>
          <w:rFonts w:cstheme="minorHAnsi"/>
          <w:lang w:val="en-US"/>
        </w:rPr>
      </w:pPr>
      <w:r w:rsidRPr="00AE5D35">
        <w:rPr>
          <w:rFonts w:cstheme="minorHAnsi"/>
          <w:lang w:val="en-US"/>
        </w:rPr>
        <w:t>Data analysis</w:t>
      </w:r>
    </w:p>
    <w:p w14:paraId="03B0E782" w14:textId="2A57F21D" w:rsidR="00E1119D" w:rsidRPr="00AE5D35" w:rsidRDefault="00E1119D" w:rsidP="00A4447F">
      <w:pPr>
        <w:rPr>
          <w:rFonts w:asciiTheme="minorHAnsi" w:hAnsiTheme="minorHAnsi" w:cstheme="minorHAnsi"/>
          <w:lang w:val="en-US"/>
        </w:rPr>
      </w:pPr>
      <w:r w:rsidRPr="00AE5D35">
        <w:rPr>
          <w:rFonts w:asciiTheme="minorHAnsi" w:hAnsiTheme="minorHAnsi" w:cstheme="minorHAnsi"/>
          <w:lang w:val="en-US"/>
        </w:rPr>
        <w:t xml:space="preserve">All statistics </w:t>
      </w:r>
      <w:r w:rsidR="00192D77" w:rsidRPr="00AE5D35">
        <w:rPr>
          <w:rFonts w:asciiTheme="minorHAnsi" w:hAnsiTheme="minorHAnsi" w:cstheme="minorHAnsi"/>
          <w:lang w:val="en-US"/>
        </w:rPr>
        <w:t xml:space="preserve">were performed with R statistical software (version </w:t>
      </w:r>
      <w:proofErr w:type="gramStart"/>
      <w:r w:rsidR="00192D77" w:rsidRPr="00AE5D35">
        <w:rPr>
          <w:rFonts w:asciiTheme="minorHAnsi" w:hAnsiTheme="minorHAnsi" w:cstheme="minorHAnsi"/>
          <w:lang w:val="en-US"/>
        </w:rPr>
        <w:t>3.6.0 )</w:t>
      </w:r>
      <w:proofErr w:type="gramEnd"/>
      <w:r w:rsidR="00480686" w:rsidRPr="00AE5D35">
        <w:rPr>
          <w:rFonts w:asciiTheme="minorHAnsi" w:hAnsiTheme="minorHAnsi" w:cstheme="minorHAnsi"/>
          <w:lang w:val="en-US"/>
        </w:rPr>
        <w:t>.</w:t>
      </w:r>
      <w:r w:rsidR="00DF1237" w:rsidRPr="00AE5D35">
        <w:rPr>
          <w:rFonts w:asciiTheme="minorHAnsi" w:hAnsiTheme="minorHAnsi" w:cstheme="minorHAnsi"/>
          <w:lang w:val="en-US"/>
        </w:rPr>
        <w:t xml:space="preserve"> All analysis code is available in ??GITHUB or </w:t>
      </w:r>
      <w:proofErr w:type="gramStart"/>
      <w:r w:rsidR="00DF1237" w:rsidRPr="00AE5D35">
        <w:rPr>
          <w:rFonts w:asciiTheme="minorHAnsi" w:hAnsiTheme="minorHAnsi" w:cstheme="minorHAnsi"/>
          <w:lang w:val="en-US"/>
        </w:rPr>
        <w:t>SUPP??</w:t>
      </w:r>
      <w:r w:rsidR="00841FF8" w:rsidRPr="00AE5D35">
        <w:rPr>
          <w:rFonts w:asciiTheme="minorHAnsi" w:hAnsiTheme="minorHAnsi" w:cstheme="minorHAnsi"/>
          <w:lang w:val="en-US"/>
        </w:rPr>
        <w:t>.</w:t>
      </w:r>
      <w:proofErr w:type="gramEnd"/>
      <w:r w:rsidR="00480686" w:rsidRPr="00AE5D35">
        <w:rPr>
          <w:rFonts w:asciiTheme="minorHAnsi" w:hAnsiTheme="minorHAnsi" w:cstheme="minorHAnsi"/>
          <w:lang w:val="en-US"/>
        </w:rPr>
        <w:t xml:space="preserve"> </w:t>
      </w:r>
      <w:r w:rsidR="00480686" w:rsidRPr="00AE5D35">
        <w:rPr>
          <w:rFonts w:asciiTheme="minorHAnsi" w:hAnsiTheme="minorHAnsi" w:cstheme="minorHAnsi"/>
          <w:i/>
          <w:iCs/>
          <w:lang w:val="en-US"/>
        </w:rPr>
        <w:t>D. melanogaster</w:t>
      </w:r>
      <w:r w:rsidR="00480686" w:rsidRPr="00AE5D35">
        <w:rPr>
          <w:rFonts w:asciiTheme="minorHAnsi" w:hAnsiTheme="minorHAnsi" w:cstheme="minorHAnsi"/>
          <w:lang w:val="en-US"/>
        </w:rPr>
        <w:t xml:space="preserve"> and </w:t>
      </w:r>
      <w:r w:rsidR="00480686" w:rsidRPr="00AE5D35">
        <w:rPr>
          <w:rFonts w:asciiTheme="minorHAnsi" w:hAnsiTheme="minorHAnsi" w:cstheme="minorHAnsi"/>
          <w:i/>
          <w:iCs/>
          <w:lang w:val="en-US"/>
        </w:rPr>
        <w:t xml:space="preserve">D. </w:t>
      </w:r>
      <w:proofErr w:type="spellStart"/>
      <w:r w:rsidR="00480686" w:rsidRPr="00AE5D35">
        <w:rPr>
          <w:rFonts w:asciiTheme="minorHAnsi" w:hAnsiTheme="minorHAnsi" w:cstheme="minorHAnsi"/>
          <w:i/>
          <w:iCs/>
          <w:lang w:val="en-US"/>
        </w:rPr>
        <w:t>simulans</w:t>
      </w:r>
      <w:proofErr w:type="spellEnd"/>
      <w:r w:rsidR="00480686" w:rsidRPr="00AE5D35">
        <w:rPr>
          <w:rFonts w:asciiTheme="minorHAnsi" w:hAnsiTheme="minorHAnsi" w:cstheme="minorHAnsi"/>
          <w:lang w:val="en-US"/>
        </w:rPr>
        <w:t xml:space="preserve"> were not included in analyses involving field distribution, because </w:t>
      </w:r>
      <w:r w:rsidR="00D12D2F" w:rsidRPr="00AE5D35">
        <w:rPr>
          <w:rFonts w:asciiTheme="minorHAnsi" w:hAnsiTheme="minorHAnsi" w:cstheme="minorHAnsi"/>
          <w:lang w:val="en-US"/>
        </w:rPr>
        <w:t>their distribution patterns were unavailable.</w:t>
      </w:r>
    </w:p>
    <w:p w14:paraId="168CEE32" w14:textId="652D8C1B" w:rsidR="00A4447F" w:rsidRPr="00AE5D35" w:rsidRDefault="00A4447F" w:rsidP="00480686">
      <w:pPr>
        <w:ind w:firstLine="720"/>
        <w:rPr>
          <w:rFonts w:asciiTheme="minorHAnsi" w:hAnsiTheme="minorHAnsi" w:cstheme="minorHAnsi"/>
          <w:lang w:val="en-US"/>
        </w:rPr>
      </w:pPr>
      <w:r w:rsidRPr="00AE5D35">
        <w:rPr>
          <w:rFonts w:asciiTheme="minorHAnsi" w:hAnsiTheme="minorHAnsi" w:cstheme="minorHAnsi"/>
          <w:i/>
          <w:iCs/>
          <w:lang w:val="en-US"/>
        </w:rPr>
        <w:t>Distribution</w:t>
      </w:r>
      <w:r w:rsidRPr="00AE5D35">
        <w:rPr>
          <w:rFonts w:asciiTheme="minorHAnsi" w:hAnsiTheme="minorHAnsi" w:cstheme="minorHAnsi"/>
          <w:lang w:val="en-US"/>
        </w:rPr>
        <w:t>.</w:t>
      </w:r>
      <w:r w:rsidR="008C3F5A" w:rsidRPr="00AE5D35">
        <w:rPr>
          <w:rFonts w:asciiTheme="minorHAnsi" w:hAnsiTheme="minorHAnsi" w:cstheme="minorHAnsi"/>
          <w:lang w:val="en-US"/>
        </w:rPr>
        <w:t xml:space="preserve"> To calculate the mean relative altitude (</w:t>
      </w:r>
      <w:proofErr w:type="spellStart"/>
      <w:r w:rsidR="008C3F5A" w:rsidRPr="00AE5D35">
        <w:rPr>
          <w:rFonts w:asciiTheme="minorHAnsi" w:hAnsiTheme="minorHAnsi" w:cstheme="minorHAnsi"/>
          <w:lang w:val="en-US"/>
        </w:rPr>
        <w:t>hIndex</w:t>
      </w:r>
      <w:proofErr w:type="spellEnd"/>
      <w:r w:rsidR="008C3F5A" w:rsidRPr="00AE5D35">
        <w:rPr>
          <w:rFonts w:asciiTheme="minorHAnsi" w:hAnsiTheme="minorHAnsi" w:cstheme="minorHAnsi"/>
          <w:lang w:val="en-US"/>
        </w:rPr>
        <w:t>) of distribution, the relative altitude of each sample was assigned 0, 0.5</w:t>
      </w:r>
      <w:r w:rsidR="00D37A68">
        <w:rPr>
          <w:rFonts w:asciiTheme="minorHAnsi" w:hAnsiTheme="minorHAnsi" w:cstheme="minorHAnsi"/>
          <w:lang w:val="en-US"/>
        </w:rPr>
        <w:t>,</w:t>
      </w:r>
      <w:r w:rsidR="008C3F5A" w:rsidRPr="00AE5D35">
        <w:rPr>
          <w:rFonts w:asciiTheme="minorHAnsi" w:hAnsiTheme="minorHAnsi" w:cstheme="minorHAnsi"/>
          <w:lang w:val="en-US"/>
        </w:rPr>
        <w:t xml:space="preserve"> and 1 if it </w:t>
      </w:r>
      <w:r w:rsidR="00283590">
        <w:rPr>
          <w:rFonts w:asciiTheme="minorHAnsi" w:hAnsiTheme="minorHAnsi" w:cstheme="minorHAnsi"/>
          <w:lang w:val="en-US"/>
        </w:rPr>
        <w:t>was</w:t>
      </w:r>
      <w:r w:rsidR="008C3F5A" w:rsidRPr="00AE5D35">
        <w:rPr>
          <w:rFonts w:asciiTheme="minorHAnsi" w:hAnsiTheme="minorHAnsi" w:cstheme="minorHAnsi"/>
          <w:lang w:val="en-US"/>
        </w:rPr>
        <w:t xml:space="preserve"> collected at low-, middle- and high-altitude sites</w:t>
      </w:r>
      <w:r w:rsidR="007D09BC" w:rsidRPr="00AE5D35">
        <w:rPr>
          <w:rFonts w:asciiTheme="minorHAnsi" w:hAnsiTheme="minorHAnsi" w:cstheme="minorHAnsi"/>
          <w:lang w:val="en-US"/>
        </w:rPr>
        <w:t xml:space="preserve">. In addition, logistic regression was used to determine </w:t>
      </w:r>
      <w:r w:rsidR="00D37A68">
        <w:rPr>
          <w:rFonts w:asciiTheme="minorHAnsi" w:hAnsiTheme="minorHAnsi" w:cstheme="minorHAnsi"/>
          <w:lang w:val="en-US"/>
        </w:rPr>
        <w:t xml:space="preserve">how </w:t>
      </w:r>
      <w:r w:rsidR="00D12D2F" w:rsidRPr="00AE5D35">
        <w:rPr>
          <w:rFonts w:asciiTheme="minorHAnsi" w:hAnsiTheme="minorHAnsi" w:cstheme="minorHAnsi"/>
          <w:lang w:val="en-US"/>
        </w:rPr>
        <w:t xml:space="preserve">detection probability </w:t>
      </w:r>
      <w:r w:rsidR="00D37A68">
        <w:rPr>
          <w:rFonts w:asciiTheme="minorHAnsi" w:hAnsiTheme="minorHAnsi" w:cstheme="minorHAnsi"/>
          <w:lang w:val="en-US"/>
        </w:rPr>
        <w:t xml:space="preserve">changes </w:t>
      </w:r>
      <w:del w:id="238" w:author="Owen Lewis" w:date="2020-06-24T13:51:00Z">
        <w:r w:rsidR="00D12D2F" w:rsidRPr="00AE5D35" w:rsidDel="00066A1E">
          <w:rPr>
            <w:rFonts w:asciiTheme="minorHAnsi" w:hAnsiTheme="minorHAnsi" w:cstheme="minorHAnsi"/>
            <w:lang w:val="en-US"/>
          </w:rPr>
          <w:delText xml:space="preserve">along </w:delText>
        </w:r>
      </w:del>
      <w:r w:rsidR="00D12D2F" w:rsidRPr="00AE5D35">
        <w:rPr>
          <w:rFonts w:asciiTheme="minorHAnsi" w:hAnsiTheme="minorHAnsi" w:cstheme="minorHAnsi"/>
          <w:lang w:val="en-US"/>
        </w:rPr>
        <w:t>with altitude</w:t>
      </w:r>
      <w:r w:rsidR="007D09BC" w:rsidRPr="00AE5D35">
        <w:rPr>
          <w:rFonts w:asciiTheme="minorHAnsi" w:hAnsiTheme="minorHAnsi" w:cstheme="minorHAnsi"/>
          <w:lang w:val="en-US"/>
        </w:rPr>
        <w:t xml:space="preserve">. </w:t>
      </w:r>
      <w:r w:rsidR="001B72D6" w:rsidRPr="00AE5D35">
        <w:rPr>
          <w:rFonts w:asciiTheme="minorHAnsi" w:hAnsiTheme="minorHAnsi" w:cstheme="minorHAnsi"/>
          <w:lang w:val="en-US"/>
        </w:rPr>
        <w:t xml:space="preserve">For each species, </w:t>
      </w:r>
      <w:r w:rsidR="00D12D2F" w:rsidRPr="00AE5D35">
        <w:rPr>
          <w:rFonts w:asciiTheme="minorHAnsi" w:hAnsiTheme="minorHAnsi" w:cstheme="minorHAnsi"/>
          <w:lang w:val="en-US"/>
        </w:rPr>
        <w:t>pupa</w:t>
      </w:r>
      <w:r w:rsidR="00D37A68">
        <w:rPr>
          <w:rFonts w:asciiTheme="minorHAnsi" w:hAnsiTheme="minorHAnsi" w:cstheme="minorHAnsi"/>
          <w:lang w:val="en-US"/>
        </w:rPr>
        <w:t>l</w:t>
      </w:r>
      <w:r w:rsidR="007E6E9A" w:rsidRPr="00AE5D35">
        <w:rPr>
          <w:rFonts w:asciiTheme="minorHAnsi" w:hAnsiTheme="minorHAnsi" w:cstheme="minorHAnsi"/>
          <w:lang w:val="en-US"/>
        </w:rPr>
        <w:t xml:space="preserve"> identity </w:t>
      </w:r>
      <w:r w:rsidR="00283590">
        <w:rPr>
          <w:rFonts w:asciiTheme="minorHAnsi" w:hAnsiTheme="minorHAnsi" w:cstheme="minorHAnsi"/>
          <w:lang w:val="en-US"/>
        </w:rPr>
        <w:t>was</w:t>
      </w:r>
      <w:r w:rsidR="007E6E9A" w:rsidRPr="00AE5D35">
        <w:rPr>
          <w:rFonts w:asciiTheme="minorHAnsi" w:hAnsiTheme="minorHAnsi" w:cstheme="minorHAnsi"/>
          <w:lang w:val="en-US"/>
        </w:rPr>
        <w:t xml:space="preserve"> labeled as </w:t>
      </w:r>
      <w:r w:rsidR="003145DF" w:rsidRPr="00AE5D35">
        <w:rPr>
          <w:rFonts w:asciiTheme="minorHAnsi" w:hAnsiTheme="minorHAnsi" w:cstheme="minorHAnsi"/>
          <w:lang w:val="en-US"/>
        </w:rPr>
        <w:t>1</w:t>
      </w:r>
      <w:r w:rsidR="007E6E9A" w:rsidRPr="00AE5D35">
        <w:rPr>
          <w:rFonts w:asciiTheme="minorHAnsi" w:hAnsiTheme="minorHAnsi" w:cstheme="minorHAnsi"/>
          <w:lang w:val="en-US"/>
        </w:rPr>
        <w:t xml:space="preserve"> if the pupa was identified as the</w:t>
      </w:r>
      <w:r w:rsidR="00D12D2F" w:rsidRPr="00AE5D35">
        <w:rPr>
          <w:rFonts w:asciiTheme="minorHAnsi" w:hAnsiTheme="minorHAnsi" w:cstheme="minorHAnsi"/>
          <w:lang w:val="en-US"/>
        </w:rPr>
        <w:t xml:space="preserve"> focal</w:t>
      </w:r>
      <w:r w:rsidR="007E6E9A" w:rsidRPr="00AE5D35">
        <w:rPr>
          <w:rFonts w:asciiTheme="minorHAnsi" w:hAnsiTheme="minorHAnsi" w:cstheme="minorHAnsi"/>
          <w:lang w:val="en-US"/>
        </w:rPr>
        <w:t xml:space="preserve"> species and 0 if it was identified as any other species. Their identity was fitted against the </w:t>
      </w:r>
      <w:r w:rsidR="00D12D2F" w:rsidRPr="00AE5D35">
        <w:rPr>
          <w:rFonts w:asciiTheme="minorHAnsi" w:hAnsiTheme="minorHAnsi" w:cstheme="minorHAnsi"/>
          <w:lang w:val="en-US"/>
        </w:rPr>
        <w:t>altitude</w:t>
      </w:r>
      <w:r w:rsidR="007E6E9A" w:rsidRPr="00AE5D35">
        <w:rPr>
          <w:rFonts w:asciiTheme="minorHAnsi" w:hAnsiTheme="minorHAnsi" w:cstheme="minorHAnsi"/>
          <w:lang w:val="en-US"/>
        </w:rPr>
        <w:t xml:space="preserve"> as </w:t>
      </w:r>
      <w:r w:rsidR="00D37A68">
        <w:rPr>
          <w:rFonts w:asciiTheme="minorHAnsi" w:hAnsiTheme="minorHAnsi" w:cstheme="minorHAnsi"/>
          <w:lang w:val="en-US"/>
        </w:rPr>
        <w:t xml:space="preserve">the </w:t>
      </w:r>
      <w:r w:rsidR="007E6E9A" w:rsidRPr="00AE5D35">
        <w:rPr>
          <w:rFonts w:asciiTheme="minorHAnsi" w:hAnsiTheme="minorHAnsi" w:cstheme="minorHAnsi"/>
          <w:lang w:val="en-US"/>
        </w:rPr>
        <w:t>fix</w:t>
      </w:r>
      <w:r w:rsidR="00D37A68">
        <w:rPr>
          <w:rFonts w:asciiTheme="minorHAnsi" w:hAnsiTheme="minorHAnsi" w:cstheme="minorHAnsi"/>
          <w:lang w:val="en-US"/>
        </w:rPr>
        <w:t>ed</w:t>
      </w:r>
      <w:r w:rsidR="007E6E9A" w:rsidRPr="00AE5D35">
        <w:rPr>
          <w:rFonts w:asciiTheme="minorHAnsi" w:hAnsiTheme="minorHAnsi" w:cstheme="minorHAnsi"/>
          <w:lang w:val="en-US"/>
        </w:rPr>
        <w:t xml:space="preserve"> effect and the transect as </w:t>
      </w:r>
      <w:r w:rsidR="00D37A68">
        <w:rPr>
          <w:rFonts w:asciiTheme="minorHAnsi" w:hAnsiTheme="minorHAnsi" w:cstheme="minorHAnsi"/>
          <w:lang w:val="en-US"/>
        </w:rPr>
        <w:t xml:space="preserve">the </w:t>
      </w:r>
      <w:r w:rsidR="007E6E9A" w:rsidRPr="00AE5D35">
        <w:rPr>
          <w:rFonts w:asciiTheme="minorHAnsi" w:hAnsiTheme="minorHAnsi" w:cstheme="minorHAnsi"/>
          <w:lang w:val="en-US"/>
        </w:rPr>
        <w:t xml:space="preserve">random effect in generalized linear </w:t>
      </w:r>
      <w:r w:rsidR="004A4A02">
        <w:rPr>
          <w:rFonts w:asciiTheme="minorHAnsi" w:hAnsiTheme="minorHAnsi" w:cstheme="minorHAnsi"/>
          <w:lang w:val="en-US"/>
        </w:rPr>
        <w:t xml:space="preserve">mix-effect </w:t>
      </w:r>
      <w:r w:rsidR="007E6E9A" w:rsidRPr="00AE5D35">
        <w:rPr>
          <w:rFonts w:asciiTheme="minorHAnsi" w:hAnsiTheme="minorHAnsi" w:cstheme="minorHAnsi"/>
          <w:lang w:val="en-US"/>
        </w:rPr>
        <w:t>model</w:t>
      </w:r>
      <w:r w:rsidR="004A4A02">
        <w:rPr>
          <w:rFonts w:asciiTheme="minorHAnsi" w:hAnsiTheme="minorHAnsi" w:cstheme="minorHAnsi"/>
          <w:lang w:val="en-US"/>
        </w:rPr>
        <w:t xml:space="preserve"> (varying intercept, varying slope)</w:t>
      </w:r>
      <w:r w:rsidR="00FA13AC" w:rsidRPr="00AE5D35">
        <w:rPr>
          <w:rFonts w:asciiTheme="minorHAnsi" w:hAnsiTheme="minorHAnsi" w:cstheme="minorHAnsi"/>
          <w:lang w:val="en-US"/>
        </w:rPr>
        <w:t xml:space="preserve"> </w:t>
      </w:r>
      <w:del w:id="239" w:author="Owen Lewis" w:date="2020-06-24T13:51:00Z">
        <w:r w:rsidR="00FA13AC" w:rsidRPr="00AE5D35" w:rsidDel="00066A1E">
          <w:rPr>
            <w:rFonts w:asciiTheme="minorHAnsi" w:hAnsiTheme="minorHAnsi" w:cstheme="minorHAnsi"/>
            <w:lang w:val="en-US"/>
          </w:rPr>
          <w:delText xml:space="preserve">provided </w:delText>
        </w:r>
      </w:del>
      <w:ins w:id="240" w:author="Owen Lewis" w:date="2020-06-24T13:51:00Z">
        <w:r w:rsidR="00066A1E">
          <w:rPr>
            <w:rFonts w:asciiTheme="minorHAnsi" w:hAnsiTheme="minorHAnsi" w:cstheme="minorHAnsi"/>
            <w:lang w:val="en-US"/>
          </w:rPr>
          <w:t>using the</w:t>
        </w:r>
      </w:ins>
      <w:del w:id="241" w:author="Owen Lewis" w:date="2020-06-24T13:51:00Z">
        <w:r w:rsidR="00FA13AC" w:rsidRPr="00AE5D35" w:rsidDel="00066A1E">
          <w:rPr>
            <w:rFonts w:asciiTheme="minorHAnsi" w:hAnsiTheme="minorHAnsi" w:cstheme="minorHAnsi"/>
            <w:lang w:val="en-US"/>
          </w:rPr>
          <w:delText>by</w:delText>
        </w:r>
      </w:del>
      <w:r w:rsidR="00FA13AC" w:rsidRPr="00AE5D35">
        <w:rPr>
          <w:rFonts w:asciiTheme="minorHAnsi" w:hAnsiTheme="minorHAnsi" w:cstheme="minorHAnsi"/>
          <w:lang w:val="en-US"/>
        </w:rPr>
        <w:t xml:space="preserve"> </w:t>
      </w:r>
      <w:proofErr w:type="spellStart"/>
      <w:r w:rsidR="00FA13AC" w:rsidRPr="00AE5D35">
        <w:rPr>
          <w:rFonts w:asciiTheme="minorHAnsi" w:hAnsiTheme="minorHAnsi" w:cstheme="minorHAnsi"/>
          <w:i/>
          <w:iCs/>
          <w:lang w:val="en-US"/>
        </w:rPr>
        <w:t>lmer</w:t>
      </w:r>
      <w:proofErr w:type="spellEnd"/>
      <w:r w:rsidR="00FA13AC" w:rsidRPr="00AE5D35">
        <w:rPr>
          <w:rFonts w:asciiTheme="minorHAnsi" w:hAnsiTheme="minorHAnsi" w:cstheme="minorHAnsi"/>
          <w:i/>
          <w:iCs/>
          <w:lang w:val="en-US"/>
        </w:rPr>
        <w:t xml:space="preserve"> </w:t>
      </w:r>
      <w:r w:rsidR="00FA13AC" w:rsidRPr="00AE5D35">
        <w:rPr>
          <w:rFonts w:asciiTheme="minorHAnsi" w:hAnsiTheme="minorHAnsi" w:cstheme="minorHAnsi"/>
          <w:lang w:val="en-US"/>
        </w:rPr>
        <w:t>package</w:t>
      </w:r>
      <w:r w:rsidR="007E6E9A" w:rsidRPr="00AE5D35">
        <w:rPr>
          <w:rFonts w:asciiTheme="minorHAnsi" w:hAnsiTheme="minorHAnsi" w:cstheme="minorHAnsi"/>
          <w:lang w:val="en-US"/>
        </w:rPr>
        <w:t>.</w:t>
      </w:r>
      <w:r w:rsidR="00D12D2F" w:rsidRPr="00AE5D35">
        <w:rPr>
          <w:rFonts w:asciiTheme="minorHAnsi" w:hAnsiTheme="minorHAnsi" w:cstheme="minorHAnsi"/>
          <w:lang w:val="en-US"/>
        </w:rPr>
        <w:t xml:space="preserve"> </w:t>
      </w:r>
      <w:r w:rsidR="00B03AFF" w:rsidRPr="00AE5D35">
        <w:rPr>
          <w:rFonts w:asciiTheme="minorHAnsi" w:hAnsiTheme="minorHAnsi" w:cstheme="minorHAnsi"/>
          <w:lang w:val="en-US"/>
        </w:rPr>
        <w:t>The</w:t>
      </w:r>
      <w:ins w:id="242" w:author="Owen Lewis" w:date="2020-06-24T13:51:00Z">
        <w:r w:rsidR="00066A1E">
          <w:rPr>
            <w:rFonts w:asciiTheme="minorHAnsi" w:hAnsiTheme="minorHAnsi" w:cstheme="minorHAnsi"/>
            <w:lang w:val="en-US"/>
          </w:rPr>
          <w:t>se</w:t>
        </w:r>
      </w:ins>
      <w:r w:rsidR="00B03AFF" w:rsidRPr="00AE5D35">
        <w:rPr>
          <w:rFonts w:asciiTheme="minorHAnsi" w:hAnsiTheme="minorHAnsi" w:cstheme="minorHAnsi"/>
          <w:lang w:val="en-US"/>
        </w:rPr>
        <w:t xml:space="preserve"> </w:t>
      </w:r>
      <w:del w:id="243" w:author="Owen Lewis" w:date="2020-06-24T13:51:00Z">
        <w:r w:rsidR="00B03AFF" w:rsidRPr="00AE5D35" w:rsidDel="00066A1E">
          <w:rPr>
            <w:rFonts w:asciiTheme="minorHAnsi" w:hAnsiTheme="minorHAnsi" w:cstheme="minorHAnsi"/>
            <w:lang w:val="en-US"/>
          </w:rPr>
          <w:delText xml:space="preserve">above </w:delText>
        </w:r>
      </w:del>
      <w:r w:rsidR="00B03AFF" w:rsidRPr="00AE5D35">
        <w:rPr>
          <w:rFonts w:asciiTheme="minorHAnsi" w:hAnsiTheme="minorHAnsi" w:cstheme="minorHAnsi"/>
          <w:lang w:val="en-US"/>
        </w:rPr>
        <w:t>t</w:t>
      </w:r>
      <w:r w:rsidR="00D12D2F" w:rsidRPr="00AE5D35">
        <w:rPr>
          <w:rFonts w:asciiTheme="minorHAnsi" w:hAnsiTheme="minorHAnsi" w:cstheme="minorHAnsi"/>
          <w:lang w:val="en-US"/>
        </w:rPr>
        <w:t xml:space="preserve">wo ways of describing distribution patterns were compared </w:t>
      </w:r>
      <w:del w:id="244" w:author="Owen Lewis" w:date="2020-06-24T13:51:00Z">
        <w:r w:rsidR="00D12D2F" w:rsidRPr="00AE5D35" w:rsidDel="00066A1E">
          <w:rPr>
            <w:rFonts w:asciiTheme="minorHAnsi" w:hAnsiTheme="minorHAnsi" w:cstheme="minorHAnsi"/>
            <w:lang w:val="en-US"/>
          </w:rPr>
          <w:delText>by the</w:delText>
        </w:r>
      </w:del>
      <w:ins w:id="245" w:author="Owen Lewis" w:date="2020-06-24T13:51:00Z">
        <w:r w:rsidR="00066A1E">
          <w:rPr>
            <w:rFonts w:asciiTheme="minorHAnsi" w:hAnsiTheme="minorHAnsi" w:cstheme="minorHAnsi"/>
            <w:lang w:val="en-US"/>
          </w:rPr>
          <w:t>using a</w:t>
        </w:r>
      </w:ins>
      <w:r w:rsidR="00D12D2F" w:rsidRPr="00AE5D35">
        <w:rPr>
          <w:rFonts w:asciiTheme="minorHAnsi" w:hAnsiTheme="minorHAnsi" w:cstheme="minorHAnsi"/>
          <w:lang w:val="en-US"/>
        </w:rPr>
        <w:t xml:space="preserve"> Spearman’s rank test. </w:t>
      </w:r>
    </w:p>
    <w:p w14:paraId="54C257A6" w14:textId="09018541" w:rsidR="00EB355F" w:rsidRPr="00AE5D35" w:rsidRDefault="001F50EB" w:rsidP="004C2B68">
      <w:pPr>
        <w:ind w:firstLine="720"/>
        <w:rPr>
          <w:rFonts w:asciiTheme="minorHAnsi" w:hAnsiTheme="minorHAnsi" w:cstheme="minorHAnsi"/>
          <w:lang w:val="en-US"/>
        </w:rPr>
      </w:pPr>
      <w:r w:rsidRPr="00AE5D35">
        <w:rPr>
          <w:rFonts w:asciiTheme="minorHAnsi" w:hAnsiTheme="minorHAnsi" w:cstheme="minorHAnsi"/>
          <w:i/>
          <w:iCs/>
          <w:lang w:val="en-US"/>
        </w:rPr>
        <w:t>Thermal performance curve</w:t>
      </w:r>
      <w:r w:rsidR="007E6E9A" w:rsidRPr="00AE5D35">
        <w:rPr>
          <w:rFonts w:asciiTheme="minorHAnsi" w:hAnsiTheme="minorHAnsi" w:cstheme="minorHAnsi"/>
          <w:lang w:val="en-US"/>
        </w:rPr>
        <w:t xml:space="preserve">. </w:t>
      </w:r>
      <w:ins w:id="246" w:author="Owen Lewis" w:date="2020-06-24T13:51:00Z">
        <w:r w:rsidR="00066A1E">
          <w:rPr>
            <w:rFonts w:asciiTheme="minorHAnsi" w:hAnsiTheme="minorHAnsi" w:cstheme="minorHAnsi"/>
            <w:lang w:val="en-US"/>
          </w:rPr>
          <w:t>A m</w:t>
        </w:r>
      </w:ins>
      <w:del w:id="247" w:author="Owen Lewis" w:date="2020-06-24T13:51:00Z">
        <w:r w:rsidR="00EB355F" w:rsidRPr="00AE5D35" w:rsidDel="00066A1E">
          <w:rPr>
            <w:rFonts w:asciiTheme="minorHAnsi" w:hAnsiTheme="minorHAnsi" w:cstheme="minorHAnsi"/>
            <w:lang w:val="en-US"/>
          </w:rPr>
          <w:delText>M</w:delText>
        </w:r>
      </w:del>
      <w:r w:rsidR="00EB355F" w:rsidRPr="00AE5D35">
        <w:rPr>
          <w:rFonts w:asciiTheme="minorHAnsi" w:hAnsiTheme="minorHAnsi" w:cstheme="minorHAnsi"/>
          <w:lang w:val="en-US"/>
        </w:rPr>
        <w:t>ulti-level</w:t>
      </w:r>
      <w:ins w:id="248" w:author="Owen Lewis" w:date="2020-06-24T13:51:00Z">
        <w:r w:rsidR="00066A1E">
          <w:rPr>
            <w:rFonts w:asciiTheme="minorHAnsi" w:hAnsiTheme="minorHAnsi" w:cstheme="minorHAnsi"/>
            <w:lang w:val="en-US"/>
          </w:rPr>
          <w:t>,</w:t>
        </w:r>
      </w:ins>
      <w:r w:rsidR="00EB355F" w:rsidRPr="00AE5D35">
        <w:rPr>
          <w:rFonts w:asciiTheme="minorHAnsi" w:hAnsiTheme="minorHAnsi" w:cstheme="minorHAnsi"/>
          <w:lang w:val="en-US"/>
        </w:rPr>
        <w:t xml:space="preserve"> non-linear</w:t>
      </w:r>
      <w:r w:rsidRPr="00AE5D35">
        <w:rPr>
          <w:rFonts w:asciiTheme="minorHAnsi" w:hAnsiTheme="minorHAnsi" w:cstheme="minorHAnsi"/>
          <w:lang w:val="en-US"/>
        </w:rPr>
        <w:t xml:space="preserve"> piecewise</w:t>
      </w:r>
      <w:r w:rsidR="00EB355F" w:rsidRPr="00AE5D35">
        <w:rPr>
          <w:rFonts w:asciiTheme="minorHAnsi" w:hAnsiTheme="minorHAnsi" w:cstheme="minorHAnsi"/>
          <w:lang w:val="en-US"/>
        </w:rPr>
        <w:t xml:space="preserve"> model was fitted under </w:t>
      </w:r>
      <w:r w:rsidR="00D37A68">
        <w:rPr>
          <w:rFonts w:asciiTheme="minorHAnsi" w:hAnsiTheme="minorHAnsi" w:cstheme="minorHAnsi"/>
          <w:lang w:val="en-US"/>
        </w:rPr>
        <w:t xml:space="preserve">the </w:t>
      </w:r>
      <w:r w:rsidR="00EB355F" w:rsidRPr="00AE5D35">
        <w:rPr>
          <w:rFonts w:asciiTheme="minorHAnsi" w:hAnsiTheme="minorHAnsi" w:cstheme="minorHAnsi"/>
          <w:lang w:val="en-US"/>
        </w:rPr>
        <w:t xml:space="preserve">Bayesian framework using MCMC sampling </w:t>
      </w:r>
      <w:del w:id="249" w:author="Owen Lewis" w:date="2020-06-24T13:51:00Z">
        <w:r w:rsidR="00EB355F" w:rsidRPr="00AE5D35" w:rsidDel="00365027">
          <w:rPr>
            <w:rFonts w:asciiTheme="minorHAnsi" w:hAnsiTheme="minorHAnsi" w:cstheme="minorHAnsi"/>
            <w:lang w:val="en-US"/>
          </w:rPr>
          <w:delText xml:space="preserve">provided </w:delText>
        </w:r>
      </w:del>
      <w:ins w:id="250" w:author="Owen Lewis" w:date="2020-06-24T13:51:00Z">
        <w:r w:rsidR="00365027">
          <w:rPr>
            <w:rFonts w:asciiTheme="minorHAnsi" w:hAnsiTheme="minorHAnsi" w:cstheme="minorHAnsi"/>
            <w:lang w:val="en-US"/>
          </w:rPr>
          <w:t>within</w:t>
        </w:r>
      </w:ins>
      <w:del w:id="251" w:author="Owen Lewis" w:date="2020-06-24T13:51:00Z">
        <w:r w:rsidR="00EB355F" w:rsidRPr="00AE5D35" w:rsidDel="00365027">
          <w:rPr>
            <w:rFonts w:asciiTheme="minorHAnsi" w:hAnsiTheme="minorHAnsi" w:cstheme="minorHAnsi"/>
            <w:lang w:val="en-US"/>
          </w:rPr>
          <w:delText>by</w:delText>
        </w:r>
      </w:del>
      <w:ins w:id="252" w:author="Owen Lewis" w:date="2020-06-24T13:52:00Z">
        <w:r w:rsidR="00365027">
          <w:rPr>
            <w:rFonts w:asciiTheme="minorHAnsi" w:hAnsiTheme="minorHAnsi" w:cstheme="minorHAnsi"/>
            <w:lang w:val="en-US"/>
          </w:rPr>
          <w:t xml:space="preserve"> the</w:t>
        </w:r>
      </w:ins>
      <w:r w:rsidR="00EB355F" w:rsidRPr="00AE5D35">
        <w:rPr>
          <w:rFonts w:asciiTheme="minorHAnsi" w:hAnsiTheme="minorHAnsi" w:cstheme="minorHAnsi"/>
          <w:i/>
          <w:iCs/>
          <w:lang w:val="en-US"/>
        </w:rPr>
        <w:t xml:space="preserve"> </w:t>
      </w:r>
      <w:proofErr w:type="spellStart"/>
      <w:r w:rsidR="00193090" w:rsidRPr="00AE5D35">
        <w:rPr>
          <w:rFonts w:asciiTheme="minorHAnsi" w:hAnsiTheme="minorHAnsi" w:cstheme="minorHAnsi"/>
          <w:i/>
          <w:iCs/>
          <w:lang w:val="en-US"/>
        </w:rPr>
        <w:t>r</w:t>
      </w:r>
      <w:r w:rsidR="00EB355F" w:rsidRPr="00AE5D35">
        <w:rPr>
          <w:rFonts w:asciiTheme="minorHAnsi" w:hAnsiTheme="minorHAnsi" w:cstheme="minorHAnsi"/>
          <w:i/>
          <w:iCs/>
          <w:lang w:val="en-US"/>
        </w:rPr>
        <w:t>stan</w:t>
      </w:r>
      <w:proofErr w:type="spellEnd"/>
      <w:r w:rsidR="00EB355F" w:rsidRPr="00AE5D35">
        <w:rPr>
          <w:rFonts w:asciiTheme="minorHAnsi" w:hAnsiTheme="minorHAnsi" w:cstheme="minorHAnsi"/>
          <w:lang w:val="en-US"/>
        </w:rPr>
        <w:t xml:space="preserve"> package in R. Total offspring numbers were calculated </w:t>
      </w:r>
      <w:del w:id="253" w:author="Owen Lewis" w:date="2020-06-24T13:52:00Z">
        <w:r w:rsidR="00EB355F" w:rsidRPr="00AE5D35" w:rsidDel="00030020">
          <w:rPr>
            <w:rFonts w:asciiTheme="minorHAnsi" w:hAnsiTheme="minorHAnsi" w:cstheme="minorHAnsi"/>
            <w:lang w:val="en-US"/>
          </w:rPr>
          <w:delText xml:space="preserve">from </w:delText>
        </w:r>
      </w:del>
      <w:ins w:id="254" w:author="Owen Lewis" w:date="2020-06-24T13:52:00Z">
        <w:r w:rsidR="00030020">
          <w:rPr>
            <w:rFonts w:asciiTheme="minorHAnsi" w:hAnsiTheme="minorHAnsi" w:cstheme="minorHAnsi"/>
            <w:lang w:val="en-US"/>
          </w:rPr>
          <w:t>by</w:t>
        </w:r>
        <w:r w:rsidR="00030020" w:rsidRPr="00AE5D35">
          <w:rPr>
            <w:rFonts w:asciiTheme="minorHAnsi" w:hAnsiTheme="minorHAnsi" w:cstheme="minorHAnsi"/>
            <w:lang w:val="en-US"/>
          </w:rPr>
          <w:t xml:space="preserve"> </w:t>
        </w:r>
      </w:ins>
      <w:r w:rsidR="00EB355F" w:rsidRPr="00AE5D35">
        <w:rPr>
          <w:rFonts w:asciiTheme="minorHAnsi" w:hAnsiTheme="minorHAnsi" w:cstheme="minorHAnsi"/>
          <w:lang w:val="en-US"/>
        </w:rPr>
        <w:t xml:space="preserve">combining the offspring numbers </w:t>
      </w:r>
      <w:del w:id="255" w:author="Owen Lewis" w:date="2020-06-24T13:52:00Z">
        <w:r w:rsidR="00EB355F" w:rsidRPr="00AE5D35" w:rsidDel="00030020">
          <w:rPr>
            <w:rFonts w:asciiTheme="minorHAnsi" w:hAnsiTheme="minorHAnsi" w:cstheme="minorHAnsi"/>
            <w:lang w:val="en-US"/>
          </w:rPr>
          <w:delText xml:space="preserve">of </w:delText>
        </w:r>
      </w:del>
      <w:ins w:id="256" w:author="Owen Lewis" w:date="2020-06-24T13:52:00Z">
        <w:r w:rsidR="00030020">
          <w:rPr>
            <w:rFonts w:asciiTheme="minorHAnsi" w:hAnsiTheme="minorHAnsi" w:cstheme="minorHAnsi"/>
            <w:lang w:val="en-US"/>
          </w:rPr>
          <w:t>on</w:t>
        </w:r>
        <w:r w:rsidR="00030020" w:rsidRPr="00AE5D35">
          <w:rPr>
            <w:rFonts w:asciiTheme="minorHAnsi" w:hAnsiTheme="minorHAnsi" w:cstheme="minorHAnsi"/>
            <w:lang w:val="en-US"/>
          </w:rPr>
          <w:t xml:space="preserve"> </w:t>
        </w:r>
      </w:ins>
      <w:r w:rsidR="00EB355F" w:rsidRPr="00AE5D35">
        <w:rPr>
          <w:rFonts w:asciiTheme="minorHAnsi" w:hAnsiTheme="minorHAnsi" w:cstheme="minorHAnsi"/>
          <w:lang w:val="en-US"/>
        </w:rPr>
        <w:t xml:space="preserve">day 1-2 and day 7-8. </w:t>
      </w:r>
      <w:r w:rsidR="00D37A68">
        <w:rPr>
          <w:rFonts w:asciiTheme="minorHAnsi" w:hAnsiTheme="minorHAnsi" w:cstheme="minorHAnsi"/>
          <w:lang w:val="en-US"/>
        </w:rPr>
        <w:t>The a</w:t>
      </w:r>
      <w:r w:rsidR="00EB355F" w:rsidRPr="00AE5D35">
        <w:rPr>
          <w:rFonts w:asciiTheme="minorHAnsi" w:hAnsiTheme="minorHAnsi" w:cstheme="minorHAnsi"/>
          <w:lang w:val="en-US"/>
        </w:rPr>
        <w:t xml:space="preserve">verage daily fecundity per female was calculated, then </w:t>
      </w:r>
      <w:del w:id="257" w:author="Owen Lewis" w:date="2020-06-24T13:52:00Z">
        <w:r w:rsidR="00EB355F" w:rsidRPr="00AE5D35" w:rsidDel="00030020">
          <w:rPr>
            <w:rFonts w:asciiTheme="minorHAnsi" w:hAnsiTheme="minorHAnsi" w:cstheme="minorHAnsi"/>
            <w:lang w:val="en-US"/>
          </w:rPr>
          <w:delText xml:space="preserve">transformed by </w:delText>
        </w:r>
      </w:del>
      <w:r w:rsidR="00EB355F" w:rsidRPr="00AE5D35">
        <w:rPr>
          <w:rFonts w:asciiTheme="minorHAnsi" w:hAnsiTheme="minorHAnsi" w:cstheme="minorHAnsi"/>
          <w:lang w:val="en-US"/>
        </w:rPr>
        <w:t xml:space="preserve">square root </w:t>
      </w:r>
      <w:ins w:id="258" w:author="Owen Lewis" w:date="2020-06-24T13:52:00Z">
        <w:r w:rsidR="00030020" w:rsidRPr="00AE5D35">
          <w:rPr>
            <w:rFonts w:asciiTheme="minorHAnsi" w:hAnsiTheme="minorHAnsi" w:cstheme="minorHAnsi"/>
            <w:lang w:val="en-US"/>
          </w:rPr>
          <w:t>transformed</w:t>
        </w:r>
      </w:ins>
      <w:del w:id="259" w:author="Owen Lewis" w:date="2020-06-24T13:52:00Z">
        <w:r w:rsidR="00EB355F" w:rsidRPr="00AE5D35" w:rsidDel="00030020">
          <w:rPr>
            <w:rFonts w:asciiTheme="minorHAnsi" w:hAnsiTheme="minorHAnsi" w:cstheme="minorHAnsi"/>
            <w:lang w:val="en-US"/>
          </w:rPr>
          <w:delText>rule</w:delText>
        </w:r>
      </w:del>
      <w:r w:rsidR="00EB355F" w:rsidRPr="00AE5D35">
        <w:rPr>
          <w:rFonts w:asciiTheme="minorHAnsi" w:hAnsiTheme="minorHAnsi" w:cstheme="minorHAnsi"/>
          <w:lang w:val="en-US"/>
        </w:rPr>
        <w:t xml:space="preserve">. </w:t>
      </w:r>
      <w:r w:rsidR="00397B32" w:rsidRPr="00AE5D35">
        <w:rPr>
          <w:rFonts w:asciiTheme="minorHAnsi" w:hAnsiTheme="minorHAnsi" w:cstheme="minorHAnsi"/>
          <w:lang w:val="en-US"/>
        </w:rPr>
        <w:t>Square</w:t>
      </w:r>
      <w:ins w:id="260" w:author="Owen Lewis" w:date="2020-06-24T13:52:00Z">
        <w:r w:rsidR="00030020">
          <w:rPr>
            <w:rFonts w:asciiTheme="minorHAnsi" w:hAnsiTheme="minorHAnsi" w:cstheme="minorHAnsi"/>
            <w:lang w:val="en-US"/>
          </w:rPr>
          <w:t>-</w:t>
        </w:r>
      </w:ins>
      <w:del w:id="261" w:author="Owen Lewis" w:date="2020-06-24T13:52:00Z">
        <w:r w:rsidR="00397B32" w:rsidRPr="00AE5D35" w:rsidDel="00030020">
          <w:rPr>
            <w:rFonts w:asciiTheme="minorHAnsi" w:hAnsiTheme="minorHAnsi" w:cstheme="minorHAnsi"/>
            <w:lang w:val="en-US"/>
          </w:rPr>
          <w:delText xml:space="preserve"> </w:delText>
        </w:r>
      </w:del>
      <w:r w:rsidR="00397B32" w:rsidRPr="00AE5D35">
        <w:rPr>
          <w:rFonts w:asciiTheme="minorHAnsi" w:hAnsiTheme="minorHAnsi" w:cstheme="minorHAnsi"/>
          <w:lang w:val="en-US"/>
        </w:rPr>
        <w:t xml:space="preserve">rooted daily fecundity was modeled </w:t>
      </w:r>
      <w:del w:id="262" w:author="Owen Lewis" w:date="2020-06-24T13:52:00Z">
        <w:r w:rsidR="00397B32" w:rsidRPr="00AE5D35" w:rsidDel="00030020">
          <w:rPr>
            <w:rFonts w:asciiTheme="minorHAnsi" w:hAnsiTheme="minorHAnsi" w:cstheme="minorHAnsi"/>
            <w:lang w:val="en-US"/>
          </w:rPr>
          <w:delText xml:space="preserve">by </w:delText>
        </w:r>
      </w:del>
      <w:ins w:id="263" w:author="Owen Lewis" w:date="2020-06-24T13:52:00Z">
        <w:r w:rsidR="00030020">
          <w:rPr>
            <w:rFonts w:asciiTheme="minorHAnsi" w:hAnsiTheme="minorHAnsi" w:cstheme="minorHAnsi"/>
            <w:lang w:val="en-US"/>
          </w:rPr>
          <w:t>with the</w:t>
        </w:r>
        <w:r w:rsidR="00030020" w:rsidRPr="00AE5D35">
          <w:rPr>
            <w:rFonts w:asciiTheme="minorHAnsi" w:hAnsiTheme="minorHAnsi" w:cstheme="minorHAnsi"/>
            <w:lang w:val="en-US"/>
          </w:rPr>
          <w:t xml:space="preserve"> </w:t>
        </w:r>
      </w:ins>
      <w:r w:rsidR="00397B32" w:rsidRPr="00AE5D35">
        <w:rPr>
          <w:rFonts w:asciiTheme="minorHAnsi" w:hAnsiTheme="minorHAnsi" w:cstheme="minorHAnsi"/>
          <w:lang w:val="en-US"/>
        </w:rPr>
        <w:t xml:space="preserve">Briere2 </w:t>
      </w:r>
      <w:commentRangeStart w:id="264"/>
      <w:r w:rsidR="00397B32" w:rsidRPr="00AE5D35">
        <w:rPr>
          <w:rFonts w:asciiTheme="minorHAnsi" w:hAnsiTheme="minorHAnsi" w:cstheme="minorHAnsi"/>
          <w:lang w:val="en-US"/>
        </w:rPr>
        <w:t>function</w:t>
      </w:r>
      <w:commentRangeEnd w:id="264"/>
      <w:r w:rsidR="00030020">
        <w:rPr>
          <w:rStyle w:val="CommentReference"/>
          <w:rFonts w:asciiTheme="minorHAnsi" w:eastAsiaTheme="minorHAnsi" w:hAnsiTheme="minorHAnsi" w:cstheme="minorBidi"/>
          <w:lang w:eastAsia="en-US"/>
        </w:rPr>
        <w:commentReference w:id="264"/>
      </w:r>
      <w:r w:rsidR="00397B32" w:rsidRPr="00AE5D35">
        <w:rPr>
          <w:rFonts w:asciiTheme="minorHAnsi" w:hAnsiTheme="minorHAnsi" w:cstheme="minorHAnsi"/>
          <w:lang w:val="en-US"/>
        </w:rPr>
        <w:t>:</w:t>
      </w:r>
    </w:p>
    <w:p w14:paraId="6E01D313" w14:textId="62F64F88" w:rsidR="00397B32" w:rsidRPr="00AE5D35" w:rsidRDefault="00397B32" w:rsidP="00754891">
      <w:pPr>
        <w:ind w:firstLine="720"/>
        <w:rPr>
          <w:rFonts w:asciiTheme="minorHAnsi" w:hAnsiTheme="minorHAnsi" w:cstheme="minorHAnsi"/>
          <w:lang w:val="en-US"/>
        </w:rPr>
      </w:pPr>
      <w:r w:rsidRPr="00AE5D35">
        <w:rPr>
          <w:rFonts w:asciiTheme="minorHAnsi" w:hAnsiTheme="minorHAnsi" w:cstheme="minorHAnsi"/>
          <w:lang w:val="en-US"/>
        </w:rPr>
        <w:t xml:space="preserve">Y = a * T * (T - </w:t>
      </w:r>
      <w:proofErr w:type="spellStart"/>
      <w:r w:rsidRPr="00AE5D35">
        <w:rPr>
          <w:rFonts w:asciiTheme="minorHAnsi" w:hAnsiTheme="minorHAnsi" w:cstheme="minorHAnsi"/>
          <w:lang w:val="en-US"/>
        </w:rPr>
        <w:t>RTmin</w:t>
      </w:r>
      <w:proofErr w:type="spellEnd"/>
      <w:r w:rsidRPr="00AE5D35">
        <w:rPr>
          <w:rFonts w:asciiTheme="minorHAnsi" w:hAnsiTheme="minorHAnsi" w:cstheme="minorHAnsi"/>
          <w:lang w:val="en-US"/>
        </w:rPr>
        <w:t>) * (</w:t>
      </w:r>
      <w:proofErr w:type="spellStart"/>
      <w:r w:rsidRPr="00AE5D35">
        <w:rPr>
          <w:rFonts w:asciiTheme="minorHAnsi" w:hAnsiTheme="minorHAnsi" w:cstheme="minorHAnsi"/>
          <w:lang w:val="en-US"/>
        </w:rPr>
        <w:t>RTmax</w:t>
      </w:r>
      <w:proofErr w:type="spellEnd"/>
      <w:r w:rsidRPr="00AE5D35">
        <w:rPr>
          <w:rFonts w:asciiTheme="minorHAnsi" w:hAnsiTheme="minorHAnsi" w:cstheme="minorHAnsi"/>
          <w:lang w:val="en-US"/>
        </w:rPr>
        <w:t xml:space="preserve"> - </w:t>
      </w:r>
      <w:proofErr w:type="gramStart"/>
      <w:r w:rsidRPr="00AE5D35">
        <w:rPr>
          <w:rFonts w:asciiTheme="minorHAnsi" w:hAnsiTheme="minorHAnsi" w:cstheme="minorHAnsi"/>
          <w:lang w:val="en-US"/>
        </w:rPr>
        <w:t>T)^</w:t>
      </w:r>
      <w:proofErr w:type="gramEnd"/>
      <w:r w:rsidRPr="00AE5D35">
        <w:rPr>
          <w:rFonts w:asciiTheme="minorHAnsi" w:hAnsiTheme="minorHAnsi" w:cstheme="minorHAnsi"/>
          <w:lang w:val="en-US"/>
        </w:rPr>
        <w:t>(1/b)</w:t>
      </w:r>
      <w:r w:rsidR="00F7406A" w:rsidRPr="00AE5D35">
        <w:rPr>
          <w:rFonts w:asciiTheme="minorHAnsi" w:hAnsiTheme="minorHAnsi" w:cstheme="minorHAnsi"/>
          <w:lang w:val="en-US"/>
        </w:rPr>
        <w:t xml:space="preserve">  (</w:t>
      </w:r>
      <w:proofErr w:type="spellStart"/>
      <w:r w:rsidR="00F7406A" w:rsidRPr="00AE5D35">
        <w:rPr>
          <w:rFonts w:asciiTheme="minorHAnsi" w:hAnsiTheme="minorHAnsi" w:cstheme="minorHAnsi"/>
          <w:lang w:val="en-US"/>
        </w:rPr>
        <w:t>RTmin</w:t>
      </w:r>
      <w:proofErr w:type="spellEnd"/>
      <w:r w:rsidR="00F7406A" w:rsidRPr="00AE5D35">
        <w:rPr>
          <w:rFonts w:asciiTheme="minorHAnsi" w:hAnsiTheme="minorHAnsi" w:cstheme="minorHAnsi"/>
          <w:lang w:val="en-US"/>
        </w:rPr>
        <w:t xml:space="preserve"> &lt; T &lt; </w:t>
      </w:r>
      <w:proofErr w:type="spellStart"/>
      <w:r w:rsidR="00F7406A" w:rsidRPr="00AE5D35">
        <w:rPr>
          <w:rFonts w:asciiTheme="minorHAnsi" w:hAnsiTheme="minorHAnsi" w:cstheme="minorHAnsi"/>
          <w:lang w:val="en-US"/>
        </w:rPr>
        <w:t>RTmax</w:t>
      </w:r>
      <w:proofErr w:type="spellEnd"/>
      <w:r w:rsidR="00F7406A" w:rsidRPr="00AE5D35">
        <w:rPr>
          <w:rFonts w:asciiTheme="minorHAnsi" w:hAnsiTheme="minorHAnsi" w:cstheme="minorHAnsi"/>
          <w:lang w:val="en-US"/>
        </w:rPr>
        <w:t>),</w:t>
      </w:r>
    </w:p>
    <w:p w14:paraId="1E560746" w14:textId="1237BAD6" w:rsidR="00F7406A" w:rsidRPr="00AE5D35" w:rsidRDefault="00F7406A" w:rsidP="00754891">
      <w:pPr>
        <w:ind w:firstLine="720"/>
        <w:rPr>
          <w:rFonts w:asciiTheme="minorHAnsi" w:hAnsiTheme="minorHAnsi" w:cstheme="minorHAnsi"/>
          <w:lang w:val="en-US"/>
        </w:rPr>
      </w:pPr>
      <w:r w:rsidRPr="00AE5D35">
        <w:rPr>
          <w:rFonts w:asciiTheme="minorHAnsi" w:hAnsiTheme="minorHAnsi" w:cstheme="minorHAnsi"/>
          <w:lang w:val="en-US"/>
        </w:rPr>
        <w:t xml:space="preserve">Y = </w:t>
      </w:r>
      <w:proofErr w:type="gramStart"/>
      <w:r w:rsidRPr="00AE5D35">
        <w:rPr>
          <w:rFonts w:asciiTheme="minorHAnsi" w:hAnsiTheme="minorHAnsi" w:cstheme="minorHAnsi"/>
          <w:lang w:val="en-US"/>
        </w:rPr>
        <w:t>0  (</w:t>
      </w:r>
      <w:proofErr w:type="gramEnd"/>
      <w:r w:rsidRPr="00AE5D35">
        <w:rPr>
          <w:rFonts w:asciiTheme="minorHAnsi" w:hAnsiTheme="minorHAnsi" w:cstheme="minorHAnsi"/>
          <w:lang w:val="en-US"/>
        </w:rPr>
        <w:t xml:space="preserve">T &lt;= </w:t>
      </w:r>
      <w:proofErr w:type="spellStart"/>
      <w:r w:rsidRPr="00AE5D35">
        <w:rPr>
          <w:rFonts w:asciiTheme="minorHAnsi" w:hAnsiTheme="minorHAnsi" w:cstheme="minorHAnsi"/>
          <w:lang w:val="en-US"/>
        </w:rPr>
        <w:t>RTmin</w:t>
      </w:r>
      <w:proofErr w:type="spellEnd"/>
      <w:r w:rsidRPr="00AE5D35">
        <w:rPr>
          <w:rFonts w:asciiTheme="minorHAnsi" w:hAnsiTheme="minorHAnsi" w:cstheme="minorHAnsi"/>
          <w:lang w:val="en-US"/>
        </w:rPr>
        <w:t xml:space="preserve"> or R &gt;= </w:t>
      </w:r>
      <w:proofErr w:type="spellStart"/>
      <w:r w:rsidRPr="00AE5D35">
        <w:rPr>
          <w:rFonts w:asciiTheme="minorHAnsi" w:hAnsiTheme="minorHAnsi" w:cstheme="minorHAnsi"/>
          <w:lang w:val="en-US"/>
        </w:rPr>
        <w:t>RTmax</w:t>
      </w:r>
      <w:proofErr w:type="spellEnd"/>
      <w:r w:rsidRPr="00AE5D35">
        <w:rPr>
          <w:rFonts w:asciiTheme="minorHAnsi" w:hAnsiTheme="minorHAnsi" w:cstheme="minorHAnsi"/>
          <w:lang w:val="en-US"/>
        </w:rPr>
        <w:t>)</w:t>
      </w:r>
      <w:r w:rsidR="001F50EB" w:rsidRPr="00AE5D35">
        <w:rPr>
          <w:rFonts w:asciiTheme="minorHAnsi" w:hAnsiTheme="minorHAnsi" w:cstheme="minorHAnsi"/>
          <w:lang w:val="en-US"/>
        </w:rPr>
        <w:t>,</w:t>
      </w:r>
    </w:p>
    <w:p w14:paraId="64B85E82" w14:textId="5A6B7838" w:rsidR="00DF1237" w:rsidRPr="00AE5D35" w:rsidRDefault="00397B32" w:rsidP="002B5968">
      <w:pPr>
        <w:rPr>
          <w:rFonts w:asciiTheme="minorHAnsi" w:hAnsiTheme="minorHAnsi" w:cstheme="minorHAnsi"/>
          <w:lang w:val="en-US"/>
        </w:rPr>
      </w:pPr>
      <w:r w:rsidRPr="00AE5D35">
        <w:rPr>
          <w:rFonts w:asciiTheme="minorHAnsi" w:hAnsiTheme="minorHAnsi" w:cstheme="minorHAnsi"/>
          <w:lang w:val="en-US"/>
        </w:rPr>
        <w:t xml:space="preserve">where T is the temperature, </w:t>
      </w:r>
      <w:proofErr w:type="spellStart"/>
      <w:r w:rsidRPr="00283590">
        <w:rPr>
          <w:rFonts w:asciiTheme="minorHAnsi" w:hAnsiTheme="minorHAnsi" w:cstheme="minorHAnsi"/>
          <w:i/>
          <w:iCs/>
          <w:lang w:val="en-US"/>
        </w:rPr>
        <w:t>RTmin</w:t>
      </w:r>
      <w:proofErr w:type="spellEnd"/>
      <w:r w:rsidRPr="00AE5D35">
        <w:rPr>
          <w:rFonts w:asciiTheme="minorHAnsi" w:hAnsiTheme="minorHAnsi" w:cstheme="minorHAnsi"/>
          <w:lang w:val="en-US"/>
        </w:rPr>
        <w:t xml:space="preserve"> and </w:t>
      </w:r>
      <w:proofErr w:type="spellStart"/>
      <w:r w:rsidRPr="00283590">
        <w:rPr>
          <w:rFonts w:asciiTheme="minorHAnsi" w:hAnsiTheme="minorHAnsi" w:cstheme="minorHAnsi"/>
          <w:i/>
          <w:iCs/>
          <w:lang w:val="en-US"/>
        </w:rPr>
        <w:t>RTmax</w:t>
      </w:r>
      <w:proofErr w:type="spellEnd"/>
      <w:r w:rsidRPr="00AE5D35">
        <w:rPr>
          <w:rFonts w:asciiTheme="minorHAnsi" w:hAnsiTheme="minorHAnsi" w:cstheme="minorHAnsi"/>
          <w:lang w:val="en-US"/>
        </w:rPr>
        <w:t xml:space="preserve"> is the minimum and maximum temperature for the species to </w:t>
      </w:r>
      <w:proofErr w:type="gramStart"/>
      <w:r w:rsidRPr="00AE5D35">
        <w:rPr>
          <w:rFonts w:asciiTheme="minorHAnsi" w:hAnsiTheme="minorHAnsi" w:cstheme="minorHAnsi"/>
          <w:lang w:val="en-US"/>
        </w:rPr>
        <w:t xml:space="preserve">reproduce,  </w:t>
      </w:r>
      <w:r w:rsidRPr="00283590">
        <w:rPr>
          <w:rFonts w:asciiTheme="minorHAnsi" w:hAnsiTheme="minorHAnsi" w:cstheme="minorHAnsi"/>
          <w:i/>
          <w:iCs/>
          <w:lang w:val="en-US"/>
        </w:rPr>
        <w:t>a</w:t>
      </w:r>
      <w:proofErr w:type="gramEnd"/>
      <w:r w:rsidRPr="00AE5D35">
        <w:rPr>
          <w:rFonts w:asciiTheme="minorHAnsi" w:hAnsiTheme="minorHAnsi" w:cstheme="minorHAnsi"/>
          <w:lang w:val="en-US"/>
        </w:rPr>
        <w:t xml:space="preserve"> is a scaling factor and </w:t>
      </w:r>
      <w:r w:rsidRPr="00283590">
        <w:rPr>
          <w:rFonts w:asciiTheme="minorHAnsi" w:hAnsiTheme="minorHAnsi" w:cstheme="minorHAnsi"/>
          <w:i/>
          <w:iCs/>
          <w:lang w:val="en-US"/>
        </w:rPr>
        <w:t>b</w:t>
      </w:r>
      <w:r w:rsidRPr="00AE5D35">
        <w:rPr>
          <w:rFonts w:asciiTheme="minorHAnsi" w:hAnsiTheme="minorHAnsi" w:cstheme="minorHAnsi"/>
          <w:lang w:val="en-US"/>
        </w:rPr>
        <w:t xml:space="preserve"> is a shape factor of the curve. </w:t>
      </w:r>
      <w:r w:rsidRPr="00283590">
        <w:rPr>
          <w:rFonts w:asciiTheme="minorHAnsi" w:hAnsiTheme="minorHAnsi" w:cstheme="minorHAnsi"/>
          <w:i/>
          <w:iCs/>
          <w:lang w:val="en-US"/>
        </w:rPr>
        <w:t>a</w:t>
      </w:r>
      <w:r w:rsidRPr="00AE5D35">
        <w:rPr>
          <w:rFonts w:asciiTheme="minorHAnsi" w:hAnsiTheme="minorHAnsi" w:cstheme="minorHAnsi"/>
          <w:lang w:val="en-US"/>
        </w:rPr>
        <w:t xml:space="preserve">, </w:t>
      </w:r>
      <w:r w:rsidRPr="00283590">
        <w:rPr>
          <w:rFonts w:asciiTheme="minorHAnsi" w:hAnsiTheme="minorHAnsi" w:cstheme="minorHAnsi"/>
          <w:i/>
          <w:iCs/>
          <w:lang w:val="en-US"/>
        </w:rPr>
        <w:t>b</w:t>
      </w:r>
      <w:r w:rsidRPr="00AE5D35">
        <w:rPr>
          <w:rFonts w:asciiTheme="minorHAnsi" w:hAnsiTheme="minorHAnsi" w:cstheme="minorHAnsi"/>
          <w:lang w:val="en-US"/>
        </w:rPr>
        <w:t xml:space="preserve">, </w:t>
      </w:r>
      <w:proofErr w:type="spellStart"/>
      <w:r w:rsidRPr="00283590">
        <w:rPr>
          <w:rFonts w:asciiTheme="minorHAnsi" w:hAnsiTheme="minorHAnsi" w:cstheme="minorHAnsi"/>
          <w:i/>
          <w:iCs/>
          <w:lang w:val="en-US"/>
        </w:rPr>
        <w:t>RTmin</w:t>
      </w:r>
      <w:proofErr w:type="spellEnd"/>
      <w:r w:rsidR="00BE2097">
        <w:rPr>
          <w:rFonts w:asciiTheme="minorHAnsi" w:hAnsiTheme="minorHAnsi" w:cstheme="minorHAnsi"/>
          <w:lang w:val="en-US"/>
        </w:rPr>
        <w:t>,</w:t>
      </w:r>
      <w:r w:rsidRPr="00AE5D35">
        <w:rPr>
          <w:rFonts w:asciiTheme="minorHAnsi" w:hAnsiTheme="minorHAnsi" w:cstheme="minorHAnsi"/>
          <w:lang w:val="en-US"/>
        </w:rPr>
        <w:t xml:space="preserve"> and </w:t>
      </w:r>
      <w:proofErr w:type="spellStart"/>
      <w:r w:rsidRPr="00283590">
        <w:rPr>
          <w:rFonts w:asciiTheme="minorHAnsi" w:hAnsiTheme="minorHAnsi" w:cstheme="minorHAnsi"/>
          <w:i/>
          <w:iCs/>
          <w:lang w:val="en-US"/>
        </w:rPr>
        <w:t>RTmax</w:t>
      </w:r>
      <w:proofErr w:type="spellEnd"/>
      <w:r w:rsidRPr="00AE5D35">
        <w:rPr>
          <w:rFonts w:asciiTheme="minorHAnsi" w:hAnsiTheme="minorHAnsi" w:cstheme="minorHAnsi"/>
          <w:lang w:val="en-US"/>
        </w:rPr>
        <w:t xml:space="preserve"> of the </w:t>
      </w:r>
      <w:r w:rsidR="003145DF" w:rsidRPr="00AE5D35">
        <w:rPr>
          <w:rFonts w:asciiTheme="minorHAnsi" w:hAnsiTheme="minorHAnsi" w:cstheme="minorHAnsi"/>
          <w:lang w:val="en-US"/>
        </w:rPr>
        <w:t>nine</w:t>
      </w:r>
      <w:r w:rsidRPr="00AE5D35">
        <w:rPr>
          <w:rFonts w:asciiTheme="minorHAnsi" w:hAnsiTheme="minorHAnsi" w:cstheme="minorHAnsi"/>
          <w:lang w:val="en-US"/>
        </w:rPr>
        <w:t xml:space="preserve"> species were assumed to share normal distribution respectively. Square rooted daily fecundity was modeled </w:t>
      </w:r>
      <w:del w:id="265" w:author="Owen Lewis" w:date="2020-06-24T13:52:00Z">
        <w:r w:rsidRPr="00AE5D35" w:rsidDel="00030020">
          <w:rPr>
            <w:rFonts w:asciiTheme="minorHAnsi" w:hAnsiTheme="minorHAnsi" w:cstheme="minorHAnsi"/>
            <w:lang w:val="en-US"/>
          </w:rPr>
          <w:delText xml:space="preserve">by </w:delText>
        </w:r>
      </w:del>
      <w:ins w:id="266" w:author="Owen Lewis" w:date="2020-06-24T13:52:00Z">
        <w:r w:rsidR="00030020">
          <w:rPr>
            <w:rFonts w:asciiTheme="minorHAnsi" w:hAnsiTheme="minorHAnsi" w:cstheme="minorHAnsi"/>
            <w:lang w:val="en-US"/>
          </w:rPr>
          <w:t>using</w:t>
        </w:r>
        <w:r w:rsidR="00030020" w:rsidRPr="00AE5D35">
          <w:rPr>
            <w:rFonts w:asciiTheme="minorHAnsi" w:hAnsiTheme="minorHAnsi" w:cstheme="minorHAnsi"/>
            <w:lang w:val="en-US"/>
          </w:rPr>
          <w:t xml:space="preserve"> </w:t>
        </w:r>
        <w:r w:rsidR="00030020">
          <w:rPr>
            <w:rFonts w:asciiTheme="minorHAnsi" w:hAnsiTheme="minorHAnsi" w:cstheme="minorHAnsi"/>
            <w:lang w:val="en-US"/>
          </w:rPr>
          <w:t xml:space="preserve">a </w:t>
        </w:r>
      </w:ins>
      <w:r w:rsidRPr="00AE5D35">
        <w:rPr>
          <w:rFonts w:asciiTheme="minorHAnsi" w:hAnsiTheme="minorHAnsi" w:cstheme="minorHAnsi"/>
          <w:lang w:val="en-US"/>
        </w:rPr>
        <w:t xml:space="preserve">normal distribution with </w:t>
      </w:r>
      <w:r w:rsidR="00283590">
        <w:rPr>
          <w:rFonts w:asciiTheme="minorHAnsi" w:hAnsiTheme="minorHAnsi" w:cstheme="minorHAnsi"/>
          <w:lang w:val="en-US"/>
        </w:rPr>
        <w:t>temperature-dependent</w:t>
      </w:r>
      <w:r w:rsidRPr="00AE5D35">
        <w:rPr>
          <w:rFonts w:asciiTheme="minorHAnsi" w:hAnsiTheme="minorHAnsi" w:cstheme="minorHAnsi"/>
          <w:lang w:val="en-US"/>
        </w:rPr>
        <w:t xml:space="preserve"> standard deviation. Assuming temperature dependency of standard deviation generated better fitting than assuming </w:t>
      </w:r>
      <w:r w:rsidR="00F7406A" w:rsidRPr="00AE5D35">
        <w:rPr>
          <w:rFonts w:asciiTheme="minorHAnsi" w:hAnsiTheme="minorHAnsi" w:cstheme="minorHAnsi"/>
          <w:lang w:val="en-US"/>
        </w:rPr>
        <w:t>the same standard deviation across temperature treatments</w:t>
      </w:r>
      <w:r w:rsidR="002B5968" w:rsidRPr="00AE5D35">
        <w:rPr>
          <w:rFonts w:asciiTheme="minorHAnsi" w:hAnsiTheme="minorHAnsi" w:cstheme="minorHAnsi"/>
          <w:lang w:val="en-US"/>
        </w:rPr>
        <w:t xml:space="preserve">, </w:t>
      </w:r>
      <w:ins w:id="267" w:author="Owen Lewis" w:date="2020-06-24T13:53:00Z">
        <w:r w:rsidR="003C491A">
          <w:rPr>
            <w:rFonts w:asciiTheme="minorHAnsi" w:hAnsiTheme="minorHAnsi" w:cstheme="minorHAnsi"/>
            <w:lang w:val="en-US"/>
          </w:rPr>
          <w:t xml:space="preserve">as </w:t>
        </w:r>
      </w:ins>
      <w:del w:id="268" w:author="Owen Lewis" w:date="2020-06-24T13:53:00Z">
        <w:r w:rsidR="002B5968" w:rsidRPr="00AE5D35" w:rsidDel="003C491A">
          <w:rPr>
            <w:rFonts w:asciiTheme="minorHAnsi" w:hAnsiTheme="minorHAnsi" w:cstheme="minorHAnsi"/>
            <w:lang w:val="en-US"/>
          </w:rPr>
          <w:delText xml:space="preserve">compared </w:delText>
        </w:r>
      </w:del>
      <w:ins w:id="269" w:author="Owen Lewis" w:date="2020-06-24T13:53:00Z">
        <w:r w:rsidR="003C491A">
          <w:rPr>
            <w:rFonts w:asciiTheme="minorHAnsi" w:hAnsiTheme="minorHAnsi" w:cstheme="minorHAnsi"/>
            <w:lang w:val="en-US"/>
          </w:rPr>
          <w:t>judged</w:t>
        </w:r>
        <w:r w:rsidR="003C491A" w:rsidRPr="00AE5D35">
          <w:rPr>
            <w:rFonts w:asciiTheme="minorHAnsi" w:hAnsiTheme="minorHAnsi" w:cstheme="minorHAnsi"/>
            <w:lang w:val="en-US"/>
          </w:rPr>
          <w:t xml:space="preserve"> </w:t>
        </w:r>
      </w:ins>
      <w:r w:rsidR="002B5968" w:rsidRPr="00AE5D35">
        <w:rPr>
          <w:rFonts w:asciiTheme="minorHAnsi" w:hAnsiTheme="minorHAnsi" w:cstheme="minorHAnsi"/>
          <w:lang w:val="en-US"/>
        </w:rPr>
        <w:t xml:space="preserve">by </w:t>
      </w:r>
      <w:r w:rsidR="002B5968" w:rsidRPr="00AE5D35">
        <w:rPr>
          <w:rStyle w:val="st"/>
          <w:rFonts w:asciiTheme="minorHAnsi" w:hAnsiTheme="minorHAnsi" w:cstheme="minorHAnsi"/>
        </w:rPr>
        <w:t>leave-one-out cross-validation</w:t>
      </w:r>
      <w:r w:rsidR="001F50EB" w:rsidRPr="00AE5D35">
        <w:rPr>
          <w:rFonts w:asciiTheme="minorHAnsi" w:hAnsiTheme="minorHAnsi" w:cstheme="minorHAnsi"/>
          <w:lang w:val="en-US"/>
        </w:rPr>
        <w:t xml:space="preserve">. It was because when the temperature </w:t>
      </w:r>
      <w:r w:rsidR="00283590">
        <w:rPr>
          <w:rFonts w:asciiTheme="minorHAnsi" w:hAnsiTheme="minorHAnsi" w:cstheme="minorHAnsi"/>
          <w:lang w:val="en-US"/>
        </w:rPr>
        <w:t>was</w:t>
      </w:r>
      <w:r w:rsidR="001F50EB" w:rsidRPr="00AE5D35">
        <w:rPr>
          <w:rFonts w:asciiTheme="minorHAnsi" w:hAnsiTheme="minorHAnsi" w:cstheme="minorHAnsi"/>
          <w:lang w:val="en-US"/>
        </w:rPr>
        <w:t xml:space="preserve"> </w:t>
      </w:r>
      <w:r w:rsidR="00EA551F" w:rsidRPr="00AE5D35">
        <w:rPr>
          <w:rFonts w:asciiTheme="minorHAnsi" w:hAnsiTheme="minorHAnsi" w:cstheme="minorHAnsi"/>
          <w:lang w:val="en-US"/>
        </w:rPr>
        <w:t>equal</w:t>
      </w:r>
      <w:r w:rsidR="001F50EB" w:rsidRPr="00AE5D35">
        <w:rPr>
          <w:rFonts w:asciiTheme="minorHAnsi" w:hAnsiTheme="minorHAnsi" w:cstheme="minorHAnsi"/>
          <w:lang w:val="en-US"/>
        </w:rPr>
        <w:t xml:space="preserve"> or close to </w:t>
      </w:r>
      <w:proofErr w:type="spellStart"/>
      <w:r w:rsidR="001F50EB" w:rsidRPr="00283590">
        <w:rPr>
          <w:rFonts w:asciiTheme="minorHAnsi" w:hAnsiTheme="minorHAnsi" w:cstheme="minorHAnsi"/>
          <w:i/>
          <w:iCs/>
          <w:lang w:val="en-US"/>
        </w:rPr>
        <w:t>RTmin</w:t>
      </w:r>
      <w:proofErr w:type="spellEnd"/>
      <w:r w:rsidR="001F50EB" w:rsidRPr="00AE5D35">
        <w:rPr>
          <w:rFonts w:asciiTheme="minorHAnsi" w:hAnsiTheme="minorHAnsi" w:cstheme="minorHAnsi"/>
          <w:lang w:val="en-US"/>
        </w:rPr>
        <w:t xml:space="preserve"> and </w:t>
      </w:r>
      <w:proofErr w:type="spellStart"/>
      <w:r w:rsidR="001F50EB" w:rsidRPr="00283590">
        <w:rPr>
          <w:rFonts w:asciiTheme="minorHAnsi" w:hAnsiTheme="minorHAnsi" w:cstheme="minorHAnsi"/>
          <w:i/>
          <w:iCs/>
          <w:lang w:val="en-US"/>
        </w:rPr>
        <w:t>RTmax</w:t>
      </w:r>
      <w:proofErr w:type="spellEnd"/>
      <w:r w:rsidR="001F50EB" w:rsidRPr="00AE5D35">
        <w:rPr>
          <w:rFonts w:asciiTheme="minorHAnsi" w:hAnsiTheme="minorHAnsi" w:cstheme="minorHAnsi"/>
          <w:lang w:val="en-US"/>
        </w:rPr>
        <w:t>, the standard deviation should be zero or close to zero</w:t>
      </w:r>
      <w:r w:rsidR="00F7406A" w:rsidRPr="00AE5D35">
        <w:rPr>
          <w:rFonts w:asciiTheme="minorHAnsi" w:hAnsiTheme="minorHAnsi" w:cstheme="minorHAnsi"/>
          <w:lang w:val="en-US"/>
        </w:rPr>
        <w:t xml:space="preserve">. </w:t>
      </w:r>
      <w:ins w:id="270" w:author="Owen Lewis" w:date="2020-06-24T13:53:00Z">
        <w:r w:rsidR="00044B2C">
          <w:rPr>
            <w:rFonts w:asciiTheme="minorHAnsi" w:hAnsiTheme="minorHAnsi" w:cstheme="minorHAnsi"/>
            <w:lang w:val="en-US"/>
          </w:rPr>
          <w:t>A n</w:t>
        </w:r>
      </w:ins>
      <w:del w:id="271" w:author="Owen Lewis" w:date="2020-06-24T13:53:00Z">
        <w:r w:rsidR="00F7406A" w:rsidRPr="00AE5D35" w:rsidDel="00044B2C">
          <w:rPr>
            <w:rFonts w:asciiTheme="minorHAnsi" w:hAnsiTheme="minorHAnsi" w:cstheme="minorHAnsi"/>
            <w:lang w:val="en-US"/>
          </w:rPr>
          <w:delText>N</w:delText>
        </w:r>
      </w:del>
      <w:r w:rsidR="00F7406A" w:rsidRPr="00AE5D35">
        <w:rPr>
          <w:rFonts w:asciiTheme="minorHAnsi" w:hAnsiTheme="minorHAnsi" w:cstheme="minorHAnsi"/>
          <w:lang w:val="en-US"/>
        </w:rPr>
        <w:t xml:space="preserve">ormal distribution is not ideal to model the transformed count data, which are all positive. </w:t>
      </w:r>
      <w:r w:rsidR="001F50EB" w:rsidRPr="00AE5D35">
        <w:rPr>
          <w:rFonts w:asciiTheme="minorHAnsi" w:hAnsiTheme="minorHAnsi" w:cstheme="minorHAnsi"/>
          <w:lang w:val="en-US"/>
        </w:rPr>
        <w:t xml:space="preserve">However, modeling offspring counts with </w:t>
      </w:r>
      <w:r w:rsidR="002B5968" w:rsidRPr="00AE5D35">
        <w:rPr>
          <w:rFonts w:asciiTheme="minorHAnsi" w:hAnsiTheme="minorHAnsi" w:cstheme="minorHAnsi"/>
          <w:lang w:val="en-US"/>
        </w:rPr>
        <w:t>P</w:t>
      </w:r>
      <w:r w:rsidR="001F50EB" w:rsidRPr="00AE5D35">
        <w:rPr>
          <w:rFonts w:asciiTheme="minorHAnsi" w:hAnsiTheme="minorHAnsi" w:cstheme="minorHAnsi"/>
          <w:lang w:val="en-US"/>
        </w:rPr>
        <w:t xml:space="preserve">oisson, zero-inflated </w:t>
      </w:r>
      <w:r w:rsidR="002B5968" w:rsidRPr="00AE5D35">
        <w:rPr>
          <w:rFonts w:asciiTheme="minorHAnsi" w:hAnsiTheme="minorHAnsi" w:cstheme="minorHAnsi"/>
          <w:lang w:val="en-US"/>
        </w:rPr>
        <w:t>P</w:t>
      </w:r>
      <w:r w:rsidR="001F50EB" w:rsidRPr="00AE5D35">
        <w:rPr>
          <w:rFonts w:asciiTheme="minorHAnsi" w:hAnsiTheme="minorHAnsi" w:cstheme="minorHAnsi"/>
          <w:lang w:val="en-US"/>
        </w:rPr>
        <w:t xml:space="preserve">oisson, negative binomial, lognormal distribution </w:t>
      </w:r>
      <w:del w:id="272" w:author="Owen Lewis" w:date="2020-06-24T13:53:00Z">
        <w:r w:rsidR="001F50EB" w:rsidRPr="00AE5D35" w:rsidDel="00044B2C">
          <w:rPr>
            <w:rFonts w:asciiTheme="minorHAnsi" w:hAnsiTheme="minorHAnsi" w:cstheme="minorHAnsi"/>
            <w:lang w:val="en-US"/>
          </w:rPr>
          <w:delText xml:space="preserve">didn’t </w:delText>
        </w:r>
      </w:del>
      <w:ins w:id="273" w:author="Owen Lewis" w:date="2020-06-24T13:53:00Z">
        <w:r w:rsidR="00044B2C">
          <w:rPr>
            <w:rFonts w:asciiTheme="minorHAnsi" w:hAnsiTheme="minorHAnsi" w:cstheme="minorHAnsi"/>
            <w:lang w:val="en-US"/>
          </w:rPr>
          <w:t>did not</w:t>
        </w:r>
        <w:r w:rsidR="00044B2C" w:rsidRPr="00AE5D35">
          <w:rPr>
            <w:rFonts w:asciiTheme="minorHAnsi" w:hAnsiTheme="minorHAnsi" w:cstheme="minorHAnsi"/>
            <w:lang w:val="en-US"/>
          </w:rPr>
          <w:t xml:space="preserve"> </w:t>
        </w:r>
      </w:ins>
      <w:r w:rsidR="001F50EB" w:rsidRPr="00AE5D35">
        <w:rPr>
          <w:rFonts w:asciiTheme="minorHAnsi" w:hAnsiTheme="minorHAnsi" w:cstheme="minorHAnsi"/>
          <w:lang w:val="en-US"/>
        </w:rPr>
        <w:t>produce converged results, potentially due to the piecewise nature of the thermal performance function.</w:t>
      </w:r>
      <w:r w:rsidR="002B5968" w:rsidRPr="00AE5D35">
        <w:rPr>
          <w:rFonts w:asciiTheme="minorHAnsi" w:hAnsiTheme="minorHAnsi" w:cstheme="minorHAnsi"/>
          <w:lang w:val="en-US"/>
        </w:rPr>
        <w:t xml:space="preserve"> Diagnostics were performed and the model performance is acceptable (</w:t>
      </w:r>
      <w:r w:rsidR="002B5968" w:rsidRPr="002518EF">
        <w:rPr>
          <w:rFonts w:asciiTheme="minorHAnsi" w:hAnsiTheme="minorHAnsi" w:cstheme="minorHAnsi"/>
          <w:color w:val="000000" w:themeColor="text1"/>
          <w:lang w:val="en-US"/>
        </w:rPr>
        <w:t xml:space="preserve">supplementary figure </w:t>
      </w:r>
      <w:r w:rsidR="00397476">
        <w:rPr>
          <w:rFonts w:asciiTheme="minorHAnsi" w:hAnsiTheme="minorHAnsi" w:cstheme="minorHAnsi"/>
          <w:color w:val="000000" w:themeColor="text1"/>
          <w:lang w:val="en-US"/>
        </w:rPr>
        <w:t>3</w:t>
      </w:r>
      <w:r w:rsidR="004A4A02" w:rsidRPr="002518EF">
        <w:rPr>
          <w:rFonts w:asciiTheme="minorHAnsi" w:hAnsiTheme="minorHAnsi" w:cstheme="minorHAnsi"/>
          <w:color w:val="000000" w:themeColor="text1"/>
          <w:lang w:val="en-US"/>
        </w:rPr>
        <w:t>)</w:t>
      </w:r>
      <w:r w:rsidR="002B5968" w:rsidRPr="002518EF">
        <w:rPr>
          <w:rFonts w:asciiTheme="minorHAnsi" w:hAnsiTheme="minorHAnsi" w:cstheme="minorHAnsi"/>
          <w:color w:val="000000" w:themeColor="text1"/>
          <w:lang w:val="en-US"/>
        </w:rPr>
        <w:t>.</w:t>
      </w:r>
      <w:r w:rsidR="002B5968" w:rsidRPr="00AE5D35">
        <w:rPr>
          <w:rFonts w:asciiTheme="minorHAnsi" w:hAnsiTheme="minorHAnsi" w:cstheme="minorHAnsi"/>
          <w:color w:val="FF0000"/>
          <w:lang w:val="en-US"/>
        </w:rPr>
        <w:t xml:space="preserve"> </w:t>
      </w:r>
      <w:r w:rsidR="00DF1237" w:rsidRPr="00AE5D35">
        <w:rPr>
          <w:rFonts w:asciiTheme="minorHAnsi" w:hAnsiTheme="minorHAnsi" w:cstheme="minorHAnsi"/>
          <w:lang w:val="en-US"/>
        </w:rPr>
        <w:t xml:space="preserve">Non-informative priors were chosen for all parameters. </w:t>
      </w:r>
      <w:r w:rsidR="00BE2097">
        <w:rPr>
          <w:rFonts w:asciiTheme="minorHAnsi" w:hAnsiTheme="minorHAnsi" w:cstheme="minorHAnsi"/>
          <w:lang w:val="en-US"/>
        </w:rPr>
        <w:t>The v</w:t>
      </w:r>
      <w:r w:rsidR="00DF1237" w:rsidRPr="00AE5D35">
        <w:rPr>
          <w:rFonts w:asciiTheme="minorHAnsi" w:hAnsiTheme="minorHAnsi" w:cstheme="minorHAnsi"/>
          <w:lang w:val="en-US"/>
        </w:rPr>
        <w:t xml:space="preserve">alues of </w:t>
      </w:r>
      <w:r w:rsidR="00DF1237" w:rsidRPr="00283590">
        <w:rPr>
          <w:rFonts w:asciiTheme="minorHAnsi" w:hAnsiTheme="minorHAnsi" w:cstheme="minorHAnsi"/>
          <w:i/>
          <w:iCs/>
          <w:lang w:val="en-US"/>
        </w:rPr>
        <w:t>a</w:t>
      </w:r>
      <w:r w:rsidR="00DF1237" w:rsidRPr="00AE5D35">
        <w:rPr>
          <w:rFonts w:asciiTheme="minorHAnsi" w:hAnsiTheme="minorHAnsi" w:cstheme="minorHAnsi"/>
          <w:lang w:val="en-US"/>
        </w:rPr>
        <w:t xml:space="preserve"> were bounded to be positive. </w:t>
      </w:r>
      <w:r w:rsidR="00BE2097">
        <w:rPr>
          <w:rFonts w:asciiTheme="minorHAnsi" w:hAnsiTheme="minorHAnsi" w:cstheme="minorHAnsi"/>
          <w:lang w:val="en-US"/>
        </w:rPr>
        <w:t>The va</w:t>
      </w:r>
      <w:r w:rsidR="00DF1237" w:rsidRPr="00AE5D35">
        <w:rPr>
          <w:rFonts w:asciiTheme="minorHAnsi" w:hAnsiTheme="minorHAnsi" w:cstheme="minorHAnsi"/>
          <w:lang w:val="en-US"/>
        </w:rPr>
        <w:t xml:space="preserve">lues of </w:t>
      </w:r>
      <w:r w:rsidR="00DF1237" w:rsidRPr="00283590">
        <w:rPr>
          <w:rFonts w:asciiTheme="minorHAnsi" w:hAnsiTheme="minorHAnsi" w:cstheme="minorHAnsi"/>
          <w:i/>
          <w:iCs/>
          <w:lang w:val="en-US"/>
        </w:rPr>
        <w:t>b</w:t>
      </w:r>
      <w:r w:rsidR="00DF1237" w:rsidRPr="00AE5D35">
        <w:rPr>
          <w:rFonts w:asciiTheme="minorHAnsi" w:hAnsiTheme="minorHAnsi" w:cstheme="minorHAnsi"/>
          <w:lang w:val="en-US"/>
        </w:rPr>
        <w:t xml:space="preserve"> were bounded to be larger than 0.8 to ensure that the thermal performance curve has</w:t>
      </w:r>
      <w:r w:rsidR="00BE2097">
        <w:rPr>
          <w:rFonts w:asciiTheme="minorHAnsi" w:hAnsiTheme="minorHAnsi" w:cstheme="minorHAnsi"/>
          <w:lang w:val="en-US"/>
        </w:rPr>
        <w:t xml:space="preserve"> a</w:t>
      </w:r>
      <w:r w:rsidR="00DF1237" w:rsidRPr="00AE5D35">
        <w:rPr>
          <w:rFonts w:asciiTheme="minorHAnsi" w:hAnsiTheme="minorHAnsi" w:cstheme="minorHAnsi"/>
          <w:lang w:val="en-US"/>
        </w:rPr>
        <w:t xml:space="preserve"> steeper slope on the right side. </w:t>
      </w:r>
      <w:r w:rsidR="00BE2097">
        <w:rPr>
          <w:rFonts w:asciiTheme="minorHAnsi" w:hAnsiTheme="minorHAnsi" w:cstheme="minorHAnsi"/>
          <w:lang w:val="en-US"/>
        </w:rPr>
        <w:t>The v</w:t>
      </w:r>
      <w:r w:rsidR="00DF1237" w:rsidRPr="00AE5D35">
        <w:rPr>
          <w:rFonts w:asciiTheme="minorHAnsi" w:hAnsiTheme="minorHAnsi" w:cstheme="minorHAnsi"/>
          <w:lang w:val="en-US"/>
        </w:rPr>
        <w:t xml:space="preserve">alues of </w:t>
      </w:r>
      <w:proofErr w:type="spellStart"/>
      <w:r w:rsidR="00DF1237" w:rsidRPr="00283590">
        <w:rPr>
          <w:rFonts w:asciiTheme="minorHAnsi" w:hAnsiTheme="minorHAnsi" w:cstheme="minorHAnsi"/>
          <w:i/>
          <w:iCs/>
          <w:lang w:val="en-US"/>
        </w:rPr>
        <w:t>RTmin</w:t>
      </w:r>
      <w:proofErr w:type="spellEnd"/>
      <w:r w:rsidR="00DF1237" w:rsidRPr="00AE5D35">
        <w:rPr>
          <w:rFonts w:asciiTheme="minorHAnsi" w:hAnsiTheme="minorHAnsi" w:cstheme="minorHAnsi"/>
          <w:lang w:val="en-US"/>
        </w:rPr>
        <w:t xml:space="preserve"> were bounded to be lower than 17</w:t>
      </w:r>
      <w:r w:rsidR="00DF1237" w:rsidRPr="00AE5D35">
        <w:rPr>
          <w:rFonts w:asciiTheme="minorHAnsi" w:hAnsiTheme="minorHAnsi" w:cstheme="minorHAnsi"/>
        </w:rPr>
        <w:t xml:space="preserve">°C and </w:t>
      </w:r>
      <w:r w:rsidR="00BE2097">
        <w:rPr>
          <w:rFonts w:asciiTheme="minorHAnsi" w:hAnsiTheme="minorHAnsi" w:cstheme="minorHAnsi"/>
        </w:rPr>
        <w:t xml:space="preserve">the </w:t>
      </w:r>
      <w:r w:rsidR="00DF1237" w:rsidRPr="00AE5D35">
        <w:rPr>
          <w:rFonts w:asciiTheme="minorHAnsi" w:hAnsiTheme="minorHAnsi" w:cstheme="minorHAnsi"/>
          <w:lang w:val="en-US"/>
        </w:rPr>
        <w:t xml:space="preserve">values of </w:t>
      </w:r>
      <w:proofErr w:type="spellStart"/>
      <w:r w:rsidR="00DF1237" w:rsidRPr="00283590">
        <w:rPr>
          <w:rFonts w:asciiTheme="minorHAnsi" w:hAnsiTheme="minorHAnsi" w:cstheme="minorHAnsi"/>
          <w:i/>
          <w:iCs/>
          <w:lang w:val="en-US"/>
        </w:rPr>
        <w:t>RTmax</w:t>
      </w:r>
      <w:proofErr w:type="spellEnd"/>
      <w:r w:rsidR="00DF1237" w:rsidRPr="00AE5D35">
        <w:rPr>
          <w:rFonts w:asciiTheme="minorHAnsi" w:hAnsiTheme="minorHAnsi" w:cstheme="minorHAnsi"/>
          <w:lang w:val="en-US"/>
        </w:rPr>
        <w:t xml:space="preserve"> were bounded between 26</w:t>
      </w:r>
      <w:r w:rsidR="00DF1237" w:rsidRPr="00AE5D35">
        <w:rPr>
          <w:rFonts w:asciiTheme="minorHAnsi" w:hAnsiTheme="minorHAnsi" w:cstheme="minorHAnsi"/>
        </w:rPr>
        <w:t xml:space="preserve">°C - </w:t>
      </w:r>
      <w:r w:rsidR="00DF1237" w:rsidRPr="00AE5D35">
        <w:rPr>
          <w:rFonts w:asciiTheme="minorHAnsi" w:hAnsiTheme="minorHAnsi" w:cstheme="minorHAnsi"/>
          <w:lang w:val="en-US"/>
        </w:rPr>
        <w:t>35</w:t>
      </w:r>
      <w:r w:rsidR="00DF1237" w:rsidRPr="00AE5D35">
        <w:rPr>
          <w:rFonts w:asciiTheme="minorHAnsi" w:hAnsiTheme="minorHAnsi" w:cstheme="minorHAnsi"/>
        </w:rPr>
        <w:t>°C according to experience.</w:t>
      </w:r>
    </w:p>
    <w:p w14:paraId="7E7E7DE4" w14:textId="3F950E83" w:rsidR="00496A15" w:rsidRPr="00AE5D35" w:rsidRDefault="00152FA0" w:rsidP="00496A15">
      <w:pPr>
        <w:ind w:firstLine="720"/>
        <w:rPr>
          <w:rFonts w:asciiTheme="minorHAnsi" w:hAnsiTheme="minorHAnsi" w:cstheme="minorHAnsi"/>
          <w:lang w:val="en-US"/>
        </w:rPr>
      </w:pPr>
      <w:r w:rsidRPr="00AE5D35">
        <w:rPr>
          <w:rFonts w:asciiTheme="minorHAnsi" w:hAnsiTheme="minorHAnsi" w:cstheme="minorHAnsi"/>
          <w:lang w:val="en-US"/>
        </w:rPr>
        <w:t xml:space="preserve">The model parameters were also estimated by </w:t>
      </w:r>
      <w:r w:rsidR="000529FD">
        <w:rPr>
          <w:rFonts w:asciiTheme="minorHAnsi" w:hAnsiTheme="minorHAnsi" w:cstheme="minorHAnsi"/>
          <w:lang w:val="en-US"/>
        </w:rPr>
        <w:t xml:space="preserve">the </w:t>
      </w:r>
      <w:r w:rsidRPr="00AE5D35">
        <w:rPr>
          <w:rFonts w:asciiTheme="minorHAnsi" w:hAnsiTheme="minorHAnsi" w:cstheme="minorHAnsi"/>
          <w:lang w:val="en-US"/>
        </w:rPr>
        <w:t>maximum likelihood method using</w:t>
      </w:r>
      <w:ins w:id="274" w:author="Owen Lewis" w:date="2020-06-24T13:54:00Z">
        <w:r w:rsidR="00044B2C">
          <w:rPr>
            <w:rFonts w:asciiTheme="minorHAnsi" w:hAnsiTheme="minorHAnsi" w:cstheme="minorHAnsi"/>
            <w:lang w:val="en-US"/>
          </w:rPr>
          <w:t xml:space="preserve"> the</w:t>
        </w:r>
      </w:ins>
      <w:r w:rsidRPr="00AE5D35">
        <w:rPr>
          <w:rFonts w:asciiTheme="minorHAnsi" w:hAnsiTheme="minorHAnsi" w:cstheme="minorHAnsi"/>
          <w:lang w:val="en-US"/>
        </w:rPr>
        <w:t xml:space="preserve"> </w:t>
      </w:r>
      <w:proofErr w:type="spellStart"/>
      <w:r w:rsidRPr="00AE5D35">
        <w:rPr>
          <w:rFonts w:asciiTheme="minorHAnsi" w:hAnsiTheme="minorHAnsi" w:cstheme="minorHAnsi"/>
          <w:i/>
          <w:iCs/>
          <w:lang w:val="en-US"/>
        </w:rPr>
        <w:t>bbmle</w:t>
      </w:r>
      <w:proofErr w:type="spellEnd"/>
      <w:r w:rsidRPr="00AE5D35">
        <w:rPr>
          <w:rFonts w:asciiTheme="minorHAnsi" w:hAnsiTheme="minorHAnsi" w:cstheme="minorHAnsi"/>
          <w:lang w:val="en-US"/>
        </w:rPr>
        <w:t xml:space="preserve"> package. Total offspring </w:t>
      </w:r>
      <w:r w:rsidR="006817AB" w:rsidRPr="00AE5D35">
        <w:rPr>
          <w:rFonts w:asciiTheme="minorHAnsi" w:hAnsiTheme="minorHAnsi" w:cstheme="minorHAnsi"/>
          <w:lang w:val="en-US"/>
        </w:rPr>
        <w:t>numbers</w:t>
      </w:r>
      <w:r w:rsidRPr="00AE5D35">
        <w:rPr>
          <w:rFonts w:asciiTheme="minorHAnsi" w:hAnsiTheme="minorHAnsi" w:cstheme="minorHAnsi"/>
          <w:lang w:val="en-US"/>
        </w:rPr>
        <w:t xml:space="preserve"> </w:t>
      </w:r>
      <w:r w:rsidR="00B83428" w:rsidRPr="00AE5D35">
        <w:rPr>
          <w:rFonts w:asciiTheme="minorHAnsi" w:hAnsiTheme="minorHAnsi" w:cstheme="minorHAnsi"/>
          <w:lang w:val="en-US"/>
        </w:rPr>
        <w:t xml:space="preserve">were modeled by </w:t>
      </w:r>
      <w:r w:rsidR="000529FD">
        <w:rPr>
          <w:rFonts w:asciiTheme="minorHAnsi" w:hAnsiTheme="minorHAnsi" w:cstheme="minorHAnsi"/>
          <w:lang w:val="en-US"/>
        </w:rPr>
        <w:t>P</w:t>
      </w:r>
      <w:r w:rsidR="00B83428" w:rsidRPr="00AE5D35">
        <w:rPr>
          <w:rFonts w:asciiTheme="minorHAnsi" w:hAnsiTheme="minorHAnsi" w:cstheme="minorHAnsi"/>
          <w:lang w:val="en-US"/>
        </w:rPr>
        <w:t>oisson distribution. This method was not multi-level</w:t>
      </w:r>
      <w:ins w:id="275" w:author="Owen Lewis" w:date="2020-06-24T13:54:00Z">
        <w:r w:rsidR="00044B2C">
          <w:rPr>
            <w:rFonts w:asciiTheme="minorHAnsi" w:hAnsiTheme="minorHAnsi" w:cstheme="minorHAnsi"/>
            <w:lang w:val="en-US"/>
          </w:rPr>
          <w:t>;</w:t>
        </w:r>
      </w:ins>
      <w:del w:id="276" w:author="Owen Lewis" w:date="2020-06-24T13:54:00Z">
        <w:r w:rsidR="00B83428" w:rsidRPr="00AE5D35" w:rsidDel="00044B2C">
          <w:rPr>
            <w:rFonts w:asciiTheme="minorHAnsi" w:hAnsiTheme="minorHAnsi" w:cstheme="minorHAnsi"/>
            <w:lang w:val="en-US"/>
          </w:rPr>
          <w:delText>,</w:delText>
        </w:r>
      </w:del>
      <w:r w:rsidR="00B83428" w:rsidRPr="00AE5D35">
        <w:rPr>
          <w:rFonts w:asciiTheme="minorHAnsi" w:hAnsiTheme="minorHAnsi" w:cstheme="minorHAnsi"/>
          <w:lang w:val="en-US"/>
        </w:rPr>
        <w:t xml:space="preserve"> therefore, the shapes of curves of different species varied more than when assuming shared distributions of model parameters. Besides, this method behaved badly in estimating </w:t>
      </w:r>
      <w:r w:rsidR="000529FD">
        <w:rPr>
          <w:rFonts w:asciiTheme="minorHAnsi" w:hAnsiTheme="minorHAnsi" w:cstheme="minorHAnsi"/>
          <w:lang w:val="en-US"/>
        </w:rPr>
        <w:t xml:space="preserve">the </w:t>
      </w:r>
      <w:r w:rsidR="00B83428" w:rsidRPr="00AE5D35">
        <w:rPr>
          <w:rFonts w:asciiTheme="minorHAnsi" w:hAnsiTheme="minorHAnsi" w:cstheme="minorHAnsi"/>
          <w:lang w:val="en-US"/>
        </w:rPr>
        <w:t xml:space="preserve">uncertainty of the parameter estimation. Nevertheless, the ranks of the </w:t>
      </w:r>
      <w:proofErr w:type="spellStart"/>
      <w:r w:rsidR="00B83428" w:rsidRPr="00077658">
        <w:rPr>
          <w:rFonts w:asciiTheme="minorHAnsi" w:hAnsiTheme="minorHAnsi" w:cstheme="minorHAnsi"/>
          <w:i/>
          <w:iCs/>
          <w:lang w:val="en-US"/>
        </w:rPr>
        <w:t>RTmax</w:t>
      </w:r>
      <w:proofErr w:type="spellEnd"/>
      <w:r w:rsidR="00540F5C">
        <w:rPr>
          <w:rFonts w:asciiTheme="minorHAnsi" w:hAnsiTheme="minorHAnsi" w:cstheme="minorHAnsi"/>
          <w:lang w:val="en-US"/>
        </w:rPr>
        <w:t xml:space="preserve"> </w:t>
      </w:r>
      <w:r w:rsidR="00540F5C" w:rsidRPr="00AE5D35">
        <w:rPr>
          <w:rFonts w:asciiTheme="minorHAnsi" w:hAnsiTheme="minorHAnsi" w:cstheme="minorHAnsi"/>
          <w:lang w:val="en-US"/>
        </w:rPr>
        <w:t>(rho = 0.88, p = 0.003, Spearman’s rank test)</w:t>
      </w:r>
      <w:r w:rsidR="00540F5C">
        <w:rPr>
          <w:rFonts w:asciiTheme="minorHAnsi" w:hAnsiTheme="minorHAnsi" w:cstheme="minorHAnsi"/>
          <w:lang w:val="en-US"/>
        </w:rPr>
        <w:t xml:space="preserve"> and </w:t>
      </w:r>
      <w:proofErr w:type="spellStart"/>
      <w:r w:rsidR="00540F5C" w:rsidRPr="00077658">
        <w:rPr>
          <w:rFonts w:asciiTheme="minorHAnsi" w:hAnsiTheme="minorHAnsi" w:cstheme="minorHAnsi"/>
          <w:i/>
          <w:iCs/>
          <w:lang w:val="en-US"/>
        </w:rPr>
        <w:t>RTmin</w:t>
      </w:r>
      <w:proofErr w:type="spellEnd"/>
      <w:r w:rsidR="00540F5C">
        <w:rPr>
          <w:rFonts w:asciiTheme="minorHAnsi" w:hAnsiTheme="minorHAnsi" w:cstheme="minorHAnsi"/>
          <w:lang w:val="en-US"/>
        </w:rPr>
        <w:t xml:space="preserve"> </w:t>
      </w:r>
      <w:r w:rsidR="00540F5C" w:rsidRPr="00AE5D35">
        <w:rPr>
          <w:rFonts w:asciiTheme="minorHAnsi" w:hAnsiTheme="minorHAnsi" w:cstheme="minorHAnsi"/>
          <w:lang w:val="en-US"/>
        </w:rPr>
        <w:t>(rho = 0.97, p = 0.00016, Spearman’s rank test)</w:t>
      </w:r>
      <w:r w:rsidR="00B83428" w:rsidRPr="00AE5D35">
        <w:rPr>
          <w:rFonts w:asciiTheme="minorHAnsi" w:hAnsiTheme="minorHAnsi" w:cstheme="minorHAnsi"/>
          <w:lang w:val="en-US"/>
        </w:rPr>
        <w:t xml:space="preserve"> estimated by both methods are highly correlated.</w:t>
      </w:r>
    </w:p>
    <w:p w14:paraId="2CD4B51D" w14:textId="1502D605" w:rsidR="002855B7" w:rsidRPr="00AE5D35" w:rsidRDefault="002855B7" w:rsidP="00496A15">
      <w:pPr>
        <w:ind w:firstLine="720"/>
        <w:rPr>
          <w:rFonts w:asciiTheme="minorHAnsi" w:hAnsiTheme="minorHAnsi" w:cstheme="minorHAnsi"/>
          <w:lang w:val="en-US"/>
        </w:rPr>
      </w:pPr>
      <w:r w:rsidRPr="00AE5D35">
        <w:rPr>
          <w:rFonts w:asciiTheme="minorHAnsi" w:hAnsiTheme="minorHAnsi" w:cstheme="minorHAnsi"/>
          <w:lang w:val="en-US"/>
        </w:rPr>
        <w:t xml:space="preserve">Median of the posterior distribution of </w:t>
      </w:r>
      <w:r w:rsidRPr="00077658">
        <w:rPr>
          <w:rFonts w:asciiTheme="minorHAnsi" w:hAnsiTheme="minorHAnsi" w:cstheme="minorHAnsi"/>
          <w:i/>
          <w:iCs/>
          <w:lang w:val="en-US"/>
        </w:rPr>
        <w:t>a</w:t>
      </w:r>
      <w:r w:rsidRPr="00AE5D35">
        <w:rPr>
          <w:rFonts w:asciiTheme="minorHAnsi" w:hAnsiTheme="minorHAnsi" w:cstheme="minorHAnsi"/>
          <w:lang w:val="en-US"/>
        </w:rPr>
        <w:t xml:space="preserve">, </w:t>
      </w:r>
      <w:r w:rsidRPr="00077658">
        <w:rPr>
          <w:rFonts w:asciiTheme="minorHAnsi" w:hAnsiTheme="minorHAnsi" w:cstheme="minorHAnsi"/>
          <w:i/>
          <w:iCs/>
          <w:lang w:val="en-US"/>
        </w:rPr>
        <w:t>b</w:t>
      </w:r>
      <w:r w:rsidRPr="00AE5D35">
        <w:rPr>
          <w:rFonts w:asciiTheme="minorHAnsi" w:hAnsiTheme="minorHAnsi" w:cstheme="minorHAnsi"/>
          <w:lang w:val="en-US"/>
        </w:rPr>
        <w:t xml:space="preserve">, </w:t>
      </w:r>
      <w:proofErr w:type="spellStart"/>
      <w:r w:rsidRPr="00077658">
        <w:rPr>
          <w:rFonts w:asciiTheme="minorHAnsi" w:hAnsiTheme="minorHAnsi" w:cstheme="minorHAnsi"/>
          <w:i/>
          <w:iCs/>
          <w:lang w:val="en-US"/>
        </w:rPr>
        <w:t>RTmin</w:t>
      </w:r>
      <w:proofErr w:type="spellEnd"/>
      <w:r w:rsidR="00395C5B">
        <w:rPr>
          <w:rFonts w:asciiTheme="minorHAnsi" w:hAnsiTheme="minorHAnsi" w:cstheme="minorHAnsi"/>
          <w:lang w:val="en-US"/>
        </w:rPr>
        <w:t>,</w:t>
      </w:r>
      <w:r w:rsidRPr="00AE5D35">
        <w:rPr>
          <w:rFonts w:asciiTheme="minorHAnsi" w:hAnsiTheme="minorHAnsi" w:cstheme="minorHAnsi"/>
          <w:lang w:val="en-US"/>
        </w:rPr>
        <w:t xml:space="preserve"> and </w:t>
      </w:r>
      <w:proofErr w:type="spellStart"/>
      <w:r w:rsidRPr="00077658">
        <w:rPr>
          <w:rFonts w:asciiTheme="minorHAnsi" w:hAnsiTheme="minorHAnsi" w:cstheme="minorHAnsi"/>
          <w:i/>
          <w:iCs/>
          <w:lang w:val="en-US"/>
        </w:rPr>
        <w:t>RTmax</w:t>
      </w:r>
      <w:proofErr w:type="spellEnd"/>
      <w:r w:rsidRPr="00AE5D35">
        <w:rPr>
          <w:rFonts w:asciiTheme="minorHAnsi" w:hAnsiTheme="minorHAnsi" w:cstheme="minorHAnsi"/>
          <w:lang w:val="en-US"/>
        </w:rPr>
        <w:t xml:space="preserve"> were used </w:t>
      </w:r>
      <w:r w:rsidR="00D06659" w:rsidRPr="00AE5D35">
        <w:rPr>
          <w:rFonts w:asciiTheme="minorHAnsi" w:hAnsiTheme="minorHAnsi" w:cstheme="minorHAnsi"/>
          <w:lang w:val="en-US"/>
        </w:rPr>
        <w:t>as the model parameters to construct the thermal performance curve.</w:t>
      </w:r>
    </w:p>
    <w:p w14:paraId="5E7A0300" w14:textId="550D674C" w:rsidR="00097BA0" w:rsidRPr="00AE5D35" w:rsidRDefault="001F50EB" w:rsidP="004F561D">
      <w:pPr>
        <w:ind w:firstLine="720"/>
        <w:rPr>
          <w:rFonts w:asciiTheme="minorHAnsi" w:hAnsiTheme="minorHAnsi" w:cstheme="minorHAnsi"/>
          <w:lang w:val="en-US"/>
        </w:rPr>
      </w:pPr>
      <w:r w:rsidRPr="00AE5D35">
        <w:rPr>
          <w:rFonts w:asciiTheme="minorHAnsi" w:hAnsiTheme="minorHAnsi" w:cstheme="minorHAnsi"/>
          <w:i/>
          <w:iCs/>
          <w:lang w:val="en-US"/>
        </w:rPr>
        <w:t>Reproduction-related traits</w:t>
      </w:r>
      <w:r w:rsidRPr="00AE5D35">
        <w:rPr>
          <w:rFonts w:asciiTheme="minorHAnsi" w:hAnsiTheme="minorHAnsi" w:cstheme="minorHAnsi"/>
          <w:lang w:val="en-US"/>
        </w:rPr>
        <w:t xml:space="preserve">: </w:t>
      </w:r>
      <w:r w:rsidR="00152FA0" w:rsidRPr="00AE5D35">
        <w:rPr>
          <w:rFonts w:asciiTheme="minorHAnsi" w:hAnsiTheme="minorHAnsi" w:cstheme="minorHAnsi"/>
          <w:lang w:val="en-US"/>
        </w:rPr>
        <w:t xml:space="preserve">The posterior distributions of </w:t>
      </w:r>
      <w:proofErr w:type="spellStart"/>
      <w:r w:rsidR="00496A15" w:rsidRPr="00077658">
        <w:rPr>
          <w:rFonts w:asciiTheme="minorHAnsi" w:hAnsiTheme="minorHAnsi" w:cstheme="minorHAnsi"/>
          <w:i/>
          <w:iCs/>
          <w:lang w:val="en-US"/>
        </w:rPr>
        <w:t>RTmin</w:t>
      </w:r>
      <w:proofErr w:type="spellEnd"/>
      <w:r w:rsidR="00496A15" w:rsidRPr="00077658">
        <w:rPr>
          <w:rFonts w:asciiTheme="minorHAnsi" w:hAnsiTheme="minorHAnsi" w:cstheme="minorHAnsi"/>
          <w:lang w:val="en-US"/>
        </w:rPr>
        <w:t xml:space="preserve">, </w:t>
      </w:r>
      <w:proofErr w:type="spellStart"/>
      <w:r w:rsidR="00496A15" w:rsidRPr="00077658">
        <w:rPr>
          <w:rFonts w:asciiTheme="minorHAnsi" w:hAnsiTheme="minorHAnsi" w:cstheme="minorHAnsi"/>
          <w:i/>
          <w:iCs/>
          <w:lang w:val="en-US"/>
        </w:rPr>
        <w:t>RTmax</w:t>
      </w:r>
      <w:proofErr w:type="spellEnd"/>
      <w:r w:rsidR="00AE42D0" w:rsidRPr="00077658">
        <w:rPr>
          <w:rFonts w:asciiTheme="minorHAnsi" w:hAnsiTheme="minorHAnsi" w:cstheme="minorHAnsi"/>
          <w:lang w:val="en-US"/>
        </w:rPr>
        <w:t>,</w:t>
      </w:r>
      <w:r w:rsidR="00496A15" w:rsidRPr="00077658">
        <w:rPr>
          <w:rFonts w:asciiTheme="minorHAnsi" w:hAnsiTheme="minorHAnsi" w:cstheme="minorHAnsi"/>
          <w:lang w:val="en-US"/>
        </w:rPr>
        <w:t xml:space="preserve"> and</w:t>
      </w:r>
      <w:r w:rsidR="00152FA0" w:rsidRPr="00077658">
        <w:rPr>
          <w:rFonts w:asciiTheme="minorHAnsi" w:hAnsiTheme="minorHAnsi" w:cstheme="minorHAnsi"/>
          <w:i/>
          <w:iCs/>
          <w:lang w:val="en-US"/>
        </w:rPr>
        <w:t xml:space="preserve"> </w:t>
      </w:r>
      <w:proofErr w:type="spellStart"/>
      <w:r w:rsidR="00496A15" w:rsidRPr="00077658">
        <w:rPr>
          <w:rFonts w:asciiTheme="minorHAnsi" w:hAnsiTheme="minorHAnsi" w:cstheme="minorHAnsi"/>
          <w:i/>
          <w:iCs/>
          <w:lang w:val="en-US"/>
        </w:rPr>
        <w:t>RTopt</w:t>
      </w:r>
      <w:proofErr w:type="spellEnd"/>
      <w:r w:rsidR="00496A15" w:rsidRPr="00077658">
        <w:rPr>
          <w:rFonts w:asciiTheme="minorHAnsi" w:hAnsiTheme="minorHAnsi" w:cstheme="minorHAnsi"/>
          <w:i/>
          <w:iCs/>
          <w:lang w:val="en-US"/>
        </w:rPr>
        <w:t xml:space="preserve"> </w:t>
      </w:r>
      <w:r w:rsidR="00152FA0" w:rsidRPr="00AE5D35">
        <w:rPr>
          <w:rFonts w:asciiTheme="minorHAnsi" w:hAnsiTheme="minorHAnsi" w:cstheme="minorHAnsi"/>
          <w:lang w:val="en-US"/>
        </w:rPr>
        <w:t>(6000 samples of each parameter of each species) were</w:t>
      </w:r>
      <w:r w:rsidR="004F561D" w:rsidRPr="00AE5D35">
        <w:rPr>
          <w:rFonts w:asciiTheme="minorHAnsi" w:hAnsiTheme="minorHAnsi" w:cstheme="minorHAnsi"/>
          <w:lang w:val="en-US"/>
        </w:rPr>
        <w:t xml:space="preserve"> modeled by </w:t>
      </w:r>
      <w:proofErr w:type="spellStart"/>
      <w:r w:rsidR="004F561D" w:rsidRPr="00AE5D35">
        <w:rPr>
          <w:rFonts w:asciiTheme="minorHAnsi" w:hAnsiTheme="minorHAnsi" w:cstheme="minorHAnsi"/>
          <w:lang w:val="en-US"/>
        </w:rPr>
        <w:t>hIndex</w:t>
      </w:r>
      <w:proofErr w:type="spellEnd"/>
      <w:r w:rsidR="004F561D" w:rsidRPr="00AE5D35">
        <w:rPr>
          <w:rFonts w:asciiTheme="minorHAnsi" w:hAnsiTheme="minorHAnsi" w:cstheme="minorHAnsi"/>
          <w:lang w:val="en-US"/>
        </w:rPr>
        <w:t xml:space="preserve"> as</w:t>
      </w:r>
      <w:r w:rsidR="00AE42D0">
        <w:rPr>
          <w:rFonts w:asciiTheme="minorHAnsi" w:hAnsiTheme="minorHAnsi" w:cstheme="minorHAnsi"/>
          <w:lang w:val="en-US"/>
        </w:rPr>
        <w:t xml:space="preserve"> the</w:t>
      </w:r>
      <w:r w:rsidR="004F561D" w:rsidRPr="00AE5D35">
        <w:rPr>
          <w:rFonts w:asciiTheme="minorHAnsi" w:hAnsiTheme="minorHAnsi" w:cstheme="minorHAnsi"/>
          <w:lang w:val="en-US"/>
        </w:rPr>
        <w:t xml:space="preserve"> fix</w:t>
      </w:r>
      <w:r w:rsidR="00AE42D0">
        <w:rPr>
          <w:rFonts w:asciiTheme="minorHAnsi" w:hAnsiTheme="minorHAnsi" w:cstheme="minorHAnsi"/>
          <w:lang w:val="en-US"/>
        </w:rPr>
        <w:t>ed</w:t>
      </w:r>
      <w:r w:rsidR="004F561D" w:rsidRPr="00AE5D35">
        <w:rPr>
          <w:rFonts w:asciiTheme="minorHAnsi" w:hAnsiTheme="minorHAnsi" w:cstheme="minorHAnsi"/>
          <w:lang w:val="en-US"/>
        </w:rPr>
        <w:t xml:space="preserve"> effect and species identity as </w:t>
      </w:r>
      <w:r w:rsidR="00AE42D0">
        <w:rPr>
          <w:rFonts w:asciiTheme="minorHAnsi" w:hAnsiTheme="minorHAnsi" w:cstheme="minorHAnsi"/>
          <w:lang w:val="en-US"/>
        </w:rPr>
        <w:t xml:space="preserve">the </w:t>
      </w:r>
      <w:r w:rsidR="004F561D" w:rsidRPr="00AE5D35">
        <w:rPr>
          <w:rFonts w:asciiTheme="minorHAnsi" w:hAnsiTheme="minorHAnsi" w:cstheme="minorHAnsi"/>
          <w:lang w:val="en-US"/>
        </w:rPr>
        <w:t xml:space="preserve">random effect in </w:t>
      </w:r>
      <w:r w:rsidR="00E61667" w:rsidRPr="00AE5D35">
        <w:rPr>
          <w:rFonts w:asciiTheme="minorHAnsi" w:hAnsiTheme="minorHAnsi" w:cstheme="minorHAnsi"/>
          <w:lang w:val="en-US"/>
        </w:rPr>
        <w:t xml:space="preserve">the </w:t>
      </w:r>
      <w:r w:rsidR="004F561D" w:rsidRPr="00AE5D35">
        <w:rPr>
          <w:rFonts w:asciiTheme="minorHAnsi" w:hAnsiTheme="minorHAnsi" w:cstheme="minorHAnsi"/>
          <w:lang w:val="en-US"/>
        </w:rPr>
        <w:t>linear mix</w:t>
      </w:r>
      <w:r w:rsidR="00817638" w:rsidRPr="00AE5D35">
        <w:rPr>
          <w:rFonts w:asciiTheme="minorHAnsi" w:hAnsiTheme="minorHAnsi" w:cstheme="minorHAnsi"/>
          <w:lang w:val="en-US"/>
        </w:rPr>
        <w:t>-effect</w:t>
      </w:r>
      <w:r w:rsidR="004F561D" w:rsidRPr="00AE5D35">
        <w:rPr>
          <w:rFonts w:asciiTheme="minorHAnsi" w:hAnsiTheme="minorHAnsi" w:cstheme="minorHAnsi"/>
          <w:lang w:val="en-US"/>
        </w:rPr>
        <w:t xml:space="preserve"> model. </w:t>
      </w:r>
      <w:r w:rsidR="00D91614" w:rsidRPr="00AE5D35">
        <w:rPr>
          <w:rFonts w:asciiTheme="minorHAnsi" w:hAnsiTheme="minorHAnsi" w:cstheme="minorHAnsi"/>
          <w:lang w:val="en-US"/>
        </w:rPr>
        <w:t>Fecundity of 29</w:t>
      </w:r>
      <w:r w:rsidR="00331C8D" w:rsidRPr="00AE5D35">
        <w:rPr>
          <w:rFonts w:asciiTheme="minorHAnsi" w:hAnsiTheme="minorHAnsi" w:cstheme="minorHAnsi"/>
        </w:rPr>
        <w:t>°C</w:t>
      </w:r>
      <w:r w:rsidR="00D91614" w:rsidRPr="00AE5D35">
        <w:rPr>
          <w:rFonts w:asciiTheme="minorHAnsi" w:hAnsiTheme="minorHAnsi" w:cstheme="minorHAnsi"/>
          <w:lang w:val="en-US"/>
        </w:rPr>
        <w:t xml:space="preserve"> and 17</w:t>
      </w:r>
      <w:r w:rsidR="00331C8D" w:rsidRPr="00AE5D35">
        <w:rPr>
          <w:rFonts w:asciiTheme="minorHAnsi" w:hAnsiTheme="minorHAnsi" w:cstheme="minorHAnsi"/>
        </w:rPr>
        <w:t>°C</w:t>
      </w:r>
      <w:r w:rsidR="00D91614" w:rsidRPr="00AE5D35">
        <w:rPr>
          <w:rFonts w:asciiTheme="minorHAnsi" w:hAnsiTheme="minorHAnsi" w:cstheme="minorHAnsi"/>
          <w:lang w:val="en-US"/>
        </w:rPr>
        <w:t>, recovered fecundity after 29</w:t>
      </w:r>
      <w:r w:rsidR="00331C8D" w:rsidRPr="00AE5D35">
        <w:rPr>
          <w:rFonts w:asciiTheme="minorHAnsi" w:hAnsiTheme="minorHAnsi" w:cstheme="minorHAnsi"/>
        </w:rPr>
        <w:t>°C</w:t>
      </w:r>
      <w:r w:rsidR="00D91614" w:rsidRPr="00AE5D35">
        <w:rPr>
          <w:rFonts w:asciiTheme="minorHAnsi" w:hAnsiTheme="minorHAnsi" w:cstheme="minorHAnsi"/>
          <w:lang w:val="en-US"/>
        </w:rPr>
        <w:t xml:space="preserve"> and 14</w:t>
      </w:r>
      <w:r w:rsidR="00331C8D" w:rsidRPr="00AE5D35">
        <w:rPr>
          <w:rFonts w:asciiTheme="minorHAnsi" w:hAnsiTheme="minorHAnsi" w:cstheme="minorHAnsi"/>
        </w:rPr>
        <w:t>°C</w:t>
      </w:r>
      <w:r w:rsidR="00D91614" w:rsidRPr="00AE5D35">
        <w:rPr>
          <w:rFonts w:asciiTheme="minorHAnsi" w:hAnsiTheme="minorHAnsi" w:cstheme="minorHAnsi"/>
          <w:lang w:val="en-US"/>
        </w:rPr>
        <w:t xml:space="preserve"> were used as direct measurement</w:t>
      </w:r>
      <w:r w:rsidR="00E61667" w:rsidRPr="00AE5D35">
        <w:rPr>
          <w:rFonts w:asciiTheme="minorHAnsi" w:hAnsiTheme="minorHAnsi" w:cstheme="minorHAnsi"/>
          <w:lang w:val="en-US"/>
        </w:rPr>
        <w:t>s</w:t>
      </w:r>
      <w:r w:rsidR="00D91614" w:rsidRPr="00AE5D35">
        <w:rPr>
          <w:rFonts w:asciiTheme="minorHAnsi" w:hAnsiTheme="minorHAnsi" w:cstheme="minorHAnsi"/>
          <w:lang w:val="en-US"/>
        </w:rPr>
        <w:t xml:space="preserve"> of their performance in </w:t>
      </w:r>
      <w:r w:rsidR="00FA13AC" w:rsidRPr="00AE5D35">
        <w:rPr>
          <w:rFonts w:asciiTheme="minorHAnsi" w:hAnsiTheme="minorHAnsi" w:cstheme="minorHAnsi"/>
          <w:lang w:val="en-US"/>
        </w:rPr>
        <w:t xml:space="preserve">the </w:t>
      </w:r>
      <w:r w:rsidR="00D91614" w:rsidRPr="00AE5D35">
        <w:rPr>
          <w:rFonts w:asciiTheme="minorHAnsi" w:hAnsiTheme="minorHAnsi" w:cstheme="minorHAnsi"/>
          <w:lang w:val="en-US"/>
        </w:rPr>
        <w:t>high and low temperature</w:t>
      </w:r>
      <w:r w:rsidR="00331C8D">
        <w:rPr>
          <w:rFonts w:asciiTheme="minorHAnsi" w:hAnsiTheme="minorHAnsi" w:cstheme="minorHAnsi"/>
          <w:lang w:val="en-US"/>
        </w:rPr>
        <w:t>s</w:t>
      </w:r>
      <w:r w:rsidR="00D91614" w:rsidRPr="00AE5D35">
        <w:rPr>
          <w:rFonts w:asciiTheme="minorHAnsi" w:hAnsiTheme="minorHAnsi" w:cstheme="minorHAnsi"/>
          <w:lang w:val="en-US"/>
        </w:rPr>
        <w:t>. The</w:t>
      </w:r>
      <w:r w:rsidR="00FA13AC" w:rsidRPr="00AE5D35">
        <w:rPr>
          <w:rFonts w:asciiTheme="minorHAnsi" w:hAnsiTheme="minorHAnsi" w:cstheme="minorHAnsi"/>
          <w:lang w:val="en-US"/>
        </w:rPr>
        <w:t xml:space="preserve"> offspring numbers</w:t>
      </w:r>
      <w:r w:rsidR="00D91614" w:rsidRPr="00AE5D35">
        <w:rPr>
          <w:rFonts w:asciiTheme="minorHAnsi" w:hAnsiTheme="minorHAnsi" w:cstheme="minorHAnsi"/>
          <w:lang w:val="en-US"/>
        </w:rPr>
        <w:t xml:space="preserve"> were modeled </w:t>
      </w:r>
      <w:r w:rsidR="004F561D" w:rsidRPr="00AE5D35">
        <w:rPr>
          <w:rFonts w:asciiTheme="minorHAnsi" w:hAnsiTheme="minorHAnsi" w:cstheme="minorHAnsi"/>
          <w:lang w:val="en-US"/>
        </w:rPr>
        <w:t xml:space="preserve">by </w:t>
      </w:r>
      <w:proofErr w:type="spellStart"/>
      <w:r w:rsidR="004F561D" w:rsidRPr="00AE5D35">
        <w:rPr>
          <w:rFonts w:asciiTheme="minorHAnsi" w:hAnsiTheme="minorHAnsi" w:cstheme="minorHAnsi"/>
          <w:lang w:val="en-US"/>
        </w:rPr>
        <w:t>hIndex</w:t>
      </w:r>
      <w:proofErr w:type="spellEnd"/>
      <w:r w:rsidR="004F561D" w:rsidRPr="00AE5D35">
        <w:rPr>
          <w:rFonts w:asciiTheme="minorHAnsi" w:hAnsiTheme="minorHAnsi" w:cstheme="minorHAnsi"/>
          <w:lang w:val="en-US"/>
        </w:rPr>
        <w:t xml:space="preserve"> </w:t>
      </w:r>
      <w:r w:rsidR="00EE4C9D" w:rsidRPr="00AE5D35">
        <w:rPr>
          <w:rFonts w:asciiTheme="minorHAnsi" w:hAnsiTheme="minorHAnsi" w:cstheme="minorHAnsi"/>
          <w:lang w:val="en-US"/>
        </w:rPr>
        <w:t xml:space="preserve">and experimental block </w:t>
      </w:r>
      <w:r w:rsidR="004F561D" w:rsidRPr="00AE5D35">
        <w:rPr>
          <w:rFonts w:asciiTheme="minorHAnsi" w:hAnsiTheme="minorHAnsi" w:cstheme="minorHAnsi"/>
          <w:lang w:val="en-US"/>
        </w:rPr>
        <w:t>as fix effect</w:t>
      </w:r>
      <w:r w:rsidR="00E330BB" w:rsidRPr="00AE5D35">
        <w:rPr>
          <w:rFonts w:asciiTheme="minorHAnsi" w:hAnsiTheme="minorHAnsi" w:cstheme="minorHAnsi"/>
          <w:lang w:val="en-US"/>
        </w:rPr>
        <w:t>s</w:t>
      </w:r>
      <w:r w:rsidR="004F561D" w:rsidRPr="00AE5D35">
        <w:rPr>
          <w:rFonts w:asciiTheme="minorHAnsi" w:hAnsiTheme="minorHAnsi" w:cstheme="minorHAnsi"/>
          <w:lang w:val="en-US"/>
        </w:rPr>
        <w:t xml:space="preserve"> and species as</w:t>
      </w:r>
      <w:r w:rsidR="00E330BB" w:rsidRPr="00AE5D35">
        <w:rPr>
          <w:rFonts w:asciiTheme="minorHAnsi" w:hAnsiTheme="minorHAnsi" w:cstheme="minorHAnsi"/>
          <w:lang w:val="en-US"/>
        </w:rPr>
        <w:t xml:space="preserve"> a</w:t>
      </w:r>
      <w:r w:rsidR="004F561D" w:rsidRPr="00AE5D35">
        <w:rPr>
          <w:rFonts w:asciiTheme="minorHAnsi" w:hAnsiTheme="minorHAnsi" w:cstheme="minorHAnsi"/>
          <w:lang w:val="en-US"/>
        </w:rPr>
        <w:t xml:space="preserve"> random effect in </w:t>
      </w:r>
      <w:r w:rsidR="00E61667" w:rsidRPr="00AE5D35">
        <w:rPr>
          <w:rFonts w:asciiTheme="minorHAnsi" w:hAnsiTheme="minorHAnsi" w:cstheme="minorHAnsi"/>
          <w:lang w:val="en-US"/>
        </w:rPr>
        <w:t xml:space="preserve">the </w:t>
      </w:r>
      <w:r w:rsidR="00533C86" w:rsidRPr="00AE5D35">
        <w:rPr>
          <w:rFonts w:asciiTheme="minorHAnsi" w:hAnsiTheme="minorHAnsi" w:cstheme="minorHAnsi"/>
          <w:lang w:val="en-US"/>
        </w:rPr>
        <w:t xml:space="preserve">generalized </w:t>
      </w:r>
      <w:r w:rsidR="004F561D" w:rsidRPr="00AE5D35">
        <w:rPr>
          <w:rFonts w:asciiTheme="minorHAnsi" w:hAnsiTheme="minorHAnsi" w:cstheme="minorHAnsi"/>
          <w:lang w:val="en-US"/>
        </w:rPr>
        <w:t>linear mix</w:t>
      </w:r>
      <w:r w:rsidR="00FA13AC" w:rsidRPr="00AE5D35">
        <w:rPr>
          <w:rFonts w:asciiTheme="minorHAnsi" w:hAnsiTheme="minorHAnsi" w:cstheme="minorHAnsi"/>
          <w:lang w:val="en-US"/>
        </w:rPr>
        <w:t>-effect</w:t>
      </w:r>
      <w:r w:rsidR="004F561D" w:rsidRPr="00AE5D35">
        <w:rPr>
          <w:rFonts w:asciiTheme="minorHAnsi" w:hAnsiTheme="minorHAnsi" w:cstheme="minorHAnsi"/>
          <w:lang w:val="en-US"/>
        </w:rPr>
        <w:t xml:space="preserve"> model</w:t>
      </w:r>
      <w:r w:rsidR="00533C86" w:rsidRPr="00AE5D35">
        <w:rPr>
          <w:rFonts w:asciiTheme="minorHAnsi" w:hAnsiTheme="minorHAnsi" w:cstheme="minorHAnsi"/>
          <w:lang w:val="en-US"/>
        </w:rPr>
        <w:t xml:space="preserve"> (family = “</w:t>
      </w:r>
      <w:r w:rsidR="005F030E" w:rsidRPr="00AE5D35">
        <w:rPr>
          <w:rFonts w:asciiTheme="minorHAnsi" w:hAnsiTheme="minorHAnsi" w:cstheme="minorHAnsi"/>
          <w:lang w:val="en-US"/>
        </w:rPr>
        <w:t>negative binomial</w:t>
      </w:r>
      <w:r w:rsidR="00533C86" w:rsidRPr="00AE5D35">
        <w:rPr>
          <w:rFonts w:asciiTheme="minorHAnsi" w:hAnsiTheme="minorHAnsi" w:cstheme="minorHAnsi"/>
          <w:lang w:val="en-US"/>
        </w:rPr>
        <w:t>”)</w:t>
      </w:r>
      <w:r w:rsidR="004F561D" w:rsidRPr="00AE5D35">
        <w:rPr>
          <w:rFonts w:asciiTheme="minorHAnsi" w:hAnsiTheme="minorHAnsi" w:cstheme="minorHAnsi"/>
          <w:lang w:val="en-US"/>
        </w:rPr>
        <w:t xml:space="preserve">. Diagnostics of the models were conducted. </w:t>
      </w:r>
      <w:r w:rsidR="009C06FE" w:rsidRPr="00AE5D35">
        <w:rPr>
          <w:rFonts w:asciiTheme="minorHAnsi" w:hAnsiTheme="minorHAnsi" w:cstheme="minorHAnsi"/>
          <w:lang w:val="en-US"/>
        </w:rPr>
        <w:t>D</w:t>
      </w:r>
      <w:r w:rsidR="004F561D" w:rsidRPr="00AE5D35">
        <w:rPr>
          <w:rFonts w:asciiTheme="minorHAnsi" w:hAnsiTheme="minorHAnsi" w:cstheme="minorHAnsi"/>
          <w:lang w:val="en-US"/>
        </w:rPr>
        <w:t>ata point</w:t>
      </w:r>
      <w:r w:rsidR="009C06FE" w:rsidRPr="00AE5D35">
        <w:rPr>
          <w:rFonts w:asciiTheme="minorHAnsi" w:hAnsiTheme="minorHAnsi" w:cstheme="minorHAnsi"/>
          <w:lang w:val="en-US"/>
        </w:rPr>
        <w:t>s</w:t>
      </w:r>
      <w:r w:rsidR="004F561D" w:rsidRPr="00AE5D35">
        <w:rPr>
          <w:rFonts w:asciiTheme="minorHAnsi" w:hAnsiTheme="minorHAnsi" w:cstheme="minorHAnsi"/>
          <w:lang w:val="en-US"/>
        </w:rPr>
        <w:t xml:space="preserve"> with extreme leverage value were excluded and the model </w:t>
      </w:r>
      <w:r w:rsidR="00331C8D">
        <w:rPr>
          <w:rFonts w:asciiTheme="minorHAnsi" w:hAnsiTheme="minorHAnsi" w:cstheme="minorHAnsi"/>
          <w:lang w:val="en-US"/>
        </w:rPr>
        <w:t>was</w:t>
      </w:r>
      <w:r w:rsidR="004F561D" w:rsidRPr="00AE5D35">
        <w:rPr>
          <w:rFonts w:asciiTheme="minorHAnsi" w:hAnsiTheme="minorHAnsi" w:cstheme="minorHAnsi"/>
          <w:lang w:val="en-US"/>
        </w:rPr>
        <w:t xml:space="preserve"> </w:t>
      </w:r>
      <w:r w:rsidR="009C06FE" w:rsidRPr="00AE5D35">
        <w:rPr>
          <w:rFonts w:asciiTheme="minorHAnsi" w:hAnsiTheme="minorHAnsi" w:cstheme="minorHAnsi"/>
          <w:lang w:val="en-US"/>
        </w:rPr>
        <w:t xml:space="preserve">fitted </w:t>
      </w:r>
      <w:r w:rsidR="004F561D" w:rsidRPr="00AE5D35">
        <w:rPr>
          <w:rFonts w:asciiTheme="minorHAnsi" w:hAnsiTheme="minorHAnsi" w:cstheme="minorHAnsi"/>
          <w:lang w:val="en-US"/>
        </w:rPr>
        <w:t>again to test if the statistical significance still hold</w:t>
      </w:r>
      <w:r w:rsidR="00331C8D">
        <w:rPr>
          <w:rFonts w:asciiTheme="minorHAnsi" w:hAnsiTheme="minorHAnsi" w:cstheme="minorHAnsi"/>
          <w:lang w:val="en-US"/>
        </w:rPr>
        <w:t>s</w:t>
      </w:r>
      <w:r w:rsidR="004F561D" w:rsidRPr="00AE5D35">
        <w:rPr>
          <w:rFonts w:asciiTheme="minorHAnsi" w:hAnsiTheme="minorHAnsi" w:cstheme="minorHAnsi"/>
          <w:lang w:val="en-US"/>
        </w:rPr>
        <w:t xml:space="preserve">. </w:t>
      </w:r>
    </w:p>
    <w:p w14:paraId="1104993D" w14:textId="325D18B9" w:rsidR="00192D77" w:rsidRPr="00AE5D35" w:rsidRDefault="007E6E9A" w:rsidP="00FD2848">
      <w:pPr>
        <w:ind w:firstLine="720"/>
        <w:rPr>
          <w:rFonts w:asciiTheme="minorHAnsi" w:hAnsiTheme="minorHAnsi" w:cstheme="minorHAnsi"/>
          <w:lang w:val="en-US"/>
        </w:rPr>
      </w:pPr>
      <w:commentRangeStart w:id="277"/>
      <w:commentRangeStart w:id="278"/>
      <w:r w:rsidRPr="00AE5D35">
        <w:rPr>
          <w:rFonts w:asciiTheme="minorHAnsi" w:hAnsiTheme="minorHAnsi" w:cstheme="minorHAnsi"/>
          <w:i/>
          <w:iCs/>
          <w:lang w:val="en-US"/>
        </w:rPr>
        <w:t xml:space="preserve">Physiological </w:t>
      </w:r>
      <w:r w:rsidR="00B73608" w:rsidRPr="00AE5D35">
        <w:rPr>
          <w:rFonts w:asciiTheme="minorHAnsi" w:hAnsiTheme="minorHAnsi" w:cstheme="minorHAnsi"/>
          <w:i/>
          <w:iCs/>
          <w:lang w:val="en-US"/>
        </w:rPr>
        <w:t>tolerance</w:t>
      </w:r>
      <w:commentRangeEnd w:id="277"/>
      <w:r w:rsidR="00206969" w:rsidRPr="00AE5D35">
        <w:rPr>
          <w:rStyle w:val="CommentReference"/>
          <w:rFonts w:asciiTheme="minorHAnsi" w:eastAsiaTheme="minorHAnsi" w:hAnsiTheme="minorHAnsi" w:cstheme="minorHAnsi"/>
          <w:sz w:val="24"/>
          <w:szCs w:val="24"/>
          <w:lang w:eastAsia="en-US"/>
        </w:rPr>
        <w:commentReference w:id="277"/>
      </w:r>
      <w:commentRangeEnd w:id="278"/>
      <w:r w:rsidR="005F3066">
        <w:rPr>
          <w:rStyle w:val="CommentReference"/>
          <w:rFonts w:asciiTheme="minorHAnsi" w:eastAsiaTheme="minorHAnsi" w:hAnsiTheme="minorHAnsi" w:cstheme="minorBidi"/>
          <w:lang w:eastAsia="en-US"/>
        </w:rPr>
        <w:commentReference w:id="278"/>
      </w:r>
      <w:r w:rsidR="00B73608" w:rsidRPr="00AE5D35">
        <w:rPr>
          <w:rFonts w:asciiTheme="minorHAnsi" w:hAnsiTheme="minorHAnsi" w:cstheme="minorHAnsi"/>
          <w:lang w:val="en-US"/>
        </w:rPr>
        <w:t xml:space="preserve">. </w:t>
      </w:r>
      <w:r w:rsidR="00FD2848" w:rsidRPr="00AE5D35">
        <w:rPr>
          <w:rFonts w:asciiTheme="minorHAnsi" w:hAnsiTheme="minorHAnsi" w:cstheme="minorHAnsi"/>
          <w:lang w:val="en-US"/>
        </w:rPr>
        <w:t xml:space="preserve">The six measurements of physiological tolerance were modeled by </w:t>
      </w:r>
      <w:proofErr w:type="spellStart"/>
      <w:r w:rsidR="00FD2848" w:rsidRPr="00AE5D35">
        <w:rPr>
          <w:rFonts w:asciiTheme="minorHAnsi" w:hAnsiTheme="minorHAnsi" w:cstheme="minorHAnsi"/>
          <w:lang w:val="en-US"/>
        </w:rPr>
        <w:t>hIndex</w:t>
      </w:r>
      <w:proofErr w:type="spellEnd"/>
      <w:r w:rsidR="00FD2848" w:rsidRPr="00AE5D35">
        <w:rPr>
          <w:rFonts w:asciiTheme="minorHAnsi" w:hAnsiTheme="minorHAnsi" w:cstheme="minorHAnsi"/>
          <w:lang w:val="en-US"/>
        </w:rPr>
        <w:t>, block</w:t>
      </w:r>
      <w:r w:rsidR="007A4E41">
        <w:rPr>
          <w:rFonts w:asciiTheme="minorHAnsi" w:hAnsiTheme="minorHAnsi" w:cstheme="minorHAnsi"/>
          <w:lang w:val="en-US"/>
        </w:rPr>
        <w:t>,</w:t>
      </w:r>
      <w:r w:rsidR="00FD2848" w:rsidRPr="00AE5D35">
        <w:rPr>
          <w:rFonts w:asciiTheme="minorHAnsi" w:hAnsiTheme="minorHAnsi" w:cstheme="minorHAnsi"/>
          <w:lang w:val="en-US"/>
        </w:rPr>
        <w:t xml:space="preserve"> and </w:t>
      </w:r>
      <w:r w:rsidR="00E330BB" w:rsidRPr="00AE5D35">
        <w:rPr>
          <w:rFonts w:asciiTheme="minorHAnsi" w:hAnsiTheme="minorHAnsi" w:cstheme="minorHAnsi"/>
          <w:lang w:val="en-US"/>
        </w:rPr>
        <w:t xml:space="preserve">tube </w:t>
      </w:r>
      <w:r w:rsidR="00FD2848" w:rsidRPr="00AE5D35">
        <w:rPr>
          <w:rFonts w:asciiTheme="minorHAnsi" w:hAnsiTheme="minorHAnsi" w:cstheme="minorHAnsi"/>
          <w:lang w:val="en-US"/>
        </w:rPr>
        <w:t>position as fix</w:t>
      </w:r>
      <w:ins w:id="279" w:author="Owen Lewis" w:date="2020-06-24T13:56:00Z">
        <w:r w:rsidR="00850CC2">
          <w:rPr>
            <w:rFonts w:asciiTheme="minorHAnsi" w:hAnsiTheme="minorHAnsi" w:cstheme="minorHAnsi"/>
            <w:lang w:val="en-US"/>
          </w:rPr>
          <w:t>ed</w:t>
        </w:r>
      </w:ins>
      <w:r w:rsidR="00FD2848" w:rsidRPr="00AE5D35">
        <w:rPr>
          <w:rFonts w:asciiTheme="minorHAnsi" w:hAnsiTheme="minorHAnsi" w:cstheme="minorHAnsi"/>
          <w:lang w:val="en-US"/>
        </w:rPr>
        <w:t xml:space="preserve"> effect</w:t>
      </w:r>
      <w:r w:rsidR="00E330BB" w:rsidRPr="00AE5D35">
        <w:rPr>
          <w:rFonts w:asciiTheme="minorHAnsi" w:hAnsiTheme="minorHAnsi" w:cstheme="minorHAnsi"/>
          <w:lang w:val="en-US"/>
        </w:rPr>
        <w:t>s</w:t>
      </w:r>
      <w:r w:rsidR="00FD2848" w:rsidRPr="00AE5D35">
        <w:rPr>
          <w:rFonts w:asciiTheme="minorHAnsi" w:hAnsiTheme="minorHAnsi" w:cstheme="minorHAnsi"/>
          <w:lang w:val="en-US"/>
        </w:rPr>
        <w:t>, species as</w:t>
      </w:r>
      <w:r w:rsidR="009C06FE" w:rsidRPr="00AE5D35">
        <w:rPr>
          <w:rFonts w:asciiTheme="minorHAnsi" w:hAnsiTheme="minorHAnsi" w:cstheme="minorHAnsi"/>
          <w:lang w:val="en-US"/>
        </w:rPr>
        <w:t xml:space="preserve"> a</w:t>
      </w:r>
      <w:r w:rsidR="00FD2848" w:rsidRPr="00AE5D35">
        <w:rPr>
          <w:rFonts w:asciiTheme="minorHAnsi" w:hAnsiTheme="minorHAnsi" w:cstheme="minorHAnsi"/>
          <w:lang w:val="en-US"/>
        </w:rPr>
        <w:t xml:space="preserve"> random effect in </w:t>
      </w:r>
      <w:r w:rsidR="007A4E41">
        <w:rPr>
          <w:rFonts w:asciiTheme="minorHAnsi" w:hAnsiTheme="minorHAnsi" w:cstheme="minorHAnsi"/>
          <w:lang w:val="en-US"/>
        </w:rPr>
        <w:t xml:space="preserve">the </w:t>
      </w:r>
      <w:r w:rsidR="00FD2848" w:rsidRPr="00AE5D35">
        <w:rPr>
          <w:rFonts w:asciiTheme="minorHAnsi" w:hAnsiTheme="minorHAnsi" w:cstheme="minorHAnsi"/>
          <w:lang w:val="en-US"/>
        </w:rPr>
        <w:t>linear mix</w:t>
      </w:r>
      <w:r w:rsidR="009C06FE" w:rsidRPr="00AE5D35">
        <w:rPr>
          <w:rFonts w:asciiTheme="minorHAnsi" w:hAnsiTheme="minorHAnsi" w:cstheme="minorHAnsi"/>
          <w:lang w:val="en-US"/>
        </w:rPr>
        <w:t xml:space="preserve">-effect </w:t>
      </w:r>
      <w:r w:rsidR="00FD2848" w:rsidRPr="00AE5D35">
        <w:rPr>
          <w:rFonts w:asciiTheme="minorHAnsi" w:hAnsiTheme="minorHAnsi" w:cstheme="minorHAnsi"/>
          <w:lang w:val="en-US"/>
        </w:rPr>
        <w:t xml:space="preserve">model. </w:t>
      </w:r>
    </w:p>
    <w:p w14:paraId="53C14962" w14:textId="2C41D7E3" w:rsidR="00B92EA0" w:rsidRPr="00AE5D35" w:rsidRDefault="00B92EA0" w:rsidP="00C41578">
      <w:pPr>
        <w:ind w:firstLine="720"/>
        <w:rPr>
          <w:rFonts w:asciiTheme="minorHAnsi" w:hAnsiTheme="minorHAnsi" w:cstheme="minorHAnsi"/>
          <w:lang w:val="en-US"/>
        </w:rPr>
      </w:pPr>
      <w:r w:rsidRPr="00AE5D35">
        <w:rPr>
          <w:rFonts w:asciiTheme="minorHAnsi" w:hAnsiTheme="minorHAnsi" w:cstheme="minorHAnsi"/>
          <w:i/>
          <w:iCs/>
          <w:lang w:val="en-US"/>
        </w:rPr>
        <w:t>Correlation analysis</w:t>
      </w:r>
      <w:r w:rsidR="00666573" w:rsidRPr="00AE5D35">
        <w:rPr>
          <w:rFonts w:asciiTheme="minorHAnsi" w:hAnsiTheme="minorHAnsi" w:cstheme="minorHAnsi"/>
          <w:lang w:val="en-US"/>
        </w:rPr>
        <w:t xml:space="preserve">. </w:t>
      </w:r>
      <w:r w:rsidR="00F64BA3">
        <w:rPr>
          <w:rFonts w:asciiTheme="minorHAnsi" w:hAnsiTheme="minorHAnsi" w:cstheme="minorHAnsi"/>
          <w:lang w:val="en-US"/>
        </w:rPr>
        <w:t>The p</w:t>
      </w:r>
      <w:r w:rsidR="00666573" w:rsidRPr="00AE5D35">
        <w:rPr>
          <w:rFonts w:asciiTheme="minorHAnsi" w:hAnsiTheme="minorHAnsi" w:cstheme="minorHAnsi"/>
          <w:lang w:val="en-US"/>
        </w:rPr>
        <w:t>airwise correlation among thermal traits</w:t>
      </w:r>
      <w:r w:rsidR="004D034F" w:rsidRPr="00AE5D35">
        <w:rPr>
          <w:rFonts w:asciiTheme="minorHAnsi" w:hAnsiTheme="minorHAnsi" w:cstheme="minorHAnsi"/>
          <w:lang w:val="en-US"/>
        </w:rPr>
        <w:t xml:space="preserve"> was evaluated by Spearman’s rank </w:t>
      </w:r>
      <w:r w:rsidR="00555B2D" w:rsidRPr="00AE5D35">
        <w:rPr>
          <w:rFonts w:asciiTheme="minorHAnsi" w:hAnsiTheme="minorHAnsi" w:cstheme="minorHAnsi"/>
          <w:lang w:val="en-US"/>
        </w:rPr>
        <w:t>test</w:t>
      </w:r>
      <w:r w:rsidR="004D034F" w:rsidRPr="00AE5D35">
        <w:rPr>
          <w:rFonts w:asciiTheme="minorHAnsi" w:hAnsiTheme="minorHAnsi" w:cstheme="minorHAnsi"/>
          <w:lang w:val="en-US"/>
        </w:rPr>
        <w:t xml:space="preserve"> </w:t>
      </w:r>
      <w:r w:rsidR="00555B2D" w:rsidRPr="00AE5D35">
        <w:rPr>
          <w:rFonts w:asciiTheme="minorHAnsi" w:hAnsiTheme="minorHAnsi" w:cstheme="minorHAnsi"/>
          <w:lang w:val="en-US"/>
        </w:rPr>
        <w:t xml:space="preserve">in </w:t>
      </w:r>
      <w:proofErr w:type="spellStart"/>
      <w:r w:rsidR="004D034F" w:rsidRPr="00AE5D35">
        <w:rPr>
          <w:rFonts w:asciiTheme="minorHAnsi" w:hAnsiTheme="minorHAnsi" w:cstheme="minorHAnsi"/>
          <w:i/>
          <w:iCs/>
          <w:lang w:val="en-US"/>
        </w:rPr>
        <w:t>Hmisc</w:t>
      </w:r>
      <w:proofErr w:type="spellEnd"/>
      <w:r w:rsidR="004D034F" w:rsidRPr="00AE5D35">
        <w:rPr>
          <w:rFonts w:asciiTheme="minorHAnsi" w:hAnsiTheme="minorHAnsi" w:cstheme="minorHAnsi"/>
          <w:lang w:val="en-US"/>
        </w:rPr>
        <w:t xml:space="preserve"> package.</w:t>
      </w:r>
      <w:r w:rsidR="00D06659" w:rsidRPr="00AE5D35">
        <w:rPr>
          <w:rFonts w:asciiTheme="minorHAnsi" w:hAnsiTheme="minorHAnsi" w:cstheme="minorHAnsi"/>
          <w:lang w:val="en-US"/>
        </w:rPr>
        <w:t xml:space="preserve"> Traits include</w:t>
      </w:r>
      <w:r w:rsidR="00B9437C">
        <w:rPr>
          <w:rFonts w:asciiTheme="minorHAnsi" w:hAnsiTheme="minorHAnsi" w:cstheme="minorHAnsi"/>
          <w:lang w:val="en-US"/>
        </w:rPr>
        <w:t>d</w:t>
      </w:r>
      <w:r w:rsidR="002855B7" w:rsidRPr="00AE5D35">
        <w:rPr>
          <w:rFonts w:asciiTheme="minorHAnsi" w:hAnsiTheme="minorHAnsi" w:cstheme="minorHAnsi"/>
          <w:lang w:val="en-US"/>
        </w:rPr>
        <w:t xml:space="preserve"> </w:t>
      </w:r>
      <w:proofErr w:type="spellStart"/>
      <w:r w:rsidR="00666573" w:rsidRPr="00AE5D35">
        <w:rPr>
          <w:rFonts w:asciiTheme="minorHAnsi" w:hAnsiTheme="minorHAnsi" w:cstheme="minorHAnsi"/>
          <w:lang w:val="en-US"/>
        </w:rPr>
        <w:t>RTmin</w:t>
      </w:r>
      <w:proofErr w:type="spellEnd"/>
      <w:r w:rsidR="00666573" w:rsidRPr="00AE5D35">
        <w:rPr>
          <w:rFonts w:asciiTheme="minorHAnsi" w:hAnsiTheme="minorHAnsi" w:cstheme="minorHAnsi"/>
          <w:lang w:val="en-US"/>
        </w:rPr>
        <w:t xml:space="preserve">, </w:t>
      </w:r>
      <w:proofErr w:type="spellStart"/>
      <w:r w:rsidR="00666573" w:rsidRPr="00AE5D35">
        <w:rPr>
          <w:rFonts w:asciiTheme="minorHAnsi" w:hAnsiTheme="minorHAnsi" w:cstheme="minorHAnsi"/>
          <w:lang w:val="en-US"/>
        </w:rPr>
        <w:t>RTmax</w:t>
      </w:r>
      <w:proofErr w:type="spellEnd"/>
      <w:r w:rsidR="00666573" w:rsidRPr="00AE5D35">
        <w:rPr>
          <w:rFonts w:asciiTheme="minorHAnsi" w:hAnsiTheme="minorHAnsi" w:cstheme="minorHAnsi"/>
          <w:lang w:val="en-US"/>
        </w:rPr>
        <w:t xml:space="preserve">, </w:t>
      </w:r>
      <w:proofErr w:type="spellStart"/>
      <w:r w:rsidR="00C05C11" w:rsidRPr="00AE5D35">
        <w:rPr>
          <w:rFonts w:asciiTheme="minorHAnsi" w:hAnsiTheme="minorHAnsi" w:cstheme="minorHAnsi"/>
          <w:lang w:val="en-US"/>
        </w:rPr>
        <w:t>R</w:t>
      </w:r>
      <w:r w:rsidR="00666573" w:rsidRPr="00AE5D35">
        <w:rPr>
          <w:rFonts w:asciiTheme="minorHAnsi" w:hAnsiTheme="minorHAnsi" w:cstheme="minorHAnsi"/>
          <w:lang w:val="en-US"/>
        </w:rPr>
        <w:t>Top</w:t>
      </w:r>
      <w:r w:rsidR="00D06659" w:rsidRPr="00AE5D35">
        <w:rPr>
          <w:rFonts w:asciiTheme="minorHAnsi" w:hAnsiTheme="minorHAnsi" w:cstheme="minorHAnsi"/>
          <w:lang w:val="en-US"/>
        </w:rPr>
        <w:t>t</w:t>
      </w:r>
      <w:proofErr w:type="spellEnd"/>
      <w:r w:rsidR="00D06659" w:rsidRPr="00AE5D35">
        <w:rPr>
          <w:rFonts w:asciiTheme="minorHAnsi" w:hAnsiTheme="minorHAnsi" w:cstheme="minorHAnsi"/>
          <w:lang w:val="en-US"/>
        </w:rPr>
        <w:t xml:space="preserve">, median </w:t>
      </w:r>
      <w:r w:rsidR="00666573" w:rsidRPr="00AE5D35">
        <w:rPr>
          <w:rFonts w:asciiTheme="minorHAnsi" w:hAnsiTheme="minorHAnsi" w:cstheme="minorHAnsi"/>
          <w:lang w:val="en-US"/>
        </w:rPr>
        <w:t xml:space="preserve">knockdown time to </w:t>
      </w:r>
      <w:r w:rsidR="00F64BA3">
        <w:rPr>
          <w:rFonts w:asciiTheme="minorHAnsi" w:hAnsiTheme="minorHAnsi" w:cstheme="minorHAnsi"/>
          <w:lang w:val="en-US"/>
        </w:rPr>
        <w:t>hot</w:t>
      </w:r>
      <w:r w:rsidR="00D06659" w:rsidRPr="00AE5D35">
        <w:rPr>
          <w:rFonts w:asciiTheme="minorHAnsi" w:hAnsiTheme="minorHAnsi" w:cstheme="minorHAnsi"/>
          <w:lang w:val="en-US"/>
        </w:rPr>
        <w:t xml:space="preserve"> of female</w:t>
      </w:r>
      <w:r w:rsidR="004D034F" w:rsidRPr="00AE5D35">
        <w:rPr>
          <w:rFonts w:asciiTheme="minorHAnsi" w:hAnsiTheme="minorHAnsi" w:cstheme="minorHAnsi"/>
          <w:lang w:val="en-US"/>
        </w:rPr>
        <w:t xml:space="preserve"> (FKDHEAT)</w:t>
      </w:r>
      <w:r w:rsidR="00666573" w:rsidRPr="00AE5D35">
        <w:rPr>
          <w:rFonts w:asciiTheme="minorHAnsi" w:hAnsiTheme="minorHAnsi" w:cstheme="minorHAnsi"/>
          <w:lang w:val="en-US"/>
        </w:rPr>
        <w:t xml:space="preserve">, </w:t>
      </w:r>
      <w:r w:rsidR="00D06659" w:rsidRPr="00AE5D35">
        <w:rPr>
          <w:rFonts w:asciiTheme="minorHAnsi" w:hAnsiTheme="minorHAnsi" w:cstheme="minorHAnsi"/>
          <w:lang w:val="en-US"/>
        </w:rPr>
        <w:t xml:space="preserve">median </w:t>
      </w:r>
      <w:r w:rsidR="00666573" w:rsidRPr="00AE5D35">
        <w:rPr>
          <w:rFonts w:asciiTheme="minorHAnsi" w:hAnsiTheme="minorHAnsi" w:cstheme="minorHAnsi"/>
          <w:lang w:val="en-US"/>
        </w:rPr>
        <w:t xml:space="preserve">knockdown time to </w:t>
      </w:r>
      <w:r w:rsidR="00F64BA3">
        <w:rPr>
          <w:rFonts w:asciiTheme="minorHAnsi" w:hAnsiTheme="minorHAnsi" w:cstheme="minorHAnsi"/>
          <w:lang w:val="en-US"/>
        </w:rPr>
        <w:t xml:space="preserve">hot </w:t>
      </w:r>
      <w:r w:rsidR="00D06659" w:rsidRPr="00AE5D35">
        <w:rPr>
          <w:rFonts w:asciiTheme="minorHAnsi" w:hAnsiTheme="minorHAnsi" w:cstheme="minorHAnsi"/>
          <w:lang w:val="en-US"/>
        </w:rPr>
        <w:t>of male</w:t>
      </w:r>
      <w:r w:rsidR="004D034F" w:rsidRPr="00AE5D35">
        <w:rPr>
          <w:rFonts w:asciiTheme="minorHAnsi" w:hAnsiTheme="minorHAnsi" w:cstheme="minorHAnsi"/>
          <w:lang w:val="en-US"/>
        </w:rPr>
        <w:t xml:space="preserve"> (MKDHEAT)</w:t>
      </w:r>
      <w:r w:rsidR="00666573" w:rsidRPr="00AE5D35">
        <w:rPr>
          <w:rFonts w:asciiTheme="minorHAnsi" w:hAnsiTheme="minorHAnsi" w:cstheme="minorHAnsi"/>
          <w:lang w:val="en-US"/>
        </w:rPr>
        <w:t xml:space="preserve">, </w:t>
      </w:r>
      <w:r w:rsidR="00D06659" w:rsidRPr="00AE5D35">
        <w:rPr>
          <w:rFonts w:asciiTheme="minorHAnsi" w:hAnsiTheme="minorHAnsi" w:cstheme="minorHAnsi"/>
          <w:lang w:val="en-US"/>
        </w:rPr>
        <w:t>median</w:t>
      </w:r>
      <w:r w:rsidR="00666573" w:rsidRPr="00AE5D35">
        <w:rPr>
          <w:rFonts w:asciiTheme="minorHAnsi" w:hAnsiTheme="minorHAnsi" w:cstheme="minorHAnsi"/>
          <w:lang w:val="en-US"/>
        </w:rPr>
        <w:t xml:space="preserve"> knockdown time to cold</w:t>
      </w:r>
      <w:r w:rsidR="00D06659" w:rsidRPr="00AE5D35">
        <w:rPr>
          <w:rFonts w:asciiTheme="minorHAnsi" w:hAnsiTheme="minorHAnsi" w:cstheme="minorHAnsi"/>
          <w:lang w:val="en-US"/>
        </w:rPr>
        <w:t xml:space="preserve"> of female</w:t>
      </w:r>
      <w:r w:rsidR="004D034F" w:rsidRPr="00AE5D35">
        <w:rPr>
          <w:rFonts w:asciiTheme="minorHAnsi" w:hAnsiTheme="minorHAnsi" w:cstheme="minorHAnsi"/>
          <w:lang w:val="en-US"/>
        </w:rPr>
        <w:t xml:space="preserve"> (FKDCOLD)</w:t>
      </w:r>
      <w:r w:rsidR="00666573" w:rsidRPr="00AE5D35">
        <w:rPr>
          <w:rFonts w:asciiTheme="minorHAnsi" w:hAnsiTheme="minorHAnsi" w:cstheme="minorHAnsi"/>
          <w:lang w:val="en-US"/>
        </w:rPr>
        <w:t>, m</w:t>
      </w:r>
      <w:r w:rsidR="00D06659" w:rsidRPr="00AE5D35">
        <w:rPr>
          <w:rFonts w:asciiTheme="minorHAnsi" w:hAnsiTheme="minorHAnsi" w:cstheme="minorHAnsi"/>
          <w:lang w:val="en-US"/>
        </w:rPr>
        <w:t>edian</w:t>
      </w:r>
      <w:r w:rsidR="00666573" w:rsidRPr="00AE5D35">
        <w:rPr>
          <w:rFonts w:asciiTheme="minorHAnsi" w:hAnsiTheme="minorHAnsi" w:cstheme="minorHAnsi"/>
          <w:lang w:val="en-US"/>
        </w:rPr>
        <w:t xml:space="preserve"> knockdown time to cold</w:t>
      </w:r>
      <w:r w:rsidR="00D06659" w:rsidRPr="00AE5D35">
        <w:rPr>
          <w:rFonts w:asciiTheme="minorHAnsi" w:hAnsiTheme="minorHAnsi" w:cstheme="minorHAnsi"/>
          <w:lang w:val="en-US"/>
        </w:rPr>
        <w:t xml:space="preserve"> of male</w:t>
      </w:r>
      <w:r w:rsidR="004D034F" w:rsidRPr="00AE5D35">
        <w:rPr>
          <w:rFonts w:asciiTheme="minorHAnsi" w:hAnsiTheme="minorHAnsi" w:cstheme="minorHAnsi"/>
          <w:lang w:val="en-US"/>
        </w:rPr>
        <w:t xml:space="preserve"> (MKDCOLD)</w:t>
      </w:r>
      <w:r w:rsidR="00666573" w:rsidRPr="00AE5D35">
        <w:rPr>
          <w:rFonts w:asciiTheme="minorHAnsi" w:hAnsiTheme="minorHAnsi" w:cstheme="minorHAnsi"/>
          <w:lang w:val="en-US"/>
        </w:rPr>
        <w:t xml:space="preserve">, </w:t>
      </w:r>
      <w:r w:rsidR="00D06659" w:rsidRPr="00AE5D35">
        <w:rPr>
          <w:rFonts w:asciiTheme="minorHAnsi" w:hAnsiTheme="minorHAnsi" w:cstheme="minorHAnsi"/>
          <w:lang w:val="en-US"/>
        </w:rPr>
        <w:t>median</w:t>
      </w:r>
      <w:r w:rsidR="00666573" w:rsidRPr="00AE5D35">
        <w:rPr>
          <w:rFonts w:asciiTheme="minorHAnsi" w:hAnsiTheme="minorHAnsi" w:cstheme="minorHAnsi"/>
          <w:lang w:val="en-US"/>
        </w:rPr>
        <w:t xml:space="preserve"> recovery time from cold</w:t>
      </w:r>
      <w:r w:rsidR="00D06659" w:rsidRPr="00AE5D35">
        <w:rPr>
          <w:rFonts w:asciiTheme="minorHAnsi" w:hAnsiTheme="minorHAnsi" w:cstheme="minorHAnsi"/>
          <w:lang w:val="en-US"/>
        </w:rPr>
        <w:t xml:space="preserve"> of female</w:t>
      </w:r>
      <w:r w:rsidR="004D034F" w:rsidRPr="00AE5D35">
        <w:rPr>
          <w:rFonts w:asciiTheme="minorHAnsi" w:hAnsiTheme="minorHAnsi" w:cstheme="minorHAnsi"/>
          <w:lang w:val="en-US"/>
        </w:rPr>
        <w:t xml:space="preserve"> (FRCCOLD)</w:t>
      </w:r>
      <w:r w:rsidR="00666573" w:rsidRPr="00AE5D35">
        <w:rPr>
          <w:rFonts w:asciiTheme="minorHAnsi" w:hAnsiTheme="minorHAnsi" w:cstheme="minorHAnsi"/>
          <w:lang w:val="en-US"/>
        </w:rPr>
        <w:t xml:space="preserve">, </w:t>
      </w:r>
      <w:r w:rsidR="00D06659" w:rsidRPr="00AE5D35">
        <w:rPr>
          <w:rFonts w:asciiTheme="minorHAnsi" w:hAnsiTheme="minorHAnsi" w:cstheme="minorHAnsi"/>
          <w:lang w:val="en-US"/>
        </w:rPr>
        <w:t>median</w:t>
      </w:r>
      <w:r w:rsidR="00666573" w:rsidRPr="00AE5D35">
        <w:rPr>
          <w:rFonts w:asciiTheme="minorHAnsi" w:hAnsiTheme="minorHAnsi" w:cstheme="minorHAnsi"/>
          <w:lang w:val="en-US"/>
        </w:rPr>
        <w:t xml:space="preserve"> recovery time from cold</w:t>
      </w:r>
      <w:r w:rsidR="004D034F" w:rsidRPr="00AE5D35">
        <w:rPr>
          <w:rFonts w:asciiTheme="minorHAnsi" w:hAnsiTheme="minorHAnsi" w:cstheme="minorHAnsi"/>
          <w:lang w:val="en-US"/>
        </w:rPr>
        <w:t xml:space="preserve"> </w:t>
      </w:r>
      <w:r w:rsidR="00D06659" w:rsidRPr="00AE5D35">
        <w:rPr>
          <w:rFonts w:asciiTheme="minorHAnsi" w:hAnsiTheme="minorHAnsi" w:cstheme="minorHAnsi"/>
          <w:lang w:val="en-US"/>
        </w:rPr>
        <w:t xml:space="preserve">of male </w:t>
      </w:r>
      <w:r w:rsidR="004D034F" w:rsidRPr="00AE5D35">
        <w:rPr>
          <w:rFonts w:asciiTheme="minorHAnsi" w:hAnsiTheme="minorHAnsi" w:cstheme="minorHAnsi"/>
          <w:lang w:val="en-US"/>
        </w:rPr>
        <w:t>(MKDCOLD)</w:t>
      </w:r>
      <w:r w:rsidR="00D06659" w:rsidRPr="00AE5D35">
        <w:rPr>
          <w:rFonts w:asciiTheme="minorHAnsi" w:hAnsiTheme="minorHAnsi" w:cstheme="minorHAnsi"/>
          <w:lang w:val="en-US"/>
        </w:rPr>
        <w:t>.</w:t>
      </w:r>
      <w:r w:rsidR="002E2419" w:rsidRPr="00AE5D35">
        <w:rPr>
          <w:rFonts w:asciiTheme="minorHAnsi" w:hAnsiTheme="minorHAnsi" w:cstheme="minorHAnsi"/>
          <w:lang w:val="en-US"/>
        </w:rPr>
        <w:t xml:space="preserve"> </w:t>
      </w:r>
    </w:p>
    <w:p w14:paraId="7BB2128A" w14:textId="77777777" w:rsidR="00C41578" w:rsidRPr="00AE5D35" w:rsidRDefault="00C41578" w:rsidP="00C41578">
      <w:pPr>
        <w:ind w:firstLine="720"/>
        <w:rPr>
          <w:rFonts w:asciiTheme="minorHAnsi" w:hAnsiTheme="minorHAnsi" w:cstheme="minorHAnsi"/>
          <w:lang w:val="en-US"/>
        </w:rPr>
      </w:pPr>
    </w:p>
    <w:p w14:paraId="379AA1A5" w14:textId="77777777" w:rsidR="00D74E6D" w:rsidRPr="00AE5D35" w:rsidRDefault="00D74E6D" w:rsidP="00F837DE">
      <w:pPr>
        <w:rPr>
          <w:rFonts w:asciiTheme="minorHAnsi" w:hAnsiTheme="minorHAnsi" w:cstheme="minorHAnsi"/>
          <w:lang w:val="en-US"/>
        </w:rPr>
      </w:pPr>
    </w:p>
    <w:p w14:paraId="137D9196" w14:textId="366A83EF" w:rsidR="00DF5E54" w:rsidRPr="00AE5D35" w:rsidRDefault="00F837DE" w:rsidP="00F837DE">
      <w:pPr>
        <w:rPr>
          <w:rFonts w:asciiTheme="minorHAnsi" w:hAnsiTheme="minorHAnsi" w:cstheme="minorHAnsi"/>
          <w:b/>
          <w:bCs/>
          <w:lang w:val="en-US"/>
        </w:rPr>
      </w:pPr>
      <w:r w:rsidRPr="00AE5D35">
        <w:rPr>
          <w:rFonts w:asciiTheme="minorHAnsi" w:hAnsiTheme="minorHAnsi" w:cstheme="minorHAnsi"/>
          <w:b/>
          <w:bCs/>
          <w:lang w:val="en-US"/>
        </w:rPr>
        <w:t>Results</w:t>
      </w:r>
    </w:p>
    <w:p w14:paraId="5346DA11" w14:textId="77777777" w:rsidR="00F837DE" w:rsidRPr="00AE5D35" w:rsidRDefault="00F837DE" w:rsidP="00F837DE">
      <w:pPr>
        <w:pStyle w:val="ListParagraph"/>
        <w:numPr>
          <w:ilvl w:val="0"/>
          <w:numId w:val="3"/>
        </w:numPr>
        <w:rPr>
          <w:rFonts w:cstheme="minorHAnsi"/>
          <w:lang w:val="en-US"/>
        </w:rPr>
      </w:pPr>
      <w:r w:rsidRPr="00AE5D35">
        <w:rPr>
          <w:rFonts w:cstheme="minorHAnsi"/>
          <w:lang w:val="en-US"/>
        </w:rPr>
        <w:t>Field distribution</w:t>
      </w:r>
    </w:p>
    <w:p w14:paraId="6028AF51" w14:textId="11698ADE" w:rsidR="00AD277B" w:rsidRPr="00AE5D35" w:rsidRDefault="00CF3A54" w:rsidP="00DF5E54">
      <w:pPr>
        <w:rPr>
          <w:rFonts w:asciiTheme="minorHAnsi" w:hAnsiTheme="minorHAnsi" w:cstheme="minorHAnsi"/>
          <w:lang w:val="en-US"/>
        </w:rPr>
      </w:pPr>
      <w:r w:rsidRPr="00AE5D35">
        <w:rPr>
          <w:rFonts w:asciiTheme="minorHAnsi" w:hAnsiTheme="minorHAnsi" w:cstheme="minorHAnsi"/>
          <w:lang w:val="en-US"/>
        </w:rPr>
        <w:t xml:space="preserve">The </w:t>
      </w:r>
      <w:r w:rsidR="00E61667" w:rsidRPr="00AE5D35">
        <w:rPr>
          <w:rFonts w:asciiTheme="minorHAnsi" w:hAnsiTheme="minorHAnsi" w:cstheme="minorHAnsi"/>
          <w:lang w:val="en-US"/>
        </w:rPr>
        <w:t>nine</w:t>
      </w:r>
      <w:r w:rsidRPr="00AE5D35">
        <w:rPr>
          <w:rFonts w:asciiTheme="minorHAnsi" w:hAnsiTheme="minorHAnsi" w:cstheme="minorHAnsi"/>
          <w:lang w:val="en-US"/>
        </w:rPr>
        <w:t xml:space="preserve"> </w:t>
      </w:r>
      <w:r w:rsidRPr="00AE5D35">
        <w:rPr>
          <w:rFonts w:asciiTheme="minorHAnsi" w:hAnsiTheme="minorHAnsi" w:cstheme="minorHAnsi"/>
          <w:i/>
          <w:iCs/>
          <w:lang w:val="en-US"/>
        </w:rPr>
        <w:t>Drosophila</w:t>
      </w:r>
      <w:r w:rsidRPr="00AE5D35">
        <w:rPr>
          <w:rFonts w:asciiTheme="minorHAnsi" w:hAnsiTheme="minorHAnsi" w:cstheme="minorHAnsi"/>
          <w:lang w:val="en-US"/>
        </w:rPr>
        <w:t xml:space="preserve"> species</w:t>
      </w:r>
      <w:r w:rsidR="00E61667" w:rsidRPr="00AE5D35">
        <w:rPr>
          <w:rFonts w:asciiTheme="minorHAnsi" w:hAnsiTheme="minorHAnsi" w:cstheme="minorHAnsi"/>
          <w:lang w:val="en-US"/>
        </w:rPr>
        <w:t xml:space="preserve"> shown in figure 1a account</w:t>
      </w:r>
      <w:r w:rsidR="00B9437C">
        <w:rPr>
          <w:rFonts w:asciiTheme="minorHAnsi" w:hAnsiTheme="minorHAnsi" w:cstheme="minorHAnsi"/>
          <w:lang w:val="en-US"/>
        </w:rPr>
        <w:t>ed</w:t>
      </w:r>
      <w:r w:rsidR="00E61667" w:rsidRPr="00AE5D35">
        <w:rPr>
          <w:rFonts w:asciiTheme="minorHAnsi" w:hAnsiTheme="minorHAnsi" w:cstheme="minorHAnsi"/>
          <w:lang w:val="en-US"/>
        </w:rPr>
        <w:t xml:space="preserve"> for 9</w:t>
      </w:r>
      <w:r w:rsidR="00D2563A" w:rsidRPr="00AE5D35">
        <w:rPr>
          <w:rFonts w:asciiTheme="minorHAnsi" w:hAnsiTheme="minorHAnsi" w:cstheme="minorHAnsi"/>
          <w:lang w:val="en-US"/>
        </w:rPr>
        <w:t>9</w:t>
      </w:r>
      <w:r w:rsidR="00E61667" w:rsidRPr="00AE5D35">
        <w:rPr>
          <w:rFonts w:asciiTheme="minorHAnsi" w:hAnsiTheme="minorHAnsi" w:cstheme="minorHAnsi"/>
          <w:lang w:val="en-US"/>
        </w:rPr>
        <w:t>% of samples. The proportion of occurrence among low-, medium- and high-altitude sites differ</w:t>
      </w:r>
      <w:r w:rsidR="00B9437C">
        <w:rPr>
          <w:rFonts w:asciiTheme="minorHAnsi" w:hAnsiTheme="minorHAnsi" w:cstheme="minorHAnsi"/>
          <w:lang w:val="en-US"/>
        </w:rPr>
        <w:t>ed</w:t>
      </w:r>
      <w:r w:rsidR="00E61667" w:rsidRPr="00AE5D35">
        <w:rPr>
          <w:rFonts w:asciiTheme="minorHAnsi" w:hAnsiTheme="minorHAnsi" w:cstheme="minorHAnsi"/>
          <w:lang w:val="en-US"/>
        </w:rPr>
        <w:t xml:space="preserve"> among species. </w:t>
      </w:r>
      <w:r w:rsidR="00B87B5E">
        <w:rPr>
          <w:rFonts w:asciiTheme="minorHAnsi" w:hAnsiTheme="minorHAnsi" w:cstheme="minorHAnsi"/>
          <w:lang w:val="en-US"/>
        </w:rPr>
        <w:t>The r</w:t>
      </w:r>
      <w:r w:rsidR="003848BA" w:rsidRPr="00AE5D35">
        <w:rPr>
          <w:rFonts w:asciiTheme="minorHAnsi" w:hAnsiTheme="minorHAnsi" w:cstheme="minorHAnsi"/>
          <w:lang w:val="en-US"/>
        </w:rPr>
        <w:t>egression coefficient evaluate</w:t>
      </w:r>
      <w:r w:rsidR="00B9437C">
        <w:rPr>
          <w:rFonts w:asciiTheme="minorHAnsi" w:hAnsiTheme="minorHAnsi" w:cstheme="minorHAnsi"/>
          <w:lang w:val="en-US"/>
        </w:rPr>
        <w:t>d</w:t>
      </w:r>
      <w:r w:rsidR="003848BA" w:rsidRPr="00AE5D35">
        <w:rPr>
          <w:rFonts w:asciiTheme="minorHAnsi" w:hAnsiTheme="minorHAnsi" w:cstheme="minorHAnsi"/>
          <w:lang w:val="en-US"/>
        </w:rPr>
        <w:t xml:space="preserve"> </w:t>
      </w:r>
      <w:r w:rsidR="00B87B5E">
        <w:rPr>
          <w:rFonts w:asciiTheme="minorHAnsi" w:hAnsiTheme="minorHAnsi" w:cstheme="minorHAnsi"/>
          <w:lang w:val="en-US"/>
        </w:rPr>
        <w:t>how</w:t>
      </w:r>
      <w:r w:rsidR="003848BA" w:rsidRPr="00AE5D35">
        <w:rPr>
          <w:rFonts w:asciiTheme="minorHAnsi" w:hAnsiTheme="minorHAnsi" w:cstheme="minorHAnsi"/>
          <w:lang w:val="en-US"/>
        </w:rPr>
        <w:t xml:space="preserve"> detection probability </w:t>
      </w:r>
      <w:r w:rsidR="00B87B5E">
        <w:rPr>
          <w:rFonts w:asciiTheme="minorHAnsi" w:hAnsiTheme="minorHAnsi" w:cstheme="minorHAnsi"/>
          <w:lang w:val="en-US"/>
        </w:rPr>
        <w:t xml:space="preserve">change </w:t>
      </w:r>
      <w:r w:rsidR="003848BA" w:rsidRPr="00AE5D35">
        <w:rPr>
          <w:rFonts w:asciiTheme="minorHAnsi" w:hAnsiTheme="minorHAnsi" w:cstheme="minorHAnsi"/>
          <w:lang w:val="en-US"/>
        </w:rPr>
        <w:t>along with altitude (</w:t>
      </w:r>
      <w:r w:rsidR="003848BA" w:rsidRPr="002F59E7">
        <w:rPr>
          <w:rFonts w:asciiTheme="minorHAnsi" w:hAnsiTheme="minorHAnsi" w:cstheme="minorHAnsi"/>
          <w:color w:val="000000" w:themeColor="text1"/>
          <w:lang w:val="en-US"/>
        </w:rPr>
        <w:t>supp</w:t>
      </w:r>
      <w:r w:rsidR="00F63904" w:rsidRPr="002F59E7">
        <w:rPr>
          <w:rFonts w:asciiTheme="minorHAnsi" w:hAnsiTheme="minorHAnsi" w:cstheme="minorHAnsi"/>
          <w:color w:val="000000" w:themeColor="text1"/>
          <w:lang w:val="en-US"/>
        </w:rPr>
        <w:t>lementary</w:t>
      </w:r>
      <w:r w:rsidR="003848BA" w:rsidRPr="002F59E7">
        <w:rPr>
          <w:rFonts w:asciiTheme="minorHAnsi" w:hAnsiTheme="minorHAnsi" w:cstheme="minorHAnsi"/>
          <w:color w:val="000000" w:themeColor="text1"/>
          <w:lang w:val="en-US"/>
        </w:rPr>
        <w:t xml:space="preserve"> figure </w:t>
      </w:r>
      <w:r w:rsidR="00F63904" w:rsidRPr="002F59E7">
        <w:rPr>
          <w:rFonts w:asciiTheme="minorHAnsi" w:hAnsiTheme="minorHAnsi" w:cstheme="minorHAnsi"/>
          <w:color w:val="000000" w:themeColor="text1"/>
          <w:lang w:val="en-US"/>
        </w:rPr>
        <w:t>4</w:t>
      </w:r>
      <w:r w:rsidR="003848BA" w:rsidRPr="00AE5D35">
        <w:rPr>
          <w:rFonts w:asciiTheme="minorHAnsi" w:hAnsiTheme="minorHAnsi" w:cstheme="minorHAnsi"/>
          <w:lang w:val="en-US"/>
        </w:rPr>
        <w:t>)</w:t>
      </w:r>
      <w:r w:rsidR="005361E1" w:rsidRPr="00AE5D35">
        <w:rPr>
          <w:rFonts w:asciiTheme="minorHAnsi" w:hAnsiTheme="minorHAnsi" w:cstheme="minorHAnsi"/>
          <w:lang w:val="en-US"/>
        </w:rPr>
        <w:t xml:space="preserve">. </w:t>
      </w:r>
      <w:r w:rsidR="00FB48EB" w:rsidRPr="00AE5D35">
        <w:rPr>
          <w:rFonts w:asciiTheme="minorHAnsi" w:hAnsiTheme="minorHAnsi" w:cstheme="minorHAnsi"/>
          <w:i/>
          <w:iCs/>
          <w:lang w:val="en-US"/>
        </w:rPr>
        <w:t>D. bipectinate</w:t>
      </w:r>
      <w:r w:rsidR="00FB48EB" w:rsidRPr="00AE5D35">
        <w:rPr>
          <w:rFonts w:asciiTheme="minorHAnsi" w:hAnsiTheme="minorHAnsi" w:cstheme="minorHAnsi"/>
          <w:lang w:val="en-US"/>
        </w:rPr>
        <w:t xml:space="preserve"> and </w:t>
      </w:r>
      <w:r w:rsidR="00FB48EB" w:rsidRPr="00AE5D35">
        <w:rPr>
          <w:rFonts w:asciiTheme="minorHAnsi" w:hAnsiTheme="minorHAnsi" w:cstheme="minorHAnsi"/>
          <w:i/>
          <w:iCs/>
          <w:lang w:val="en-US"/>
        </w:rPr>
        <w:t>D.</w:t>
      </w:r>
      <w:r w:rsidR="003848BA" w:rsidRPr="00AE5D35">
        <w:rPr>
          <w:rFonts w:asciiTheme="minorHAnsi" w:hAnsiTheme="minorHAnsi" w:cstheme="minorHAnsi"/>
          <w:i/>
          <w:iCs/>
          <w:lang w:val="en-US"/>
        </w:rPr>
        <w:t xml:space="preserve"> </w:t>
      </w:r>
      <w:r w:rsidR="00FB48EB" w:rsidRPr="00AE5D35">
        <w:rPr>
          <w:rFonts w:asciiTheme="minorHAnsi" w:hAnsiTheme="minorHAnsi" w:cstheme="minorHAnsi"/>
          <w:i/>
          <w:iCs/>
          <w:lang w:val="en-US"/>
        </w:rPr>
        <w:t>pandora</w:t>
      </w:r>
      <w:r w:rsidR="003848BA" w:rsidRPr="00AE5D35">
        <w:rPr>
          <w:rFonts w:asciiTheme="minorHAnsi" w:hAnsiTheme="minorHAnsi" w:cstheme="minorHAnsi"/>
          <w:lang w:val="en-US"/>
        </w:rPr>
        <w:t xml:space="preserve"> </w:t>
      </w:r>
      <w:r w:rsidR="00B9437C">
        <w:rPr>
          <w:rFonts w:asciiTheme="minorHAnsi" w:hAnsiTheme="minorHAnsi" w:cstheme="minorHAnsi"/>
          <w:lang w:val="en-US"/>
        </w:rPr>
        <w:t>were</w:t>
      </w:r>
      <w:r w:rsidR="003848BA" w:rsidRPr="00AE5D35">
        <w:rPr>
          <w:rFonts w:asciiTheme="minorHAnsi" w:hAnsiTheme="minorHAnsi" w:cstheme="minorHAnsi"/>
          <w:lang w:val="en-US"/>
        </w:rPr>
        <w:t xml:space="preserve"> categorized as lowland-biased species</w:t>
      </w:r>
      <w:r w:rsidR="005361E1" w:rsidRPr="00AE5D35">
        <w:rPr>
          <w:rFonts w:asciiTheme="minorHAnsi" w:hAnsiTheme="minorHAnsi" w:cstheme="minorHAnsi"/>
          <w:lang w:val="en-US"/>
        </w:rPr>
        <w:t xml:space="preserve"> with high confidence</w:t>
      </w:r>
      <w:r w:rsidR="00FB48EB" w:rsidRPr="00AE5D35">
        <w:rPr>
          <w:rFonts w:asciiTheme="minorHAnsi" w:hAnsiTheme="minorHAnsi" w:cstheme="minorHAnsi"/>
          <w:lang w:val="en-US"/>
        </w:rPr>
        <w:t xml:space="preserve">. </w:t>
      </w:r>
      <w:r w:rsidR="00FB48EB" w:rsidRPr="00AE5D35">
        <w:rPr>
          <w:rFonts w:asciiTheme="minorHAnsi" w:hAnsiTheme="minorHAnsi" w:cstheme="minorHAnsi"/>
          <w:i/>
          <w:iCs/>
          <w:lang w:val="en-US"/>
        </w:rPr>
        <w:t xml:space="preserve">D. </w:t>
      </w:r>
      <w:proofErr w:type="spellStart"/>
      <w:r w:rsidR="00FB48EB" w:rsidRPr="00AE5D35">
        <w:rPr>
          <w:rFonts w:asciiTheme="minorHAnsi" w:hAnsiTheme="minorHAnsi" w:cstheme="minorHAnsi"/>
          <w:i/>
          <w:iCs/>
          <w:lang w:val="en-US"/>
        </w:rPr>
        <w:t>pseudoananassae</w:t>
      </w:r>
      <w:proofErr w:type="spellEnd"/>
      <w:r w:rsidR="00D447BE" w:rsidRPr="00AE5D35">
        <w:rPr>
          <w:rFonts w:asciiTheme="minorHAnsi" w:hAnsiTheme="minorHAnsi" w:cstheme="minorHAnsi"/>
          <w:lang w:val="en-US"/>
        </w:rPr>
        <w:t xml:space="preserve"> </w:t>
      </w:r>
      <w:r w:rsidR="00B9437C">
        <w:rPr>
          <w:rFonts w:asciiTheme="minorHAnsi" w:hAnsiTheme="minorHAnsi" w:cstheme="minorHAnsi"/>
          <w:lang w:val="en-US"/>
        </w:rPr>
        <w:t>was</w:t>
      </w:r>
      <w:r w:rsidR="00D447BE" w:rsidRPr="00AE5D35">
        <w:rPr>
          <w:rFonts w:asciiTheme="minorHAnsi" w:hAnsiTheme="minorHAnsi" w:cstheme="minorHAnsi"/>
          <w:lang w:val="en-US"/>
        </w:rPr>
        <w:t xml:space="preserve"> most likely to bias towards lowland.</w:t>
      </w:r>
      <w:r w:rsidR="00FB48EB" w:rsidRPr="00AE5D35">
        <w:rPr>
          <w:rFonts w:asciiTheme="minorHAnsi" w:hAnsiTheme="minorHAnsi" w:cstheme="minorHAnsi"/>
          <w:lang w:val="en-US"/>
        </w:rPr>
        <w:t xml:space="preserve"> </w:t>
      </w:r>
      <w:r w:rsidR="00FB48EB" w:rsidRPr="00AE5D35">
        <w:rPr>
          <w:rFonts w:asciiTheme="minorHAnsi" w:hAnsiTheme="minorHAnsi" w:cstheme="minorHAnsi"/>
          <w:i/>
          <w:iCs/>
          <w:lang w:val="en-US"/>
        </w:rPr>
        <w:t xml:space="preserve">D. </w:t>
      </w:r>
      <w:proofErr w:type="spellStart"/>
      <w:r w:rsidR="00FB48EB" w:rsidRPr="00AE5D35">
        <w:rPr>
          <w:rFonts w:asciiTheme="minorHAnsi" w:hAnsiTheme="minorHAnsi" w:cstheme="minorHAnsi"/>
          <w:i/>
          <w:iCs/>
          <w:lang w:val="en-US"/>
        </w:rPr>
        <w:t>rubida</w:t>
      </w:r>
      <w:proofErr w:type="spellEnd"/>
      <w:r w:rsidR="00D447BE" w:rsidRPr="00AE5D35">
        <w:rPr>
          <w:rFonts w:asciiTheme="minorHAnsi" w:hAnsiTheme="minorHAnsi" w:cstheme="minorHAnsi"/>
          <w:lang w:val="en-US"/>
        </w:rPr>
        <w:t xml:space="preserve"> and</w:t>
      </w:r>
      <w:r w:rsidR="00FB48EB" w:rsidRPr="00AE5D35">
        <w:rPr>
          <w:rFonts w:asciiTheme="minorHAnsi" w:hAnsiTheme="minorHAnsi" w:cstheme="minorHAnsi"/>
          <w:lang w:val="en-US"/>
        </w:rPr>
        <w:t xml:space="preserve"> </w:t>
      </w:r>
      <w:r w:rsidR="00FB48EB" w:rsidRPr="00AE5D35">
        <w:rPr>
          <w:rFonts w:asciiTheme="minorHAnsi" w:hAnsiTheme="minorHAnsi" w:cstheme="minorHAnsi"/>
          <w:i/>
          <w:iCs/>
          <w:lang w:val="en-US"/>
        </w:rPr>
        <w:t xml:space="preserve">D. </w:t>
      </w:r>
      <w:proofErr w:type="spellStart"/>
      <w:r w:rsidR="00FB48EB" w:rsidRPr="00AE5D35">
        <w:rPr>
          <w:rFonts w:asciiTheme="minorHAnsi" w:hAnsiTheme="minorHAnsi" w:cstheme="minorHAnsi"/>
          <w:i/>
          <w:iCs/>
          <w:lang w:val="en-US"/>
        </w:rPr>
        <w:t>sulfurigaster</w:t>
      </w:r>
      <w:proofErr w:type="spellEnd"/>
      <w:r w:rsidR="00D447BE" w:rsidRPr="00AE5D35">
        <w:rPr>
          <w:rFonts w:asciiTheme="minorHAnsi" w:hAnsiTheme="minorHAnsi" w:cstheme="minorHAnsi"/>
          <w:lang w:val="en-US"/>
        </w:rPr>
        <w:t xml:space="preserve"> s</w:t>
      </w:r>
      <w:r w:rsidR="00FB48EB" w:rsidRPr="00AE5D35">
        <w:rPr>
          <w:rFonts w:asciiTheme="minorHAnsi" w:hAnsiTheme="minorHAnsi" w:cstheme="minorHAnsi"/>
          <w:lang w:val="en-US"/>
        </w:rPr>
        <w:t>how</w:t>
      </w:r>
      <w:r w:rsidR="00B9437C">
        <w:rPr>
          <w:rFonts w:asciiTheme="minorHAnsi" w:hAnsiTheme="minorHAnsi" w:cstheme="minorHAnsi"/>
          <w:lang w:val="en-US"/>
        </w:rPr>
        <w:t>ed</w:t>
      </w:r>
      <w:r w:rsidR="00FB48EB" w:rsidRPr="00AE5D35">
        <w:rPr>
          <w:rFonts w:asciiTheme="minorHAnsi" w:hAnsiTheme="minorHAnsi" w:cstheme="minorHAnsi"/>
          <w:lang w:val="en-US"/>
        </w:rPr>
        <w:t xml:space="preserve"> no biases in </w:t>
      </w:r>
      <w:r w:rsidR="00D447BE" w:rsidRPr="00AE5D35">
        <w:rPr>
          <w:rFonts w:asciiTheme="minorHAnsi" w:hAnsiTheme="minorHAnsi" w:cstheme="minorHAnsi"/>
          <w:lang w:val="en-US"/>
        </w:rPr>
        <w:t>altitude</w:t>
      </w:r>
      <w:r w:rsidR="00FB48EB" w:rsidRPr="00AE5D35">
        <w:rPr>
          <w:rFonts w:asciiTheme="minorHAnsi" w:hAnsiTheme="minorHAnsi" w:cstheme="minorHAnsi"/>
          <w:lang w:val="en-US"/>
        </w:rPr>
        <w:t>.</w:t>
      </w:r>
      <w:r w:rsidR="00D447BE" w:rsidRPr="00AE5D35">
        <w:rPr>
          <w:rFonts w:asciiTheme="minorHAnsi" w:hAnsiTheme="minorHAnsi" w:cstheme="minorHAnsi"/>
          <w:lang w:val="en-US"/>
        </w:rPr>
        <w:t xml:space="preserve"> </w:t>
      </w:r>
      <w:r w:rsidR="00D447BE" w:rsidRPr="00AE5D35">
        <w:rPr>
          <w:rFonts w:asciiTheme="minorHAnsi" w:hAnsiTheme="minorHAnsi" w:cstheme="minorHAnsi"/>
          <w:i/>
          <w:iCs/>
          <w:lang w:val="en-US"/>
        </w:rPr>
        <w:t xml:space="preserve">D. </w:t>
      </w:r>
      <w:proofErr w:type="spellStart"/>
      <w:r w:rsidR="00D447BE" w:rsidRPr="00AE5D35">
        <w:rPr>
          <w:rFonts w:asciiTheme="minorHAnsi" w:hAnsiTheme="minorHAnsi" w:cstheme="minorHAnsi"/>
          <w:i/>
          <w:iCs/>
          <w:lang w:val="en-US"/>
        </w:rPr>
        <w:t>birchii</w:t>
      </w:r>
      <w:proofErr w:type="spellEnd"/>
      <w:r w:rsidR="00FB48EB" w:rsidRPr="00AE5D35">
        <w:rPr>
          <w:rFonts w:asciiTheme="minorHAnsi" w:hAnsiTheme="minorHAnsi" w:cstheme="minorHAnsi"/>
          <w:lang w:val="en-US"/>
        </w:rPr>
        <w:t xml:space="preserve"> </w:t>
      </w:r>
      <w:r w:rsidR="00B9437C">
        <w:rPr>
          <w:rFonts w:asciiTheme="minorHAnsi" w:hAnsiTheme="minorHAnsi" w:cstheme="minorHAnsi"/>
          <w:lang w:val="en-US"/>
        </w:rPr>
        <w:t>was</w:t>
      </w:r>
      <w:r w:rsidR="00D447BE" w:rsidRPr="00AE5D35">
        <w:rPr>
          <w:rFonts w:asciiTheme="minorHAnsi" w:hAnsiTheme="minorHAnsi" w:cstheme="minorHAnsi"/>
          <w:lang w:val="en-US"/>
        </w:rPr>
        <w:t xml:space="preserve"> most likely to bias towards highland. </w:t>
      </w:r>
      <w:r w:rsidR="00FB48EB" w:rsidRPr="00AE5D35">
        <w:rPr>
          <w:rFonts w:asciiTheme="minorHAnsi" w:hAnsiTheme="minorHAnsi" w:cstheme="minorHAnsi"/>
          <w:i/>
          <w:iCs/>
          <w:lang w:val="en-US"/>
        </w:rPr>
        <w:t xml:space="preserve">D. </w:t>
      </w:r>
      <w:proofErr w:type="spellStart"/>
      <w:r w:rsidR="00FB48EB" w:rsidRPr="00AE5D35">
        <w:rPr>
          <w:rFonts w:asciiTheme="minorHAnsi" w:hAnsiTheme="minorHAnsi" w:cstheme="minorHAnsi"/>
          <w:i/>
          <w:iCs/>
          <w:lang w:val="en-US"/>
        </w:rPr>
        <w:t>palidifrons</w:t>
      </w:r>
      <w:proofErr w:type="spellEnd"/>
      <w:r w:rsidR="00FB48EB" w:rsidRPr="00AE5D35">
        <w:rPr>
          <w:rFonts w:asciiTheme="minorHAnsi" w:hAnsiTheme="minorHAnsi" w:cstheme="minorHAnsi"/>
          <w:lang w:val="en-US"/>
        </w:rPr>
        <w:t xml:space="preserve"> and </w:t>
      </w:r>
      <w:r w:rsidR="00FB48EB" w:rsidRPr="00AE5D35">
        <w:rPr>
          <w:rFonts w:asciiTheme="minorHAnsi" w:hAnsiTheme="minorHAnsi" w:cstheme="minorHAnsi"/>
          <w:i/>
          <w:iCs/>
          <w:lang w:val="en-US"/>
        </w:rPr>
        <w:t xml:space="preserve">D. </w:t>
      </w:r>
      <w:proofErr w:type="spellStart"/>
      <w:r w:rsidR="00FB48EB" w:rsidRPr="00AE5D35">
        <w:rPr>
          <w:rFonts w:asciiTheme="minorHAnsi" w:hAnsiTheme="minorHAnsi" w:cstheme="minorHAnsi"/>
          <w:i/>
          <w:iCs/>
          <w:lang w:val="en-US"/>
        </w:rPr>
        <w:t>pseudotakahashii</w:t>
      </w:r>
      <w:proofErr w:type="spellEnd"/>
      <w:r w:rsidR="00FB48EB" w:rsidRPr="00AE5D35">
        <w:rPr>
          <w:rFonts w:asciiTheme="minorHAnsi" w:hAnsiTheme="minorHAnsi" w:cstheme="minorHAnsi"/>
          <w:lang w:val="en-US"/>
        </w:rPr>
        <w:t xml:space="preserve"> </w:t>
      </w:r>
      <w:r w:rsidR="00B9437C">
        <w:rPr>
          <w:rFonts w:asciiTheme="minorHAnsi" w:hAnsiTheme="minorHAnsi" w:cstheme="minorHAnsi"/>
          <w:lang w:val="en-US"/>
        </w:rPr>
        <w:t>were</w:t>
      </w:r>
      <w:r w:rsidR="00FB48EB" w:rsidRPr="00AE5D35">
        <w:rPr>
          <w:rFonts w:asciiTheme="minorHAnsi" w:hAnsiTheme="minorHAnsi" w:cstheme="minorHAnsi"/>
          <w:lang w:val="en-US"/>
        </w:rPr>
        <w:t xml:space="preserve"> significantly enriched in high altitude</w:t>
      </w:r>
      <w:r w:rsidR="00B87B5E">
        <w:rPr>
          <w:rFonts w:asciiTheme="minorHAnsi" w:hAnsiTheme="minorHAnsi" w:cstheme="minorHAnsi"/>
          <w:lang w:val="en-US"/>
        </w:rPr>
        <w:t>s</w:t>
      </w:r>
      <w:r w:rsidR="00FB48EB" w:rsidRPr="00AE5D35">
        <w:rPr>
          <w:rFonts w:asciiTheme="minorHAnsi" w:hAnsiTheme="minorHAnsi" w:cstheme="minorHAnsi"/>
          <w:lang w:val="en-US"/>
        </w:rPr>
        <w:t xml:space="preserve">. </w:t>
      </w:r>
      <w:r w:rsidR="00E6064D" w:rsidRPr="00AE5D35">
        <w:rPr>
          <w:rFonts w:asciiTheme="minorHAnsi" w:hAnsiTheme="minorHAnsi" w:cstheme="minorHAnsi"/>
          <w:lang w:val="en-US"/>
        </w:rPr>
        <w:t xml:space="preserve">There were </w:t>
      </w:r>
      <w:r w:rsidR="003848BA" w:rsidRPr="00AE5D35">
        <w:rPr>
          <w:rFonts w:asciiTheme="minorHAnsi" w:hAnsiTheme="minorHAnsi" w:cstheme="minorHAnsi"/>
          <w:lang w:val="en-US"/>
        </w:rPr>
        <w:t xml:space="preserve">only </w:t>
      </w:r>
      <w:r w:rsidR="00E61667" w:rsidRPr="00AE5D35">
        <w:rPr>
          <w:rFonts w:asciiTheme="minorHAnsi" w:hAnsiTheme="minorHAnsi" w:cstheme="minorHAnsi"/>
          <w:lang w:val="en-US"/>
        </w:rPr>
        <w:t>six</w:t>
      </w:r>
      <w:r w:rsidR="00E6064D" w:rsidRPr="00AE5D35">
        <w:rPr>
          <w:rFonts w:asciiTheme="minorHAnsi" w:hAnsiTheme="minorHAnsi" w:cstheme="minorHAnsi"/>
          <w:lang w:val="en-US"/>
        </w:rPr>
        <w:t xml:space="preserve"> samples of BUN </w:t>
      </w:r>
      <w:r w:rsidR="003848BA" w:rsidRPr="00AE5D35">
        <w:rPr>
          <w:rFonts w:asciiTheme="minorHAnsi" w:hAnsiTheme="minorHAnsi" w:cstheme="minorHAnsi"/>
          <w:lang w:val="en-US"/>
        </w:rPr>
        <w:t>sampled</w:t>
      </w:r>
      <w:r w:rsidR="00301A69" w:rsidRPr="00AE5D35">
        <w:rPr>
          <w:rFonts w:asciiTheme="minorHAnsi" w:hAnsiTheme="minorHAnsi" w:cstheme="minorHAnsi"/>
          <w:lang w:val="en-US"/>
        </w:rPr>
        <w:t xml:space="preserve"> in our survey</w:t>
      </w:r>
      <w:r w:rsidR="00E6064D" w:rsidRPr="00AE5D35">
        <w:rPr>
          <w:rFonts w:asciiTheme="minorHAnsi" w:hAnsiTheme="minorHAnsi" w:cstheme="minorHAnsi"/>
          <w:lang w:val="en-US"/>
        </w:rPr>
        <w:t>, which m</w:t>
      </w:r>
      <w:r w:rsidR="00B9437C">
        <w:rPr>
          <w:rFonts w:asciiTheme="minorHAnsi" w:hAnsiTheme="minorHAnsi" w:cstheme="minorHAnsi"/>
          <w:lang w:val="en-US"/>
        </w:rPr>
        <w:t>ight</w:t>
      </w:r>
      <w:r w:rsidR="00E6064D" w:rsidRPr="00AE5D35">
        <w:rPr>
          <w:rFonts w:asciiTheme="minorHAnsi" w:hAnsiTheme="minorHAnsi" w:cstheme="minorHAnsi"/>
          <w:lang w:val="en-US"/>
        </w:rPr>
        <w:t xml:space="preserve"> explain the </w:t>
      </w:r>
      <w:r w:rsidR="003848BA" w:rsidRPr="00AE5D35">
        <w:rPr>
          <w:rFonts w:asciiTheme="minorHAnsi" w:hAnsiTheme="minorHAnsi" w:cstheme="minorHAnsi"/>
          <w:lang w:val="en-US"/>
        </w:rPr>
        <w:t xml:space="preserve">peculiar value </w:t>
      </w:r>
      <w:r w:rsidR="00E6064D" w:rsidRPr="00AE5D35">
        <w:rPr>
          <w:rFonts w:asciiTheme="minorHAnsi" w:hAnsiTheme="minorHAnsi" w:cstheme="minorHAnsi"/>
          <w:lang w:val="en-US"/>
        </w:rPr>
        <w:t>of its estimated coefficient</w:t>
      </w:r>
      <w:r w:rsidR="003848BA" w:rsidRPr="00AE5D35">
        <w:rPr>
          <w:rFonts w:asciiTheme="minorHAnsi" w:hAnsiTheme="minorHAnsi" w:cstheme="minorHAnsi"/>
          <w:lang w:val="en-US"/>
        </w:rPr>
        <w:t xml:space="preserve"> (coefficient = -</w:t>
      </w:r>
      <w:r w:rsidR="00554385" w:rsidRPr="00AE5D35">
        <w:rPr>
          <w:rFonts w:asciiTheme="minorHAnsi" w:hAnsiTheme="minorHAnsi" w:cstheme="minorHAnsi"/>
          <w:lang w:val="en-US"/>
        </w:rPr>
        <w:t>69</w:t>
      </w:r>
      <w:r w:rsidR="00921B17" w:rsidRPr="00AE5D35">
        <w:rPr>
          <w:rFonts w:asciiTheme="minorHAnsi" w:hAnsiTheme="minorHAnsi" w:cstheme="minorHAnsi"/>
          <w:lang w:val="en-US"/>
        </w:rPr>
        <w:t>, not shown in figure 1b</w:t>
      </w:r>
      <w:r w:rsidR="003848BA" w:rsidRPr="00AE5D35">
        <w:rPr>
          <w:rFonts w:asciiTheme="minorHAnsi" w:hAnsiTheme="minorHAnsi" w:cstheme="minorHAnsi"/>
          <w:lang w:val="en-US"/>
        </w:rPr>
        <w:t xml:space="preserve">) and its large standard error (se = </w:t>
      </w:r>
      <w:r w:rsidR="00554385" w:rsidRPr="00AE5D35">
        <w:rPr>
          <w:rFonts w:asciiTheme="minorHAnsi" w:hAnsiTheme="minorHAnsi" w:cstheme="minorHAnsi"/>
          <w:lang w:val="en-US"/>
        </w:rPr>
        <w:t>21603</w:t>
      </w:r>
      <w:r w:rsidR="003848BA" w:rsidRPr="00AE5D35">
        <w:rPr>
          <w:rFonts w:asciiTheme="minorHAnsi" w:hAnsiTheme="minorHAnsi" w:cstheme="minorHAnsi"/>
          <w:lang w:val="en-US"/>
        </w:rPr>
        <w:t>)</w:t>
      </w:r>
      <w:r w:rsidR="00E6064D" w:rsidRPr="00AE5D35">
        <w:rPr>
          <w:rFonts w:asciiTheme="minorHAnsi" w:hAnsiTheme="minorHAnsi" w:cstheme="minorHAnsi"/>
          <w:lang w:val="en-US"/>
        </w:rPr>
        <w:t xml:space="preserve">. </w:t>
      </w:r>
      <w:commentRangeStart w:id="280"/>
      <w:commentRangeStart w:id="281"/>
      <w:r w:rsidR="00E6064D" w:rsidRPr="00AE5D35">
        <w:rPr>
          <w:rFonts w:asciiTheme="minorHAnsi" w:hAnsiTheme="minorHAnsi" w:cstheme="minorHAnsi"/>
          <w:lang w:val="en-US"/>
        </w:rPr>
        <w:t xml:space="preserve">Nevertheless, BUN </w:t>
      </w:r>
      <w:r w:rsidR="00921B17" w:rsidRPr="00AE5D35">
        <w:rPr>
          <w:rFonts w:asciiTheme="minorHAnsi" w:hAnsiTheme="minorHAnsi" w:cstheme="minorHAnsi"/>
          <w:lang w:val="en-US"/>
        </w:rPr>
        <w:t>has been</w:t>
      </w:r>
      <w:r w:rsidR="00E6064D" w:rsidRPr="00AE5D35">
        <w:rPr>
          <w:rFonts w:asciiTheme="minorHAnsi" w:hAnsiTheme="minorHAnsi" w:cstheme="minorHAnsi"/>
          <w:lang w:val="en-US"/>
        </w:rPr>
        <w:t xml:space="preserve"> </w:t>
      </w:r>
      <w:r w:rsidR="003C5BBA" w:rsidRPr="00AE5D35">
        <w:rPr>
          <w:rFonts w:asciiTheme="minorHAnsi" w:hAnsiTheme="minorHAnsi" w:cstheme="minorHAnsi"/>
          <w:lang w:val="en-US"/>
        </w:rPr>
        <w:t>categorized</w:t>
      </w:r>
      <w:r w:rsidR="00E6064D" w:rsidRPr="00AE5D35">
        <w:rPr>
          <w:rFonts w:asciiTheme="minorHAnsi" w:hAnsiTheme="minorHAnsi" w:cstheme="minorHAnsi"/>
          <w:lang w:val="en-US"/>
        </w:rPr>
        <w:t xml:space="preserve"> as lowland-biased species</w:t>
      </w:r>
      <w:commentRangeEnd w:id="280"/>
      <w:r w:rsidR="00B9437C">
        <w:rPr>
          <w:rStyle w:val="CommentReference"/>
          <w:rFonts w:asciiTheme="minorHAnsi" w:eastAsiaTheme="minorHAnsi" w:hAnsiTheme="minorHAnsi" w:cstheme="minorBidi"/>
          <w:lang w:eastAsia="en-US"/>
        </w:rPr>
        <w:commentReference w:id="280"/>
      </w:r>
      <w:commentRangeEnd w:id="281"/>
      <w:r w:rsidR="00160C58">
        <w:rPr>
          <w:rStyle w:val="CommentReference"/>
          <w:rFonts w:asciiTheme="minorHAnsi" w:eastAsiaTheme="minorHAnsi" w:hAnsiTheme="minorHAnsi" w:cstheme="minorBidi"/>
          <w:lang w:eastAsia="en-US"/>
        </w:rPr>
        <w:commentReference w:id="281"/>
      </w:r>
      <w:r w:rsidR="00E6064D" w:rsidRPr="00AE5D35">
        <w:rPr>
          <w:rFonts w:asciiTheme="minorHAnsi" w:hAnsiTheme="minorHAnsi" w:cstheme="minorHAnsi"/>
          <w:lang w:val="en-US"/>
        </w:rPr>
        <w:t xml:space="preserve">. </w:t>
      </w:r>
      <w:r w:rsidR="001E5C45" w:rsidRPr="00AE5D35">
        <w:rPr>
          <w:rFonts w:asciiTheme="minorHAnsi" w:hAnsiTheme="minorHAnsi" w:cstheme="minorHAnsi"/>
          <w:lang w:val="en-US"/>
        </w:rPr>
        <w:t xml:space="preserve"> </w:t>
      </w:r>
    </w:p>
    <w:p w14:paraId="13DA9AE8" w14:textId="4E270859" w:rsidR="001E5C45" w:rsidRPr="00AE5D35" w:rsidRDefault="001E5C45" w:rsidP="001E5C45">
      <w:pPr>
        <w:ind w:firstLine="720"/>
        <w:rPr>
          <w:rFonts w:asciiTheme="minorHAnsi" w:hAnsiTheme="minorHAnsi" w:cstheme="minorHAnsi"/>
          <w:lang w:val="en-US"/>
        </w:rPr>
      </w:pPr>
      <w:r w:rsidRPr="00AE5D35">
        <w:rPr>
          <w:rFonts w:asciiTheme="minorHAnsi" w:hAnsiTheme="minorHAnsi" w:cstheme="minorHAnsi"/>
          <w:lang w:val="en-US"/>
        </w:rPr>
        <w:t xml:space="preserve">Values of the </w:t>
      </w:r>
      <w:r w:rsidR="007D05A1" w:rsidRPr="00AE5D35">
        <w:rPr>
          <w:rFonts w:asciiTheme="minorHAnsi" w:hAnsiTheme="minorHAnsi" w:cstheme="minorHAnsi"/>
          <w:lang w:val="en-US"/>
        </w:rPr>
        <w:t xml:space="preserve">regression </w:t>
      </w:r>
      <w:r w:rsidRPr="00AE5D35">
        <w:rPr>
          <w:rFonts w:asciiTheme="minorHAnsi" w:hAnsiTheme="minorHAnsi" w:cstheme="minorHAnsi"/>
          <w:lang w:val="en-US"/>
        </w:rPr>
        <w:t>coefficients correlate</w:t>
      </w:r>
      <w:r w:rsidR="00B9437C">
        <w:rPr>
          <w:rFonts w:asciiTheme="minorHAnsi" w:hAnsiTheme="minorHAnsi" w:cstheme="minorHAnsi"/>
          <w:lang w:val="en-US"/>
        </w:rPr>
        <w:t>d</w:t>
      </w:r>
      <w:r w:rsidRPr="00AE5D35">
        <w:rPr>
          <w:rFonts w:asciiTheme="minorHAnsi" w:hAnsiTheme="minorHAnsi" w:cstheme="minorHAnsi"/>
          <w:lang w:val="en-US"/>
        </w:rPr>
        <w:t xml:space="preserve"> tightly with the </w:t>
      </w:r>
      <w:r w:rsidR="00FB48EB" w:rsidRPr="00AE5D35">
        <w:rPr>
          <w:rFonts w:asciiTheme="minorHAnsi" w:hAnsiTheme="minorHAnsi" w:cstheme="minorHAnsi"/>
          <w:lang w:val="en-US"/>
        </w:rPr>
        <w:t xml:space="preserve">mean </w:t>
      </w:r>
      <w:r w:rsidR="00E61667" w:rsidRPr="00AE5D35">
        <w:rPr>
          <w:rFonts w:asciiTheme="minorHAnsi" w:hAnsiTheme="minorHAnsi" w:cstheme="minorHAnsi"/>
          <w:lang w:val="en-US"/>
        </w:rPr>
        <w:t xml:space="preserve">relative </w:t>
      </w:r>
      <w:r w:rsidR="00FB48EB" w:rsidRPr="00AE5D35">
        <w:rPr>
          <w:rFonts w:asciiTheme="minorHAnsi" w:hAnsiTheme="minorHAnsi" w:cstheme="minorHAnsi"/>
          <w:lang w:val="en-US"/>
        </w:rPr>
        <w:t>altitude (</w:t>
      </w:r>
      <w:proofErr w:type="spellStart"/>
      <w:r w:rsidR="00FB48EB" w:rsidRPr="00AE5D35">
        <w:rPr>
          <w:rFonts w:asciiTheme="minorHAnsi" w:hAnsiTheme="minorHAnsi" w:cstheme="minorHAnsi"/>
          <w:lang w:val="en-US"/>
        </w:rPr>
        <w:t>hIndex</w:t>
      </w:r>
      <w:proofErr w:type="spellEnd"/>
      <w:r w:rsidR="00FB48EB" w:rsidRPr="00AE5D35">
        <w:rPr>
          <w:rFonts w:asciiTheme="minorHAnsi" w:hAnsiTheme="minorHAnsi" w:cstheme="minorHAnsi"/>
          <w:lang w:val="en-US"/>
        </w:rPr>
        <w:t xml:space="preserve">) of species distribution </w:t>
      </w:r>
      <w:r w:rsidRPr="00AE5D35">
        <w:rPr>
          <w:rFonts w:asciiTheme="minorHAnsi" w:hAnsiTheme="minorHAnsi" w:cstheme="minorHAnsi"/>
          <w:lang w:val="en-US"/>
        </w:rPr>
        <w:t>(</w:t>
      </w:r>
      <w:r w:rsidR="007D05A1" w:rsidRPr="00AE5D35">
        <w:rPr>
          <w:rFonts w:asciiTheme="minorHAnsi" w:hAnsiTheme="minorHAnsi" w:cstheme="minorHAnsi"/>
          <w:lang w:val="en-US"/>
        </w:rPr>
        <w:t>rho = 0.98, p-value &lt; 0.001</w:t>
      </w:r>
      <w:r w:rsidR="00B9437C">
        <w:rPr>
          <w:rFonts w:asciiTheme="minorHAnsi" w:hAnsiTheme="minorHAnsi" w:cstheme="minorHAnsi"/>
          <w:lang w:val="en-US"/>
        </w:rPr>
        <w:t xml:space="preserve">, </w:t>
      </w:r>
      <w:r w:rsidR="00B9437C" w:rsidRPr="00AE5D35">
        <w:rPr>
          <w:rFonts w:asciiTheme="minorHAnsi" w:hAnsiTheme="minorHAnsi" w:cstheme="minorHAnsi"/>
          <w:lang w:val="en-US"/>
        </w:rPr>
        <w:t>Spearman’s rank</w:t>
      </w:r>
      <w:r w:rsidR="00B9437C">
        <w:rPr>
          <w:rFonts w:asciiTheme="minorHAnsi" w:hAnsiTheme="minorHAnsi" w:cstheme="minorHAnsi"/>
          <w:lang w:val="en-US"/>
        </w:rPr>
        <w:t xml:space="preserve"> test</w:t>
      </w:r>
      <w:r w:rsidRPr="00AE5D35">
        <w:rPr>
          <w:rFonts w:asciiTheme="minorHAnsi" w:hAnsiTheme="minorHAnsi" w:cstheme="minorHAnsi"/>
          <w:lang w:val="en-US"/>
        </w:rPr>
        <w:t>). For simplification, the</w:t>
      </w:r>
      <w:r w:rsidR="001A6174" w:rsidRPr="00AE5D35">
        <w:rPr>
          <w:rFonts w:asciiTheme="minorHAnsi" w:hAnsiTheme="minorHAnsi" w:cstheme="minorHAnsi"/>
          <w:lang w:val="en-US"/>
        </w:rPr>
        <w:t xml:space="preserve"> </w:t>
      </w:r>
      <w:proofErr w:type="spellStart"/>
      <w:r w:rsidR="00FB48EB" w:rsidRPr="00AE5D35">
        <w:rPr>
          <w:rFonts w:asciiTheme="minorHAnsi" w:hAnsiTheme="minorHAnsi" w:cstheme="minorHAnsi"/>
          <w:lang w:val="en-US"/>
        </w:rPr>
        <w:t>hIndex</w:t>
      </w:r>
      <w:proofErr w:type="spellEnd"/>
      <w:r w:rsidRPr="00AE5D35">
        <w:rPr>
          <w:rFonts w:asciiTheme="minorHAnsi" w:hAnsiTheme="minorHAnsi" w:cstheme="minorHAnsi"/>
          <w:lang w:val="en-US"/>
        </w:rPr>
        <w:t xml:space="preserve"> </w:t>
      </w:r>
      <w:r w:rsidR="00FB48EB" w:rsidRPr="00AE5D35">
        <w:rPr>
          <w:rFonts w:asciiTheme="minorHAnsi" w:hAnsiTheme="minorHAnsi" w:cstheme="minorHAnsi"/>
          <w:lang w:val="en-US"/>
        </w:rPr>
        <w:t>was</w:t>
      </w:r>
      <w:r w:rsidRPr="00AE5D35">
        <w:rPr>
          <w:rFonts w:asciiTheme="minorHAnsi" w:hAnsiTheme="minorHAnsi" w:cstheme="minorHAnsi"/>
          <w:lang w:val="en-US"/>
        </w:rPr>
        <w:t xml:space="preserve"> used to represent </w:t>
      </w:r>
      <w:r w:rsidR="00B87B5E">
        <w:rPr>
          <w:rFonts w:asciiTheme="minorHAnsi" w:hAnsiTheme="minorHAnsi" w:cstheme="minorHAnsi"/>
          <w:lang w:val="en-US"/>
        </w:rPr>
        <w:t xml:space="preserve">the </w:t>
      </w:r>
      <w:r w:rsidRPr="00AE5D35">
        <w:rPr>
          <w:rFonts w:asciiTheme="minorHAnsi" w:hAnsiTheme="minorHAnsi" w:cstheme="minorHAnsi"/>
          <w:lang w:val="en-US"/>
        </w:rPr>
        <w:t xml:space="preserve">distribution pattern in the </w:t>
      </w:r>
      <w:r w:rsidR="001A6174" w:rsidRPr="00AE5D35">
        <w:rPr>
          <w:rFonts w:asciiTheme="minorHAnsi" w:hAnsiTheme="minorHAnsi" w:cstheme="minorHAnsi"/>
          <w:lang w:val="en-US"/>
        </w:rPr>
        <w:t>following</w:t>
      </w:r>
      <w:r w:rsidRPr="00AE5D35">
        <w:rPr>
          <w:rFonts w:asciiTheme="minorHAnsi" w:hAnsiTheme="minorHAnsi" w:cstheme="minorHAnsi"/>
          <w:lang w:val="en-US"/>
        </w:rPr>
        <w:t xml:space="preserve"> analysis.</w:t>
      </w:r>
    </w:p>
    <w:p w14:paraId="6687A9B8" w14:textId="77777777" w:rsidR="00DE6D7A" w:rsidRPr="00AE5D35" w:rsidRDefault="00DE6D7A" w:rsidP="00DF5E54">
      <w:pPr>
        <w:rPr>
          <w:rFonts w:asciiTheme="minorHAnsi" w:hAnsiTheme="minorHAnsi" w:cstheme="minorHAnsi"/>
          <w:lang w:val="en-US"/>
        </w:rPr>
      </w:pPr>
    </w:p>
    <w:p w14:paraId="7D86E89B" w14:textId="77777777" w:rsidR="00F837DE" w:rsidRPr="00AE5D35" w:rsidRDefault="00EF605A" w:rsidP="00F837DE">
      <w:pPr>
        <w:pStyle w:val="ListParagraph"/>
        <w:numPr>
          <w:ilvl w:val="0"/>
          <w:numId w:val="3"/>
        </w:numPr>
        <w:rPr>
          <w:rFonts w:cstheme="minorHAnsi"/>
          <w:lang w:val="en-US"/>
        </w:rPr>
      </w:pPr>
      <w:r w:rsidRPr="00AE5D35">
        <w:rPr>
          <w:rFonts w:cstheme="minorHAnsi"/>
          <w:lang w:val="en-US"/>
        </w:rPr>
        <w:t>Reproductive thermal performance</w:t>
      </w:r>
    </w:p>
    <w:p w14:paraId="79C31363" w14:textId="6F6E1E4C" w:rsidR="006123A7" w:rsidRPr="00AE5D35" w:rsidRDefault="00DA38C1" w:rsidP="008903D2">
      <w:pPr>
        <w:rPr>
          <w:rFonts w:asciiTheme="minorHAnsi" w:hAnsiTheme="minorHAnsi" w:cstheme="minorHAnsi"/>
          <w:lang w:val="en-US"/>
        </w:rPr>
      </w:pPr>
      <w:r>
        <w:rPr>
          <w:rFonts w:asciiTheme="minorHAnsi" w:hAnsiTheme="minorHAnsi" w:cstheme="minorHAnsi"/>
          <w:lang w:val="en-US"/>
        </w:rPr>
        <w:t>The t</w:t>
      </w:r>
      <w:r w:rsidR="008903D2" w:rsidRPr="00AE5D35">
        <w:rPr>
          <w:rFonts w:asciiTheme="minorHAnsi" w:hAnsiTheme="minorHAnsi" w:cstheme="minorHAnsi"/>
          <w:lang w:val="en-US"/>
        </w:rPr>
        <w:t xml:space="preserve">hermal performance curve, measured by combined </w:t>
      </w:r>
      <w:r w:rsidR="000D7C3B" w:rsidRPr="00AE5D35">
        <w:rPr>
          <w:rFonts w:asciiTheme="minorHAnsi" w:hAnsiTheme="minorHAnsi" w:cstheme="minorHAnsi"/>
          <w:lang w:val="en-US"/>
        </w:rPr>
        <w:t xml:space="preserve">daily </w:t>
      </w:r>
      <w:r w:rsidR="008903D2" w:rsidRPr="00AE5D35">
        <w:rPr>
          <w:rFonts w:asciiTheme="minorHAnsi" w:hAnsiTheme="minorHAnsi" w:cstheme="minorHAnsi"/>
          <w:lang w:val="en-US"/>
        </w:rPr>
        <w:t xml:space="preserve">fecundity, is shown in </w:t>
      </w:r>
      <w:r w:rsidR="007619C0" w:rsidRPr="00AE5D35">
        <w:rPr>
          <w:rFonts w:asciiTheme="minorHAnsi" w:hAnsiTheme="minorHAnsi" w:cstheme="minorHAnsi"/>
          <w:lang w:val="en-US"/>
        </w:rPr>
        <w:t>figure</w:t>
      </w:r>
      <w:r w:rsidR="008903D2" w:rsidRPr="00AE5D35">
        <w:rPr>
          <w:rFonts w:asciiTheme="minorHAnsi" w:hAnsiTheme="minorHAnsi" w:cstheme="minorHAnsi"/>
          <w:lang w:val="en-US"/>
        </w:rPr>
        <w:t xml:space="preserve"> 2</w:t>
      </w:r>
      <w:r w:rsidR="00206969" w:rsidRPr="00AE5D35">
        <w:rPr>
          <w:rFonts w:asciiTheme="minorHAnsi" w:hAnsiTheme="minorHAnsi" w:cstheme="minorHAnsi"/>
          <w:lang w:val="en-US"/>
        </w:rPr>
        <w:t xml:space="preserve"> </w:t>
      </w:r>
      <w:r w:rsidR="00206969" w:rsidRPr="002F59E7">
        <w:rPr>
          <w:rFonts w:asciiTheme="minorHAnsi" w:hAnsiTheme="minorHAnsi" w:cstheme="minorHAnsi"/>
          <w:color w:val="000000" w:themeColor="text1"/>
          <w:lang w:val="en-US"/>
        </w:rPr>
        <w:t xml:space="preserve">(supplementary figure 5 </w:t>
      </w:r>
      <w:r w:rsidR="00206969" w:rsidRPr="00AE5D35">
        <w:rPr>
          <w:rFonts w:asciiTheme="minorHAnsi" w:hAnsiTheme="minorHAnsi" w:cstheme="minorHAnsi"/>
          <w:lang w:val="en-US"/>
        </w:rPr>
        <w:t>show</w:t>
      </w:r>
      <w:r w:rsidR="00B9437C">
        <w:rPr>
          <w:rFonts w:asciiTheme="minorHAnsi" w:hAnsiTheme="minorHAnsi" w:cstheme="minorHAnsi"/>
          <w:lang w:val="en-US"/>
        </w:rPr>
        <w:t>s</w:t>
      </w:r>
      <w:r w:rsidR="00206969" w:rsidRPr="00AE5D35">
        <w:rPr>
          <w:rFonts w:asciiTheme="minorHAnsi" w:hAnsiTheme="minorHAnsi" w:cstheme="minorHAnsi"/>
          <w:lang w:val="en-US"/>
        </w:rPr>
        <w:t xml:space="preserve"> data points and fitted curve for individual species).</w:t>
      </w:r>
      <w:r w:rsidR="008903D2" w:rsidRPr="00AE5D35">
        <w:rPr>
          <w:rFonts w:asciiTheme="minorHAnsi" w:hAnsiTheme="minorHAnsi" w:cstheme="minorHAnsi"/>
          <w:lang w:val="en-US"/>
        </w:rPr>
        <w:t xml:space="preserve"> </w:t>
      </w:r>
      <w:r w:rsidR="00206969" w:rsidRPr="00AE5D35">
        <w:rPr>
          <w:rFonts w:asciiTheme="minorHAnsi" w:hAnsiTheme="minorHAnsi" w:cstheme="minorHAnsi"/>
          <w:lang w:val="en-US"/>
        </w:rPr>
        <w:t>T</w:t>
      </w:r>
      <w:r w:rsidR="004D5E53" w:rsidRPr="00AE5D35">
        <w:rPr>
          <w:rFonts w:asciiTheme="minorHAnsi" w:hAnsiTheme="minorHAnsi" w:cstheme="minorHAnsi"/>
          <w:lang w:val="en-US"/>
        </w:rPr>
        <w:t>able 1</w:t>
      </w:r>
      <w:r w:rsidR="008903D2" w:rsidRPr="00AE5D35">
        <w:rPr>
          <w:rFonts w:asciiTheme="minorHAnsi" w:hAnsiTheme="minorHAnsi" w:cstheme="minorHAnsi"/>
          <w:lang w:val="en-US"/>
        </w:rPr>
        <w:t xml:space="preserve"> </w:t>
      </w:r>
      <w:r w:rsidR="00206969" w:rsidRPr="00AE5D35">
        <w:rPr>
          <w:rFonts w:asciiTheme="minorHAnsi" w:hAnsiTheme="minorHAnsi" w:cstheme="minorHAnsi"/>
          <w:lang w:val="en-US"/>
        </w:rPr>
        <w:t>shows</w:t>
      </w:r>
      <w:r w:rsidR="008903D2" w:rsidRPr="00AE5D35">
        <w:rPr>
          <w:rFonts w:asciiTheme="minorHAnsi" w:hAnsiTheme="minorHAnsi" w:cstheme="minorHAnsi"/>
          <w:lang w:val="en-US"/>
        </w:rPr>
        <w:t xml:space="preserve"> estimates of the parameters of the Briere’s function for each species.</w:t>
      </w:r>
      <w:r w:rsidR="00252DF9" w:rsidRPr="00AE5D35">
        <w:rPr>
          <w:rFonts w:asciiTheme="minorHAnsi" w:hAnsiTheme="minorHAnsi" w:cstheme="minorHAnsi"/>
          <w:lang w:val="en-US"/>
        </w:rPr>
        <w:t xml:space="preserve"> </w:t>
      </w:r>
      <w:r w:rsidR="00352CE4" w:rsidRPr="00AE5D35">
        <w:rPr>
          <w:rFonts w:asciiTheme="minorHAnsi" w:hAnsiTheme="minorHAnsi" w:cstheme="minorHAnsi"/>
          <w:lang w:val="en-US"/>
        </w:rPr>
        <w:t xml:space="preserve">Species </w:t>
      </w:r>
      <w:r w:rsidR="00922004" w:rsidRPr="00AE5D35">
        <w:rPr>
          <w:rFonts w:asciiTheme="minorHAnsi" w:hAnsiTheme="minorHAnsi" w:cstheme="minorHAnsi"/>
          <w:lang w:val="en-US"/>
        </w:rPr>
        <w:t>whose distribution were biased towards lowland</w:t>
      </w:r>
      <w:r w:rsidR="00352CE4" w:rsidRPr="00AE5D35">
        <w:rPr>
          <w:rFonts w:asciiTheme="minorHAnsi" w:hAnsiTheme="minorHAnsi" w:cstheme="minorHAnsi"/>
          <w:lang w:val="en-US"/>
        </w:rPr>
        <w:t xml:space="preserve"> show higher </w:t>
      </w:r>
      <w:proofErr w:type="spellStart"/>
      <w:r w:rsidR="00352CE4" w:rsidRPr="00AE5D35">
        <w:rPr>
          <w:rFonts w:asciiTheme="minorHAnsi" w:hAnsiTheme="minorHAnsi" w:cstheme="minorHAnsi"/>
          <w:lang w:val="en-US"/>
        </w:rPr>
        <w:t>RTmax</w:t>
      </w:r>
      <w:proofErr w:type="spellEnd"/>
      <w:r w:rsidR="00FA1587" w:rsidRPr="00AE5D35">
        <w:rPr>
          <w:rFonts w:asciiTheme="minorHAnsi" w:hAnsiTheme="minorHAnsi" w:cstheme="minorHAnsi"/>
          <w:lang w:val="en-US"/>
        </w:rPr>
        <w:t xml:space="preserve"> (</w:t>
      </w:r>
      <w:r w:rsidR="00352CE4" w:rsidRPr="00AE5D35">
        <w:rPr>
          <w:rFonts w:asciiTheme="minorHAnsi" w:hAnsiTheme="minorHAnsi" w:cstheme="minorHAnsi"/>
          <w:lang w:val="en-US"/>
        </w:rPr>
        <w:t>coef</w:t>
      </w:r>
      <w:r w:rsidR="004D5E53" w:rsidRPr="00AE5D35">
        <w:rPr>
          <w:rFonts w:asciiTheme="minorHAnsi" w:hAnsiTheme="minorHAnsi" w:cstheme="minorHAnsi"/>
          <w:lang w:val="en-US"/>
        </w:rPr>
        <w:t>ficient</w:t>
      </w:r>
      <w:r w:rsidR="00352CE4" w:rsidRPr="00AE5D35">
        <w:rPr>
          <w:rFonts w:asciiTheme="minorHAnsi" w:hAnsiTheme="minorHAnsi" w:cstheme="minorHAnsi"/>
          <w:lang w:val="en-US"/>
        </w:rPr>
        <w:t xml:space="preserve"> = -2.52</w:t>
      </w:r>
      <w:r w:rsidR="003978F1" w:rsidRPr="00AE5D35">
        <w:rPr>
          <w:rFonts w:asciiTheme="minorHAnsi" w:hAnsiTheme="minorHAnsi" w:cstheme="minorHAnsi"/>
          <w:lang w:val="en-US"/>
        </w:rPr>
        <w:t xml:space="preserve">, 95% ci = </w:t>
      </w:r>
      <w:r w:rsidR="00352CE4" w:rsidRPr="00AE5D35">
        <w:rPr>
          <w:rFonts w:asciiTheme="minorHAnsi" w:hAnsiTheme="minorHAnsi" w:cstheme="minorHAnsi"/>
          <w:lang w:val="en-US"/>
        </w:rPr>
        <w:t>-3.68 - 1.36, p = 0.00125</w:t>
      </w:r>
      <w:r w:rsidR="00FA1587" w:rsidRPr="00AE5D35">
        <w:rPr>
          <w:rFonts w:asciiTheme="minorHAnsi" w:hAnsiTheme="minorHAnsi" w:cstheme="minorHAnsi"/>
          <w:lang w:val="en-US"/>
        </w:rPr>
        <w:t>).</w:t>
      </w:r>
      <w:r w:rsidR="004D0AFB" w:rsidRPr="00AE5D35">
        <w:rPr>
          <w:rFonts w:asciiTheme="minorHAnsi" w:hAnsiTheme="minorHAnsi" w:cstheme="minorHAnsi"/>
          <w:lang w:val="en-US"/>
        </w:rPr>
        <w:t xml:space="preserve"> </w:t>
      </w:r>
      <w:proofErr w:type="spellStart"/>
      <w:r w:rsidR="00352CE4" w:rsidRPr="00AE5D35">
        <w:rPr>
          <w:rFonts w:asciiTheme="minorHAnsi" w:hAnsiTheme="minorHAnsi" w:cstheme="minorHAnsi"/>
          <w:lang w:val="en-US"/>
        </w:rPr>
        <w:t>R</w:t>
      </w:r>
      <w:r w:rsidR="006123A7" w:rsidRPr="00AE5D35">
        <w:rPr>
          <w:rFonts w:asciiTheme="minorHAnsi" w:hAnsiTheme="minorHAnsi" w:cstheme="minorHAnsi"/>
          <w:lang w:val="en-US"/>
        </w:rPr>
        <w:t>Tmin</w:t>
      </w:r>
      <w:proofErr w:type="spellEnd"/>
      <w:r w:rsidR="006123A7" w:rsidRPr="00AE5D35">
        <w:rPr>
          <w:rFonts w:asciiTheme="minorHAnsi" w:hAnsiTheme="minorHAnsi" w:cstheme="minorHAnsi"/>
          <w:lang w:val="en-US"/>
        </w:rPr>
        <w:t xml:space="preserve"> ha</w:t>
      </w:r>
      <w:r w:rsidR="00B9437C">
        <w:rPr>
          <w:rFonts w:asciiTheme="minorHAnsi" w:hAnsiTheme="minorHAnsi" w:cstheme="minorHAnsi"/>
          <w:lang w:val="en-US"/>
        </w:rPr>
        <w:t>d</w:t>
      </w:r>
      <w:r w:rsidR="006123A7" w:rsidRPr="00AE5D35">
        <w:rPr>
          <w:rFonts w:asciiTheme="minorHAnsi" w:hAnsiTheme="minorHAnsi" w:cstheme="minorHAnsi"/>
          <w:lang w:val="en-US"/>
        </w:rPr>
        <w:t xml:space="preserve"> more variation among species than </w:t>
      </w:r>
      <w:proofErr w:type="spellStart"/>
      <w:r w:rsidR="00352CE4" w:rsidRPr="00AE5D35">
        <w:rPr>
          <w:rFonts w:asciiTheme="minorHAnsi" w:hAnsiTheme="minorHAnsi" w:cstheme="minorHAnsi"/>
          <w:lang w:val="en-US"/>
        </w:rPr>
        <w:t>R</w:t>
      </w:r>
      <w:r w:rsidR="006123A7" w:rsidRPr="00AE5D35">
        <w:rPr>
          <w:rFonts w:asciiTheme="minorHAnsi" w:hAnsiTheme="minorHAnsi" w:cstheme="minorHAnsi"/>
          <w:lang w:val="en-US"/>
        </w:rPr>
        <w:t>Tmax</w:t>
      </w:r>
      <w:proofErr w:type="spellEnd"/>
      <w:r w:rsidR="00643CEC" w:rsidRPr="00AE5D35">
        <w:rPr>
          <w:rFonts w:asciiTheme="minorHAnsi" w:hAnsiTheme="minorHAnsi" w:cstheme="minorHAnsi"/>
          <w:lang w:val="en-US"/>
        </w:rPr>
        <w:t xml:space="preserve">. </w:t>
      </w:r>
      <w:r w:rsidR="00352CE4" w:rsidRPr="00AE5D35">
        <w:rPr>
          <w:rFonts w:asciiTheme="minorHAnsi" w:hAnsiTheme="minorHAnsi" w:cstheme="minorHAnsi"/>
          <w:lang w:val="en-US"/>
        </w:rPr>
        <w:t>T</w:t>
      </w:r>
      <w:r w:rsidR="004D0AFB" w:rsidRPr="00AE5D35">
        <w:rPr>
          <w:rFonts w:asciiTheme="minorHAnsi" w:hAnsiTheme="minorHAnsi" w:cstheme="minorHAnsi"/>
          <w:lang w:val="en-US"/>
        </w:rPr>
        <w:t>heir values ha</w:t>
      </w:r>
      <w:r w:rsidR="00B9437C">
        <w:rPr>
          <w:rFonts w:asciiTheme="minorHAnsi" w:hAnsiTheme="minorHAnsi" w:cstheme="minorHAnsi"/>
          <w:lang w:val="en-US"/>
        </w:rPr>
        <w:t>d</w:t>
      </w:r>
      <w:r w:rsidR="004D0AFB" w:rsidRPr="00AE5D35">
        <w:rPr>
          <w:rFonts w:asciiTheme="minorHAnsi" w:hAnsiTheme="minorHAnsi" w:cstheme="minorHAnsi"/>
          <w:lang w:val="en-US"/>
        </w:rPr>
        <w:t xml:space="preserve"> no relationship with t</w:t>
      </w:r>
      <w:r w:rsidR="00352CE4" w:rsidRPr="00AE5D35">
        <w:rPr>
          <w:rFonts w:asciiTheme="minorHAnsi" w:hAnsiTheme="minorHAnsi" w:cstheme="minorHAnsi"/>
          <w:lang w:val="en-US"/>
        </w:rPr>
        <w:t>he species</w:t>
      </w:r>
      <w:r w:rsidR="004D0AFB" w:rsidRPr="00AE5D35">
        <w:rPr>
          <w:rFonts w:asciiTheme="minorHAnsi" w:hAnsiTheme="minorHAnsi" w:cstheme="minorHAnsi"/>
          <w:lang w:val="en-US"/>
        </w:rPr>
        <w:t xml:space="preserve"> distribution patterns </w:t>
      </w:r>
      <w:r w:rsidR="00A47181" w:rsidRPr="00AE5D35">
        <w:rPr>
          <w:rFonts w:asciiTheme="minorHAnsi" w:hAnsiTheme="minorHAnsi" w:cstheme="minorHAnsi"/>
          <w:lang w:val="en-US"/>
        </w:rPr>
        <w:t>(coef</w:t>
      </w:r>
      <w:r w:rsidR="004D5E53" w:rsidRPr="00AE5D35">
        <w:rPr>
          <w:rFonts w:asciiTheme="minorHAnsi" w:hAnsiTheme="minorHAnsi" w:cstheme="minorHAnsi"/>
          <w:lang w:val="en-US"/>
        </w:rPr>
        <w:t>ficient</w:t>
      </w:r>
      <w:r w:rsidR="00A47181" w:rsidRPr="00AE5D35">
        <w:rPr>
          <w:rFonts w:asciiTheme="minorHAnsi" w:hAnsiTheme="minorHAnsi" w:cstheme="minorHAnsi"/>
          <w:lang w:val="en-US"/>
        </w:rPr>
        <w:t xml:space="preserve"> = 0.024, 95% ci = -2.47 – 2.52). The temperature for optimal reproductive performance</w:t>
      </w:r>
      <w:r w:rsidR="004D5E53" w:rsidRPr="00AE5D35">
        <w:rPr>
          <w:rFonts w:asciiTheme="minorHAnsi" w:hAnsiTheme="minorHAnsi" w:cstheme="minorHAnsi"/>
          <w:lang w:val="en-US"/>
        </w:rPr>
        <w:t xml:space="preserve"> (</w:t>
      </w:r>
      <w:proofErr w:type="spellStart"/>
      <w:r w:rsidR="004D5E53" w:rsidRPr="00AE5D35">
        <w:rPr>
          <w:rFonts w:asciiTheme="minorHAnsi" w:hAnsiTheme="minorHAnsi" w:cstheme="minorHAnsi"/>
          <w:lang w:val="en-US"/>
        </w:rPr>
        <w:t>RTopt</w:t>
      </w:r>
      <w:proofErr w:type="spellEnd"/>
      <w:r w:rsidR="004D5E53" w:rsidRPr="00AE5D35">
        <w:rPr>
          <w:rFonts w:asciiTheme="minorHAnsi" w:hAnsiTheme="minorHAnsi" w:cstheme="minorHAnsi"/>
          <w:lang w:val="en-US"/>
        </w:rPr>
        <w:t>)</w:t>
      </w:r>
      <w:r w:rsidR="00A47181" w:rsidRPr="00AE5D35">
        <w:rPr>
          <w:rFonts w:asciiTheme="minorHAnsi" w:hAnsiTheme="minorHAnsi" w:cstheme="minorHAnsi"/>
          <w:lang w:val="en-US"/>
        </w:rPr>
        <w:t xml:space="preserve"> also d</w:t>
      </w:r>
      <w:r w:rsidR="00B9437C">
        <w:rPr>
          <w:rFonts w:asciiTheme="minorHAnsi" w:hAnsiTheme="minorHAnsi" w:cstheme="minorHAnsi"/>
          <w:lang w:val="en-US"/>
        </w:rPr>
        <w:t>idn’t</w:t>
      </w:r>
      <w:r w:rsidR="00A47181" w:rsidRPr="00AE5D35">
        <w:rPr>
          <w:rFonts w:asciiTheme="minorHAnsi" w:hAnsiTheme="minorHAnsi" w:cstheme="minorHAnsi"/>
          <w:lang w:val="en-US"/>
        </w:rPr>
        <w:t xml:space="preserve"> correlate with their distri</w:t>
      </w:r>
      <w:r w:rsidR="0036468F" w:rsidRPr="00AE5D35">
        <w:rPr>
          <w:rFonts w:asciiTheme="minorHAnsi" w:hAnsiTheme="minorHAnsi" w:cstheme="minorHAnsi"/>
          <w:lang w:val="en-US"/>
        </w:rPr>
        <w:t>b</w:t>
      </w:r>
      <w:r w:rsidR="00A47181" w:rsidRPr="00AE5D35">
        <w:rPr>
          <w:rFonts w:asciiTheme="minorHAnsi" w:hAnsiTheme="minorHAnsi" w:cstheme="minorHAnsi"/>
          <w:lang w:val="en-US"/>
        </w:rPr>
        <w:t>ution patterns (coef</w:t>
      </w:r>
      <w:r w:rsidR="004D5E53" w:rsidRPr="00AE5D35">
        <w:rPr>
          <w:rFonts w:asciiTheme="minorHAnsi" w:hAnsiTheme="minorHAnsi" w:cstheme="minorHAnsi"/>
          <w:lang w:val="en-US"/>
        </w:rPr>
        <w:t>ficient</w:t>
      </w:r>
      <w:r w:rsidR="00A47181" w:rsidRPr="00AE5D35">
        <w:rPr>
          <w:rFonts w:asciiTheme="minorHAnsi" w:hAnsiTheme="minorHAnsi" w:cstheme="minorHAnsi"/>
          <w:lang w:val="en-US"/>
        </w:rPr>
        <w:t xml:space="preserve"> = 0.068, 95% ci = -1.93 – 2.07).</w:t>
      </w:r>
    </w:p>
    <w:p w14:paraId="4EE0E405" w14:textId="3D758730" w:rsidR="00D571B7" w:rsidRPr="00AE5D35" w:rsidRDefault="00F1185A" w:rsidP="008903D2">
      <w:pPr>
        <w:rPr>
          <w:rFonts w:asciiTheme="minorHAnsi" w:hAnsiTheme="minorHAnsi" w:cstheme="minorHAnsi"/>
          <w:lang w:val="en-US"/>
        </w:rPr>
      </w:pPr>
      <w:r w:rsidRPr="00AE5D35">
        <w:rPr>
          <w:rFonts w:asciiTheme="minorHAnsi" w:hAnsiTheme="minorHAnsi" w:cstheme="minorHAnsi"/>
          <w:lang w:val="en-US"/>
        </w:rPr>
        <w:tab/>
      </w:r>
      <w:r w:rsidR="007438A7" w:rsidRPr="00AE5D35">
        <w:rPr>
          <w:rFonts w:asciiTheme="minorHAnsi" w:hAnsiTheme="minorHAnsi" w:cstheme="minorHAnsi"/>
          <w:lang w:val="en-US"/>
        </w:rPr>
        <w:t>As shown in figure 3, i</w:t>
      </w:r>
      <w:r w:rsidRPr="00AE5D35">
        <w:rPr>
          <w:rFonts w:asciiTheme="minorHAnsi" w:hAnsiTheme="minorHAnsi" w:cstheme="minorHAnsi"/>
          <w:lang w:val="en-US"/>
        </w:rPr>
        <w:t>n 29</w:t>
      </w:r>
      <w:r w:rsidR="00D75C68" w:rsidRPr="00AE5D35">
        <w:rPr>
          <w:rFonts w:asciiTheme="minorHAnsi" w:hAnsiTheme="minorHAnsi" w:cstheme="minorHAnsi"/>
        </w:rPr>
        <w:t>°C</w:t>
      </w:r>
      <w:r w:rsidRPr="00AE5D35">
        <w:rPr>
          <w:rFonts w:asciiTheme="minorHAnsi" w:hAnsiTheme="minorHAnsi" w:cstheme="minorHAnsi"/>
          <w:lang w:val="en-US"/>
        </w:rPr>
        <w:t xml:space="preserve"> treatment, daily fecundity </w:t>
      </w:r>
      <w:r w:rsidR="001920B9" w:rsidRPr="00AE5D35">
        <w:rPr>
          <w:rFonts w:asciiTheme="minorHAnsi" w:hAnsiTheme="minorHAnsi" w:cstheme="minorHAnsi"/>
          <w:lang w:val="en-US"/>
        </w:rPr>
        <w:t>decreas</w:t>
      </w:r>
      <w:r w:rsidR="00D571B7" w:rsidRPr="00AE5D35">
        <w:rPr>
          <w:rFonts w:asciiTheme="minorHAnsi" w:hAnsiTheme="minorHAnsi" w:cstheme="minorHAnsi"/>
          <w:lang w:val="en-US"/>
        </w:rPr>
        <w:t>e</w:t>
      </w:r>
      <w:r w:rsidR="00B9437C">
        <w:rPr>
          <w:rFonts w:asciiTheme="minorHAnsi" w:hAnsiTheme="minorHAnsi" w:cstheme="minorHAnsi"/>
          <w:lang w:val="en-US"/>
        </w:rPr>
        <w:t>d</w:t>
      </w:r>
      <w:r w:rsidR="001920B9" w:rsidRPr="00AE5D35">
        <w:rPr>
          <w:rFonts w:asciiTheme="minorHAnsi" w:hAnsiTheme="minorHAnsi" w:cstheme="minorHAnsi"/>
          <w:lang w:val="en-US"/>
        </w:rPr>
        <w:t xml:space="preserve"> with </w:t>
      </w:r>
      <w:proofErr w:type="spellStart"/>
      <w:r w:rsidR="00D75C68" w:rsidRPr="00AE5D35">
        <w:rPr>
          <w:rFonts w:asciiTheme="minorHAnsi" w:hAnsiTheme="minorHAnsi" w:cstheme="minorHAnsi"/>
          <w:lang w:val="en-US"/>
        </w:rPr>
        <w:t>hIndex</w:t>
      </w:r>
      <w:proofErr w:type="spellEnd"/>
      <w:r w:rsidR="001920B9" w:rsidRPr="00AE5D35">
        <w:rPr>
          <w:rFonts w:asciiTheme="minorHAnsi" w:hAnsiTheme="minorHAnsi" w:cstheme="minorHAnsi"/>
          <w:lang w:val="en-US"/>
        </w:rPr>
        <w:t xml:space="preserve"> (</w:t>
      </w:r>
      <w:r w:rsidR="004637DD" w:rsidRPr="00AE5D35">
        <w:rPr>
          <w:rFonts w:asciiTheme="minorHAnsi" w:hAnsiTheme="minorHAnsi" w:cstheme="minorHAnsi"/>
          <w:lang w:val="en-US"/>
        </w:rPr>
        <w:t>coefficient = -</w:t>
      </w:r>
      <w:r w:rsidR="00D571B7" w:rsidRPr="00AE5D35">
        <w:rPr>
          <w:rFonts w:asciiTheme="minorHAnsi" w:hAnsiTheme="minorHAnsi" w:cstheme="minorHAnsi"/>
          <w:lang w:val="en-US"/>
        </w:rPr>
        <w:t>5.09</w:t>
      </w:r>
      <w:r w:rsidR="004637DD" w:rsidRPr="00AE5D35">
        <w:rPr>
          <w:rFonts w:asciiTheme="minorHAnsi" w:hAnsiTheme="minorHAnsi" w:cstheme="minorHAnsi"/>
          <w:lang w:val="en-US"/>
        </w:rPr>
        <w:t xml:space="preserve">, </w:t>
      </w:r>
      <w:r w:rsidR="001920B9" w:rsidRPr="00AE5D35">
        <w:rPr>
          <w:rFonts w:asciiTheme="minorHAnsi" w:hAnsiTheme="minorHAnsi" w:cstheme="minorHAnsi"/>
          <w:lang w:val="en-US"/>
        </w:rPr>
        <w:t>p &lt; 0.0001)</w:t>
      </w:r>
      <w:r w:rsidR="00D571B7" w:rsidRPr="00AE5D35">
        <w:rPr>
          <w:rFonts w:asciiTheme="minorHAnsi" w:hAnsiTheme="minorHAnsi" w:cstheme="minorHAnsi"/>
          <w:lang w:val="en-US"/>
        </w:rPr>
        <w:t xml:space="preserve">. </w:t>
      </w:r>
      <w:r w:rsidR="001920B9" w:rsidRPr="00AE5D35">
        <w:rPr>
          <w:rFonts w:asciiTheme="minorHAnsi" w:hAnsiTheme="minorHAnsi" w:cstheme="minorHAnsi"/>
          <w:lang w:val="en-US"/>
        </w:rPr>
        <w:t>In contrast, highland-biased species d</w:t>
      </w:r>
      <w:r w:rsidR="00B9437C">
        <w:rPr>
          <w:rFonts w:asciiTheme="minorHAnsi" w:hAnsiTheme="minorHAnsi" w:cstheme="minorHAnsi"/>
          <w:lang w:val="en-US"/>
        </w:rPr>
        <w:t>id</w:t>
      </w:r>
      <w:r w:rsidR="001920B9" w:rsidRPr="00AE5D35">
        <w:rPr>
          <w:rFonts w:asciiTheme="minorHAnsi" w:hAnsiTheme="minorHAnsi" w:cstheme="minorHAnsi"/>
          <w:lang w:val="en-US"/>
        </w:rPr>
        <w:t xml:space="preserve">n’t show higher fecundity </w:t>
      </w:r>
      <w:r w:rsidR="00DA38C1">
        <w:rPr>
          <w:rFonts w:asciiTheme="minorHAnsi" w:hAnsiTheme="minorHAnsi" w:cstheme="minorHAnsi"/>
          <w:lang w:val="en-US"/>
        </w:rPr>
        <w:t>at</w:t>
      </w:r>
      <w:r w:rsidR="001920B9" w:rsidRPr="00AE5D35">
        <w:rPr>
          <w:rFonts w:asciiTheme="minorHAnsi" w:hAnsiTheme="minorHAnsi" w:cstheme="minorHAnsi"/>
          <w:lang w:val="en-US"/>
        </w:rPr>
        <w:t xml:space="preserve"> 17</w:t>
      </w:r>
      <w:r w:rsidR="00D447BE" w:rsidRPr="00AE5D35">
        <w:rPr>
          <w:rFonts w:asciiTheme="minorHAnsi" w:hAnsiTheme="minorHAnsi" w:cstheme="minorHAnsi"/>
        </w:rPr>
        <w:t>°C</w:t>
      </w:r>
      <w:r w:rsidR="001920B9" w:rsidRPr="00AE5D35">
        <w:rPr>
          <w:rFonts w:asciiTheme="minorHAnsi" w:hAnsiTheme="minorHAnsi" w:cstheme="minorHAnsi"/>
          <w:lang w:val="en-US"/>
        </w:rPr>
        <w:t xml:space="preserve"> (p = 0.</w:t>
      </w:r>
      <w:r w:rsidR="00D571B7" w:rsidRPr="00AE5D35">
        <w:rPr>
          <w:rFonts w:asciiTheme="minorHAnsi" w:hAnsiTheme="minorHAnsi" w:cstheme="minorHAnsi"/>
          <w:lang w:val="en-US"/>
        </w:rPr>
        <w:t>788</w:t>
      </w:r>
      <w:r w:rsidR="001920B9" w:rsidRPr="00AE5D35">
        <w:rPr>
          <w:rFonts w:asciiTheme="minorHAnsi" w:hAnsiTheme="minorHAnsi" w:cstheme="minorHAnsi"/>
          <w:lang w:val="en-US"/>
        </w:rPr>
        <w:t xml:space="preserve">). </w:t>
      </w:r>
      <w:r w:rsidR="0065457F" w:rsidRPr="00AE5D35">
        <w:rPr>
          <w:rFonts w:asciiTheme="minorHAnsi" w:hAnsiTheme="minorHAnsi" w:cstheme="minorHAnsi"/>
          <w:lang w:val="en-US"/>
        </w:rPr>
        <w:t>After exposure to 29</w:t>
      </w:r>
      <w:r w:rsidR="00FC6AAD" w:rsidRPr="00AE5D35">
        <w:rPr>
          <w:rFonts w:asciiTheme="minorHAnsi" w:hAnsiTheme="minorHAnsi" w:cstheme="minorHAnsi"/>
        </w:rPr>
        <w:t>°C</w:t>
      </w:r>
      <w:r w:rsidR="0065457F" w:rsidRPr="00AE5D35">
        <w:rPr>
          <w:rFonts w:asciiTheme="minorHAnsi" w:hAnsiTheme="minorHAnsi" w:cstheme="minorHAnsi"/>
          <w:lang w:val="en-US"/>
        </w:rPr>
        <w:t xml:space="preserve"> for eight days, neither of the two highland-biased species could reproduce when transferred back to mild temperature. Five out of the six </w:t>
      </w:r>
      <w:r w:rsidR="00A4474D" w:rsidRPr="00AE5D35">
        <w:rPr>
          <w:rFonts w:asciiTheme="minorHAnsi" w:hAnsiTheme="minorHAnsi" w:cstheme="minorHAnsi"/>
          <w:lang w:val="en-US"/>
        </w:rPr>
        <w:t>no</w:t>
      </w:r>
      <w:r w:rsidR="00DA38C1">
        <w:rPr>
          <w:rFonts w:asciiTheme="minorHAnsi" w:hAnsiTheme="minorHAnsi" w:cstheme="minorHAnsi"/>
          <w:lang w:val="en-US"/>
        </w:rPr>
        <w:t>n</w:t>
      </w:r>
      <w:r w:rsidR="00A4474D" w:rsidRPr="00AE5D35">
        <w:rPr>
          <w:rFonts w:asciiTheme="minorHAnsi" w:hAnsiTheme="minorHAnsi" w:cstheme="minorHAnsi"/>
          <w:lang w:val="en-US"/>
        </w:rPr>
        <w:t>-biased</w:t>
      </w:r>
      <w:r w:rsidR="0065457F" w:rsidRPr="00AE5D35">
        <w:rPr>
          <w:rFonts w:asciiTheme="minorHAnsi" w:hAnsiTheme="minorHAnsi" w:cstheme="minorHAnsi"/>
          <w:lang w:val="en-US"/>
        </w:rPr>
        <w:t xml:space="preserve"> and lowland-biased species resume</w:t>
      </w:r>
      <w:r w:rsidR="00B9437C">
        <w:rPr>
          <w:rFonts w:asciiTheme="minorHAnsi" w:hAnsiTheme="minorHAnsi" w:cstheme="minorHAnsi"/>
          <w:lang w:val="en-US"/>
        </w:rPr>
        <w:t>d</w:t>
      </w:r>
      <w:r w:rsidR="0065457F" w:rsidRPr="00AE5D35">
        <w:rPr>
          <w:rFonts w:asciiTheme="minorHAnsi" w:hAnsiTheme="minorHAnsi" w:cstheme="minorHAnsi"/>
          <w:lang w:val="en-US"/>
        </w:rPr>
        <w:t xml:space="preserve"> </w:t>
      </w:r>
      <w:r w:rsidR="00FC6AAD" w:rsidRPr="00AE5D35">
        <w:rPr>
          <w:rFonts w:asciiTheme="minorHAnsi" w:hAnsiTheme="minorHAnsi" w:cstheme="minorHAnsi"/>
          <w:lang w:val="en-US"/>
        </w:rPr>
        <w:t>reproduction</w:t>
      </w:r>
      <w:r w:rsidR="0065457F" w:rsidRPr="00AE5D35">
        <w:rPr>
          <w:rFonts w:asciiTheme="minorHAnsi" w:hAnsiTheme="minorHAnsi" w:cstheme="minorHAnsi"/>
          <w:lang w:val="en-US"/>
        </w:rPr>
        <w:t>. All species recovered their fecundity after eight-day exposure to 14C.</w:t>
      </w:r>
      <w:r w:rsidR="00D571B7" w:rsidRPr="00AE5D35">
        <w:rPr>
          <w:rFonts w:asciiTheme="minorHAnsi" w:hAnsiTheme="minorHAnsi" w:cstheme="minorHAnsi"/>
          <w:lang w:val="en-US"/>
        </w:rPr>
        <w:t xml:space="preserve"> This recovered fecundity showed </w:t>
      </w:r>
      <w:r w:rsidR="00DA38C1">
        <w:rPr>
          <w:rFonts w:asciiTheme="minorHAnsi" w:hAnsiTheme="minorHAnsi" w:cstheme="minorHAnsi"/>
          <w:lang w:val="en-US"/>
        </w:rPr>
        <w:t xml:space="preserve">a </w:t>
      </w:r>
      <w:r w:rsidR="00CC4B76" w:rsidRPr="00AE5D35">
        <w:rPr>
          <w:rFonts w:asciiTheme="minorHAnsi" w:hAnsiTheme="minorHAnsi" w:cstheme="minorHAnsi"/>
          <w:lang w:val="en-US"/>
        </w:rPr>
        <w:t>minor</w:t>
      </w:r>
      <w:r w:rsidR="00D571B7" w:rsidRPr="00AE5D35">
        <w:rPr>
          <w:rFonts w:asciiTheme="minorHAnsi" w:hAnsiTheme="minorHAnsi" w:cstheme="minorHAnsi"/>
          <w:lang w:val="en-US"/>
        </w:rPr>
        <w:t xml:space="preserve"> </w:t>
      </w:r>
      <w:r w:rsidR="00CC4B76" w:rsidRPr="00AE5D35">
        <w:rPr>
          <w:rFonts w:asciiTheme="minorHAnsi" w:hAnsiTheme="minorHAnsi" w:cstheme="minorHAnsi"/>
          <w:lang w:val="en-US"/>
        </w:rPr>
        <w:t>but</w:t>
      </w:r>
      <w:r w:rsidR="00D571B7" w:rsidRPr="00AE5D35">
        <w:rPr>
          <w:rFonts w:asciiTheme="minorHAnsi" w:hAnsiTheme="minorHAnsi" w:cstheme="minorHAnsi"/>
          <w:lang w:val="en-US"/>
        </w:rPr>
        <w:t xml:space="preserve"> not significant </w:t>
      </w:r>
      <w:r w:rsidR="004E0D56" w:rsidRPr="00AE5D35">
        <w:rPr>
          <w:rFonts w:asciiTheme="minorHAnsi" w:hAnsiTheme="minorHAnsi" w:cstheme="minorHAnsi"/>
          <w:lang w:val="en-US"/>
        </w:rPr>
        <w:t>increase</w:t>
      </w:r>
      <w:r w:rsidR="00D571B7" w:rsidRPr="00AE5D35">
        <w:rPr>
          <w:rFonts w:asciiTheme="minorHAnsi" w:hAnsiTheme="minorHAnsi" w:cstheme="minorHAnsi"/>
          <w:lang w:val="en-US"/>
        </w:rPr>
        <w:t xml:space="preserve"> (coefficient = 0.35, p = 0.105)</w:t>
      </w:r>
      <w:r w:rsidR="004E0D56" w:rsidRPr="00AE5D35">
        <w:rPr>
          <w:rFonts w:asciiTheme="minorHAnsi" w:hAnsiTheme="minorHAnsi" w:cstheme="minorHAnsi"/>
          <w:lang w:val="en-US"/>
        </w:rPr>
        <w:t xml:space="preserve"> </w:t>
      </w:r>
      <w:r w:rsidR="00AE42B7" w:rsidRPr="00AE5D35">
        <w:rPr>
          <w:rFonts w:asciiTheme="minorHAnsi" w:hAnsiTheme="minorHAnsi" w:cstheme="minorHAnsi"/>
          <w:lang w:val="en-US"/>
        </w:rPr>
        <w:t>for</w:t>
      </w:r>
      <w:r w:rsidR="004E0D56" w:rsidRPr="00AE5D35">
        <w:rPr>
          <w:rFonts w:asciiTheme="minorHAnsi" w:hAnsiTheme="minorHAnsi" w:cstheme="minorHAnsi"/>
          <w:lang w:val="en-US"/>
        </w:rPr>
        <w:t xml:space="preserve"> the species</w:t>
      </w:r>
      <w:r w:rsidR="00AE42B7" w:rsidRPr="00AE5D35">
        <w:rPr>
          <w:rFonts w:asciiTheme="minorHAnsi" w:hAnsiTheme="minorHAnsi" w:cstheme="minorHAnsi"/>
          <w:lang w:val="en-US"/>
        </w:rPr>
        <w:t xml:space="preserve"> whose distribution </w:t>
      </w:r>
      <w:r w:rsidR="00B9437C">
        <w:rPr>
          <w:rFonts w:asciiTheme="minorHAnsi" w:hAnsiTheme="minorHAnsi" w:cstheme="minorHAnsi"/>
          <w:lang w:val="en-US"/>
        </w:rPr>
        <w:t xml:space="preserve">were </w:t>
      </w:r>
      <w:r w:rsidR="00AE42B7" w:rsidRPr="00AE5D35">
        <w:rPr>
          <w:rFonts w:asciiTheme="minorHAnsi" w:hAnsiTheme="minorHAnsi" w:cstheme="minorHAnsi"/>
          <w:lang w:val="en-US"/>
        </w:rPr>
        <w:t>bias</w:t>
      </w:r>
      <w:r w:rsidR="00B9437C">
        <w:rPr>
          <w:rFonts w:asciiTheme="minorHAnsi" w:hAnsiTheme="minorHAnsi" w:cstheme="minorHAnsi"/>
          <w:lang w:val="en-US"/>
        </w:rPr>
        <w:t>ed</w:t>
      </w:r>
      <w:r w:rsidR="00AE42B7" w:rsidRPr="00AE5D35">
        <w:rPr>
          <w:rFonts w:asciiTheme="minorHAnsi" w:hAnsiTheme="minorHAnsi" w:cstheme="minorHAnsi"/>
          <w:lang w:val="en-US"/>
        </w:rPr>
        <w:t xml:space="preserve"> towards </w:t>
      </w:r>
      <w:r w:rsidR="00DA38C1">
        <w:rPr>
          <w:rFonts w:asciiTheme="minorHAnsi" w:hAnsiTheme="minorHAnsi" w:cstheme="minorHAnsi"/>
          <w:lang w:val="en-US"/>
        </w:rPr>
        <w:t xml:space="preserve">the </w:t>
      </w:r>
      <w:r w:rsidR="00AE42B7" w:rsidRPr="00AE5D35">
        <w:rPr>
          <w:rFonts w:asciiTheme="minorHAnsi" w:hAnsiTheme="minorHAnsi" w:cstheme="minorHAnsi"/>
          <w:lang w:val="en-US"/>
        </w:rPr>
        <w:t>high</w:t>
      </w:r>
      <w:r w:rsidR="00DA38C1">
        <w:rPr>
          <w:rFonts w:asciiTheme="minorHAnsi" w:hAnsiTheme="minorHAnsi" w:cstheme="minorHAnsi"/>
          <w:lang w:val="en-US"/>
        </w:rPr>
        <w:t>er</w:t>
      </w:r>
      <w:r w:rsidR="00AE42B7" w:rsidRPr="00AE5D35">
        <w:rPr>
          <w:rFonts w:asciiTheme="minorHAnsi" w:hAnsiTheme="minorHAnsi" w:cstheme="minorHAnsi"/>
          <w:lang w:val="en-US"/>
        </w:rPr>
        <w:t xml:space="preserve"> altitude.</w:t>
      </w:r>
    </w:p>
    <w:p w14:paraId="7B146199" w14:textId="77777777" w:rsidR="00121C2C" w:rsidRPr="00AE5D35" w:rsidRDefault="00121C2C" w:rsidP="008903D2">
      <w:pPr>
        <w:rPr>
          <w:rFonts w:asciiTheme="minorHAnsi" w:hAnsiTheme="minorHAnsi" w:cstheme="minorHAnsi"/>
          <w:lang w:val="en-US"/>
        </w:rPr>
      </w:pPr>
    </w:p>
    <w:p w14:paraId="57F1143B" w14:textId="77777777" w:rsidR="00F837DE" w:rsidRPr="00AE5D35" w:rsidRDefault="00F837DE" w:rsidP="00F837DE">
      <w:pPr>
        <w:pStyle w:val="ListParagraph"/>
        <w:numPr>
          <w:ilvl w:val="0"/>
          <w:numId w:val="3"/>
        </w:numPr>
        <w:rPr>
          <w:rFonts w:cstheme="minorHAnsi"/>
          <w:lang w:val="en-US"/>
        </w:rPr>
      </w:pPr>
      <w:r w:rsidRPr="00AE5D35">
        <w:rPr>
          <w:rFonts w:cstheme="minorHAnsi"/>
          <w:lang w:val="en-US"/>
        </w:rPr>
        <w:t>Physiological tolerance</w:t>
      </w:r>
    </w:p>
    <w:p w14:paraId="0176CC25" w14:textId="77A71C8A" w:rsidR="00DE3876" w:rsidRPr="00AE5D35" w:rsidRDefault="00DE3876" w:rsidP="00B02CA7">
      <w:pPr>
        <w:rPr>
          <w:rFonts w:asciiTheme="minorHAnsi" w:hAnsiTheme="minorHAnsi" w:cstheme="minorHAnsi"/>
          <w:lang w:val="en-US"/>
        </w:rPr>
      </w:pPr>
      <w:r w:rsidRPr="00AE5D35">
        <w:rPr>
          <w:rFonts w:asciiTheme="minorHAnsi" w:hAnsiTheme="minorHAnsi" w:cstheme="minorHAnsi"/>
          <w:lang w:val="en-US"/>
        </w:rPr>
        <w:t xml:space="preserve">Heat tolerance, measured by knockdown time </w:t>
      </w:r>
      <w:del w:id="282" w:author="Owen Lewis" w:date="2020-06-24T13:57:00Z">
        <w:r w:rsidRPr="00AE5D35" w:rsidDel="00E44955">
          <w:rPr>
            <w:rFonts w:asciiTheme="minorHAnsi" w:hAnsiTheme="minorHAnsi" w:cstheme="minorHAnsi"/>
            <w:lang w:val="en-US"/>
          </w:rPr>
          <w:delText xml:space="preserve">by </w:delText>
        </w:r>
      </w:del>
      <w:ins w:id="283" w:author="Owen Lewis" w:date="2020-06-24T13:57:00Z">
        <w:r w:rsidR="00E44955">
          <w:rPr>
            <w:rFonts w:asciiTheme="minorHAnsi" w:hAnsiTheme="minorHAnsi" w:cstheme="minorHAnsi"/>
            <w:lang w:val="en-US"/>
          </w:rPr>
          <w:t>at</w:t>
        </w:r>
        <w:r w:rsidR="00E44955" w:rsidRPr="00AE5D35">
          <w:rPr>
            <w:rFonts w:asciiTheme="minorHAnsi" w:hAnsiTheme="minorHAnsi" w:cstheme="minorHAnsi"/>
            <w:lang w:val="en-US"/>
          </w:rPr>
          <w:t xml:space="preserve"> </w:t>
        </w:r>
      </w:ins>
      <w:r w:rsidRPr="00AE5D35">
        <w:rPr>
          <w:rFonts w:asciiTheme="minorHAnsi" w:hAnsiTheme="minorHAnsi" w:cstheme="minorHAnsi"/>
          <w:lang w:val="en-US"/>
        </w:rPr>
        <w:t>high temperature,</w:t>
      </w:r>
      <w:r w:rsidR="00A10604" w:rsidRPr="00AE5D35">
        <w:rPr>
          <w:rFonts w:asciiTheme="minorHAnsi" w:hAnsiTheme="minorHAnsi" w:cstheme="minorHAnsi"/>
          <w:lang w:val="en-US"/>
        </w:rPr>
        <w:t xml:space="preserve"> was lower among species whose distribution were biased towards high latitude (male: </w:t>
      </w:r>
      <w:commentRangeStart w:id="284"/>
      <w:r w:rsidR="00A10604" w:rsidRPr="00AE5D35">
        <w:rPr>
          <w:rFonts w:asciiTheme="minorHAnsi" w:hAnsiTheme="minorHAnsi" w:cstheme="minorHAnsi"/>
          <w:lang w:val="en-US"/>
        </w:rPr>
        <w:t xml:space="preserve">coefficient </w:t>
      </w:r>
      <w:commentRangeEnd w:id="284"/>
      <w:r w:rsidR="008E7B7B">
        <w:rPr>
          <w:rStyle w:val="CommentReference"/>
          <w:rFonts w:asciiTheme="minorHAnsi" w:eastAsiaTheme="minorHAnsi" w:hAnsiTheme="minorHAnsi" w:cstheme="minorBidi"/>
          <w:lang w:eastAsia="en-US"/>
        </w:rPr>
        <w:commentReference w:id="284"/>
      </w:r>
      <w:r w:rsidR="00A10604" w:rsidRPr="00AE5D35">
        <w:rPr>
          <w:rFonts w:asciiTheme="minorHAnsi" w:hAnsiTheme="minorHAnsi" w:cstheme="minorHAnsi"/>
          <w:lang w:val="en-US"/>
        </w:rPr>
        <w:t xml:space="preserve">= -9.1, p = 0.0013; female: coefficient = -5.4, p = 0.056). Except </w:t>
      </w:r>
      <w:r w:rsidR="00DA38C1">
        <w:rPr>
          <w:rFonts w:asciiTheme="minorHAnsi" w:hAnsiTheme="minorHAnsi" w:cstheme="minorHAnsi"/>
          <w:lang w:val="en-US"/>
        </w:rPr>
        <w:t xml:space="preserve">for </w:t>
      </w:r>
      <w:r w:rsidR="00A10604" w:rsidRPr="00AE5D35">
        <w:rPr>
          <w:rFonts w:asciiTheme="minorHAnsi" w:hAnsiTheme="minorHAnsi" w:cstheme="minorHAnsi"/>
          <w:i/>
          <w:iCs/>
          <w:lang w:val="en-US"/>
        </w:rPr>
        <w:t xml:space="preserve">D. </w:t>
      </w:r>
      <w:proofErr w:type="spellStart"/>
      <w:r w:rsidR="00A10604" w:rsidRPr="00AE5D35">
        <w:rPr>
          <w:rFonts w:asciiTheme="minorHAnsi" w:hAnsiTheme="minorHAnsi" w:cstheme="minorHAnsi"/>
          <w:i/>
          <w:iCs/>
          <w:lang w:val="en-US"/>
        </w:rPr>
        <w:t>simulans</w:t>
      </w:r>
      <w:proofErr w:type="spellEnd"/>
      <w:r w:rsidR="00A10604" w:rsidRPr="00AE5D35">
        <w:rPr>
          <w:rFonts w:asciiTheme="minorHAnsi" w:hAnsiTheme="minorHAnsi" w:cstheme="minorHAnsi"/>
          <w:lang w:val="en-US"/>
        </w:rPr>
        <w:t xml:space="preserve"> and </w:t>
      </w:r>
      <w:r w:rsidR="00A10604" w:rsidRPr="00AE5D35">
        <w:rPr>
          <w:rFonts w:asciiTheme="minorHAnsi" w:hAnsiTheme="minorHAnsi" w:cstheme="minorHAnsi"/>
          <w:i/>
          <w:iCs/>
          <w:lang w:val="en-US"/>
        </w:rPr>
        <w:t>D. melanogaster</w:t>
      </w:r>
      <w:r w:rsidR="00A10604" w:rsidRPr="00AE5D35">
        <w:rPr>
          <w:rFonts w:asciiTheme="minorHAnsi" w:hAnsiTheme="minorHAnsi" w:cstheme="minorHAnsi"/>
          <w:lang w:val="en-US"/>
        </w:rPr>
        <w:t xml:space="preserve">, the other </w:t>
      </w:r>
      <w:r w:rsidR="00A10604" w:rsidRPr="00AE5D35">
        <w:rPr>
          <w:rFonts w:asciiTheme="minorHAnsi" w:hAnsiTheme="minorHAnsi" w:cstheme="minorHAnsi"/>
          <w:i/>
          <w:iCs/>
          <w:lang w:val="en-US"/>
        </w:rPr>
        <w:t>Drosophila</w:t>
      </w:r>
      <w:r w:rsidR="00A10604" w:rsidRPr="00AE5D35">
        <w:rPr>
          <w:rFonts w:asciiTheme="minorHAnsi" w:hAnsiTheme="minorHAnsi" w:cstheme="minorHAnsi"/>
          <w:lang w:val="en-US"/>
        </w:rPr>
        <w:t xml:space="preserve"> species show relatively weak resistance to low temperature with no difference (male: p = 0.18; female: p = 0.53). </w:t>
      </w:r>
      <w:r w:rsidR="0036468F" w:rsidRPr="00AE5D35">
        <w:rPr>
          <w:rFonts w:asciiTheme="minorHAnsi" w:hAnsiTheme="minorHAnsi" w:cstheme="minorHAnsi"/>
          <w:lang w:val="en-US"/>
        </w:rPr>
        <w:t>Species whose distribution were biased towards high</w:t>
      </w:r>
      <w:r w:rsidR="00DA38C1">
        <w:rPr>
          <w:rFonts w:asciiTheme="minorHAnsi" w:hAnsiTheme="minorHAnsi" w:cstheme="minorHAnsi"/>
          <w:lang w:val="en-US"/>
        </w:rPr>
        <w:t xml:space="preserve"> altitude</w:t>
      </w:r>
      <w:r w:rsidR="0036468F" w:rsidRPr="00AE5D35">
        <w:rPr>
          <w:rFonts w:asciiTheme="minorHAnsi" w:hAnsiTheme="minorHAnsi" w:cstheme="minorHAnsi"/>
          <w:lang w:val="en-US"/>
        </w:rPr>
        <w:t xml:space="preserve"> spen</w:t>
      </w:r>
      <w:r w:rsidR="00922004" w:rsidRPr="00AE5D35">
        <w:rPr>
          <w:rFonts w:asciiTheme="minorHAnsi" w:hAnsiTheme="minorHAnsi" w:cstheme="minorHAnsi"/>
          <w:lang w:val="en-US"/>
        </w:rPr>
        <w:t>t</w:t>
      </w:r>
      <w:r w:rsidR="0036468F" w:rsidRPr="00AE5D35">
        <w:rPr>
          <w:rFonts w:asciiTheme="minorHAnsi" w:hAnsiTheme="minorHAnsi" w:cstheme="minorHAnsi"/>
          <w:lang w:val="en-US"/>
        </w:rPr>
        <w:t xml:space="preserve"> </w:t>
      </w:r>
      <w:r w:rsidR="00DA38C1">
        <w:rPr>
          <w:rFonts w:asciiTheme="minorHAnsi" w:hAnsiTheme="minorHAnsi" w:cstheme="minorHAnsi"/>
          <w:lang w:val="en-US"/>
        </w:rPr>
        <w:t xml:space="preserve">a </w:t>
      </w:r>
      <w:r w:rsidR="0036468F" w:rsidRPr="00AE5D35">
        <w:rPr>
          <w:rFonts w:asciiTheme="minorHAnsi" w:hAnsiTheme="minorHAnsi" w:cstheme="minorHAnsi"/>
          <w:lang w:val="en-US"/>
        </w:rPr>
        <w:t xml:space="preserve">longer time to recover from </w:t>
      </w:r>
      <w:r w:rsidR="00DA38C1">
        <w:rPr>
          <w:rFonts w:asciiTheme="minorHAnsi" w:hAnsiTheme="minorHAnsi" w:cstheme="minorHAnsi"/>
          <w:lang w:val="en-US"/>
        </w:rPr>
        <w:t xml:space="preserve">the </w:t>
      </w:r>
      <w:r w:rsidR="0036468F" w:rsidRPr="00AE5D35">
        <w:rPr>
          <w:rFonts w:asciiTheme="minorHAnsi" w:hAnsiTheme="minorHAnsi" w:cstheme="minorHAnsi"/>
          <w:lang w:val="en-US"/>
        </w:rPr>
        <w:t xml:space="preserve">chill coma (male: p = 0.054; female: p = 0.029), which is </w:t>
      </w:r>
      <w:r w:rsidR="0074179C" w:rsidRPr="00AE5D35">
        <w:rPr>
          <w:rFonts w:asciiTheme="minorHAnsi" w:hAnsiTheme="minorHAnsi" w:cstheme="minorHAnsi"/>
          <w:lang w:val="en-US"/>
        </w:rPr>
        <w:t xml:space="preserve">presumably </w:t>
      </w:r>
      <w:r w:rsidR="0036468F" w:rsidRPr="00AE5D35">
        <w:rPr>
          <w:rFonts w:asciiTheme="minorHAnsi" w:hAnsiTheme="minorHAnsi" w:cstheme="minorHAnsi"/>
          <w:lang w:val="en-US"/>
        </w:rPr>
        <w:t xml:space="preserve">disadvantaged in </w:t>
      </w:r>
      <w:r w:rsidR="00DA38C1">
        <w:rPr>
          <w:rFonts w:asciiTheme="minorHAnsi" w:hAnsiTheme="minorHAnsi" w:cstheme="minorHAnsi"/>
          <w:lang w:val="en-US"/>
        </w:rPr>
        <w:t xml:space="preserve">the </w:t>
      </w:r>
      <w:r w:rsidR="0036468F" w:rsidRPr="00AE5D35">
        <w:rPr>
          <w:rFonts w:asciiTheme="minorHAnsi" w:hAnsiTheme="minorHAnsi" w:cstheme="minorHAnsi"/>
          <w:lang w:val="en-US"/>
        </w:rPr>
        <w:t>low</w:t>
      </w:r>
      <w:r w:rsidR="00DA38C1">
        <w:rPr>
          <w:rFonts w:asciiTheme="minorHAnsi" w:hAnsiTheme="minorHAnsi" w:cstheme="minorHAnsi"/>
          <w:lang w:val="en-US"/>
        </w:rPr>
        <w:t>-</w:t>
      </w:r>
      <w:r w:rsidR="0036468F" w:rsidRPr="00AE5D35">
        <w:rPr>
          <w:rFonts w:asciiTheme="minorHAnsi" w:hAnsiTheme="minorHAnsi" w:cstheme="minorHAnsi"/>
          <w:lang w:val="en-US"/>
        </w:rPr>
        <w:t xml:space="preserve">temperature environment. </w:t>
      </w:r>
      <w:r w:rsidR="00DA38C1">
        <w:rPr>
          <w:rFonts w:asciiTheme="minorHAnsi" w:hAnsiTheme="minorHAnsi" w:cstheme="minorHAnsi"/>
          <w:lang w:val="en-US"/>
        </w:rPr>
        <w:t>The e</w:t>
      </w:r>
      <w:r w:rsidR="0036468F" w:rsidRPr="00AE5D35">
        <w:rPr>
          <w:rFonts w:asciiTheme="minorHAnsi" w:hAnsiTheme="minorHAnsi" w:cstheme="minorHAnsi"/>
          <w:lang w:val="en-US"/>
        </w:rPr>
        <w:t>xperimental block and the position on the observation rack sometime</w:t>
      </w:r>
      <w:ins w:id="285" w:author="Owen Lewis" w:date="2020-06-24T13:58:00Z">
        <w:r w:rsidR="008E7B7B">
          <w:rPr>
            <w:rFonts w:asciiTheme="minorHAnsi" w:hAnsiTheme="minorHAnsi" w:cstheme="minorHAnsi"/>
            <w:lang w:val="en-US"/>
          </w:rPr>
          <w:t>s</w:t>
        </w:r>
      </w:ins>
      <w:r w:rsidR="0036468F" w:rsidRPr="00AE5D35">
        <w:rPr>
          <w:rFonts w:asciiTheme="minorHAnsi" w:hAnsiTheme="minorHAnsi" w:cstheme="minorHAnsi"/>
          <w:lang w:val="en-US"/>
        </w:rPr>
        <w:t xml:space="preserve"> showed </w:t>
      </w:r>
      <w:r w:rsidR="00DA38C1">
        <w:rPr>
          <w:rFonts w:asciiTheme="minorHAnsi" w:hAnsiTheme="minorHAnsi" w:cstheme="minorHAnsi"/>
          <w:lang w:val="en-US"/>
        </w:rPr>
        <w:t xml:space="preserve">a </w:t>
      </w:r>
      <w:r w:rsidR="0036468F" w:rsidRPr="00AE5D35">
        <w:rPr>
          <w:rFonts w:asciiTheme="minorHAnsi" w:hAnsiTheme="minorHAnsi" w:cstheme="minorHAnsi"/>
          <w:lang w:val="en-US"/>
        </w:rPr>
        <w:t>significant effect, which m</w:t>
      </w:r>
      <w:r w:rsidR="00B9437C">
        <w:rPr>
          <w:rFonts w:asciiTheme="minorHAnsi" w:hAnsiTheme="minorHAnsi" w:cstheme="minorHAnsi"/>
          <w:lang w:val="en-US"/>
        </w:rPr>
        <w:t>ight</w:t>
      </w:r>
      <w:r w:rsidR="0036468F" w:rsidRPr="00AE5D35">
        <w:rPr>
          <w:rFonts w:asciiTheme="minorHAnsi" w:hAnsiTheme="minorHAnsi" w:cstheme="minorHAnsi"/>
          <w:lang w:val="en-US"/>
        </w:rPr>
        <w:t xml:space="preserve"> </w:t>
      </w:r>
      <w:r w:rsidR="0074179C" w:rsidRPr="00AE5D35">
        <w:rPr>
          <w:rFonts w:asciiTheme="minorHAnsi" w:hAnsiTheme="minorHAnsi" w:cstheme="minorHAnsi"/>
          <w:lang w:val="en-US"/>
        </w:rPr>
        <w:t xml:space="preserve">be </w:t>
      </w:r>
      <w:r w:rsidR="0036468F" w:rsidRPr="00AE5D35">
        <w:rPr>
          <w:rFonts w:asciiTheme="minorHAnsi" w:hAnsiTheme="minorHAnsi" w:cstheme="minorHAnsi"/>
          <w:lang w:val="en-US"/>
        </w:rPr>
        <w:t>explained by</w:t>
      </w:r>
      <w:r w:rsidR="00B9437C">
        <w:rPr>
          <w:rFonts w:asciiTheme="minorHAnsi" w:hAnsiTheme="minorHAnsi" w:cstheme="minorHAnsi"/>
          <w:lang w:val="en-US"/>
        </w:rPr>
        <w:t xml:space="preserve"> the </w:t>
      </w:r>
      <w:r w:rsidR="0036468F" w:rsidRPr="00AE5D35">
        <w:rPr>
          <w:rFonts w:asciiTheme="minorHAnsi" w:hAnsiTheme="minorHAnsi" w:cstheme="minorHAnsi"/>
          <w:lang w:val="en-US"/>
        </w:rPr>
        <w:t xml:space="preserve">temperature fluctuation of </w:t>
      </w:r>
      <w:r w:rsidR="00DA38C1">
        <w:rPr>
          <w:rFonts w:asciiTheme="minorHAnsi" w:hAnsiTheme="minorHAnsi" w:cstheme="minorHAnsi"/>
          <w:lang w:val="en-US"/>
        </w:rPr>
        <w:t>the i</w:t>
      </w:r>
      <w:r w:rsidR="0036468F" w:rsidRPr="00AE5D35">
        <w:rPr>
          <w:rFonts w:asciiTheme="minorHAnsi" w:hAnsiTheme="minorHAnsi" w:cstheme="minorHAnsi"/>
          <w:lang w:val="en-US"/>
        </w:rPr>
        <w:t>ncubator</w:t>
      </w:r>
      <w:r w:rsidR="00B9437C">
        <w:rPr>
          <w:rFonts w:asciiTheme="minorHAnsi" w:hAnsiTheme="minorHAnsi" w:cstheme="minorHAnsi"/>
          <w:lang w:val="en-US"/>
        </w:rPr>
        <w:t xml:space="preserve"> and the difference of microenvironment. </w:t>
      </w:r>
    </w:p>
    <w:p w14:paraId="30032317" w14:textId="0365F5C9" w:rsidR="00A14BBF" w:rsidRPr="00AE5D35" w:rsidRDefault="00A14BBF" w:rsidP="00B02CA7">
      <w:pPr>
        <w:rPr>
          <w:rFonts w:asciiTheme="minorHAnsi" w:hAnsiTheme="minorHAnsi" w:cstheme="minorHAnsi"/>
          <w:lang w:val="en-US"/>
        </w:rPr>
      </w:pPr>
    </w:p>
    <w:p w14:paraId="458A8222" w14:textId="3B7A5FA9" w:rsidR="00F837DE" w:rsidRPr="00AE5D35" w:rsidRDefault="00F837DE" w:rsidP="00F837DE">
      <w:pPr>
        <w:pStyle w:val="ListParagraph"/>
        <w:numPr>
          <w:ilvl w:val="0"/>
          <w:numId w:val="3"/>
        </w:numPr>
        <w:rPr>
          <w:rFonts w:cstheme="minorHAnsi"/>
          <w:lang w:val="en-US"/>
        </w:rPr>
      </w:pPr>
      <w:r w:rsidRPr="00AE5D35">
        <w:rPr>
          <w:rFonts w:cstheme="minorHAnsi"/>
          <w:lang w:val="en-US"/>
        </w:rPr>
        <w:t xml:space="preserve">Correlation </w:t>
      </w:r>
      <w:r w:rsidR="00421E3D" w:rsidRPr="00AE5D35">
        <w:rPr>
          <w:rFonts w:cstheme="minorHAnsi"/>
          <w:lang w:val="en-US"/>
        </w:rPr>
        <w:t>among</w:t>
      </w:r>
      <w:r w:rsidRPr="00AE5D35">
        <w:rPr>
          <w:rFonts w:cstheme="minorHAnsi"/>
          <w:lang w:val="en-US"/>
        </w:rPr>
        <w:t xml:space="preserve"> thermal</w:t>
      </w:r>
      <w:r w:rsidR="00EF605A" w:rsidRPr="00AE5D35">
        <w:rPr>
          <w:rFonts w:cstheme="minorHAnsi"/>
          <w:lang w:val="en-US"/>
        </w:rPr>
        <w:t xml:space="preserve"> traits</w:t>
      </w:r>
    </w:p>
    <w:p w14:paraId="74F57845" w14:textId="02E48AB4" w:rsidR="00EE1CED" w:rsidRPr="00AE5D35" w:rsidRDefault="00E131A5" w:rsidP="00F837DE">
      <w:pPr>
        <w:rPr>
          <w:rFonts w:asciiTheme="minorHAnsi" w:hAnsiTheme="minorHAnsi" w:cstheme="minorHAnsi"/>
          <w:lang w:val="en-US"/>
        </w:rPr>
      </w:pPr>
      <w:r w:rsidRPr="00AE5D35">
        <w:rPr>
          <w:rFonts w:asciiTheme="minorHAnsi" w:hAnsiTheme="minorHAnsi" w:cstheme="minorHAnsi"/>
          <w:lang w:val="en-US"/>
        </w:rPr>
        <w:t>Table 2 shows the results of the Spearman’s rank correlation test. Species which ha</w:t>
      </w:r>
      <w:r w:rsidR="00B15468" w:rsidRPr="00AE5D35">
        <w:rPr>
          <w:rFonts w:asciiTheme="minorHAnsi" w:hAnsiTheme="minorHAnsi" w:cstheme="minorHAnsi"/>
          <w:lang w:val="en-US"/>
        </w:rPr>
        <w:t>d</w:t>
      </w:r>
      <w:r w:rsidRPr="00AE5D35">
        <w:rPr>
          <w:rFonts w:asciiTheme="minorHAnsi" w:hAnsiTheme="minorHAnsi" w:cstheme="minorHAnsi"/>
          <w:lang w:val="en-US"/>
        </w:rPr>
        <w:t xml:space="preserve"> higher </w:t>
      </w:r>
      <w:proofErr w:type="spellStart"/>
      <w:r w:rsidRPr="00AE5D35">
        <w:rPr>
          <w:rFonts w:asciiTheme="minorHAnsi" w:hAnsiTheme="minorHAnsi" w:cstheme="minorHAnsi"/>
          <w:lang w:val="en-US"/>
        </w:rPr>
        <w:t>RTmax</w:t>
      </w:r>
      <w:proofErr w:type="spellEnd"/>
      <w:r w:rsidRPr="00AE5D35">
        <w:rPr>
          <w:rFonts w:asciiTheme="minorHAnsi" w:hAnsiTheme="minorHAnsi" w:cstheme="minorHAnsi"/>
          <w:lang w:val="en-US"/>
        </w:rPr>
        <w:t xml:space="preserve"> stay</w:t>
      </w:r>
      <w:r w:rsidR="00B15468" w:rsidRPr="00AE5D35">
        <w:rPr>
          <w:rFonts w:asciiTheme="minorHAnsi" w:hAnsiTheme="minorHAnsi" w:cstheme="minorHAnsi"/>
          <w:lang w:val="en-US"/>
        </w:rPr>
        <w:t>ed</w:t>
      </w:r>
      <w:r w:rsidRPr="00AE5D35">
        <w:rPr>
          <w:rFonts w:asciiTheme="minorHAnsi" w:hAnsiTheme="minorHAnsi" w:cstheme="minorHAnsi"/>
          <w:lang w:val="en-US"/>
        </w:rPr>
        <w:t xml:space="preserve"> active</w:t>
      </w:r>
      <w:r w:rsidR="00A4474D" w:rsidRPr="00AE5D35">
        <w:rPr>
          <w:rFonts w:asciiTheme="minorHAnsi" w:hAnsiTheme="minorHAnsi" w:cstheme="minorHAnsi"/>
          <w:lang w:val="en-US"/>
        </w:rPr>
        <w:t xml:space="preserve"> for</w:t>
      </w:r>
      <w:r w:rsidRPr="00AE5D35">
        <w:rPr>
          <w:rFonts w:asciiTheme="minorHAnsi" w:hAnsiTheme="minorHAnsi" w:cstheme="minorHAnsi"/>
          <w:lang w:val="en-US"/>
        </w:rPr>
        <w:t xml:space="preserve"> longer in extreme high temperature. In contrast, species </w:t>
      </w:r>
      <w:r w:rsidR="00DA38C1">
        <w:rPr>
          <w:rFonts w:asciiTheme="minorHAnsi" w:hAnsiTheme="minorHAnsi" w:cstheme="minorHAnsi"/>
          <w:lang w:val="en-US"/>
        </w:rPr>
        <w:t>that</w:t>
      </w:r>
      <w:r w:rsidRPr="00AE5D35">
        <w:rPr>
          <w:rFonts w:asciiTheme="minorHAnsi" w:hAnsiTheme="minorHAnsi" w:cstheme="minorHAnsi"/>
          <w:lang w:val="en-US"/>
        </w:rPr>
        <w:t xml:space="preserve"> ha</w:t>
      </w:r>
      <w:r w:rsidR="00B15468" w:rsidRPr="00AE5D35">
        <w:rPr>
          <w:rFonts w:asciiTheme="minorHAnsi" w:hAnsiTheme="minorHAnsi" w:cstheme="minorHAnsi"/>
          <w:lang w:val="en-US"/>
        </w:rPr>
        <w:t>d</w:t>
      </w:r>
      <w:r w:rsidRPr="00AE5D35">
        <w:rPr>
          <w:rFonts w:asciiTheme="minorHAnsi" w:hAnsiTheme="minorHAnsi" w:cstheme="minorHAnsi"/>
          <w:lang w:val="en-US"/>
        </w:rPr>
        <w:t xml:space="preserve"> lower </w:t>
      </w:r>
      <w:proofErr w:type="spellStart"/>
      <w:r w:rsidRPr="00AE5D35">
        <w:rPr>
          <w:rFonts w:asciiTheme="minorHAnsi" w:hAnsiTheme="minorHAnsi" w:cstheme="minorHAnsi"/>
          <w:lang w:val="en-US"/>
        </w:rPr>
        <w:t>RTmin</w:t>
      </w:r>
      <w:proofErr w:type="spellEnd"/>
      <w:r w:rsidRPr="00AE5D35">
        <w:rPr>
          <w:rFonts w:asciiTheme="minorHAnsi" w:hAnsiTheme="minorHAnsi" w:cstheme="minorHAnsi"/>
          <w:lang w:val="en-US"/>
        </w:rPr>
        <w:t xml:space="preserve"> d</w:t>
      </w:r>
      <w:r w:rsidR="00B15468" w:rsidRPr="00AE5D35">
        <w:rPr>
          <w:rFonts w:asciiTheme="minorHAnsi" w:hAnsiTheme="minorHAnsi" w:cstheme="minorHAnsi"/>
          <w:lang w:val="en-US"/>
        </w:rPr>
        <w:t>id</w:t>
      </w:r>
      <w:ins w:id="286" w:author="Owen Lewis" w:date="2020-06-24T13:59:00Z">
        <w:r w:rsidR="0084112D">
          <w:rPr>
            <w:rFonts w:asciiTheme="minorHAnsi" w:hAnsiTheme="minorHAnsi" w:cstheme="minorHAnsi"/>
            <w:lang w:val="en-US"/>
          </w:rPr>
          <w:t xml:space="preserve"> </w:t>
        </w:r>
      </w:ins>
      <w:commentRangeStart w:id="287"/>
      <w:r w:rsidR="00B15468" w:rsidRPr="00AE5D35">
        <w:rPr>
          <w:rFonts w:asciiTheme="minorHAnsi" w:hAnsiTheme="minorHAnsi" w:cstheme="minorHAnsi"/>
          <w:lang w:val="en-US"/>
        </w:rPr>
        <w:t>n</w:t>
      </w:r>
      <w:del w:id="288" w:author="Owen Lewis" w:date="2020-06-24T13:59:00Z">
        <w:r w:rsidRPr="00AE5D35" w:rsidDel="0084112D">
          <w:rPr>
            <w:rFonts w:asciiTheme="minorHAnsi" w:hAnsiTheme="minorHAnsi" w:cstheme="minorHAnsi"/>
            <w:lang w:val="en-US"/>
          </w:rPr>
          <w:delText>’</w:delText>
        </w:r>
      </w:del>
      <w:ins w:id="289" w:author="Owen Lewis" w:date="2020-06-24T13:59:00Z">
        <w:r w:rsidR="0084112D">
          <w:rPr>
            <w:rFonts w:asciiTheme="minorHAnsi" w:hAnsiTheme="minorHAnsi" w:cstheme="minorHAnsi"/>
            <w:lang w:val="en-US"/>
          </w:rPr>
          <w:t>o</w:t>
        </w:r>
      </w:ins>
      <w:r w:rsidRPr="00AE5D35">
        <w:rPr>
          <w:rFonts w:asciiTheme="minorHAnsi" w:hAnsiTheme="minorHAnsi" w:cstheme="minorHAnsi"/>
          <w:lang w:val="en-US"/>
        </w:rPr>
        <w:t>t</w:t>
      </w:r>
      <w:commentRangeEnd w:id="287"/>
      <w:r w:rsidR="0084112D">
        <w:rPr>
          <w:rStyle w:val="CommentReference"/>
          <w:rFonts w:asciiTheme="minorHAnsi" w:eastAsiaTheme="minorHAnsi" w:hAnsiTheme="minorHAnsi" w:cstheme="minorBidi"/>
          <w:lang w:eastAsia="en-US"/>
        </w:rPr>
        <w:commentReference w:id="287"/>
      </w:r>
      <w:r w:rsidRPr="00AE5D35">
        <w:rPr>
          <w:rFonts w:asciiTheme="minorHAnsi" w:hAnsiTheme="minorHAnsi" w:cstheme="minorHAnsi"/>
          <w:lang w:val="en-US"/>
        </w:rPr>
        <w:t xml:space="preserve"> show any advantage in cold resistance or cold recovery. </w:t>
      </w:r>
      <w:proofErr w:type="spellStart"/>
      <w:r w:rsidR="00157433" w:rsidRPr="00AE5D35">
        <w:rPr>
          <w:rFonts w:asciiTheme="minorHAnsi" w:hAnsiTheme="minorHAnsi" w:cstheme="minorHAnsi"/>
          <w:lang w:val="en-US"/>
        </w:rPr>
        <w:t>RTopt</w:t>
      </w:r>
      <w:proofErr w:type="spellEnd"/>
      <w:r w:rsidR="00157433" w:rsidRPr="00AE5D35">
        <w:rPr>
          <w:rFonts w:asciiTheme="minorHAnsi" w:hAnsiTheme="minorHAnsi" w:cstheme="minorHAnsi"/>
          <w:lang w:val="en-US"/>
        </w:rPr>
        <w:t xml:space="preserve"> was not correlated with any other traits. </w:t>
      </w:r>
      <w:r w:rsidRPr="00AE5D35">
        <w:rPr>
          <w:rFonts w:asciiTheme="minorHAnsi" w:hAnsiTheme="minorHAnsi" w:cstheme="minorHAnsi"/>
          <w:lang w:val="en-US"/>
        </w:rPr>
        <w:t>For each of the 3 physiological measurements, male performance correlate</w:t>
      </w:r>
      <w:r w:rsidR="00217768">
        <w:rPr>
          <w:rFonts w:asciiTheme="minorHAnsi" w:hAnsiTheme="minorHAnsi" w:cstheme="minorHAnsi"/>
          <w:lang w:val="en-US"/>
        </w:rPr>
        <w:t>d</w:t>
      </w:r>
      <w:r w:rsidRPr="00AE5D35">
        <w:rPr>
          <w:rFonts w:asciiTheme="minorHAnsi" w:hAnsiTheme="minorHAnsi" w:cstheme="minorHAnsi"/>
          <w:lang w:val="en-US"/>
        </w:rPr>
        <w:t xml:space="preserve"> significantly with female performance. </w:t>
      </w:r>
      <w:r w:rsidR="00B15468" w:rsidRPr="00AE5D35">
        <w:rPr>
          <w:rFonts w:asciiTheme="minorHAnsi" w:hAnsiTheme="minorHAnsi" w:cstheme="minorHAnsi"/>
          <w:lang w:val="en-US"/>
        </w:rPr>
        <w:t>Heat tolerance was not found to have</w:t>
      </w:r>
      <w:r w:rsidR="00DA38C1">
        <w:rPr>
          <w:rFonts w:asciiTheme="minorHAnsi" w:hAnsiTheme="minorHAnsi" w:cstheme="minorHAnsi"/>
          <w:lang w:val="en-US"/>
        </w:rPr>
        <w:t xml:space="preserve"> a</w:t>
      </w:r>
      <w:r w:rsidR="00B15468" w:rsidRPr="00AE5D35">
        <w:rPr>
          <w:rFonts w:asciiTheme="minorHAnsi" w:hAnsiTheme="minorHAnsi" w:cstheme="minorHAnsi"/>
          <w:lang w:val="en-US"/>
        </w:rPr>
        <w:t xml:space="preserve"> trade-off relationship with cold tolerance: </w:t>
      </w:r>
      <w:proofErr w:type="spellStart"/>
      <w:r w:rsidR="00B15468" w:rsidRPr="00AE5D35">
        <w:rPr>
          <w:rFonts w:asciiTheme="minorHAnsi" w:hAnsiTheme="minorHAnsi" w:cstheme="minorHAnsi"/>
          <w:lang w:val="en-US"/>
        </w:rPr>
        <w:t>RTmin</w:t>
      </w:r>
      <w:proofErr w:type="spellEnd"/>
      <w:r w:rsidR="00B15468" w:rsidRPr="00AE5D35">
        <w:rPr>
          <w:rFonts w:asciiTheme="minorHAnsi" w:hAnsiTheme="minorHAnsi" w:cstheme="minorHAnsi"/>
          <w:lang w:val="en-US"/>
        </w:rPr>
        <w:t xml:space="preserve"> and </w:t>
      </w:r>
      <w:proofErr w:type="spellStart"/>
      <w:r w:rsidR="00B15468" w:rsidRPr="00AE5D35">
        <w:rPr>
          <w:rFonts w:asciiTheme="minorHAnsi" w:hAnsiTheme="minorHAnsi" w:cstheme="minorHAnsi"/>
          <w:lang w:val="en-US"/>
        </w:rPr>
        <w:t>RTmax</w:t>
      </w:r>
      <w:proofErr w:type="spellEnd"/>
      <w:r w:rsidR="00B15468" w:rsidRPr="00AE5D35">
        <w:rPr>
          <w:rFonts w:asciiTheme="minorHAnsi" w:hAnsiTheme="minorHAnsi" w:cstheme="minorHAnsi"/>
          <w:lang w:val="en-US"/>
        </w:rPr>
        <w:t xml:space="preserve"> were not significantly correlated</w:t>
      </w:r>
      <w:r w:rsidR="00206969" w:rsidRPr="00AE5D35">
        <w:rPr>
          <w:rFonts w:asciiTheme="minorHAnsi" w:hAnsiTheme="minorHAnsi" w:cstheme="minorHAnsi"/>
          <w:lang w:val="en-US"/>
        </w:rPr>
        <w:t xml:space="preserve"> (</w:t>
      </w:r>
      <w:r w:rsidR="00206969" w:rsidRPr="000C4AD3">
        <w:rPr>
          <w:rFonts w:asciiTheme="minorHAnsi" w:hAnsiTheme="minorHAnsi" w:cstheme="minorHAnsi"/>
          <w:color w:val="000000" w:themeColor="text1"/>
          <w:lang w:val="en-US"/>
        </w:rPr>
        <w:t>supplementary figure 6</w:t>
      </w:r>
      <w:r w:rsidR="00206969" w:rsidRPr="00AE5D35">
        <w:rPr>
          <w:rFonts w:asciiTheme="minorHAnsi" w:hAnsiTheme="minorHAnsi" w:cstheme="minorHAnsi"/>
          <w:lang w:val="en-US"/>
        </w:rPr>
        <w:t>)</w:t>
      </w:r>
      <w:r w:rsidR="00B15468" w:rsidRPr="00AE5D35">
        <w:rPr>
          <w:rFonts w:asciiTheme="minorHAnsi" w:hAnsiTheme="minorHAnsi" w:cstheme="minorHAnsi"/>
          <w:lang w:val="en-US"/>
        </w:rPr>
        <w:t xml:space="preserve">; </w:t>
      </w:r>
      <w:r w:rsidR="00157433" w:rsidRPr="00AE5D35">
        <w:rPr>
          <w:rFonts w:asciiTheme="minorHAnsi" w:hAnsiTheme="minorHAnsi" w:cstheme="minorHAnsi"/>
          <w:lang w:val="en-US"/>
        </w:rPr>
        <w:t xml:space="preserve">Species that </w:t>
      </w:r>
      <w:r w:rsidR="00B15468" w:rsidRPr="00AE5D35">
        <w:rPr>
          <w:rFonts w:asciiTheme="minorHAnsi" w:hAnsiTheme="minorHAnsi" w:cstheme="minorHAnsi"/>
          <w:lang w:val="en-US"/>
        </w:rPr>
        <w:t>resisted</w:t>
      </w:r>
      <w:r w:rsidR="00157433" w:rsidRPr="00AE5D35">
        <w:rPr>
          <w:rFonts w:asciiTheme="minorHAnsi" w:hAnsiTheme="minorHAnsi" w:cstheme="minorHAnsi"/>
          <w:lang w:val="en-US"/>
        </w:rPr>
        <w:t xml:space="preserve"> heat for longer also showed higher tolerance to cold (longer resistance to chill coma and shorter recovery)</w:t>
      </w:r>
      <w:r w:rsidR="00B959DA" w:rsidRPr="00AE5D35">
        <w:rPr>
          <w:rFonts w:asciiTheme="minorHAnsi" w:hAnsiTheme="minorHAnsi" w:cstheme="minorHAnsi"/>
          <w:lang w:val="en-US"/>
        </w:rPr>
        <w:t>.</w:t>
      </w:r>
    </w:p>
    <w:p w14:paraId="22008857" w14:textId="77777777" w:rsidR="00157433" w:rsidRPr="00AE5D35" w:rsidRDefault="00157433" w:rsidP="00F837DE">
      <w:pPr>
        <w:rPr>
          <w:rFonts w:asciiTheme="minorHAnsi" w:hAnsiTheme="minorHAnsi" w:cstheme="minorHAnsi"/>
          <w:lang w:val="en-US"/>
        </w:rPr>
      </w:pPr>
    </w:p>
    <w:p w14:paraId="15B99EAE" w14:textId="77777777" w:rsidR="00660005" w:rsidRPr="00AE5D35" w:rsidRDefault="00660005" w:rsidP="00660005">
      <w:pPr>
        <w:rPr>
          <w:rFonts w:asciiTheme="minorHAnsi" w:hAnsiTheme="minorHAnsi" w:cstheme="minorHAnsi"/>
          <w:lang w:val="en-US"/>
        </w:rPr>
      </w:pPr>
    </w:p>
    <w:p w14:paraId="4F819BC1" w14:textId="3A4126A3" w:rsidR="00DB1611" w:rsidRPr="00AE5D35" w:rsidRDefault="00660005" w:rsidP="00660005">
      <w:pPr>
        <w:rPr>
          <w:rFonts w:asciiTheme="minorHAnsi" w:hAnsiTheme="minorHAnsi" w:cstheme="minorHAnsi"/>
          <w:b/>
          <w:bCs/>
          <w:lang w:val="en-US"/>
        </w:rPr>
      </w:pPr>
      <w:commentRangeStart w:id="290"/>
      <w:r w:rsidRPr="00AE5D35">
        <w:rPr>
          <w:rFonts w:asciiTheme="minorHAnsi" w:hAnsiTheme="minorHAnsi" w:cstheme="minorHAnsi"/>
          <w:b/>
          <w:bCs/>
          <w:lang w:val="en-US"/>
        </w:rPr>
        <w:t>Discussion</w:t>
      </w:r>
      <w:r w:rsidR="00D870C5" w:rsidRPr="00AE5D35">
        <w:rPr>
          <w:rFonts w:asciiTheme="minorHAnsi" w:hAnsiTheme="minorHAnsi" w:cstheme="minorHAnsi"/>
          <w:b/>
          <w:bCs/>
          <w:lang w:val="en-US"/>
        </w:rPr>
        <w:t>s</w:t>
      </w:r>
      <w:commentRangeEnd w:id="290"/>
      <w:r w:rsidR="00904578">
        <w:rPr>
          <w:rStyle w:val="CommentReference"/>
          <w:rFonts w:asciiTheme="minorHAnsi" w:eastAsiaTheme="minorHAnsi" w:hAnsiTheme="minorHAnsi" w:cstheme="minorBidi"/>
          <w:lang w:eastAsia="en-US"/>
        </w:rPr>
        <w:commentReference w:id="290"/>
      </w:r>
    </w:p>
    <w:p w14:paraId="72AD2683" w14:textId="644149E6" w:rsidR="00AA108A" w:rsidRPr="00AE5D35" w:rsidRDefault="00AA108A" w:rsidP="00EE469D">
      <w:pPr>
        <w:pStyle w:val="ListParagraph"/>
        <w:numPr>
          <w:ilvl w:val="0"/>
          <w:numId w:val="5"/>
        </w:numPr>
        <w:rPr>
          <w:rFonts w:cstheme="minorHAnsi"/>
          <w:lang w:val="en-US"/>
        </w:rPr>
      </w:pPr>
      <w:r w:rsidRPr="00AE5D35">
        <w:rPr>
          <w:rFonts w:cstheme="minorHAnsi"/>
          <w:lang w:val="en-US"/>
        </w:rPr>
        <w:t>Interpretation of the results:</w:t>
      </w:r>
      <w:r w:rsidR="00DB1611" w:rsidRPr="00AE5D35">
        <w:rPr>
          <w:rFonts w:cstheme="minorHAnsi"/>
          <w:lang w:val="en-US"/>
        </w:rPr>
        <w:t xml:space="preserve"> Our analysis, taken together, show that species </w:t>
      </w:r>
      <w:r w:rsidR="00603DF5">
        <w:rPr>
          <w:rFonts w:cstheme="minorHAnsi"/>
          <w:lang w:val="en-US"/>
        </w:rPr>
        <w:t xml:space="preserve">that </w:t>
      </w:r>
      <w:r w:rsidR="00DB1611" w:rsidRPr="00AE5D35">
        <w:rPr>
          <w:rFonts w:cstheme="minorHAnsi"/>
          <w:lang w:val="en-US"/>
        </w:rPr>
        <w:t>ha</w:t>
      </w:r>
      <w:r w:rsidR="00603DF5">
        <w:rPr>
          <w:rFonts w:cstheme="minorHAnsi"/>
          <w:lang w:val="en-US"/>
        </w:rPr>
        <w:t xml:space="preserve">ve a </w:t>
      </w:r>
      <w:r w:rsidR="00DB1611" w:rsidRPr="00AE5D35">
        <w:rPr>
          <w:rFonts w:cstheme="minorHAnsi"/>
          <w:lang w:val="en-US"/>
        </w:rPr>
        <w:t xml:space="preserve">higher tolerance to high temperature bias towards </w:t>
      </w:r>
      <w:r w:rsidR="00603DF5">
        <w:rPr>
          <w:rFonts w:cstheme="minorHAnsi"/>
          <w:lang w:val="en-US"/>
        </w:rPr>
        <w:t xml:space="preserve">the </w:t>
      </w:r>
      <w:r w:rsidR="00DB1611" w:rsidRPr="00AE5D35">
        <w:rPr>
          <w:rFonts w:cstheme="minorHAnsi"/>
          <w:lang w:val="en-US"/>
        </w:rPr>
        <w:t xml:space="preserve">low altitude. However, the pattern doesn’t hold for the cold end. </w:t>
      </w:r>
    </w:p>
    <w:p w14:paraId="2302CD9E" w14:textId="4ECEE8BC" w:rsidR="00512D02" w:rsidRPr="00AE5D35" w:rsidRDefault="00512D02" w:rsidP="00EE469D">
      <w:pPr>
        <w:pStyle w:val="ListParagraph"/>
        <w:numPr>
          <w:ilvl w:val="0"/>
          <w:numId w:val="5"/>
        </w:numPr>
        <w:rPr>
          <w:rFonts w:cstheme="minorHAnsi"/>
          <w:lang w:val="en-US"/>
        </w:rPr>
      </w:pPr>
      <w:r w:rsidRPr="00AE5D35">
        <w:rPr>
          <w:rFonts w:cstheme="minorHAnsi"/>
          <w:lang w:val="en-US"/>
        </w:rPr>
        <w:t xml:space="preserve">Cold vs warm limit of distribution: The relationship between this finding and the </w:t>
      </w:r>
      <w:proofErr w:type="gramStart"/>
      <w:r w:rsidRPr="00AE5D35">
        <w:rPr>
          <w:rFonts w:cstheme="minorHAnsi"/>
          <w:lang w:val="en-US"/>
        </w:rPr>
        <w:t>commonly-accepted</w:t>
      </w:r>
      <w:proofErr w:type="gramEnd"/>
      <w:r w:rsidRPr="00AE5D35">
        <w:rPr>
          <w:rFonts w:cstheme="minorHAnsi"/>
          <w:lang w:val="en-US"/>
        </w:rPr>
        <w:t xml:space="preserve"> understanding </w:t>
      </w:r>
      <w:r w:rsidR="00603DF5">
        <w:rPr>
          <w:rFonts w:cstheme="minorHAnsi"/>
          <w:lang w:val="en-US"/>
        </w:rPr>
        <w:t>of</w:t>
      </w:r>
      <w:r w:rsidRPr="00AE5D35">
        <w:rPr>
          <w:rFonts w:cstheme="minorHAnsi"/>
          <w:lang w:val="en-US"/>
        </w:rPr>
        <w:t xml:space="preserve"> latitudinal distribution pattern.</w:t>
      </w:r>
    </w:p>
    <w:p w14:paraId="741279B6" w14:textId="2E6717F5" w:rsidR="00AA108A" w:rsidRPr="00AE5D35" w:rsidRDefault="00AA108A" w:rsidP="00AA108A">
      <w:pPr>
        <w:pStyle w:val="ListParagraph"/>
        <w:numPr>
          <w:ilvl w:val="0"/>
          <w:numId w:val="5"/>
        </w:numPr>
        <w:rPr>
          <w:rFonts w:cstheme="minorHAnsi"/>
          <w:lang w:val="en-US"/>
        </w:rPr>
      </w:pPr>
      <w:r w:rsidRPr="00AE5D35">
        <w:rPr>
          <w:rFonts w:cstheme="minorHAnsi"/>
          <w:lang w:val="en-US"/>
        </w:rPr>
        <w:t xml:space="preserve">Relationship with </w:t>
      </w:r>
      <w:commentRangeStart w:id="291"/>
      <w:r w:rsidRPr="00AE5D35">
        <w:rPr>
          <w:rFonts w:cstheme="minorHAnsi"/>
          <w:lang w:val="en-US"/>
        </w:rPr>
        <w:t>biotic interaction</w:t>
      </w:r>
      <w:commentRangeEnd w:id="291"/>
      <w:r w:rsidR="006B771A">
        <w:rPr>
          <w:rStyle w:val="CommentReference"/>
          <w:rFonts w:eastAsiaTheme="minorHAnsi"/>
          <w:lang w:eastAsia="en-US"/>
        </w:rPr>
        <w:commentReference w:id="291"/>
      </w:r>
      <w:r w:rsidRPr="00AE5D35">
        <w:rPr>
          <w:rFonts w:cstheme="minorHAnsi"/>
          <w:lang w:val="en-US"/>
        </w:rPr>
        <w:t>: 1) environmental filtering and biotic interaction have different relative importance in different areas; 2) the tight correlation between thermal trait and distribution doesn’t mean there is no effect of biotic interaction ---- temperature can change the competitive hierarchy among species, the realized community composition might be a combined effect of temperature and competition.</w:t>
      </w:r>
    </w:p>
    <w:p w14:paraId="56B39F92" w14:textId="72C35121" w:rsidR="00EF0A01" w:rsidRPr="00AE5D35" w:rsidRDefault="00F06E11" w:rsidP="00EF0A01">
      <w:pPr>
        <w:pStyle w:val="ListParagraph"/>
        <w:numPr>
          <w:ilvl w:val="0"/>
          <w:numId w:val="5"/>
        </w:numPr>
        <w:rPr>
          <w:rFonts w:cstheme="minorHAnsi"/>
          <w:lang w:val="en-US"/>
        </w:rPr>
      </w:pPr>
      <w:r w:rsidRPr="00AE5D35">
        <w:rPr>
          <w:rFonts w:cstheme="minorHAnsi"/>
          <w:lang w:val="en-US"/>
        </w:rPr>
        <w:t xml:space="preserve">Limitation: Thermal performance curves are not fixed (acclimation, trans-generational effect, diet…). </w:t>
      </w:r>
      <w:r w:rsidR="00512D02" w:rsidRPr="00AE5D35">
        <w:rPr>
          <w:rFonts w:cstheme="minorHAnsi"/>
          <w:lang w:val="en-US"/>
        </w:rPr>
        <w:t>B</w:t>
      </w:r>
      <w:r w:rsidRPr="00AE5D35">
        <w:rPr>
          <w:rFonts w:cstheme="minorHAnsi"/>
          <w:lang w:val="en-US"/>
        </w:rPr>
        <w:t>ehavior tolerance, plasticity, inter-population variability</w:t>
      </w:r>
      <w:r w:rsidR="00603DF5">
        <w:rPr>
          <w:rFonts w:cstheme="minorHAnsi"/>
          <w:lang w:val="en-US"/>
        </w:rPr>
        <w:t>,</w:t>
      </w:r>
      <w:r w:rsidRPr="00AE5D35">
        <w:rPr>
          <w:rFonts w:cstheme="minorHAnsi"/>
          <w:lang w:val="en-US"/>
        </w:rPr>
        <w:t xml:space="preserve"> and evolution were not addressed in this study. What do we already know about them in terms of tropical </w:t>
      </w:r>
      <w:commentRangeStart w:id="292"/>
      <w:r w:rsidRPr="00AE5D35">
        <w:rPr>
          <w:rFonts w:cstheme="minorHAnsi"/>
          <w:lang w:val="en-US"/>
        </w:rPr>
        <w:t>species</w:t>
      </w:r>
      <w:commentRangeEnd w:id="292"/>
      <w:r w:rsidR="00312086">
        <w:rPr>
          <w:rStyle w:val="CommentReference"/>
          <w:rFonts w:eastAsiaTheme="minorHAnsi"/>
          <w:lang w:eastAsia="en-US"/>
        </w:rPr>
        <w:commentReference w:id="292"/>
      </w:r>
      <w:r w:rsidRPr="00AE5D35">
        <w:rPr>
          <w:rFonts w:cstheme="minorHAnsi"/>
          <w:lang w:val="en-US"/>
        </w:rPr>
        <w:t>?</w:t>
      </w:r>
    </w:p>
    <w:p w14:paraId="6EE171B8" w14:textId="1F1890A2" w:rsidR="00AA108A" w:rsidRPr="00AE5D35" w:rsidRDefault="00AA108A" w:rsidP="003721E1">
      <w:pPr>
        <w:pStyle w:val="ListParagraph"/>
        <w:numPr>
          <w:ilvl w:val="0"/>
          <w:numId w:val="5"/>
        </w:numPr>
        <w:rPr>
          <w:rFonts w:cstheme="minorHAnsi"/>
          <w:lang w:val="en-US"/>
        </w:rPr>
      </w:pPr>
      <w:commentRangeStart w:id="293"/>
      <w:r w:rsidRPr="00AE5D35">
        <w:rPr>
          <w:rFonts w:cstheme="minorHAnsi"/>
          <w:lang w:val="en-US"/>
        </w:rPr>
        <w:t>Implication</w:t>
      </w:r>
      <w:commentRangeEnd w:id="293"/>
      <w:r w:rsidR="00904578">
        <w:rPr>
          <w:rStyle w:val="CommentReference"/>
          <w:rFonts w:eastAsiaTheme="minorHAnsi"/>
          <w:lang w:eastAsia="en-US"/>
        </w:rPr>
        <w:commentReference w:id="293"/>
      </w:r>
      <w:r w:rsidRPr="00AE5D35">
        <w:rPr>
          <w:rFonts w:cstheme="minorHAnsi"/>
          <w:lang w:val="en-US"/>
        </w:rPr>
        <w:t xml:space="preserve">: </w:t>
      </w:r>
      <w:r w:rsidR="00F06E11" w:rsidRPr="00AE5D35">
        <w:rPr>
          <w:rFonts w:cstheme="minorHAnsi"/>
          <w:lang w:val="en-US"/>
        </w:rPr>
        <w:t xml:space="preserve">1) </w:t>
      </w:r>
      <w:r w:rsidR="00512D02" w:rsidRPr="00AE5D35">
        <w:rPr>
          <w:rFonts w:cstheme="minorHAnsi"/>
          <w:lang w:val="en-US"/>
        </w:rPr>
        <w:t xml:space="preserve">driving factors of </w:t>
      </w:r>
      <w:r w:rsidR="00F06E11" w:rsidRPr="00AE5D35">
        <w:rPr>
          <w:rFonts w:cstheme="minorHAnsi"/>
          <w:lang w:val="en-US"/>
        </w:rPr>
        <w:t xml:space="preserve">distribution </w:t>
      </w:r>
      <w:r w:rsidR="00512D02" w:rsidRPr="00AE5D35">
        <w:rPr>
          <w:rFonts w:cstheme="minorHAnsi"/>
          <w:lang w:val="en-US"/>
        </w:rPr>
        <w:t>are not</w:t>
      </w:r>
      <w:r w:rsidR="00F06E11" w:rsidRPr="00AE5D35">
        <w:rPr>
          <w:rFonts w:cstheme="minorHAnsi"/>
          <w:lang w:val="en-US"/>
        </w:rPr>
        <w:t xml:space="preserve"> the same across geographic areas; 2</w:t>
      </w:r>
      <w:r w:rsidRPr="00AE5D35">
        <w:rPr>
          <w:rFonts w:cstheme="minorHAnsi"/>
          <w:lang w:val="en-US"/>
        </w:rPr>
        <w:t>) The importan</w:t>
      </w:r>
      <w:r w:rsidR="00512D02" w:rsidRPr="00AE5D35">
        <w:rPr>
          <w:rFonts w:cstheme="minorHAnsi"/>
          <w:lang w:val="en-US"/>
        </w:rPr>
        <w:t>t influence to tropical species</w:t>
      </w:r>
      <w:r w:rsidRPr="00AE5D35">
        <w:rPr>
          <w:rFonts w:cstheme="minorHAnsi"/>
          <w:lang w:val="en-US"/>
        </w:rPr>
        <w:t xml:space="preserve"> of daily temperature variation and extreme temperature </w:t>
      </w:r>
      <w:r w:rsidR="00512D02" w:rsidRPr="00AE5D35">
        <w:rPr>
          <w:rFonts w:cstheme="minorHAnsi"/>
          <w:lang w:val="en-US"/>
        </w:rPr>
        <w:t>event</w:t>
      </w:r>
      <w:r w:rsidRPr="00AE5D35">
        <w:rPr>
          <w:rFonts w:cstheme="minorHAnsi"/>
          <w:lang w:val="en-US"/>
        </w:rPr>
        <w:t xml:space="preserve">; </w:t>
      </w:r>
      <w:r w:rsidR="00F06E11" w:rsidRPr="00AE5D35">
        <w:rPr>
          <w:rFonts w:cstheme="minorHAnsi"/>
          <w:lang w:val="en-US"/>
        </w:rPr>
        <w:t>3</w:t>
      </w:r>
      <w:r w:rsidRPr="00AE5D35">
        <w:rPr>
          <w:rFonts w:cstheme="minorHAnsi"/>
          <w:lang w:val="en-US"/>
        </w:rPr>
        <w:t xml:space="preserve">) </w:t>
      </w:r>
      <w:r w:rsidR="00512D02" w:rsidRPr="00AE5D35">
        <w:rPr>
          <w:rFonts w:cstheme="minorHAnsi"/>
          <w:lang w:val="en-US"/>
        </w:rPr>
        <w:t>Tropical species are already living close to their upper thermal limits;</w:t>
      </w:r>
      <w:r w:rsidR="003721E1" w:rsidRPr="00AE5D35">
        <w:rPr>
          <w:rFonts w:cstheme="minorHAnsi"/>
          <w:lang w:val="en-US"/>
        </w:rPr>
        <w:t xml:space="preserve"> 4) </w:t>
      </w:r>
      <w:r w:rsidR="00962FCD" w:rsidRPr="00AE5D35">
        <w:rPr>
          <w:rFonts w:cstheme="minorHAnsi"/>
          <w:lang w:val="en-US"/>
        </w:rPr>
        <w:t>T</w:t>
      </w:r>
      <w:r w:rsidR="003721E1" w:rsidRPr="00AE5D35">
        <w:rPr>
          <w:rFonts w:cstheme="minorHAnsi"/>
          <w:lang w:val="en-US"/>
        </w:rPr>
        <w:t>hermal performance curve could be used to estimated individual species effect to warming (but competition is not considered. 5</w:t>
      </w:r>
      <w:r w:rsidR="00512D02" w:rsidRPr="00AE5D35">
        <w:rPr>
          <w:rFonts w:cstheme="minorHAnsi"/>
          <w:lang w:val="en-US"/>
        </w:rPr>
        <w:t xml:space="preserve">) Rank of knockdown time to heat could be used as an approximate of </w:t>
      </w:r>
      <w:r w:rsidR="00603DF5">
        <w:rPr>
          <w:rFonts w:cstheme="minorHAnsi"/>
          <w:lang w:val="en-US"/>
        </w:rPr>
        <w:t xml:space="preserve">the </w:t>
      </w:r>
      <w:r w:rsidR="00512D02" w:rsidRPr="00AE5D35">
        <w:rPr>
          <w:rFonts w:cstheme="minorHAnsi"/>
          <w:lang w:val="en-US"/>
        </w:rPr>
        <w:t>rank of reproduction upper limit.</w:t>
      </w:r>
      <w:r w:rsidR="00807D86" w:rsidRPr="00AE5D35">
        <w:rPr>
          <w:rFonts w:cstheme="minorHAnsi"/>
          <w:lang w:val="en-US"/>
        </w:rPr>
        <w:t xml:space="preserve"> They may all involve in the fitness of insects in adapting to high temperature</w:t>
      </w:r>
      <w:r w:rsidR="00603DF5">
        <w:rPr>
          <w:rFonts w:cstheme="minorHAnsi"/>
          <w:lang w:val="en-US"/>
        </w:rPr>
        <w:t>s</w:t>
      </w:r>
      <w:r w:rsidR="00807D86" w:rsidRPr="00AE5D35">
        <w:rPr>
          <w:rFonts w:cstheme="minorHAnsi"/>
          <w:lang w:val="en-US"/>
        </w:rPr>
        <w:t>.</w:t>
      </w:r>
    </w:p>
    <w:p w14:paraId="4A9D00F8" w14:textId="043B11B9" w:rsidR="00AA108A" w:rsidRPr="00AE5D35" w:rsidRDefault="00AA108A" w:rsidP="00AA108A">
      <w:pPr>
        <w:pStyle w:val="ListParagraph"/>
        <w:rPr>
          <w:rFonts w:cstheme="minorHAnsi"/>
          <w:lang w:val="en-US"/>
        </w:rPr>
      </w:pPr>
    </w:p>
    <w:p w14:paraId="00C771B8" w14:textId="7F4CD3A9" w:rsidR="004D6646" w:rsidRPr="00AE5D35" w:rsidRDefault="004D6646" w:rsidP="000275A7">
      <w:pPr>
        <w:rPr>
          <w:rFonts w:asciiTheme="minorHAnsi" w:hAnsiTheme="minorHAnsi" w:cstheme="minorHAnsi"/>
          <w:lang w:val="en-US"/>
        </w:rPr>
      </w:pPr>
    </w:p>
    <w:p w14:paraId="4160ED2F" w14:textId="6E1D1E0D" w:rsidR="004D6646" w:rsidRPr="00AE5D35" w:rsidRDefault="004D6646" w:rsidP="000275A7">
      <w:pPr>
        <w:rPr>
          <w:rFonts w:asciiTheme="minorHAnsi" w:hAnsiTheme="minorHAnsi" w:cstheme="minorHAnsi"/>
          <w:b/>
          <w:bCs/>
          <w:lang w:val="en-US"/>
        </w:rPr>
      </w:pPr>
      <w:r w:rsidRPr="00AE5D35">
        <w:rPr>
          <w:rFonts w:asciiTheme="minorHAnsi" w:hAnsiTheme="minorHAnsi" w:cstheme="minorHAnsi"/>
          <w:b/>
          <w:bCs/>
          <w:lang w:val="en-US"/>
        </w:rPr>
        <w:t>References:</w:t>
      </w:r>
    </w:p>
    <w:p w14:paraId="51B4C37C" w14:textId="672496ED" w:rsidR="00666573" w:rsidRPr="00AE5D35" w:rsidRDefault="004D6646"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lang w:val="en-US"/>
        </w:rPr>
        <w:fldChar w:fldCharType="begin" w:fldLock="1"/>
      </w:r>
      <w:r w:rsidRPr="00AE5D35">
        <w:rPr>
          <w:rFonts w:asciiTheme="minorHAnsi" w:hAnsiTheme="minorHAnsi" w:cstheme="minorHAnsi"/>
          <w:lang w:val="en-US"/>
        </w:rPr>
        <w:instrText xml:space="preserve">ADDIN Mendeley Bibliography CSL_BIBLIOGRAPHY </w:instrText>
      </w:r>
      <w:r w:rsidRPr="00AE5D35">
        <w:rPr>
          <w:rFonts w:asciiTheme="minorHAnsi" w:hAnsiTheme="minorHAnsi" w:cstheme="minorHAnsi"/>
          <w:lang w:val="en-US"/>
        </w:rPr>
        <w:fldChar w:fldCharType="separate"/>
      </w:r>
      <w:r w:rsidR="00666573" w:rsidRPr="00AE5D35">
        <w:rPr>
          <w:rFonts w:asciiTheme="minorHAnsi" w:hAnsiTheme="minorHAnsi" w:cstheme="minorHAnsi"/>
          <w:noProof/>
        </w:rPr>
        <w:t xml:space="preserve">Allen, Craig D. and David D. Breshears. 1998. “Drought-Induced Shift of a Forest-Woodland Ecotone: Rapid Landscape Response to Climate Variation.” </w:t>
      </w:r>
      <w:r w:rsidR="00666573" w:rsidRPr="00AE5D35">
        <w:rPr>
          <w:rFonts w:asciiTheme="minorHAnsi" w:hAnsiTheme="minorHAnsi" w:cstheme="minorHAnsi"/>
          <w:i/>
          <w:iCs/>
          <w:noProof/>
        </w:rPr>
        <w:t>Proceedings of the National Academy of Sciences of the United States of America</w:t>
      </w:r>
      <w:r w:rsidR="00666573" w:rsidRPr="00AE5D35">
        <w:rPr>
          <w:rFonts w:asciiTheme="minorHAnsi" w:hAnsiTheme="minorHAnsi" w:cstheme="minorHAnsi"/>
          <w:noProof/>
        </w:rPr>
        <w:t xml:space="preserve"> 95(25):14839–42.</w:t>
      </w:r>
    </w:p>
    <w:p w14:paraId="1EBC40F1"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AE5D35">
        <w:rPr>
          <w:rFonts w:asciiTheme="minorHAnsi" w:hAnsiTheme="minorHAnsi" w:cstheme="minorHAnsi"/>
          <w:i/>
          <w:iCs/>
          <w:noProof/>
        </w:rPr>
        <w:t>Journal of Thermal Biology</w:t>
      </w:r>
      <w:r w:rsidRPr="00AE5D35">
        <w:rPr>
          <w:rFonts w:asciiTheme="minorHAnsi" w:hAnsiTheme="minorHAnsi" w:cstheme="minorHAnsi"/>
          <w:noProof/>
        </w:rPr>
        <w:t xml:space="preserve"> 71:69–73.</w:t>
      </w:r>
    </w:p>
    <w:p w14:paraId="37142FAC"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Bishop, Tom R., Mark P. Robertson, Berndt J. Van Rensburg, and Catherine L. Parr. 2017. “Coping with the Cold: Minimum Temperatures and Thermal Tolerances Dominate the Ecology of Mountain Ants.” </w:t>
      </w:r>
      <w:r w:rsidRPr="00AE5D35">
        <w:rPr>
          <w:rFonts w:asciiTheme="minorHAnsi" w:hAnsiTheme="minorHAnsi" w:cstheme="minorHAnsi"/>
          <w:i/>
          <w:iCs/>
          <w:noProof/>
        </w:rPr>
        <w:t>Ecological Entomology</w:t>
      </w:r>
      <w:r w:rsidRPr="00AE5D35">
        <w:rPr>
          <w:rFonts w:asciiTheme="minorHAnsi" w:hAnsiTheme="minorHAnsi" w:cstheme="minorHAnsi"/>
          <w:noProof/>
        </w:rPr>
        <w:t xml:space="preserve"> 42(2):105–14.</w:t>
      </w:r>
    </w:p>
    <w:p w14:paraId="1C75B653"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Bonebrake, Timothy C., Carol L. Boggs, Jeannie A. Stamberger, Curtis A. Deutsch, and Paul R. Ehrlich. 2014. “From Global Change to a Butterfly Flapping: Biophysics and Behaviour Affect Tropical Climate Change Impacts.” </w:t>
      </w:r>
      <w:r w:rsidRPr="00AE5D35">
        <w:rPr>
          <w:rFonts w:asciiTheme="minorHAnsi" w:hAnsiTheme="minorHAnsi" w:cstheme="minorHAnsi"/>
          <w:i/>
          <w:iCs/>
          <w:noProof/>
        </w:rPr>
        <w:t>Proceedings of the Royal Society B: Biological Sciences</w:t>
      </w:r>
      <w:r w:rsidRPr="00AE5D35">
        <w:rPr>
          <w:rFonts w:asciiTheme="minorHAnsi" w:hAnsiTheme="minorHAnsi" w:cstheme="minorHAnsi"/>
          <w:noProof/>
        </w:rPr>
        <w:t xml:space="preserve"> 281(1793):20141264.</w:t>
      </w:r>
    </w:p>
    <w:p w14:paraId="6AE043A6"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Cheng, Wenda, Roger C. Kendrick, Fengyi Guo, Shuang Xing, Morgan W. Tingley, and Timothy C. Bonebrake. 2019. “Complex Elevational Shifts in a Tropical Lowland Moth Community Following a Decade of Climate Change” edited by K. Feeley. </w:t>
      </w:r>
      <w:r w:rsidRPr="00AE5D35">
        <w:rPr>
          <w:rFonts w:asciiTheme="minorHAnsi" w:hAnsiTheme="minorHAnsi" w:cstheme="minorHAnsi"/>
          <w:i/>
          <w:iCs/>
          <w:noProof/>
        </w:rPr>
        <w:t>Diversity and Distributions</w:t>
      </w:r>
      <w:r w:rsidRPr="00AE5D35">
        <w:rPr>
          <w:rFonts w:asciiTheme="minorHAnsi" w:hAnsiTheme="minorHAnsi" w:cstheme="minorHAnsi"/>
          <w:noProof/>
        </w:rPr>
        <w:t xml:space="preserve"> 25(4):514–23.</w:t>
      </w:r>
    </w:p>
    <w:p w14:paraId="38902BAB"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Colwell, Robert K., Gunnar Brehm, Catherine L. Cardelús, Alex C. Gilman, and John T. Longino. 2008. “Global Warming, Elevational Range Shifts, and Lowland Biotic Attrition in the Wet Tropics.” </w:t>
      </w:r>
      <w:r w:rsidRPr="00AE5D35">
        <w:rPr>
          <w:rFonts w:asciiTheme="minorHAnsi" w:hAnsiTheme="minorHAnsi" w:cstheme="minorHAnsi"/>
          <w:i/>
          <w:iCs/>
          <w:noProof/>
        </w:rPr>
        <w:t>Science</w:t>
      </w:r>
      <w:r w:rsidRPr="00AE5D35">
        <w:rPr>
          <w:rFonts w:asciiTheme="minorHAnsi" w:hAnsiTheme="minorHAnsi" w:cstheme="minorHAnsi"/>
          <w:noProof/>
        </w:rPr>
        <w:t xml:space="preserve"> 322(5899):258–61.</w:t>
      </w:r>
    </w:p>
    <w:p w14:paraId="0DE81C69"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Davis, Andrew J., John H. Lawton, Bryan Shorrocks, and Linda S. Jenkinson. 1998. “Individualistic Species Responses Invalidate Simple Physiological Models of Community Dynamics under Global Environmental Change.” </w:t>
      </w:r>
      <w:r w:rsidRPr="00AE5D35">
        <w:rPr>
          <w:rFonts w:asciiTheme="minorHAnsi" w:hAnsiTheme="minorHAnsi" w:cstheme="minorHAnsi"/>
          <w:i/>
          <w:iCs/>
          <w:noProof/>
        </w:rPr>
        <w:t>Journal of Animal Ecology</w:t>
      </w:r>
      <w:r w:rsidRPr="00AE5D35">
        <w:rPr>
          <w:rFonts w:asciiTheme="minorHAnsi" w:hAnsiTheme="minorHAnsi" w:cstheme="minorHAnsi"/>
          <w:noProof/>
        </w:rPr>
        <w:t xml:space="preserve"> 67(4):600–612.</w:t>
      </w:r>
    </w:p>
    <w:p w14:paraId="1C96A118"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DeRivera, Catherine E., Gregory M. Ruiz, Anson H. Hines, and Paul Jivoff. 2005. “Biotic Resistance to Invasion: Native Predator Limits Abundance and Distribution of an Introduced Crab.” </w:t>
      </w:r>
      <w:r w:rsidRPr="00AE5D35">
        <w:rPr>
          <w:rFonts w:asciiTheme="minorHAnsi" w:hAnsiTheme="minorHAnsi" w:cstheme="minorHAnsi"/>
          <w:i/>
          <w:iCs/>
          <w:noProof/>
        </w:rPr>
        <w:t>Ecology</w:t>
      </w:r>
      <w:r w:rsidRPr="00AE5D35">
        <w:rPr>
          <w:rFonts w:asciiTheme="minorHAnsi" w:hAnsiTheme="minorHAnsi" w:cstheme="minorHAnsi"/>
          <w:noProof/>
        </w:rPr>
        <w:t xml:space="preserve"> 86(12):3364–76.</w:t>
      </w:r>
    </w:p>
    <w:p w14:paraId="59AECAFE"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Deutsch, Curtis A., Joshua J. Tewksbury, Raymond B. Huey, Kimberly S. Sheldon, Cameron K. Ghalambor, David C. Haak, and Paul R. Martin. 2008. “Impacts of Climate Warming on Terrestrial Ectotherms across Latitude.” </w:t>
      </w:r>
      <w:r w:rsidRPr="00AE5D35">
        <w:rPr>
          <w:rFonts w:asciiTheme="minorHAnsi" w:hAnsiTheme="minorHAnsi" w:cstheme="minorHAnsi"/>
          <w:i/>
          <w:iCs/>
          <w:noProof/>
        </w:rPr>
        <w:t>Proceedings of the National Academy of Sciences of the United States of America</w:t>
      </w:r>
      <w:r w:rsidRPr="00AE5D35">
        <w:rPr>
          <w:rFonts w:asciiTheme="minorHAnsi" w:hAnsiTheme="minorHAnsi" w:cstheme="minorHAnsi"/>
          <w:noProof/>
        </w:rPr>
        <w:t xml:space="preserve"> 105(18):6668–72.</w:t>
      </w:r>
    </w:p>
    <w:p w14:paraId="21AE51BC"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Devoto, Mariano, Diego Medan, Arturo Roig-Alsina, and Norberto H. Montaldo. 2009. “Patterns of Species Turnover in Plant-Pollinator Communities along a Precipitation Gradient in Patagonia (Argentina).” </w:t>
      </w:r>
      <w:r w:rsidRPr="00AE5D35">
        <w:rPr>
          <w:rFonts w:asciiTheme="minorHAnsi" w:hAnsiTheme="minorHAnsi" w:cstheme="minorHAnsi"/>
          <w:i/>
          <w:iCs/>
          <w:noProof/>
        </w:rPr>
        <w:t>Austral Ecology</w:t>
      </w:r>
      <w:r w:rsidRPr="00AE5D35">
        <w:rPr>
          <w:rFonts w:asciiTheme="minorHAnsi" w:hAnsiTheme="minorHAnsi" w:cstheme="minorHAnsi"/>
          <w:noProof/>
        </w:rPr>
        <w:t xml:space="preserve"> 34(8):848–57.</w:t>
      </w:r>
    </w:p>
    <w:p w14:paraId="37825C82"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Dutkiewicz, Stephanie, J. Jeffrey Morris, Michael J. Follows, Jeffery Scott, Orly Levitan, Sonya T. Dyhrman, and Ilana Berman-Frank. 2015. “Impact of Ocean Acidification on the Structure of Future Phytoplankton Communities.” </w:t>
      </w:r>
      <w:r w:rsidRPr="00AE5D35">
        <w:rPr>
          <w:rFonts w:asciiTheme="minorHAnsi" w:hAnsiTheme="minorHAnsi" w:cstheme="minorHAnsi"/>
          <w:i/>
          <w:iCs/>
          <w:noProof/>
        </w:rPr>
        <w:t>Nature Climate Change</w:t>
      </w:r>
      <w:r w:rsidRPr="00AE5D35">
        <w:rPr>
          <w:rFonts w:asciiTheme="minorHAnsi" w:hAnsiTheme="minorHAnsi" w:cstheme="minorHAnsi"/>
          <w:noProof/>
        </w:rPr>
        <w:t xml:space="preserve"> 5(11):1002–6.</w:t>
      </w:r>
    </w:p>
    <w:p w14:paraId="1F23BE72"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Engelbrecht, Bettina M. J., Liza S. Comita, Richard Condit, Thomas A. Kursar, Melvin T. Tyree, Benjamin L. Turner, and Stephen P. Hubbell. 2007. “Drought Sensitivity Shapes Species Distribution Patterns in Tropical Forests.” </w:t>
      </w:r>
      <w:r w:rsidRPr="00AE5D35">
        <w:rPr>
          <w:rFonts w:asciiTheme="minorHAnsi" w:hAnsiTheme="minorHAnsi" w:cstheme="minorHAnsi"/>
          <w:i/>
          <w:iCs/>
          <w:noProof/>
        </w:rPr>
        <w:t>Nature</w:t>
      </w:r>
      <w:r w:rsidRPr="00AE5D35">
        <w:rPr>
          <w:rFonts w:asciiTheme="minorHAnsi" w:hAnsiTheme="minorHAnsi" w:cstheme="minorHAnsi"/>
          <w:noProof/>
        </w:rPr>
        <w:t xml:space="preserve"> 447(7140):80–82.</w:t>
      </w:r>
    </w:p>
    <w:p w14:paraId="394DDF60"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Feeley, Kenneth J. and Miles R. Silman. 2010. “Biotic Attrition from Tropical Forests Correcting for Truncated Temperature Niches.” </w:t>
      </w:r>
      <w:r w:rsidRPr="00AE5D35">
        <w:rPr>
          <w:rFonts w:asciiTheme="minorHAnsi" w:hAnsiTheme="minorHAnsi" w:cstheme="minorHAnsi"/>
          <w:i/>
          <w:iCs/>
          <w:noProof/>
        </w:rPr>
        <w:t>Global Change Biology</w:t>
      </w:r>
      <w:r w:rsidRPr="00AE5D35">
        <w:rPr>
          <w:rFonts w:asciiTheme="minorHAnsi" w:hAnsiTheme="minorHAnsi" w:cstheme="minorHAnsi"/>
          <w:noProof/>
        </w:rPr>
        <w:t xml:space="preserve"> 16(6):1830–36.</w:t>
      </w:r>
    </w:p>
    <w:p w14:paraId="7B7F360C"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Freeman, Benjamin G. 2016. “Thermal Tolerances to Cold Do Not Predict Upper Elevational Limits in New Guinean Montane Birds” edited by G. Midgley. </w:t>
      </w:r>
      <w:r w:rsidRPr="00AE5D35">
        <w:rPr>
          <w:rFonts w:asciiTheme="minorHAnsi" w:hAnsiTheme="minorHAnsi" w:cstheme="minorHAnsi"/>
          <w:i/>
          <w:iCs/>
          <w:noProof/>
        </w:rPr>
        <w:t>Diversity and Distributions</w:t>
      </w:r>
      <w:r w:rsidRPr="00AE5D35">
        <w:rPr>
          <w:rFonts w:asciiTheme="minorHAnsi" w:hAnsiTheme="minorHAnsi" w:cstheme="minorHAnsi"/>
          <w:noProof/>
        </w:rPr>
        <w:t xml:space="preserve"> 22(3):309–17.</w:t>
      </w:r>
    </w:p>
    <w:p w14:paraId="5A4951D6"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Freeman, Benjamin G. and Alexandra M. Class Freeman. 2014. “Rapid Upslope Shifts in New Guinean Birds Illustrate Strong Distributional Responses of Tropical Montane Species to Global Warming.” </w:t>
      </w:r>
      <w:r w:rsidRPr="00AE5D35">
        <w:rPr>
          <w:rFonts w:asciiTheme="minorHAnsi" w:hAnsiTheme="minorHAnsi" w:cstheme="minorHAnsi"/>
          <w:i/>
          <w:iCs/>
          <w:noProof/>
        </w:rPr>
        <w:t>Proceedings of the National Academy of Sciences of the United States of America</w:t>
      </w:r>
      <w:r w:rsidRPr="00AE5D35">
        <w:rPr>
          <w:rFonts w:asciiTheme="minorHAnsi" w:hAnsiTheme="minorHAnsi" w:cstheme="minorHAnsi"/>
          <w:noProof/>
        </w:rPr>
        <w:t xml:space="preserve"> 111(12):4490–94.</w:t>
      </w:r>
    </w:p>
    <w:p w14:paraId="49D552BD"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Gaston, Kevin J. 2000. “Global Patterns in Biodiversity.” </w:t>
      </w:r>
      <w:r w:rsidRPr="00AE5D35">
        <w:rPr>
          <w:rFonts w:asciiTheme="minorHAnsi" w:hAnsiTheme="minorHAnsi" w:cstheme="minorHAnsi"/>
          <w:i/>
          <w:iCs/>
          <w:noProof/>
        </w:rPr>
        <w:t>Nature</w:t>
      </w:r>
      <w:r w:rsidRPr="00AE5D35">
        <w:rPr>
          <w:rFonts w:asciiTheme="minorHAnsi" w:hAnsiTheme="minorHAnsi" w:cstheme="minorHAnsi"/>
          <w:noProof/>
        </w:rPr>
        <w:t xml:space="preserve"> 405(6783):220–27.</w:t>
      </w:r>
    </w:p>
    <w:p w14:paraId="17D3E7E4"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Greenwood, S. R. 1987. “The Role of Insects in Tropical Forest Food Webs.” </w:t>
      </w:r>
      <w:r w:rsidRPr="00AE5D35">
        <w:rPr>
          <w:rFonts w:asciiTheme="minorHAnsi" w:hAnsiTheme="minorHAnsi" w:cstheme="minorHAnsi"/>
          <w:i/>
          <w:iCs/>
          <w:noProof/>
        </w:rPr>
        <w:t>Ambio</w:t>
      </w:r>
      <w:r w:rsidRPr="00AE5D35">
        <w:rPr>
          <w:rFonts w:asciiTheme="minorHAnsi" w:hAnsiTheme="minorHAnsi" w:cstheme="minorHAnsi"/>
          <w:noProof/>
        </w:rPr>
        <w:t xml:space="preserve"> 16(5):267–71.</w:t>
      </w:r>
    </w:p>
    <w:p w14:paraId="3773D764"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Hoffmann, A. A. 2010. “Physiological Climatic Limits in Drosophila: Patterns and Implications.” </w:t>
      </w:r>
      <w:r w:rsidRPr="00AE5D35">
        <w:rPr>
          <w:rFonts w:asciiTheme="minorHAnsi" w:hAnsiTheme="minorHAnsi" w:cstheme="minorHAnsi"/>
          <w:i/>
          <w:iCs/>
          <w:noProof/>
        </w:rPr>
        <w:t>Journal of Experimental Biology</w:t>
      </w:r>
      <w:r w:rsidRPr="00AE5D35">
        <w:rPr>
          <w:rFonts w:asciiTheme="minorHAnsi" w:hAnsiTheme="minorHAnsi" w:cstheme="minorHAnsi"/>
          <w:noProof/>
        </w:rPr>
        <w:t xml:space="preserve"> 213(6):870–80.</w:t>
      </w:r>
    </w:p>
    <w:p w14:paraId="721AEEB1"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Kearney, Michael and Warren P. Porter. 2004. “MAPPING THE FUNDAMENTAL NICHE: PHYSIOLOGY, CLIMATE, AND THE DISTRIBUTION OF A NOCTURNAL LIZARD.” </w:t>
      </w:r>
      <w:r w:rsidRPr="00AE5D35">
        <w:rPr>
          <w:rFonts w:asciiTheme="minorHAnsi" w:hAnsiTheme="minorHAnsi" w:cstheme="minorHAnsi"/>
          <w:i/>
          <w:iCs/>
          <w:noProof/>
        </w:rPr>
        <w:t>Ecology</w:t>
      </w:r>
      <w:r w:rsidRPr="00AE5D35">
        <w:rPr>
          <w:rFonts w:asciiTheme="minorHAnsi" w:hAnsiTheme="minorHAnsi" w:cstheme="minorHAnsi"/>
          <w:noProof/>
        </w:rPr>
        <w:t xml:space="preserve"> 85(11):3119–31.</w:t>
      </w:r>
    </w:p>
    <w:p w14:paraId="0E43F490"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Kearney, Michael, Richard Shine, and Warren P. Porter. 2009. “The Potential for Behavioral Thermoregulation to Buffer ‘Cold-Blooded’ Animals against Climate Warming.” </w:t>
      </w:r>
      <w:r w:rsidRPr="00AE5D35">
        <w:rPr>
          <w:rFonts w:asciiTheme="minorHAnsi" w:hAnsiTheme="minorHAnsi" w:cstheme="minorHAnsi"/>
          <w:i/>
          <w:iCs/>
          <w:noProof/>
        </w:rPr>
        <w:t>Proceedings of the National Academy of Sciences of the United States of America</w:t>
      </w:r>
      <w:r w:rsidRPr="00AE5D35">
        <w:rPr>
          <w:rFonts w:asciiTheme="minorHAnsi" w:hAnsiTheme="minorHAnsi" w:cstheme="minorHAnsi"/>
          <w:noProof/>
        </w:rPr>
        <w:t xml:space="preserve"> 106(10):3835–40.</w:t>
      </w:r>
    </w:p>
    <w:p w14:paraId="600A0051"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Kellermann, Vanessa, Belinda Van Heerwaarden, Carla M. Sgrò, and Ary A. Hoffmann. 2009. “Fundamental Evolutionary Limits in Ecological Traits Drive Drosophila Species Distributions.” </w:t>
      </w:r>
      <w:r w:rsidRPr="00AE5D35">
        <w:rPr>
          <w:rFonts w:asciiTheme="minorHAnsi" w:hAnsiTheme="minorHAnsi" w:cstheme="minorHAnsi"/>
          <w:i/>
          <w:iCs/>
          <w:noProof/>
        </w:rPr>
        <w:t>Science</w:t>
      </w:r>
      <w:r w:rsidRPr="00AE5D35">
        <w:rPr>
          <w:rFonts w:asciiTheme="minorHAnsi" w:hAnsiTheme="minorHAnsi" w:cstheme="minorHAnsi"/>
          <w:noProof/>
        </w:rPr>
        <w:t xml:space="preserve"> 325(5945):1244–46.</w:t>
      </w:r>
    </w:p>
    <w:p w14:paraId="7ABB129E"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Kellermann, Vanessa, Volker Loeschcke, Ary A. Hoffmann, Torsten Nygaard Kristensen, Camilla Fløjgaard, Jean R. David, Jens Christian Svenning, and Johannes Overgaard. 2012. “Phylogenetic Constraints In Key Functional Traits Behind Species’ Climate Niches: Patterns Of Desiccation And Cold Resistance Across 95 Drosophila Species.” </w:t>
      </w:r>
      <w:r w:rsidRPr="00AE5D35">
        <w:rPr>
          <w:rFonts w:asciiTheme="minorHAnsi" w:hAnsiTheme="minorHAnsi" w:cstheme="minorHAnsi"/>
          <w:i/>
          <w:iCs/>
          <w:noProof/>
        </w:rPr>
        <w:t>Evolution</w:t>
      </w:r>
      <w:r w:rsidRPr="00AE5D35">
        <w:rPr>
          <w:rFonts w:asciiTheme="minorHAnsi" w:hAnsiTheme="minorHAnsi" w:cstheme="minorHAnsi"/>
          <w:noProof/>
        </w:rPr>
        <w:t xml:space="preserve"> 66(11):3377–89.</w:t>
      </w:r>
    </w:p>
    <w:p w14:paraId="75C62684"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AE5D35">
        <w:rPr>
          <w:rFonts w:asciiTheme="minorHAnsi" w:hAnsiTheme="minorHAnsi" w:cstheme="minorHAnsi"/>
          <w:i/>
          <w:iCs/>
          <w:noProof/>
        </w:rPr>
        <w:t>Proceedings of the National Academy of Sciences of the United States of America</w:t>
      </w:r>
      <w:r w:rsidRPr="00AE5D35">
        <w:rPr>
          <w:rFonts w:asciiTheme="minorHAnsi" w:hAnsiTheme="minorHAnsi" w:cstheme="minorHAnsi"/>
          <w:noProof/>
        </w:rPr>
        <w:t xml:space="preserve"> 109(40):16228–33.</w:t>
      </w:r>
    </w:p>
    <w:p w14:paraId="4DC07E2E"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Khaliq, Imran, Christian Hof, Roland Prinzinger, Katrin Böhning-Gaese, and Markus Pfenninger. 2014. “Global Variation in Thermal Tolerances and Vulnerability of Endotherms to Climate Change.” </w:t>
      </w:r>
      <w:r w:rsidRPr="00AE5D35">
        <w:rPr>
          <w:rFonts w:asciiTheme="minorHAnsi" w:hAnsiTheme="minorHAnsi" w:cstheme="minorHAnsi"/>
          <w:i/>
          <w:iCs/>
          <w:noProof/>
        </w:rPr>
        <w:t>Proceedings of the Royal Society B: Biological Sciences</w:t>
      </w:r>
      <w:r w:rsidRPr="00AE5D35">
        <w:rPr>
          <w:rFonts w:asciiTheme="minorHAnsi" w:hAnsiTheme="minorHAnsi" w:cstheme="minorHAnsi"/>
          <w:noProof/>
        </w:rPr>
        <w:t xml:space="preserve"> 281(1789).</w:t>
      </w:r>
    </w:p>
    <w:p w14:paraId="6CB577A9"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de La Vega, G. J. and P. E. Schilman. 2018. “Ecological and Physiological Thermal Niches to Understand Distribution of Chagas Disease Vectors in Latin America.” </w:t>
      </w:r>
      <w:r w:rsidRPr="00AE5D35">
        <w:rPr>
          <w:rFonts w:asciiTheme="minorHAnsi" w:hAnsiTheme="minorHAnsi" w:cstheme="minorHAnsi"/>
          <w:i/>
          <w:iCs/>
          <w:noProof/>
        </w:rPr>
        <w:t>Medical and Veterinary Entomology</w:t>
      </w:r>
      <w:r w:rsidRPr="00AE5D35">
        <w:rPr>
          <w:rFonts w:asciiTheme="minorHAnsi" w:hAnsiTheme="minorHAnsi" w:cstheme="minorHAnsi"/>
          <w:noProof/>
        </w:rPr>
        <w:t xml:space="preserve"> 32(1):1–13.</w:t>
      </w:r>
    </w:p>
    <w:p w14:paraId="08BC7D24"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Lenoir, J. and J. C. Svenning. 2015. “Climate-Related Range Shifts - a Global Multidimensional Synthesis and New Research Directions.” </w:t>
      </w:r>
      <w:r w:rsidRPr="00AE5D35">
        <w:rPr>
          <w:rFonts w:asciiTheme="minorHAnsi" w:hAnsiTheme="minorHAnsi" w:cstheme="minorHAnsi"/>
          <w:i/>
          <w:iCs/>
          <w:noProof/>
        </w:rPr>
        <w:t>Ecography</w:t>
      </w:r>
      <w:r w:rsidRPr="00AE5D35">
        <w:rPr>
          <w:rFonts w:asciiTheme="minorHAnsi" w:hAnsiTheme="minorHAnsi" w:cstheme="minorHAnsi"/>
          <w:noProof/>
        </w:rPr>
        <w:t xml:space="preserve"> 38(1):15–28.</w:t>
      </w:r>
    </w:p>
    <w:p w14:paraId="42199389"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Overgaard, Johannes, Michael R. Kearney, and Ary A. Hoffmann. 2014. “Sensitivity to Thermal Extremes in Australian Drosophila Implies Similar Impacts of Climate Change on the Distribution of Widespread and Tropical Species.” </w:t>
      </w:r>
      <w:r w:rsidRPr="00AE5D35">
        <w:rPr>
          <w:rFonts w:asciiTheme="minorHAnsi" w:hAnsiTheme="minorHAnsi" w:cstheme="minorHAnsi"/>
          <w:i/>
          <w:iCs/>
          <w:noProof/>
        </w:rPr>
        <w:t>Global Change Biology</w:t>
      </w:r>
      <w:r w:rsidRPr="00AE5D35">
        <w:rPr>
          <w:rFonts w:asciiTheme="minorHAnsi" w:hAnsiTheme="minorHAnsi" w:cstheme="minorHAnsi"/>
          <w:noProof/>
        </w:rPr>
        <w:t xml:space="preserve"> 20(6):1738–50.</w:t>
      </w:r>
    </w:p>
    <w:p w14:paraId="6A3DD738"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Roslin, Tomas, Bess Hardwick, Vojtech Novotny, William K. Petry, Nigel R. Andrew, Ashley Asmus, Isabel C. Barrio, Yves Basset, Andrea Larissa Boesing, Timothy C. Bonebrake, Erin K. Cameron, Wesley Dáttilo, David A. Donoso, Pavel Drozd, Claudia L. Gray, David S. Hik, Sarah J. Hill, Tapani Hopkins, Shuyin Huang, Bonny Koane, Benita Laird-Hopkins, Liisa Laukkanen, Owen T. Lewis, Sol Milne, Isaiah Mwesige, Akihiro Nakamura, Colleen S. Nell, Elizabeth Nichols, Alena Prokurat, Katerina Sam, Niels M. Schmidt, Alison Slade, Victor Slade, Alžběta Suchanková, Tiit Teder, Saskya Van Nouhuys, Vigdis Vandvik, Anita Weissflog, Vital Zhukovich, and Eleanor M. Slade. 2017. “Latitudinal Gradients: Higher Predation Risk for Insect Prey at Low Latitudes and Elevations.” </w:t>
      </w:r>
      <w:r w:rsidRPr="00AE5D35">
        <w:rPr>
          <w:rFonts w:asciiTheme="minorHAnsi" w:hAnsiTheme="minorHAnsi" w:cstheme="minorHAnsi"/>
          <w:i/>
          <w:iCs/>
          <w:noProof/>
        </w:rPr>
        <w:t>Science</w:t>
      </w:r>
      <w:r w:rsidRPr="00AE5D35">
        <w:rPr>
          <w:rFonts w:asciiTheme="minorHAnsi" w:hAnsiTheme="minorHAnsi" w:cstheme="minorHAnsi"/>
          <w:noProof/>
        </w:rPr>
        <w:t xml:space="preserve"> 356(6339):742–44.</w:t>
      </w:r>
    </w:p>
    <w:p w14:paraId="61766120"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Sánchez-Fernández, David, Pedro Aragón, David T. Bilton, and Jorge M. Lobo. 2012. “Assessing the Congruence of Thermal Niche Estimations Derived from Distribution and Physiological Data. A Test Using Diving Beetles.” </w:t>
      </w:r>
      <w:r w:rsidRPr="00AE5D35">
        <w:rPr>
          <w:rFonts w:asciiTheme="minorHAnsi" w:hAnsiTheme="minorHAnsi" w:cstheme="minorHAnsi"/>
          <w:i/>
          <w:iCs/>
          <w:noProof/>
        </w:rPr>
        <w:t>PLoS ONE</w:t>
      </w:r>
      <w:r w:rsidRPr="00AE5D35">
        <w:rPr>
          <w:rFonts w:asciiTheme="minorHAnsi" w:hAnsiTheme="minorHAnsi" w:cstheme="minorHAnsi"/>
          <w:noProof/>
        </w:rPr>
        <w:t xml:space="preserve"> 7(10).</w:t>
      </w:r>
    </w:p>
    <w:p w14:paraId="1578E40A"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Schowalter, T. D., J. A. Noriega, and T. Tscharntke. 2018. “Insect Effects on Ecosystem Services—Introduction.” </w:t>
      </w:r>
      <w:r w:rsidRPr="00AE5D35">
        <w:rPr>
          <w:rFonts w:asciiTheme="minorHAnsi" w:hAnsiTheme="minorHAnsi" w:cstheme="minorHAnsi"/>
          <w:i/>
          <w:iCs/>
          <w:noProof/>
        </w:rPr>
        <w:t>Basic and Applied Ecology</w:t>
      </w:r>
      <w:r w:rsidRPr="00AE5D35">
        <w:rPr>
          <w:rFonts w:asciiTheme="minorHAnsi" w:hAnsiTheme="minorHAnsi" w:cstheme="minorHAnsi"/>
          <w:noProof/>
        </w:rPr>
        <w:t xml:space="preserve"> 26:1–7.</w:t>
      </w:r>
    </w:p>
    <w:p w14:paraId="59D11E2F"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AE5D35">
        <w:rPr>
          <w:rFonts w:asciiTheme="minorHAnsi" w:hAnsiTheme="minorHAnsi" w:cstheme="minorHAnsi"/>
          <w:i/>
          <w:iCs/>
          <w:noProof/>
        </w:rPr>
        <w:t>Ecology Letters</w:t>
      </w:r>
      <w:r w:rsidRPr="00AE5D35">
        <w:rPr>
          <w:rFonts w:asciiTheme="minorHAnsi" w:hAnsiTheme="minorHAnsi" w:cstheme="minorHAnsi"/>
          <w:noProof/>
        </w:rPr>
        <w:t xml:space="preserve"> 19(11):1372–85.</w:t>
      </w:r>
    </w:p>
    <w:p w14:paraId="467FE703"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Smith, Melinda D. 2011. “An Ecological Perspective on Extreme Climatic Events: A Synthetic Definition and Framework to Guide Future Research.” </w:t>
      </w:r>
      <w:r w:rsidRPr="00AE5D35">
        <w:rPr>
          <w:rFonts w:asciiTheme="minorHAnsi" w:hAnsiTheme="minorHAnsi" w:cstheme="minorHAnsi"/>
          <w:i/>
          <w:iCs/>
          <w:noProof/>
        </w:rPr>
        <w:t>Journal of Ecology</w:t>
      </w:r>
      <w:r w:rsidRPr="00AE5D35">
        <w:rPr>
          <w:rFonts w:asciiTheme="minorHAnsi" w:hAnsiTheme="minorHAnsi" w:cstheme="minorHAnsi"/>
          <w:noProof/>
        </w:rPr>
        <w:t xml:space="preserve"> 99(3):656–63.</w:t>
      </w:r>
    </w:p>
    <w:p w14:paraId="33CE342F"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Sunday, Jennifer M., Amanda E. Bates, and Nicholas K. Dulvy. 2011. “Global Analysis of Thermal Tolerance and Latitude in Ectotherms.” </w:t>
      </w:r>
      <w:r w:rsidRPr="00AE5D35">
        <w:rPr>
          <w:rFonts w:asciiTheme="minorHAnsi" w:hAnsiTheme="minorHAnsi" w:cstheme="minorHAnsi"/>
          <w:i/>
          <w:iCs/>
          <w:noProof/>
        </w:rPr>
        <w:t>Proceedings of the Royal Society B: Biological Sciences</w:t>
      </w:r>
      <w:r w:rsidRPr="00AE5D35">
        <w:rPr>
          <w:rFonts w:asciiTheme="minorHAnsi" w:hAnsiTheme="minorHAnsi" w:cstheme="minorHAnsi"/>
          <w:noProof/>
        </w:rPr>
        <w:t xml:space="preserve"> 278(1713):1823–30.</w:t>
      </w:r>
    </w:p>
    <w:p w14:paraId="08B4BD9A"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Terblanche, John S., Jacques A. Deere, Susana Clusella-Trullas, Charlene Janion, and Steven L. Chown. 2007. “Critical Thermal Limits Depend on Methodological Context.” </w:t>
      </w:r>
      <w:r w:rsidRPr="00AE5D35">
        <w:rPr>
          <w:rFonts w:asciiTheme="minorHAnsi" w:hAnsiTheme="minorHAnsi" w:cstheme="minorHAnsi"/>
          <w:i/>
          <w:iCs/>
          <w:noProof/>
        </w:rPr>
        <w:t>Proceedings of the Royal Society B: Biological Sciences</w:t>
      </w:r>
      <w:r w:rsidRPr="00AE5D35">
        <w:rPr>
          <w:rFonts w:asciiTheme="minorHAnsi" w:hAnsiTheme="minorHAnsi" w:cstheme="minorHAnsi"/>
          <w:noProof/>
        </w:rPr>
        <w:t xml:space="preserve"> 274(1628):2935–42.</w:t>
      </w:r>
    </w:p>
    <w:p w14:paraId="18DA7E36"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Trisos, Christopher H., Cory Merow, and Alex L. Pigot. 2020. “The Projected Timing of Abrupt Ecological Disruption from Climate Change.” </w:t>
      </w:r>
      <w:r w:rsidRPr="00AE5D35">
        <w:rPr>
          <w:rFonts w:asciiTheme="minorHAnsi" w:hAnsiTheme="minorHAnsi" w:cstheme="minorHAnsi"/>
          <w:i/>
          <w:iCs/>
          <w:noProof/>
        </w:rPr>
        <w:t>Nature</w:t>
      </w:r>
      <w:r w:rsidRPr="00AE5D35">
        <w:rPr>
          <w:rFonts w:asciiTheme="minorHAnsi" w:hAnsiTheme="minorHAnsi" w:cstheme="minorHAnsi"/>
          <w:noProof/>
        </w:rPr>
        <w:t xml:space="preserve"> 1–6.</w:t>
      </w:r>
    </w:p>
    <w:p w14:paraId="1128991D"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Weisser, Wolfgang and Evan Siemann. 2008. </w:t>
      </w:r>
      <w:r w:rsidRPr="00AE5D35">
        <w:rPr>
          <w:rFonts w:asciiTheme="minorHAnsi" w:hAnsiTheme="minorHAnsi" w:cstheme="minorHAnsi"/>
          <w:i/>
          <w:iCs/>
          <w:noProof/>
        </w:rPr>
        <w:t>Insects and Ecosystem Function</w:t>
      </w:r>
      <w:r w:rsidRPr="00AE5D35">
        <w:rPr>
          <w:rFonts w:asciiTheme="minorHAnsi" w:hAnsiTheme="minorHAnsi" w:cstheme="minorHAnsi"/>
          <w:noProof/>
        </w:rPr>
        <w:t>. Vol. 173. edited by W. W. Weisser and E. Siemann. Berlin, Heidelberg: Springer Berlin Heidelberg.</w:t>
      </w:r>
    </w:p>
    <w:p w14:paraId="5D86A98D"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Wernberg, Thomas, Dan A. Smale, Fernando Tuya, Mads S. Thomsen, Timothy J. Langlois, Thibaut De Bettignies, Scott Bennett, and Cecile S. Rousseaux. 2013. “An Extreme Climatic Event Alters Marine Ecosystem Structure in a Global Biodiversity Hotspot.” </w:t>
      </w:r>
      <w:r w:rsidRPr="00AE5D35">
        <w:rPr>
          <w:rFonts w:asciiTheme="minorHAnsi" w:hAnsiTheme="minorHAnsi" w:cstheme="minorHAnsi"/>
          <w:i/>
          <w:iCs/>
          <w:noProof/>
        </w:rPr>
        <w:t>Nature Climate Change</w:t>
      </w:r>
      <w:r w:rsidRPr="00AE5D35">
        <w:rPr>
          <w:rFonts w:asciiTheme="minorHAnsi" w:hAnsiTheme="minorHAnsi" w:cstheme="minorHAnsi"/>
          <w:noProof/>
        </w:rPr>
        <w:t xml:space="preserve"> 3(1):78–82.</w:t>
      </w:r>
    </w:p>
    <w:p w14:paraId="12237306"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Wilson, Robert J. and Ilya M. D. Maclean. 2011. “Recent Evidence for the Climate Change Threat to Lepidoptera and Other Insects.” </w:t>
      </w:r>
      <w:r w:rsidRPr="00AE5D35">
        <w:rPr>
          <w:rFonts w:asciiTheme="minorHAnsi" w:hAnsiTheme="minorHAnsi" w:cstheme="minorHAnsi"/>
          <w:i/>
          <w:iCs/>
          <w:noProof/>
        </w:rPr>
        <w:t>Journal of Insect Conservation</w:t>
      </w:r>
      <w:r w:rsidRPr="00AE5D35">
        <w:rPr>
          <w:rFonts w:asciiTheme="minorHAnsi" w:hAnsiTheme="minorHAnsi" w:cstheme="minorHAnsi"/>
          <w:noProof/>
        </w:rPr>
        <w:t xml:space="preserve"> 15(1):259–68.</w:t>
      </w:r>
    </w:p>
    <w:p w14:paraId="750056C3"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Wisz, Mary Susanne, Julien Pottier, W. Daniel Kissling, Loïc Pellissier, Jonathan Lenoir, Christian F. Damgaard, Carsten F. Dormann, Mads C. Forchhammer, John Arvid Grytnes, Antoine Guisan, Risto K. Heikkinen, Toke T. Høye, Ingolf Kühn, Miska Luoto, Luigi Maiorano, Marie Charlotte Nilsson, Signe Normand, Erik Öckinger, Niels M. Schmidt, Mette Termansen, Allan Timmermann, David A. Wardle, Peter Aastrup, and Jens Christian Svenning. 2013. “The Role of Biotic Interactions in Shaping Distributions and Realised Assemblages of Species: Implications for Species Distribution Modelling.” </w:t>
      </w:r>
      <w:r w:rsidRPr="00AE5D35">
        <w:rPr>
          <w:rFonts w:asciiTheme="minorHAnsi" w:hAnsiTheme="minorHAnsi" w:cstheme="minorHAnsi"/>
          <w:i/>
          <w:iCs/>
          <w:noProof/>
        </w:rPr>
        <w:t>Biological Reviews</w:t>
      </w:r>
      <w:r w:rsidRPr="00AE5D35">
        <w:rPr>
          <w:rFonts w:asciiTheme="minorHAnsi" w:hAnsiTheme="minorHAnsi" w:cstheme="minorHAnsi"/>
          <w:noProof/>
        </w:rPr>
        <w:t xml:space="preserve"> 88(1):15–30.</w:t>
      </w:r>
    </w:p>
    <w:p w14:paraId="290D6FC7"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Yang, Louie H. and Claudio Gratton. 2014. “Insects as Drivers of Ecosystem Processes.” </w:t>
      </w:r>
      <w:r w:rsidRPr="00AE5D35">
        <w:rPr>
          <w:rFonts w:asciiTheme="minorHAnsi" w:hAnsiTheme="minorHAnsi" w:cstheme="minorHAnsi"/>
          <w:i/>
          <w:iCs/>
          <w:noProof/>
        </w:rPr>
        <w:t>Current Opinion in Insect Science</w:t>
      </w:r>
      <w:r w:rsidRPr="00AE5D35">
        <w:rPr>
          <w:rFonts w:asciiTheme="minorHAnsi" w:hAnsiTheme="minorHAnsi" w:cstheme="minorHAnsi"/>
          <w:noProof/>
        </w:rPr>
        <w:t xml:space="preserve"> 2:26–32.</w:t>
      </w:r>
    </w:p>
    <w:p w14:paraId="0385DF5E"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Zhu, Hui, Deli Wang, Ling Wang, Jian Fang, Wei Sun, and Bingzhong Ren. 2014. “Effects of Altered Precipitation on Insect Community Composition and Structure in a Meadow Steppe.” </w:t>
      </w:r>
      <w:r w:rsidRPr="00AE5D35">
        <w:rPr>
          <w:rFonts w:asciiTheme="minorHAnsi" w:hAnsiTheme="minorHAnsi" w:cstheme="minorHAnsi"/>
          <w:i/>
          <w:iCs/>
          <w:noProof/>
        </w:rPr>
        <w:t>Ecological Entomology</w:t>
      </w:r>
      <w:r w:rsidRPr="00AE5D35">
        <w:rPr>
          <w:rFonts w:asciiTheme="minorHAnsi" w:hAnsiTheme="minorHAnsi" w:cstheme="minorHAnsi"/>
          <w:noProof/>
        </w:rPr>
        <w:t xml:space="preserve"> 39(4):453–61.</w:t>
      </w:r>
    </w:p>
    <w:p w14:paraId="1BB632E4" w14:textId="41D6C3DC" w:rsidR="00507849" w:rsidRPr="00AE5D35" w:rsidRDefault="004D6646" w:rsidP="00666573">
      <w:pPr>
        <w:widowControl w:val="0"/>
        <w:autoSpaceDE w:val="0"/>
        <w:autoSpaceDN w:val="0"/>
        <w:adjustRightInd w:val="0"/>
        <w:ind w:left="480" w:hanging="480"/>
        <w:rPr>
          <w:rFonts w:asciiTheme="minorHAnsi" w:hAnsiTheme="minorHAnsi" w:cstheme="minorHAnsi"/>
          <w:lang w:val="en-US"/>
        </w:rPr>
      </w:pPr>
      <w:r w:rsidRPr="00AE5D35">
        <w:rPr>
          <w:rFonts w:asciiTheme="minorHAnsi" w:hAnsiTheme="minorHAnsi" w:cstheme="minorHAnsi"/>
          <w:lang w:val="en-US"/>
        </w:rPr>
        <w:fldChar w:fldCharType="end"/>
      </w:r>
    </w:p>
    <w:p w14:paraId="020F45A4" w14:textId="6207B64C" w:rsidR="00886388" w:rsidRPr="00AE5D35" w:rsidRDefault="00507849">
      <w:pPr>
        <w:rPr>
          <w:rFonts w:asciiTheme="minorHAnsi" w:hAnsiTheme="minorHAnsi" w:cstheme="minorHAnsi"/>
          <w:lang w:val="en-US"/>
        </w:rPr>
      </w:pPr>
      <w:r w:rsidRPr="00AE5D35">
        <w:rPr>
          <w:rFonts w:asciiTheme="minorHAnsi" w:hAnsiTheme="minorHAnsi" w:cstheme="minorHAnsi"/>
          <w:lang w:val="en-US"/>
        </w:rPr>
        <w:br w:type="page"/>
      </w:r>
    </w:p>
    <w:p w14:paraId="1DA5F218" w14:textId="084C42DF" w:rsidR="00507849" w:rsidRPr="00AE5D35" w:rsidRDefault="00507849" w:rsidP="00507849">
      <w:pPr>
        <w:rPr>
          <w:rFonts w:asciiTheme="minorHAnsi" w:hAnsiTheme="minorHAnsi" w:cstheme="minorHAnsi"/>
          <w:lang w:val="en-US"/>
        </w:rPr>
      </w:pPr>
      <w:r w:rsidRPr="00AE5D35">
        <w:rPr>
          <w:rFonts w:asciiTheme="minorHAnsi" w:hAnsiTheme="minorHAnsi" w:cstheme="minorHAnsi"/>
          <w:b/>
          <w:bCs/>
          <w:lang w:val="en-US"/>
        </w:rPr>
        <w:t>Figure 1. a</w:t>
      </w:r>
      <w:r w:rsidR="0089271B" w:rsidRPr="00AE5D35">
        <w:rPr>
          <w:rFonts w:asciiTheme="minorHAnsi" w:hAnsiTheme="minorHAnsi" w:cstheme="minorHAnsi"/>
          <w:b/>
          <w:bCs/>
          <w:lang w:val="en-US"/>
        </w:rPr>
        <w:t>)</w:t>
      </w:r>
      <w:r w:rsidRPr="00AE5D35">
        <w:rPr>
          <w:rFonts w:asciiTheme="minorHAnsi" w:hAnsiTheme="minorHAnsi" w:cstheme="minorHAnsi"/>
          <w:b/>
          <w:bCs/>
          <w:lang w:val="en-US"/>
        </w:rPr>
        <w:t xml:space="preserve"> </w:t>
      </w:r>
      <w:r w:rsidR="0089271B" w:rsidRPr="00AE5D35">
        <w:rPr>
          <w:rFonts w:asciiTheme="minorHAnsi" w:hAnsiTheme="minorHAnsi" w:cstheme="minorHAnsi"/>
          <w:b/>
          <w:bCs/>
          <w:lang w:val="en-US"/>
        </w:rPr>
        <w:t>P</w:t>
      </w:r>
      <w:r w:rsidRPr="00AE5D35">
        <w:rPr>
          <w:rFonts w:asciiTheme="minorHAnsi" w:hAnsiTheme="minorHAnsi" w:cstheme="minorHAnsi"/>
          <w:b/>
          <w:bCs/>
          <w:lang w:val="en-US"/>
        </w:rPr>
        <w:t xml:space="preserve">roportion of </w:t>
      </w:r>
      <w:r w:rsidR="0089271B" w:rsidRPr="00AE5D35">
        <w:rPr>
          <w:rFonts w:asciiTheme="minorHAnsi" w:hAnsiTheme="minorHAnsi" w:cstheme="minorHAnsi"/>
          <w:b/>
          <w:bCs/>
          <w:lang w:val="en-US"/>
        </w:rPr>
        <w:t>samples</w:t>
      </w:r>
      <w:r w:rsidRPr="00AE5D35">
        <w:rPr>
          <w:rFonts w:asciiTheme="minorHAnsi" w:hAnsiTheme="minorHAnsi" w:cstheme="minorHAnsi"/>
          <w:b/>
          <w:bCs/>
          <w:lang w:val="en-US"/>
        </w:rPr>
        <w:t xml:space="preserve"> found in the low-, middle- and high-altitude site for the </w:t>
      </w:r>
      <w:r w:rsidR="0089271B" w:rsidRPr="00AE5D35">
        <w:rPr>
          <w:rFonts w:asciiTheme="minorHAnsi" w:hAnsiTheme="minorHAnsi" w:cstheme="minorHAnsi"/>
          <w:b/>
          <w:bCs/>
          <w:lang w:val="en-US"/>
        </w:rPr>
        <w:t>nine</w:t>
      </w:r>
      <w:r w:rsidRPr="00AE5D35">
        <w:rPr>
          <w:rFonts w:asciiTheme="minorHAnsi" w:hAnsiTheme="minorHAnsi" w:cstheme="minorHAnsi"/>
          <w:b/>
          <w:bCs/>
          <w:lang w:val="en-US"/>
        </w:rPr>
        <w:t xml:space="preserve"> Drosophila species. b</w:t>
      </w:r>
      <w:r w:rsidR="0089271B" w:rsidRPr="00AE5D35">
        <w:rPr>
          <w:rFonts w:asciiTheme="minorHAnsi" w:hAnsiTheme="minorHAnsi" w:cstheme="minorHAnsi"/>
          <w:b/>
          <w:bCs/>
          <w:lang w:val="en-US"/>
        </w:rPr>
        <w:t>)</w:t>
      </w:r>
      <w:r w:rsidRPr="00AE5D35">
        <w:rPr>
          <w:rFonts w:asciiTheme="minorHAnsi" w:hAnsiTheme="minorHAnsi" w:cstheme="minorHAnsi"/>
          <w:b/>
          <w:bCs/>
          <w:lang w:val="en-US"/>
        </w:rPr>
        <w:t xml:space="preserve"> </w:t>
      </w:r>
      <w:r w:rsidR="0089271B" w:rsidRPr="00AE5D35">
        <w:rPr>
          <w:rFonts w:asciiTheme="minorHAnsi" w:hAnsiTheme="minorHAnsi" w:cstheme="minorHAnsi"/>
          <w:b/>
          <w:bCs/>
          <w:lang w:val="en-US"/>
        </w:rPr>
        <w:t>R</w:t>
      </w:r>
      <w:r w:rsidRPr="00AE5D35">
        <w:rPr>
          <w:rFonts w:asciiTheme="minorHAnsi" w:hAnsiTheme="minorHAnsi" w:cstheme="minorHAnsi"/>
          <w:b/>
          <w:bCs/>
          <w:lang w:val="en-US"/>
        </w:rPr>
        <w:t>egression coefficients</w:t>
      </w:r>
      <w:r w:rsidR="0089271B" w:rsidRPr="00AE5D35">
        <w:rPr>
          <w:rFonts w:asciiTheme="minorHAnsi" w:hAnsiTheme="minorHAnsi" w:cstheme="minorHAnsi"/>
          <w:b/>
          <w:bCs/>
          <w:lang w:val="en-US"/>
        </w:rPr>
        <w:t xml:space="preserve"> </w:t>
      </w:r>
      <w:r w:rsidR="0089271B" w:rsidRPr="00AE5D35">
        <w:rPr>
          <w:rFonts w:asciiTheme="minorHAnsi" w:eastAsia="SimSun" w:hAnsiTheme="minorHAnsi" w:cstheme="minorHAnsi"/>
          <w:b/>
          <w:bCs/>
          <w:lang w:val="en-US"/>
        </w:rPr>
        <w:t xml:space="preserve">and </w:t>
      </w:r>
      <w:proofErr w:type="spellStart"/>
      <w:r w:rsidR="0089271B" w:rsidRPr="00AE5D35">
        <w:rPr>
          <w:rFonts w:asciiTheme="minorHAnsi" w:eastAsia="SimSun" w:hAnsiTheme="minorHAnsi" w:cstheme="minorHAnsi"/>
          <w:b/>
          <w:bCs/>
          <w:lang w:val="en-US"/>
        </w:rPr>
        <w:t>hIndex</w:t>
      </w:r>
      <w:proofErr w:type="spellEnd"/>
      <w:r w:rsidR="0089271B" w:rsidRPr="00AE5D35">
        <w:rPr>
          <w:rFonts w:asciiTheme="minorHAnsi" w:eastAsia="SimSun" w:hAnsiTheme="minorHAnsi" w:cstheme="minorHAnsi"/>
          <w:b/>
          <w:bCs/>
          <w:lang w:val="en-US"/>
        </w:rPr>
        <w:t xml:space="preserve"> unanimously </w:t>
      </w:r>
      <w:r w:rsidRPr="00AE5D35">
        <w:rPr>
          <w:rFonts w:asciiTheme="minorHAnsi" w:hAnsiTheme="minorHAnsi" w:cstheme="minorHAnsi"/>
          <w:b/>
          <w:bCs/>
          <w:lang w:val="en-US"/>
        </w:rPr>
        <w:t>describe altitudinal distribution pattern</w:t>
      </w:r>
      <w:r w:rsidR="0089271B" w:rsidRPr="00AE5D35">
        <w:rPr>
          <w:rFonts w:asciiTheme="minorHAnsi" w:hAnsiTheme="minorHAnsi" w:cstheme="minorHAnsi"/>
          <w:b/>
          <w:bCs/>
          <w:lang w:val="en-US"/>
        </w:rPr>
        <w:t>s</w:t>
      </w:r>
      <w:r w:rsidRPr="00AE5D35">
        <w:rPr>
          <w:rFonts w:asciiTheme="minorHAnsi" w:hAnsiTheme="minorHAnsi" w:cstheme="minorHAnsi"/>
          <w:b/>
          <w:bCs/>
          <w:lang w:val="en-US"/>
        </w:rPr>
        <w:t xml:space="preserve">. </w:t>
      </w:r>
      <w:r w:rsidRPr="00AE5D35">
        <w:rPr>
          <w:rFonts w:asciiTheme="minorHAnsi" w:hAnsiTheme="minorHAnsi" w:cstheme="minorHAnsi"/>
          <w:b/>
          <w:bCs/>
          <w:i/>
          <w:iCs/>
          <w:lang w:val="en-US"/>
        </w:rPr>
        <w:t xml:space="preserve">D. </w:t>
      </w:r>
      <w:proofErr w:type="spellStart"/>
      <w:r w:rsidRPr="00AE5D35">
        <w:rPr>
          <w:rFonts w:asciiTheme="minorHAnsi" w:hAnsiTheme="minorHAnsi" w:cstheme="minorHAnsi"/>
          <w:b/>
          <w:bCs/>
          <w:i/>
          <w:iCs/>
          <w:lang w:val="en-US"/>
        </w:rPr>
        <w:t>bunnanda</w:t>
      </w:r>
      <w:proofErr w:type="spellEnd"/>
      <w:r w:rsidRPr="00AE5D35">
        <w:rPr>
          <w:rFonts w:asciiTheme="minorHAnsi" w:hAnsiTheme="minorHAnsi" w:cstheme="minorHAnsi"/>
          <w:b/>
          <w:bCs/>
          <w:lang w:val="en-US"/>
        </w:rPr>
        <w:t xml:space="preserve"> is not included in the graph because its regression coefficient </w:t>
      </w:r>
      <w:r w:rsidR="0089271B" w:rsidRPr="00AE5D35">
        <w:rPr>
          <w:rFonts w:asciiTheme="minorHAnsi" w:hAnsiTheme="minorHAnsi" w:cstheme="minorHAnsi"/>
          <w:b/>
          <w:bCs/>
          <w:lang w:val="en-US"/>
        </w:rPr>
        <w:t xml:space="preserve">and standard error </w:t>
      </w:r>
      <w:r w:rsidR="00DE2C42">
        <w:rPr>
          <w:rFonts w:asciiTheme="minorHAnsi" w:hAnsiTheme="minorHAnsi" w:cstheme="minorHAnsi"/>
          <w:b/>
          <w:bCs/>
          <w:lang w:val="en-US"/>
        </w:rPr>
        <w:t>are</w:t>
      </w:r>
      <w:r w:rsidRPr="00AE5D35">
        <w:rPr>
          <w:rFonts w:asciiTheme="minorHAnsi" w:hAnsiTheme="minorHAnsi" w:cstheme="minorHAnsi"/>
          <w:b/>
          <w:bCs/>
          <w:lang w:val="en-US"/>
        </w:rPr>
        <w:t xml:space="preserve"> peculiarly large in absolute value due to its small sample size. Error bars show </w:t>
      </w:r>
      <w:r w:rsidR="004B5E2F" w:rsidRPr="00AE5D35">
        <w:rPr>
          <w:rFonts w:asciiTheme="minorHAnsi" w:hAnsiTheme="minorHAnsi" w:cstheme="minorHAnsi"/>
          <w:b/>
          <w:bCs/>
          <w:lang w:val="en-US"/>
        </w:rPr>
        <w:t xml:space="preserve">90% </w:t>
      </w:r>
      <w:r w:rsidRPr="00AE5D35">
        <w:rPr>
          <w:rFonts w:asciiTheme="minorHAnsi" w:hAnsiTheme="minorHAnsi" w:cstheme="minorHAnsi"/>
          <w:b/>
          <w:bCs/>
          <w:lang w:val="en-US"/>
        </w:rPr>
        <w:t>confidence intervals.</w:t>
      </w:r>
    </w:p>
    <w:p w14:paraId="7531790E" w14:textId="0F75436E" w:rsidR="00507849" w:rsidRPr="00AE5D35" w:rsidRDefault="005766CD" w:rsidP="00507849">
      <w:pPr>
        <w:rPr>
          <w:rFonts w:asciiTheme="minorHAnsi" w:hAnsiTheme="minorHAnsi" w:cstheme="minorHAnsi"/>
          <w:lang w:val="en-US"/>
        </w:rPr>
      </w:pPr>
      <w:r w:rsidRPr="00AE5D35">
        <w:rPr>
          <w:rFonts w:asciiTheme="minorHAnsi" w:hAnsiTheme="minorHAnsi" w:cstheme="minorHAnsi"/>
          <w:noProof/>
          <w:lang w:val="en-US"/>
        </w:rPr>
        <w:drawing>
          <wp:inline distT="0" distB="0" distL="0" distR="0" wp14:anchorId="20A87B33" wp14:editId="6F44DEC3">
            <wp:extent cx="5486400" cy="41148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uti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1116" cy="4118337"/>
                    </a:xfrm>
                    <a:prstGeom prst="rect">
                      <a:avLst/>
                    </a:prstGeom>
                  </pic:spPr>
                </pic:pic>
              </a:graphicData>
            </a:graphic>
          </wp:inline>
        </w:drawing>
      </w:r>
    </w:p>
    <w:p w14:paraId="69309CBF" w14:textId="33556A35" w:rsidR="004D6646" w:rsidRPr="00AE5D35" w:rsidRDefault="005766CD" w:rsidP="000275A7">
      <w:pPr>
        <w:rPr>
          <w:rFonts w:asciiTheme="minorHAnsi" w:hAnsiTheme="minorHAnsi" w:cstheme="minorHAnsi"/>
          <w:lang w:val="en-US"/>
        </w:rPr>
      </w:pPr>
      <w:r w:rsidRPr="00AE5D35">
        <w:rPr>
          <w:rFonts w:asciiTheme="minorHAnsi" w:hAnsiTheme="minorHAnsi" w:cstheme="minorHAnsi"/>
          <w:noProof/>
          <w:lang w:val="en-US"/>
        </w:rPr>
        <w:drawing>
          <wp:inline distT="0" distB="0" distL="0" distR="0" wp14:anchorId="6ED844D9" wp14:editId="29D95324">
            <wp:extent cx="4932608" cy="3699456"/>
            <wp:effectExtent l="0" t="0" r="571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_index_ci9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2608" cy="3699456"/>
                    </a:xfrm>
                    <a:prstGeom prst="rect">
                      <a:avLst/>
                    </a:prstGeom>
                  </pic:spPr>
                </pic:pic>
              </a:graphicData>
            </a:graphic>
          </wp:inline>
        </w:drawing>
      </w:r>
    </w:p>
    <w:p w14:paraId="462E373D" w14:textId="46F985A6" w:rsidR="001D1178" w:rsidRPr="00AE5D35" w:rsidRDefault="007363C5">
      <w:pPr>
        <w:rPr>
          <w:rFonts w:asciiTheme="minorHAnsi" w:hAnsiTheme="minorHAnsi" w:cstheme="minorHAnsi"/>
          <w:b/>
          <w:bCs/>
          <w:lang w:val="en-US"/>
        </w:rPr>
      </w:pPr>
      <w:r w:rsidRPr="00AE5D35">
        <w:rPr>
          <w:rFonts w:asciiTheme="minorHAnsi" w:hAnsiTheme="minorHAnsi" w:cstheme="minorHAnsi"/>
          <w:b/>
          <w:bCs/>
          <w:lang w:val="en-US"/>
        </w:rPr>
        <w:t>Figure 2</w:t>
      </w:r>
      <w:r w:rsidR="0089271B" w:rsidRPr="00AE5D35">
        <w:rPr>
          <w:rFonts w:asciiTheme="minorHAnsi" w:hAnsiTheme="minorHAnsi" w:cstheme="minorHAnsi"/>
          <w:b/>
          <w:bCs/>
          <w:lang w:val="en-US"/>
        </w:rPr>
        <w:t>.</w:t>
      </w:r>
      <w:r w:rsidRPr="00AE5D35">
        <w:rPr>
          <w:rFonts w:asciiTheme="minorHAnsi" w:hAnsiTheme="minorHAnsi" w:cstheme="minorHAnsi"/>
          <w:b/>
          <w:bCs/>
          <w:lang w:val="en-US"/>
        </w:rPr>
        <w:t xml:space="preserve"> T</w:t>
      </w:r>
      <w:r w:rsidR="00DE2C42">
        <w:rPr>
          <w:rFonts w:asciiTheme="minorHAnsi" w:hAnsiTheme="minorHAnsi" w:cstheme="minorHAnsi"/>
          <w:b/>
          <w:bCs/>
          <w:lang w:val="en-US"/>
        </w:rPr>
        <w:t>he t</w:t>
      </w:r>
      <w:r w:rsidRPr="00AE5D35">
        <w:rPr>
          <w:rFonts w:asciiTheme="minorHAnsi" w:hAnsiTheme="minorHAnsi" w:cstheme="minorHAnsi"/>
          <w:b/>
          <w:bCs/>
          <w:lang w:val="en-US"/>
        </w:rPr>
        <w:t>hermal performance curve of reproduction.</w:t>
      </w:r>
      <w:r w:rsidR="0089271B" w:rsidRPr="00AE5D35">
        <w:rPr>
          <w:rFonts w:asciiTheme="minorHAnsi" w:hAnsiTheme="minorHAnsi" w:cstheme="minorHAnsi"/>
          <w:b/>
          <w:bCs/>
          <w:lang w:val="en-US"/>
        </w:rPr>
        <w:t xml:space="preserve"> Color is ordered by their distribution pattern, with highland-biased species labeled by cold color and lowland-biased species labeled by warm color. </w:t>
      </w:r>
    </w:p>
    <w:p w14:paraId="4659A6A0" w14:textId="7E87D5A2" w:rsidR="007363C5" w:rsidRPr="00AE5D35" w:rsidRDefault="00846411">
      <w:pPr>
        <w:rPr>
          <w:rFonts w:asciiTheme="minorHAnsi" w:hAnsiTheme="minorHAnsi" w:cstheme="minorHAnsi"/>
          <w:lang w:val="en-US"/>
        </w:rPr>
      </w:pPr>
      <w:r w:rsidRPr="00AE5D35">
        <w:rPr>
          <w:rFonts w:asciiTheme="minorHAnsi" w:hAnsiTheme="minorHAnsi" w:cstheme="minorHAnsi"/>
          <w:noProof/>
          <w:lang w:val="en-US"/>
        </w:rPr>
        <w:drawing>
          <wp:inline distT="0" distB="0" distL="0" distR="0" wp14:anchorId="3C1BB4B8" wp14:editId="23A4CC78">
            <wp:extent cx="5727700" cy="4295775"/>
            <wp:effectExtent l="0" t="0" r="0"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F864553" w14:textId="11574999" w:rsidR="007363C5" w:rsidRPr="00AE5D35" w:rsidRDefault="007363C5">
      <w:pPr>
        <w:rPr>
          <w:rFonts w:asciiTheme="minorHAnsi" w:hAnsiTheme="minorHAnsi" w:cstheme="minorHAnsi"/>
          <w:lang w:val="en-US"/>
        </w:rPr>
      </w:pPr>
    </w:p>
    <w:p w14:paraId="32D6296C" w14:textId="5CFFF245" w:rsidR="007363C5" w:rsidRPr="00AE5D35" w:rsidRDefault="007363C5">
      <w:pPr>
        <w:rPr>
          <w:rFonts w:asciiTheme="minorHAnsi" w:hAnsiTheme="minorHAnsi" w:cstheme="minorHAnsi"/>
          <w:lang w:val="en-US"/>
        </w:rPr>
      </w:pPr>
    </w:p>
    <w:p w14:paraId="61FE1955" w14:textId="77777777" w:rsidR="007363C5" w:rsidRPr="00AE5D35" w:rsidRDefault="007363C5">
      <w:pPr>
        <w:rPr>
          <w:rFonts w:asciiTheme="minorHAnsi" w:hAnsiTheme="minorHAnsi" w:cstheme="minorHAnsi"/>
          <w:lang w:val="en-US"/>
        </w:rPr>
      </w:pPr>
    </w:p>
    <w:p w14:paraId="1B801742" w14:textId="1C8834BC" w:rsidR="00E0370F" w:rsidRPr="00AE5D35" w:rsidRDefault="00EF3BCB">
      <w:pPr>
        <w:rPr>
          <w:rFonts w:asciiTheme="minorHAnsi" w:hAnsiTheme="minorHAnsi" w:cstheme="minorHAnsi"/>
          <w:lang w:val="en-US"/>
        </w:rPr>
      </w:pPr>
      <w:r w:rsidRPr="00AE5D35">
        <w:rPr>
          <w:rFonts w:asciiTheme="minorHAnsi" w:hAnsiTheme="minorHAnsi" w:cstheme="minorHAnsi"/>
          <w:lang w:val="en-US"/>
        </w:rPr>
        <w:br w:type="page"/>
      </w:r>
    </w:p>
    <w:p w14:paraId="41960493" w14:textId="5A8BC581" w:rsidR="008C3208" w:rsidRPr="00AE5D35" w:rsidRDefault="00E0370F">
      <w:pPr>
        <w:rPr>
          <w:rFonts w:asciiTheme="minorHAnsi" w:hAnsiTheme="minorHAnsi" w:cstheme="minorHAnsi"/>
          <w:b/>
          <w:bCs/>
          <w:lang w:val="en-US"/>
        </w:rPr>
      </w:pPr>
      <w:r w:rsidRPr="00AE5D35">
        <w:rPr>
          <w:rFonts w:asciiTheme="minorHAnsi" w:hAnsiTheme="minorHAnsi" w:cstheme="minorHAnsi"/>
          <w:b/>
          <w:bCs/>
          <w:lang w:val="en-US"/>
        </w:rPr>
        <w:t>Figure</w:t>
      </w:r>
      <w:r w:rsidR="008C3208" w:rsidRPr="00AE5D35">
        <w:rPr>
          <w:rFonts w:asciiTheme="minorHAnsi" w:hAnsiTheme="minorHAnsi" w:cstheme="minorHAnsi"/>
          <w:b/>
          <w:bCs/>
          <w:lang w:val="en-US"/>
        </w:rPr>
        <w:t xml:space="preserve"> </w:t>
      </w:r>
      <w:r w:rsidRPr="00AE5D35">
        <w:rPr>
          <w:rFonts w:asciiTheme="minorHAnsi" w:hAnsiTheme="minorHAnsi" w:cstheme="minorHAnsi"/>
          <w:b/>
          <w:bCs/>
          <w:lang w:val="en-US"/>
        </w:rPr>
        <w:t>3</w:t>
      </w:r>
      <w:r w:rsidR="0089271B" w:rsidRPr="00AE5D35">
        <w:rPr>
          <w:rFonts w:asciiTheme="minorHAnsi" w:hAnsiTheme="minorHAnsi" w:cstheme="minorHAnsi"/>
          <w:b/>
          <w:bCs/>
          <w:lang w:val="en-US"/>
        </w:rPr>
        <w:t>.</w:t>
      </w:r>
      <w:r w:rsidRPr="00AE5D35">
        <w:rPr>
          <w:rFonts w:asciiTheme="minorHAnsi" w:hAnsiTheme="minorHAnsi" w:cstheme="minorHAnsi"/>
          <w:b/>
          <w:bCs/>
          <w:lang w:val="en-US"/>
        </w:rPr>
        <w:t xml:space="preserve"> </w:t>
      </w:r>
      <w:r w:rsidR="00C2663D" w:rsidRPr="00AE5D35">
        <w:rPr>
          <w:rFonts w:asciiTheme="minorHAnsi" w:hAnsiTheme="minorHAnsi" w:cstheme="minorHAnsi"/>
          <w:b/>
          <w:bCs/>
          <w:lang w:val="en-US"/>
        </w:rPr>
        <w:t xml:space="preserve">Reproduction </w:t>
      </w:r>
      <w:r w:rsidR="000852EC" w:rsidRPr="00AE5D35">
        <w:rPr>
          <w:rFonts w:asciiTheme="minorHAnsi" w:hAnsiTheme="minorHAnsi" w:cstheme="minorHAnsi"/>
          <w:b/>
          <w:bCs/>
          <w:lang w:val="en-US"/>
        </w:rPr>
        <w:t>in</w:t>
      </w:r>
      <w:r w:rsidR="00C2663D" w:rsidRPr="00AE5D35">
        <w:rPr>
          <w:rFonts w:asciiTheme="minorHAnsi" w:hAnsiTheme="minorHAnsi" w:cstheme="minorHAnsi"/>
          <w:b/>
          <w:bCs/>
          <w:lang w:val="en-US"/>
        </w:rPr>
        <w:t xml:space="preserve"> stressful temperature treatment and after </w:t>
      </w:r>
      <w:r w:rsidR="000852EC" w:rsidRPr="00AE5D35">
        <w:rPr>
          <w:rFonts w:asciiTheme="minorHAnsi" w:hAnsiTheme="minorHAnsi" w:cstheme="minorHAnsi"/>
          <w:b/>
          <w:bCs/>
          <w:lang w:val="en-US"/>
        </w:rPr>
        <w:t xml:space="preserve">the </w:t>
      </w:r>
      <w:r w:rsidR="00C2663D" w:rsidRPr="00AE5D35">
        <w:rPr>
          <w:rFonts w:asciiTheme="minorHAnsi" w:hAnsiTheme="minorHAnsi" w:cstheme="minorHAnsi"/>
          <w:b/>
          <w:bCs/>
          <w:lang w:val="en-US"/>
        </w:rPr>
        <w:t>temperature treatment</w:t>
      </w:r>
      <w:r w:rsidR="0095191E" w:rsidRPr="00AE5D35">
        <w:rPr>
          <w:rFonts w:asciiTheme="minorHAnsi" w:hAnsiTheme="minorHAnsi" w:cstheme="minorHAnsi"/>
          <w:b/>
          <w:bCs/>
          <w:lang w:val="en-US"/>
        </w:rPr>
        <w:t>.</w:t>
      </w:r>
      <w:r w:rsidR="008C3208" w:rsidRPr="00AE5D35">
        <w:rPr>
          <w:rFonts w:asciiTheme="minorHAnsi" w:hAnsiTheme="minorHAnsi" w:cstheme="minorHAnsi"/>
          <w:b/>
          <w:bCs/>
          <w:lang w:val="en-US"/>
        </w:rPr>
        <w:t xml:space="preserve"> The species on </w:t>
      </w:r>
      <w:r w:rsidR="000852EC" w:rsidRPr="00AE5D35">
        <w:rPr>
          <w:rFonts w:asciiTheme="minorHAnsi" w:hAnsiTheme="minorHAnsi" w:cstheme="minorHAnsi"/>
          <w:b/>
          <w:bCs/>
          <w:lang w:val="en-US"/>
        </w:rPr>
        <w:t>the horizontal</w:t>
      </w:r>
      <w:r w:rsidR="008C3208" w:rsidRPr="00AE5D35">
        <w:rPr>
          <w:rFonts w:asciiTheme="minorHAnsi" w:hAnsiTheme="minorHAnsi" w:cstheme="minorHAnsi"/>
          <w:b/>
          <w:bCs/>
          <w:lang w:val="en-US"/>
        </w:rPr>
        <w:t xml:space="preserve"> axis are ordered</w:t>
      </w:r>
      <w:r w:rsidR="00DE3876" w:rsidRPr="00AE5D35">
        <w:rPr>
          <w:rFonts w:asciiTheme="minorHAnsi" w:hAnsiTheme="minorHAnsi" w:cstheme="minorHAnsi"/>
          <w:b/>
          <w:bCs/>
          <w:lang w:val="en-US"/>
        </w:rPr>
        <w:t xml:space="preserve"> descending</w:t>
      </w:r>
      <w:r w:rsidR="000852EC" w:rsidRPr="00AE5D35">
        <w:rPr>
          <w:rFonts w:asciiTheme="minorHAnsi" w:hAnsiTheme="minorHAnsi" w:cstheme="minorHAnsi"/>
          <w:b/>
          <w:bCs/>
          <w:lang w:val="en-US"/>
        </w:rPr>
        <w:t>ly</w:t>
      </w:r>
      <w:r w:rsidR="008C3208" w:rsidRPr="00AE5D35">
        <w:rPr>
          <w:rFonts w:asciiTheme="minorHAnsi" w:hAnsiTheme="minorHAnsi" w:cstheme="minorHAnsi"/>
          <w:b/>
          <w:bCs/>
          <w:lang w:val="en-US"/>
        </w:rPr>
        <w:t xml:space="preserve"> by the</w:t>
      </w:r>
      <w:r w:rsidR="0050110D" w:rsidRPr="00AE5D35">
        <w:rPr>
          <w:rFonts w:asciiTheme="minorHAnsi" w:hAnsiTheme="minorHAnsi" w:cstheme="minorHAnsi"/>
          <w:b/>
          <w:bCs/>
          <w:lang w:val="en-US"/>
        </w:rPr>
        <w:t xml:space="preserve"> </w:t>
      </w:r>
      <w:r w:rsidR="00426510" w:rsidRPr="00AE5D35">
        <w:rPr>
          <w:rFonts w:asciiTheme="minorHAnsi" w:hAnsiTheme="minorHAnsi" w:cstheme="minorHAnsi"/>
          <w:b/>
          <w:bCs/>
          <w:lang w:val="en-US"/>
        </w:rPr>
        <w:t xml:space="preserve">mean </w:t>
      </w:r>
      <w:r w:rsidR="000852EC" w:rsidRPr="00AE5D35">
        <w:rPr>
          <w:rFonts w:asciiTheme="minorHAnsi" w:hAnsiTheme="minorHAnsi" w:cstheme="minorHAnsi"/>
          <w:b/>
          <w:bCs/>
          <w:lang w:val="en-US"/>
        </w:rPr>
        <w:t xml:space="preserve">relative </w:t>
      </w:r>
      <w:r w:rsidR="00057D30" w:rsidRPr="00AE5D35">
        <w:rPr>
          <w:rFonts w:asciiTheme="minorHAnsi" w:hAnsiTheme="minorHAnsi" w:cstheme="minorHAnsi"/>
          <w:b/>
          <w:bCs/>
          <w:lang w:val="en-US"/>
        </w:rPr>
        <w:t xml:space="preserve">altitude </w:t>
      </w:r>
      <w:r w:rsidR="008C3208" w:rsidRPr="00AE5D35">
        <w:rPr>
          <w:rFonts w:asciiTheme="minorHAnsi" w:hAnsiTheme="minorHAnsi" w:cstheme="minorHAnsi"/>
          <w:b/>
          <w:bCs/>
          <w:lang w:val="en-US"/>
        </w:rPr>
        <w:t>of the</w:t>
      </w:r>
      <w:r w:rsidR="007C66C5" w:rsidRPr="00AE5D35">
        <w:rPr>
          <w:rFonts w:asciiTheme="minorHAnsi" w:hAnsiTheme="minorHAnsi" w:cstheme="minorHAnsi"/>
          <w:b/>
          <w:bCs/>
          <w:lang w:val="en-US"/>
        </w:rPr>
        <w:t>ir</w:t>
      </w:r>
      <w:r w:rsidR="008C3208" w:rsidRPr="00AE5D35">
        <w:rPr>
          <w:rFonts w:asciiTheme="minorHAnsi" w:hAnsiTheme="minorHAnsi" w:cstheme="minorHAnsi"/>
          <w:b/>
          <w:bCs/>
          <w:lang w:val="en-US"/>
        </w:rPr>
        <w:t xml:space="preserve"> distribution</w:t>
      </w:r>
      <w:r w:rsidR="000852EC" w:rsidRPr="00AE5D35">
        <w:rPr>
          <w:rFonts w:asciiTheme="minorHAnsi" w:hAnsiTheme="minorHAnsi" w:cstheme="minorHAnsi"/>
          <w:b/>
          <w:bCs/>
          <w:lang w:val="en-US"/>
        </w:rPr>
        <w:t xml:space="preserve"> (</w:t>
      </w:r>
      <w:proofErr w:type="spellStart"/>
      <w:r w:rsidR="000852EC" w:rsidRPr="00AE5D35">
        <w:rPr>
          <w:rFonts w:asciiTheme="minorHAnsi" w:hAnsiTheme="minorHAnsi" w:cstheme="minorHAnsi"/>
          <w:b/>
          <w:bCs/>
          <w:lang w:val="en-US"/>
        </w:rPr>
        <w:t>hIndex</w:t>
      </w:r>
      <w:proofErr w:type="spellEnd"/>
      <w:r w:rsidR="000852EC" w:rsidRPr="00AE5D35">
        <w:rPr>
          <w:rFonts w:asciiTheme="minorHAnsi" w:hAnsiTheme="minorHAnsi" w:cstheme="minorHAnsi"/>
          <w:b/>
          <w:bCs/>
          <w:lang w:val="en-US"/>
        </w:rPr>
        <w:t>).</w:t>
      </w:r>
      <w:r w:rsidR="00057D30" w:rsidRPr="00AE5D35">
        <w:rPr>
          <w:rFonts w:asciiTheme="minorHAnsi" w:hAnsiTheme="minorHAnsi" w:cstheme="minorHAnsi"/>
          <w:b/>
          <w:bCs/>
          <w:lang w:val="en-US"/>
        </w:rPr>
        <w:t xml:space="preserve"> </w:t>
      </w:r>
      <w:proofErr w:type="spellStart"/>
      <w:r w:rsidR="000852EC" w:rsidRPr="00AE5D35">
        <w:rPr>
          <w:rFonts w:asciiTheme="minorHAnsi" w:hAnsiTheme="minorHAnsi" w:cstheme="minorHAnsi"/>
          <w:b/>
          <w:bCs/>
          <w:lang w:val="en-US"/>
        </w:rPr>
        <w:t>hIndex</w:t>
      </w:r>
      <w:proofErr w:type="spellEnd"/>
      <w:r w:rsidR="000852EC" w:rsidRPr="00AE5D35">
        <w:rPr>
          <w:rFonts w:asciiTheme="minorHAnsi" w:hAnsiTheme="minorHAnsi" w:cstheme="minorHAnsi"/>
          <w:b/>
          <w:bCs/>
          <w:lang w:val="en-US"/>
        </w:rPr>
        <w:t xml:space="preserve"> of </w:t>
      </w:r>
      <w:r w:rsidR="00057D30" w:rsidRPr="00AE5D35">
        <w:rPr>
          <w:rFonts w:asciiTheme="minorHAnsi" w:hAnsiTheme="minorHAnsi" w:cstheme="minorHAnsi"/>
          <w:b/>
          <w:bCs/>
          <w:i/>
          <w:iCs/>
          <w:lang w:val="en-US"/>
        </w:rPr>
        <w:t xml:space="preserve">D. </w:t>
      </w:r>
      <w:proofErr w:type="spellStart"/>
      <w:r w:rsidR="00057D30" w:rsidRPr="00AE5D35">
        <w:rPr>
          <w:rFonts w:asciiTheme="minorHAnsi" w:hAnsiTheme="minorHAnsi" w:cstheme="minorHAnsi"/>
          <w:b/>
          <w:bCs/>
          <w:i/>
          <w:iCs/>
          <w:lang w:val="en-US"/>
        </w:rPr>
        <w:t>simulans</w:t>
      </w:r>
      <w:proofErr w:type="spellEnd"/>
      <w:r w:rsidR="00057D30" w:rsidRPr="00AE5D35">
        <w:rPr>
          <w:rFonts w:asciiTheme="minorHAnsi" w:hAnsiTheme="minorHAnsi" w:cstheme="minorHAnsi"/>
          <w:b/>
          <w:bCs/>
          <w:lang w:val="en-US"/>
        </w:rPr>
        <w:t xml:space="preserve"> and </w:t>
      </w:r>
      <w:r w:rsidR="00057D30" w:rsidRPr="00AE5D35">
        <w:rPr>
          <w:rFonts w:asciiTheme="minorHAnsi" w:hAnsiTheme="minorHAnsi" w:cstheme="minorHAnsi"/>
          <w:b/>
          <w:bCs/>
          <w:i/>
          <w:iCs/>
          <w:lang w:val="en-US"/>
        </w:rPr>
        <w:t>D. melanogaster</w:t>
      </w:r>
      <w:r w:rsidR="000852EC" w:rsidRPr="00AE5D35">
        <w:rPr>
          <w:rFonts w:asciiTheme="minorHAnsi" w:hAnsiTheme="minorHAnsi" w:cstheme="minorHAnsi"/>
          <w:b/>
          <w:bCs/>
          <w:lang w:val="en-US"/>
        </w:rPr>
        <w:t xml:space="preserve"> is unavailable. </w:t>
      </w:r>
    </w:p>
    <w:p w14:paraId="4109A0E9" w14:textId="77777777" w:rsidR="00057D30" w:rsidRPr="00AE5D35" w:rsidRDefault="00057D30">
      <w:pPr>
        <w:rPr>
          <w:rFonts w:asciiTheme="minorHAnsi" w:hAnsiTheme="minorHAnsi" w:cstheme="minorHAnsi"/>
          <w:b/>
          <w:bCs/>
          <w:lang w:val="en-US"/>
        </w:rPr>
      </w:pPr>
    </w:p>
    <w:p w14:paraId="21727C04" w14:textId="11EF65B0" w:rsidR="008C3208" w:rsidRPr="00AE5D35" w:rsidRDefault="00057D30">
      <w:pPr>
        <w:rPr>
          <w:rFonts w:asciiTheme="minorHAnsi" w:hAnsiTheme="minorHAnsi" w:cstheme="minorHAnsi"/>
          <w:lang w:val="en-US"/>
        </w:rPr>
      </w:pPr>
      <w:r w:rsidRPr="00AE5D35">
        <w:rPr>
          <w:rFonts w:asciiTheme="minorHAnsi" w:hAnsiTheme="minorHAnsi" w:cstheme="minorHAnsi"/>
          <w:noProof/>
          <w:lang w:val="en-US"/>
        </w:rPr>
        <w:drawing>
          <wp:inline distT="0" distB="0" distL="0" distR="0" wp14:anchorId="281CD8DF" wp14:editId="77EF692C">
            <wp:extent cx="5727700" cy="5727700"/>
            <wp:effectExtent l="0" t="0" r="0" b="0"/>
            <wp:docPr id="14" name="Picture 1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cundity_summary_no color.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9522760" w14:textId="6824CF00" w:rsidR="001136C9" w:rsidRPr="00AE5D35" w:rsidRDefault="00E0370F" w:rsidP="000275A7">
      <w:pPr>
        <w:rPr>
          <w:rFonts w:asciiTheme="minorHAnsi" w:hAnsiTheme="minorHAnsi" w:cstheme="minorHAnsi"/>
          <w:lang w:val="en-US"/>
        </w:rPr>
      </w:pPr>
      <w:r w:rsidRPr="00AE5D35">
        <w:rPr>
          <w:rFonts w:asciiTheme="minorHAnsi" w:hAnsiTheme="minorHAnsi" w:cstheme="minorHAnsi"/>
          <w:lang w:val="en-US"/>
        </w:rPr>
        <w:br w:type="page"/>
      </w:r>
    </w:p>
    <w:p w14:paraId="75960BB8" w14:textId="639E4263" w:rsidR="001136C9" w:rsidRPr="00AE5D35" w:rsidRDefault="00FD2848" w:rsidP="000275A7">
      <w:pPr>
        <w:rPr>
          <w:rFonts w:asciiTheme="minorHAnsi" w:hAnsiTheme="minorHAnsi" w:cstheme="minorHAnsi"/>
          <w:lang w:val="en-US"/>
        </w:rPr>
      </w:pPr>
      <w:r w:rsidRPr="00AE5D35">
        <w:rPr>
          <w:rFonts w:asciiTheme="minorHAnsi" w:hAnsiTheme="minorHAnsi" w:cstheme="minorHAnsi"/>
          <w:b/>
          <w:bCs/>
          <w:lang w:val="en-US"/>
        </w:rPr>
        <w:t>F</w:t>
      </w:r>
      <w:r w:rsidR="001136C9" w:rsidRPr="00AE5D35">
        <w:rPr>
          <w:rFonts w:asciiTheme="minorHAnsi" w:hAnsiTheme="minorHAnsi" w:cstheme="minorHAnsi"/>
          <w:b/>
          <w:bCs/>
          <w:lang w:val="en-US"/>
        </w:rPr>
        <w:t xml:space="preserve">igure </w:t>
      </w:r>
      <w:r w:rsidR="00A31AAB" w:rsidRPr="00AE5D35">
        <w:rPr>
          <w:rFonts w:asciiTheme="minorHAnsi" w:hAnsiTheme="minorHAnsi" w:cstheme="minorHAnsi"/>
          <w:b/>
          <w:bCs/>
          <w:lang w:val="en-US"/>
        </w:rPr>
        <w:t>4</w:t>
      </w:r>
      <w:r w:rsidR="001136C9" w:rsidRPr="00AE5D35">
        <w:rPr>
          <w:rFonts w:asciiTheme="minorHAnsi" w:hAnsiTheme="minorHAnsi" w:cstheme="minorHAnsi"/>
          <w:b/>
          <w:bCs/>
          <w:lang w:val="en-US"/>
        </w:rPr>
        <w:t xml:space="preserve">. </w:t>
      </w:r>
      <w:r w:rsidR="00544629" w:rsidRPr="00AE5D35">
        <w:rPr>
          <w:rFonts w:asciiTheme="minorHAnsi" w:hAnsiTheme="minorHAnsi" w:cstheme="minorHAnsi"/>
          <w:b/>
          <w:bCs/>
          <w:lang w:val="en-US"/>
        </w:rPr>
        <w:t xml:space="preserve">Physiological responses to lethal heat stress and cold stress. </w:t>
      </w:r>
      <w:r w:rsidR="000852EC" w:rsidRPr="00AE5D35">
        <w:rPr>
          <w:rFonts w:asciiTheme="minorHAnsi" w:hAnsiTheme="minorHAnsi" w:cstheme="minorHAnsi"/>
          <w:b/>
          <w:bCs/>
          <w:lang w:val="en-US"/>
        </w:rPr>
        <w:t xml:space="preserve">The species on the horizontal axis are ordered </w:t>
      </w:r>
      <w:proofErr w:type="spellStart"/>
      <w:r w:rsidR="000852EC" w:rsidRPr="00AE5D35">
        <w:rPr>
          <w:rFonts w:asciiTheme="minorHAnsi" w:hAnsiTheme="minorHAnsi" w:cstheme="minorHAnsi"/>
          <w:b/>
          <w:bCs/>
          <w:lang w:val="en-US"/>
        </w:rPr>
        <w:t>descendingly</w:t>
      </w:r>
      <w:proofErr w:type="spellEnd"/>
      <w:r w:rsidR="000852EC" w:rsidRPr="00AE5D35">
        <w:rPr>
          <w:rFonts w:asciiTheme="minorHAnsi" w:hAnsiTheme="minorHAnsi" w:cstheme="minorHAnsi"/>
          <w:b/>
          <w:bCs/>
          <w:lang w:val="en-US"/>
        </w:rPr>
        <w:t xml:space="preserve"> by the mean relative altitude of their distribution (</w:t>
      </w:r>
      <w:proofErr w:type="spellStart"/>
      <w:r w:rsidR="000852EC" w:rsidRPr="00AE5D35">
        <w:rPr>
          <w:rFonts w:asciiTheme="minorHAnsi" w:hAnsiTheme="minorHAnsi" w:cstheme="minorHAnsi"/>
          <w:b/>
          <w:bCs/>
          <w:lang w:val="en-US"/>
        </w:rPr>
        <w:t>hIndex</w:t>
      </w:r>
      <w:proofErr w:type="spellEnd"/>
      <w:r w:rsidR="000852EC" w:rsidRPr="00AE5D35">
        <w:rPr>
          <w:rFonts w:asciiTheme="minorHAnsi" w:hAnsiTheme="minorHAnsi" w:cstheme="minorHAnsi"/>
          <w:b/>
          <w:bCs/>
          <w:lang w:val="en-US"/>
        </w:rPr>
        <w:t xml:space="preserve">). </w:t>
      </w:r>
      <w:proofErr w:type="spellStart"/>
      <w:r w:rsidR="000852EC" w:rsidRPr="00AE5D35">
        <w:rPr>
          <w:rFonts w:asciiTheme="minorHAnsi" w:hAnsiTheme="minorHAnsi" w:cstheme="minorHAnsi"/>
          <w:b/>
          <w:bCs/>
          <w:lang w:val="en-US"/>
        </w:rPr>
        <w:t>hIndex</w:t>
      </w:r>
      <w:proofErr w:type="spellEnd"/>
      <w:r w:rsidR="000852EC" w:rsidRPr="00AE5D35">
        <w:rPr>
          <w:rFonts w:asciiTheme="minorHAnsi" w:hAnsiTheme="minorHAnsi" w:cstheme="minorHAnsi"/>
          <w:b/>
          <w:bCs/>
          <w:lang w:val="en-US"/>
        </w:rPr>
        <w:t xml:space="preserve"> of </w:t>
      </w:r>
      <w:r w:rsidR="000852EC" w:rsidRPr="00AE5D35">
        <w:rPr>
          <w:rFonts w:asciiTheme="minorHAnsi" w:hAnsiTheme="minorHAnsi" w:cstheme="minorHAnsi"/>
          <w:b/>
          <w:bCs/>
          <w:i/>
          <w:iCs/>
          <w:lang w:val="en-US"/>
        </w:rPr>
        <w:t xml:space="preserve">D. </w:t>
      </w:r>
      <w:proofErr w:type="spellStart"/>
      <w:r w:rsidR="000852EC" w:rsidRPr="00AE5D35">
        <w:rPr>
          <w:rFonts w:asciiTheme="minorHAnsi" w:hAnsiTheme="minorHAnsi" w:cstheme="minorHAnsi"/>
          <w:b/>
          <w:bCs/>
          <w:i/>
          <w:iCs/>
          <w:lang w:val="en-US"/>
        </w:rPr>
        <w:t>simulans</w:t>
      </w:r>
      <w:proofErr w:type="spellEnd"/>
      <w:r w:rsidR="000852EC" w:rsidRPr="00AE5D35">
        <w:rPr>
          <w:rFonts w:asciiTheme="minorHAnsi" w:hAnsiTheme="minorHAnsi" w:cstheme="minorHAnsi"/>
          <w:b/>
          <w:bCs/>
          <w:lang w:val="en-US"/>
        </w:rPr>
        <w:t xml:space="preserve"> and </w:t>
      </w:r>
      <w:r w:rsidR="000852EC" w:rsidRPr="00AE5D35">
        <w:rPr>
          <w:rFonts w:asciiTheme="minorHAnsi" w:hAnsiTheme="minorHAnsi" w:cstheme="minorHAnsi"/>
          <w:b/>
          <w:bCs/>
          <w:i/>
          <w:iCs/>
          <w:lang w:val="en-US"/>
        </w:rPr>
        <w:t>D. melanogaster</w:t>
      </w:r>
      <w:r w:rsidR="000852EC" w:rsidRPr="00AE5D35">
        <w:rPr>
          <w:rFonts w:asciiTheme="minorHAnsi" w:hAnsiTheme="minorHAnsi" w:cstheme="minorHAnsi"/>
          <w:b/>
          <w:bCs/>
          <w:lang w:val="en-US"/>
        </w:rPr>
        <w:t xml:space="preserve"> is unavailable. </w:t>
      </w:r>
      <w:r w:rsidR="00E91B29" w:rsidRPr="00AE5D35">
        <w:rPr>
          <w:rFonts w:asciiTheme="minorHAnsi" w:hAnsiTheme="minorHAnsi" w:cstheme="minorHAnsi"/>
          <w:b/>
          <w:bCs/>
          <w:lang w:val="en-US"/>
        </w:rPr>
        <w:t>Measurements of female</w:t>
      </w:r>
      <w:r w:rsidR="00BA4522">
        <w:rPr>
          <w:rFonts w:asciiTheme="minorHAnsi" w:hAnsiTheme="minorHAnsi" w:cstheme="minorHAnsi"/>
          <w:b/>
          <w:bCs/>
          <w:lang w:val="en-US"/>
        </w:rPr>
        <w:t>s</w:t>
      </w:r>
      <w:r w:rsidR="00E91B29" w:rsidRPr="00AE5D35">
        <w:rPr>
          <w:rFonts w:asciiTheme="minorHAnsi" w:hAnsiTheme="minorHAnsi" w:cstheme="minorHAnsi"/>
          <w:b/>
          <w:bCs/>
          <w:lang w:val="en-US"/>
        </w:rPr>
        <w:t xml:space="preserve"> were labeled by </w:t>
      </w:r>
      <w:proofErr w:type="gramStart"/>
      <w:r w:rsidR="00E91B29" w:rsidRPr="00AE5D35">
        <w:rPr>
          <w:rFonts w:asciiTheme="minorHAnsi" w:hAnsiTheme="minorHAnsi" w:cstheme="minorHAnsi"/>
          <w:b/>
          <w:bCs/>
          <w:lang w:val="en-US"/>
        </w:rPr>
        <w:t>red,</w:t>
      </w:r>
      <w:proofErr w:type="gramEnd"/>
      <w:r w:rsidR="00E91B29" w:rsidRPr="00AE5D35">
        <w:rPr>
          <w:rFonts w:asciiTheme="minorHAnsi" w:hAnsiTheme="minorHAnsi" w:cstheme="minorHAnsi"/>
          <w:b/>
          <w:bCs/>
          <w:lang w:val="en-US"/>
        </w:rPr>
        <w:t xml:space="preserve"> male</w:t>
      </w:r>
      <w:r w:rsidR="00BA4522">
        <w:rPr>
          <w:rFonts w:asciiTheme="minorHAnsi" w:hAnsiTheme="minorHAnsi" w:cstheme="minorHAnsi"/>
          <w:b/>
          <w:bCs/>
          <w:lang w:val="en-US"/>
        </w:rPr>
        <w:t>s</w:t>
      </w:r>
      <w:r w:rsidR="00E91B29" w:rsidRPr="00AE5D35">
        <w:rPr>
          <w:rFonts w:asciiTheme="minorHAnsi" w:hAnsiTheme="minorHAnsi" w:cstheme="minorHAnsi"/>
          <w:b/>
          <w:bCs/>
          <w:lang w:val="en-US"/>
        </w:rPr>
        <w:t xml:space="preserve"> were labeled by blue</w:t>
      </w:r>
      <w:r w:rsidR="00DE3876" w:rsidRPr="00AE5D35">
        <w:rPr>
          <w:rFonts w:asciiTheme="minorHAnsi" w:hAnsiTheme="minorHAnsi" w:cstheme="minorHAnsi"/>
          <w:b/>
          <w:bCs/>
          <w:lang w:val="en-US"/>
        </w:rPr>
        <w:t>.</w:t>
      </w:r>
    </w:p>
    <w:p w14:paraId="6CA79C13" w14:textId="69429AD9" w:rsidR="00544629" w:rsidRPr="00AE5D35" w:rsidRDefault="00E91B29" w:rsidP="000275A7">
      <w:pPr>
        <w:rPr>
          <w:rFonts w:asciiTheme="minorHAnsi" w:hAnsiTheme="minorHAnsi" w:cstheme="minorHAnsi"/>
          <w:b/>
          <w:bCs/>
          <w:lang w:val="en-US"/>
        </w:rPr>
      </w:pPr>
      <w:r w:rsidRPr="00AE5D35">
        <w:rPr>
          <w:rFonts w:asciiTheme="minorHAnsi" w:hAnsiTheme="minorHAnsi" w:cstheme="minorHAnsi"/>
          <w:b/>
          <w:bCs/>
          <w:noProof/>
          <w:lang w:val="en-US"/>
        </w:rPr>
        <w:drawing>
          <wp:inline distT="0" distB="0" distL="0" distR="0" wp14:anchorId="3B3B78E8" wp14:editId="4C1FE416">
            <wp:extent cx="5727700" cy="28638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ysiology.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36CC283C" w14:textId="3A2108F3" w:rsidR="00544629" w:rsidRPr="00AE5D35" w:rsidRDefault="00544629" w:rsidP="000275A7">
      <w:pPr>
        <w:rPr>
          <w:rFonts w:asciiTheme="minorHAnsi" w:hAnsiTheme="minorHAnsi" w:cstheme="minorHAnsi"/>
          <w:lang w:val="en-US"/>
        </w:rPr>
      </w:pPr>
    </w:p>
    <w:p w14:paraId="0F8C9261" w14:textId="3A32AFD2" w:rsidR="00F02A19" w:rsidRPr="00AE5D35" w:rsidRDefault="00F02A19" w:rsidP="000275A7">
      <w:pPr>
        <w:rPr>
          <w:rFonts w:asciiTheme="minorHAnsi" w:hAnsiTheme="minorHAnsi" w:cstheme="minorHAnsi"/>
          <w:lang w:val="en-US"/>
        </w:rPr>
      </w:pPr>
    </w:p>
    <w:p w14:paraId="458FCC67" w14:textId="77777777" w:rsidR="00F02A19" w:rsidRPr="00AE5D35" w:rsidRDefault="00F02A19">
      <w:pPr>
        <w:rPr>
          <w:rFonts w:asciiTheme="minorHAnsi" w:hAnsiTheme="minorHAnsi" w:cstheme="minorHAnsi"/>
          <w:lang w:val="en-US"/>
        </w:rPr>
      </w:pPr>
      <w:r w:rsidRPr="00AE5D35">
        <w:rPr>
          <w:rFonts w:asciiTheme="minorHAnsi" w:hAnsiTheme="minorHAnsi" w:cstheme="minorHAnsi"/>
          <w:lang w:val="en-US"/>
        </w:rPr>
        <w:br w:type="page"/>
      </w:r>
    </w:p>
    <w:p w14:paraId="373DDE8C" w14:textId="261416CD" w:rsidR="00F02A19" w:rsidRPr="00AE5D35" w:rsidRDefault="00F02A19" w:rsidP="000275A7">
      <w:pPr>
        <w:rPr>
          <w:rFonts w:asciiTheme="minorHAnsi" w:hAnsiTheme="minorHAnsi" w:cstheme="minorHAnsi"/>
          <w:b/>
          <w:bCs/>
          <w:lang w:val="en-US"/>
        </w:rPr>
      </w:pPr>
      <w:r w:rsidRPr="00AE5D35">
        <w:rPr>
          <w:rFonts w:asciiTheme="minorHAnsi" w:hAnsiTheme="minorHAnsi" w:cstheme="minorHAnsi"/>
          <w:b/>
          <w:bCs/>
          <w:lang w:val="en-US"/>
        </w:rPr>
        <w:t>Table 1 Estimated parameters of thermal performance functions</w:t>
      </w:r>
      <w:r w:rsidR="00622321" w:rsidRPr="00AE5D35">
        <w:rPr>
          <w:rFonts w:asciiTheme="minorHAnsi" w:hAnsiTheme="minorHAnsi" w:cstheme="minorHAnsi"/>
          <w:b/>
          <w:bCs/>
          <w:lang w:val="en-US"/>
        </w:rPr>
        <w:t xml:space="preserve"> and their 90% credible intervals (CI)</w:t>
      </w:r>
      <w:r w:rsidRPr="00AE5D35">
        <w:rPr>
          <w:rFonts w:asciiTheme="minorHAnsi" w:hAnsiTheme="minorHAnsi" w:cstheme="minorHAnsi"/>
          <w:b/>
          <w:bCs/>
          <w:lang w:val="en-US"/>
        </w:rPr>
        <w:t xml:space="preserve"> of </w:t>
      </w:r>
      <w:r w:rsidR="00622321" w:rsidRPr="00AE5D35">
        <w:rPr>
          <w:rFonts w:asciiTheme="minorHAnsi" w:hAnsiTheme="minorHAnsi" w:cstheme="minorHAnsi"/>
          <w:b/>
          <w:bCs/>
          <w:lang w:val="en-US"/>
        </w:rPr>
        <w:t xml:space="preserve">the </w:t>
      </w:r>
      <w:r w:rsidRPr="00AE5D35">
        <w:rPr>
          <w:rFonts w:asciiTheme="minorHAnsi" w:hAnsiTheme="minorHAnsi" w:cstheme="minorHAnsi"/>
          <w:b/>
          <w:bCs/>
          <w:lang w:val="en-US"/>
        </w:rPr>
        <w:t xml:space="preserve">nine species. </w:t>
      </w:r>
    </w:p>
    <w:tbl>
      <w:tblPr>
        <w:tblW w:w="9781" w:type="dxa"/>
        <w:tblLook w:val="04A0" w:firstRow="1" w:lastRow="0" w:firstColumn="1" w:lastColumn="0" w:noHBand="0" w:noVBand="1"/>
      </w:tblPr>
      <w:tblGrid>
        <w:gridCol w:w="2268"/>
        <w:gridCol w:w="885"/>
        <w:gridCol w:w="1130"/>
        <w:gridCol w:w="642"/>
        <w:gridCol w:w="776"/>
        <w:gridCol w:w="853"/>
        <w:gridCol w:w="1164"/>
        <w:gridCol w:w="894"/>
        <w:gridCol w:w="1252"/>
      </w:tblGrid>
      <w:tr w:rsidR="00C33EBE" w:rsidRPr="00AE5D35" w14:paraId="6D7E6734" w14:textId="77777777" w:rsidTr="00622321">
        <w:trPr>
          <w:trHeight w:val="320"/>
        </w:trPr>
        <w:tc>
          <w:tcPr>
            <w:tcW w:w="2268" w:type="dxa"/>
            <w:tcBorders>
              <w:top w:val="single" w:sz="4" w:space="0" w:color="auto"/>
              <w:left w:val="nil"/>
              <w:bottom w:val="single" w:sz="4" w:space="0" w:color="auto"/>
              <w:right w:val="nil"/>
            </w:tcBorders>
            <w:shd w:val="clear" w:color="auto" w:fill="auto"/>
            <w:noWrap/>
            <w:vAlign w:val="bottom"/>
            <w:hideMark/>
          </w:tcPr>
          <w:p w14:paraId="7EFF80E6" w14:textId="77777777" w:rsidR="00C33EBE" w:rsidRPr="000B5A74" w:rsidRDefault="00C33EBE" w:rsidP="00C33EBE">
            <w:pPr>
              <w:rPr>
                <w:rFonts w:asciiTheme="minorHAnsi" w:hAnsiTheme="minorHAnsi" w:cstheme="minorHAnsi"/>
                <w:b/>
                <w:bCs/>
                <w:color w:val="000000"/>
              </w:rPr>
            </w:pPr>
            <w:r w:rsidRPr="000B5A74">
              <w:rPr>
                <w:rFonts w:asciiTheme="minorHAnsi" w:hAnsiTheme="minorHAnsi" w:cstheme="minorHAnsi"/>
                <w:b/>
                <w:bCs/>
                <w:color w:val="000000"/>
              </w:rPr>
              <w:t>species</w:t>
            </w:r>
          </w:p>
        </w:tc>
        <w:tc>
          <w:tcPr>
            <w:tcW w:w="885" w:type="dxa"/>
            <w:tcBorders>
              <w:top w:val="single" w:sz="4" w:space="0" w:color="auto"/>
              <w:left w:val="nil"/>
              <w:bottom w:val="single" w:sz="4" w:space="0" w:color="auto"/>
              <w:right w:val="nil"/>
            </w:tcBorders>
            <w:shd w:val="clear" w:color="auto" w:fill="auto"/>
            <w:noWrap/>
            <w:vAlign w:val="bottom"/>
            <w:hideMark/>
          </w:tcPr>
          <w:p w14:paraId="2B00F5F6" w14:textId="77777777" w:rsidR="00C33EBE" w:rsidRPr="000B5A74" w:rsidRDefault="00C33EBE" w:rsidP="00C33EBE">
            <w:pPr>
              <w:rPr>
                <w:rFonts w:asciiTheme="minorHAnsi" w:hAnsiTheme="minorHAnsi" w:cstheme="minorHAnsi"/>
                <w:b/>
                <w:bCs/>
                <w:color w:val="000000"/>
              </w:rPr>
            </w:pPr>
            <w:r w:rsidRPr="000B5A74">
              <w:rPr>
                <w:rFonts w:asciiTheme="minorHAnsi" w:hAnsiTheme="minorHAnsi" w:cstheme="minorHAnsi"/>
                <w:b/>
                <w:bCs/>
                <w:color w:val="000000"/>
              </w:rPr>
              <w:t>a</w:t>
            </w:r>
          </w:p>
        </w:tc>
        <w:tc>
          <w:tcPr>
            <w:tcW w:w="1130" w:type="dxa"/>
            <w:tcBorders>
              <w:top w:val="single" w:sz="4" w:space="0" w:color="auto"/>
              <w:left w:val="nil"/>
              <w:bottom w:val="single" w:sz="4" w:space="0" w:color="auto"/>
              <w:right w:val="nil"/>
            </w:tcBorders>
            <w:shd w:val="clear" w:color="auto" w:fill="auto"/>
            <w:noWrap/>
            <w:vAlign w:val="bottom"/>
            <w:hideMark/>
          </w:tcPr>
          <w:p w14:paraId="5EE8A253" w14:textId="21F9EDC1" w:rsidR="00C33EBE" w:rsidRPr="000B5A74" w:rsidRDefault="00622321" w:rsidP="00C33EBE">
            <w:pPr>
              <w:rPr>
                <w:rFonts w:asciiTheme="minorHAnsi" w:hAnsiTheme="minorHAnsi" w:cstheme="minorHAnsi"/>
                <w:b/>
                <w:bCs/>
                <w:color w:val="000000"/>
              </w:rPr>
            </w:pPr>
            <w:proofErr w:type="spellStart"/>
            <w:r w:rsidRPr="000B5A74">
              <w:rPr>
                <w:rFonts w:asciiTheme="minorHAnsi" w:hAnsiTheme="minorHAnsi" w:cstheme="minorHAnsi"/>
                <w:b/>
                <w:bCs/>
                <w:color w:val="000000"/>
              </w:rPr>
              <w:t>CI</w:t>
            </w:r>
            <w:r w:rsidR="00C33EBE" w:rsidRPr="000B5A74">
              <w:rPr>
                <w:rFonts w:asciiTheme="minorHAnsi" w:hAnsiTheme="minorHAnsi" w:cstheme="minorHAnsi"/>
                <w:b/>
                <w:bCs/>
                <w:color w:val="000000"/>
              </w:rPr>
              <w:t>_a</w:t>
            </w:r>
            <w:proofErr w:type="spellEnd"/>
          </w:p>
        </w:tc>
        <w:tc>
          <w:tcPr>
            <w:tcW w:w="642" w:type="dxa"/>
            <w:tcBorders>
              <w:top w:val="single" w:sz="4" w:space="0" w:color="auto"/>
              <w:left w:val="nil"/>
              <w:bottom w:val="single" w:sz="4" w:space="0" w:color="auto"/>
              <w:right w:val="nil"/>
            </w:tcBorders>
            <w:shd w:val="clear" w:color="auto" w:fill="auto"/>
            <w:noWrap/>
            <w:vAlign w:val="bottom"/>
            <w:hideMark/>
          </w:tcPr>
          <w:p w14:paraId="1DA840B1" w14:textId="77777777" w:rsidR="00C33EBE" w:rsidRPr="000B5A74" w:rsidRDefault="00C33EBE" w:rsidP="00C33EBE">
            <w:pPr>
              <w:rPr>
                <w:rFonts w:asciiTheme="minorHAnsi" w:hAnsiTheme="minorHAnsi" w:cstheme="minorHAnsi"/>
                <w:b/>
                <w:bCs/>
                <w:color w:val="000000"/>
              </w:rPr>
            </w:pPr>
            <w:r w:rsidRPr="000B5A74">
              <w:rPr>
                <w:rFonts w:asciiTheme="minorHAnsi" w:hAnsiTheme="minorHAnsi" w:cstheme="minorHAnsi"/>
                <w:b/>
                <w:bCs/>
                <w:color w:val="000000"/>
              </w:rPr>
              <w:t>b</w:t>
            </w:r>
          </w:p>
        </w:tc>
        <w:tc>
          <w:tcPr>
            <w:tcW w:w="776" w:type="dxa"/>
            <w:tcBorders>
              <w:top w:val="single" w:sz="4" w:space="0" w:color="auto"/>
              <w:left w:val="nil"/>
              <w:bottom w:val="single" w:sz="4" w:space="0" w:color="auto"/>
              <w:right w:val="nil"/>
            </w:tcBorders>
            <w:shd w:val="clear" w:color="auto" w:fill="auto"/>
            <w:noWrap/>
            <w:vAlign w:val="bottom"/>
            <w:hideMark/>
          </w:tcPr>
          <w:p w14:paraId="5AC6876A" w14:textId="2D50D9F1" w:rsidR="00C33EBE" w:rsidRPr="000B5A74" w:rsidRDefault="00622321" w:rsidP="00C33EBE">
            <w:pPr>
              <w:rPr>
                <w:rFonts w:asciiTheme="minorHAnsi" w:hAnsiTheme="minorHAnsi" w:cstheme="minorHAnsi"/>
                <w:b/>
                <w:bCs/>
                <w:color w:val="000000"/>
              </w:rPr>
            </w:pPr>
            <w:proofErr w:type="spellStart"/>
            <w:r w:rsidRPr="000B5A74">
              <w:rPr>
                <w:rFonts w:asciiTheme="minorHAnsi" w:hAnsiTheme="minorHAnsi" w:cstheme="minorHAnsi"/>
                <w:b/>
                <w:bCs/>
                <w:color w:val="000000"/>
              </w:rPr>
              <w:t>CI</w:t>
            </w:r>
            <w:r w:rsidR="00C33EBE" w:rsidRPr="000B5A74">
              <w:rPr>
                <w:rFonts w:asciiTheme="minorHAnsi" w:hAnsiTheme="minorHAnsi" w:cstheme="minorHAnsi"/>
                <w:b/>
                <w:bCs/>
                <w:color w:val="000000"/>
              </w:rPr>
              <w:t>_b</w:t>
            </w:r>
            <w:proofErr w:type="spellEnd"/>
          </w:p>
        </w:tc>
        <w:tc>
          <w:tcPr>
            <w:tcW w:w="850" w:type="dxa"/>
            <w:tcBorders>
              <w:top w:val="single" w:sz="4" w:space="0" w:color="auto"/>
              <w:left w:val="nil"/>
              <w:bottom w:val="single" w:sz="4" w:space="0" w:color="auto"/>
              <w:right w:val="nil"/>
            </w:tcBorders>
            <w:shd w:val="clear" w:color="auto" w:fill="auto"/>
            <w:noWrap/>
            <w:vAlign w:val="bottom"/>
            <w:hideMark/>
          </w:tcPr>
          <w:p w14:paraId="0D45C16E" w14:textId="77777777" w:rsidR="00C33EBE" w:rsidRPr="000B5A74" w:rsidRDefault="00C33EBE" w:rsidP="00C33EBE">
            <w:pPr>
              <w:rPr>
                <w:rFonts w:asciiTheme="minorHAnsi" w:hAnsiTheme="minorHAnsi" w:cstheme="minorHAnsi"/>
                <w:b/>
                <w:bCs/>
                <w:color w:val="000000"/>
              </w:rPr>
            </w:pPr>
            <w:proofErr w:type="spellStart"/>
            <w:r w:rsidRPr="000B5A74">
              <w:rPr>
                <w:rFonts w:asciiTheme="minorHAnsi" w:hAnsiTheme="minorHAnsi" w:cstheme="minorHAnsi"/>
                <w:b/>
                <w:bCs/>
                <w:color w:val="000000"/>
              </w:rPr>
              <w:t>RTmin</w:t>
            </w:r>
            <w:proofErr w:type="spellEnd"/>
          </w:p>
        </w:tc>
        <w:tc>
          <w:tcPr>
            <w:tcW w:w="1104" w:type="dxa"/>
            <w:tcBorders>
              <w:top w:val="single" w:sz="4" w:space="0" w:color="auto"/>
              <w:left w:val="nil"/>
              <w:bottom w:val="single" w:sz="4" w:space="0" w:color="auto"/>
              <w:right w:val="nil"/>
            </w:tcBorders>
            <w:shd w:val="clear" w:color="auto" w:fill="auto"/>
            <w:noWrap/>
            <w:vAlign w:val="bottom"/>
            <w:hideMark/>
          </w:tcPr>
          <w:p w14:paraId="481A5D38" w14:textId="495A7869" w:rsidR="00C33EBE" w:rsidRPr="000B5A74" w:rsidRDefault="00622321" w:rsidP="00C33EBE">
            <w:pPr>
              <w:rPr>
                <w:rFonts w:asciiTheme="minorHAnsi" w:hAnsiTheme="minorHAnsi" w:cstheme="minorHAnsi"/>
                <w:b/>
                <w:bCs/>
                <w:color w:val="000000"/>
              </w:rPr>
            </w:pPr>
            <w:proofErr w:type="spellStart"/>
            <w:r w:rsidRPr="000B5A74">
              <w:rPr>
                <w:rFonts w:asciiTheme="minorHAnsi" w:hAnsiTheme="minorHAnsi" w:cstheme="minorHAnsi"/>
                <w:b/>
                <w:bCs/>
                <w:color w:val="000000"/>
              </w:rPr>
              <w:t>CI</w:t>
            </w:r>
            <w:r w:rsidR="00C33EBE" w:rsidRPr="000B5A74">
              <w:rPr>
                <w:rFonts w:asciiTheme="minorHAnsi" w:hAnsiTheme="minorHAnsi" w:cstheme="minorHAnsi"/>
                <w:b/>
                <w:bCs/>
                <w:color w:val="000000"/>
              </w:rPr>
              <w:t>_R</w:t>
            </w:r>
            <w:r w:rsidRPr="000B5A74">
              <w:rPr>
                <w:rFonts w:asciiTheme="minorHAnsi" w:hAnsiTheme="minorHAnsi" w:cstheme="minorHAnsi"/>
                <w:b/>
                <w:bCs/>
                <w:color w:val="000000"/>
              </w:rPr>
              <w:t>T</w:t>
            </w:r>
            <w:r w:rsidR="00C33EBE" w:rsidRPr="000B5A74">
              <w:rPr>
                <w:rFonts w:asciiTheme="minorHAnsi" w:hAnsiTheme="minorHAnsi" w:cstheme="minorHAnsi"/>
                <w:b/>
                <w:bCs/>
                <w:color w:val="000000"/>
              </w:rPr>
              <w:t>min</w:t>
            </w:r>
            <w:proofErr w:type="spellEnd"/>
          </w:p>
        </w:tc>
        <w:tc>
          <w:tcPr>
            <w:tcW w:w="874" w:type="dxa"/>
            <w:tcBorders>
              <w:top w:val="single" w:sz="4" w:space="0" w:color="auto"/>
              <w:left w:val="nil"/>
              <w:bottom w:val="single" w:sz="4" w:space="0" w:color="auto"/>
              <w:right w:val="nil"/>
            </w:tcBorders>
            <w:shd w:val="clear" w:color="auto" w:fill="auto"/>
            <w:noWrap/>
            <w:vAlign w:val="bottom"/>
            <w:hideMark/>
          </w:tcPr>
          <w:p w14:paraId="36771964" w14:textId="77777777" w:rsidR="00C33EBE" w:rsidRPr="000B5A74" w:rsidRDefault="00C33EBE" w:rsidP="00C33EBE">
            <w:pPr>
              <w:rPr>
                <w:rFonts w:asciiTheme="minorHAnsi" w:hAnsiTheme="minorHAnsi" w:cstheme="minorHAnsi"/>
                <w:b/>
                <w:bCs/>
                <w:color w:val="000000"/>
              </w:rPr>
            </w:pPr>
            <w:proofErr w:type="spellStart"/>
            <w:r w:rsidRPr="000B5A74">
              <w:rPr>
                <w:rFonts w:asciiTheme="minorHAnsi" w:hAnsiTheme="minorHAnsi" w:cstheme="minorHAnsi"/>
                <w:b/>
                <w:bCs/>
                <w:color w:val="000000"/>
              </w:rPr>
              <w:t>RTmax</w:t>
            </w:r>
            <w:proofErr w:type="spellEnd"/>
          </w:p>
        </w:tc>
        <w:tc>
          <w:tcPr>
            <w:tcW w:w="1252" w:type="dxa"/>
            <w:tcBorders>
              <w:top w:val="single" w:sz="4" w:space="0" w:color="auto"/>
              <w:left w:val="nil"/>
              <w:bottom w:val="single" w:sz="4" w:space="0" w:color="auto"/>
              <w:right w:val="nil"/>
            </w:tcBorders>
            <w:shd w:val="clear" w:color="auto" w:fill="auto"/>
            <w:noWrap/>
            <w:vAlign w:val="bottom"/>
            <w:hideMark/>
          </w:tcPr>
          <w:p w14:paraId="1215E853" w14:textId="537F9770" w:rsidR="00C33EBE" w:rsidRPr="000B5A74" w:rsidRDefault="00622321" w:rsidP="00C33EBE">
            <w:pPr>
              <w:rPr>
                <w:rFonts w:asciiTheme="minorHAnsi" w:hAnsiTheme="minorHAnsi" w:cstheme="minorHAnsi"/>
                <w:b/>
                <w:bCs/>
                <w:color w:val="000000"/>
              </w:rPr>
            </w:pPr>
            <w:proofErr w:type="spellStart"/>
            <w:r w:rsidRPr="000B5A74">
              <w:rPr>
                <w:rFonts w:asciiTheme="minorHAnsi" w:hAnsiTheme="minorHAnsi" w:cstheme="minorHAnsi"/>
                <w:b/>
                <w:bCs/>
                <w:color w:val="000000"/>
              </w:rPr>
              <w:t>CI</w:t>
            </w:r>
            <w:r w:rsidR="00C33EBE" w:rsidRPr="000B5A74">
              <w:rPr>
                <w:rFonts w:asciiTheme="minorHAnsi" w:hAnsiTheme="minorHAnsi" w:cstheme="minorHAnsi"/>
                <w:b/>
                <w:bCs/>
                <w:color w:val="000000"/>
              </w:rPr>
              <w:t>_R</w:t>
            </w:r>
            <w:r w:rsidRPr="000B5A74">
              <w:rPr>
                <w:rFonts w:asciiTheme="minorHAnsi" w:hAnsiTheme="minorHAnsi" w:cstheme="minorHAnsi"/>
                <w:b/>
                <w:bCs/>
                <w:color w:val="000000"/>
              </w:rPr>
              <w:t>T</w:t>
            </w:r>
            <w:r w:rsidR="00C33EBE" w:rsidRPr="000B5A74">
              <w:rPr>
                <w:rFonts w:asciiTheme="minorHAnsi" w:hAnsiTheme="minorHAnsi" w:cstheme="minorHAnsi"/>
                <w:b/>
                <w:bCs/>
                <w:color w:val="000000"/>
              </w:rPr>
              <w:t>max</w:t>
            </w:r>
            <w:proofErr w:type="spellEnd"/>
          </w:p>
        </w:tc>
      </w:tr>
      <w:tr w:rsidR="00C33EBE" w:rsidRPr="00AE5D35" w14:paraId="455C3F45" w14:textId="77777777" w:rsidTr="00331232">
        <w:trPr>
          <w:trHeight w:val="320"/>
        </w:trPr>
        <w:tc>
          <w:tcPr>
            <w:tcW w:w="2268" w:type="dxa"/>
            <w:tcBorders>
              <w:top w:val="nil"/>
              <w:left w:val="nil"/>
              <w:bottom w:val="nil"/>
              <w:right w:val="nil"/>
            </w:tcBorders>
            <w:shd w:val="clear" w:color="auto" w:fill="auto"/>
            <w:noWrap/>
            <w:vAlign w:val="center"/>
            <w:hideMark/>
          </w:tcPr>
          <w:p w14:paraId="254A38CB" w14:textId="000C8E2F"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proofErr w:type="spellStart"/>
            <w:r w:rsidR="00C33EBE" w:rsidRPr="00AE5D35">
              <w:rPr>
                <w:rFonts w:asciiTheme="minorHAnsi" w:hAnsiTheme="minorHAnsi" w:cstheme="minorHAnsi"/>
                <w:i/>
                <w:iCs/>
                <w:color w:val="000000"/>
              </w:rPr>
              <w:t>bipectinata</w:t>
            </w:r>
            <w:proofErr w:type="spellEnd"/>
          </w:p>
        </w:tc>
        <w:tc>
          <w:tcPr>
            <w:tcW w:w="885" w:type="dxa"/>
            <w:tcBorders>
              <w:top w:val="nil"/>
              <w:left w:val="nil"/>
              <w:bottom w:val="nil"/>
              <w:right w:val="nil"/>
            </w:tcBorders>
            <w:shd w:val="clear" w:color="auto" w:fill="auto"/>
            <w:noWrap/>
            <w:vAlign w:val="center"/>
            <w:hideMark/>
          </w:tcPr>
          <w:p w14:paraId="2B7183D0"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0.0046</w:t>
            </w:r>
          </w:p>
        </w:tc>
        <w:tc>
          <w:tcPr>
            <w:tcW w:w="1130" w:type="dxa"/>
            <w:tcBorders>
              <w:top w:val="nil"/>
              <w:left w:val="nil"/>
              <w:bottom w:val="nil"/>
              <w:right w:val="nil"/>
            </w:tcBorders>
            <w:shd w:val="clear" w:color="auto" w:fill="auto"/>
            <w:noWrap/>
            <w:vAlign w:val="center"/>
            <w:hideMark/>
          </w:tcPr>
          <w:p w14:paraId="3CDA81A7"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0.0030 - 0.0059</w:t>
            </w:r>
          </w:p>
        </w:tc>
        <w:tc>
          <w:tcPr>
            <w:tcW w:w="642" w:type="dxa"/>
            <w:tcBorders>
              <w:top w:val="nil"/>
              <w:left w:val="nil"/>
              <w:bottom w:val="nil"/>
              <w:right w:val="nil"/>
            </w:tcBorders>
            <w:shd w:val="clear" w:color="auto" w:fill="auto"/>
            <w:noWrap/>
            <w:vAlign w:val="center"/>
            <w:hideMark/>
          </w:tcPr>
          <w:p w14:paraId="25ACBB43"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1.26</w:t>
            </w:r>
          </w:p>
        </w:tc>
        <w:tc>
          <w:tcPr>
            <w:tcW w:w="776" w:type="dxa"/>
            <w:tcBorders>
              <w:top w:val="nil"/>
              <w:left w:val="nil"/>
              <w:bottom w:val="nil"/>
              <w:right w:val="nil"/>
            </w:tcBorders>
            <w:shd w:val="clear" w:color="auto" w:fill="auto"/>
            <w:noWrap/>
            <w:vAlign w:val="center"/>
            <w:hideMark/>
          </w:tcPr>
          <w:p w14:paraId="6E98B9C7"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1.01 - 1.55</w:t>
            </w:r>
          </w:p>
        </w:tc>
        <w:tc>
          <w:tcPr>
            <w:tcW w:w="850" w:type="dxa"/>
            <w:tcBorders>
              <w:top w:val="nil"/>
              <w:left w:val="nil"/>
              <w:bottom w:val="nil"/>
              <w:right w:val="nil"/>
            </w:tcBorders>
            <w:shd w:val="clear" w:color="auto" w:fill="auto"/>
            <w:noWrap/>
            <w:vAlign w:val="center"/>
            <w:hideMark/>
          </w:tcPr>
          <w:p w14:paraId="741BE939"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15.28</w:t>
            </w:r>
          </w:p>
        </w:tc>
        <w:tc>
          <w:tcPr>
            <w:tcW w:w="1104" w:type="dxa"/>
            <w:tcBorders>
              <w:top w:val="nil"/>
              <w:left w:val="nil"/>
              <w:bottom w:val="nil"/>
              <w:right w:val="nil"/>
            </w:tcBorders>
            <w:shd w:val="clear" w:color="auto" w:fill="auto"/>
            <w:noWrap/>
            <w:vAlign w:val="center"/>
            <w:hideMark/>
          </w:tcPr>
          <w:p w14:paraId="6DCF1921"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14.56 - 15.88</w:t>
            </w:r>
          </w:p>
        </w:tc>
        <w:tc>
          <w:tcPr>
            <w:tcW w:w="874" w:type="dxa"/>
            <w:tcBorders>
              <w:top w:val="nil"/>
              <w:left w:val="nil"/>
              <w:bottom w:val="nil"/>
              <w:right w:val="nil"/>
            </w:tcBorders>
            <w:shd w:val="clear" w:color="auto" w:fill="auto"/>
            <w:noWrap/>
            <w:vAlign w:val="center"/>
            <w:hideMark/>
          </w:tcPr>
          <w:p w14:paraId="3D03F6B5"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30.45</w:t>
            </w:r>
          </w:p>
        </w:tc>
        <w:tc>
          <w:tcPr>
            <w:tcW w:w="1252" w:type="dxa"/>
            <w:tcBorders>
              <w:top w:val="nil"/>
              <w:left w:val="nil"/>
              <w:bottom w:val="nil"/>
              <w:right w:val="nil"/>
            </w:tcBorders>
            <w:shd w:val="clear" w:color="auto" w:fill="auto"/>
            <w:noWrap/>
            <w:vAlign w:val="center"/>
            <w:hideMark/>
          </w:tcPr>
          <w:p w14:paraId="5C1C50FF"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30.08 - 31.05</w:t>
            </w:r>
          </w:p>
        </w:tc>
      </w:tr>
      <w:tr w:rsidR="00C33EBE" w:rsidRPr="00AE5D35" w14:paraId="61E1BD5A" w14:textId="77777777" w:rsidTr="00331232">
        <w:trPr>
          <w:trHeight w:val="320"/>
        </w:trPr>
        <w:tc>
          <w:tcPr>
            <w:tcW w:w="2268" w:type="dxa"/>
            <w:tcBorders>
              <w:top w:val="nil"/>
              <w:left w:val="nil"/>
              <w:bottom w:val="nil"/>
              <w:right w:val="nil"/>
            </w:tcBorders>
            <w:shd w:val="clear" w:color="auto" w:fill="auto"/>
            <w:noWrap/>
            <w:vAlign w:val="center"/>
            <w:hideMark/>
          </w:tcPr>
          <w:p w14:paraId="7EF424D6" w14:textId="7FAE3BAB"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proofErr w:type="spellStart"/>
            <w:r w:rsidR="00C33EBE" w:rsidRPr="00AE5D35">
              <w:rPr>
                <w:rFonts w:asciiTheme="minorHAnsi" w:hAnsiTheme="minorHAnsi" w:cstheme="minorHAnsi"/>
                <w:i/>
                <w:iCs/>
                <w:color w:val="000000"/>
              </w:rPr>
              <w:t>birchii</w:t>
            </w:r>
            <w:proofErr w:type="spellEnd"/>
          </w:p>
        </w:tc>
        <w:tc>
          <w:tcPr>
            <w:tcW w:w="885" w:type="dxa"/>
            <w:tcBorders>
              <w:top w:val="nil"/>
              <w:left w:val="nil"/>
              <w:bottom w:val="nil"/>
              <w:right w:val="nil"/>
            </w:tcBorders>
            <w:shd w:val="clear" w:color="auto" w:fill="auto"/>
            <w:noWrap/>
            <w:vAlign w:val="center"/>
            <w:hideMark/>
          </w:tcPr>
          <w:p w14:paraId="77361FB9"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0.0034</w:t>
            </w:r>
          </w:p>
        </w:tc>
        <w:tc>
          <w:tcPr>
            <w:tcW w:w="1130" w:type="dxa"/>
            <w:tcBorders>
              <w:top w:val="nil"/>
              <w:left w:val="nil"/>
              <w:bottom w:val="nil"/>
              <w:right w:val="nil"/>
            </w:tcBorders>
            <w:shd w:val="clear" w:color="auto" w:fill="auto"/>
            <w:noWrap/>
            <w:vAlign w:val="center"/>
            <w:hideMark/>
          </w:tcPr>
          <w:p w14:paraId="726BF151"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0.0022 - 0.0056</w:t>
            </w:r>
          </w:p>
        </w:tc>
        <w:tc>
          <w:tcPr>
            <w:tcW w:w="642" w:type="dxa"/>
            <w:tcBorders>
              <w:top w:val="nil"/>
              <w:left w:val="nil"/>
              <w:bottom w:val="nil"/>
              <w:right w:val="nil"/>
            </w:tcBorders>
            <w:shd w:val="clear" w:color="auto" w:fill="auto"/>
            <w:noWrap/>
            <w:vAlign w:val="center"/>
            <w:hideMark/>
          </w:tcPr>
          <w:p w14:paraId="3215AD08"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1.17</w:t>
            </w:r>
          </w:p>
        </w:tc>
        <w:tc>
          <w:tcPr>
            <w:tcW w:w="776" w:type="dxa"/>
            <w:tcBorders>
              <w:top w:val="nil"/>
              <w:left w:val="nil"/>
              <w:bottom w:val="nil"/>
              <w:right w:val="nil"/>
            </w:tcBorders>
            <w:shd w:val="clear" w:color="auto" w:fill="auto"/>
            <w:noWrap/>
            <w:vAlign w:val="center"/>
            <w:hideMark/>
          </w:tcPr>
          <w:p w14:paraId="049BE872"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0.95 - 1.57</w:t>
            </w:r>
          </w:p>
        </w:tc>
        <w:tc>
          <w:tcPr>
            <w:tcW w:w="850" w:type="dxa"/>
            <w:tcBorders>
              <w:top w:val="nil"/>
              <w:left w:val="nil"/>
              <w:bottom w:val="nil"/>
              <w:right w:val="nil"/>
            </w:tcBorders>
            <w:shd w:val="clear" w:color="auto" w:fill="auto"/>
            <w:noWrap/>
            <w:vAlign w:val="center"/>
            <w:hideMark/>
          </w:tcPr>
          <w:p w14:paraId="6C311D67"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13.45</w:t>
            </w:r>
          </w:p>
        </w:tc>
        <w:tc>
          <w:tcPr>
            <w:tcW w:w="1104" w:type="dxa"/>
            <w:tcBorders>
              <w:top w:val="nil"/>
              <w:left w:val="nil"/>
              <w:bottom w:val="nil"/>
              <w:right w:val="nil"/>
            </w:tcBorders>
            <w:shd w:val="clear" w:color="auto" w:fill="auto"/>
            <w:noWrap/>
            <w:vAlign w:val="center"/>
            <w:hideMark/>
          </w:tcPr>
          <w:p w14:paraId="3341D6E7"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13.08 - 13.79</w:t>
            </w:r>
          </w:p>
        </w:tc>
        <w:tc>
          <w:tcPr>
            <w:tcW w:w="874" w:type="dxa"/>
            <w:tcBorders>
              <w:top w:val="nil"/>
              <w:left w:val="nil"/>
              <w:bottom w:val="nil"/>
              <w:right w:val="nil"/>
            </w:tcBorders>
            <w:shd w:val="clear" w:color="auto" w:fill="auto"/>
            <w:noWrap/>
            <w:vAlign w:val="center"/>
            <w:hideMark/>
          </w:tcPr>
          <w:p w14:paraId="7FDE37B4"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29.25</w:t>
            </w:r>
          </w:p>
        </w:tc>
        <w:tc>
          <w:tcPr>
            <w:tcW w:w="1252" w:type="dxa"/>
            <w:tcBorders>
              <w:top w:val="nil"/>
              <w:left w:val="nil"/>
              <w:bottom w:val="nil"/>
              <w:right w:val="nil"/>
            </w:tcBorders>
            <w:shd w:val="clear" w:color="auto" w:fill="auto"/>
            <w:noWrap/>
            <w:vAlign w:val="center"/>
            <w:hideMark/>
          </w:tcPr>
          <w:p w14:paraId="0B0BE1CA" w14:textId="414E47F5"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28.11 - 2</w:t>
            </w:r>
            <w:r w:rsidR="00A1578E" w:rsidRPr="00AE5D35">
              <w:rPr>
                <w:rFonts w:asciiTheme="minorHAnsi" w:hAnsiTheme="minorHAnsi" w:cstheme="minorHAnsi"/>
                <w:color w:val="000000"/>
              </w:rPr>
              <w:t>9</w:t>
            </w:r>
            <w:r w:rsidRPr="00AE5D35">
              <w:rPr>
                <w:rFonts w:asciiTheme="minorHAnsi" w:hAnsiTheme="minorHAnsi" w:cstheme="minorHAnsi"/>
                <w:color w:val="000000"/>
              </w:rPr>
              <w:t>.80</w:t>
            </w:r>
          </w:p>
        </w:tc>
      </w:tr>
      <w:tr w:rsidR="00C33EBE" w:rsidRPr="00AE5D35" w14:paraId="421834C7" w14:textId="77777777" w:rsidTr="00331232">
        <w:trPr>
          <w:trHeight w:val="320"/>
        </w:trPr>
        <w:tc>
          <w:tcPr>
            <w:tcW w:w="2268" w:type="dxa"/>
            <w:tcBorders>
              <w:top w:val="nil"/>
              <w:left w:val="nil"/>
              <w:bottom w:val="nil"/>
              <w:right w:val="nil"/>
            </w:tcBorders>
            <w:shd w:val="clear" w:color="auto" w:fill="auto"/>
            <w:noWrap/>
            <w:vAlign w:val="center"/>
            <w:hideMark/>
          </w:tcPr>
          <w:p w14:paraId="2C29FDAA" w14:textId="4DCE61EC"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proofErr w:type="spellStart"/>
            <w:r w:rsidR="00C33EBE" w:rsidRPr="00AE5D35">
              <w:rPr>
                <w:rFonts w:asciiTheme="minorHAnsi" w:hAnsiTheme="minorHAnsi" w:cstheme="minorHAnsi"/>
                <w:i/>
                <w:iCs/>
                <w:color w:val="000000"/>
              </w:rPr>
              <w:t>bunnanda</w:t>
            </w:r>
            <w:proofErr w:type="spellEnd"/>
          </w:p>
        </w:tc>
        <w:tc>
          <w:tcPr>
            <w:tcW w:w="885" w:type="dxa"/>
            <w:tcBorders>
              <w:top w:val="nil"/>
              <w:left w:val="nil"/>
              <w:bottom w:val="nil"/>
              <w:right w:val="nil"/>
            </w:tcBorders>
            <w:shd w:val="clear" w:color="auto" w:fill="auto"/>
            <w:noWrap/>
            <w:vAlign w:val="center"/>
            <w:hideMark/>
          </w:tcPr>
          <w:p w14:paraId="61F51FAC"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0.0017</w:t>
            </w:r>
          </w:p>
        </w:tc>
        <w:tc>
          <w:tcPr>
            <w:tcW w:w="1130" w:type="dxa"/>
            <w:tcBorders>
              <w:top w:val="nil"/>
              <w:left w:val="nil"/>
              <w:bottom w:val="nil"/>
              <w:right w:val="nil"/>
            </w:tcBorders>
            <w:shd w:val="clear" w:color="auto" w:fill="auto"/>
            <w:noWrap/>
            <w:vAlign w:val="center"/>
            <w:hideMark/>
          </w:tcPr>
          <w:p w14:paraId="13CCFD2D"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0.0012 - 0.0026</w:t>
            </w:r>
          </w:p>
        </w:tc>
        <w:tc>
          <w:tcPr>
            <w:tcW w:w="642" w:type="dxa"/>
            <w:tcBorders>
              <w:top w:val="nil"/>
              <w:left w:val="nil"/>
              <w:bottom w:val="nil"/>
              <w:right w:val="nil"/>
            </w:tcBorders>
            <w:shd w:val="clear" w:color="auto" w:fill="auto"/>
            <w:noWrap/>
            <w:vAlign w:val="center"/>
            <w:hideMark/>
          </w:tcPr>
          <w:p w14:paraId="3A196C35"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0.88</w:t>
            </w:r>
          </w:p>
        </w:tc>
        <w:tc>
          <w:tcPr>
            <w:tcW w:w="776" w:type="dxa"/>
            <w:tcBorders>
              <w:top w:val="nil"/>
              <w:left w:val="nil"/>
              <w:bottom w:val="nil"/>
              <w:right w:val="nil"/>
            </w:tcBorders>
            <w:shd w:val="clear" w:color="auto" w:fill="auto"/>
            <w:noWrap/>
            <w:vAlign w:val="center"/>
            <w:hideMark/>
          </w:tcPr>
          <w:p w14:paraId="7C590451"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0.81 - 1.07</w:t>
            </w:r>
          </w:p>
        </w:tc>
        <w:tc>
          <w:tcPr>
            <w:tcW w:w="850" w:type="dxa"/>
            <w:tcBorders>
              <w:top w:val="nil"/>
              <w:left w:val="nil"/>
              <w:bottom w:val="nil"/>
              <w:right w:val="nil"/>
            </w:tcBorders>
            <w:shd w:val="clear" w:color="auto" w:fill="auto"/>
            <w:noWrap/>
            <w:vAlign w:val="center"/>
            <w:hideMark/>
          </w:tcPr>
          <w:p w14:paraId="7E079A2C"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14.58</w:t>
            </w:r>
          </w:p>
        </w:tc>
        <w:tc>
          <w:tcPr>
            <w:tcW w:w="1104" w:type="dxa"/>
            <w:tcBorders>
              <w:top w:val="nil"/>
              <w:left w:val="nil"/>
              <w:bottom w:val="nil"/>
              <w:right w:val="nil"/>
            </w:tcBorders>
            <w:shd w:val="clear" w:color="auto" w:fill="auto"/>
            <w:noWrap/>
            <w:vAlign w:val="center"/>
            <w:hideMark/>
          </w:tcPr>
          <w:p w14:paraId="04B288D8"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14.09 - 15.20</w:t>
            </w:r>
          </w:p>
        </w:tc>
        <w:tc>
          <w:tcPr>
            <w:tcW w:w="874" w:type="dxa"/>
            <w:tcBorders>
              <w:top w:val="nil"/>
              <w:left w:val="nil"/>
              <w:bottom w:val="nil"/>
              <w:right w:val="nil"/>
            </w:tcBorders>
            <w:shd w:val="clear" w:color="auto" w:fill="auto"/>
            <w:noWrap/>
            <w:vAlign w:val="center"/>
            <w:hideMark/>
          </w:tcPr>
          <w:p w14:paraId="50386783"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31.19</w:t>
            </w:r>
          </w:p>
        </w:tc>
        <w:tc>
          <w:tcPr>
            <w:tcW w:w="1252" w:type="dxa"/>
            <w:tcBorders>
              <w:top w:val="nil"/>
              <w:left w:val="nil"/>
              <w:bottom w:val="nil"/>
              <w:right w:val="nil"/>
            </w:tcBorders>
            <w:shd w:val="clear" w:color="auto" w:fill="auto"/>
            <w:noWrap/>
            <w:vAlign w:val="center"/>
            <w:hideMark/>
          </w:tcPr>
          <w:p w14:paraId="1EE7EA67"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30.61 - 31.77</w:t>
            </w:r>
          </w:p>
        </w:tc>
      </w:tr>
      <w:tr w:rsidR="00C33EBE" w:rsidRPr="00AE5D35" w14:paraId="7859E844" w14:textId="77777777" w:rsidTr="00331232">
        <w:trPr>
          <w:trHeight w:val="320"/>
        </w:trPr>
        <w:tc>
          <w:tcPr>
            <w:tcW w:w="2268" w:type="dxa"/>
            <w:tcBorders>
              <w:top w:val="nil"/>
              <w:left w:val="nil"/>
              <w:bottom w:val="nil"/>
              <w:right w:val="nil"/>
            </w:tcBorders>
            <w:shd w:val="clear" w:color="auto" w:fill="auto"/>
            <w:noWrap/>
            <w:vAlign w:val="center"/>
            <w:hideMark/>
          </w:tcPr>
          <w:p w14:paraId="35AD9B72" w14:textId="7A5C73B3"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r w:rsidR="00C33EBE" w:rsidRPr="00AE5D35">
              <w:rPr>
                <w:rFonts w:asciiTheme="minorHAnsi" w:hAnsiTheme="minorHAnsi" w:cstheme="minorHAnsi"/>
                <w:i/>
                <w:iCs/>
                <w:color w:val="000000"/>
              </w:rPr>
              <w:t>melanogaster</w:t>
            </w:r>
          </w:p>
        </w:tc>
        <w:tc>
          <w:tcPr>
            <w:tcW w:w="885" w:type="dxa"/>
            <w:tcBorders>
              <w:top w:val="nil"/>
              <w:left w:val="nil"/>
              <w:bottom w:val="nil"/>
              <w:right w:val="nil"/>
            </w:tcBorders>
            <w:shd w:val="clear" w:color="auto" w:fill="auto"/>
            <w:noWrap/>
            <w:vAlign w:val="center"/>
            <w:hideMark/>
          </w:tcPr>
          <w:p w14:paraId="6031467E"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0.0037</w:t>
            </w:r>
          </w:p>
        </w:tc>
        <w:tc>
          <w:tcPr>
            <w:tcW w:w="1130" w:type="dxa"/>
            <w:tcBorders>
              <w:top w:val="nil"/>
              <w:left w:val="nil"/>
              <w:bottom w:val="nil"/>
              <w:right w:val="nil"/>
            </w:tcBorders>
            <w:shd w:val="clear" w:color="auto" w:fill="auto"/>
            <w:noWrap/>
            <w:vAlign w:val="center"/>
            <w:hideMark/>
          </w:tcPr>
          <w:p w14:paraId="5D6A470F"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0.0032 - 0.0042</w:t>
            </w:r>
          </w:p>
        </w:tc>
        <w:tc>
          <w:tcPr>
            <w:tcW w:w="642" w:type="dxa"/>
            <w:tcBorders>
              <w:top w:val="nil"/>
              <w:left w:val="nil"/>
              <w:bottom w:val="nil"/>
              <w:right w:val="nil"/>
            </w:tcBorders>
            <w:shd w:val="clear" w:color="auto" w:fill="auto"/>
            <w:noWrap/>
            <w:vAlign w:val="center"/>
            <w:hideMark/>
          </w:tcPr>
          <w:p w14:paraId="5134EAE2"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1.72</w:t>
            </w:r>
          </w:p>
        </w:tc>
        <w:tc>
          <w:tcPr>
            <w:tcW w:w="776" w:type="dxa"/>
            <w:tcBorders>
              <w:top w:val="nil"/>
              <w:left w:val="nil"/>
              <w:bottom w:val="nil"/>
              <w:right w:val="nil"/>
            </w:tcBorders>
            <w:shd w:val="clear" w:color="auto" w:fill="auto"/>
            <w:noWrap/>
            <w:vAlign w:val="center"/>
            <w:hideMark/>
          </w:tcPr>
          <w:p w14:paraId="7623B12C"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1.48 - 2.02</w:t>
            </w:r>
          </w:p>
        </w:tc>
        <w:tc>
          <w:tcPr>
            <w:tcW w:w="850" w:type="dxa"/>
            <w:tcBorders>
              <w:top w:val="nil"/>
              <w:left w:val="nil"/>
              <w:bottom w:val="nil"/>
              <w:right w:val="nil"/>
            </w:tcBorders>
            <w:shd w:val="clear" w:color="auto" w:fill="auto"/>
            <w:noWrap/>
            <w:vAlign w:val="center"/>
            <w:hideMark/>
          </w:tcPr>
          <w:p w14:paraId="5250D35A"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8.32</w:t>
            </w:r>
          </w:p>
        </w:tc>
        <w:tc>
          <w:tcPr>
            <w:tcW w:w="1104" w:type="dxa"/>
            <w:tcBorders>
              <w:top w:val="nil"/>
              <w:left w:val="nil"/>
              <w:bottom w:val="nil"/>
              <w:right w:val="nil"/>
            </w:tcBorders>
            <w:shd w:val="clear" w:color="auto" w:fill="auto"/>
            <w:noWrap/>
            <w:vAlign w:val="center"/>
            <w:hideMark/>
          </w:tcPr>
          <w:p w14:paraId="01C912F8"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6.93 - 9.38</w:t>
            </w:r>
          </w:p>
        </w:tc>
        <w:tc>
          <w:tcPr>
            <w:tcW w:w="874" w:type="dxa"/>
            <w:tcBorders>
              <w:top w:val="nil"/>
              <w:left w:val="nil"/>
              <w:bottom w:val="nil"/>
              <w:right w:val="nil"/>
            </w:tcBorders>
            <w:shd w:val="clear" w:color="auto" w:fill="auto"/>
            <w:noWrap/>
            <w:vAlign w:val="center"/>
            <w:hideMark/>
          </w:tcPr>
          <w:p w14:paraId="19E95D75"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32.13</w:t>
            </w:r>
          </w:p>
        </w:tc>
        <w:tc>
          <w:tcPr>
            <w:tcW w:w="1252" w:type="dxa"/>
            <w:tcBorders>
              <w:top w:val="nil"/>
              <w:left w:val="nil"/>
              <w:bottom w:val="nil"/>
              <w:right w:val="nil"/>
            </w:tcBorders>
            <w:shd w:val="clear" w:color="auto" w:fill="auto"/>
            <w:noWrap/>
            <w:vAlign w:val="center"/>
            <w:hideMark/>
          </w:tcPr>
          <w:p w14:paraId="28B30F2D"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32.03 - 32.28</w:t>
            </w:r>
          </w:p>
        </w:tc>
      </w:tr>
      <w:tr w:rsidR="00C33EBE" w:rsidRPr="00AE5D35" w14:paraId="71C93A82" w14:textId="77777777" w:rsidTr="00331232">
        <w:trPr>
          <w:trHeight w:val="320"/>
        </w:trPr>
        <w:tc>
          <w:tcPr>
            <w:tcW w:w="2268" w:type="dxa"/>
            <w:tcBorders>
              <w:top w:val="nil"/>
              <w:left w:val="nil"/>
              <w:bottom w:val="nil"/>
              <w:right w:val="nil"/>
            </w:tcBorders>
            <w:shd w:val="clear" w:color="auto" w:fill="auto"/>
            <w:noWrap/>
            <w:vAlign w:val="center"/>
            <w:hideMark/>
          </w:tcPr>
          <w:p w14:paraId="2C307E60" w14:textId="76AD8619"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proofErr w:type="spellStart"/>
            <w:r w:rsidR="00C33EBE" w:rsidRPr="00AE5D35">
              <w:rPr>
                <w:rFonts w:asciiTheme="minorHAnsi" w:hAnsiTheme="minorHAnsi" w:cstheme="minorHAnsi"/>
                <w:i/>
                <w:iCs/>
                <w:color w:val="000000"/>
              </w:rPr>
              <w:t>palidifrons</w:t>
            </w:r>
            <w:proofErr w:type="spellEnd"/>
          </w:p>
        </w:tc>
        <w:tc>
          <w:tcPr>
            <w:tcW w:w="885" w:type="dxa"/>
            <w:tcBorders>
              <w:top w:val="nil"/>
              <w:left w:val="nil"/>
              <w:bottom w:val="nil"/>
              <w:right w:val="nil"/>
            </w:tcBorders>
            <w:shd w:val="clear" w:color="auto" w:fill="auto"/>
            <w:noWrap/>
            <w:vAlign w:val="center"/>
            <w:hideMark/>
          </w:tcPr>
          <w:p w14:paraId="5B6D0483"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0.0073</w:t>
            </w:r>
          </w:p>
        </w:tc>
        <w:tc>
          <w:tcPr>
            <w:tcW w:w="1130" w:type="dxa"/>
            <w:tcBorders>
              <w:top w:val="nil"/>
              <w:left w:val="nil"/>
              <w:bottom w:val="nil"/>
              <w:right w:val="nil"/>
            </w:tcBorders>
            <w:shd w:val="clear" w:color="auto" w:fill="auto"/>
            <w:noWrap/>
            <w:vAlign w:val="center"/>
            <w:hideMark/>
          </w:tcPr>
          <w:p w14:paraId="0052F50D"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0.0055 - 0.0099</w:t>
            </w:r>
          </w:p>
        </w:tc>
        <w:tc>
          <w:tcPr>
            <w:tcW w:w="642" w:type="dxa"/>
            <w:tcBorders>
              <w:top w:val="nil"/>
              <w:left w:val="nil"/>
              <w:bottom w:val="nil"/>
              <w:right w:val="nil"/>
            </w:tcBorders>
            <w:shd w:val="clear" w:color="auto" w:fill="auto"/>
            <w:noWrap/>
            <w:vAlign w:val="center"/>
            <w:hideMark/>
          </w:tcPr>
          <w:p w14:paraId="098FB6F0"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1.74</w:t>
            </w:r>
          </w:p>
        </w:tc>
        <w:tc>
          <w:tcPr>
            <w:tcW w:w="776" w:type="dxa"/>
            <w:tcBorders>
              <w:top w:val="nil"/>
              <w:left w:val="nil"/>
              <w:bottom w:val="nil"/>
              <w:right w:val="nil"/>
            </w:tcBorders>
            <w:shd w:val="clear" w:color="auto" w:fill="auto"/>
            <w:noWrap/>
            <w:vAlign w:val="center"/>
            <w:hideMark/>
          </w:tcPr>
          <w:p w14:paraId="6969C60A"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1.36 - 2.39</w:t>
            </w:r>
          </w:p>
        </w:tc>
        <w:tc>
          <w:tcPr>
            <w:tcW w:w="850" w:type="dxa"/>
            <w:tcBorders>
              <w:top w:val="nil"/>
              <w:left w:val="nil"/>
              <w:bottom w:val="nil"/>
              <w:right w:val="nil"/>
            </w:tcBorders>
            <w:shd w:val="clear" w:color="auto" w:fill="auto"/>
            <w:noWrap/>
            <w:vAlign w:val="center"/>
            <w:hideMark/>
          </w:tcPr>
          <w:p w14:paraId="19DF6656"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16.23</w:t>
            </w:r>
          </w:p>
        </w:tc>
        <w:tc>
          <w:tcPr>
            <w:tcW w:w="1104" w:type="dxa"/>
            <w:tcBorders>
              <w:top w:val="nil"/>
              <w:left w:val="nil"/>
              <w:bottom w:val="nil"/>
              <w:right w:val="nil"/>
            </w:tcBorders>
            <w:shd w:val="clear" w:color="auto" w:fill="auto"/>
            <w:noWrap/>
            <w:vAlign w:val="center"/>
            <w:hideMark/>
          </w:tcPr>
          <w:p w14:paraId="2A65AD56"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15.51 - 16.77</w:t>
            </w:r>
          </w:p>
        </w:tc>
        <w:tc>
          <w:tcPr>
            <w:tcW w:w="874" w:type="dxa"/>
            <w:tcBorders>
              <w:top w:val="nil"/>
              <w:left w:val="nil"/>
              <w:bottom w:val="nil"/>
              <w:right w:val="nil"/>
            </w:tcBorders>
            <w:shd w:val="clear" w:color="auto" w:fill="auto"/>
            <w:noWrap/>
            <w:vAlign w:val="center"/>
            <w:hideMark/>
          </w:tcPr>
          <w:p w14:paraId="19B789A5"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29.07</w:t>
            </w:r>
          </w:p>
        </w:tc>
        <w:tc>
          <w:tcPr>
            <w:tcW w:w="1252" w:type="dxa"/>
            <w:tcBorders>
              <w:top w:val="nil"/>
              <w:left w:val="nil"/>
              <w:bottom w:val="nil"/>
              <w:right w:val="nil"/>
            </w:tcBorders>
            <w:shd w:val="clear" w:color="auto" w:fill="auto"/>
            <w:noWrap/>
            <w:vAlign w:val="center"/>
            <w:hideMark/>
          </w:tcPr>
          <w:p w14:paraId="31284AC5"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28.14 - 29.39</w:t>
            </w:r>
          </w:p>
        </w:tc>
      </w:tr>
      <w:tr w:rsidR="00C33EBE" w:rsidRPr="00AE5D35" w14:paraId="4F7425D5" w14:textId="77777777" w:rsidTr="00331232">
        <w:trPr>
          <w:trHeight w:val="320"/>
        </w:trPr>
        <w:tc>
          <w:tcPr>
            <w:tcW w:w="2268" w:type="dxa"/>
            <w:tcBorders>
              <w:top w:val="nil"/>
              <w:left w:val="nil"/>
              <w:bottom w:val="nil"/>
              <w:right w:val="nil"/>
            </w:tcBorders>
            <w:shd w:val="clear" w:color="auto" w:fill="auto"/>
            <w:noWrap/>
            <w:vAlign w:val="center"/>
            <w:hideMark/>
          </w:tcPr>
          <w:p w14:paraId="4FD6905A" w14:textId="3E2F15AF"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r w:rsidR="00C33EBE" w:rsidRPr="00AE5D35">
              <w:rPr>
                <w:rFonts w:asciiTheme="minorHAnsi" w:hAnsiTheme="minorHAnsi" w:cstheme="minorHAnsi"/>
                <w:i/>
                <w:iCs/>
                <w:color w:val="000000"/>
              </w:rPr>
              <w:t>pandora</w:t>
            </w:r>
          </w:p>
        </w:tc>
        <w:tc>
          <w:tcPr>
            <w:tcW w:w="885" w:type="dxa"/>
            <w:tcBorders>
              <w:top w:val="nil"/>
              <w:left w:val="nil"/>
              <w:bottom w:val="nil"/>
              <w:right w:val="nil"/>
            </w:tcBorders>
            <w:shd w:val="clear" w:color="auto" w:fill="auto"/>
            <w:noWrap/>
            <w:vAlign w:val="center"/>
            <w:hideMark/>
          </w:tcPr>
          <w:p w14:paraId="756CA1BC"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0.0052</w:t>
            </w:r>
          </w:p>
        </w:tc>
        <w:tc>
          <w:tcPr>
            <w:tcW w:w="1130" w:type="dxa"/>
            <w:tcBorders>
              <w:top w:val="nil"/>
              <w:left w:val="nil"/>
              <w:bottom w:val="nil"/>
              <w:right w:val="nil"/>
            </w:tcBorders>
            <w:shd w:val="clear" w:color="auto" w:fill="auto"/>
            <w:noWrap/>
            <w:vAlign w:val="center"/>
            <w:hideMark/>
          </w:tcPr>
          <w:p w14:paraId="6385AFB7"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0.0037 - 0.0065</w:t>
            </w:r>
          </w:p>
        </w:tc>
        <w:tc>
          <w:tcPr>
            <w:tcW w:w="642" w:type="dxa"/>
            <w:tcBorders>
              <w:top w:val="nil"/>
              <w:left w:val="nil"/>
              <w:bottom w:val="nil"/>
              <w:right w:val="nil"/>
            </w:tcBorders>
            <w:shd w:val="clear" w:color="auto" w:fill="auto"/>
            <w:noWrap/>
            <w:vAlign w:val="center"/>
            <w:hideMark/>
          </w:tcPr>
          <w:p w14:paraId="1AB2FA97"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1.25</w:t>
            </w:r>
          </w:p>
        </w:tc>
        <w:tc>
          <w:tcPr>
            <w:tcW w:w="776" w:type="dxa"/>
            <w:tcBorders>
              <w:top w:val="nil"/>
              <w:left w:val="nil"/>
              <w:bottom w:val="nil"/>
              <w:right w:val="nil"/>
            </w:tcBorders>
            <w:shd w:val="clear" w:color="auto" w:fill="auto"/>
            <w:noWrap/>
            <w:vAlign w:val="center"/>
            <w:hideMark/>
          </w:tcPr>
          <w:p w14:paraId="5F44370A"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1.03 - 1.51</w:t>
            </w:r>
          </w:p>
        </w:tc>
        <w:tc>
          <w:tcPr>
            <w:tcW w:w="850" w:type="dxa"/>
            <w:tcBorders>
              <w:top w:val="nil"/>
              <w:left w:val="nil"/>
              <w:bottom w:val="nil"/>
              <w:right w:val="nil"/>
            </w:tcBorders>
            <w:shd w:val="clear" w:color="auto" w:fill="auto"/>
            <w:noWrap/>
            <w:vAlign w:val="center"/>
            <w:hideMark/>
          </w:tcPr>
          <w:p w14:paraId="57005FB6"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15.26</w:t>
            </w:r>
          </w:p>
        </w:tc>
        <w:tc>
          <w:tcPr>
            <w:tcW w:w="1104" w:type="dxa"/>
            <w:tcBorders>
              <w:top w:val="nil"/>
              <w:left w:val="nil"/>
              <w:bottom w:val="nil"/>
              <w:right w:val="nil"/>
            </w:tcBorders>
            <w:shd w:val="clear" w:color="auto" w:fill="auto"/>
            <w:noWrap/>
            <w:vAlign w:val="center"/>
            <w:hideMark/>
          </w:tcPr>
          <w:p w14:paraId="4464A43B"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14.56 - 15.79</w:t>
            </w:r>
          </w:p>
        </w:tc>
        <w:tc>
          <w:tcPr>
            <w:tcW w:w="874" w:type="dxa"/>
            <w:tcBorders>
              <w:top w:val="nil"/>
              <w:left w:val="nil"/>
              <w:bottom w:val="nil"/>
              <w:right w:val="nil"/>
            </w:tcBorders>
            <w:shd w:val="clear" w:color="auto" w:fill="auto"/>
            <w:noWrap/>
            <w:vAlign w:val="center"/>
            <w:hideMark/>
          </w:tcPr>
          <w:p w14:paraId="63FD407A"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30.13</w:t>
            </w:r>
          </w:p>
        </w:tc>
        <w:tc>
          <w:tcPr>
            <w:tcW w:w="1252" w:type="dxa"/>
            <w:tcBorders>
              <w:top w:val="nil"/>
              <w:left w:val="nil"/>
              <w:bottom w:val="nil"/>
              <w:right w:val="nil"/>
            </w:tcBorders>
            <w:shd w:val="clear" w:color="auto" w:fill="auto"/>
            <w:noWrap/>
            <w:vAlign w:val="center"/>
            <w:hideMark/>
          </w:tcPr>
          <w:p w14:paraId="059F6862"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29.88 - 30.57</w:t>
            </w:r>
          </w:p>
        </w:tc>
      </w:tr>
      <w:tr w:rsidR="00C33EBE" w:rsidRPr="00AE5D35" w14:paraId="3C924F43" w14:textId="77777777" w:rsidTr="00331232">
        <w:trPr>
          <w:trHeight w:val="320"/>
        </w:trPr>
        <w:tc>
          <w:tcPr>
            <w:tcW w:w="2268" w:type="dxa"/>
            <w:tcBorders>
              <w:top w:val="nil"/>
              <w:left w:val="nil"/>
              <w:bottom w:val="nil"/>
              <w:right w:val="nil"/>
            </w:tcBorders>
            <w:shd w:val="clear" w:color="auto" w:fill="auto"/>
            <w:noWrap/>
            <w:vAlign w:val="center"/>
            <w:hideMark/>
          </w:tcPr>
          <w:p w14:paraId="35DC38FE" w14:textId="7D05F74B"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proofErr w:type="spellStart"/>
            <w:r w:rsidR="00C33EBE" w:rsidRPr="00AE5D35">
              <w:rPr>
                <w:rFonts w:asciiTheme="minorHAnsi" w:hAnsiTheme="minorHAnsi" w:cstheme="minorHAnsi"/>
                <w:i/>
                <w:iCs/>
                <w:color w:val="000000"/>
              </w:rPr>
              <w:t>pseudoananassae</w:t>
            </w:r>
            <w:proofErr w:type="spellEnd"/>
          </w:p>
        </w:tc>
        <w:tc>
          <w:tcPr>
            <w:tcW w:w="885" w:type="dxa"/>
            <w:tcBorders>
              <w:top w:val="nil"/>
              <w:left w:val="nil"/>
              <w:bottom w:val="nil"/>
              <w:right w:val="nil"/>
            </w:tcBorders>
            <w:shd w:val="clear" w:color="auto" w:fill="auto"/>
            <w:noWrap/>
            <w:vAlign w:val="center"/>
            <w:hideMark/>
          </w:tcPr>
          <w:p w14:paraId="5C832F3B"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0.0053</w:t>
            </w:r>
          </w:p>
        </w:tc>
        <w:tc>
          <w:tcPr>
            <w:tcW w:w="1130" w:type="dxa"/>
            <w:tcBorders>
              <w:top w:val="nil"/>
              <w:left w:val="nil"/>
              <w:bottom w:val="nil"/>
              <w:right w:val="nil"/>
            </w:tcBorders>
            <w:shd w:val="clear" w:color="auto" w:fill="auto"/>
            <w:noWrap/>
            <w:vAlign w:val="center"/>
            <w:hideMark/>
          </w:tcPr>
          <w:p w14:paraId="2FB7C4CC"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0.0035 - 0.0071</w:t>
            </w:r>
          </w:p>
        </w:tc>
        <w:tc>
          <w:tcPr>
            <w:tcW w:w="642" w:type="dxa"/>
            <w:tcBorders>
              <w:top w:val="nil"/>
              <w:left w:val="nil"/>
              <w:bottom w:val="nil"/>
              <w:right w:val="nil"/>
            </w:tcBorders>
            <w:shd w:val="clear" w:color="auto" w:fill="auto"/>
            <w:noWrap/>
            <w:vAlign w:val="center"/>
            <w:hideMark/>
          </w:tcPr>
          <w:p w14:paraId="3805A232"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1.67</w:t>
            </w:r>
          </w:p>
        </w:tc>
        <w:tc>
          <w:tcPr>
            <w:tcW w:w="776" w:type="dxa"/>
            <w:tcBorders>
              <w:top w:val="nil"/>
              <w:left w:val="nil"/>
              <w:bottom w:val="nil"/>
              <w:right w:val="nil"/>
            </w:tcBorders>
            <w:shd w:val="clear" w:color="auto" w:fill="auto"/>
            <w:noWrap/>
            <w:vAlign w:val="center"/>
            <w:hideMark/>
          </w:tcPr>
          <w:p w14:paraId="4B2C3B12"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1.22 - 2.33</w:t>
            </w:r>
          </w:p>
        </w:tc>
        <w:tc>
          <w:tcPr>
            <w:tcW w:w="850" w:type="dxa"/>
            <w:tcBorders>
              <w:top w:val="nil"/>
              <w:left w:val="nil"/>
              <w:bottom w:val="nil"/>
              <w:right w:val="nil"/>
            </w:tcBorders>
            <w:shd w:val="clear" w:color="auto" w:fill="auto"/>
            <w:noWrap/>
            <w:vAlign w:val="center"/>
            <w:hideMark/>
          </w:tcPr>
          <w:p w14:paraId="7AE2F262"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15.07</w:t>
            </w:r>
          </w:p>
        </w:tc>
        <w:tc>
          <w:tcPr>
            <w:tcW w:w="1104" w:type="dxa"/>
            <w:tcBorders>
              <w:top w:val="nil"/>
              <w:left w:val="nil"/>
              <w:bottom w:val="nil"/>
              <w:right w:val="nil"/>
            </w:tcBorders>
            <w:shd w:val="clear" w:color="auto" w:fill="auto"/>
            <w:noWrap/>
            <w:vAlign w:val="center"/>
            <w:hideMark/>
          </w:tcPr>
          <w:p w14:paraId="6F79996D"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14.15 - 15.91</w:t>
            </w:r>
          </w:p>
        </w:tc>
        <w:tc>
          <w:tcPr>
            <w:tcW w:w="874" w:type="dxa"/>
            <w:tcBorders>
              <w:top w:val="nil"/>
              <w:left w:val="nil"/>
              <w:bottom w:val="nil"/>
              <w:right w:val="nil"/>
            </w:tcBorders>
            <w:shd w:val="clear" w:color="auto" w:fill="auto"/>
            <w:noWrap/>
            <w:vAlign w:val="center"/>
            <w:hideMark/>
          </w:tcPr>
          <w:p w14:paraId="26FFE64E"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29.22</w:t>
            </w:r>
          </w:p>
        </w:tc>
        <w:tc>
          <w:tcPr>
            <w:tcW w:w="1252" w:type="dxa"/>
            <w:tcBorders>
              <w:top w:val="nil"/>
              <w:left w:val="nil"/>
              <w:bottom w:val="nil"/>
              <w:right w:val="nil"/>
            </w:tcBorders>
            <w:shd w:val="clear" w:color="auto" w:fill="auto"/>
            <w:noWrap/>
            <w:vAlign w:val="center"/>
            <w:hideMark/>
          </w:tcPr>
          <w:p w14:paraId="423313FB"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28.42 - 29.80</w:t>
            </w:r>
          </w:p>
        </w:tc>
      </w:tr>
      <w:tr w:rsidR="00C33EBE" w:rsidRPr="00AE5D35" w14:paraId="053E78FB" w14:textId="77777777" w:rsidTr="00331232">
        <w:trPr>
          <w:trHeight w:val="320"/>
        </w:trPr>
        <w:tc>
          <w:tcPr>
            <w:tcW w:w="2268" w:type="dxa"/>
            <w:tcBorders>
              <w:top w:val="nil"/>
              <w:left w:val="nil"/>
              <w:bottom w:val="nil"/>
              <w:right w:val="nil"/>
            </w:tcBorders>
            <w:shd w:val="clear" w:color="auto" w:fill="auto"/>
            <w:noWrap/>
            <w:vAlign w:val="center"/>
            <w:hideMark/>
          </w:tcPr>
          <w:p w14:paraId="53F79754" w14:textId="3BFC5F03"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proofErr w:type="spellStart"/>
            <w:r w:rsidR="00C33EBE" w:rsidRPr="00AE5D35">
              <w:rPr>
                <w:rFonts w:asciiTheme="minorHAnsi" w:hAnsiTheme="minorHAnsi" w:cstheme="minorHAnsi"/>
                <w:i/>
                <w:iCs/>
                <w:color w:val="000000"/>
              </w:rPr>
              <w:t>simulans</w:t>
            </w:r>
            <w:proofErr w:type="spellEnd"/>
          </w:p>
        </w:tc>
        <w:tc>
          <w:tcPr>
            <w:tcW w:w="885" w:type="dxa"/>
            <w:tcBorders>
              <w:top w:val="nil"/>
              <w:left w:val="nil"/>
              <w:bottom w:val="nil"/>
              <w:right w:val="nil"/>
            </w:tcBorders>
            <w:shd w:val="clear" w:color="auto" w:fill="auto"/>
            <w:noWrap/>
            <w:vAlign w:val="center"/>
            <w:hideMark/>
          </w:tcPr>
          <w:p w14:paraId="5C75511F"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0.0035</w:t>
            </w:r>
          </w:p>
        </w:tc>
        <w:tc>
          <w:tcPr>
            <w:tcW w:w="1130" w:type="dxa"/>
            <w:tcBorders>
              <w:top w:val="nil"/>
              <w:left w:val="nil"/>
              <w:bottom w:val="nil"/>
              <w:right w:val="nil"/>
            </w:tcBorders>
            <w:shd w:val="clear" w:color="auto" w:fill="auto"/>
            <w:noWrap/>
            <w:vAlign w:val="center"/>
            <w:hideMark/>
          </w:tcPr>
          <w:p w14:paraId="1BB609C6"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0.0027 - 0.0047</w:t>
            </w:r>
          </w:p>
        </w:tc>
        <w:tc>
          <w:tcPr>
            <w:tcW w:w="642" w:type="dxa"/>
            <w:tcBorders>
              <w:top w:val="nil"/>
              <w:left w:val="nil"/>
              <w:bottom w:val="nil"/>
              <w:right w:val="nil"/>
            </w:tcBorders>
            <w:shd w:val="clear" w:color="auto" w:fill="auto"/>
            <w:noWrap/>
            <w:vAlign w:val="center"/>
            <w:hideMark/>
          </w:tcPr>
          <w:p w14:paraId="31A1BFE8"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1.68</w:t>
            </w:r>
          </w:p>
        </w:tc>
        <w:tc>
          <w:tcPr>
            <w:tcW w:w="776" w:type="dxa"/>
            <w:tcBorders>
              <w:top w:val="nil"/>
              <w:left w:val="nil"/>
              <w:bottom w:val="nil"/>
              <w:right w:val="nil"/>
            </w:tcBorders>
            <w:shd w:val="clear" w:color="auto" w:fill="auto"/>
            <w:noWrap/>
            <w:vAlign w:val="center"/>
            <w:hideMark/>
          </w:tcPr>
          <w:p w14:paraId="254BEBFE"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1.36 - 2.22</w:t>
            </w:r>
          </w:p>
        </w:tc>
        <w:tc>
          <w:tcPr>
            <w:tcW w:w="850" w:type="dxa"/>
            <w:tcBorders>
              <w:top w:val="nil"/>
              <w:left w:val="nil"/>
              <w:bottom w:val="nil"/>
              <w:right w:val="nil"/>
            </w:tcBorders>
            <w:shd w:val="clear" w:color="auto" w:fill="auto"/>
            <w:noWrap/>
            <w:vAlign w:val="center"/>
            <w:hideMark/>
          </w:tcPr>
          <w:p w14:paraId="6CA93867"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8.51</w:t>
            </w:r>
          </w:p>
        </w:tc>
        <w:tc>
          <w:tcPr>
            <w:tcW w:w="1104" w:type="dxa"/>
            <w:tcBorders>
              <w:top w:val="nil"/>
              <w:left w:val="nil"/>
              <w:bottom w:val="nil"/>
              <w:right w:val="nil"/>
            </w:tcBorders>
            <w:shd w:val="clear" w:color="auto" w:fill="auto"/>
            <w:noWrap/>
            <w:vAlign w:val="center"/>
            <w:hideMark/>
          </w:tcPr>
          <w:p w14:paraId="32E5AC0C"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6.94 - 9.66</w:t>
            </w:r>
          </w:p>
        </w:tc>
        <w:tc>
          <w:tcPr>
            <w:tcW w:w="874" w:type="dxa"/>
            <w:tcBorders>
              <w:top w:val="nil"/>
              <w:left w:val="nil"/>
              <w:bottom w:val="nil"/>
              <w:right w:val="nil"/>
            </w:tcBorders>
            <w:shd w:val="clear" w:color="auto" w:fill="auto"/>
            <w:noWrap/>
            <w:vAlign w:val="center"/>
            <w:hideMark/>
          </w:tcPr>
          <w:p w14:paraId="3006201A"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31.08</w:t>
            </w:r>
          </w:p>
        </w:tc>
        <w:tc>
          <w:tcPr>
            <w:tcW w:w="1252" w:type="dxa"/>
            <w:tcBorders>
              <w:top w:val="nil"/>
              <w:left w:val="nil"/>
              <w:bottom w:val="nil"/>
              <w:right w:val="nil"/>
            </w:tcBorders>
            <w:shd w:val="clear" w:color="auto" w:fill="auto"/>
            <w:noWrap/>
            <w:vAlign w:val="center"/>
            <w:hideMark/>
          </w:tcPr>
          <w:p w14:paraId="760A53D1"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30.38 - 31.78</w:t>
            </w:r>
          </w:p>
        </w:tc>
      </w:tr>
      <w:tr w:rsidR="00C33EBE" w:rsidRPr="00AE5D35" w14:paraId="1690D0BA" w14:textId="77777777" w:rsidTr="00331232">
        <w:trPr>
          <w:trHeight w:val="320"/>
        </w:trPr>
        <w:tc>
          <w:tcPr>
            <w:tcW w:w="2268" w:type="dxa"/>
            <w:tcBorders>
              <w:top w:val="nil"/>
              <w:left w:val="nil"/>
              <w:bottom w:val="single" w:sz="4" w:space="0" w:color="auto"/>
              <w:right w:val="nil"/>
            </w:tcBorders>
            <w:shd w:val="clear" w:color="auto" w:fill="auto"/>
            <w:noWrap/>
            <w:vAlign w:val="center"/>
            <w:hideMark/>
          </w:tcPr>
          <w:p w14:paraId="48B3F8FE" w14:textId="547EBC8F"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proofErr w:type="spellStart"/>
            <w:r w:rsidR="00C33EBE" w:rsidRPr="00AE5D35">
              <w:rPr>
                <w:rFonts w:asciiTheme="minorHAnsi" w:hAnsiTheme="minorHAnsi" w:cstheme="minorHAnsi"/>
                <w:i/>
                <w:iCs/>
                <w:color w:val="000000"/>
              </w:rPr>
              <w:t>sulfurigaster</w:t>
            </w:r>
            <w:proofErr w:type="spellEnd"/>
          </w:p>
        </w:tc>
        <w:tc>
          <w:tcPr>
            <w:tcW w:w="885" w:type="dxa"/>
            <w:tcBorders>
              <w:top w:val="nil"/>
              <w:left w:val="nil"/>
              <w:bottom w:val="single" w:sz="4" w:space="0" w:color="auto"/>
              <w:right w:val="nil"/>
            </w:tcBorders>
            <w:shd w:val="clear" w:color="auto" w:fill="auto"/>
            <w:noWrap/>
            <w:vAlign w:val="center"/>
            <w:hideMark/>
          </w:tcPr>
          <w:p w14:paraId="3B6410E0"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0.0040</w:t>
            </w:r>
          </w:p>
        </w:tc>
        <w:tc>
          <w:tcPr>
            <w:tcW w:w="1130" w:type="dxa"/>
            <w:tcBorders>
              <w:top w:val="nil"/>
              <w:left w:val="nil"/>
              <w:bottom w:val="single" w:sz="4" w:space="0" w:color="auto"/>
              <w:right w:val="nil"/>
            </w:tcBorders>
            <w:shd w:val="clear" w:color="auto" w:fill="auto"/>
            <w:noWrap/>
            <w:vAlign w:val="center"/>
            <w:hideMark/>
          </w:tcPr>
          <w:p w14:paraId="08E82ABC"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0.0027 - 0.0051</w:t>
            </w:r>
          </w:p>
        </w:tc>
        <w:tc>
          <w:tcPr>
            <w:tcW w:w="642" w:type="dxa"/>
            <w:tcBorders>
              <w:top w:val="nil"/>
              <w:left w:val="nil"/>
              <w:bottom w:val="single" w:sz="4" w:space="0" w:color="auto"/>
              <w:right w:val="nil"/>
            </w:tcBorders>
            <w:shd w:val="clear" w:color="auto" w:fill="auto"/>
            <w:noWrap/>
            <w:vAlign w:val="center"/>
            <w:hideMark/>
          </w:tcPr>
          <w:p w14:paraId="4DBC1B1A"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1.26</w:t>
            </w:r>
          </w:p>
        </w:tc>
        <w:tc>
          <w:tcPr>
            <w:tcW w:w="776" w:type="dxa"/>
            <w:tcBorders>
              <w:top w:val="nil"/>
              <w:left w:val="nil"/>
              <w:bottom w:val="single" w:sz="4" w:space="0" w:color="auto"/>
              <w:right w:val="nil"/>
            </w:tcBorders>
            <w:shd w:val="clear" w:color="auto" w:fill="auto"/>
            <w:noWrap/>
            <w:vAlign w:val="center"/>
            <w:hideMark/>
          </w:tcPr>
          <w:p w14:paraId="4468A61D"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1.03 - 1.53</w:t>
            </w:r>
          </w:p>
        </w:tc>
        <w:tc>
          <w:tcPr>
            <w:tcW w:w="850" w:type="dxa"/>
            <w:tcBorders>
              <w:top w:val="nil"/>
              <w:left w:val="nil"/>
              <w:bottom w:val="single" w:sz="4" w:space="0" w:color="auto"/>
              <w:right w:val="nil"/>
            </w:tcBorders>
            <w:shd w:val="clear" w:color="auto" w:fill="auto"/>
            <w:noWrap/>
            <w:vAlign w:val="center"/>
            <w:hideMark/>
          </w:tcPr>
          <w:p w14:paraId="7DB96F10"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14.37</w:t>
            </w:r>
          </w:p>
        </w:tc>
        <w:tc>
          <w:tcPr>
            <w:tcW w:w="1104" w:type="dxa"/>
            <w:tcBorders>
              <w:top w:val="nil"/>
              <w:left w:val="nil"/>
              <w:bottom w:val="single" w:sz="4" w:space="0" w:color="auto"/>
              <w:right w:val="nil"/>
            </w:tcBorders>
            <w:shd w:val="clear" w:color="auto" w:fill="auto"/>
            <w:noWrap/>
            <w:vAlign w:val="center"/>
            <w:hideMark/>
          </w:tcPr>
          <w:p w14:paraId="4DE6B26C"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13.92 - 14.94</w:t>
            </w:r>
          </w:p>
        </w:tc>
        <w:tc>
          <w:tcPr>
            <w:tcW w:w="874" w:type="dxa"/>
            <w:tcBorders>
              <w:top w:val="nil"/>
              <w:left w:val="nil"/>
              <w:bottom w:val="single" w:sz="4" w:space="0" w:color="auto"/>
              <w:right w:val="nil"/>
            </w:tcBorders>
            <w:shd w:val="clear" w:color="auto" w:fill="auto"/>
            <w:noWrap/>
            <w:vAlign w:val="center"/>
            <w:hideMark/>
          </w:tcPr>
          <w:p w14:paraId="2657AB95"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30.12</w:t>
            </w:r>
          </w:p>
        </w:tc>
        <w:tc>
          <w:tcPr>
            <w:tcW w:w="1252" w:type="dxa"/>
            <w:tcBorders>
              <w:top w:val="nil"/>
              <w:left w:val="nil"/>
              <w:bottom w:val="single" w:sz="4" w:space="0" w:color="auto"/>
              <w:right w:val="nil"/>
            </w:tcBorders>
            <w:shd w:val="clear" w:color="auto" w:fill="auto"/>
            <w:noWrap/>
            <w:vAlign w:val="center"/>
            <w:hideMark/>
          </w:tcPr>
          <w:p w14:paraId="0C5E3E83"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29.84 - 30.63</w:t>
            </w:r>
          </w:p>
        </w:tc>
      </w:tr>
    </w:tbl>
    <w:p w14:paraId="2334679F" w14:textId="77777777" w:rsidR="00F02A19" w:rsidRPr="00AE5D35" w:rsidRDefault="00F02A19" w:rsidP="000275A7">
      <w:pPr>
        <w:rPr>
          <w:rFonts w:asciiTheme="minorHAnsi" w:hAnsiTheme="minorHAnsi" w:cstheme="minorHAnsi"/>
          <w:lang w:val="en-US"/>
        </w:rPr>
      </w:pPr>
    </w:p>
    <w:p w14:paraId="77486BDE" w14:textId="7B52F1DD" w:rsidR="00F02A19" w:rsidRPr="00AE5D35" w:rsidRDefault="00F02A19" w:rsidP="000275A7">
      <w:pPr>
        <w:rPr>
          <w:rFonts w:asciiTheme="minorHAnsi" w:hAnsiTheme="minorHAnsi" w:cstheme="minorHAnsi"/>
          <w:lang w:val="en-US"/>
        </w:rPr>
      </w:pPr>
    </w:p>
    <w:p w14:paraId="3815ACB0" w14:textId="3D3B6F9A" w:rsidR="00902CE9" w:rsidRPr="00AE5D35" w:rsidRDefault="00902CE9" w:rsidP="000275A7">
      <w:pPr>
        <w:rPr>
          <w:rFonts w:asciiTheme="minorHAnsi" w:hAnsiTheme="minorHAnsi" w:cstheme="minorHAnsi"/>
          <w:lang w:val="en-US"/>
        </w:rPr>
      </w:pPr>
    </w:p>
    <w:p w14:paraId="2C354DD3" w14:textId="77777777" w:rsidR="00902CE9" w:rsidRPr="00AE5D35" w:rsidRDefault="00902CE9">
      <w:pPr>
        <w:rPr>
          <w:rFonts w:asciiTheme="minorHAnsi" w:hAnsiTheme="minorHAnsi" w:cstheme="minorHAnsi"/>
          <w:lang w:val="en-US"/>
        </w:rPr>
      </w:pPr>
      <w:r w:rsidRPr="00AE5D35">
        <w:rPr>
          <w:rFonts w:asciiTheme="minorHAnsi" w:hAnsiTheme="minorHAnsi" w:cstheme="minorHAnsi"/>
          <w:lang w:val="en-US"/>
        </w:rPr>
        <w:br w:type="page"/>
      </w:r>
    </w:p>
    <w:p w14:paraId="0499920D" w14:textId="77777777" w:rsidR="003B54B1" w:rsidRPr="00AE5D35" w:rsidRDefault="003B54B1" w:rsidP="000275A7">
      <w:pPr>
        <w:rPr>
          <w:rFonts w:asciiTheme="minorHAnsi" w:hAnsiTheme="minorHAnsi" w:cstheme="minorHAnsi"/>
          <w:lang w:val="en-US"/>
        </w:rPr>
        <w:sectPr w:rsidR="003B54B1" w:rsidRPr="00AE5D35" w:rsidSect="001A7D36">
          <w:pgSz w:w="11900" w:h="16840"/>
          <w:pgMar w:top="1440" w:right="1440" w:bottom="1440" w:left="1440" w:header="708" w:footer="708" w:gutter="0"/>
          <w:cols w:space="708"/>
          <w:docGrid w:linePitch="360"/>
        </w:sectPr>
      </w:pPr>
    </w:p>
    <w:p w14:paraId="514FB955" w14:textId="6DAB2DC4" w:rsidR="00603066" w:rsidRPr="00AE5D35" w:rsidRDefault="00603066" w:rsidP="00603066">
      <w:pPr>
        <w:rPr>
          <w:rFonts w:asciiTheme="minorHAnsi" w:hAnsiTheme="minorHAnsi" w:cstheme="minorHAnsi"/>
          <w:b/>
          <w:bCs/>
          <w:lang w:val="en-US"/>
        </w:rPr>
      </w:pPr>
      <w:r w:rsidRPr="00AE5D35">
        <w:rPr>
          <w:rFonts w:asciiTheme="minorHAnsi" w:hAnsiTheme="minorHAnsi" w:cstheme="minorHAnsi"/>
          <w:b/>
          <w:bCs/>
          <w:lang w:val="en-US"/>
        </w:rPr>
        <w:t>Table 2</w:t>
      </w:r>
      <w:r w:rsidR="002466B0">
        <w:rPr>
          <w:rFonts w:asciiTheme="minorHAnsi" w:hAnsiTheme="minorHAnsi" w:cstheme="minorHAnsi"/>
          <w:b/>
          <w:bCs/>
          <w:lang w:val="en-US"/>
        </w:rPr>
        <w:t>.</w:t>
      </w:r>
      <w:r w:rsidRPr="00AE5D35">
        <w:rPr>
          <w:rFonts w:asciiTheme="minorHAnsi" w:hAnsiTheme="minorHAnsi" w:cstheme="minorHAnsi"/>
          <w:b/>
          <w:bCs/>
          <w:lang w:val="en-US"/>
        </w:rPr>
        <w:t xml:space="preserve"> Correlation matrix among thermal traits (</w:t>
      </w:r>
      <w:proofErr w:type="spellStart"/>
      <w:r w:rsidRPr="00AE5D35">
        <w:rPr>
          <w:rFonts w:asciiTheme="minorHAnsi" w:hAnsiTheme="minorHAnsi" w:cstheme="minorHAnsi"/>
          <w:b/>
          <w:bCs/>
          <w:lang w:val="en-US"/>
        </w:rPr>
        <w:t>RTmin</w:t>
      </w:r>
      <w:proofErr w:type="spellEnd"/>
      <w:r w:rsidRPr="00AE5D35">
        <w:rPr>
          <w:rFonts w:asciiTheme="minorHAnsi" w:hAnsiTheme="minorHAnsi" w:cstheme="minorHAnsi"/>
          <w:b/>
          <w:bCs/>
          <w:lang w:val="en-US"/>
        </w:rPr>
        <w:t xml:space="preserve">, </w:t>
      </w:r>
      <w:proofErr w:type="spellStart"/>
      <w:r w:rsidRPr="00AE5D35">
        <w:rPr>
          <w:rFonts w:asciiTheme="minorHAnsi" w:hAnsiTheme="minorHAnsi" w:cstheme="minorHAnsi"/>
          <w:b/>
          <w:bCs/>
          <w:lang w:val="en-US"/>
        </w:rPr>
        <w:t>RTmax</w:t>
      </w:r>
      <w:proofErr w:type="spellEnd"/>
      <w:r w:rsidRPr="00AE5D35">
        <w:rPr>
          <w:rFonts w:asciiTheme="minorHAnsi" w:hAnsiTheme="minorHAnsi" w:cstheme="minorHAnsi"/>
          <w:b/>
          <w:bCs/>
          <w:lang w:val="en-US"/>
        </w:rPr>
        <w:t xml:space="preserve">, </w:t>
      </w:r>
      <w:proofErr w:type="spellStart"/>
      <w:r w:rsidRPr="00AE5D35">
        <w:rPr>
          <w:rFonts w:asciiTheme="minorHAnsi" w:hAnsiTheme="minorHAnsi" w:cstheme="minorHAnsi"/>
          <w:b/>
          <w:bCs/>
          <w:lang w:val="en-US"/>
        </w:rPr>
        <w:t>RTopt</w:t>
      </w:r>
      <w:proofErr w:type="spellEnd"/>
      <w:r w:rsidRPr="00AE5D35">
        <w:rPr>
          <w:rFonts w:asciiTheme="minorHAnsi" w:hAnsiTheme="minorHAnsi" w:cstheme="minorHAnsi"/>
          <w:b/>
          <w:bCs/>
          <w:lang w:val="en-US"/>
        </w:rPr>
        <w:t xml:space="preserve">, female knockdown time to heat, male knockdown time to heat, female knockdown time to cold, male knockdown time to cold, female recovery time from cold, male recovery time from cold). Spearman’s rank correlation rho is shown in the table. </w:t>
      </w:r>
      <w:r w:rsidR="00363A35" w:rsidRPr="00AE5D35">
        <w:rPr>
          <w:rFonts w:asciiTheme="minorHAnsi" w:hAnsiTheme="minorHAnsi" w:cstheme="minorHAnsi"/>
          <w:b/>
          <w:bCs/>
          <w:lang w:val="en-US"/>
        </w:rPr>
        <w:t>S</w:t>
      </w:r>
      <w:r w:rsidRPr="00AE5D35">
        <w:rPr>
          <w:rFonts w:asciiTheme="minorHAnsi" w:hAnsiTheme="minorHAnsi" w:cstheme="minorHAnsi"/>
          <w:b/>
          <w:bCs/>
          <w:lang w:val="en-US"/>
        </w:rPr>
        <w:t>ignificant correlation (p &lt; 0.05)</w:t>
      </w:r>
      <w:r w:rsidR="00363A35" w:rsidRPr="00AE5D35">
        <w:rPr>
          <w:rFonts w:asciiTheme="minorHAnsi" w:hAnsiTheme="minorHAnsi" w:cstheme="minorHAnsi"/>
          <w:b/>
          <w:bCs/>
          <w:lang w:val="en-US"/>
        </w:rPr>
        <w:t xml:space="preserve"> is labeled as bold</w:t>
      </w:r>
      <w:r w:rsidRPr="00AE5D35">
        <w:rPr>
          <w:rFonts w:asciiTheme="minorHAnsi" w:hAnsiTheme="minorHAnsi" w:cstheme="minorHAnsi"/>
          <w:b/>
          <w:bCs/>
          <w:lang w:val="en-US"/>
        </w:rPr>
        <w:t>.</w:t>
      </w:r>
    </w:p>
    <w:p w14:paraId="5BDD745B" w14:textId="77777777" w:rsidR="00603066" w:rsidRPr="00AE5D35" w:rsidRDefault="00603066" w:rsidP="00603066">
      <w:pPr>
        <w:rPr>
          <w:rFonts w:asciiTheme="minorHAnsi" w:hAnsiTheme="minorHAnsi" w:cstheme="minorHAnsi"/>
          <w:b/>
          <w:bCs/>
          <w:lang w:val="en-US"/>
        </w:rPr>
      </w:pPr>
    </w:p>
    <w:tbl>
      <w:tblPr>
        <w:tblW w:w="11040" w:type="dxa"/>
        <w:tblLook w:val="04A0" w:firstRow="1" w:lastRow="0" w:firstColumn="1" w:lastColumn="0" w:noHBand="0" w:noVBand="1"/>
      </w:tblPr>
      <w:tblGrid>
        <w:gridCol w:w="1229"/>
        <w:gridCol w:w="1100"/>
        <w:gridCol w:w="1100"/>
        <w:gridCol w:w="1100"/>
        <w:gridCol w:w="1122"/>
        <w:gridCol w:w="1217"/>
        <w:gridCol w:w="1135"/>
        <w:gridCol w:w="1229"/>
        <w:gridCol w:w="1120"/>
        <w:gridCol w:w="1215"/>
      </w:tblGrid>
      <w:tr w:rsidR="00603066" w:rsidRPr="00AE5D35" w14:paraId="56F81FF2" w14:textId="77777777" w:rsidTr="00603066">
        <w:trPr>
          <w:trHeight w:val="32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F9A3C"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63CA3B8" w14:textId="77777777" w:rsidR="00603066" w:rsidRPr="00AE5D35" w:rsidRDefault="00603066">
            <w:pPr>
              <w:rPr>
                <w:rFonts w:asciiTheme="minorHAnsi" w:hAnsiTheme="minorHAnsi" w:cstheme="minorHAnsi"/>
                <w:color w:val="000000"/>
              </w:rPr>
            </w:pPr>
            <w:proofErr w:type="spellStart"/>
            <w:r w:rsidRPr="00AE5D35">
              <w:rPr>
                <w:rFonts w:asciiTheme="minorHAnsi" w:hAnsiTheme="minorHAnsi" w:cstheme="minorHAnsi"/>
                <w:color w:val="000000"/>
              </w:rPr>
              <w:t>RTmin</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0F61C554" w14:textId="77777777" w:rsidR="00603066" w:rsidRPr="00AE5D35" w:rsidRDefault="00603066">
            <w:pPr>
              <w:rPr>
                <w:rFonts w:asciiTheme="minorHAnsi" w:hAnsiTheme="minorHAnsi" w:cstheme="minorHAnsi"/>
                <w:color w:val="000000"/>
              </w:rPr>
            </w:pPr>
            <w:proofErr w:type="spellStart"/>
            <w:r w:rsidRPr="00AE5D35">
              <w:rPr>
                <w:rFonts w:asciiTheme="minorHAnsi" w:hAnsiTheme="minorHAnsi" w:cstheme="minorHAnsi"/>
                <w:color w:val="000000"/>
              </w:rPr>
              <w:t>RTmax</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4DBE82E" w14:textId="77777777" w:rsidR="00603066" w:rsidRPr="00AE5D35" w:rsidRDefault="00603066">
            <w:pPr>
              <w:rPr>
                <w:rFonts w:asciiTheme="minorHAnsi" w:hAnsiTheme="minorHAnsi" w:cstheme="minorHAnsi"/>
                <w:color w:val="000000"/>
              </w:rPr>
            </w:pPr>
            <w:proofErr w:type="spellStart"/>
            <w:r w:rsidRPr="00AE5D35">
              <w:rPr>
                <w:rFonts w:asciiTheme="minorHAnsi" w:hAnsiTheme="minorHAnsi" w:cstheme="minorHAnsi"/>
                <w:color w:val="000000"/>
              </w:rPr>
              <w:t>RTopt</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366FD2E"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FKDHEAT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510BD10F"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MKDHEAT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D601653"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FKDCOLD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A453AE0"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MKDCOLD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CF0A394"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FRCCOLD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6C03683"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MRCCOLD</w:t>
            </w:r>
          </w:p>
        </w:tc>
      </w:tr>
      <w:tr w:rsidR="00603066" w:rsidRPr="00AE5D35" w14:paraId="0EB77D0F"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7EE7763" w14:textId="77777777" w:rsidR="00603066" w:rsidRPr="00AE5D35" w:rsidRDefault="00603066">
            <w:pPr>
              <w:rPr>
                <w:rFonts w:asciiTheme="minorHAnsi" w:hAnsiTheme="minorHAnsi" w:cstheme="minorHAnsi"/>
                <w:color w:val="000000"/>
              </w:rPr>
            </w:pPr>
            <w:proofErr w:type="spellStart"/>
            <w:r w:rsidRPr="00AE5D35">
              <w:rPr>
                <w:rFonts w:asciiTheme="minorHAnsi" w:hAnsiTheme="minorHAnsi" w:cstheme="minorHAnsi"/>
                <w:color w:val="000000"/>
              </w:rPr>
              <w:t>RTmin</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266B6BA"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97CEC64"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-0.55</w:t>
            </w:r>
          </w:p>
        </w:tc>
        <w:tc>
          <w:tcPr>
            <w:tcW w:w="1100" w:type="dxa"/>
            <w:tcBorders>
              <w:top w:val="nil"/>
              <w:left w:val="nil"/>
              <w:bottom w:val="single" w:sz="4" w:space="0" w:color="auto"/>
              <w:right w:val="single" w:sz="4" w:space="0" w:color="auto"/>
            </w:tcBorders>
            <w:shd w:val="clear" w:color="auto" w:fill="auto"/>
            <w:noWrap/>
            <w:vAlign w:val="bottom"/>
            <w:hideMark/>
          </w:tcPr>
          <w:p w14:paraId="6885849A"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0.02</w:t>
            </w:r>
          </w:p>
        </w:tc>
        <w:tc>
          <w:tcPr>
            <w:tcW w:w="1100" w:type="dxa"/>
            <w:tcBorders>
              <w:top w:val="nil"/>
              <w:left w:val="nil"/>
              <w:bottom w:val="single" w:sz="4" w:space="0" w:color="auto"/>
              <w:right w:val="single" w:sz="4" w:space="0" w:color="auto"/>
            </w:tcBorders>
            <w:shd w:val="clear" w:color="auto" w:fill="auto"/>
            <w:noWrap/>
            <w:vAlign w:val="bottom"/>
            <w:hideMark/>
          </w:tcPr>
          <w:p w14:paraId="653D04B3"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70EA316C"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6376F9BD"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-0.31</w:t>
            </w:r>
          </w:p>
        </w:tc>
        <w:tc>
          <w:tcPr>
            <w:tcW w:w="1100" w:type="dxa"/>
            <w:tcBorders>
              <w:top w:val="nil"/>
              <w:left w:val="nil"/>
              <w:bottom w:val="single" w:sz="4" w:space="0" w:color="auto"/>
              <w:right w:val="single" w:sz="4" w:space="0" w:color="auto"/>
            </w:tcBorders>
            <w:shd w:val="clear" w:color="auto" w:fill="auto"/>
            <w:noWrap/>
            <w:vAlign w:val="bottom"/>
            <w:hideMark/>
          </w:tcPr>
          <w:p w14:paraId="6657AB17"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-0.56</w:t>
            </w:r>
          </w:p>
        </w:tc>
        <w:tc>
          <w:tcPr>
            <w:tcW w:w="1100" w:type="dxa"/>
            <w:tcBorders>
              <w:top w:val="nil"/>
              <w:left w:val="nil"/>
              <w:bottom w:val="single" w:sz="4" w:space="0" w:color="auto"/>
              <w:right w:val="single" w:sz="4" w:space="0" w:color="auto"/>
            </w:tcBorders>
            <w:shd w:val="clear" w:color="auto" w:fill="auto"/>
            <w:noWrap/>
            <w:vAlign w:val="bottom"/>
            <w:hideMark/>
          </w:tcPr>
          <w:p w14:paraId="4C4B6C9E"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0492CC62"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0.65</w:t>
            </w:r>
          </w:p>
        </w:tc>
      </w:tr>
      <w:tr w:rsidR="00603066" w:rsidRPr="00AE5D35" w14:paraId="1A16C69A"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045576E" w14:textId="77777777" w:rsidR="00603066" w:rsidRPr="00AE5D35" w:rsidRDefault="00603066">
            <w:pPr>
              <w:rPr>
                <w:rFonts w:asciiTheme="minorHAnsi" w:hAnsiTheme="minorHAnsi" w:cstheme="minorHAnsi"/>
                <w:color w:val="000000"/>
              </w:rPr>
            </w:pPr>
            <w:proofErr w:type="spellStart"/>
            <w:r w:rsidRPr="00AE5D35">
              <w:rPr>
                <w:rFonts w:asciiTheme="minorHAnsi" w:hAnsiTheme="minorHAnsi" w:cstheme="minorHAnsi"/>
                <w:color w:val="000000"/>
              </w:rPr>
              <w:t>RTmax</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F37EC87"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F79E184"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1CD6324"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0.17</w:t>
            </w:r>
          </w:p>
        </w:tc>
        <w:tc>
          <w:tcPr>
            <w:tcW w:w="1100" w:type="dxa"/>
            <w:tcBorders>
              <w:top w:val="nil"/>
              <w:left w:val="nil"/>
              <w:bottom w:val="single" w:sz="4" w:space="0" w:color="auto"/>
              <w:right w:val="single" w:sz="4" w:space="0" w:color="auto"/>
            </w:tcBorders>
            <w:shd w:val="clear" w:color="auto" w:fill="auto"/>
            <w:noWrap/>
            <w:vAlign w:val="bottom"/>
            <w:hideMark/>
          </w:tcPr>
          <w:p w14:paraId="0F611BEC"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1B78D6EC"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0.93</w:t>
            </w:r>
          </w:p>
        </w:tc>
        <w:tc>
          <w:tcPr>
            <w:tcW w:w="1100" w:type="dxa"/>
            <w:tcBorders>
              <w:top w:val="nil"/>
              <w:left w:val="nil"/>
              <w:bottom w:val="single" w:sz="4" w:space="0" w:color="auto"/>
              <w:right w:val="single" w:sz="4" w:space="0" w:color="auto"/>
            </w:tcBorders>
            <w:shd w:val="clear" w:color="auto" w:fill="auto"/>
            <w:noWrap/>
            <w:vAlign w:val="bottom"/>
            <w:hideMark/>
          </w:tcPr>
          <w:p w14:paraId="05D9D954"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0.64</w:t>
            </w:r>
          </w:p>
        </w:tc>
        <w:tc>
          <w:tcPr>
            <w:tcW w:w="1100" w:type="dxa"/>
            <w:tcBorders>
              <w:top w:val="nil"/>
              <w:left w:val="nil"/>
              <w:bottom w:val="single" w:sz="4" w:space="0" w:color="auto"/>
              <w:right w:val="single" w:sz="4" w:space="0" w:color="auto"/>
            </w:tcBorders>
            <w:shd w:val="clear" w:color="auto" w:fill="auto"/>
            <w:noWrap/>
            <w:vAlign w:val="bottom"/>
            <w:hideMark/>
          </w:tcPr>
          <w:p w14:paraId="11732AD5"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0.61</w:t>
            </w:r>
          </w:p>
        </w:tc>
        <w:tc>
          <w:tcPr>
            <w:tcW w:w="1100" w:type="dxa"/>
            <w:tcBorders>
              <w:top w:val="nil"/>
              <w:left w:val="nil"/>
              <w:bottom w:val="single" w:sz="4" w:space="0" w:color="auto"/>
              <w:right w:val="single" w:sz="4" w:space="0" w:color="auto"/>
            </w:tcBorders>
            <w:shd w:val="clear" w:color="auto" w:fill="auto"/>
            <w:noWrap/>
            <w:vAlign w:val="bottom"/>
            <w:hideMark/>
          </w:tcPr>
          <w:p w14:paraId="0A3EF384"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-0.88</w:t>
            </w:r>
          </w:p>
        </w:tc>
        <w:tc>
          <w:tcPr>
            <w:tcW w:w="1100" w:type="dxa"/>
            <w:tcBorders>
              <w:top w:val="nil"/>
              <w:left w:val="nil"/>
              <w:bottom w:val="single" w:sz="4" w:space="0" w:color="auto"/>
              <w:right w:val="single" w:sz="4" w:space="0" w:color="auto"/>
            </w:tcBorders>
            <w:shd w:val="clear" w:color="auto" w:fill="auto"/>
            <w:noWrap/>
            <w:vAlign w:val="bottom"/>
            <w:hideMark/>
          </w:tcPr>
          <w:p w14:paraId="2C10C308"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-0.85</w:t>
            </w:r>
          </w:p>
        </w:tc>
      </w:tr>
      <w:tr w:rsidR="00603066" w:rsidRPr="00AE5D35" w14:paraId="3E24DE31"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6CDBA5D" w14:textId="77777777" w:rsidR="00603066" w:rsidRPr="00AE5D35" w:rsidRDefault="00603066">
            <w:pPr>
              <w:rPr>
                <w:rFonts w:asciiTheme="minorHAnsi" w:hAnsiTheme="minorHAnsi" w:cstheme="minorHAnsi"/>
                <w:color w:val="000000"/>
              </w:rPr>
            </w:pPr>
            <w:proofErr w:type="spellStart"/>
            <w:r w:rsidRPr="00AE5D35">
              <w:rPr>
                <w:rFonts w:asciiTheme="minorHAnsi" w:hAnsiTheme="minorHAnsi" w:cstheme="minorHAnsi"/>
                <w:color w:val="000000"/>
              </w:rPr>
              <w:t>RTopt</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4D73795F"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2040774"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F9ED417"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B3B663A"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-0.01</w:t>
            </w:r>
          </w:p>
        </w:tc>
        <w:tc>
          <w:tcPr>
            <w:tcW w:w="1100" w:type="dxa"/>
            <w:tcBorders>
              <w:top w:val="nil"/>
              <w:left w:val="nil"/>
              <w:bottom w:val="single" w:sz="4" w:space="0" w:color="auto"/>
              <w:right w:val="single" w:sz="4" w:space="0" w:color="auto"/>
            </w:tcBorders>
            <w:shd w:val="clear" w:color="auto" w:fill="auto"/>
            <w:noWrap/>
            <w:vAlign w:val="bottom"/>
            <w:hideMark/>
          </w:tcPr>
          <w:p w14:paraId="50CD79D0"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0.33</w:t>
            </w:r>
          </w:p>
        </w:tc>
        <w:tc>
          <w:tcPr>
            <w:tcW w:w="1100" w:type="dxa"/>
            <w:tcBorders>
              <w:top w:val="nil"/>
              <w:left w:val="nil"/>
              <w:bottom w:val="single" w:sz="4" w:space="0" w:color="auto"/>
              <w:right w:val="single" w:sz="4" w:space="0" w:color="auto"/>
            </w:tcBorders>
            <w:shd w:val="clear" w:color="auto" w:fill="auto"/>
            <w:noWrap/>
            <w:vAlign w:val="bottom"/>
            <w:hideMark/>
          </w:tcPr>
          <w:p w14:paraId="75C709FC"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0.63</w:t>
            </w:r>
          </w:p>
        </w:tc>
        <w:tc>
          <w:tcPr>
            <w:tcW w:w="1100" w:type="dxa"/>
            <w:tcBorders>
              <w:top w:val="nil"/>
              <w:left w:val="nil"/>
              <w:bottom w:val="single" w:sz="4" w:space="0" w:color="auto"/>
              <w:right w:val="single" w:sz="4" w:space="0" w:color="auto"/>
            </w:tcBorders>
            <w:shd w:val="clear" w:color="auto" w:fill="auto"/>
            <w:noWrap/>
            <w:vAlign w:val="bottom"/>
            <w:hideMark/>
          </w:tcPr>
          <w:p w14:paraId="6FD6F830"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0.54</w:t>
            </w:r>
          </w:p>
        </w:tc>
        <w:tc>
          <w:tcPr>
            <w:tcW w:w="1100" w:type="dxa"/>
            <w:tcBorders>
              <w:top w:val="nil"/>
              <w:left w:val="nil"/>
              <w:bottom w:val="single" w:sz="4" w:space="0" w:color="auto"/>
              <w:right w:val="single" w:sz="4" w:space="0" w:color="auto"/>
            </w:tcBorders>
            <w:shd w:val="clear" w:color="auto" w:fill="auto"/>
            <w:noWrap/>
            <w:vAlign w:val="bottom"/>
            <w:hideMark/>
          </w:tcPr>
          <w:p w14:paraId="24FC3C28"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-0.41</w:t>
            </w:r>
          </w:p>
        </w:tc>
        <w:tc>
          <w:tcPr>
            <w:tcW w:w="1100" w:type="dxa"/>
            <w:tcBorders>
              <w:top w:val="nil"/>
              <w:left w:val="nil"/>
              <w:bottom w:val="single" w:sz="4" w:space="0" w:color="auto"/>
              <w:right w:val="single" w:sz="4" w:space="0" w:color="auto"/>
            </w:tcBorders>
            <w:shd w:val="clear" w:color="auto" w:fill="auto"/>
            <w:noWrap/>
            <w:vAlign w:val="bottom"/>
            <w:hideMark/>
          </w:tcPr>
          <w:p w14:paraId="7B9C819A"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-0.30</w:t>
            </w:r>
          </w:p>
        </w:tc>
      </w:tr>
      <w:tr w:rsidR="00603066" w:rsidRPr="00AE5D35" w14:paraId="09E5777F"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76CD159"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FKDHEAT</w:t>
            </w:r>
          </w:p>
        </w:tc>
        <w:tc>
          <w:tcPr>
            <w:tcW w:w="1100" w:type="dxa"/>
            <w:tcBorders>
              <w:top w:val="nil"/>
              <w:left w:val="nil"/>
              <w:bottom w:val="single" w:sz="4" w:space="0" w:color="auto"/>
              <w:right w:val="single" w:sz="4" w:space="0" w:color="auto"/>
            </w:tcBorders>
            <w:shd w:val="clear" w:color="auto" w:fill="auto"/>
            <w:noWrap/>
            <w:vAlign w:val="bottom"/>
            <w:hideMark/>
          </w:tcPr>
          <w:p w14:paraId="14A80B1E"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DBF31D4"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AE740C5"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4ACAC99"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3F6613C4"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4A112A28"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0F8B2636"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6845ABBF"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-0.57</w:t>
            </w:r>
          </w:p>
        </w:tc>
        <w:tc>
          <w:tcPr>
            <w:tcW w:w="1100" w:type="dxa"/>
            <w:tcBorders>
              <w:top w:val="nil"/>
              <w:left w:val="nil"/>
              <w:bottom w:val="single" w:sz="4" w:space="0" w:color="auto"/>
              <w:right w:val="single" w:sz="4" w:space="0" w:color="auto"/>
            </w:tcBorders>
            <w:shd w:val="clear" w:color="auto" w:fill="auto"/>
            <w:noWrap/>
            <w:vAlign w:val="bottom"/>
            <w:hideMark/>
          </w:tcPr>
          <w:p w14:paraId="53DABF30"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-0.68</w:t>
            </w:r>
          </w:p>
        </w:tc>
      </w:tr>
      <w:tr w:rsidR="00603066" w:rsidRPr="00AE5D35" w14:paraId="33C16AA3"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325FB8F"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MKDHEAT</w:t>
            </w:r>
          </w:p>
        </w:tc>
        <w:tc>
          <w:tcPr>
            <w:tcW w:w="1100" w:type="dxa"/>
            <w:tcBorders>
              <w:top w:val="nil"/>
              <w:left w:val="nil"/>
              <w:bottom w:val="single" w:sz="4" w:space="0" w:color="auto"/>
              <w:right w:val="single" w:sz="4" w:space="0" w:color="auto"/>
            </w:tcBorders>
            <w:shd w:val="clear" w:color="auto" w:fill="auto"/>
            <w:noWrap/>
            <w:vAlign w:val="bottom"/>
            <w:hideMark/>
          </w:tcPr>
          <w:p w14:paraId="23306E2C"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3FF63EE"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7A9620D"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823563A"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EAFD02E"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09D237C7"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0.79</w:t>
            </w:r>
          </w:p>
        </w:tc>
        <w:tc>
          <w:tcPr>
            <w:tcW w:w="1100" w:type="dxa"/>
            <w:tcBorders>
              <w:top w:val="nil"/>
              <w:left w:val="nil"/>
              <w:bottom w:val="single" w:sz="4" w:space="0" w:color="auto"/>
              <w:right w:val="single" w:sz="4" w:space="0" w:color="auto"/>
            </w:tcBorders>
            <w:shd w:val="clear" w:color="auto" w:fill="auto"/>
            <w:noWrap/>
            <w:vAlign w:val="bottom"/>
            <w:hideMark/>
          </w:tcPr>
          <w:p w14:paraId="60B27035"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388793D2"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443EAEB7"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-0.83</w:t>
            </w:r>
          </w:p>
        </w:tc>
      </w:tr>
      <w:tr w:rsidR="00603066" w:rsidRPr="00AE5D35" w14:paraId="430E1064"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E24C5FC"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FKDCOLD</w:t>
            </w:r>
          </w:p>
        </w:tc>
        <w:tc>
          <w:tcPr>
            <w:tcW w:w="1100" w:type="dxa"/>
            <w:tcBorders>
              <w:top w:val="nil"/>
              <w:left w:val="nil"/>
              <w:bottom w:val="single" w:sz="4" w:space="0" w:color="auto"/>
              <w:right w:val="single" w:sz="4" w:space="0" w:color="auto"/>
            </w:tcBorders>
            <w:shd w:val="clear" w:color="auto" w:fill="auto"/>
            <w:noWrap/>
            <w:vAlign w:val="bottom"/>
            <w:hideMark/>
          </w:tcPr>
          <w:p w14:paraId="03CC1510"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750C959"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1494090"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23E96FF"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633A7CD"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6B94FE4"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6E3AD7A9"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0.85</w:t>
            </w:r>
          </w:p>
        </w:tc>
        <w:tc>
          <w:tcPr>
            <w:tcW w:w="1100" w:type="dxa"/>
            <w:tcBorders>
              <w:top w:val="nil"/>
              <w:left w:val="nil"/>
              <w:bottom w:val="single" w:sz="4" w:space="0" w:color="auto"/>
              <w:right w:val="single" w:sz="4" w:space="0" w:color="auto"/>
            </w:tcBorders>
            <w:shd w:val="clear" w:color="auto" w:fill="auto"/>
            <w:noWrap/>
            <w:vAlign w:val="bottom"/>
            <w:hideMark/>
          </w:tcPr>
          <w:p w14:paraId="62705592"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-0.74</w:t>
            </w:r>
          </w:p>
        </w:tc>
        <w:tc>
          <w:tcPr>
            <w:tcW w:w="1100" w:type="dxa"/>
            <w:tcBorders>
              <w:top w:val="nil"/>
              <w:left w:val="nil"/>
              <w:bottom w:val="single" w:sz="4" w:space="0" w:color="auto"/>
              <w:right w:val="single" w:sz="4" w:space="0" w:color="auto"/>
            </w:tcBorders>
            <w:shd w:val="clear" w:color="auto" w:fill="auto"/>
            <w:noWrap/>
            <w:vAlign w:val="bottom"/>
            <w:hideMark/>
          </w:tcPr>
          <w:p w14:paraId="0A8FA087"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-0.75</w:t>
            </w:r>
          </w:p>
        </w:tc>
      </w:tr>
      <w:tr w:rsidR="00603066" w:rsidRPr="00AE5D35" w14:paraId="10103B1E"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D97B2C2"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MKDCOLD</w:t>
            </w:r>
          </w:p>
        </w:tc>
        <w:tc>
          <w:tcPr>
            <w:tcW w:w="1100" w:type="dxa"/>
            <w:tcBorders>
              <w:top w:val="nil"/>
              <w:left w:val="nil"/>
              <w:bottom w:val="single" w:sz="4" w:space="0" w:color="auto"/>
              <w:right w:val="single" w:sz="4" w:space="0" w:color="auto"/>
            </w:tcBorders>
            <w:shd w:val="clear" w:color="auto" w:fill="auto"/>
            <w:noWrap/>
            <w:vAlign w:val="bottom"/>
            <w:hideMark/>
          </w:tcPr>
          <w:p w14:paraId="0FB17B92"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6DE4145"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77AB481"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96B9ACB"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01E4719"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49A4C8C"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E774EC1"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42152F49"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41C3D006"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-0.70</w:t>
            </w:r>
          </w:p>
        </w:tc>
      </w:tr>
      <w:tr w:rsidR="00603066" w:rsidRPr="00AE5D35" w14:paraId="7C08C24A"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9B8A592"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FRCCOLD</w:t>
            </w:r>
          </w:p>
        </w:tc>
        <w:tc>
          <w:tcPr>
            <w:tcW w:w="1100" w:type="dxa"/>
            <w:tcBorders>
              <w:top w:val="nil"/>
              <w:left w:val="nil"/>
              <w:bottom w:val="single" w:sz="4" w:space="0" w:color="auto"/>
              <w:right w:val="single" w:sz="4" w:space="0" w:color="auto"/>
            </w:tcBorders>
            <w:shd w:val="clear" w:color="auto" w:fill="auto"/>
            <w:noWrap/>
            <w:vAlign w:val="bottom"/>
            <w:hideMark/>
          </w:tcPr>
          <w:p w14:paraId="1BB4AA4F"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CF64B1F"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FACEDD5"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82CCABC"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96A7DA3"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562D36C"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B559DB8"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E905A43"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52E37B94"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0.93</w:t>
            </w:r>
          </w:p>
        </w:tc>
      </w:tr>
      <w:tr w:rsidR="00603066" w:rsidRPr="00AE5D35" w14:paraId="002657E8"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71295CD"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MRCCOLD</w:t>
            </w:r>
          </w:p>
        </w:tc>
        <w:tc>
          <w:tcPr>
            <w:tcW w:w="1100" w:type="dxa"/>
            <w:tcBorders>
              <w:top w:val="nil"/>
              <w:left w:val="nil"/>
              <w:bottom w:val="single" w:sz="4" w:space="0" w:color="auto"/>
              <w:right w:val="single" w:sz="4" w:space="0" w:color="auto"/>
            </w:tcBorders>
            <w:shd w:val="clear" w:color="auto" w:fill="auto"/>
            <w:noWrap/>
            <w:vAlign w:val="bottom"/>
            <w:hideMark/>
          </w:tcPr>
          <w:p w14:paraId="1F09E2AB"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9498413"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45CB174"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310A634"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0C4E47E"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C7E9A2E"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FED997A"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9258ABB"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047DE42"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r>
    </w:tbl>
    <w:p w14:paraId="548BBB8F" w14:textId="77777777" w:rsidR="003B54B1" w:rsidRPr="00AE5D35" w:rsidRDefault="003B54B1" w:rsidP="003B54B1">
      <w:pPr>
        <w:rPr>
          <w:rFonts w:asciiTheme="minorHAnsi" w:hAnsiTheme="minorHAnsi" w:cstheme="minorHAnsi"/>
          <w:lang w:val="en-US"/>
        </w:rPr>
      </w:pPr>
    </w:p>
    <w:p w14:paraId="531AA2D5" w14:textId="485581CE" w:rsidR="007A0AD2" w:rsidRPr="00AE5D35" w:rsidRDefault="007A0AD2" w:rsidP="000275A7">
      <w:pPr>
        <w:rPr>
          <w:rFonts w:asciiTheme="minorHAnsi" w:hAnsiTheme="minorHAnsi" w:cstheme="minorHAnsi"/>
          <w:lang w:val="en-US"/>
        </w:rPr>
      </w:pPr>
    </w:p>
    <w:p w14:paraId="136194DB" w14:textId="4953DDC0" w:rsidR="000452CA" w:rsidRPr="00AE5D35" w:rsidRDefault="000452CA" w:rsidP="000275A7">
      <w:pPr>
        <w:rPr>
          <w:rFonts w:asciiTheme="minorHAnsi" w:hAnsiTheme="minorHAnsi" w:cstheme="minorHAnsi"/>
          <w:lang w:val="en-US"/>
        </w:rPr>
      </w:pPr>
    </w:p>
    <w:p w14:paraId="316EDAE1" w14:textId="77777777" w:rsidR="000452CA" w:rsidRPr="00AE5D35" w:rsidRDefault="000452CA">
      <w:pPr>
        <w:rPr>
          <w:rFonts w:asciiTheme="minorHAnsi" w:hAnsiTheme="minorHAnsi" w:cstheme="minorHAnsi"/>
          <w:lang w:val="en-US"/>
        </w:rPr>
      </w:pPr>
      <w:r w:rsidRPr="00AE5D35">
        <w:rPr>
          <w:rFonts w:asciiTheme="minorHAnsi" w:hAnsiTheme="minorHAnsi" w:cstheme="minorHAnsi"/>
          <w:lang w:val="en-US"/>
        </w:rPr>
        <w:br w:type="page"/>
      </w:r>
    </w:p>
    <w:p w14:paraId="2EF3F471" w14:textId="77777777" w:rsidR="000452CA" w:rsidRPr="00AE5D35" w:rsidRDefault="000452CA" w:rsidP="000275A7">
      <w:pPr>
        <w:rPr>
          <w:rFonts w:asciiTheme="minorHAnsi" w:hAnsiTheme="minorHAnsi" w:cstheme="minorHAnsi"/>
          <w:lang w:val="en-US"/>
        </w:rPr>
        <w:sectPr w:rsidR="000452CA" w:rsidRPr="00AE5D35" w:rsidSect="003B54B1">
          <w:pgSz w:w="16840" w:h="11900" w:orient="landscape"/>
          <w:pgMar w:top="1440" w:right="1440" w:bottom="1440" w:left="1440" w:header="709" w:footer="709" w:gutter="0"/>
          <w:cols w:space="708"/>
          <w:docGrid w:linePitch="360"/>
        </w:sectPr>
      </w:pPr>
    </w:p>
    <w:p w14:paraId="1FD0BAD5" w14:textId="485795D8" w:rsidR="000452CA" w:rsidRPr="00AE5D35" w:rsidRDefault="000452CA" w:rsidP="000275A7">
      <w:pPr>
        <w:rPr>
          <w:rFonts w:asciiTheme="minorHAnsi" w:hAnsiTheme="minorHAnsi" w:cstheme="minorHAnsi"/>
          <w:lang w:val="en-US"/>
        </w:rPr>
      </w:pPr>
      <w:r w:rsidRPr="00AE5D35">
        <w:rPr>
          <w:rFonts w:asciiTheme="minorHAnsi" w:hAnsiTheme="minorHAnsi" w:cstheme="minorHAnsi"/>
          <w:lang w:val="en-US"/>
        </w:rPr>
        <w:t>Supplementary figure 1</w:t>
      </w:r>
      <w:r w:rsidR="00CC433A">
        <w:rPr>
          <w:rFonts w:asciiTheme="minorHAnsi" w:hAnsiTheme="minorHAnsi" w:cstheme="minorHAnsi"/>
          <w:lang w:val="en-US"/>
        </w:rPr>
        <w:t>.</w:t>
      </w:r>
      <w:r w:rsidRPr="00AE5D35">
        <w:rPr>
          <w:rFonts w:asciiTheme="minorHAnsi" w:hAnsiTheme="minorHAnsi" w:cstheme="minorHAnsi"/>
          <w:lang w:val="en-US"/>
        </w:rPr>
        <w:t xml:space="preserve"> The change of fecundity during 1</w:t>
      </w:r>
      <w:r w:rsidRPr="00AE5D35">
        <w:rPr>
          <w:rFonts w:asciiTheme="minorHAnsi" w:hAnsiTheme="minorHAnsi" w:cstheme="minorHAnsi"/>
          <w:vertAlign w:val="superscript"/>
          <w:lang w:val="en-US"/>
        </w:rPr>
        <w:t>st</w:t>
      </w:r>
      <w:r w:rsidRPr="00AE5D35">
        <w:rPr>
          <w:rFonts w:asciiTheme="minorHAnsi" w:hAnsiTheme="minorHAnsi" w:cstheme="minorHAnsi"/>
          <w:lang w:val="en-US"/>
        </w:rPr>
        <w:t xml:space="preserve"> – 2</w:t>
      </w:r>
      <w:r w:rsidRPr="00AE5D35">
        <w:rPr>
          <w:rFonts w:asciiTheme="minorHAnsi" w:hAnsiTheme="minorHAnsi" w:cstheme="minorHAnsi"/>
          <w:vertAlign w:val="superscript"/>
          <w:lang w:val="en-US"/>
        </w:rPr>
        <w:t>nd</w:t>
      </w:r>
      <w:r w:rsidRPr="00AE5D35">
        <w:rPr>
          <w:rFonts w:asciiTheme="minorHAnsi" w:hAnsiTheme="minorHAnsi" w:cstheme="minorHAnsi"/>
          <w:lang w:val="en-US"/>
        </w:rPr>
        <w:t xml:space="preserve"> day to 7</w:t>
      </w:r>
      <w:r w:rsidRPr="00AE5D35">
        <w:rPr>
          <w:rFonts w:asciiTheme="minorHAnsi" w:hAnsiTheme="minorHAnsi" w:cstheme="minorHAnsi"/>
          <w:vertAlign w:val="superscript"/>
          <w:lang w:val="en-US"/>
        </w:rPr>
        <w:t>th</w:t>
      </w:r>
      <w:r w:rsidRPr="00AE5D35">
        <w:rPr>
          <w:rFonts w:asciiTheme="minorHAnsi" w:hAnsiTheme="minorHAnsi" w:cstheme="minorHAnsi"/>
          <w:lang w:val="en-US"/>
        </w:rPr>
        <w:t xml:space="preserve"> – 8</w:t>
      </w:r>
      <w:r w:rsidRPr="00AE5D35">
        <w:rPr>
          <w:rFonts w:asciiTheme="minorHAnsi" w:hAnsiTheme="minorHAnsi" w:cstheme="minorHAnsi"/>
          <w:vertAlign w:val="superscript"/>
          <w:lang w:val="en-US"/>
        </w:rPr>
        <w:t>th</w:t>
      </w:r>
      <w:r w:rsidRPr="00AE5D35">
        <w:rPr>
          <w:rFonts w:asciiTheme="minorHAnsi" w:hAnsiTheme="minorHAnsi" w:cstheme="minorHAnsi"/>
          <w:lang w:val="en-US"/>
        </w:rPr>
        <w:t xml:space="preserve"> day in different temperature. </w:t>
      </w:r>
    </w:p>
    <w:p w14:paraId="75B48016" w14:textId="08297ACC" w:rsidR="000452CA" w:rsidRPr="00AE5D35" w:rsidRDefault="000452CA" w:rsidP="000275A7">
      <w:pPr>
        <w:rPr>
          <w:rFonts w:asciiTheme="minorHAnsi" w:hAnsiTheme="minorHAnsi" w:cstheme="minorHAnsi"/>
          <w:lang w:val="en-US"/>
        </w:rPr>
      </w:pPr>
      <w:r w:rsidRPr="00AE5D35">
        <w:rPr>
          <w:rFonts w:asciiTheme="minorHAnsi" w:hAnsiTheme="minorHAnsi" w:cstheme="minorHAnsi"/>
          <w:noProof/>
          <w:lang w:val="en-US"/>
        </w:rPr>
        <w:drawing>
          <wp:inline distT="0" distB="0" distL="0" distR="0" wp14:anchorId="50D824B2" wp14:editId="1672F7E7">
            <wp:extent cx="5727700" cy="2361565"/>
            <wp:effectExtent l="0" t="0" r="0" b="635"/>
            <wp:docPr id="15" name="Picture 15"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cundity_tim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361565"/>
                    </a:xfrm>
                    <a:prstGeom prst="rect">
                      <a:avLst/>
                    </a:prstGeom>
                  </pic:spPr>
                </pic:pic>
              </a:graphicData>
            </a:graphic>
          </wp:inline>
        </w:drawing>
      </w:r>
    </w:p>
    <w:p w14:paraId="3A58926A" w14:textId="50C536B0" w:rsidR="00886388" w:rsidRDefault="00886388" w:rsidP="000275A7">
      <w:pPr>
        <w:rPr>
          <w:rFonts w:asciiTheme="minorHAnsi" w:hAnsiTheme="minorHAnsi" w:cstheme="minorHAnsi"/>
          <w:lang w:val="en-US"/>
        </w:rPr>
      </w:pPr>
    </w:p>
    <w:p w14:paraId="14920733" w14:textId="77777777" w:rsidR="002F59E7" w:rsidRPr="00AE5D35" w:rsidRDefault="002F59E7" w:rsidP="000275A7">
      <w:pPr>
        <w:rPr>
          <w:rFonts w:asciiTheme="minorHAnsi" w:hAnsiTheme="minorHAnsi" w:cstheme="minorHAnsi"/>
          <w:lang w:val="en-US"/>
        </w:rPr>
      </w:pPr>
    </w:p>
    <w:p w14:paraId="4C4CA049" w14:textId="77777777" w:rsidR="00EB1008" w:rsidRPr="00AE5D35" w:rsidRDefault="00EB1008" w:rsidP="000275A7">
      <w:pPr>
        <w:rPr>
          <w:rFonts w:asciiTheme="minorHAnsi" w:hAnsiTheme="minorHAnsi" w:cstheme="minorHAnsi"/>
          <w:lang w:val="en-US"/>
        </w:rPr>
      </w:pPr>
    </w:p>
    <w:p w14:paraId="501ED91E" w14:textId="7EBF517B" w:rsidR="00886388" w:rsidRPr="00AE5D35" w:rsidRDefault="00886388" w:rsidP="000275A7">
      <w:pPr>
        <w:rPr>
          <w:rFonts w:asciiTheme="minorHAnsi" w:hAnsiTheme="minorHAnsi" w:cstheme="minorHAnsi"/>
          <w:lang w:val="en-US"/>
        </w:rPr>
      </w:pPr>
      <w:r w:rsidRPr="00AE5D35">
        <w:rPr>
          <w:rFonts w:asciiTheme="minorHAnsi" w:hAnsiTheme="minorHAnsi" w:cstheme="minorHAnsi"/>
          <w:lang w:val="en-US"/>
        </w:rPr>
        <w:t>Supplementary figure 2</w:t>
      </w:r>
      <w:r w:rsidR="00CC433A">
        <w:rPr>
          <w:rFonts w:asciiTheme="minorHAnsi" w:hAnsiTheme="minorHAnsi" w:cstheme="minorHAnsi"/>
          <w:lang w:val="en-US"/>
        </w:rPr>
        <w:t>.</w:t>
      </w:r>
      <w:r w:rsidRPr="00AE5D35">
        <w:rPr>
          <w:rFonts w:asciiTheme="minorHAnsi" w:hAnsiTheme="minorHAnsi" w:cstheme="minorHAnsi"/>
          <w:lang w:val="en-US"/>
        </w:rPr>
        <w:t xml:space="preserve"> </w:t>
      </w:r>
      <w:proofErr w:type="gramStart"/>
      <w:r w:rsidR="00CC433A">
        <w:rPr>
          <w:rFonts w:asciiTheme="minorHAnsi" w:hAnsiTheme="minorHAnsi" w:cstheme="minorHAnsi"/>
          <w:lang w:val="en-US"/>
        </w:rPr>
        <w:t>T</w:t>
      </w:r>
      <w:r w:rsidRPr="00AE5D35">
        <w:rPr>
          <w:rFonts w:asciiTheme="minorHAnsi" w:hAnsiTheme="minorHAnsi" w:cstheme="minorHAnsi"/>
          <w:lang w:val="en-US"/>
        </w:rPr>
        <w:t>ime table</w:t>
      </w:r>
      <w:proofErr w:type="gramEnd"/>
      <w:r w:rsidRPr="00AE5D35">
        <w:rPr>
          <w:rFonts w:asciiTheme="minorHAnsi" w:hAnsiTheme="minorHAnsi" w:cstheme="minorHAnsi"/>
          <w:lang w:val="en-US"/>
        </w:rPr>
        <w:t xml:space="preserve"> of fecundity measurement. </w:t>
      </w:r>
    </w:p>
    <w:p w14:paraId="1AE1E717" w14:textId="520D58A8" w:rsidR="00886388" w:rsidRDefault="00886388" w:rsidP="000275A7">
      <w:pPr>
        <w:rPr>
          <w:rFonts w:asciiTheme="minorHAnsi" w:hAnsiTheme="minorHAnsi" w:cstheme="minorHAnsi"/>
          <w:lang w:val="en-US"/>
        </w:rPr>
      </w:pPr>
      <w:r w:rsidRPr="00AE5D35">
        <w:rPr>
          <w:rFonts w:asciiTheme="minorHAnsi" w:hAnsiTheme="minorHAnsi" w:cstheme="minorHAnsi"/>
          <w:noProof/>
          <w:lang w:val="en-US"/>
        </w:rPr>
        <w:drawing>
          <wp:inline distT="0" distB="0" distL="0" distR="0" wp14:anchorId="683F2A44" wp14:editId="397543BB">
            <wp:extent cx="5727700" cy="86868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20 at 07.54.34.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868680"/>
                    </a:xfrm>
                    <a:prstGeom prst="rect">
                      <a:avLst/>
                    </a:prstGeom>
                  </pic:spPr>
                </pic:pic>
              </a:graphicData>
            </a:graphic>
          </wp:inline>
        </w:drawing>
      </w:r>
    </w:p>
    <w:p w14:paraId="650F0490" w14:textId="0C2EF8DC" w:rsidR="00CC433A" w:rsidRDefault="00CC433A" w:rsidP="000275A7">
      <w:pPr>
        <w:rPr>
          <w:rFonts w:asciiTheme="minorHAnsi" w:hAnsiTheme="minorHAnsi" w:cstheme="minorHAnsi"/>
          <w:lang w:val="en-US"/>
        </w:rPr>
      </w:pPr>
    </w:p>
    <w:p w14:paraId="010DBCA9" w14:textId="070B3D5F" w:rsidR="00CC433A" w:rsidRDefault="00CC433A" w:rsidP="000275A7">
      <w:pPr>
        <w:rPr>
          <w:rFonts w:asciiTheme="minorHAnsi" w:hAnsiTheme="minorHAnsi" w:cstheme="minorHAnsi"/>
          <w:lang w:val="en-US"/>
        </w:rPr>
      </w:pPr>
    </w:p>
    <w:p w14:paraId="383E493D" w14:textId="3FB92F06" w:rsidR="00886388" w:rsidRPr="00AE5D35" w:rsidRDefault="00886388" w:rsidP="000275A7">
      <w:pPr>
        <w:rPr>
          <w:rFonts w:asciiTheme="minorHAnsi" w:hAnsiTheme="minorHAnsi" w:cstheme="minorHAnsi"/>
          <w:lang w:val="en-US"/>
        </w:rPr>
      </w:pPr>
    </w:p>
    <w:p w14:paraId="3E4DD784" w14:textId="7F095960" w:rsidR="00541450" w:rsidRDefault="00541450" w:rsidP="000275A7">
      <w:pPr>
        <w:rPr>
          <w:rFonts w:asciiTheme="minorHAnsi" w:hAnsiTheme="minorHAnsi" w:cstheme="minorHAnsi"/>
          <w:lang w:val="en-US"/>
        </w:rPr>
      </w:pPr>
    </w:p>
    <w:p w14:paraId="24B6BB4D" w14:textId="77777777" w:rsidR="00541450" w:rsidRDefault="00541450">
      <w:pPr>
        <w:rPr>
          <w:rFonts w:asciiTheme="minorHAnsi" w:hAnsiTheme="minorHAnsi" w:cstheme="minorHAnsi"/>
          <w:lang w:val="en-US"/>
        </w:rPr>
      </w:pPr>
      <w:r>
        <w:rPr>
          <w:rFonts w:asciiTheme="minorHAnsi" w:hAnsiTheme="minorHAnsi" w:cstheme="minorHAnsi"/>
          <w:lang w:val="en-US"/>
        </w:rPr>
        <w:br w:type="page"/>
      </w:r>
    </w:p>
    <w:p w14:paraId="61F13EF6" w14:textId="005A9348" w:rsidR="00541450" w:rsidRDefault="00541450" w:rsidP="000275A7">
      <w:pPr>
        <w:rPr>
          <w:rFonts w:asciiTheme="minorHAnsi" w:hAnsiTheme="minorHAnsi" w:cstheme="minorHAnsi"/>
          <w:lang w:val="en-US"/>
        </w:rPr>
      </w:pPr>
      <w:r w:rsidRPr="00AE5D35">
        <w:rPr>
          <w:rFonts w:asciiTheme="minorHAnsi" w:hAnsiTheme="minorHAnsi" w:cstheme="minorHAnsi"/>
          <w:lang w:val="en-US"/>
        </w:rPr>
        <w:t>Supplementary figures</w:t>
      </w:r>
      <w:r>
        <w:rPr>
          <w:rFonts w:asciiTheme="minorHAnsi" w:hAnsiTheme="minorHAnsi" w:cstheme="minorHAnsi"/>
          <w:lang w:val="en-US"/>
        </w:rPr>
        <w:t xml:space="preserve"> </w:t>
      </w:r>
      <w:r w:rsidR="00397476">
        <w:rPr>
          <w:rFonts w:asciiTheme="minorHAnsi" w:hAnsiTheme="minorHAnsi" w:cstheme="minorHAnsi"/>
          <w:lang w:val="en-US"/>
        </w:rPr>
        <w:t>3</w:t>
      </w:r>
      <w:r>
        <w:rPr>
          <w:rFonts w:asciiTheme="minorHAnsi" w:hAnsiTheme="minorHAnsi" w:cstheme="minorHAnsi"/>
          <w:lang w:val="en-US"/>
        </w:rPr>
        <w:t>. Diagnostics of model fitting of thermal performance curve.</w:t>
      </w:r>
    </w:p>
    <w:p w14:paraId="0F86FF34" w14:textId="78EF3C9A" w:rsidR="00541450" w:rsidRDefault="00541450" w:rsidP="000275A7">
      <w:pPr>
        <w:rPr>
          <w:rFonts w:asciiTheme="minorHAnsi" w:hAnsiTheme="minorHAnsi" w:cstheme="minorHAnsi"/>
          <w:lang w:val="en-US"/>
        </w:rPr>
      </w:pPr>
    </w:p>
    <w:p w14:paraId="7E9E5CA5" w14:textId="09FEC83D" w:rsidR="00541450" w:rsidRDefault="00541450" w:rsidP="000275A7">
      <w:pPr>
        <w:rPr>
          <w:rFonts w:asciiTheme="minorHAnsi" w:hAnsiTheme="minorHAnsi" w:cstheme="minorHAnsi"/>
          <w:lang w:val="en-US"/>
        </w:rPr>
      </w:pPr>
      <w:r>
        <w:rPr>
          <w:rFonts w:asciiTheme="minorHAnsi" w:hAnsiTheme="minorHAnsi" w:cstheme="minorHAnsi"/>
          <w:noProof/>
          <w:lang w:val="en-US"/>
        </w:rPr>
        <w:drawing>
          <wp:anchor distT="0" distB="0" distL="114300" distR="114300" simplePos="0" relativeHeight="251658240" behindDoc="0" locked="0" layoutInCell="1" allowOverlap="1" wp14:anchorId="2EA7FF59" wp14:editId="6C3EFDE8">
            <wp:simplePos x="0" y="0"/>
            <wp:positionH relativeFrom="column">
              <wp:posOffset>3014980</wp:posOffset>
            </wp:positionH>
            <wp:positionV relativeFrom="paragraph">
              <wp:posOffset>3576955</wp:posOffset>
            </wp:positionV>
            <wp:extent cx="2771775" cy="1722120"/>
            <wp:effectExtent l="0" t="0" r="0" b="5080"/>
            <wp:wrapSquare wrapText="bothSides"/>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sis.png"/>
                    <pic:cNvPicPr/>
                  </pic:nvPicPr>
                  <pic:blipFill rotWithShape="1">
                    <a:blip r:embed="rId19">
                      <a:extLst>
                        <a:ext uri="{28A0092B-C50C-407E-A947-70E740481C1C}">
                          <a14:useLocalDpi xmlns:a14="http://schemas.microsoft.com/office/drawing/2010/main" val="0"/>
                        </a:ext>
                      </a:extLst>
                    </a:blip>
                    <a:srcRect t="8422" r="7715" b="5651"/>
                    <a:stretch/>
                  </pic:blipFill>
                  <pic:spPr bwMode="auto">
                    <a:xfrm>
                      <a:off x="0" y="0"/>
                      <a:ext cx="2771775"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lang w:val="en-US"/>
        </w:rPr>
        <w:drawing>
          <wp:anchor distT="0" distB="0" distL="114300" distR="114300" simplePos="0" relativeHeight="251659264" behindDoc="0" locked="0" layoutInCell="1" allowOverlap="1" wp14:anchorId="389797DB" wp14:editId="7336D672">
            <wp:simplePos x="0" y="0"/>
            <wp:positionH relativeFrom="column">
              <wp:posOffset>130378</wp:posOffset>
            </wp:positionH>
            <wp:positionV relativeFrom="paragraph">
              <wp:posOffset>3576955</wp:posOffset>
            </wp:positionV>
            <wp:extent cx="2917825" cy="1750695"/>
            <wp:effectExtent l="0" t="0" r="3175" b="1905"/>
            <wp:wrapSquare wrapText="bothSides"/>
            <wp:docPr id="21" name="Picture 21"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c.density.png"/>
                    <pic:cNvPicPr/>
                  </pic:nvPicPr>
                  <pic:blipFill>
                    <a:blip r:embed="rId20">
                      <a:extLst>
                        <a:ext uri="{28A0092B-C50C-407E-A947-70E740481C1C}">
                          <a14:useLocalDpi xmlns:a14="http://schemas.microsoft.com/office/drawing/2010/main" val="0"/>
                        </a:ext>
                      </a:extLst>
                    </a:blip>
                    <a:stretch>
                      <a:fillRect/>
                    </a:stretch>
                  </pic:blipFill>
                  <pic:spPr>
                    <a:xfrm>
                      <a:off x="0" y="0"/>
                      <a:ext cx="2917825" cy="175069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lang w:val="en-US"/>
        </w:rPr>
        <w:drawing>
          <wp:inline distT="0" distB="0" distL="0" distR="0" wp14:anchorId="59855AB4" wp14:editId="09BD959C">
            <wp:extent cx="5727700" cy="3436620"/>
            <wp:effectExtent l="0" t="0" r="0" b="508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vergence.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73C9B8B8" w14:textId="05830473" w:rsidR="00541450" w:rsidRDefault="00541450" w:rsidP="000275A7">
      <w:pPr>
        <w:rPr>
          <w:rFonts w:asciiTheme="minorHAnsi" w:hAnsiTheme="minorHAnsi" w:cstheme="minorHAnsi"/>
          <w:lang w:val="en-US"/>
        </w:rPr>
      </w:pPr>
    </w:p>
    <w:p w14:paraId="3A6EBF46" w14:textId="078E091E" w:rsidR="00541450" w:rsidRDefault="00541450" w:rsidP="000275A7">
      <w:pPr>
        <w:rPr>
          <w:rFonts w:asciiTheme="minorHAnsi" w:hAnsiTheme="minorHAnsi" w:cstheme="minorHAnsi"/>
          <w:lang w:val="en-US"/>
        </w:rPr>
      </w:pPr>
    </w:p>
    <w:p w14:paraId="3B7BF6C5" w14:textId="7C69796B" w:rsidR="00541450" w:rsidRDefault="00541450" w:rsidP="000275A7">
      <w:pPr>
        <w:rPr>
          <w:rFonts w:asciiTheme="minorHAnsi" w:hAnsiTheme="minorHAnsi" w:cstheme="minorHAnsi"/>
          <w:lang w:val="en-US"/>
        </w:rPr>
      </w:pPr>
    </w:p>
    <w:p w14:paraId="054DFED0" w14:textId="1C3521AB" w:rsidR="00541450" w:rsidRDefault="00541450" w:rsidP="000275A7">
      <w:pPr>
        <w:rPr>
          <w:rFonts w:asciiTheme="minorHAnsi" w:hAnsiTheme="minorHAnsi" w:cstheme="minorHAnsi"/>
          <w:lang w:val="en-US"/>
        </w:rPr>
      </w:pPr>
    </w:p>
    <w:p w14:paraId="3D596820" w14:textId="77777777" w:rsidR="00541450" w:rsidRDefault="00541450" w:rsidP="000275A7">
      <w:pPr>
        <w:rPr>
          <w:rFonts w:asciiTheme="minorHAnsi" w:hAnsiTheme="minorHAnsi" w:cstheme="minorHAnsi"/>
          <w:lang w:val="en-US"/>
        </w:rPr>
      </w:pPr>
    </w:p>
    <w:p w14:paraId="2DAD704D" w14:textId="77777777" w:rsidR="00541450" w:rsidRDefault="00541450">
      <w:pPr>
        <w:rPr>
          <w:rFonts w:asciiTheme="minorHAnsi" w:hAnsiTheme="minorHAnsi" w:cstheme="minorHAnsi"/>
          <w:lang w:val="en-US"/>
        </w:rPr>
      </w:pPr>
      <w:r>
        <w:rPr>
          <w:rFonts w:asciiTheme="minorHAnsi" w:hAnsiTheme="minorHAnsi" w:cstheme="minorHAnsi"/>
          <w:lang w:val="en-US"/>
        </w:rPr>
        <w:br w:type="page"/>
      </w:r>
    </w:p>
    <w:p w14:paraId="054F986F" w14:textId="27E0A312" w:rsidR="00397476" w:rsidRDefault="00397476" w:rsidP="00397476">
      <w:pPr>
        <w:rPr>
          <w:rFonts w:asciiTheme="minorHAnsi" w:hAnsiTheme="minorHAnsi" w:cstheme="minorHAnsi"/>
          <w:lang w:val="en-US"/>
        </w:rPr>
      </w:pPr>
      <w:r>
        <w:rPr>
          <w:rFonts w:asciiTheme="minorHAnsi" w:hAnsiTheme="minorHAnsi" w:cstheme="minorHAnsi"/>
          <w:lang w:val="en-US"/>
        </w:rPr>
        <w:t xml:space="preserve">Supplementary figure 4. Examples of logistic regression on occurrence data. </w:t>
      </w:r>
      <w:r w:rsidRPr="00CC433A">
        <w:rPr>
          <w:rFonts w:asciiTheme="minorHAnsi" w:hAnsiTheme="minorHAnsi" w:cstheme="minorHAnsi"/>
          <w:i/>
          <w:iCs/>
          <w:lang w:val="en-US"/>
        </w:rPr>
        <w:t xml:space="preserve">D. </w:t>
      </w:r>
      <w:proofErr w:type="spellStart"/>
      <w:r w:rsidRPr="00CC433A">
        <w:rPr>
          <w:rFonts w:asciiTheme="minorHAnsi" w:hAnsiTheme="minorHAnsi" w:cstheme="minorHAnsi"/>
          <w:i/>
          <w:iCs/>
          <w:lang w:val="en-US"/>
        </w:rPr>
        <w:t>bipectinata</w:t>
      </w:r>
      <w:proofErr w:type="spellEnd"/>
      <w:r>
        <w:rPr>
          <w:rFonts w:asciiTheme="minorHAnsi" w:hAnsiTheme="minorHAnsi" w:cstheme="minorHAnsi"/>
          <w:lang w:val="en-US"/>
        </w:rPr>
        <w:t xml:space="preserve"> is lowland-biased species. </w:t>
      </w:r>
      <w:r w:rsidRPr="00CC433A">
        <w:rPr>
          <w:rFonts w:asciiTheme="minorHAnsi" w:hAnsiTheme="minorHAnsi" w:cstheme="minorHAnsi"/>
          <w:i/>
          <w:iCs/>
          <w:lang w:val="en-US"/>
        </w:rPr>
        <w:t xml:space="preserve">D. </w:t>
      </w:r>
      <w:proofErr w:type="spellStart"/>
      <w:r w:rsidRPr="00CC433A">
        <w:rPr>
          <w:rFonts w:asciiTheme="minorHAnsi" w:hAnsiTheme="minorHAnsi" w:cstheme="minorHAnsi"/>
          <w:i/>
          <w:iCs/>
          <w:lang w:val="en-US"/>
        </w:rPr>
        <w:t>rubida</w:t>
      </w:r>
      <w:proofErr w:type="spellEnd"/>
      <w:r>
        <w:rPr>
          <w:rFonts w:asciiTheme="minorHAnsi" w:hAnsiTheme="minorHAnsi" w:cstheme="minorHAnsi"/>
          <w:lang w:val="en-US"/>
        </w:rPr>
        <w:t xml:space="preserve"> shows no bias</w:t>
      </w:r>
      <w:del w:id="294" w:author="Owen Lewis" w:date="2020-06-24T14:05:00Z">
        <w:r w:rsidDel="00AF0EF3">
          <w:rPr>
            <w:rFonts w:asciiTheme="minorHAnsi" w:hAnsiTheme="minorHAnsi" w:cstheme="minorHAnsi"/>
            <w:lang w:val="en-US"/>
          </w:rPr>
          <w:delText>ed</w:delText>
        </w:r>
      </w:del>
      <w:r>
        <w:rPr>
          <w:rFonts w:asciiTheme="minorHAnsi" w:hAnsiTheme="minorHAnsi" w:cstheme="minorHAnsi"/>
          <w:lang w:val="en-US"/>
        </w:rPr>
        <w:t xml:space="preserve">. </w:t>
      </w:r>
      <w:r w:rsidRPr="00CC433A">
        <w:rPr>
          <w:rFonts w:asciiTheme="minorHAnsi" w:hAnsiTheme="minorHAnsi" w:cstheme="minorHAnsi"/>
          <w:i/>
          <w:iCs/>
          <w:lang w:val="en-US"/>
        </w:rPr>
        <w:t xml:space="preserve">D. </w:t>
      </w:r>
      <w:proofErr w:type="spellStart"/>
      <w:r w:rsidRPr="00CC433A">
        <w:rPr>
          <w:rFonts w:asciiTheme="minorHAnsi" w:hAnsiTheme="minorHAnsi" w:cstheme="minorHAnsi"/>
          <w:i/>
          <w:iCs/>
          <w:lang w:val="en-US"/>
        </w:rPr>
        <w:t>palidifrons</w:t>
      </w:r>
      <w:proofErr w:type="spellEnd"/>
      <w:r>
        <w:rPr>
          <w:rFonts w:asciiTheme="minorHAnsi" w:hAnsiTheme="minorHAnsi" w:cstheme="minorHAnsi"/>
          <w:lang w:val="en-US"/>
        </w:rPr>
        <w:t xml:space="preserve"> is highland-biased species.</w:t>
      </w:r>
    </w:p>
    <w:p w14:paraId="59979990" w14:textId="77777777" w:rsidR="00397476" w:rsidRPr="00AE5D35" w:rsidRDefault="00397476" w:rsidP="00397476">
      <w:pPr>
        <w:rPr>
          <w:rFonts w:asciiTheme="minorHAnsi" w:hAnsiTheme="minorHAnsi" w:cstheme="minorHAnsi"/>
          <w:lang w:val="en-US"/>
        </w:rPr>
      </w:pPr>
      <w:r>
        <w:rPr>
          <w:rFonts w:asciiTheme="minorHAnsi" w:hAnsiTheme="minorHAnsi" w:cstheme="minorHAnsi"/>
          <w:noProof/>
          <w:lang w:val="en-US"/>
        </w:rPr>
        <w:drawing>
          <wp:inline distT="0" distB="0" distL="0" distR="0" wp14:anchorId="27EB0ED8" wp14:editId="7FA52CA9">
            <wp:extent cx="5727700" cy="2863850"/>
            <wp:effectExtent l="0" t="0" r="0" b="635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tribution example.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FF7619E" w14:textId="77777777" w:rsidR="00886388" w:rsidRDefault="00886388" w:rsidP="000275A7">
      <w:pPr>
        <w:rPr>
          <w:rFonts w:asciiTheme="minorHAnsi" w:hAnsiTheme="minorHAnsi" w:cstheme="minorHAnsi"/>
          <w:lang w:val="en-US"/>
        </w:rPr>
      </w:pPr>
    </w:p>
    <w:p w14:paraId="3B8CCF27" w14:textId="4E23035B" w:rsidR="00541450" w:rsidRDefault="00541450" w:rsidP="000275A7">
      <w:pPr>
        <w:rPr>
          <w:rFonts w:asciiTheme="minorHAnsi" w:hAnsiTheme="minorHAnsi" w:cstheme="minorHAnsi"/>
          <w:lang w:val="en-US"/>
        </w:rPr>
      </w:pPr>
    </w:p>
    <w:p w14:paraId="3044AA4D" w14:textId="640FE4B1" w:rsidR="002F59E7" w:rsidRPr="00AE5D35" w:rsidRDefault="002F59E7" w:rsidP="000275A7">
      <w:pPr>
        <w:rPr>
          <w:rFonts w:asciiTheme="minorHAnsi" w:hAnsiTheme="minorHAnsi" w:cstheme="minorHAnsi"/>
          <w:lang w:val="en-US"/>
        </w:rPr>
      </w:pPr>
      <w:r>
        <w:rPr>
          <w:rFonts w:asciiTheme="minorHAnsi" w:hAnsiTheme="minorHAnsi" w:cstheme="minorHAnsi"/>
          <w:lang w:val="en-US"/>
        </w:rPr>
        <w:t xml:space="preserve">Supplementary figure 5. Daily fecundity and fitted thermal performance curve of each of the nine species. </w:t>
      </w:r>
    </w:p>
    <w:p w14:paraId="780309AF" w14:textId="76816625" w:rsidR="00846411" w:rsidRDefault="00846411" w:rsidP="000275A7">
      <w:pPr>
        <w:rPr>
          <w:rFonts w:asciiTheme="minorHAnsi" w:hAnsiTheme="minorHAnsi" w:cstheme="minorHAnsi"/>
          <w:lang w:val="en-US"/>
        </w:rPr>
      </w:pPr>
      <w:r w:rsidRPr="00AE5D35">
        <w:rPr>
          <w:rFonts w:asciiTheme="minorHAnsi" w:hAnsiTheme="minorHAnsi" w:cstheme="minorHAnsi"/>
          <w:noProof/>
          <w:lang w:val="en-US"/>
        </w:rPr>
        <w:drawing>
          <wp:inline distT="0" distB="0" distL="0" distR="0" wp14:anchorId="61654949" wp14:editId="47349501">
            <wp:extent cx="5727700" cy="2863850"/>
            <wp:effectExtent l="0" t="0" r="0" b="6350"/>
            <wp:docPr id="8" name="Picture 8" descr="A bunc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Overvie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D38A1A9" w14:textId="7CC27D4C" w:rsidR="00FD3D7C" w:rsidRDefault="00FD3D7C" w:rsidP="000275A7">
      <w:pPr>
        <w:rPr>
          <w:rFonts w:asciiTheme="minorHAnsi" w:hAnsiTheme="minorHAnsi" w:cstheme="minorHAnsi"/>
          <w:lang w:val="en-US"/>
        </w:rPr>
      </w:pPr>
    </w:p>
    <w:p w14:paraId="4C4DC64B" w14:textId="77777777" w:rsidR="00FD3D7C" w:rsidRDefault="00FD3D7C">
      <w:pPr>
        <w:rPr>
          <w:rFonts w:asciiTheme="minorHAnsi" w:hAnsiTheme="minorHAnsi" w:cstheme="minorHAnsi"/>
          <w:lang w:val="en-US"/>
        </w:rPr>
      </w:pPr>
      <w:r>
        <w:rPr>
          <w:rFonts w:asciiTheme="minorHAnsi" w:hAnsiTheme="minorHAnsi" w:cstheme="minorHAnsi"/>
          <w:lang w:val="en-US"/>
        </w:rPr>
        <w:br w:type="page"/>
      </w:r>
    </w:p>
    <w:p w14:paraId="43430278" w14:textId="7FB13609" w:rsidR="00FD3D7C" w:rsidRPr="00AE5D35" w:rsidRDefault="00FD3D7C" w:rsidP="000275A7">
      <w:pPr>
        <w:rPr>
          <w:rFonts w:asciiTheme="minorHAnsi" w:hAnsiTheme="minorHAnsi" w:cstheme="minorHAnsi"/>
          <w:lang w:val="en-US"/>
        </w:rPr>
      </w:pPr>
      <w:r>
        <w:rPr>
          <w:rFonts w:asciiTheme="minorHAnsi" w:hAnsiTheme="minorHAnsi" w:cstheme="minorHAnsi"/>
          <w:lang w:val="en-US"/>
        </w:rPr>
        <w:t xml:space="preserve">Supplementary figure 6. </w:t>
      </w:r>
      <w:r w:rsidR="000C4AD3">
        <w:rPr>
          <w:rFonts w:asciiTheme="minorHAnsi" w:hAnsiTheme="minorHAnsi" w:cstheme="minorHAnsi"/>
          <w:lang w:val="en-US"/>
        </w:rPr>
        <w:t xml:space="preserve">Scatter plot of posterior samples of </w:t>
      </w:r>
      <w:proofErr w:type="spellStart"/>
      <w:r w:rsidR="000C4AD3">
        <w:rPr>
          <w:rFonts w:asciiTheme="minorHAnsi" w:hAnsiTheme="minorHAnsi" w:cstheme="minorHAnsi"/>
          <w:lang w:val="en-US"/>
        </w:rPr>
        <w:t>RTmin</w:t>
      </w:r>
      <w:proofErr w:type="spellEnd"/>
      <w:r w:rsidR="000C4AD3">
        <w:rPr>
          <w:rFonts w:asciiTheme="minorHAnsi" w:hAnsiTheme="minorHAnsi" w:cstheme="minorHAnsi"/>
          <w:lang w:val="en-US"/>
        </w:rPr>
        <w:t xml:space="preserve"> and </w:t>
      </w:r>
      <w:proofErr w:type="spellStart"/>
      <w:r w:rsidR="000C4AD3">
        <w:rPr>
          <w:rFonts w:asciiTheme="minorHAnsi" w:hAnsiTheme="minorHAnsi" w:cstheme="minorHAnsi"/>
          <w:lang w:val="en-US"/>
        </w:rPr>
        <w:t>RTmax</w:t>
      </w:r>
      <w:proofErr w:type="spellEnd"/>
      <w:r w:rsidR="000C4AD3">
        <w:rPr>
          <w:rFonts w:asciiTheme="minorHAnsi" w:hAnsiTheme="minorHAnsi" w:cstheme="minorHAnsi"/>
          <w:lang w:val="en-US"/>
        </w:rPr>
        <w:t xml:space="preserve"> parameters. </w:t>
      </w:r>
    </w:p>
    <w:p w14:paraId="449B7C98" w14:textId="4031E90B" w:rsidR="00846411" w:rsidRPr="00AE5D35" w:rsidRDefault="00846411" w:rsidP="00046745">
      <w:pPr>
        <w:jc w:val="center"/>
        <w:rPr>
          <w:rFonts w:asciiTheme="minorHAnsi" w:hAnsiTheme="minorHAnsi" w:cstheme="minorHAnsi"/>
          <w:lang w:val="en-US"/>
        </w:rPr>
      </w:pPr>
      <w:r w:rsidRPr="00AE5D35">
        <w:rPr>
          <w:rFonts w:asciiTheme="minorHAnsi" w:hAnsiTheme="minorHAnsi" w:cstheme="minorHAnsi"/>
          <w:noProof/>
          <w:lang w:val="en-US"/>
        </w:rPr>
        <w:drawing>
          <wp:inline distT="0" distB="0" distL="0" distR="0" wp14:anchorId="55C62CED" wp14:editId="683BC06D">
            <wp:extent cx="5271247" cy="39534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Tmin_RTma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3454" cy="3955090"/>
                    </a:xfrm>
                    <a:prstGeom prst="rect">
                      <a:avLst/>
                    </a:prstGeom>
                  </pic:spPr>
                </pic:pic>
              </a:graphicData>
            </a:graphic>
          </wp:inline>
        </w:drawing>
      </w:r>
    </w:p>
    <w:sectPr w:rsidR="00846411" w:rsidRPr="00AE5D35"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Owen Lewis" w:date="2020-06-23T21:25:00Z" w:initials="OL">
    <w:p w14:paraId="6BB65CBD" w14:textId="7EA35D47" w:rsidR="00BC4AE4" w:rsidRDefault="00BC4AE4">
      <w:pPr>
        <w:pStyle w:val="CommentText"/>
      </w:pPr>
      <w:r>
        <w:rPr>
          <w:rStyle w:val="CommentReference"/>
        </w:rPr>
        <w:annotationRef/>
      </w:r>
      <w:r>
        <w:t>Alternative</w:t>
      </w:r>
      <w:r w:rsidR="00DB74A3">
        <w:t>s</w:t>
      </w:r>
      <w:r>
        <w:t>:</w:t>
      </w:r>
    </w:p>
    <w:p w14:paraId="23ECA9F3" w14:textId="2CF0B4A2" w:rsidR="00BC4AE4" w:rsidRDefault="00BC4AE4">
      <w:pPr>
        <w:pStyle w:val="CommentText"/>
        <w:rPr>
          <w:rFonts w:cstheme="minorHAnsi"/>
          <w:lang w:val="en-US"/>
        </w:rPr>
      </w:pPr>
      <w:r>
        <w:rPr>
          <w:rFonts w:cstheme="minorHAnsi"/>
          <w:lang w:val="en-US"/>
        </w:rPr>
        <w:t>“</w:t>
      </w:r>
      <w:r w:rsidRPr="00AE5D35">
        <w:rPr>
          <w:rFonts w:cstheme="minorHAnsi"/>
          <w:lang w:val="en-US"/>
        </w:rPr>
        <w:t>High temperature</w:t>
      </w:r>
      <w:r>
        <w:rPr>
          <w:rFonts w:cstheme="minorHAnsi"/>
          <w:lang w:val="en-US"/>
        </w:rPr>
        <w:t>s</w:t>
      </w:r>
      <w:r w:rsidRPr="00AE5D35">
        <w:rPr>
          <w:rFonts w:cstheme="minorHAnsi"/>
          <w:lang w:val="en-US"/>
        </w:rPr>
        <w:t xml:space="preserve"> structure</w:t>
      </w:r>
      <w:r>
        <w:rPr>
          <w:rFonts w:cstheme="minorHAnsi"/>
          <w:lang w:val="en-US"/>
        </w:rPr>
        <w:t xml:space="preserve"> tropical forest</w:t>
      </w:r>
      <w:r w:rsidRPr="00AE5D35">
        <w:rPr>
          <w:rFonts w:cstheme="minorHAnsi"/>
          <w:lang w:val="en-US"/>
        </w:rPr>
        <w:t xml:space="preserve"> </w:t>
      </w:r>
      <w:r w:rsidRPr="00AE5D35">
        <w:rPr>
          <w:rFonts w:cstheme="minorHAnsi"/>
          <w:i/>
          <w:iCs/>
          <w:lang w:val="en-US"/>
        </w:rPr>
        <w:t>Drosophila</w:t>
      </w:r>
      <w:r w:rsidRPr="00AE5D35">
        <w:rPr>
          <w:rFonts w:cstheme="minorHAnsi"/>
          <w:lang w:val="en-US"/>
        </w:rPr>
        <w:t xml:space="preserve"> communit</w:t>
      </w:r>
      <w:r>
        <w:rPr>
          <w:rFonts w:cstheme="minorHAnsi"/>
          <w:lang w:val="en-US"/>
        </w:rPr>
        <w:t>ies”</w:t>
      </w:r>
    </w:p>
    <w:p w14:paraId="1B7595D4" w14:textId="37C6F4A2" w:rsidR="00BC4AE4" w:rsidRDefault="00522152">
      <w:pPr>
        <w:pStyle w:val="CommentText"/>
        <w:rPr>
          <w:rFonts w:cstheme="minorHAnsi"/>
          <w:lang w:val="en-US"/>
        </w:rPr>
      </w:pPr>
      <w:r>
        <w:rPr>
          <w:rFonts w:cstheme="minorHAnsi"/>
          <w:lang w:val="en-US"/>
        </w:rPr>
        <w:t>“</w:t>
      </w:r>
      <w:r w:rsidRPr="00AE5D35">
        <w:rPr>
          <w:rFonts w:cstheme="minorHAnsi"/>
          <w:lang w:val="en-US"/>
        </w:rPr>
        <w:t>High temperature</w:t>
      </w:r>
      <w:r>
        <w:rPr>
          <w:rFonts w:cstheme="minorHAnsi"/>
          <w:lang w:val="en-US"/>
        </w:rPr>
        <w:t>s</w:t>
      </w:r>
      <w:r w:rsidRPr="00AE5D35">
        <w:rPr>
          <w:rFonts w:cstheme="minorHAnsi"/>
          <w:lang w:val="en-US"/>
        </w:rPr>
        <w:t xml:space="preserve"> </w:t>
      </w:r>
      <w:r w:rsidR="005144EE" w:rsidRPr="00AE5D35">
        <w:rPr>
          <w:rFonts w:cstheme="minorHAnsi"/>
          <w:lang w:val="en-US"/>
        </w:rPr>
        <w:t>structure</w:t>
      </w:r>
      <w:r>
        <w:rPr>
          <w:rFonts w:cstheme="minorHAnsi"/>
          <w:lang w:val="en-US"/>
        </w:rPr>
        <w:t xml:space="preserve"> tropical forest</w:t>
      </w:r>
      <w:r w:rsidRPr="00AE5D35">
        <w:rPr>
          <w:rFonts w:cstheme="minorHAnsi"/>
          <w:lang w:val="en-US"/>
        </w:rPr>
        <w:t xml:space="preserve"> </w:t>
      </w:r>
      <w:r w:rsidRPr="00AE5D35">
        <w:rPr>
          <w:rFonts w:cstheme="minorHAnsi"/>
          <w:i/>
          <w:iCs/>
          <w:lang w:val="en-US"/>
        </w:rPr>
        <w:t>Drosophila</w:t>
      </w:r>
      <w:r w:rsidRPr="00AE5D35">
        <w:rPr>
          <w:rFonts w:cstheme="minorHAnsi"/>
          <w:lang w:val="en-US"/>
        </w:rPr>
        <w:t xml:space="preserve"> communit</w:t>
      </w:r>
      <w:r>
        <w:rPr>
          <w:rFonts w:cstheme="minorHAnsi"/>
          <w:lang w:val="en-US"/>
        </w:rPr>
        <w:t xml:space="preserve">ies: evidence from physiological and population level </w:t>
      </w:r>
      <w:r w:rsidR="005144EE">
        <w:rPr>
          <w:rFonts w:cstheme="minorHAnsi"/>
          <w:lang w:val="en-US"/>
        </w:rPr>
        <w:t>measures</w:t>
      </w:r>
      <w:r>
        <w:rPr>
          <w:rFonts w:cstheme="minorHAnsi"/>
          <w:lang w:val="en-US"/>
        </w:rPr>
        <w:t>”</w:t>
      </w:r>
    </w:p>
    <w:p w14:paraId="223E50D6" w14:textId="77777777" w:rsidR="00BC4AE4" w:rsidRDefault="00BC4AE4">
      <w:pPr>
        <w:pStyle w:val="CommentText"/>
      </w:pPr>
    </w:p>
    <w:p w14:paraId="5AC406A2" w14:textId="1EDEFDAB" w:rsidR="00BC4AE4" w:rsidRDefault="00BC4AE4">
      <w:pPr>
        <w:pStyle w:val="CommentText"/>
      </w:pPr>
    </w:p>
  </w:comment>
  <w:comment w:id="1" w:author="Jinlin Chen" w:date="2020-06-17T11:38:00Z" w:initials="JC">
    <w:p w14:paraId="4E41F932" w14:textId="3617C2B0" w:rsidR="00502714" w:rsidRDefault="00502714">
      <w:pPr>
        <w:pStyle w:val="CommentText"/>
      </w:pPr>
      <w:r>
        <w:rPr>
          <w:rStyle w:val="CommentReference"/>
        </w:rPr>
        <w:annotationRef/>
      </w:r>
      <w:r w:rsidR="000E5A1F">
        <w:t>Here</w:t>
      </w:r>
      <w:r>
        <w:t xml:space="preserve"> to include some people who conducted the transect survey and metabarcoding. Who should I include from the transect paper?</w:t>
      </w:r>
    </w:p>
  </w:comment>
  <w:comment w:id="2" w:author="Owen Lewis" w:date="2020-06-24T13:49:00Z" w:initials="OL">
    <w:p w14:paraId="3AFB514F" w14:textId="08E40236" w:rsidR="001201D7" w:rsidRDefault="001201D7">
      <w:pPr>
        <w:pStyle w:val="CommentText"/>
      </w:pPr>
      <w:r>
        <w:rPr>
          <w:rStyle w:val="CommentReference"/>
        </w:rPr>
        <w:annotationRef/>
      </w:r>
      <w:r>
        <w:t xml:space="preserve">Might be worth drafting an Abstract. That usually helps to clarify </w:t>
      </w:r>
      <w:r w:rsidR="006B3B15">
        <w:t>format of the Introduction.</w:t>
      </w:r>
    </w:p>
  </w:comment>
  <w:comment w:id="7" w:author="Owen Lewis" w:date="2020-06-23T21:27:00Z" w:initials="OL">
    <w:p w14:paraId="268B72C3" w14:textId="7F7ECB69" w:rsidR="00BC4AE4" w:rsidRDefault="00BC4AE4">
      <w:pPr>
        <w:pStyle w:val="CommentText"/>
      </w:pPr>
      <w:r>
        <w:rPr>
          <w:rStyle w:val="CommentReference"/>
        </w:rPr>
        <w:annotationRef/>
      </w:r>
      <w:r>
        <w:t>Citation needed</w:t>
      </w:r>
    </w:p>
  </w:comment>
  <w:comment w:id="8" w:author="Owen Lewis" w:date="2020-06-23T21:38:00Z" w:initials="OL">
    <w:p w14:paraId="4D6EE2E9" w14:textId="701BE8DA" w:rsidR="0056254E" w:rsidRDefault="0056254E">
      <w:pPr>
        <w:pStyle w:val="CommentText"/>
      </w:pPr>
      <w:r>
        <w:rPr>
          <w:rStyle w:val="CommentReference"/>
        </w:rPr>
        <w:annotationRef/>
      </w:r>
      <w:r>
        <w:t>This sentence seems a bit out of place here – delete?</w:t>
      </w:r>
    </w:p>
  </w:comment>
  <w:comment w:id="11" w:author="Owen Lewis" w:date="2020-06-23T21:39:00Z" w:initials="OL">
    <w:p w14:paraId="3C618066" w14:textId="39E9516C" w:rsidR="0056254E" w:rsidRDefault="0056254E">
      <w:pPr>
        <w:pStyle w:val="CommentText"/>
      </w:pPr>
      <w:r>
        <w:rPr>
          <w:rStyle w:val="CommentReference"/>
        </w:rPr>
        <w:annotationRef/>
      </w:r>
      <w:r>
        <w:t>Best avoid this word unless the increase can be shown to follow an exponential curve</w:t>
      </w:r>
    </w:p>
  </w:comment>
  <w:comment w:id="49" w:author="Owen Lewis" w:date="2020-06-23T22:14:00Z" w:initials="OL">
    <w:p w14:paraId="7F5840D5" w14:textId="2F9907D6" w:rsidR="003076EC" w:rsidRDefault="003076EC">
      <w:pPr>
        <w:pStyle w:val="CommentText"/>
      </w:pPr>
      <w:r>
        <w:rPr>
          <w:rStyle w:val="CommentReference"/>
        </w:rPr>
        <w:annotationRef/>
      </w:r>
      <w:r>
        <w:t>Delete? Not really relevant in terrestrial context</w:t>
      </w:r>
    </w:p>
  </w:comment>
  <w:comment w:id="52" w:author="Owen Lewis" w:date="2020-06-23T23:24:00Z" w:initials="OL">
    <w:p w14:paraId="0E4489A3" w14:textId="6DAAD20D" w:rsidR="00023DFA" w:rsidRDefault="00023DFA">
      <w:pPr>
        <w:pStyle w:val="CommentText"/>
      </w:pPr>
      <w:r>
        <w:rPr>
          <w:rStyle w:val="CommentReference"/>
        </w:rPr>
        <w:annotationRef/>
      </w:r>
      <w:r>
        <w:t xml:space="preserve">True, but seems a bit out of place and not entirely relevant to this </w:t>
      </w:r>
      <w:r w:rsidR="00D91A35">
        <w:t>chapter. Delete or explain more?</w:t>
      </w:r>
    </w:p>
  </w:comment>
  <w:comment w:id="54" w:author="Owen Lewis" w:date="2020-06-23T23:26:00Z" w:initials="OL">
    <w:p w14:paraId="2E6B8690" w14:textId="0F2E359B" w:rsidR="00EA46CF" w:rsidRDefault="00EA46CF">
      <w:pPr>
        <w:pStyle w:val="CommentText"/>
      </w:pPr>
      <w:r>
        <w:rPr>
          <w:rStyle w:val="CommentReference"/>
        </w:rPr>
        <w:annotationRef/>
      </w:r>
      <w:r>
        <w:t>Need to clarify how this follows on from the previous statements.</w:t>
      </w:r>
    </w:p>
  </w:comment>
  <w:comment w:id="58" w:author="Owen Lewis" w:date="2020-06-23T23:27:00Z" w:initials="OL">
    <w:p w14:paraId="065B6980" w14:textId="5F75D01C" w:rsidR="00285516" w:rsidRDefault="00285516">
      <w:pPr>
        <w:pStyle w:val="CommentText"/>
      </w:pPr>
      <w:r>
        <w:rPr>
          <w:rStyle w:val="CommentReference"/>
        </w:rPr>
        <w:annotationRef/>
      </w:r>
      <w:r>
        <w:t>“inconclusive”?</w:t>
      </w:r>
    </w:p>
  </w:comment>
  <w:comment w:id="79" w:author="Owen Lewis" w:date="2020-06-23T23:39:00Z" w:initials="OL">
    <w:p w14:paraId="1E02D4D9" w14:textId="76504FC5" w:rsidR="0030427E" w:rsidRDefault="0030427E">
      <w:pPr>
        <w:pStyle w:val="CommentText"/>
      </w:pPr>
      <w:r>
        <w:rPr>
          <w:rStyle w:val="CommentReference"/>
        </w:rPr>
        <w:annotationRef/>
      </w:r>
      <w:r>
        <w:t>It’s unclear what you mean here</w:t>
      </w:r>
    </w:p>
  </w:comment>
  <w:comment w:id="82" w:author="Owen Lewis" w:date="2020-06-23T23:40:00Z" w:initials="OL">
    <w:p w14:paraId="62E4815F" w14:textId="5F643808" w:rsidR="00E17F1D" w:rsidRDefault="00D828AB">
      <w:pPr>
        <w:pStyle w:val="CommentText"/>
      </w:pPr>
      <w:proofErr w:type="spellStart"/>
      <w:r>
        <w:t>Wjhat</w:t>
      </w:r>
      <w:proofErr w:type="spellEnd"/>
      <w:r>
        <w:t xml:space="preserve"> do you mean here by “life history traits”? </w:t>
      </w:r>
      <w:r w:rsidR="00E17F1D">
        <w:rPr>
          <w:rStyle w:val="CommentReference"/>
        </w:rPr>
        <w:annotationRef/>
      </w:r>
      <w:r w:rsidR="00E17F1D">
        <w:t xml:space="preserve">Traits are inherent properties of individuals or species, so I don’t see how they can </w:t>
      </w:r>
      <w:r w:rsidR="00F844C4">
        <w:t>be a measure of performance under different thermal regimes.</w:t>
      </w:r>
    </w:p>
  </w:comment>
  <w:comment w:id="113" w:author="Jinlin Chen" w:date="2020-06-16T23:09:00Z" w:initials="JC">
    <w:p w14:paraId="106974E1" w14:textId="06BB5CD1" w:rsidR="00512D02" w:rsidRDefault="00512D02">
      <w:pPr>
        <w:pStyle w:val="CommentText"/>
      </w:pPr>
      <w:r>
        <w:rPr>
          <w:rStyle w:val="CommentReference"/>
        </w:rPr>
        <w:annotationRef/>
      </w:r>
      <w:r w:rsidR="00831F16">
        <w:rPr>
          <w:rStyle w:val="CommentReference"/>
        </w:rPr>
        <w:t>Any more benefit of using one community?</w:t>
      </w:r>
    </w:p>
  </w:comment>
  <w:comment w:id="118" w:author="Owen Lewis" w:date="2020-06-24T13:28:00Z" w:initials="OL">
    <w:p w14:paraId="34D1AF4B" w14:textId="357EFFF8" w:rsidR="00C64F51" w:rsidRDefault="00C64F51">
      <w:pPr>
        <w:pStyle w:val="CommentText"/>
      </w:pPr>
      <w:r>
        <w:rPr>
          <w:rStyle w:val="CommentReference"/>
        </w:rPr>
        <w:annotationRef/>
      </w:r>
      <w:r>
        <w:t>I think this paragraph needs some work to identify specific goals/questions/hypotheses.</w:t>
      </w:r>
    </w:p>
  </w:comment>
  <w:comment w:id="119" w:author="Owen Lewis" w:date="2020-06-24T13:45:00Z" w:initials="OL">
    <w:p w14:paraId="0444DE1E" w14:textId="5170F705" w:rsidR="00645BDA" w:rsidRDefault="00645BDA">
      <w:pPr>
        <w:pStyle w:val="CommentText"/>
      </w:pPr>
      <w:r>
        <w:rPr>
          <w:rStyle w:val="CommentReference"/>
        </w:rPr>
        <w:annotationRef/>
      </w:r>
      <w:r>
        <w:t>I think the Introduction needs to give a bit more information on what is going to be measured and how those data are going to be used.</w:t>
      </w:r>
    </w:p>
  </w:comment>
  <w:comment w:id="167" w:author="Jinlin Chen" w:date="2020-05-19T15:52:00Z" w:initials="JC">
    <w:p w14:paraId="0295A7E4" w14:textId="157C36BA" w:rsidR="00512D02" w:rsidRDefault="00512D02">
      <w:pPr>
        <w:pStyle w:val="CommentText"/>
      </w:pPr>
      <w:r>
        <w:rPr>
          <w:rStyle w:val="CommentReference"/>
        </w:rPr>
        <w:annotationRef/>
      </w:r>
      <w:r>
        <w:t>Concentration to be added</w:t>
      </w:r>
    </w:p>
  </w:comment>
  <w:comment w:id="169" w:author="Owen Lewis" w:date="2020-06-24T13:32:00Z" w:initials="OL">
    <w:p w14:paraId="74EA4461" w14:textId="6812EE85" w:rsidR="00097048" w:rsidRDefault="00097048">
      <w:pPr>
        <w:pStyle w:val="CommentText"/>
      </w:pPr>
      <w:r>
        <w:rPr>
          <w:rStyle w:val="CommentReference"/>
        </w:rPr>
        <w:annotationRef/>
      </w:r>
      <w:r>
        <w:t>Adjust text above – only really relevant to discuss sampling sites used</w:t>
      </w:r>
      <w:r w:rsidR="00374003">
        <w:t>, not full transect?</w:t>
      </w:r>
    </w:p>
  </w:comment>
  <w:comment w:id="170" w:author="Jinlin Chen" w:date="2020-06-16T23:25:00Z" w:initials="JC">
    <w:p w14:paraId="1C89E285" w14:textId="41C67F69" w:rsidR="00512D02" w:rsidRDefault="00512D02">
      <w:pPr>
        <w:pStyle w:val="CommentText"/>
      </w:pPr>
      <w:r>
        <w:rPr>
          <w:rStyle w:val="CommentReference"/>
        </w:rPr>
        <w:annotationRef/>
      </w:r>
      <w:r w:rsidRPr="00F16E10">
        <w:rPr>
          <w:rFonts w:eastAsia="Calibri" w:cstheme="minorHAnsi"/>
        </w:rPr>
        <w:t>(K070: 1</w:t>
      </w:r>
      <w:r>
        <w:rPr>
          <w:rFonts w:eastAsia="Calibri" w:cstheme="minorHAnsi"/>
        </w:rPr>
        <w:t>0</w:t>
      </w:r>
      <w:r w:rsidR="00AA75C5">
        <w:rPr>
          <w:rFonts w:eastAsia="Calibri" w:cstheme="minorHAnsi"/>
        </w:rPr>
        <w:t>7</w:t>
      </w:r>
      <w:r w:rsidRPr="00F16E10">
        <w:rPr>
          <w:rFonts w:eastAsia="Calibri" w:cstheme="minorHAnsi"/>
        </w:rPr>
        <w:t>; K390: 13</w:t>
      </w:r>
      <w:r>
        <w:rPr>
          <w:rFonts w:eastAsia="Calibri" w:cstheme="minorHAnsi"/>
        </w:rPr>
        <w:t>4</w:t>
      </w:r>
      <w:r w:rsidRPr="00F16E10">
        <w:rPr>
          <w:rFonts w:eastAsia="Calibri" w:cstheme="minorHAnsi"/>
        </w:rPr>
        <w:t>; K730: 1</w:t>
      </w:r>
      <w:r>
        <w:rPr>
          <w:rFonts w:eastAsia="Calibri" w:cstheme="minorHAnsi"/>
        </w:rPr>
        <w:t>27</w:t>
      </w:r>
      <w:r w:rsidRPr="00F16E10">
        <w:rPr>
          <w:rFonts w:eastAsia="Calibri" w:cstheme="minorHAnsi"/>
        </w:rPr>
        <w:t xml:space="preserve">; P070: </w:t>
      </w:r>
      <w:r>
        <w:rPr>
          <w:rFonts w:eastAsia="Calibri" w:cstheme="minorHAnsi"/>
        </w:rPr>
        <w:t>86</w:t>
      </w:r>
      <w:r w:rsidRPr="00F16E10">
        <w:rPr>
          <w:rFonts w:eastAsia="Calibri" w:cstheme="minorHAnsi"/>
        </w:rPr>
        <w:t xml:space="preserve">; P350: </w:t>
      </w:r>
      <w:r>
        <w:rPr>
          <w:rFonts w:eastAsia="Calibri" w:cstheme="minorHAnsi"/>
        </w:rPr>
        <w:t>13</w:t>
      </w:r>
      <w:r w:rsidR="00AA75C5">
        <w:rPr>
          <w:rFonts w:eastAsia="Calibri" w:cstheme="minorHAnsi"/>
        </w:rPr>
        <w:t>4</w:t>
      </w:r>
      <w:r w:rsidRPr="00F16E10">
        <w:rPr>
          <w:rFonts w:eastAsia="Calibri" w:cstheme="minorHAnsi"/>
        </w:rPr>
        <w:t xml:space="preserve">; P880: </w:t>
      </w:r>
      <w:r>
        <w:rPr>
          <w:rFonts w:eastAsia="Calibri" w:cstheme="minorHAnsi"/>
        </w:rPr>
        <w:t>128</w:t>
      </w:r>
      <w:r w:rsidRPr="00F16E10">
        <w:rPr>
          <w:rFonts w:eastAsia="Calibri" w:cstheme="minorHAnsi"/>
        </w:rPr>
        <w:t>)</w:t>
      </w:r>
      <w:r>
        <w:rPr>
          <w:rFonts w:eastAsia="Calibri" w:cstheme="minorHAnsi"/>
        </w:rPr>
        <w:t>.</w:t>
      </w:r>
    </w:p>
  </w:comment>
  <w:comment w:id="181" w:author="Owen Lewis" w:date="2020-06-24T13:33:00Z" w:initials="OL">
    <w:p w14:paraId="4E5491F5" w14:textId="142B74CE" w:rsidR="00374003" w:rsidRDefault="00374003">
      <w:pPr>
        <w:pStyle w:val="CommentText"/>
      </w:pPr>
      <w:r>
        <w:rPr>
          <w:rStyle w:val="CommentReference"/>
        </w:rPr>
        <w:annotationRef/>
      </w:r>
      <w:r>
        <w:t>Can you specify how many individuals of each?</w:t>
      </w:r>
    </w:p>
  </w:comment>
  <w:comment w:id="186" w:author="Jinlin Chen" w:date="2020-05-19T16:49:00Z" w:initials="JC">
    <w:p w14:paraId="4E8B6EA6" w14:textId="42DAA47B" w:rsidR="00512D02" w:rsidRDefault="00512D02">
      <w:pPr>
        <w:pStyle w:val="CommentText"/>
      </w:pPr>
      <w:r>
        <w:rPr>
          <w:rStyle w:val="CommentReference"/>
        </w:rPr>
        <w:annotationRef/>
      </w:r>
      <w:r>
        <w:rPr>
          <w:rStyle w:val="CommentReference"/>
        </w:rPr>
        <w:t>I meant that I used lines from different transects and different altitude if possible.</w:t>
      </w:r>
      <w:r w:rsidR="003721E1">
        <w:rPr>
          <w:rStyle w:val="CommentReference"/>
        </w:rPr>
        <w:t xml:space="preserve"> Is it clear?</w:t>
      </w:r>
    </w:p>
  </w:comment>
  <w:comment w:id="187" w:author="Owen Lewis" w:date="2020-06-24T13:34:00Z" w:initials="OL">
    <w:p w14:paraId="1DDC9653" w14:textId="390697AF" w:rsidR="00E623CC" w:rsidRDefault="00E623CC">
      <w:pPr>
        <w:pStyle w:val="CommentText"/>
      </w:pPr>
      <w:r>
        <w:rPr>
          <w:rStyle w:val="CommentReference"/>
        </w:rPr>
        <w:annotationRef/>
      </w:r>
      <w:r>
        <w:t>You could probably be more explicit about this in the text – spell it out</w:t>
      </w:r>
    </w:p>
  </w:comment>
  <w:comment w:id="188" w:author="Owen Lewis" w:date="2020-06-24T13:34:00Z" w:initials="OL">
    <w:p w14:paraId="3B057E27" w14:textId="4C8017D1" w:rsidR="007D3DBA" w:rsidRDefault="007D3DBA">
      <w:pPr>
        <w:pStyle w:val="CommentText"/>
      </w:pPr>
      <w:r>
        <w:rPr>
          <w:rStyle w:val="CommentReference"/>
        </w:rPr>
        <w:annotationRef/>
      </w:r>
      <w:r>
        <w:t xml:space="preserve">I don’t understand </w:t>
      </w:r>
      <w:proofErr w:type="gramStart"/>
      <w:r>
        <w:t>this :</w:t>
      </w:r>
      <w:proofErr w:type="gramEnd"/>
      <w:r>
        <w:t xml:space="preserve"> ‘crossed by..’ ?</w:t>
      </w:r>
    </w:p>
  </w:comment>
  <w:comment w:id="198" w:author="Owen Lewis" w:date="2020-06-24T13:36:00Z" w:initials="OL">
    <w:p w14:paraId="400129EF" w14:textId="26FB137C" w:rsidR="00FF2654" w:rsidRDefault="00FF2654">
      <w:pPr>
        <w:pStyle w:val="CommentText"/>
      </w:pPr>
      <w:r>
        <w:rPr>
          <w:rStyle w:val="CommentReference"/>
        </w:rPr>
        <w:annotationRef/>
      </w:r>
      <w:r>
        <w:t>And not incorporated in the experiments?</w:t>
      </w:r>
    </w:p>
  </w:comment>
  <w:comment w:id="199" w:author="Owen Lewis" w:date="2020-06-24T13:35:00Z" w:initials="OL">
    <w:p w14:paraId="6A88FE6E" w14:textId="6FF526A9" w:rsidR="00D5284E" w:rsidRDefault="00D5284E">
      <w:pPr>
        <w:pStyle w:val="CommentText"/>
      </w:pPr>
      <w:r>
        <w:rPr>
          <w:rStyle w:val="CommentReference"/>
        </w:rPr>
        <w:annotationRef/>
      </w:r>
      <w:r>
        <w:t>A bit vague - clarify</w:t>
      </w:r>
    </w:p>
  </w:comment>
  <w:comment w:id="200" w:author="Owen Lewis" w:date="2020-06-24T13:36:00Z" w:initials="OL">
    <w:p w14:paraId="1697E644" w14:textId="6242D569" w:rsidR="00D5284E" w:rsidRDefault="00D5284E">
      <w:pPr>
        <w:pStyle w:val="CommentText"/>
      </w:pPr>
      <w:r>
        <w:rPr>
          <w:rStyle w:val="CommentReference"/>
        </w:rPr>
        <w:annotationRef/>
      </w:r>
      <w:r>
        <w:t>What is this?</w:t>
      </w:r>
    </w:p>
  </w:comment>
  <w:comment w:id="213" w:author="Owen Lewis" w:date="2020-06-24T13:42:00Z" w:initials="OL">
    <w:p w14:paraId="661F2D9D" w14:textId="47FED862" w:rsidR="005D7237" w:rsidRDefault="005D7237">
      <w:pPr>
        <w:pStyle w:val="CommentText"/>
      </w:pPr>
      <w:r>
        <w:rPr>
          <w:rStyle w:val="CommentReference"/>
        </w:rPr>
        <w:annotationRef/>
      </w:r>
      <w:r w:rsidR="00EB0E69">
        <w:t>T</w:t>
      </w:r>
      <w:r>
        <w:t xml:space="preserve">hese the planned </w:t>
      </w:r>
      <w:r w:rsidR="00EB0E69">
        <w:t>temperatures</w:t>
      </w:r>
      <w:r>
        <w:t xml:space="preserve"> </w:t>
      </w:r>
      <w:r w:rsidR="00EB0E69">
        <w:t>rather than</w:t>
      </w:r>
      <w:r>
        <w:t xml:space="preserve"> the actual achieved temperatures</w:t>
      </w:r>
      <w:r w:rsidR="001A0797">
        <w:t>, right?</w:t>
      </w:r>
    </w:p>
  </w:comment>
  <w:comment w:id="217" w:author="Owen Lewis" w:date="2020-06-24T13:43:00Z" w:initials="OL">
    <w:p w14:paraId="1B4FEE58" w14:textId="69546CC2" w:rsidR="00EB0E69" w:rsidRDefault="00EB0E69">
      <w:pPr>
        <w:pStyle w:val="CommentText"/>
      </w:pPr>
      <w:r>
        <w:rPr>
          <w:rStyle w:val="CommentReference"/>
        </w:rPr>
        <w:annotationRef/>
      </w:r>
      <w:r>
        <w:t>Include temperature data in a supplement?</w:t>
      </w:r>
    </w:p>
  </w:comment>
  <w:comment w:id="225" w:author="Owen Lewis" w:date="2020-06-24T13:45:00Z" w:initials="OL">
    <w:p w14:paraId="1FF1CB29" w14:textId="3E455050" w:rsidR="00645BDA" w:rsidRDefault="00645BDA">
      <w:pPr>
        <w:pStyle w:val="CommentText"/>
      </w:pPr>
      <w:r>
        <w:rPr>
          <w:rStyle w:val="CommentReference"/>
        </w:rPr>
        <w:annotationRef/>
      </w:r>
      <w:r>
        <w:t>Need a justification /citation for using this approach</w:t>
      </w:r>
    </w:p>
  </w:comment>
  <w:comment w:id="233" w:author="Owen Lewis" w:date="2020-06-24T13:48:00Z" w:initials="OL">
    <w:p w14:paraId="73173CBC" w14:textId="15A807FE" w:rsidR="006E6F28" w:rsidRDefault="006E6F28">
      <w:pPr>
        <w:pStyle w:val="CommentText"/>
      </w:pPr>
      <w:r>
        <w:rPr>
          <w:rStyle w:val="CommentReference"/>
        </w:rPr>
        <w:annotationRef/>
      </w:r>
      <w:r w:rsidR="009D312C">
        <w:t xml:space="preserve">Design could be explained more clearly. Are these </w:t>
      </w:r>
      <w:r>
        <w:t>temporal blocks (different runs of the incubator)</w:t>
      </w:r>
      <w:r w:rsidR="009D312C">
        <w:t xml:space="preserve"> or spatial blocks (different shelves on the rack)?</w:t>
      </w:r>
    </w:p>
  </w:comment>
  <w:comment w:id="264" w:author="Owen Lewis" w:date="2020-06-24T13:52:00Z" w:initials="OL">
    <w:p w14:paraId="3DD61007" w14:textId="1C6D9040" w:rsidR="00030020" w:rsidRDefault="00030020">
      <w:pPr>
        <w:pStyle w:val="CommentText"/>
      </w:pPr>
      <w:r>
        <w:rPr>
          <w:rStyle w:val="CommentReference"/>
        </w:rPr>
        <w:annotationRef/>
      </w:r>
      <w:r>
        <w:t>Citation?</w:t>
      </w:r>
    </w:p>
  </w:comment>
  <w:comment w:id="277" w:author="Jinlin Chen" w:date="2020-06-17T12:27:00Z" w:initials="JC">
    <w:p w14:paraId="2A0C9F96" w14:textId="6B1FBCE4" w:rsidR="00206969" w:rsidRDefault="00206969">
      <w:pPr>
        <w:pStyle w:val="CommentText"/>
      </w:pPr>
      <w:r>
        <w:rPr>
          <w:rStyle w:val="CommentReference"/>
        </w:rPr>
        <w:annotationRef/>
      </w:r>
      <w:r>
        <w:t xml:space="preserve">The advantage of survival analysis is to account for data that are not completely surveyed (some samples drop out before showing desired symptom). As my data set follow each individual completely, it is not necessary to use survival analysis. Besides, to evaluate multiple effects, the survival analysis </w:t>
      </w:r>
      <w:proofErr w:type="gramStart"/>
      <w:r>
        <w:t>need</w:t>
      </w:r>
      <w:proofErr w:type="gramEnd"/>
      <w:r>
        <w:t xml:space="preserve"> to use “hazard ratio”, a relatively difficult concept to understand. </w:t>
      </w:r>
    </w:p>
  </w:comment>
  <w:comment w:id="278" w:author="Owen Lewis" w:date="2020-06-24T13:57:00Z" w:initials="OL">
    <w:p w14:paraId="382A9BE4" w14:textId="2745A959" w:rsidR="005F3066" w:rsidRDefault="005F3066">
      <w:pPr>
        <w:pStyle w:val="CommentText"/>
      </w:pPr>
      <w:r>
        <w:rPr>
          <w:rStyle w:val="CommentReference"/>
        </w:rPr>
        <w:annotationRef/>
      </w:r>
      <w:r>
        <w:t>Ok</w:t>
      </w:r>
    </w:p>
    <w:p w14:paraId="068F3506" w14:textId="36500DB5" w:rsidR="005F3066" w:rsidRDefault="005F3066">
      <w:pPr>
        <w:pStyle w:val="CommentText"/>
      </w:pPr>
    </w:p>
  </w:comment>
  <w:comment w:id="280" w:author="Jinlin Chen" w:date="2020-06-18T07:56:00Z" w:initials="JC">
    <w:p w14:paraId="19011E79" w14:textId="31A41C92" w:rsidR="00B9437C" w:rsidRDefault="00B9437C">
      <w:pPr>
        <w:pStyle w:val="CommentText"/>
      </w:pPr>
      <w:r>
        <w:rPr>
          <w:rStyle w:val="CommentReference"/>
        </w:rPr>
        <w:annotationRef/>
      </w:r>
      <w:r>
        <w:t>CITATION?</w:t>
      </w:r>
    </w:p>
  </w:comment>
  <w:comment w:id="281" w:author="Jinlin Chen" w:date="2020-06-18T08:19:00Z" w:initials="JC">
    <w:p w14:paraId="475EC008" w14:textId="63656653" w:rsidR="00160C58" w:rsidRDefault="00160C58" w:rsidP="00160C58">
      <w:r>
        <w:rPr>
          <w:rStyle w:val="CommentReference"/>
        </w:rPr>
        <w:annotationRef/>
      </w:r>
      <w:r>
        <w:rPr>
          <w:rFonts w:ascii="Times" w:eastAsiaTheme="minorEastAsia" w:hAnsi="Times" w:cs="Times"/>
          <w:i/>
          <w:iCs/>
          <w:color w:val="000000"/>
          <w:sz w:val="22"/>
          <w:szCs w:val="22"/>
        </w:rPr>
        <w:t xml:space="preserve">Drosophila </w:t>
      </w:r>
      <w:proofErr w:type="spellStart"/>
      <w:r>
        <w:rPr>
          <w:rFonts w:ascii="Times" w:eastAsiaTheme="minorEastAsia" w:hAnsi="Times" w:cs="Times"/>
          <w:i/>
          <w:iCs/>
          <w:color w:val="000000"/>
          <w:sz w:val="22"/>
          <w:szCs w:val="22"/>
        </w:rPr>
        <w:t>bunnanda</w:t>
      </w:r>
      <w:proofErr w:type="spellEnd"/>
      <w:r>
        <w:rPr>
          <w:rFonts w:ascii="Times" w:eastAsiaTheme="minorEastAsia" w:hAnsi="Times" w:cs="Times"/>
          <w:i/>
          <w:iCs/>
          <w:color w:val="000000"/>
          <w:sz w:val="22"/>
          <w:szCs w:val="22"/>
        </w:rPr>
        <w:t xml:space="preserve"> </w:t>
      </w:r>
      <w:r>
        <w:rPr>
          <w:rFonts w:ascii="Times" w:eastAsiaTheme="minorEastAsia" w:hAnsi="Times" w:cs="Times"/>
          <w:color w:val="000000"/>
          <w:sz w:val="22"/>
          <w:szCs w:val="22"/>
        </w:rPr>
        <w:t xml:space="preserve">occurs from Heathlands (11.8°S) through Iron Range National Park (12.7°S) and at predominantly low altitude locations (except Lake </w:t>
      </w:r>
      <w:proofErr w:type="spellStart"/>
      <w:r>
        <w:rPr>
          <w:rFonts w:ascii="Times" w:eastAsiaTheme="minorEastAsia" w:hAnsi="Times" w:cs="Times"/>
          <w:color w:val="000000"/>
          <w:sz w:val="22"/>
          <w:szCs w:val="22"/>
        </w:rPr>
        <w:t>Barrine</w:t>
      </w:r>
      <w:proofErr w:type="spellEnd"/>
      <w:r>
        <w:rPr>
          <w:rFonts w:ascii="Times" w:eastAsiaTheme="minorEastAsia" w:hAnsi="Times" w:cs="Times"/>
          <w:color w:val="000000"/>
          <w:sz w:val="22"/>
          <w:szCs w:val="22"/>
        </w:rPr>
        <w:t xml:space="preserve"> at 739m) to Townsville (19.4°S) (</w:t>
      </w:r>
      <w:r w:rsidRPr="00160C58">
        <w:t>Schiffer</w:t>
      </w:r>
      <w:r>
        <w:t xml:space="preserve"> </w:t>
      </w:r>
      <w:r w:rsidRPr="00160C58">
        <w:t xml:space="preserve">and </w:t>
      </w:r>
      <w:proofErr w:type="spellStart"/>
      <w:r w:rsidRPr="00160C58">
        <w:t>McEvey</w:t>
      </w:r>
      <w:proofErr w:type="spellEnd"/>
      <w:r>
        <w:t xml:space="preserve"> 2006</w:t>
      </w:r>
      <w:r>
        <w:rPr>
          <w:rFonts w:ascii="Times" w:eastAsiaTheme="minorEastAsia" w:hAnsi="Times" w:cs="Times"/>
          <w:color w:val="000000"/>
          <w:sz w:val="22"/>
          <w:szCs w:val="22"/>
        </w:rPr>
        <w:t>)</w:t>
      </w:r>
    </w:p>
  </w:comment>
  <w:comment w:id="284" w:author="Owen Lewis" w:date="2020-06-24T13:58:00Z" w:initials="OL">
    <w:p w14:paraId="7E7D693C" w14:textId="754A91A2" w:rsidR="008E7B7B" w:rsidRDefault="008E7B7B">
      <w:pPr>
        <w:pStyle w:val="CommentText"/>
      </w:pPr>
      <w:r>
        <w:rPr>
          <w:rStyle w:val="CommentReference"/>
        </w:rPr>
        <w:annotationRef/>
      </w:r>
      <w:r w:rsidR="006D351F">
        <w:t>Throughout – need estimates and degrees of freedom to accompany the p values</w:t>
      </w:r>
    </w:p>
  </w:comment>
  <w:comment w:id="287" w:author="Owen Lewis" w:date="2020-06-24T13:59:00Z" w:initials="OL">
    <w:p w14:paraId="288268E9" w14:textId="682C334A" w:rsidR="0084112D" w:rsidRDefault="0084112D">
      <w:pPr>
        <w:pStyle w:val="CommentText"/>
      </w:pPr>
      <w:r>
        <w:rPr>
          <w:rStyle w:val="CommentReference"/>
        </w:rPr>
        <w:annotationRef/>
      </w:r>
      <w:r>
        <w:t>Didn’t, isn’t and similar contractions are generally not used in scientific written English.</w:t>
      </w:r>
    </w:p>
  </w:comment>
  <w:comment w:id="290" w:author="Owen Lewis" w:date="2020-06-24T14:03:00Z" w:initials="OL">
    <w:p w14:paraId="5176F511" w14:textId="735CDF29" w:rsidR="00904578" w:rsidRDefault="00904578">
      <w:pPr>
        <w:pStyle w:val="CommentText"/>
      </w:pPr>
      <w:r>
        <w:rPr>
          <w:rStyle w:val="CommentReference"/>
        </w:rPr>
        <w:annotationRef/>
      </w:r>
      <w:r>
        <w:t xml:space="preserve">Remember that </w:t>
      </w:r>
      <w:r w:rsidR="003E140B">
        <w:t>this should not be too introspective. A lot of the Discussion text should address the wider literature and how it relates to your results (consistent / inconsistent, &amp; why, etc.)</w:t>
      </w:r>
    </w:p>
  </w:comment>
  <w:comment w:id="291" w:author="Owen Lewis" w:date="2020-06-24T14:00:00Z" w:initials="OL">
    <w:p w14:paraId="7B43A856" w14:textId="1FD8A200" w:rsidR="006B771A" w:rsidRDefault="006B771A">
      <w:pPr>
        <w:pStyle w:val="CommentText"/>
      </w:pPr>
      <w:r>
        <w:rPr>
          <w:rStyle w:val="CommentReference"/>
        </w:rPr>
        <w:annotationRef/>
      </w:r>
      <w:r>
        <w:t xml:space="preserve">Will need more text in the Introduction to anticipate this discussion. </w:t>
      </w:r>
      <w:proofErr w:type="gramStart"/>
      <w:r>
        <w:t>Of course</w:t>
      </w:r>
      <w:proofErr w:type="gramEnd"/>
      <w:r>
        <w:t xml:space="preserve"> your data don’t say anything directly a</w:t>
      </w:r>
      <w:r w:rsidR="008E5854">
        <w:t>bout biotic interactions</w:t>
      </w:r>
    </w:p>
  </w:comment>
  <w:comment w:id="292" w:author="Owen Lewis" w:date="2020-06-24T14:02:00Z" w:initials="OL">
    <w:p w14:paraId="63F99742" w14:textId="0E6DC1DC" w:rsidR="00312086" w:rsidRDefault="00312086">
      <w:pPr>
        <w:pStyle w:val="CommentText"/>
      </w:pPr>
      <w:r>
        <w:rPr>
          <w:rStyle w:val="CommentReference"/>
        </w:rPr>
        <w:annotationRef/>
      </w:r>
      <w:r>
        <w:t>You may find you can mention these without having a whole limitations section</w:t>
      </w:r>
    </w:p>
  </w:comment>
  <w:comment w:id="293" w:author="Owen Lewis" w:date="2020-06-24T14:02:00Z" w:initials="OL">
    <w:p w14:paraId="4297888F" w14:textId="55897DB5" w:rsidR="00904578" w:rsidRDefault="00904578">
      <w:pPr>
        <w:pStyle w:val="CommentText"/>
      </w:pPr>
      <w:r>
        <w:rPr>
          <w:rStyle w:val="CommentReference"/>
        </w:rPr>
        <w:annotationRef/>
      </w:r>
      <w:r>
        <w:t xml:space="preserve">These are all really good. </w:t>
      </w:r>
      <w:r>
        <w:t>I think each of these could be a paragraph in the main part</w:t>
      </w:r>
      <w:r w:rsidR="003E140B">
        <w:t xml:space="preserve"> of the</w:t>
      </w:r>
      <w:r>
        <w:t xml:space="preserve"> Discussion, </w:t>
      </w:r>
      <w:r w:rsidR="003E140B">
        <w:t xml:space="preserve">rather </w:t>
      </w:r>
      <w:proofErr w:type="spellStart"/>
      <w:r w:rsidR="003E140B">
        <w:t>tan</w:t>
      </w:r>
      <w:proofErr w:type="spellEnd"/>
      <w:r w:rsidR="003E140B">
        <w:t xml:space="preserve"> all being compressed into an Implications section at the 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AC406A2" w15:done="0"/>
  <w15:commentEx w15:paraId="4E41F932" w15:done="0"/>
  <w15:commentEx w15:paraId="3AFB514F" w15:done="0"/>
  <w15:commentEx w15:paraId="268B72C3" w15:done="0"/>
  <w15:commentEx w15:paraId="4D6EE2E9" w15:done="0"/>
  <w15:commentEx w15:paraId="3C618066" w15:done="0"/>
  <w15:commentEx w15:paraId="7F5840D5" w15:done="0"/>
  <w15:commentEx w15:paraId="0E4489A3" w15:done="0"/>
  <w15:commentEx w15:paraId="2E6B8690" w15:done="0"/>
  <w15:commentEx w15:paraId="065B6980" w15:done="0"/>
  <w15:commentEx w15:paraId="1E02D4D9" w15:done="0"/>
  <w15:commentEx w15:paraId="62E4815F" w15:done="0"/>
  <w15:commentEx w15:paraId="106974E1" w15:done="0"/>
  <w15:commentEx w15:paraId="34D1AF4B" w15:done="0"/>
  <w15:commentEx w15:paraId="0444DE1E" w15:done="0"/>
  <w15:commentEx w15:paraId="0295A7E4" w15:done="0"/>
  <w15:commentEx w15:paraId="74EA4461" w15:done="0"/>
  <w15:commentEx w15:paraId="1C89E285" w15:done="0"/>
  <w15:commentEx w15:paraId="4E5491F5" w15:done="0"/>
  <w15:commentEx w15:paraId="4E8B6EA6" w15:done="0"/>
  <w15:commentEx w15:paraId="1DDC9653" w15:paraIdParent="4E8B6EA6" w15:done="0"/>
  <w15:commentEx w15:paraId="3B057E27" w15:done="0"/>
  <w15:commentEx w15:paraId="400129EF" w15:done="0"/>
  <w15:commentEx w15:paraId="6A88FE6E" w15:done="0"/>
  <w15:commentEx w15:paraId="1697E644" w15:done="0"/>
  <w15:commentEx w15:paraId="661F2D9D" w15:done="0"/>
  <w15:commentEx w15:paraId="1B4FEE58" w15:done="0"/>
  <w15:commentEx w15:paraId="1FF1CB29" w15:done="0"/>
  <w15:commentEx w15:paraId="73173CBC" w15:done="0"/>
  <w15:commentEx w15:paraId="3DD61007" w15:done="0"/>
  <w15:commentEx w15:paraId="2A0C9F96" w15:done="0"/>
  <w15:commentEx w15:paraId="068F3506" w15:paraIdParent="2A0C9F96" w15:done="0"/>
  <w15:commentEx w15:paraId="19011E79" w15:done="0"/>
  <w15:commentEx w15:paraId="475EC008" w15:paraIdParent="19011E79" w15:done="0"/>
  <w15:commentEx w15:paraId="7E7D693C" w15:done="0"/>
  <w15:commentEx w15:paraId="288268E9" w15:done="0"/>
  <w15:commentEx w15:paraId="5176F511" w15:done="0"/>
  <w15:commentEx w15:paraId="7B43A856" w15:done="0"/>
  <w15:commentEx w15:paraId="63F99742" w15:done="0"/>
  <w15:commentEx w15:paraId="429788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CF1D8" w16cex:dateUtc="2020-06-23T20:25:00Z"/>
  <w16cex:commentExtensible w16cex:durableId="22947F4B" w16cex:dateUtc="2020-06-17T10:38:00Z"/>
  <w16cex:commentExtensible w16cex:durableId="229DD87F" w16cex:dateUtc="2020-06-24T12:49:00Z"/>
  <w16cex:commentExtensible w16cex:durableId="229CF246" w16cex:dateUtc="2020-06-23T20:27:00Z"/>
  <w16cex:commentExtensible w16cex:durableId="229CF4DB" w16cex:dateUtc="2020-06-23T20:38:00Z"/>
  <w16cex:commentExtensible w16cex:durableId="229CF4FA" w16cex:dateUtc="2020-06-23T20:39:00Z"/>
  <w16cex:commentExtensible w16cex:durableId="229CFD32" w16cex:dateUtc="2020-06-23T21:14:00Z"/>
  <w16cex:commentExtensible w16cex:durableId="229D0DC3" w16cex:dateUtc="2020-06-23T22:24:00Z"/>
  <w16cex:commentExtensible w16cex:durableId="229D0E24" w16cex:dateUtc="2020-06-23T22:26:00Z"/>
  <w16cex:commentExtensible w16cex:durableId="229D0E4A" w16cex:dateUtc="2020-06-23T22:27:00Z"/>
  <w16cex:commentExtensible w16cex:durableId="229D113B" w16cex:dateUtc="2020-06-23T22:39:00Z"/>
  <w16cex:commentExtensible w16cex:durableId="229D118B" w16cex:dateUtc="2020-06-23T22:40:00Z"/>
  <w16cex:commentExtensible w16cex:durableId="2293CF9F" w16cex:dateUtc="2020-06-16T22:09:00Z"/>
  <w16cex:commentExtensible w16cex:durableId="229DD376" w16cex:dateUtc="2020-06-24T12:28:00Z"/>
  <w16cex:commentExtensible w16cex:durableId="229DD767" w16cex:dateUtc="2020-06-24T12:45:00Z"/>
  <w16cex:commentExtensible w16cex:durableId="226E7F38" w16cex:dateUtc="2020-05-19T14:52:00Z"/>
  <w16cex:commentExtensible w16cex:durableId="229DD455" w16cex:dateUtc="2020-06-24T12:32:00Z"/>
  <w16cex:commentExtensible w16cex:durableId="2293D381" w16cex:dateUtc="2020-06-16T22:25:00Z"/>
  <w16cex:commentExtensible w16cex:durableId="229DD492" w16cex:dateUtc="2020-06-24T12:33:00Z"/>
  <w16cex:commentExtensible w16cex:durableId="226E8CAE" w16cex:dateUtc="2020-05-19T15:49:00Z"/>
  <w16cex:commentExtensible w16cex:durableId="229DD4D2" w16cex:dateUtc="2020-06-24T12:34:00Z"/>
  <w16cex:commentExtensible w16cex:durableId="229DD4F3" w16cex:dateUtc="2020-06-24T12:34:00Z"/>
  <w16cex:commentExtensible w16cex:durableId="229DD56A" w16cex:dateUtc="2020-06-24T12:36:00Z"/>
  <w16cex:commentExtensible w16cex:durableId="229DD53D" w16cex:dateUtc="2020-06-24T12:35:00Z"/>
  <w16cex:commentExtensible w16cex:durableId="229DD54A" w16cex:dateUtc="2020-06-24T12:36:00Z"/>
  <w16cex:commentExtensible w16cex:durableId="229DD6CD" w16cex:dateUtc="2020-06-24T12:42:00Z"/>
  <w16cex:commentExtensible w16cex:durableId="229DD716" w16cex:dateUtc="2020-06-24T12:43:00Z"/>
  <w16cex:commentExtensible w16cex:durableId="229DD797" w16cex:dateUtc="2020-06-24T12:45:00Z"/>
  <w16cex:commentExtensible w16cex:durableId="229DD82A" w16cex:dateUtc="2020-06-24T12:48:00Z"/>
  <w16cex:commentExtensible w16cex:durableId="229DD92C" w16cex:dateUtc="2020-06-24T12:52:00Z"/>
  <w16cex:commentExtensible w16cex:durableId="22948AA0" w16cex:dateUtc="2020-06-17T11:27:00Z"/>
  <w16cex:commentExtensible w16cex:durableId="229DDA2F" w16cex:dateUtc="2020-06-24T12:57:00Z"/>
  <w16cex:commentExtensible w16cex:durableId="22959C95" w16cex:dateUtc="2020-06-18T06:56:00Z"/>
  <w16cex:commentExtensible w16cex:durableId="2295A22B" w16cex:dateUtc="2020-06-18T07:19:00Z"/>
  <w16cex:commentExtensible w16cex:durableId="229DDA7F" w16cex:dateUtc="2020-06-24T12:58:00Z"/>
  <w16cex:commentExtensible w16cex:durableId="229DDAB7" w16cex:dateUtc="2020-06-24T12:59:00Z"/>
  <w16cex:commentExtensible w16cex:durableId="229DDBAD" w16cex:dateUtc="2020-06-24T13:03:00Z"/>
  <w16cex:commentExtensible w16cex:durableId="229DDAF0" w16cex:dateUtc="2020-06-24T13:00:00Z"/>
  <w16cex:commentExtensible w16cex:durableId="229DDB70" w16cex:dateUtc="2020-06-24T13:02:00Z"/>
  <w16cex:commentExtensible w16cex:durableId="229DDB8B" w16cex:dateUtc="2020-06-24T1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AC406A2" w16cid:durableId="229CF1D8"/>
  <w16cid:commentId w16cid:paraId="4E41F932" w16cid:durableId="22947F4B"/>
  <w16cid:commentId w16cid:paraId="3AFB514F" w16cid:durableId="229DD87F"/>
  <w16cid:commentId w16cid:paraId="268B72C3" w16cid:durableId="229CF246"/>
  <w16cid:commentId w16cid:paraId="4D6EE2E9" w16cid:durableId="229CF4DB"/>
  <w16cid:commentId w16cid:paraId="3C618066" w16cid:durableId="229CF4FA"/>
  <w16cid:commentId w16cid:paraId="7F5840D5" w16cid:durableId="229CFD32"/>
  <w16cid:commentId w16cid:paraId="0E4489A3" w16cid:durableId="229D0DC3"/>
  <w16cid:commentId w16cid:paraId="2E6B8690" w16cid:durableId="229D0E24"/>
  <w16cid:commentId w16cid:paraId="065B6980" w16cid:durableId="229D0E4A"/>
  <w16cid:commentId w16cid:paraId="1E02D4D9" w16cid:durableId="229D113B"/>
  <w16cid:commentId w16cid:paraId="62E4815F" w16cid:durableId="229D118B"/>
  <w16cid:commentId w16cid:paraId="106974E1" w16cid:durableId="2293CF9F"/>
  <w16cid:commentId w16cid:paraId="34D1AF4B" w16cid:durableId="229DD376"/>
  <w16cid:commentId w16cid:paraId="0444DE1E" w16cid:durableId="229DD767"/>
  <w16cid:commentId w16cid:paraId="0295A7E4" w16cid:durableId="226E7F38"/>
  <w16cid:commentId w16cid:paraId="74EA4461" w16cid:durableId="229DD455"/>
  <w16cid:commentId w16cid:paraId="1C89E285" w16cid:durableId="2293D381"/>
  <w16cid:commentId w16cid:paraId="4E5491F5" w16cid:durableId="229DD492"/>
  <w16cid:commentId w16cid:paraId="4E8B6EA6" w16cid:durableId="226E8CAE"/>
  <w16cid:commentId w16cid:paraId="1DDC9653" w16cid:durableId="229DD4D2"/>
  <w16cid:commentId w16cid:paraId="3B057E27" w16cid:durableId="229DD4F3"/>
  <w16cid:commentId w16cid:paraId="400129EF" w16cid:durableId="229DD56A"/>
  <w16cid:commentId w16cid:paraId="6A88FE6E" w16cid:durableId="229DD53D"/>
  <w16cid:commentId w16cid:paraId="1697E644" w16cid:durableId="229DD54A"/>
  <w16cid:commentId w16cid:paraId="661F2D9D" w16cid:durableId="229DD6CD"/>
  <w16cid:commentId w16cid:paraId="1B4FEE58" w16cid:durableId="229DD716"/>
  <w16cid:commentId w16cid:paraId="1FF1CB29" w16cid:durableId="229DD797"/>
  <w16cid:commentId w16cid:paraId="73173CBC" w16cid:durableId="229DD82A"/>
  <w16cid:commentId w16cid:paraId="3DD61007" w16cid:durableId="229DD92C"/>
  <w16cid:commentId w16cid:paraId="2A0C9F96" w16cid:durableId="22948AA0"/>
  <w16cid:commentId w16cid:paraId="068F3506" w16cid:durableId="229DDA2F"/>
  <w16cid:commentId w16cid:paraId="19011E79" w16cid:durableId="22959C95"/>
  <w16cid:commentId w16cid:paraId="475EC008" w16cid:durableId="2295A22B"/>
  <w16cid:commentId w16cid:paraId="7E7D693C" w16cid:durableId="229DDA7F"/>
  <w16cid:commentId w16cid:paraId="288268E9" w16cid:durableId="229DDAB7"/>
  <w16cid:commentId w16cid:paraId="5176F511" w16cid:durableId="229DDBAD"/>
  <w16cid:commentId w16cid:paraId="7B43A856" w16cid:durableId="229DDAF0"/>
  <w16cid:commentId w16cid:paraId="63F99742" w16cid:durableId="229DDB70"/>
  <w16cid:commentId w16cid:paraId="4297888F" w16cid:durableId="229DDB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0B546E" w14:textId="77777777" w:rsidR="00291B32" w:rsidRDefault="00291B32" w:rsidP="00840752">
      <w:r>
        <w:separator/>
      </w:r>
    </w:p>
  </w:endnote>
  <w:endnote w:type="continuationSeparator" w:id="0">
    <w:p w14:paraId="78D8D973" w14:textId="77777777" w:rsidR="00291B32" w:rsidRDefault="00291B32"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17EE3C" w14:textId="77777777" w:rsidR="00291B32" w:rsidRDefault="00291B32" w:rsidP="00840752">
      <w:r>
        <w:separator/>
      </w:r>
    </w:p>
  </w:footnote>
  <w:footnote w:type="continuationSeparator" w:id="0">
    <w:p w14:paraId="4B5E4270" w14:textId="77777777" w:rsidR="00291B32" w:rsidRDefault="00291B32"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7"/>
  </w:num>
  <w:num w:numId="3">
    <w:abstractNumId w:val="1"/>
  </w:num>
  <w:num w:numId="4">
    <w:abstractNumId w:val="13"/>
  </w:num>
  <w:num w:numId="5">
    <w:abstractNumId w:val="10"/>
  </w:num>
  <w:num w:numId="6">
    <w:abstractNumId w:val="11"/>
  </w:num>
  <w:num w:numId="7">
    <w:abstractNumId w:val="8"/>
  </w:num>
  <w:num w:numId="8">
    <w:abstractNumId w:val="0"/>
  </w:num>
  <w:num w:numId="9">
    <w:abstractNumId w:val="6"/>
  </w:num>
  <w:num w:numId="10">
    <w:abstractNumId w:val="3"/>
  </w:num>
  <w:num w:numId="11">
    <w:abstractNumId w:val="4"/>
  </w:num>
  <w:num w:numId="12">
    <w:abstractNumId w:val="2"/>
  </w:num>
  <w:num w:numId="13">
    <w:abstractNumId w:val="9"/>
  </w:num>
  <w:num w:numId="1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wen Lewis">
    <w15:presenceInfo w15:providerId="AD" w15:userId="S::zool0376@ox.ac.uk::5d885d73-06b1-4097-b72e-dbf0d664e9ad"/>
  </w15:person>
  <w15:person w15:author="Jinlin Chen">
    <w15:presenceInfo w15:providerId="AD" w15:userId="S::quee3755@ox.ac.uk::3962bcab-6b37-4cf2-a2fd-0090fc8aa6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6474"/>
    <w:rsid w:val="000128B8"/>
    <w:rsid w:val="00013562"/>
    <w:rsid w:val="00023DFA"/>
    <w:rsid w:val="00025164"/>
    <w:rsid w:val="000275A7"/>
    <w:rsid w:val="00030020"/>
    <w:rsid w:val="000323D3"/>
    <w:rsid w:val="00040354"/>
    <w:rsid w:val="000441E7"/>
    <w:rsid w:val="00044B2C"/>
    <w:rsid w:val="000452CA"/>
    <w:rsid w:val="00045B7F"/>
    <w:rsid w:val="00046745"/>
    <w:rsid w:val="000503B9"/>
    <w:rsid w:val="000529FD"/>
    <w:rsid w:val="000531B6"/>
    <w:rsid w:val="00056D0F"/>
    <w:rsid w:val="00057D30"/>
    <w:rsid w:val="0006153E"/>
    <w:rsid w:val="0006183D"/>
    <w:rsid w:val="000643AA"/>
    <w:rsid w:val="00066A1E"/>
    <w:rsid w:val="00066D54"/>
    <w:rsid w:val="00077658"/>
    <w:rsid w:val="000852EC"/>
    <w:rsid w:val="0009020B"/>
    <w:rsid w:val="00097048"/>
    <w:rsid w:val="00097BA0"/>
    <w:rsid w:val="000A40C3"/>
    <w:rsid w:val="000B5956"/>
    <w:rsid w:val="000B5A74"/>
    <w:rsid w:val="000B6CBE"/>
    <w:rsid w:val="000C14F6"/>
    <w:rsid w:val="000C497E"/>
    <w:rsid w:val="000C4AD3"/>
    <w:rsid w:val="000C55D1"/>
    <w:rsid w:val="000D1808"/>
    <w:rsid w:val="000D2558"/>
    <w:rsid w:val="000D7C3B"/>
    <w:rsid w:val="000E5A1F"/>
    <w:rsid w:val="000E7053"/>
    <w:rsid w:val="000F4132"/>
    <w:rsid w:val="001001AB"/>
    <w:rsid w:val="0011067B"/>
    <w:rsid w:val="00110D5A"/>
    <w:rsid w:val="001136C9"/>
    <w:rsid w:val="00113BE7"/>
    <w:rsid w:val="001201D7"/>
    <w:rsid w:val="00121C2C"/>
    <w:rsid w:val="0012415B"/>
    <w:rsid w:val="001246B7"/>
    <w:rsid w:val="00127399"/>
    <w:rsid w:val="0014458C"/>
    <w:rsid w:val="00152FA0"/>
    <w:rsid w:val="00155DA6"/>
    <w:rsid w:val="00156838"/>
    <w:rsid w:val="00157433"/>
    <w:rsid w:val="00160C58"/>
    <w:rsid w:val="001751E3"/>
    <w:rsid w:val="00186832"/>
    <w:rsid w:val="001871A0"/>
    <w:rsid w:val="001879B9"/>
    <w:rsid w:val="00190BEB"/>
    <w:rsid w:val="00190E1A"/>
    <w:rsid w:val="001920B9"/>
    <w:rsid w:val="00192D77"/>
    <w:rsid w:val="00193090"/>
    <w:rsid w:val="001A0797"/>
    <w:rsid w:val="001A3391"/>
    <w:rsid w:val="001A6174"/>
    <w:rsid w:val="001A7D36"/>
    <w:rsid w:val="001B2B3E"/>
    <w:rsid w:val="001B72D6"/>
    <w:rsid w:val="001C3034"/>
    <w:rsid w:val="001D1178"/>
    <w:rsid w:val="001E5610"/>
    <w:rsid w:val="001E5951"/>
    <w:rsid w:val="001E5C45"/>
    <w:rsid w:val="001E64D3"/>
    <w:rsid w:val="001F1BE3"/>
    <w:rsid w:val="001F50EB"/>
    <w:rsid w:val="00204C7D"/>
    <w:rsid w:val="00206969"/>
    <w:rsid w:val="002118E3"/>
    <w:rsid w:val="00211DCF"/>
    <w:rsid w:val="00212990"/>
    <w:rsid w:val="00212E5A"/>
    <w:rsid w:val="0021589C"/>
    <w:rsid w:val="00217768"/>
    <w:rsid w:val="00217F25"/>
    <w:rsid w:val="002228A6"/>
    <w:rsid w:val="00222E68"/>
    <w:rsid w:val="0022400A"/>
    <w:rsid w:val="00225EBE"/>
    <w:rsid w:val="002277B2"/>
    <w:rsid w:val="00232A88"/>
    <w:rsid w:val="0023536C"/>
    <w:rsid w:val="00237101"/>
    <w:rsid w:val="002466B0"/>
    <w:rsid w:val="00250CB2"/>
    <w:rsid w:val="002518EF"/>
    <w:rsid w:val="00252677"/>
    <w:rsid w:val="00252DF9"/>
    <w:rsid w:val="0026067A"/>
    <w:rsid w:val="002609B7"/>
    <w:rsid w:val="002634D0"/>
    <w:rsid w:val="00265F6F"/>
    <w:rsid w:val="002663CF"/>
    <w:rsid w:val="00280040"/>
    <w:rsid w:val="00283590"/>
    <w:rsid w:val="00283CDC"/>
    <w:rsid w:val="00285516"/>
    <w:rsid w:val="002855B7"/>
    <w:rsid w:val="00285D2D"/>
    <w:rsid w:val="00291B32"/>
    <w:rsid w:val="002B5968"/>
    <w:rsid w:val="002C1F5D"/>
    <w:rsid w:val="002C30D1"/>
    <w:rsid w:val="002D43C5"/>
    <w:rsid w:val="002D6BB5"/>
    <w:rsid w:val="002D6F98"/>
    <w:rsid w:val="002E0DB2"/>
    <w:rsid w:val="002E2419"/>
    <w:rsid w:val="002E5E8D"/>
    <w:rsid w:val="002E6E08"/>
    <w:rsid w:val="002F59E7"/>
    <w:rsid w:val="00300486"/>
    <w:rsid w:val="00300986"/>
    <w:rsid w:val="00301A69"/>
    <w:rsid w:val="00301C6A"/>
    <w:rsid w:val="00302A7A"/>
    <w:rsid w:val="0030427E"/>
    <w:rsid w:val="003076EC"/>
    <w:rsid w:val="0031192D"/>
    <w:rsid w:val="00312086"/>
    <w:rsid w:val="003145DF"/>
    <w:rsid w:val="00324E2A"/>
    <w:rsid w:val="00331232"/>
    <w:rsid w:val="00331C8D"/>
    <w:rsid w:val="00341F84"/>
    <w:rsid w:val="003431C6"/>
    <w:rsid w:val="00343F57"/>
    <w:rsid w:val="003516F6"/>
    <w:rsid w:val="00352CE4"/>
    <w:rsid w:val="00355B5D"/>
    <w:rsid w:val="00361DC9"/>
    <w:rsid w:val="00363A35"/>
    <w:rsid w:val="0036468F"/>
    <w:rsid w:val="00365027"/>
    <w:rsid w:val="00367968"/>
    <w:rsid w:val="003716E2"/>
    <w:rsid w:val="003721E1"/>
    <w:rsid w:val="00374003"/>
    <w:rsid w:val="003767C1"/>
    <w:rsid w:val="0038453B"/>
    <w:rsid w:val="003848BA"/>
    <w:rsid w:val="00386A50"/>
    <w:rsid w:val="00395C5B"/>
    <w:rsid w:val="003970E7"/>
    <w:rsid w:val="00397476"/>
    <w:rsid w:val="003975A6"/>
    <w:rsid w:val="003978F1"/>
    <w:rsid w:val="00397B32"/>
    <w:rsid w:val="003A1A47"/>
    <w:rsid w:val="003B54B1"/>
    <w:rsid w:val="003C3584"/>
    <w:rsid w:val="003C491A"/>
    <w:rsid w:val="003C5BBA"/>
    <w:rsid w:val="003D2B98"/>
    <w:rsid w:val="003D5443"/>
    <w:rsid w:val="003E140B"/>
    <w:rsid w:val="003E5719"/>
    <w:rsid w:val="00401933"/>
    <w:rsid w:val="00410394"/>
    <w:rsid w:val="00414397"/>
    <w:rsid w:val="00421E3D"/>
    <w:rsid w:val="004263F8"/>
    <w:rsid w:val="00426510"/>
    <w:rsid w:val="00431F77"/>
    <w:rsid w:val="004333CA"/>
    <w:rsid w:val="00436F3E"/>
    <w:rsid w:val="004377A0"/>
    <w:rsid w:val="00437F90"/>
    <w:rsid w:val="00443DB9"/>
    <w:rsid w:val="00446409"/>
    <w:rsid w:val="0044641C"/>
    <w:rsid w:val="00446F85"/>
    <w:rsid w:val="00460D79"/>
    <w:rsid w:val="00463580"/>
    <w:rsid w:val="004637DD"/>
    <w:rsid w:val="00467E18"/>
    <w:rsid w:val="00471D5E"/>
    <w:rsid w:val="00474543"/>
    <w:rsid w:val="00480686"/>
    <w:rsid w:val="00496A15"/>
    <w:rsid w:val="004A0E81"/>
    <w:rsid w:val="004A4273"/>
    <w:rsid w:val="004A4A02"/>
    <w:rsid w:val="004B0098"/>
    <w:rsid w:val="004B3EB0"/>
    <w:rsid w:val="004B48E3"/>
    <w:rsid w:val="004B5E2F"/>
    <w:rsid w:val="004C1022"/>
    <w:rsid w:val="004C10D9"/>
    <w:rsid w:val="004C2B68"/>
    <w:rsid w:val="004C2D8E"/>
    <w:rsid w:val="004C63E1"/>
    <w:rsid w:val="004C6A7D"/>
    <w:rsid w:val="004D034F"/>
    <w:rsid w:val="004D0AFB"/>
    <w:rsid w:val="004D12BB"/>
    <w:rsid w:val="004D3FB8"/>
    <w:rsid w:val="004D5E53"/>
    <w:rsid w:val="004D6646"/>
    <w:rsid w:val="004E0677"/>
    <w:rsid w:val="004E0D56"/>
    <w:rsid w:val="004E3919"/>
    <w:rsid w:val="004E44B9"/>
    <w:rsid w:val="004F561D"/>
    <w:rsid w:val="0050110D"/>
    <w:rsid w:val="00502714"/>
    <w:rsid w:val="0050641D"/>
    <w:rsid w:val="00507849"/>
    <w:rsid w:val="00512D02"/>
    <w:rsid w:val="005144EE"/>
    <w:rsid w:val="00522152"/>
    <w:rsid w:val="00525ADA"/>
    <w:rsid w:val="00530E0F"/>
    <w:rsid w:val="00533C86"/>
    <w:rsid w:val="005361E1"/>
    <w:rsid w:val="00537EDA"/>
    <w:rsid w:val="00540F5C"/>
    <w:rsid w:val="00541450"/>
    <w:rsid w:val="00542CBC"/>
    <w:rsid w:val="00544629"/>
    <w:rsid w:val="005448EF"/>
    <w:rsid w:val="00554385"/>
    <w:rsid w:val="00555B2D"/>
    <w:rsid w:val="0056254E"/>
    <w:rsid w:val="00567C90"/>
    <w:rsid w:val="00570DB3"/>
    <w:rsid w:val="005766CD"/>
    <w:rsid w:val="00584618"/>
    <w:rsid w:val="005973D5"/>
    <w:rsid w:val="0059764D"/>
    <w:rsid w:val="005A05F8"/>
    <w:rsid w:val="005B7EDE"/>
    <w:rsid w:val="005C0A2E"/>
    <w:rsid w:val="005C72B0"/>
    <w:rsid w:val="005D396E"/>
    <w:rsid w:val="005D7237"/>
    <w:rsid w:val="005E446F"/>
    <w:rsid w:val="005E695A"/>
    <w:rsid w:val="005F030E"/>
    <w:rsid w:val="005F08FD"/>
    <w:rsid w:val="005F3066"/>
    <w:rsid w:val="005F7E72"/>
    <w:rsid w:val="006014A8"/>
    <w:rsid w:val="00603066"/>
    <w:rsid w:val="00603DF5"/>
    <w:rsid w:val="006123A7"/>
    <w:rsid w:val="00616CDE"/>
    <w:rsid w:val="00622321"/>
    <w:rsid w:val="006279A6"/>
    <w:rsid w:val="00643CEC"/>
    <w:rsid w:val="00645BDA"/>
    <w:rsid w:val="00647EB5"/>
    <w:rsid w:val="0065457F"/>
    <w:rsid w:val="00660005"/>
    <w:rsid w:val="00661CC1"/>
    <w:rsid w:val="00664793"/>
    <w:rsid w:val="00666573"/>
    <w:rsid w:val="00673F5E"/>
    <w:rsid w:val="00675201"/>
    <w:rsid w:val="00676012"/>
    <w:rsid w:val="006817AB"/>
    <w:rsid w:val="006828D0"/>
    <w:rsid w:val="00684B5B"/>
    <w:rsid w:val="00687824"/>
    <w:rsid w:val="006A15C0"/>
    <w:rsid w:val="006A2E9B"/>
    <w:rsid w:val="006B25C7"/>
    <w:rsid w:val="006B3B15"/>
    <w:rsid w:val="006B771A"/>
    <w:rsid w:val="006C2268"/>
    <w:rsid w:val="006C2E6A"/>
    <w:rsid w:val="006C773B"/>
    <w:rsid w:val="006D190F"/>
    <w:rsid w:val="006D1D0C"/>
    <w:rsid w:val="006D351F"/>
    <w:rsid w:val="006D55D4"/>
    <w:rsid w:val="006D67F0"/>
    <w:rsid w:val="006E37CA"/>
    <w:rsid w:val="006E6F28"/>
    <w:rsid w:val="006F1D14"/>
    <w:rsid w:val="006F4025"/>
    <w:rsid w:val="006F5AFA"/>
    <w:rsid w:val="00705C43"/>
    <w:rsid w:val="00707245"/>
    <w:rsid w:val="00710821"/>
    <w:rsid w:val="007120AC"/>
    <w:rsid w:val="007138E1"/>
    <w:rsid w:val="007163CD"/>
    <w:rsid w:val="0072333B"/>
    <w:rsid w:val="00723874"/>
    <w:rsid w:val="00723E4C"/>
    <w:rsid w:val="007272A2"/>
    <w:rsid w:val="007335A9"/>
    <w:rsid w:val="007363C5"/>
    <w:rsid w:val="00736541"/>
    <w:rsid w:val="0074179C"/>
    <w:rsid w:val="007438A7"/>
    <w:rsid w:val="00750AF9"/>
    <w:rsid w:val="00754891"/>
    <w:rsid w:val="007600BC"/>
    <w:rsid w:val="007619C0"/>
    <w:rsid w:val="0076526E"/>
    <w:rsid w:val="00776C1C"/>
    <w:rsid w:val="00783D2F"/>
    <w:rsid w:val="00784175"/>
    <w:rsid w:val="007933EA"/>
    <w:rsid w:val="007959F8"/>
    <w:rsid w:val="007A0AD2"/>
    <w:rsid w:val="007A158B"/>
    <w:rsid w:val="007A41B1"/>
    <w:rsid w:val="007A4E41"/>
    <w:rsid w:val="007A7316"/>
    <w:rsid w:val="007C66C5"/>
    <w:rsid w:val="007D05A1"/>
    <w:rsid w:val="007D09BC"/>
    <w:rsid w:val="007D2035"/>
    <w:rsid w:val="007D3DBA"/>
    <w:rsid w:val="007D53BA"/>
    <w:rsid w:val="007E0CDF"/>
    <w:rsid w:val="007E3B0A"/>
    <w:rsid w:val="007E4FA0"/>
    <w:rsid w:val="007E6E9A"/>
    <w:rsid w:val="00806179"/>
    <w:rsid w:val="00807D86"/>
    <w:rsid w:val="00810ACE"/>
    <w:rsid w:val="00817638"/>
    <w:rsid w:val="008206E5"/>
    <w:rsid w:val="00827421"/>
    <w:rsid w:val="00831F16"/>
    <w:rsid w:val="00840752"/>
    <w:rsid w:val="0084112D"/>
    <w:rsid w:val="00841FF8"/>
    <w:rsid w:val="00846411"/>
    <w:rsid w:val="00850CC2"/>
    <w:rsid w:val="0086080D"/>
    <w:rsid w:val="008609DB"/>
    <w:rsid w:val="00873105"/>
    <w:rsid w:val="00875C00"/>
    <w:rsid w:val="00882598"/>
    <w:rsid w:val="00886388"/>
    <w:rsid w:val="008903D2"/>
    <w:rsid w:val="0089271B"/>
    <w:rsid w:val="00894B43"/>
    <w:rsid w:val="0089773B"/>
    <w:rsid w:val="008A6255"/>
    <w:rsid w:val="008C0B03"/>
    <w:rsid w:val="008C3208"/>
    <w:rsid w:val="008C3F5A"/>
    <w:rsid w:val="008D3F14"/>
    <w:rsid w:val="008D7B69"/>
    <w:rsid w:val="008E5854"/>
    <w:rsid w:val="008E5AD7"/>
    <w:rsid w:val="008E7B7B"/>
    <w:rsid w:val="008F141F"/>
    <w:rsid w:val="008F35EC"/>
    <w:rsid w:val="00902CE9"/>
    <w:rsid w:val="00904578"/>
    <w:rsid w:val="00906CC6"/>
    <w:rsid w:val="00906D94"/>
    <w:rsid w:val="00912458"/>
    <w:rsid w:val="00912A4F"/>
    <w:rsid w:val="00921B17"/>
    <w:rsid w:val="00922004"/>
    <w:rsid w:val="00922E60"/>
    <w:rsid w:val="00934A8A"/>
    <w:rsid w:val="0094057D"/>
    <w:rsid w:val="0095191E"/>
    <w:rsid w:val="00962FCD"/>
    <w:rsid w:val="00965D6B"/>
    <w:rsid w:val="009760F1"/>
    <w:rsid w:val="00985CEE"/>
    <w:rsid w:val="00986BA1"/>
    <w:rsid w:val="009A617C"/>
    <w:rsid w:val="009B358C"/>
    <w:rsid w:val="009C040E"/>
    <w:rsid w:val="009C06FE"/>
    <w:rsid w:val="009C51AE"/>
    <w:rsid w:val="009C6601"/>
    <w:rsid w:val="009D312C"/>
    <w:rsid w:val="009E088F"/>
    <w:rsid w:val="009E1C93"/>
    <w:rsid w:val="009E3FF0"/>
    <w:rsid w:val="009E5538"/>
    <w:rsid w:val="009E698A"/>
    <w:rsid w:val="009F00E8"/>
    <w:rsid w:val="009F61F7"/>
    <w:rsid w:val="00A00FD8"/>
    <w:rsid w:val="00A039F2"/>
    <w:rsid w:val="00A04CD0"/>
    <w:rsid w:val="00A04E0D"/>
    <w:rsid w:val="00A07912"/>
    <w:rsid w:val="00A10604"/>
    <w:rsid w:val="00A10EE1"/>
    <w:rsid w:val="00A11A38"/>
    <w:rsid w:val="00A14BBF"/>
    <w:rsid w:val="00A1578E"/>
    <w:rsid w:val="00A27BCA"/>
    <w:rsid w:val="00A30C68"/>
    <w:rsid w:val="00A31AAB"/>
    <w:rsid w:val="00A33A41"/>
    <w:rsid w:val="00A35A19"/>
    <w:rsid w:val="00A36D37"/>
    <w:rsid w:val="00A41298"/>
    <w:rsid w:val="00A42EDF"/>
    <w:rsid w:val="00A4447F"/>
    <w:rsid w:val="00A4474D"/>
    <w:rsid w:val="00A4595A"/>
    <w:rsid w:val="00A47181"/>
    <w:rsid w:val="00A55C51"/>
    <w:rsid w:val="00A61BC9"/>
    <w:rsid w:val="00A71D2F"/>
    <w:rsid w:val="00A81F2E"/>
    <w:rsid w:val="00A829EC"/>
    <w:rsid w:val="00A8510F"/>
    <w:rsid w:val="00A87A5C"/>
    <w:rsid w:val="00A9361A"/>
    <w:rsid w:val="00A9446F"/>
    <w:rsid w:val="00AA108A"/>
    <w:rsid w:val="00AA75C5"/>
    <w:rsid w:val="00AB25FD"/>
    <w:rsid w:val="00AB414C"/>
    <w:rsid w:val="00AB70FC"/>
    <w:rsid w:val="00AD23D3"/>
    <w:rsid w:val="00AD277B"/>
    <w:rsid w:val="00AD696E"/>
    <w:rsid w:val="00AD7579"/>
    <w:rsid w:val="00AE42B7"/>
    <w:rsid w:val="00AE42D0"/>
    <w:rsid w:val="00AE5D35"/>
    <w:rsid w:val="00AE638E"/>
    <w:rsid w:val="00AF0EF3"/>
    <w:rsid w:val="00B01906"/>
    <w:rsid w:val="00B01C83"/>
    <w:rsid w:val="00B02CA7"/>
    <w:rsid w:val="00B03AFF"/>
    <w:rsid w:val="00B04D68"/>
    <w:rsid w:val="00B071C8"/>
    <w:rsid w:val="00B15468"/>
    <w:rsid w:val="00B2783C"/>
    <w:rsid w:val="00B27959"/>
    <w:rsid w:val="00B40062"/>
    <w:rsid w:val="00B457AA"/>
    <w:rsid w:val="00B501CC"/>
    <w:rsid w:val="00B50632"/>
    <w:rsid w:val="00B51B82"/>
    <w:rsid w:val="00B52CE5"/>
    <w:rsid w:val="00B55F1B"/>
    <w:rsid w:val="00B70E1C"/>
    <w:rsid w:val="00B73427"/>
    <w:rsid w:val="00B73608"/>
    <w:rsid w:val="00B758A0"/>
    <w:rsid w:val="00B819F5"/>
    <w:rsid w:val="00B83428"/>
    <w:rsid w:val="00B84352"/>
    <w:rsid w:val="00B872A0"/>
    <w:rsid w:val="00B87B5E"/>
    <w:rsid w:val="00B92EA0"/>
    <w:rsid w:val="00B936C5"/>
    <w:rsid w:val="00B9437C"/>
    <w:rsid w:val="00B94F1F"/>
    <w:rsid w:val="00B959DA"/>
    <w:rsid w:val="00BA0A14"/>
    <w:rsid w:val="00BA4522"/>
    <w:rsid w:val="00BA553F"/>
    <w:rsid w:val="00BA6D49"/>
    <w:rsid w:val="00BC1CD8"/>
    <w:rsid w:val="00BC4AE4"/>
    <w:rsid w:val="00BC56BA"/>
    <w:rsid w:val="00BE2097"/>
    <w:rsid w:val="00BE761F"/>
    <w:rsid w:val="00BF653D"/>
    <w:rsid w:val="00BF7262"/>
    <w:rsid w:val="00C05C11"/>
    <w:rsid w:val="00C06421"/>
    <w:rsid w:val="00C07A21"/>
    <w:rsid w:val="00C214E4"/>
    <w:rsid w:val="00C23C9E"/>
    <w:rsid w:val="00C2663D"/>
    <w:rsid w:val="00C30D12"/>
    <w:rsid w:val="00C33EBE"/>
    <w:rsid w:val="00C364E0"/>
    <w:rsid w:val="00C40B5D"/>
    <w:rsid w:val="00C41578"/>
    <w:rsid w:val="00C4298B"/>
    <w:rsid w:val="00C51B2D"/>
    <w:rsid w:val="00C51DA2"/>
    <w:rsid w:val="00C55D05"/>
    <w:rsid w:val="00C5768F"/>
    <w:rsid w:val="00C577B2"/>
    <w:rsid w:val="00C602B4"/>
    <w:rsid w:val="00C60C01"/>
    <w:rsid w:val="00C6126E"/>
    <w:rsid w:val="00C64F51"/>
    <w:rsid w:val="00C65FFE"/>
    <w:rsid w:val="00C837DC"/>
    <w:rsid w:val="00C8579B"/>
    <w:rsid w:val="00CA3450"/>
    <w:rsid w:val="00CA4488"/>
    <w:rsid w:val="00CA6FA8"/>
    <w:rsid w:val="00CB0E0D"/>
    <w:rsid w:val="00CB4309"/>
    <w:rsid w:val="00CB6931"/>
    <w:rsid w:val="00CC17DA"/>
    <w:rsid w:val="00CC30FF"/>
    <w:rsid w:val="00CC433A"/>
    <w:rsid w:val="00CC4B76"/>
    <w:rsid w:val="00CD1A44"/>
    <w:rsid w:val="00CF3A54"/>
    <w:rsid w:val="00D02378"/>
    <w:rsid w:val="00D06659"/>
    <w:rsid w:val="00D12D2F"/>
    <w:rsid w:val="00D153B2"/>
    <w:rsid w:val="00D157F9"/>
    <w:rsid w:val="00D2091C"/>
    <w:rsid w:val="00D24E23"/>
    <w:rsid w:val="00D2563A"/>
    <w:rsid w:val="00D2670E"/>
    <w:rsid w:val="00D360F4"/>
    <w:rsid w:val="00D37A68"/>
    <w:rsid w:val="00D4135B"/>
    <w:rsid w:val="00D418E2"/>
    <w:rsid w:val="00D447BE"/>
    <w:rsid w:val="00D5284E"/>
    <w:rsid w:val="00D571B7"/>
    <w:rsid w:val="00D600FD"/>
    <w:rsid w:val="00D704F4"/>
    <w:rsid w:val="00D7270A"/>
    <w:rsid w:val="00D74E6D"/>
    <w:rsid w:val="00D75C68"/>
    <w:rsid w:val="00D75E2B"/>
    <w:rsid w:val="00D828AB"/>
    <w:rsid w:val="00D85442"/>
    <w:rsid w:val="00D85B54"/>
    <w:rsid w:val="00D870C5"/>
    <w:rsid w:val="00D875A8"/>
    <w:rsid w:val="00D91614"/>
    <w:rsid w:val="00D91A35"/>
    <w:rsid w:val="00D976AF"/>
    <w:rsid w:val="00DA38C1"/>
    <w:rsid w:val="00DA7F85"/>
    <w:rsid w:val="00DB1611"/>
    <w:rsid w:val="00DB619A"/>
    <w:rsid w:val="00DB6955"/>
    <w:rsid w:val="00DB74A3"/>
    <w:rsid w:val="00DB7BD2"/>
    <w:rsid w:val="00DC3465"/>
    <w:rsid w:val="00DC4B75"/>
    <w:rsid w:val="00DC4BED"/>
    <w:rsid w:val="00DC5215"/>
    <w:rsid w:val="00DD43D3"/>
    <w:rsid w:val="00DD545A"/>
    <w:rsid w:val="00DE0262"/>
    <w:rsid w:val="00DE2C42"/>
    <w:rsid w:val="00DE3876"/>
    <w:rsid w:val="00DE6D7A"/>
    <w:rsid w:val="00DF0FAA"/>
    <w:rsid w:val="00DF1237"/>
    <w:rsid w:val="00DF5142"/>
    <w:rsid w:val="00DF54AC"/>
    <w:rsid w:val="00DF5E54"/>
    <w:rsid w:val="00E004FF"/>
    <w:rsid w:val="00E0370F"/>
    <w:rsid w:val="00E03D5F"/>
    <w:rsid w:val="00E04091"/>
    <w:rsid w:val="00E06254"/>
    <w:rsid w:val="00E0738C"/>
    <w:rsid w:val="00E10D64"/>
    <w:rsid w:val="00E1119D"/>
    <w:rsid w:val="00E11A41"/>
    <w:rsid w:val="00E131A5"/>
    <w:rsid w:val="00E141B4"/>
    <w:rsid w:val="00E17EE9"/>
    <w:rsid w:val="00E17F1D"/>
    <w:rsid w:val="00E21814"/>
    <w:rsid w:val="00E330BB"/>
    <w:rsid w:val="00E33779"/>
    <w:rsid w:val="00E43C50"/>
    <w:rsid w:val="00E44955"/>
    <w:rsid w:val="00E551F5"/>
    <w:rsid w:val="00E6064D"/>
    <w:rsid w:val="00E61667"/>
    <w:rsid w:val="00E623CC"/>
    <w:rsid w:val="00E625A7"/>
    <w:rsid w:val="00E752FD"/>
    <w:rsid w:val="00E832FB"/>
    <w:rsid w:val="00E834CC"/>
    <w:rsid w:val="00E86C03"/>
    <w:rsid w:val="00E91B29"/>
    <w:rsid w:val="00E94822"/>
    <w:rsid w:val="00EA46CF"/>
    <w:rsid w:val="00EA551F"/>
    <w:rsid w:val="00EB0E69"/>
    <w:rsid w:val="00EB1008"/>
    <w:rsid w:val="00EB249D"/>
    <w:rsid w:val="00EB355F"/>
    <w:rsid w:val="00EC2CBF"/>
    <w:rsid w:val="00EC5D43"/>
    <w:rsid w:val="00ED6528"/>
    <w:rsid w:val="00EE1CED"/>
    <w:rsid w:val="00EE1EA3"/>
    <w:rsid w:val="00EE3CC7"/>
    <w:rsid w:val="00EE469D"/>
    <w:rsid w:val="00EE4C9D"/>
    <w:rsid w:val="00EF0A01"/>
    <w:rsid w:val="00EF3BCB"/>
    <w:rsid w:val="00EF40FB"/>
    <w:rsid w:val="00EF605A"/>
    <w:rsid w:val="00F02A19"/>
    <w:rsid w:val="00F06E11"/>
    <w:rsid w:val="00F1185A"/>
    <w:rsid w:val="00F11CD5"/>
    <w:rsid w:val="00F16E10"/>
    <w:rsid w:val="00F21B16"/>
    <w:rsid w:val="00F255C3"/>
    <w:rsid w:val="00F30486"/>
    <w:rsid w:val="00F32A9A"/>
    <w:rsid w:val="00F40855"/>
    <w:rsid w:val="00F42330"/>
    <w:rsid w:val="00F522C3"/>
    <w:rsid w:val="00F52570"/>
    <w:rsid w:val="00F53C39"/>
    <w:rsid w:val="00F6164D"/>
    <w:rsid w:val="00F62E0D"/>
    <w:rsid w:val="00F63904"/>
    <w:rsid w:val="00F64BA3"/>
    <w:rsid w:val="00F71E48"/>
    <w:rsid w:val="00F72E3E"/>
    <w:rsid w:val="00F7406A"/>
    <w:rsid w:val="00F837DE"/>
    <w:rsid w:val="00F844C4"/>
    <w:rsid w:val="00F95569"/>
    <w:rsid w:val="00F96A97"/>
    <w:rsid w:val="00FA13AC"/>
    <w:rsid w:val="00FA1587"/>
    <w:rsid w:val="00FB48EB"/>
    <w:rsid w:val="00FB610F"/>
    <w:rsid w:val="00FB621C"/>
    <w:rsid w:val="00FC1C16"/>
    <w:rsid w:val="00FC37FE"/>
    <w:rsid w:val="00FC638B"/>
    <w:rsid w:val="00FC6AAD"/>
    <w:rsid w:val="00FD2848"/>
    <w:rsid w:val="00FD3A9C"/>
    <w:rsid w:val="00FD3D7C"/>
    <w:rsid w:val="00FD5D02"/>
    <w:rsid w:val="00FE1740"/>
    <w:rsid w:val="00FE284D"/>
    <w:rsid w:val="00FF265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066"/>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32019</Words>
  <Characters>166499</Characters>
  <Application>Microsoft Office Word</Application>
  <DocSecurity>0</DocSecurity>
  <Lines>5549</Lines>
  <Paragraphs>1711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Owen Lewis</cp:lastModifiedBy>
  <cp:revision>80</cp:revision>
  <dcterms:created xsi:type="dcterms:W3CDTF">2020-06-23T20:42:00Z</dcterms:created>
  <dcterms:modified xsi:type="dcterms:W3CDTF">2020-06-24T13:05:00Z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