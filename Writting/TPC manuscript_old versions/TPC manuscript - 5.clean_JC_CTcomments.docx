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41FA59" w14:textId="75D7FEC3" w:rsidR="004A4273" w:rsidRDefault="00F1790D" w:rsidP="007C1BC4">
      <w:pPr>
        <w:rPr>
          <w:rFonts w:ascii="Arial" w:hAnsi="Arial" w:cs="Arial"/>
          <w:b/>
          <w:bCs/>
          <w:lang w:val="en-US"/>
        </w:rPr>
      </w:pPr>
      <w:commentRangeStart w:id="0"/>
      <w:r w:rsidRPr="007F05C5">
        <w:rPr>
          <w:rFonts w:ascii="Arial" w:hAnsi="Arial" w:cs="Arial"/>
          <w:b/>
          <w:bCs/>
          <w:lang w:val="en-US"/>
        </w:rPr>
        <w:t>Small difference</w:t>
      </w:r>
      <w:r w:rsidR="00846F63">
        <w:rPr>
          <w:rFonts w:ascii="Arial" w:hAnsi="Arial" w:cs="Arial"/>
          <w:b/>
          <w:bCs/>
          <w:lang w:val="en-US"/>
        </w:rPr>
        <w:t>s</w:t>
      </w:r>
      <w:r w:rsidRPr="007F05C5">
        <w:rPr>
          <w:rFonts w:ascii="Arial" w:hAnsi="Arial" w:cs="Arial"/>
          <w:b/>
          <w:bCs/>
          <w:lang w:val="en-US"/>
        </w:rPr>
        <w:t xml:space="preserve"> in upper thermal limit and competition structure </w:t>
      </w:r>
      <w:r w:rsidR="002536D8" w:rsidRPr="002536D8">
        <w:rPr>
          <w:rFonts w:ascii="Arial" w:hAnsi="Arial" w:cs="Arial"/>
          <w:b/>
          <w:bCs/>
          <w:i/>
          <w:iCs/>
          <w:lang w:val="en-US"/>
        </w:rPr>
        <w:t>Drosophila</w:t>
      </w:r>
      <w:r w:rsidRPr="007F05C5">
        <w:rPr>
          <w:rFonts w:ascii="Arial" w:hAnsi="Arial" w:cs="Arial"/>
          <w:b/>
          <w:bCs/>
          <w:lang w:val="en-US"/>
        </w:rPr>
        <w:t xml:space="preserve"> distribution</w:t>
      </w:r>
      <w:r w:rsidR="00846F63">
        <w:rPr>
          <w:rFonts w:ascii="Arial" w:hAnsi="Arial" w:cs="Arial"/>
          <w:b/>
          <w:bCs/>
          <w:lang w:val="en-US"/>
        </w:rPr>
        <w:t>s</w:t>
      </w:r>
      <w:r w:rsidRPr="007F05C5">
        <w:rPr>
          <w:rFonts w:ascii="Arial" w:hAnsi="Arial" w:cs="Arial"/>
          <w:b/>
          <w:bCs/>
          <w:lang w:val="en-US"/>
        </w:rPr>
        <w:t xml:space="preserve"> along a tropical </w:t>
      </w:r>
      <w:r w:rsidR="00846F63">
        <w:rPr>
          <w:rFonts w:ascii="Arial" w:hAnsi="Arial" w:cs="Arial"/>
          <w:b/>
          <w:bCs/>
          <w:lang w:val="en-US"/>
        </w:rPr>
        <w:t>elevation</w:t>
      </w:r>
      <w:r w:rsidR="00020BAE">
        <w:rPr>
          <w:rFonts w:ascii="Arial" w:hAnsi="Arial" w:cs="Arial"/>
          <w:b/>
          <w:bCs/>
          <w:lang w:val="en-US"/>
        </w:rPr>
        <w:t>al</w:t>
      </w:r>
      <w:r w:rsidRPr="007F05C5">
        <w:rPr>
          <w:rFonts w:ascii="Arial" w:hAnsi="Arial" w:cs="Arial"/>
          <w:b/>
          <w:bCs/>
          <w:lang w:val="en-US"/>
        </w:rPr>
        <w:t xml:space="preserve"> gradient</w:t>
      </w:r>
      <w:commentRangeEnd w:id="0"/>
      <w:r w:rsidR="00B91471">
        <w:rPr>
          <w:rStyle w:val="CommentReference"/>
          <w:rFonts w:asciiTheme="minorHAnsi" w:eastAsiaTheme="minorHAnsi" w:hAnsiTheme="minorHAnsi" w:cstheme="minorBidi"/>
          <w:lang w:eastAsia="en-US"/>
        </w:rPr>
        <w:commentReference w:id="0"/>
      </w:r>
    </w:p>
    <w:p w14:paraId="39C64EC5" w14:textId="77777777" w:rsidR="00A831C3" w:rsidRPr="007F05C5" w:rsidRDefault="00A831C3" w:rsidP="007C1BC4">
      <w:pPr>
        <w:rPr>
          <w:rFonts w:ascii="Arial" w:hAnsi="Arial" w:cs="Arial"/>
          <w:b/>
          <w:bCs/>
          <w:lang w:val="en-US"/>
        </w:rPr>
      </w:pPr>
    </w:p>
    <w:p w14:paraId="561F1C9B" w14:textId="5890993B" w:rsidR="003421EC" w:rsidRDefault="00C23E58" w:rsidP="007C1BC4">
      <w:pPr>
        <w:rPr>
          <w:rFonts w:ascii="Arial" w:hAnsi="Arial" w:cs="Arial"/>
          <w:lang w:val="en-US"/>
        </w:rPr>
      </w:pPr>
      <w:r>
        <w:rPr>
          <w:rFonts w:ascii="Arial" w:hAnsi="Arial" w:cs="Arial"/>
          <w:b/>
          <w:bCs/>
          <w:lang w:val="en-US"/>
        </w:rPr>
        <w:t xml:space="preserve">Running title: </w:t>
      </w:r>
      <w:r w:rsidR="00CB1BB7">
        <w:rPr>
          <w:rFonts w:ascii="Arial" w:hAnsi="Arial" w:cs="Arial"/>
          <w:lang w:val="en-US"/>
        </w:rPr>
        <w:t xml:space="preserve">abiotic and biotic </w:t>
      </w:r>
      <w:r w:rsidR="004868C2">
        <w:rPr>
          <w:rFonts w:ascii="Arial" w:hAnsi="Arial" w:cs="Arial"/>
          <w:lang w:val="en-US"/>
        </w:rPr>
        <w:t>regulator</w:t>
      </w:r>
      <w:r w:rsidR="00AF4E44">
        <w:rPr>
          <w:rFonts w:ascii="Arial" w:hAnsi="Arial" w:cs="Arial"/>
          <w:lang w:val="en-US"/>
        </w:rPr>
        <w:t>s</w:t>
      </w:r>
      <w:r w:rsidR="00CB1BB7">
        <w:rPr>
          <w:rFonts w:ascii="Arial" w:hAnsi="Arial" w:cs="Arial"/>
          <w:lang w:val="en-US"/>
        </w:rPr>
        <w:t xml:space="preserve"> of</w:t>
      </w:r>
      <w:r w:rsidRPr="00C23E58">
        <w:rPr>
          <w:rFonts w:ascii="Arial" w:hAnsi="Arial" w:cs="Arial"/>
          <w:lang w:val="en-US"/>
        </w:rPr>
        <w:t xml:space="preserve"> distribution</w:t>
      </w:r>
    </w:p>
    <w:p w14:paraId="2F266761" w14:textId="77777777" w:rsidR="00C23E58" w:rsidRPr="007F05C5" w:rsidRDefault="00C23E58" w:rsidP="007C1BC4">
      <w:pPr>
        <w:rPr>
          <w:rFonts w:ascii="Arial" w:hAnsi="Arial" w:cs="Arial"/>
          <w:b/>
          <w:bCs/>
          <w:lang w:val="en-US"/>
        </w:rPr>
      </w:pPr>
    </w:p>
    <w:p w14:paraId="1519C0A8" w14:textId="76EFFEA0" w:rsidR="00E23278" w:rsidRPr="007F05C5" w:rsidRDefault="00502714" w:rsidP="007C1BC4">
      <w:pPr>
        <w:rPr>
          <w:rFonts w:ascii="Arial" w:hAnsi="Arial" w:cs="Arial"/>
          <w:lang w:val="en-US"/>
        </w:rPr>
      </w:pPr>
      <w:r w:rsidRPr="007F05C5">
        <w:rPr>
          <w:rFonts w:ascii="Arial" w:hAnsi="Arial" w:cs="Arial"/>
          <w:b/>
          <w:bCs/>
          <w:lang w:val="en-US"/>
        </w:rPr>
        <w:t>Authors</w:t>
      </w:r>
      <w:r w:rsidRPr="007F05C5">
        <w:rPr>
          <w:rFonts w:ascii="Arial" w:hAnsi="Arial" w:cs="Arial"/>
          <w:lang w:val="en-US"/>
        </w:rPr>
        <w:t>:</w:t>
      </w:r>
    </w:p>
    <w:p w14:paraId="1D7D4497" w14:textId="6D4CC676" w:rsidR="00E23278" w:rsidRPr="007F05C5" w:rsidRDefault="00502714" w:rsidP="007C1BC4">
      <w:pPr>
        <w:rPr>
          <w:rFonts w:ascii="Arial" w:hAnsi="Arial" w:cs="Arial"/>
        </w:rPr>
      </w:pPr>
      <w:proofErr w:type="spellStart"/>
      <w:r w:rsidRPr="007F05C5">
        <w:rPr>
          <w:rFonts w:ascii="Arial" w:hAnsi="Arial" w:cs="Arial"/>
          <w:lang w:val="en-US"/>
        </w:rPr>
        <w:t>Jinlin</w:t>
      </w:r>
      <w:proofErr w:type="spellEnd"/>
      <w:r w:rsidRPr="007F05C5">
        <w:rPr>
          <w:rFonts w:ascii="Arial" w:hAnsi="Arial" w:cs="Arial"/>
          <w:lang w:val="en-US"/>
        </w:rPr>
        <w:t xml:space="preserve"> Chen</w:t>
      </w:r>
      <w:r w:rsidR="00E23278" w:rsidRPr="007F05C5">
        <w:rPr>
          <w:rFonts w:ascii="Arial" w:hAnsi="Arial" w:cs="Arial"/>
          <w:vertAlign w:val="superscript"/>
          <w:lang w:val="en-US"/>
        </w:rPr>
        <w:t>1</w:t>
      </w:r>
      <w:r w:rsidR="00E23278" w:rsidRPr="007F05C5">
        <w:rPr>
          <w:rFonts w:ascii="Arial" w:hAnsi="Arial" w:cs="Arial"/>
          <w:lang w:val="en-US"/>
        </w:rPr>
        <w:t xml:space="preserve"> </w:t>
      </w:r>
      <w:r w:rsidR="00E23278" w:rsidRPr="007F05C5">
        <w:rPr>
          <w:rStyle w:val="orcid-id-https"/>
          <w:rFonts w:ascii="Arial" w:hAnsi="Arial" w:cs="Arial"/>
        </w:rPr>
        <w:t>0000-0002-0626-9938</w:t>
      </w:r>
    </w:p>
    <w:p w14:paraId="412D738F" w14:textId="1BB8118E" w:rsidR="009C6601" w:rsidRPr="007F05C5" w:rsidRDefault="00502714" w:rsidP="007C1BC4">
      <w:pPr>
        <w:rPr>
          <w:rFonts w:ascii="Arial" w:hAnsi="Arial" w:cs="Arial"/>
        </w:rPr>
      </w:pPr>
      <w:r w:rsidRPr="007F05C5">
        <w:rPr>
          <w:rFonts w:ascii="Arial" w:hAnsi="Arial" w:cs="Arial"/>
          <w:lang w:val="en-US"/>
        </w:rPr>
        <w:t>Owen T. Lewis</w:t>
      </w:r>
      <w:r w:rsidR="00E23278" w:rsidRPr="007F05C5">
        <w:rPr>
          <w:rFonts w:ascii="Arial" w:hAnsi="Arial" w:cs="Arial"/>
          <w:vertAlign w:val="superscript"/>
          <w:lang w:val="en-US"/>
        </w:rPr>
        <w:t>1</w:t>
      </w:r>
      <w:r w:rsidR="00E23278" w:rsidRPr="007F05C5">
        <w:rPr>
          <w:rFonts w:ascii="Arial" w:hAnsi="Arial" w:cs="Arial"/>
          <w:lang w:val="en-US"/>
        </w:rPr>
        <w:t xml:space="preserve"> </w:t>
      </w:r>
      <w:r w:rsidR="00E23278" w:rsidRPr="007F05C5">
        <w:rPr>
          <w:rFonts w:ascii="Arial" w:hAnsi="Arial" w:cs="Arial"/>
        </w:rPr>
        <w:t>0000-0001-7935-6111</w:t>
      </w:r>
    </w:p>
    <w:p w14:paraId="56A755BB" w14:textId="70083D7A" w:rsidR="00E23278" w:rsidRPr="007F05C5" w:rsidRDefault="00E23278" w:rsidP="007C1BC4">
      <w:pPr>
        <w:pStyle w:val="ListParagraph"/>
        <w:numPr>
          <w:ilvl w:val="0"/>
          <w:numId w:val="19"/>
        </w:numPr>
        <w:spacing w:line="259" w:lineRule="auto"/>
        <w:rPr>
          <w:rFonts w:ascii="Arial" w:hAnsi="Arial" w:cs="Arial"/>
        </w:rPr>
      </w:pPr>
      <w:r w:rsidRPr="007F05C5">
        <w:rPr>
          <w:rFonts w:ascii="Arial" w:hAnsi="Arial" w:cs="Arial"/>
        </w:rPr>
        <w:t>Department of Zoology, University of Oxford</w:t>
      </w:r>
    </w:p>
    <w:p w14:paraId="67A96933" w14:textId="77777777" w:rsidR="00174930" w:rsidRPr="007F05C5" w:rsidRDefault="00174930" w:rsidP="007C1BC4">
      <w:pPr>
        <w:rPr>
          <w:rFonts w:ascii="Arial" w:hAnsi="Arial" w:cs="Arial"/>
          <w:lang w:val="en-US"/>
        </w:rPr>
      </w:pPr>
    </w:p>
    <w:p w14:paraId="62E2E413" w14:textId="072B6D2E" w:rsidR="006F7D5C" w:rsidRPr="007F05C5" w:rsidRDefault="00DC5A0D" w:rsidP="007C1BC4">
      <w:pPr>
        <w:rPr>
          <w:rFonts w:ascii="Arial" w:hAnsi="Arial" w:cs="Arial"/>
          <w:lang w:val="en-US"/>
        </w:rPr>
      </w:pPr>
      <w:r w:rsidRPr="007F05C5">
        <w:rPr>
          <w:rFonts w:ascii="Arial" w:hAnsi="Arial" w:cs="Arial"/>
          <w:b/>
          <w:bCs/>
          <w:lang w:val="en-US"/>
        </w:rPr>
        <w:t>Author Contributions</w:t>
      </w:r>
      <w:r w:rsidRPr="007F05C5">
        <w:rPr>
          <w:rFonts w:ascii="Arial" w:hAnsi="Arial" w:cs="Arial"/>
          <w:lang w:val="en-US"/>
        </w:rPr>
        <w:t>:</w:t>
      </w:r>
    </w:p>
    <w:p w14:paraId="29A61B00" w14:textId="28083AEE" w:rsidR="006C154E" w:rsidRPr="007F05C5" w:rsidRDefault="00DC5A0D" w:rsidP="007C1BC4">
      <w:pPr>
        <w:ind w:firstLine="720"/>
        <w:rPr>
          <w:rFonts w:ascii="Arial" w:hAnsi="Arial" w:cs="Arial"/>
          <w:lang w:val="en-US"/>
        </w:rPr>
      </w:pPr>
      <w:r w:rsidRPr="007F05C5">
        <w:rPr>
          <w:rFonts w:ascii="Arial" w:hAnsi="Arial" w:cs="Arial"/>
          <w:lang w:val="en-US"/>
        </w:rPr>
        <w:t>JC and OTL both contributed to the development of ideas. JC designed and conducted the experimental work. JC analyzed the results and led the writing of the manuscript. OTL contributed to the writing.</w:t>
      </w:r>
    </w:p>
    <w:p w14:paraId="333498B3" w14:textId="77777777" w:rsidR="006F7D5C" w:rsidRPr="007F05C5" w:rsidRDefault="006F7D5C" w:rsidP="007C1BC4">
      <w:pPr>
        <w:rPr>
          <w:rFonts w:ascii="Arial" w:hAnsi="Arial" w:cs="Arial"/>
          <w:lang w:val="en-US"/>
        </w:rPr>
      </w:pPr>
    </w:p>
    <w:p w14:paraId="17E0FCED" w14:textId="5EC97F4C" w:rsidR="006F7D5C" w:rsidRPr="007F05C5" w:rsidRDefault="00174930" w:rsidP="007C1BC4">
      <w:pPr>
        <w:rPr>
          <w:rFonts w:ascii="Arial" w:hAnsi="Arial" w:cs="Arial"/>
          <w:lang w:val="en-US"/>
        </w:rPr>
      </w:pPr>
      <w:r w:rsidRPr="007F05C5">
        <w:rPr>
          <w:rFonts w:ascii="Arial" w:hAnsi="Arial" w:cs="Arial"/>
          <w:b/>
          <w:bCs/>
          <w:lang w:val="en-US"/>
        </w:rPr>
        <w:t>Funding</w:t>
      </w:r>
      <w:r w:rsidRPr="007F05C5">
        <w:rPr>
          <w:rFonts w:ascii="Arial" w:hAnsi="Arial" w:cs="Arial"/>
          <w:lang w:val="en-US"/>
        </w:rPr>
        <w:t>:</w:t>
      </w:r>
    </w:p>
    <w:p w14:paraId="77DECD9E" w14:textId="73256158" w:rsidR="00174930" w:rsidRPr="007F05C5" w:rsidRDefault="00174930" w:rsidP="007C1BC4">
      <w:pPr>
        <w:ind w:firstLine="720"/>
        <w:rPr>
          <w:rFonts w:ascii="Arial" w:hAnsi="Arial" w:cs="Arial"/>
          <w:lang w:val="en-US"/>
        </w:rPr>
      </w:pPr>
      <w:r w:rsidRPr="007F05C5">
        <w:rPr>
          <w:rFonts w:ascii="Arial" w:hAnsi="Arial" w:cs="Arial"/>
          <w:lang w:val="en-US"/>
        </w:rPr>
        <w:t xml:space="preserve">The work was supported by </w:t>
      </w:r>
      <w:r w:rsidR="00313720">
        <w:rPr>
          <w:rFonts w:ascii="Arial" w:hAnsi="Arial" w:cs="Arial"/>
          <w:lang w:val="en-US"/>
        </w:rPr>
        <w:t xml:space="preserve">the </w:t>
      </w:r>
      <w:r w:rsidRPr="007F05C5">
        <w:rPr>
          <w:rFonts w:ascii="Arial" w:hAnsi="Arial" w:cs="Arial"/>
          <w:lang w:val="en-US"/>
        </w:rPr>
        <w:t>NERC grant NE/N010221/1 to OTL and the tuition grant from the China Scholarship Council to JC.</w:t>
      </w:r>
    </w:p>
    <w:p w14:paraId="53079D30" w14:textId="77777777" w:rsidR="006F7D5C" w:rsidRPr="007F05C5" w:rsidRDefault="006F7D5C" w:rsidP="007C1BC4">
      <w:pPr>
        <w:rPr>
          <w:rFonts w:ascii="Arial" w:hAnsi="Arial" w:cs="Arial"/>
          <w:lang w:val="en-US"/>
        </w:rPr>
      </w:pPr>
    </w:p>
    <w:p w14:paraId="325E8B2C" w14:textId="7C146BE5" w:rsidR="006F7D5C" w:rsidRPr="007F05C5" w:rsidRDefault="00174930" w:rsidP="007C1BC4">
      <w:pPr>
        <w:rPr>
          <w:rFonts w:ascii="Arial" w:hAnsi="Arial" w:cs="Arial"/>
          <w:lang w:val="en-US"/>
        </w:rPr>
      </w:pPr>
      <w:r w:rsidRPr="007F05C5">
        <w:rPr>
          <w:rFonts w:ascii="Arial" w:hAnsi="Arial" w:cs="Arial"/>
          <w:b/>
          <w:bCs/>
          <w:lang w:val="en-US"/>
        </w:rPr>
        <w:t>Acknowledgements</w:t>
      </w:r>
      <w:r w:rsidRPr="007F05C5">
        <w:rPr>
          <w:rFonts w:ascii="Arial" w:hAnsi="Arial" w:cs="Arial"/>
          <w:lang w:val="en-US"/>
        </w:rPr>
        <w:t>:</w:t>
      </w:r>
    </w:p>
    <w:p w14:paraId="5DB173A1" w14:textId="367C2501" w:rsidR="00174930" w:rsidRPr="007F05C5" w:rsidRDefault="00E908AC" w:rsidP="007C1BC4">
      <w:pPr>
        <w:ind w:firstLine="720"/>
        <w:rPr>
          <w:rFonts w:ascii="Arial" w:hAnsi="Arial" w:cs="Arial"/>
        </w:rPr>
      </w:pPr>
      <w:r w:rsidRPr="007F05C5">
        <w:rPr>
          <w:rFonts w:ascii="Arial" w:hAnsi="Arial" w:cs="Arial"/>
          <w:lang w:val="en-US"/>
        </w:rPr>
        <w:t>We thank</w:t>
      </w:r>
      <w:r w:rsidR="00EA46E1" w:rsidRPr="007F05C5">
        <w:rPr>
          <w:rFonts w:ascii="Arial" w:hAnsi="Arial" w:cs="Arial"/>
          <w:lang w:val="en-US"/>
        </w:rPr>
        <w:t xml:space="preserve"> </w:t>
      </w:r>
      <w:proofErr w:type="spellStart"/>
      <w:r w:rsidR="00EA46E1" w:rsidRPr="007F05C5">
        <w:rPr>
          <w:rFonts w:ascii="Arial" w:hAnsi="Arial" w:cs="Arial"/>
          <w:lang w:val="en-US"/>
        </w:rPr>
        <w:t>Hrček</w:t>
      </w:r>
      <w:proofErr w:type="spellEnd"/>
      <w:r w:rsidR="00EA46E1" w:rsidRPr="007F05C5">
        <w:rPr>
          <w:rFonts w:ascii="Arial" w:hAnsi="Arial" w:cs="Arial"/>
          <w:lang w:val="en-US"/>
        </w:rPr>
        <w:t xml:space="preserve"> lab (</w:t>
      </w:r>
      <w:r w:rsidR="00EA46E1" w:rsidRPr="007F05C5">
        <w:rPr>
          <w:rFonts w:ascii="Arial" w:hAnsi="Arial" w:cs="Arial"/>
        </w:rPr>
        <w:t>Czech Academy of Sciences</w:t>
      </w:r>
      <w:r w:rsidR="00EA46E1" w:rsidRPr="007F05C5">
        <w:rPr>
          <w:rFonts w:ascii="Arial" w:hAnsi="Arial" w:cs="Arial"/>
          <w:lang w:val="en-US"/>
        </w:rPr>
        <w:t xml:space="preserve">) and </w:t>
      </w:r>
      <w:r w:rsidR="00EA46E1" w:rsidRPr="00C90F14">
        <w:rPr>
          <w:rFonts w:ascii="Arial" w:hAnsi="Arial" w:cs="Arial"/>
          <w:highlight w:val="yellow"/>
          <w:lang w:val="en-US"/>
        </w:rPr>
        <w:t>XXX</w:t>
      </w:r>
      <w:r w:rsidR="00EA46E1" w:rsidRPr="007F05C5">
        <w:rPr>
          <w:rFonts w:ascii="Arial" w:hAnsi="Arial" w:cs="Arial"/>
          <w:lang w:val="en-US"/>
        </w:rPr>
        <w:t xml:space="preserve"> (Australian collaborators)</w:t>
      </w:r>
      <w:r w:rsidRPr="007F05C5">
        <w:rPr>
          <w:rFonts w:ascii="Arial" w:hAnsi="Arial" w:cs="Arial"/>
          <w:lang w:val="en-US"/>
        </w:rPr>
        <w:t xml:space="preserve"> for providing Drosophila laboratory cultures. </w:t>
      </w:r>
      <w:r w:rsidR="00174930" w:rsidRPr="007F05C5">
        <w:rPr>
          <w:rFonts w:ascii="Arial" w:hAnsi="Arial" w:cs="Arial"/>
          <w:lang w:val="en-US"/>
        </w:rPr>
        <w:t xml:space="preserve">We thank </w:t>
      </w:r>
      <w:r w:rsidR="00EA46E1" w:rsidRPr="007F05C5">
        <w:rPr>
          <w:rFonts w:ascii="Arial" w:hAnsi="Arial" w:cs="Arial"/>
          <w:lang w:val="en-US"/>
        </w:rPr>
        <w:t xml:space="preserve">Jan </w:t>
      </w:r>
      <w:proofErr w:type="spellStart"/>
      <w:r w:rsidR="00174930" w:rsidRPr="007F05C5">
        <w:rPr>
          <w:rFonts w:ascii="Arial" w:hAnsi="Arial" w:cs="Arial"/>
          <w:lang w:val="en-US"/>
        </w:rPr>
        <w:t>Hrček</w:t>
      </w:r>
      <w:proofErr w:type="spellEnd"/>
      <w:r w:rsidR="00EA46E1" w:rsidRPr="007F05C5">
        <w:rPr>
          <w:rFonts w:ascii="Arial" w:hAnsi="Arial" w:cs="Arial"/>
          <w:lang w:val="en-US"/>
        </w:rPr>
        <w:t xml:space="preserve">, Chia-Hua Lue, Nick </w:t>
      </w:r>
      <w:proofErr w:type="spellStart"/>
      <w:r w:rsidR="00EA46E1" w:rsidRPr="007F05C5">
        <w:rPr>
          <w:rFonts w:ascii="Arial" w:hAnsi="Arial" w:cs="Arial"/>
          <w:lang w:val="en-US"/>
        </w:rPr>
        <w:t>Pardikes</w:t>
      </w:r>
      <w:proofErr w:type="spellEnd"/>
      <w:r w:rsidR="00EA46E1" w:rsidRPr="007F05C5">
        <w:rPr>
          <w:rFonts w:ascii="Arial" w:hAnsi="Arial" w:cs="Arial"/>
          <w:lang w:val="en-US"/>
        </w:rPr>
        <w:t xml:space="preserve"> and </w:t>
      </w:r>
      <w:proofErr w:type="spellStart"/>
      <w:r w:rsidR="00EA46E1" w:rsidRPr="007F05C5">
        <w:rPr>
          <w:rFonts w:ascii="Arial" w:hAnsi="Arial" w:cs="Arial"/>
        </w:rPr>
        <w:t>Mélanie</w:t>
      </w:r>
      <w:proofErr w:type="spellEnd"/>
      <w:r w:rsidR="00EA46E1" w:rsidRPr="007F05C5">
        <w:rPr>
          <w:rFonts w:ascii="Arial" w:hAnsi="Arial" w:cs="Arial"/>
        </w:rPr>
        <w:t xml:space="preserve"> Thierry </w:t>
      </w:r>
      <w:r w:rsidR="00174930" w:rsidRPr="007F05C5">
        <w:rPr>
          <w:rFonts w:ascii="Arial" w:hAnsi="Arial" w:cs="Arial"/>
          <w:lang w:val="en-US"/>
        </w:rPr>
        <w:t>and the Oxford Fly group</w:t>
      </w:r>
      <w:r w:rsidR="00722341" w:rsidRPr="007F05C5">
        <w:rPr>
          <w:rFonts w:ascii="Arial" w:hAnsi="Arial" w:cs="Arial"/>
          <w:lang w:val="en-US"/>
        </w:rPr>
        <w:t xml:space="preserve"> </w:t>
      </w:r>
      <w:r w:rsidR="00174930" w:rsidRPr="007F05C5">
        <w:rPr>
          <w:rFonts w:ascii="Arial" w:hAnsi="Arial" w:cs="Arial"/>
          <w:lang w:val="en-US"/>
        </w:rPr>
        <w:t>for</w:t>
      </w:r>
      <w:r w:rsidR="004B324E">
        <w:rPr>
          <w:rFonts w:ascii="Arial" w:hAnsi="Arial" w:cs="Arial"/>
          <w:lang w:val="en-US"/>
        </w:rPr>
        <w:t xml:space="preserve"> their</w:t>
      </w:r>
      <w:r w:rsidR="00174930" w:rsidRPr="007F05C5">
        <w:rPr>
          <w:rFonts w:ascii="Arial" w:hAnsi="Arial" w:cs="Arial"/>
          <w:lang w:val="en-US"/>
        </w:rPr>
        <w:t xml:space="preserve"> advice and </w:t>
      </w:r>
      <w:r w:rsidR="004B324E">
        <w:rPr>
          <w:rFonts w:ascii="Arial" w:hAnsi="Arial" w:cs="Arial"/>
          <w:lang w:val="en-US"/>
        </w:rPr>
        <w:t>share</w:t>
      </w:r>
      <w:r w:rsidR="00174930" w:rsidRPr="007F05C5">
        <w:rPr>
          <w:rFonts w:ascii="Arial" w:hAnsi="Arial" w:cs="Arial"/>
          <w:lang w:val="en-US"/>
        </w:rPr>
        <w:t xml:space="preserve"> of facilities. We thank Chris</w:t>
      </w:r>
      <w:r w:rsidR="004B324E">
        <w:rPr>
          <w:rFonts w:ascii="Arial" w:hAnsi="Arial" w:cs="Arial"/>
          <w:lang w:val="en-US"/>
        </w:rPr>
        <w:t xml:space="preserve"> </w:t>
      </w:r>
      <w:r w:rsidR="00174930" w:rsidRPr="007F05C5">
        <w:rPr>
          <w:rFonts w:ascii="Arial" w:hAnsi="Arial" w:cs="Arial"/>
          <w:lang w:val="en-US"/>
        </w:rPr>
        <w:t>Terry for advice on analysis and manuscript.</w:t>
      </w:r>
    </w:p>
    <w:p w14:paraId="594AF9BA" w14:textId="77777777" w:rsidR="00DC5A0D" w:rsidRPr="007F05C5" w:rsidRDefault="00DC5A0D" w:rsidP="007C1BC4">
      <w:pPr>
        <w:rPr>
          <w:rFonts w:ascii="Arial" w:hAnsi="Arial" w:cs="Arial"/>
          <w:lang w:val="en-US"/>
        </w:rPr>
      </w:pPr>
    </w:p>
    <w:p w14:paraId="6823C519" w14:textId="53A47818" w:rsidR="001C6FA4" w:rsidRPr="005C6E03" w:rsidRDefault="00211590" w:rsidP="007C1BC4">
      <w:pPr>
        <w:rPr>
          <w:rFonts w:ascii="Arial" w:hAnsi="Arial" w:cs="Arial"/>
          <w:b/>
          <w:bCs/>
          <w:lang w:val="en-US"/>
        </w:rPr>
      </w:pPr>
      <w:r w:rsidRPr="007F05C5">
        <w:rPr>
          <w:rFonts w:ascii="Arial" w:hAnsi="Arial" w:cs="Arial"/>
          <w:b/>
          <w:bCs/>
          <w:lang w:val="en-US"/>
        </w:rPr>
        <w:t>Abstract:</w:t>
      </w:r>
    </w:p>
    <w:p w14:paraId="73C50BFA" w14:textId="40B4A6CB" w:rsidR="002C44C1" w:rsidRDefault="002C44C1" w:rsidP="007C1BC4">
      <w:pPr>
        <w:ind w:firstLine="720"/>
        <w:rPr>
          <w:rFonts w:ascii="Arial" w:hAnsi="Arial" w:cs="Arial"/>
          <w:lang w:val="en-US"/>
        </w:rPr>
      </w:pPr>
      <w:r>
        <w:rPr>
          <w:rFonts w:ascii="Arial" w:hAnsi="Arial" w:cs="Arial"/>
          <w:lang w:val="en-US"/>
        </w:rPr>
        <w:t xml:space="preserve">Species turnover </w:t>
      </w:r>
      <w:r w:rsidR="00BD2F56">
        <w:rPr>
          <w:rFonts w:ascii="Arial" w:hAnsi="Arial" w:cs="Arial"/>
          <w:lang w:val="en-US"/>
        </w:rPr>
        <w:t>along</w:t>
      </w:r>
      <w:r>
        <w:rPr>
          <w:rFonts w:ascii="Arial" w:hAnsi="Arial" w:cs="Arial"/>
          <w:lang w:val="en-US"/>
        </w:rPr>
        <w:t xml:space="preserve"> temperature gradient</w:t>
      </w:r>
      <w:r w:rsidR="00BD2F56">
        <w:rPr>
          <w:rFonts w:ascii="Arial" w:hAnsi="Arial" w:cs="Arial"/>
          <w:lang w:val="en-US"/>
        </w:rPr>
        <w:t>s</w:t>
      </w:r>
      <w:r>
        <w:rPr>
          <w:rFonts w:ascii="Arial" w:hAnsi="Arial" w:cs="Arial"/>
          <w:lang w:val="en-US"/>
        </w:rPr>
        <w:t xml:space="preserve"> </w:t>
      </w:r>
      <w:commentRangeStart w:id="1"/>
      <w:r>
        <w:rPr>
          <w:rFonts w:ascii="Arial" w:hAnsi="Arial" w:cs="Arial"/>
          <w:lang w:val="en-US"/>
        </w:rPr>
        <w:t>(</w:t>
      </w:r>
      <w:proofErr w:type="gramStart"/>
      <w:r>
        <w:rPr>
          <w:rFonts w:ascii="Arial" w:hAnsi="Arial" w:cs="Arial"/>
          <w:lang w:val="en-US"/>
        </w:rPr>
        <w:t>e.g.</w:t>
      </w:r>
      <w:proofErr w:type="gramEnd"/>
      <w:r>
        <w:rPr>
          <w:rFonts w:ascii="Arial" w:hAnsi="Arial" w:cs="Arial"/>
          <w:lang w:val="en-US"/>
        </w:rPr>
        <w:t xml:space="preserve"> latitude, </w:t>
      </w:r>
      <w:r w:rsidR="00846F63">
        <w:rPr>
          <w:rFonts w:ascii="Arial" w:hAnsi="Arial" w:cs="Arial"/>
          <w:lang w:val="en-US"/>
        </w:rPr>
        <w:t>elevation</w:t>
      </w:r>
      <w:r>
        <w:rPr>
          <w:rFonts w:ascii="Arial" w:hAnsi="Arial" w:cs="Arial"/>
          <w:lang w:val="en-US"/>
        </w:rPr>
        <w:t>)</w:t>
      </w:r>
      <w:commentRangeEnd w:id="1"/>
      <w:r w:rsidR="00007BCE">
        <w:rPr>
          <w:rStyle w:val="CommentReference"/>
          <w:rFonts w:asciiTheme="minorHAnsi" w:eastAsiaTheme="minorHAnsi" w:hAnsiTheme="minorHAnsi" w:cstheme="minorBidi"/>
          <w:lang w:eastAsia="en-US"/>
        </w:rPr>
        <w:commentReference w:id="1"/>
      </w:r>
      <w:r>
        <w:rPr>
          <w:rFonts w:ascii="Arial" w:hAnsi="Arial" w:cs="Arial"/>
          <w:lang w:val="en-US"/>
        </w:rPr>
        <w:t xml:space="preserve"> is a widespread phenomenon</w:t>
      </w:r>
      <w:r w:rsidR="00AD530D">
        <w:rPr>
          <w:rFonts w:ascii="Arial" w:hAnsi="Arial" w:cs="Arial"/>
          <w:lang w:val="en-US"/>
        </w:rPr>
        <w:t xml:space="preserve"> and provides valuable information on how ecological communities might reorganize </w:t>
      </w:r>
      <w:r w:rsidR="00B123E8">
        <w:rPr>
          <w:rFonts w:ascii="Arial" w:hAnsi="Arial" w:cs="Arial"/>
          <w:lang w:val="en-US"/>
        </w:rPr>
        <w:t>as the climate warms</w:t>
      </w:r>
      <w:r>
        <w:rPr>
          <w:rFonts w:ascii="Arial" w:hAnsi="Arial" w:cs="Arial"/>
          <w:lang w:val="en-US"/>
        </w:rPr>
        <w:t xml:space="preserve">. </w:t>
      </w:r>
      <w:r w:rsidR="006D6BAB">
        <w:rPr>
          <w:rFonts w:ascii="Arial" w:hAnsi="Arial" w:cs="Arial"/>
          <w:lang w:val="en-US"/>
        </w:rPr>
        <w:t>However, t</w:t>
      </w:r>
      <w:r>
        <w:rPr>
          <w:rFonts w:ascii="Arial" w:hAnsi="Arial" w:cs="Arial"/>
          <w:lang w:val="en-US"/>
        </w:rPr>
        <w:t xml:space="preserve">he </w:t>
      </w:r>
      <w:r w:rsidR="00B123E8">
        <w:rPr>
          <w:rFonts w:ascii="Arial" w:hAnsi="Arial" w:cs="Arial"/>
          <w:lang w:val="en-US"/>
        </w:rPr>
        <w:t xml:space="preserve">precise </w:t>
      </w:r>
      <w:r>
        <w:rPr>
          <w:rFonts w:ascii="Arial" w:hAnsi="Arial" w:cs="Arial"/>
          <w:lang w:val="en-US"/>
        </w:rPr>
        <w:t>response of species distribution</w:t>
      </w:r>
      <w:r w:rsidR="00B123E8">
        <w:rPr>
          <w:rFonts w:ascii="Arial" w:hAnsi="Arial" w:cs="Arial"/>
          <w:lang w:val="en-US"/>
        </w:rPr>
        <w:t>s</w:t>
      </w:r>
      <w:r>
        <w:rPr>
          <w:rFonts w:ascii="Arial" w:hAnsi="Arial" w:cs="Arial"/>
          <w:lang w:val="en-US"/>
        </w:rPr>
        <w:t xml:space="preserve"> to climate change </w:t>
      </w:r>
      <w:r w:rsidR="00B123E8">
        <w:rPr>
          <w:rFonts w:ascii="Arial" w:hAnsi="Arial" w:cs="Arial"/>
          <w:lang w:val="en-US"/>
        </w:rPr>
        <w:t>will</w:t>
      </w:r>
      <w:r>
        <w:rPr>
          <w:rFonts w:ascii="Arial" w:hAnsi="Arial" w:cs="Arial"/>
          <w:lang w:val="en-US"/>
        </w:rPr>
        <w:t xml:space="preserve"> depend on the mechanistic causes of range limits.</w:t>
      </w:r>
      <w:r w:rsidR="00A71910">
        <w:rPr>
          <w:rFonts w:ascii="Arial" w:hAnsi="Arial" w:cs="Arial"/>
          <w:lang w:val="en-US"/>
        </w:rPr>
        <w:t xml:space="preserve"> Evidence for the contribution of temperature </w:t>
      </w:r>
      <w:commentRangeStart w:id="2"/>
      <w:r w:rsidR="00A71910">
        <w:rPr>
          <w:rFonts w:ascii="Arial" w:hAnsi="Arial" w:cs="Arial"/>
          <w:lang w:val="en-US"/>
        </w:rPr>
        <w:t xml:space="preserve">to species distributions on tropical mountains </w:t>
      </w:r>
      <w:commentRangeEnd w:id="2"/>
      <w:r w:rsidR="00007BCE">
        <w:rPr>
          <w:rStyle w:val="CommentReference"/>
          <w:rFonts w:asciiTheme="minorHAnsi" w:eastAsiaTheme="minorHAnsi" w:hAnsiTheme="minorHAnsi" w:cstheme="minorBidi"/>
          <w:lang w:eastAsia="en-US"/>
        </w:rPr>
        <w:commentReference w:id="2"/>
      </w:r>
      <w:r w:rsidR="00A71910">
        <w:rPr>
          <w:rFonts w:ascii="Arial" w:hAnsi="Arial" w:cs="Arial"/>
          <w:lang w:val="en-US"/>
        </w:rPr>
        <w:t>is limited and the proximate causes (</w:t>
      </w:r>
      <w:proofErr w:type="gramStart"/>
      <w:r w:rsidR="00A71910">
        <w:rPr>
          <w:rFonts w:ascii="Arial" w:hAnsi="Arial" w:cs="Arial"/>
          <w:lang w:val="en-US"/>
        </w:rPr>
        <w:t>i.e.</w:t>
      </w:r>
      <w:proofErr w:type="gramEnd"/>
      <w:r w:rsidR="00A71910">
        <w:rPr>
          <w:rFonts w:ascii="Arial" w:hAnsi="Arial" w:cs="Arial"/>
          <w:lang w:val="en-US"/>
        </w:rPr>
        <w:t xml:space="preserve"> thermal tolerance, biotic competition) are rarely examined. </w:t>
      </w:r>
      <w:r w:rsidR="0095609A">
        <w:rPr>
          <w:rFonts w:ascii="Arial" w:hAnsi="Arial" w:cs="Arial"/>
          <w:lang w:val="en-US"/>
        </w:rPr>
        <w:t>We</w:t>
      </w:r>
      <w:r w:rsidR="000D0FD3">
        <w:rPr>
          <w:rFonts w:ascii="Arial" w:hAnsi="Arial" w:cs="Arial"/>
          <w:lang w:val="en-US"/>
        </w:rPr>
        <w:t xml:space="preserve"> tested thermal tolerance and biotic competition as causes of species turnover </w:t>
      </w:r>
      <w:r w:rsidR="004640D6">
        <w:rPr>
          <w:rFonts w:ascii="Arial" w:hAnsi="Arial" w:cs="Arial"/>
          <w:lang w:val="en-US"/>
        </w:rPr>
        <w:t xml:space="preserve">in nine </w:t>
      </w:r>
      <w:r w:rsidR="00300DAC">
        <w:rPr>
          <w:rFonts w:ascii="Arial" w:hAnsi="Arial" w:cs="Arial"/>
          <w:lang w:val="en-US"/>
        </w:rPr>
        <w:t xml:space="preserve">most-abundant </w:t>
      </w:r>
      <w:r w:rsidR="004640D6">
        <w:rPr>
          <w:rFonts w:ascii="Arial" w:hAnsi="Arial" w:cs="Arial"/>
          <w:lang w:val="en-US"/>
        </w:rPr>
        <w:t xml:space="preserve">species of </w:t>
      </w:r>
      <w:r w:rsidR="004640D6" w:rsidRPr="00A71910">
        <w:rPr>
          <w:rFonts w:ascii="Arial" w:hAnsi="Arial" w:cs="Arial"/>
          <w:i/>
          <w:iCs/>
          <w:lang w:val="en-US"/>
        </w:rPr>
        <w:t>Drosophila</w:t>
      </w:r>
      <w:r w:rsidR="004640D6">
        <w:rPr>
          <w:rFonts w:ascii="Arial" w:hAnsi="Arial" w:cs="Arial"/>
          <w:lang w:val="en-US"/>
        </w:rPr>
        <w:t xml:space="preserve"> </w:t>
      </w:r>
      <w:r w:rsidR="000D0FD3">
        <w:rPr>
          <w:rFonts w:ascii="Arial" w:hAnsi="Arial" w:cs="Arial"/>
          <w:lang w:val="en-US"/>
        </w:rPr>
        <w:t>along elevation</w:t>
      </w:r>
      <w:r w:rsidR="004640D6">
        <w:rPr>
          <w:rFonts w:ascii="Arial" w:hAnsi="Arial" w:cs="Arial"/>
          <w:lang w:val="en-US"/>
        </w:rPr>
        <w:t>al</w:t>
      </w:r>
      <w:r w:rsidR="000D0FD3">
        <w:rPr>
          <w:rFonts w:ascii="Arial" w:hAnsi="Arial" w:cs="Arial"/>
          <w:lang w:val="en-US"/>
        </w:rPr>
        <w:t xml:space="preserve"> gradients in the Australian Wet Tropics.</w:t>
      </w:r>
      <w:r>
        <w:rPr>
          <w:rFonts w:ascii="Arial" w:hAnsi="Arial" w:cs="Arial"/>
          <w:lang w:val="en-US"/>
        </w:rPr>
        <w:t xml:space="preserve"> </w:t>
      </w:r>
      <w:r w:rsidR="00A71910">
        <w:rPr>
          <w:rFonts w:ascii="Arial" w:hAnsi="Arial" w:cs="Arial"/>
          <w:lang w:val="en-US"/>
        </w:rPr>
        <w:t>We found that u</w:t>
      </w:r>
      <w:r w:rsidR="000B7346" w:rsidRPr="007F05C5">
        <w:rPr>
          <w:rFonts w:ascii="Arial" w:hAnsi="Arial" w:cs="Arial"/>
          <w:lang w:val="en-US"/>
        </w:rPr>
        <w:t>pper thermal limit</w:t>
      </w:r>
      <w:r w:rsidR="000F5489">
        <w:rPr>
          <w:rFonts w:ascii="Arial" w:hAnsi="Arial" w:cs="Arial"/>
          <w:lang w:val="en-US"/>
        </w:rPr>
        <w:t>s</w:t>
      </w:r>
      <w:r w:rsidR="000B7346" w:rsidRPr="007F05C5">
        <w:rPr>
          <w:rFonts w:ascii="Arial" w:hAnsi="Arial" w:cs="Arial"/>
          <w:lang w:val="en-US"/>
        </w:rPr>
        <w:t xml:space="preserve"> </w:t>
      </w:r>
      <w:r w:rsidR="00361A91">
        <w:rPr>
          <w:rFonts w:ascii="Arial" w:hAnsi="Arial" w:cs="Arial"/>
          <w:lang w:val="en-US"/>
        </w:rPr>
        <w:t>varied less among species</w:t>
      </w:r>
      <w:r w:rsidR="000B7346" w:rsidRPr="007F05C5">
        <w:rPr>
          <w:rFonts w:ascii="Arial" w:hAnsi="Arial" w:cs="Arial"/>
          <w:lang w:val="en-US"/>
        </w:rPr>
        <w:t xml:space="preserve"> </w:t>
      </w:r>
      <w:r w:rsidR="00475C40">
        <w:rPr>
          <w:rFonts w:ascii="Arial" w:hAnsi="Arial" w:cs="Arial"/>
          <w:lang w:val="en-US"/>
        </w:rPr>
        <w:t>than</w:t>
      </w:r>
      <w:r w:rsidR="000B7346" w:rsidRPr="007F05C5">
        <w:rPr>
          <w:rFonts w:ascii="Arial" w:hAnsi="Arial" w:cs="Arial"/>
          <w:lang w:val="en-US"/>
        </w:rPr>
        <w:t xml:space="preserve"> lower limit</w:t>
      </w:r>
      <w:r w:rsidR="000F5489">
        <w:rPr>
          <w:rFonts w:ascii="Arial" w:hAnsi="Arial" w:cs="Arial"/>
          <w:lang w:val="en-US"/>
        </w:rPr>
        <w:t>s;</w:t>
      </w:r>
      <w:r w:rsidR="000B7346" w:rsidRPr="007F05C5">
        <w:rPr>
          <w:rFonts w:ascii="Arial" w:hAnsi="Arial" w:cs="Arial"/>
          <w:lang w:val="en-US"/>
        </w:rPr>
        <w:t xml:space="preserve"> nevertheless, </w:t>
      </w:r>
      <w:r w:rsidR="000F5489">
        <w:rPr>
          <w:rFonts w:ascii="Arial" w:hAnsi="Arial" w:cs="Arial"/>
          <w:lang w:val="en-US"/>
        </w:rPr>
        <w:t>these</w:t>
      </w:r>
      <w:r w:rsidR="000F5489" w:rsidRPr="007F05C5">
        <w:rPr>
          <w:rFonts w:ascii="Arial" w:hAnsi="Arial" w:cs="Arial"/>
          <w:lang w:val="en-US"/>
        </w:rPr>
        <w:t xml:space="preserve"> </w:t>
      </w:r>
      <w:r w:rsidR="004D3D27">
        <w:rPr>
          <w:rFonts w:ascii="Arial" w:hAnsi="Arial" w:cs="Arial"/>
          <w:lang w:val="en-US"/>
        </w:rPr>
        <w:t>small</w:t>
      </w:r>
      <w:r w:rsidR="000B7346" w:rsidRPr="007F05C5">
        <w:rPr>
          <w:rFonts w:ascii="Arial" w:hAnsi="Arial" w:cs="Arial"/>
          <w:lang w:val="en-US"/>
        </w:rPr>
        <w:t xml:space="preserve"> difference</w:t>
      </w:r>
      <w:r w:rsidR="000F5489">
        <w:rPr>
          <w:rFonts w:ascii="Arial" w:hAnsi="Arial" w:cs="Arial"/>
          <w:lang w:val="en-US"/>
        </w:rPr>
        <w:t>s</w:t>
      </w:r>
      <w:r w:rsidR="000B7346" w:rsidRPr="007F05C5">
        <w:rPr>
          <w:rFonts w:ascii="Arial" w:hAnsi="Arial" w:cs="Arial"/>
          <w:lang w:val="en-US"/>
        </w:rPr>
        <w:t xml:space="preserve"> </w:t>
      </w:r>
      <w:r w:rsidR="00A71910">
        <w:rPr>
          <w:rFonts w:ascii="Arial" w:hAnsi="Arial" w:cs="Arial"/>
          <w:lang w:val="en-US"/>
        </w:rPr>
        <w:t>determine</w:t>
      </w:r>
      <w:r w:rsidR="00300DAC">
        <w:rPr>
          <w:rFonts w:ascii="Arial" w:hAnsi="Arial" w:cs="Arial"/>
          <w:lang w:val="en-US"/>
        </w:rPr>
        <w:t>d</w:t>
      </w:r>
      <w:r w:rsidR="00A71910">
        <w:rPr>
          <w:rFonts w:ascii="Arial" w:hAnsi="Arial" w:cs="Arial"/>
          <w:lang w:val="en-US"/>
        </w:rPr>
        <w:t xml:space="preserve"> species composition through</w:t>
      </w:r>
      <w:r w:rsidR="000B7346" w:rsidRPr="007F05C5">
        <w:rPr>
          <w:rFonts w:ascii="Arial" w:hAnsi="Arial" w:cs="Arial"/>
          <w:lang w:val="en-US"/>
        </w:rPr>
        <w:t xml:space="preserve"> environmental sorting by </w:t>
      </w:r>
      <w:r w:rsidR="00E83777">
        <w:rPr>
          <w:rFonts w:ascii="Arial" w:hAnsi="Arial" w:cs="Arial"/>
          <w:lang w:val="en-US"/>
        </w:rPr>
        <w:t xml:space="preserve">the </w:t>
      </w:r>
      <w:r w:rsidR="000B7346" w:rsidRPr="007F05C5">
        <w:rPr>
          <w:rFonts w:ascii="Arial" w:hAnsi="Arial" w:cs="Arial"/>
          <w:lang w:val="en-US"/>
        </w:rPr>
        <w:t xml:space="preserve">high temperature </w:t>
      </w:r>
      <w:r w:rsidR="00A71910">
        <w:rPr>
          <w:rFonts w:ascii="Arial" w:hAnsi="Arial" w:cs="Arial"/>
          <w:lang w:val="en-US"/>
        </w:rPr>
        <w:t>at</w:t>
      </w:r>
      <w:r w:rsidR="000B7346" w:rsidRPr="007F05C5">
        <w:rPr>
          <w:rFonts w:ascii="Arial" w:hAnsi="Arial" w:cs="Arial"/>
          <w:lang w:val="en-US"/>
        </w:rPr>
        <w:t xml:space="preserve"> lowland</w:t>
      </w:r>
      <w:r w:rsidR="00475C40">
        <w:rPr>
          <w:rFonts w:ascii="Arial" w:hAnsi="Arial" w:cs="Arial"/>
          <w:lang w:val="en-US"/>
        </w:rPr>
        <w:t>s</w:t>
      </w:r>
      <w:r w:rsidR="000B7346" w:rsidRPr="007F05C5">
        <w:rPr>
          <w:rFonts w:ascii="Arial" w:hAnsi="Arial" w:cs="Arial"/>
          <w:lang w:val="en-US"/>
        </w:rPr>
        <w:t xml:space="preserve">. In contrast, </w:t>
      </w:r>
      <w:r w:rsidR="00EE4B5A">
        <w:rPr>
          <w:rFonts w:ascii="Arial" w:hAnsi="Arial" w:cs="Arial"/>
          <w:lang w:val="en-US"/>
        </w:rPr>
        <w:t>our results indicate</w:t>
      </w:r>
      <w:r w:rsidR="00A71910">
        <w:rPr>
          <w:rFonts w:ascii="Arial" w:hAnsi="Arial" w:cs="Arial"/>
          <w:lang w:val="en-US"/>
        </w:rPr>
        <w:t>d</w:t>
      </w:r>
      <w:r w:rsidR="00EE4B5A">
        <w:rPr>
          <w:rFonts w:ascii="Arial" w:hAnsi="Arial" w:cs="Arial"/>
          <w:lang w:val="en-US"/>
        </w:rPr>
        <w:t xml:space="preserve"> that </w:t>
      </w:r>
      <w:commentRangeStart w:id="3"/>
      <w:r w:rsidR="000B7346" w:rsidRPr="007F05C5">
        <w:rPr>
          <w:rFonts w:ascii="Arial" w:hAnsi="Arial" w:cs="Arial"/>
          <w:lang w:val="en-US"/>
        </w:rPr>
        <w:t xml:space="preserve">upland </w:t>
      </w:r>
      <w:commentRangeEnd w:id="3"/>
      <w:r w:rsidR="00007BCE">
        <w:rPr>
          <w:rStyle w:val="CommentReference"/>
          <w:rFonts w:asciiTheme="minorHAnsi" w:eastAsiaTheme="minorHAnsi" w:hAnsiTheme="minorHAnsi" w:cstheme="minorBidi"/>
          <w:lang w:eastAsia="en-US"/>
        </w:rPr>
        <w:commentReference w:id="3"/>
      </w:r>
      <w:r w:rsidR="000B7346" w:rsidRPr="007F05C5">
        <w:rPr>
          <w:rFonts w:ascii="Arial" w:hAnsi="Arial" w:cs="Arial"/>
          <w:lang w:val="en-US"/>
        </w:rPr>
        <w:t xml:space="preserve">community composition </w:t>
      </w:r>
      <w:r w:rsidR="00A71910">
        <w:rPr>
          <w:rFonts w:ascii="Arial" w:hAnsi="Arial" w:cs="Arial"/>
          <w:lang w:val="en-US"/>
        </w:rPr>
        <w:t>wa</w:t>
      </w:r>
      <w:r w:rsidR="000B7346" w:rsidRPr="007F05C5">
        <w:rPr>
          <w:rFonts w:ascii="Arial" w:hAnsi="Arial" w:cs="Arial"/>
          <w:lang w:val="en-US"/>
        </w:rPr>
        <w:t>s</w:t>
      </w:r>
      <w:r w:rsidR="00597390">
        <w:rPr>
          <w:rFonts w:ascii="Arial" w:hAnsi="Arial" w:cs="Arial"/>
          <w:lang w:val="en-US"/>
        </w:rPr>
        <w:t xml:space="preserve"> </w:t>
      </w:r>
      <w:r w:rsidR="000B7346" w:rsidRPr="007F05C5">
        <w:rPr>
          <w:rFonts w:ascii="Arial" w:hAnsi="Arial" w:cs="Arial"/>
          <w:lang w:val="en-US"/>
        </w:rPr>
        <w:t>driven by interspecific competition rather tha</w:t>
      </w:r>
      <w:r w:rsidR="00BC7557">
        <w:rPr>
          <w:rFonts w:ascii="Arial" w:hAnsi="Arial" w:cs="Arial"/>
          <w:lang w:val="en-US"/>
        </w:rPr>
        <w:t xml:space="preserve">n </w:t>
      </w:r>
      <w:r w:rsidR="00300DAC">
        <w:rPr>
          <w:rFonts w:ascii="Arial" w:hAnsi="Arial" w:cs="Arial"/>
          <w:lang w:val="en-US"/>
        </w:rPr>
        <w:t>low temperature</w:t>
      </w:r>
      <w:r w:rsidR="000B7346" w:rsidRPr="007F05C5">
        <w:rPr>
          <w:rFonts w:ascii="Arial" w:hAnsi="Arial" w:cs="Arial"/>
          <w:lang w:val="en-US"/>
        </w:rPr>
        <w:t>.</w:t>
      </w:r>
      <w:r w:rsidR="000B7346">
        <w:rPr>
          <w:rFonts w:ascii="Arial" w:hAnsi="Arial" w:cs="Arial"/>
          <w:lang w:val="en-US"/>
        </w:rPr>
        <w:t xml:space="preserve"> </w:t>
      </w:r>
      <w:r w:rsidR="000B7346" w:rsidRPr="007F05C5">
        <w:rPr>
          <w:rFonts w:ascii="Arial" w:hAnsi="Arial" w:cs="Arial"/>
          <w:lang w:val="en-US"/>
        </w:rPr>
        <w:t xml:space="preserve">These </w:t>
      </w:r>
      <w:commentRangeStart w:id="4"/>
      <w:r w:rsidR="000B7346" w:rsidRPr="007F05C5">
        <w:rPr>
          <w:rFonts w:ascii="Arial" w:hAnsi="Arial" w:cs="Arial"/>
          <w:lang w:val="en-US"/>
        </w:rPr>
        <w:t>results</w:t>
      </w:r>
      <w:r w:rsidR="000B7346">
        <w:rPr>
          <w:rFonts w:ascii="Arial" w:hAnsi="Arial" w:cs="Arial"/>
          <w:lang w:val="en-US"/>
        </w:rPr>
        <w:t xml:space="preserve"> contribute to the discussion </w:t>
      </w:r>
      <w:commentRangeEnd w:id="4"/>
      <w:r w:rsidR="004C796C">
        <w:rPr>
          <w:rStyle w:val="CommentReference"/>
          <w:rFonts w:asciiTheme="minorHAnsi" w:eastAsiaTheme="minorHAnsi" w:hAnsiTheme="minorHAnsi" w:cstheme="minorBidi"/>
          <w:lang w:eastAsia="en-US"/>
        </w:rPr>
        <w:commentReference w:id="4"/>
      </w:r>
      <w:r w:rsidR="000B7346">
        <w:rPr>
          <w:rFonts w:ascii="Arial" w:hAnsi="Arial" w:cs="Arial"/>
          <w:lang w:val="en-US"/>
        </w:rPr>
        <w:t xml:space="preserve">about the </w:t>
      </w:r>
      <w:r w:rsidR="009118C8">
        <w:rPr>
          <w:rFonts w:ascii="Arial" w:hAnsi="Arial" w:cs="Arial"/>
          <w:lang w:val="en-US"/>
        </w:rPr>
        <w:t>role of</w:t>
      </w:r>
      <w:r w:rsidR="000B7346">
        <w:rPr>
          <w:rFonts w:ascii="Arial" w:hAnsi="Arial" w:cs="Arial"/>
          <w:lang w:val="en-US"/>
        </w:rPr>
        <w:t xml:space="preserve"> abiotic and biotic factors </w:t>
      </w:r>
      <w:r w:rsidR="00984A4A">
        <w:rPr>
          <w:rFonts w:ascii="Arial" w:hAnsi="Arial" w:cs="Arial"/>
          <w:lang w:val="en-US"/>
        </w:rPr>
        <w:t xml:space="preserve">in structuring tropical </w:t>
      </w:r>
      <w:r w:rsidR="000B7346" w:rsidRPr="007F05C5">
        <w:rPr>
          <w:rFonts w:ascii="Arial" w:hAnsi="Arial" w:cs="Arial"/>
          <w:lang w:val="en-US"/>
        </w:rPr>
        <w:t>communit</w:t>
      </w:r>
      <w:r w:rsidR="00984A4A">
        <w:rPr>
          <w:rFonts w:ascii="Arial" w:hAnsi="Arial" w:cs="Arial"/>
          <w:lang w:val="en-US"/>
        </w:rPr>
        <w:t xml:space="preserve">ies </w:t>
      </w:r>
      <w:r w:rsidR="000B7346" w:rsidRPr="007F05C5">
        <w:rPr>
          <w:rFonts w:ascii="Arial" w:hAnsi="Arial" w:cs="Arial"/>
          <w:lang w:val="en-US"/>
        </w:rPr>
        <w:t xml:space="preserve">and </w:t>
      </w:r>
      <w:r w:rsidR="009118C8">
        <w:rPr>
          <w:rFonts w:ascii="Arial" w:hAnsi="Arial" w:cs="Arial"/>
          <w:lang w:val="en-US"/>
        </w:rPr>
        <w:t>indicate that</w:t>
      </w:r>
      <w:r w:rsidR="009C25C1">
        <w:rPr>
          <w:rFonts w:ascii="Arial" w:hAnsi="Arial" w:cs="Arial"/>
          <w:lang w:val="en-US"/>
        </w:rPr>
        <w:t xml:space="preserve"> </w:t>
      </w:r>
      <w:del w:id="5" w:author="Chris Terry" w:date="2021-11-22T11:09:00Z">
        <w:r w:rsidR="009C25C1" w:rsidDel="004C796C">
          <w:rPr>
            <w:rFonts w:ascii="Arial" w:hAnsi="Arial" w:cs="Arial"/>
            <w:lang w:val="en-US"/>
          </w:rPr>
          <w:delText>there</w:delText>
        </w:r>
        <w:r w:rsidR="009118C8" w:rsidDel="004C796C">
          <w:rPr>
            <w:rFonts w:ascii="Arial" w:hAnsi="Arial" w:cs="Arial"/>
            <w:lang w:val="en-US"/>
          </w:rPr>
          <w:delText xml:space="preserve"> </w:delText>
        </w:r>
      </w:del>
      <w:r w:rsidR="000B7346" w:rsidRPr="007F05C5">
        <w:rPr>
          <w:rFonts w:ascii="Arial" w:hAnsi="Arial" w:cs="Arial"/>
          <w:lang w:val="en-US"/>
        </w:rPr>
        <w:t>tropical insect</w:t>
      </w:r>
      <w:r w:rsidR="00790963">
        <w:rPr>
          <w:rFonts w:ascii="Arial" w:hAnsi="Arial" w:cs="Arial"/>
          <w:lang w:val="en-US"/>
        </w:rPr>
        <w:t>s</w:t>
      </w:r>
      <w:r w:rsidR="009118C8">
        <w:rPr>
          <w:rFonts w:ascii="Arial" w:hAnsi="Arial" w:cs="Arial"/>
          <w:lang w:val="en-US"/>
        </w:rPr>
        <w:t xml:space="preserve"> may be vulnerable</w:t>
      </w:r>
      <w:r w:rsidR="000B7346" w:rsidRPr="007F05C5">
        <w:rPr>
          <w:rFonts w:ascii="Arial" w:hAnsi="Arial" w:cs="Arial"/>
          <w:lang w:val="en-US"/>
        </w:rPr>
        <w:t xml:space="preserve"> </w:t>
      </w:r>
      <w:r w:rsidR="009118C8" w:rsidRPr="007F05C5">
        <w:rPr>
          <w:rFonts w:ascii="Arial" w:hAnsi="Arial" w:cs="Arial"/>
          <w:lang w:val="en-US"/>
        </w:rPr>
        <w:t>to</w:t>
      </w:r>
      <w:r w:rsidR="009118C8">
        <w:rPr>
          <w:rFonts w:ascii="Arial" w:hAnsi="Arial" w:cs="Arial"/>
          <w:lang w:val="en-US"/>
        </w:rPr>
        <w:t xml:space="preserve"> </w:t>
      </w:r>
      <w:r w:rsidR="009118C8" w:rsidRPr="007F05C5">
        <w:rPr>
          <w:rFonts w:ascii="Arial" w:hAnsi="Arial" w:cs="Arial"/>
          <w:lang w:val="en-US"/>
        </w:rPr>
        <w:t xml:space="preserve">future warming </w:t>
      </w:r>
      <w:r w:rsidR="00264929">
        <w:rPr>
          <w:rFonts w:ascii="Arial" w:hAnsi="Arial" w:cs="Arial"/>
          <w:lang w:val="en-US"/>
        </w:rPr>
        <w:t>wherever their distributions lie along elevational and other temperature</w:t>
      </w:r>
      <w:r w:rsidR="000B7346" w:rsidRPr="007F05C5">
        <w:rPr>
          <w:rFonts w:ascii="Arial" w:hAnsi="Arial" w:cs="Arial"/>
          <w:lang w:val="en-US"/>
        </w:rPr>
        <w:t xml:space="preserve"> gradient</w:t>
      </w:r>
      <w:r w:rsidR="00264929">
        <w:rPr>
          <w:rFonts w:ascii="Arial" w:hAnsi="Arial" w:cs="Arial"/>
          <w:lang w:val="en-US"/>
        </w:rPr>
        <w:t>s</w:t>
      </w:r>
      <w:r w:rsidR="000B7346" w:rsidRPr="007F05C5">
        <w:rPr>
          <w:rFonts w:ascii="Arial" w:hAnsi="Arial" w:cs="Arial"/>
          <w:lang w:val="en-US"/>
        </w:rPr>
        <w:t>.</w:t>
      </w:r>
    </w:p>
    <w:p w14:paraId="01DF9FB4" w14:textId="77777777" w:rsidR="002C44C1" w:rsidRPr="007F05C5" w:rsidRDefault="002C44C1" w:rsidP="007C1BC4">
      <w:pPr>
        <w:rPr>
          <w:rFonts w:ascii="Arial" w:hAnsi="Arial" w:cs="Arial"/>
          <w:lang w:val="en-US"/>
        </w:rPr>
      </w:pPr>
    </w:p>
    <w:p w14:paraId="002437D3" w14:textId="19977404" w:rsidR="00344335" w:rsidRPr="007F05C5" w:rsidRDefault="00344335" w:rsidP="007C1BC4">
      <w:pPr>
        <w:rPr>
          <w:rFonts w:ascii="Arial" w:hAnsi="Arial" w:cs="Arial"/>
          <w:lang w:val="en-US"/>
        </w:rPr>
      </w:pPr>
      <w:r w:rsidRPr="007F05C5">
        <w:rPr>
          <w:rFonts w:ascii="Arial" w:hAnsi="Arial" w:cs="Arial"/>
          <w:lang w:val="en-US"/>
        </w:rPr>
        <w:br w:type="page"/>
      </w:r>
    </w:p>
    <w:p w14:paraId="1E28F4C9" w14:textId="48CBF26D" w:rsidR="00682E64" w:rsidRPr="007F05C5" w:rsidRDefault="005469BF" w:rsidP="007C1BC4">
      <w:pPr>
        <w:rPr>
          <w:rFonts w:ascii="Arial" w:hAnsi="Arial" w:cs="Arial"/>
          <w:lang w:val="en-US"/>
        </w:rPr>
      </w:pPr>
      <w:r w:rsidRPr="007F05C5">
        <w:rPr>
          <w:rFonts w:ascii="Arial" w:hAnsi="Arial" w:cs="Arial"/>
          <w:b/>
          <w:bCs/>
          <w:lang w:val="en-US"/>
        </w:rPr>
        <w:lastRenderedPageBreak/>
        <w:t>Introduction</w:t>
      </w:r>
    </w:p>
    <w:p w14:paraId="3F27C63C" w14:textId="07BA116D" w:rsidR="00142F4D" w:rsidRPr="00781AAF" w:rsidRDefault="00682E64" w:rsidP="007C1BC4">
      <w:pPr>
        <w:ind w:firstLine="720"/>
        <w:rPr>
          <w:rFonts w:ascii="Arial" w:hAnsi="Arial" w:cs="Arial"/>
        </w:rPr>
      </w:pPr>
      <w:r w:rsidRPr="007F05C5">
        <w:rPr>
          <w:rFonts w:ascii="Arial" w:hAnsi="Arial" w:cs="Arial"/>
          <w:lang w:val="en-US"/>
        </w:rPr>
        <w:t>T</w:t>
      </w:r>
      <w:r w:rsidR="000D48E4" w:rsidRPr="007F05C5">
        <w:rPr>
          <w:rFonts w:ascii="Arial" w:hAnsi="Arial" w:cs="Arial"/>
          <w:lang w:val="en-US"/>
        </w:rPr>
        <w:t xml:space="preserve">emperature is one of the fundamental environmental factors deciding species </w:t>
      </w:r>
      <w:r w:rsidR="00790D7D" w:rsidRPr="007F05C5">
        <w:rPr>
          <w:rFonts w:ascii="Arial" w:hAnsi="Arial" w:cs="Arial"/>
          <w:lang w:val="en-US"/>
        </w:rPr>
        <w:t>ranges</w:t>
      </w:r>
      <w:r w:rsidR="00575F70" w:rsidRPr="007F05C5">
        <w:rPr>
          <w:rFonts w:ascii="Arial" w:hAnsi="Arial" w:cs="Arial"/>
          <w:lang w:val="en-US"/>
        </w:rPr>
        <w:t xml:space="preserve"> and abundance</w:t>
      </w:r>
      <w:r w:rsidR="008F7A5F" w:rsidRPr="007F05C5">
        <w:rPr>
          <w:rFonts w:ascii="Arial" w:hAnsi="Arial" w:cs="Arial"/>
          <w:lang w:val="en-US"/>
        </w:rPr>
        <w:t xml:space="preserve"> </w:t>
      </w:r>
      <w:r w:rsidR="008F7A5F" w:rsidRPr="007F05C5">
        <w:rPr>
          <w:rFonts w:ascii="Arial" w:hAnsi="Arial" w:cs="Arial"/>
          <w:lang w:val="en-US"/>
        </w:rPr>
        <w:fldChar w:fldCharType="begin" w:fldLock="1"/>
      </w:r>
      <w:r w:rsidR="008F7A5F" w:rsidRPr="007F05C5">
        <w:rPr>
          <w:rFonts w:ascii="Arial" w:hAnsi="Arial" w:cs="Arial"/>
          <w:lang w:val="en-US"/>
        </w:rPr>
        <w:instrText>ADDIN CSL_CITATION {"citationItems":[{"id":"ITEM-1","itemData":{"DOI":"10.1016/0169-5347(94)90248-8","ISSN":"01695347","abstract":"Recent ecological studies on species borders have used a number of approaches to establish causation for specific environmental factors and to identify the traits involved. These include interspecific comparisons, detailed investigations of marginal populations, and experimental manipulation. Species borders continue to be largely ignored in evolutionary biology, although some work suggests that marginal populations may often be relatively better-adapted to unfavourable conditions but perform poorly under most other conditions. © 1994.","author":[{"dropping-particle":"","family":"Hoffmann","given":"Ary A.","non-dropping-particle":"","parse-names":false,"suffix":""},{"dropping-particle":"","family":"Blows","given":"Mark W.","non-dropping-particle":"","parse-names":false,"suffix":""}],"container-title":"Trends in Ecology and Evolution","id":"ITEM-1","issue":"6","issued":{"date-parts":[["1994"]]},"page":"223-227","title":"Species borders: ecological and evolutionary perspectives","type":"article-journal","volume":"9"},"uris":["http://www.mendeley.com/documents/?uuid=fe3b49c0-d017-3e7a-a0a1-3753e643af04"]}],"mendeley":{"formattedCitation":"(Hoffmann and Blows 1994)","plainTextFormattedCitation":"(Hoffmann and Blows 1994)","previouslyFormattedCitation":"(Hoffmann and Blows 1994)"},"properties":{"noteIndex":0},"schema":"https://github.com/citation-style-language/schema/raw/master/csl-citation.json"}</w:instrText>
      </w:r>
      <w:r w:rsidR="008F7A5F" w:rsidRPr="007F05C5">
        <w:rPr>
          <w:rFonts w:ascii="Arial" w:hAnsi="Arial" w:cs="Arial"/>
          <w:lang w:val="en-US"/>
        </w:rPr>
        <w:fldChar w:fldCharType="separate"/>
      </w:r>
      <w:r w:rsidR="008F7A5F" w:rsidRPr="007F05C5">
        <w:rPr>
          <w:rFonts w:ascii="Arial" w:hAnsi="Arial" w:cs="Arial"/>
          <w:noProof/>
          <w:lang w:val="en-US"/>
        </w:rPr>
        <w:t>(Hoffmann and Blows 1994)</w:t>
      </w:r>
      <w:r w:rsidR="008F7A5F" w:rsidRPr="007F05C5">
        <w:rPr>
          <w:rFonts w:ascii="Arial" w:hAnsi="Arial" w:cs="Arial"/>
          <w:lang w:val="en-US"/>
        </w:rPr>
        <w:fldChar w:fldCharType="end"/>
      </w:r>
      <w:r w:rsidR="000D48E4" w:rsidRPr="007F05C5">
        <w:rPr>
          <w:rFonts w:ascii="Arial" w:hAnsi="Arial" w:cs="Arial"/>
          <w:lang w:val="en-US"/>
        </w:rPr>
        <w:t xml:space="preserve">. </w:t>
      </w:r>
      <w:r w:rsidR="0032495F" w:rsidRPr="007F05C5">
        <w:rPr>
          <w:rFonts w:ascii="Arial" w:hAnsi="Arial" w:cs="Arial"/>
          <w:lang w:val="en-US"/>
        </w:rPr>
        <w:t>I</w:t>
      </w:r>
      <w:r w:rsidRPr="007F05C5">
        <w:rPr>
          <w:rFonts w:ascii="Arial" w:hAnsi="Arial" w:cs="Arial"/>
          <w:lang w:val="en-US"/>
        </w:rPr>
        <w:t>nsects are</w:t>
      </w:r>
      <w:r w:rsidR="00783B90" w:rsidRPr="007F05C5">
        <w:rPr>
          <w:rFonts w:ascii="Arial" w:hAnsi="Arial" w:cs="Arial"/>
          <w:lang w:val="en-US"/>
        </w:rPr>
        <w:t xml:space="preserve"> directly</w:t>
      </w:r>
      <w:r w:rsidRPr="007F05C5">
        <w:rPr>
          <w:rFonts w:ascii="Arial" w:hAnsi="Arial" w:cs="Arial"/>
          <w:lang w:val="en-US"/>
        </w:rPr>
        <w:t xml:space="preserve"> challenged by warming because their reproduction, survival, growth, and behavio</w:t>
      </w:r>
      <w:r w:rsidR="00313720">
        <w:rPr>
          <w:rFonts w:ascii="Arial" w:hAnsi="Arial" w:cs="Arial"/>
          <w:lang w:val="en-US"/>
        </w:rPr>
        <w:t>u</w:t>
      </w:r>
      <w:r w:rsidRPr="007F05C5">
        <w:rPr>
          <w:rFonts w:ascii="Arial" w:hAnsi="Arial" w:cs="Arial"/>
          <w:lang w:val="en-US"/>
        </w:rPr>
        <w:t>r are dictated by the environmental temperature</w:t>
      </w:r>
      <w:r w:rsidR="00B52630" w:rsidRPr="007F05C5">
        <w:rPr>
          <w:rFonts w:ascii="Arial" w:hAnsi="Arial" w:cs="Arial"/>
          <w:lang w:val="en-US"/>
        </w:rPr>
        <w:t xml:space="preserve"> </w:t>
      </w:r>
      <w:r w:rsidR="00B52630" w:rsidRPr="007F05C5">
        <w:rPr>
          <w:rFonts w:ascii="Arial" w:hAnsi="Arial" w:cs="Arial"/>
          <w:lang w:val="en-US"/>
        </w:rPr>
        <w:fldChar w:fldCharType="begin" w:fldLock="1"/>
      </w:r>
      <w:r w:rsidR="00243DAB" w:rsidRPr="007F05C5">
        <w:rPr>
          <w:rFonts w:ascii="Arial" w:hAnsi="Arial" w:cs="Arial"/>
          <w:lang w:val="en-US"/>
        </w:rPr>
        <w:instrText>ADDIN CSL_CITATION {"citationItems":[{"id":"ITEM-1","itemData":{"DOI":"10.1016/0169-5347(89)90211-5","ISSN":"01695347","PMID":"21227334","abstract":"Most ectothermal animals have variable body temperatures. Because physiological rates are temperature sensitive, an ectotherm's behavioural and ecological performance - even its fitness - can be influenced by body temperature. As a result, the thermal sensitivity of ectotherm performance is relevant to diverse issues in physiology, ecology and evolution. This review formalizes an emerging framework for investigating the evolution of thermal sensitivity, outlines some functional and genetical constraints on that evolution, and summarizes comparative and experimental advances in this field. © 1989.","author":[{"dropping-particle":"","family":"Huey","given":"Raymond B.","non-dropping-particle":"","parse-names":false,"suffix":""},{"dropping-particle":"","family":"Kingsolver","given":"Joel G.","non-dropping-particle":"","parse-names":false,"suffix":""}],"container-title":"Trends in Ecology and Evolution","id":"ITEM-1","issue":"5","issued":{"date-parts":[["1989","5","1"]]},"page":"131-135","publisher":"Elsevier Current Trends","title":"Evolution of thermal sensitivity of ectotherm performance","type":"article-journal","volume":"4"},"uris":["http://www.mendeley.com/documents/?uuid=f7fd8879-b29a-3315-8a1e-b8512bc8aaa6"]},{"id":"ITEM-2","itemData":{"DOI":"10.1093/icb/19.1.357","ISSN":"15407063","abstract":"An understanding of interactions between the thermal physiology and ecology of ectotherms remains elusive, partly because information on the relative performance of whole-animal physiological systems at ecologically relevant body temperatures is limited. After discussing physiological systems that have direct links to ecology (e.g., growth, locomotor ability), we review analytical methods of describing and comparing certain aspects of performance (including optimal temperature range, thermal performance breadth), apply these techniques in an example on the thermal sensitivity of locomotion in frogs, and evaluate potential applications. © 1979 by the American Society of Zoologists.","author":[{"dropping-particle":"","family":"Huey","given":"Raymond B.","non-dropping-particle":"","parse-names":false,"suffix":""},{"dropping-particle":"","family":"Stevenson","given":"R. D.","non-dropping-particle":"","parse-names":false,"suffix":""}],"container-title":"Integrative and Comparative Biology","id":"ITEM-2","issue":"1","issued":{"date-parts":[["1979","2","1"]]},"page":"357-366","title":"Integrating thermal physiology and ecology of ectotherms: A discussion of approaches","type":"article-journal","volume":"19"},"uris":["http://www.mendeley.com/documents/?uuid=dd9a5da7-179e-3016-b84b-2fbc1edf6dfe"]}],"mendeley":{"formattedCitation":"(Huey and Kingsolver 1989; Huey and Stevenson 1979)","plainTextFormattedCitation":"(Huey and Kingsolver 1989; Huey and Stevenson 1979)","previouslyFormattedCitation":"(Huey and Kingsolver 1989; Huey and Stevenson 1979)"},"properties":{"noteIndex":0},"schema":"https://github.com/citation-style-language/schema/raw/master/csl-citation.json"}</w:instrText>
      </w:r>
      <w:r w:rsidR="00B52630" w:rsidRPr="007F05C5">
        <w:rPr>
          <w:rFonts w:ascii="Arial" w:hAnsi="Arial" w:cs="Arial"/>
          <w:lang w:val="en-US"/>
        </w:rPr>
        <w:fldChar w:fldCharType="separate"/>
      </w:r>
      <w:r w:rsidR="008F7A5F" w:rsidRPr="007F05C5">
        <w:rPr>
          <w:rFonts w:ascii="Arial" w:hAnsi="Arial" w:cs="Arial"/>
          <w:noProof/>
          <w:lang w:val="en-US"/>
        </w:rPr>
        <w:t>(Huey and Kingsolver 1989; Huey and Stevenson 1979)</w:t>
      </w:r>
      <w:r w:rsidR="00B52630" w:rsidRPr="007F05C5">
        <w:rPr>
          <w:rFonts w:ascii="Arial" w:hAnsi="Arial" w:cs="Arial"/>
          <w:lang w:val="en-US"/>
        </w:rPr>
        <w:fldChar w:fldCharType="end"/>
      </w:r>
      <w:r w:rsidRPr="007F05C5">
        <w:rPr>
          <w:rFonts w:ascii="Arial" w:hAnsi="Arial" w:cs="Arial"/>
          <w:lang w:val="en-US"/>
        </w:rPr>
        <w:t>.</w:t>
      </w:r>
      <w:r w:rsidR="00CA114D" w:rsidRPr="007F05C5">
        <w:rPr>
          <w:rFonts w:ascii="Arial" w:hAnsi="Arial" w:cs="Arial"/>
          <w:lang w:val="en-US"/>
        </w:rPr>
        <w:t xml:space="preserve"> Their populations</w:t>
      </w:r>
      <w:r w:rsidR="00142F4D" w:rsidRPr="007F05C5">
        <w:rPr>
          <w:rFonts w:ascii="Arial" w:hAnsi="Arial" w:cs="Arial"/>
          <w:lang w:val="en-US"/>
        </w:rPr>
        <w:t xml:space="preserve"> are also indirectly influenced</w:t>
      </w:r>
      <w:r w:rsidR="00CA114D" w:rsidRPr="007F05C5">
        <w:rPr>
          <w:rFonts w:ascii="Arial" w:hAnsi="Arial" w:cs="Arial"/>
          <w:lang w:val="en-US"/>
        </w:rPr>
        <w:t xml:space="preserve"> by temperature</w:t>
      </w:r>
      <w:r w:rsidR="00142F4D" w:rsidRPr="007F05C5">
        <w:rPr>
          <w:rFonts w:ascii="Arial" w:hAnsi="Arial" w:cs="Arial"/>
          <w:lang w:val="en-US"/>
        </w:rPr>
        <w:t xml:space="preserve"> mediat</w:t>
      </w:r>
      <w:r w:rsidR="00CA114D" w:rsidRPr="007F05C5">
        <w:rPr>
          <w:rFonts w:ascii="Arial" w:hAnsi="Arial" w:cs="Arial"/>
          <w:lang w:val="en-US"/>
        </w:rPr>
        <w:t>ed</w:t>
      </w:r>
      <w:r w:rsidR="00142F4D" w:rsidRPr="007F05C5">
        <w:rPr>
          <w:rFonts w:ascii="Arial" w:hAnsi="Arial" w:cs="Arial"/>
          <w:lang w:val="en-US"/>
        </w:rPr>
        <w:t xml:space="preserve"> by </w:t>
      </w:r>
      <w:r w:rsidR="00CA114D" w:rsidRPr="007F05C5">
        <w:rPr>
          <w:rFonts w:ascii="Arial" w:hAnsi="Arial" w:cs="Arial"/>
          <w:lang w:val="en-US"/>
        </w:rPr>
        <w:t xml:space="preserve">the thermal response of </w:t>
      </w:r>
      <w:r w:rsidR="00142F4D" w:rsidRPr="007F05C5">
        <w:rPr>
          <w:rFonts w:ascii="Arial" w:hAnsi="Arial" w:cs="Arial"/>
          <w:lang w:val="en-US"/>
        </w:rPr>
        <w:t>their biotic interactors</w:t>
      </w:r>
      <w:r w:rsidR="00BC7557">
        <w:rPr>
          <w:rFonts w:ascii="Arial" w:hAnsi="Arial" w:cs="Arial"/>
          <w:lang w:val="en-US"/>
        </w:rPr>
        <w:t xml:space="preserve"> </w:t>
      </w:r>
      <w:r w:rsidR="0021652C">
        <w:rPr>
          <w:rFonts w:ascii="Arial" w:hAnsi="Arial" w:cs="Arial"/>
          <w:lang w:val="en-US"/>
        </w:rPr>
        <w:t xml:space="preserve">such as competitors and predators </w:t>
      </w:r>
      <w:r w:rsidR="00BC7557">
        <w:rPr>
          <w:rFonts w:ascii="Arial" w:hAnsi="Arial" w:cs="Arial"/>
          <w:lang w:val="en-US"/>
        </w:rPr>
        <w:fldChar w:fldCharType="begin" w:fldLock="1"/>
      </w:r>
      <w:r w:rsidR="00655A0E">
        <w:rPr>
          <w:rFonts w:ascii="Arial" w:hAnsi="Arial" w:cs="Arial"/>
          <w:lang w:val="en-US"/>
        </w:rPr>
        <w:instrText>ADDIN CSL_CITATION {"citationItems":[{"id":"ITEM-1","itemData":{"DOI":"10.1016/j.tree.2010.03.002","ISSN":"01695347","PMID":"20392517","abstract":"Predicting the impacts of climate change on species is one of the biggest challenges that ecologists face. Predictions routinely focus on the direct effects of climate change on individual species, yet interactions between species can strongly influence how climate change affects organisms at every scale by altering their individual fitness, geographic ranges and the structure and dynamics of their community. Failure to incorporate these interactions limits the ability to predict responses of species to climate change. We propose a framework based on ideas from global-change biology, community ecology, and invasion biology that uses community modules to assess how species interactions shape responses to climate change. © 2010 Elsevier Ltd.","author":[{"dropping-particle":"","family":"Gilman","given":"Sarah E.","non-dropping-particle":"","parse-names":false,"suffix":""},{"dropping-particle":"","family":"Urban","given":"Mark C.","non-dropping-particle":"","parse-names":false,"suffix":""},{"dropping-particle":"","family":"Tewksbury","given":"Joshua","non-dropping-particle":"","parse-names":false,"suffix":""},{"dropping-particle":"","family":"Gilchrist","given":"George W.","non-dropping-particle":"","parse-names":false,"suffix":""},{"dropping-particle":"","family":"Holt","given":"Robert D.","non-dropping-particle":"","parse-names":false,"suffix":""}],"container-title":"Trends in Ecology and Evolution","id":"ITEM-1","issue":"6","issued":{"date-parts":[["2010","6","1"]]},"page":"325-331","publisher":"Elsevier Current Trends","title":"A framework for community interactions under climate change","type":"article-journal","volume":"25"},"uris":["http://www.mendeley.com/documents/?uuid=b94ca844-130f-3f67-bc81-bf71af16bb08"]}],"mendeley":{"formattedCitation":"(Gilman et al. 2010)","plainTextFormattedCitation":"(Gilman et al. 2010)","previouslyFormattedCitation":"(Gilman et al. 2010)"},"properties":{"noteIndex":0},"schema":"https://github.com/citation-style-language/schema/raw/master/csl-citation.json"}</w:instrText>
      </w:r>
      <w:r w:rsidR="00BC7557">
        <w:rPr>
          <w:rFonts w:ascii="Arial" w:hAnsi="Arial" w:cs="Arial"/>
          <w:lang w:val="en-US"/>
        </w:rPr>
        <w:fldChar w:fldCharType="separate"/>
      </w:r>
      <w:r w:rsidR="00BC7557" w:rsidRPr="00BC7557">
        <w:rPr>
          <w:rFonts w:ascii="Arial" w:hAnsi="Arial" w:cs="Arial"/>
          <w:noProof/>
          <w:lang w:val="en-US"/>
        </w:rPr>
        <w:t>(Gilman et al. 2010)</w:t>
      </w:r>
      <w:r w:rsidR="00BC7557">
        <w:rPr>
          <w:rFonts w:ascii="Arial" w:hAnsi="Arial" w:cs="Arial"/>
          <w:lang w:val="en-US"/>
        </w:rPr>
        <w:fldChar w:fldCharType="end"/>
      </w:r>
      <w:r w:rsidR="00CA114D" w:rsidRPr="007F05C5">
        <w:rPr>
          <w:rFonts w:ascii="Arial" w:hAnsi="Arial" w:cs="Arial"/>
          <w:lang w:val="en-US"/>
        </w:rPr>
        <w:t xml:space="preserve">. </w:t>
      </w:r>
      <w:r w:rsidR="00A73FFD">
        <w:rPr>
          <w:rFonts w:ascii="Arial" w:hAnsi="Arial" w:cs="Arial"/>
          <w:lang w:val="en-US"/>
        </w:rPr>
        <w:t>Ch</w:t>
      </w:r>
      <w:r w:rsidR="00142F4D" w:rsidRPr="007F05C5">
        <w:rPr>
          <w:rFonts w:ascii="Arial" w:hAnsi="Arial" w:cs="Arial"/>
          <w:lang w:val="en-US"/>
        </w:rPr>
        <w:t>ange</w:t>
      </w:r>
      <w:r w:rsidR="00CA114D" w:rsidRPr="007F05C5">
        <w:rPr>
          <w:rFonts w:ascii="Arial" w:hAnsi="Arial" w:cs="Arial"/>
          <w:lang w:val="en-US"/>
        </w:rPr>
        <w:t>s</w:t>
      </w:r>
      <w:r w:rsidR="00142F4D" w:rsidRPr="007F05C5">
        <w:rPr>
          <w:rFonts w:ascii="Arial" w:hAnsi="Arial" w:cs="Arial"/>
          <w:lang w:val="en-US"/>
        </w:rPr>
        <w:t xml:space="preserve"> </w:t>
      </w:r>
      <w:r w:rsidR="002B706F">
        <w:rPr>
          <w:rFonts w:ascii="Arial" w:hAnsi="Arial" w:cs="Arial"/>
          <w:lang w:val="en-US"/>
        </w:rPr>
        <w:t>in</w:t>
      </w:r>
      <w:r w:rsidR="00142F4D" w:rsidRPr="007F05C5">
        <w:rPr>
          <w:rFonts w:ascii="Arial" w:hAnsi="Arial" w:cs="Arial"/>
          <w:lang w:val="en-US"/>
        </w:rPr>
        <w:t xml:space="preserve"> insect distribution, </w:t>
      </w:r>
      <w:r w:rsidR="00AD79E1">
        <w:rPr>
          <w:rFonts w:ascii="Arial" w:hAnsi="Arial" w:cs="Arial"/>
          <w:lang w:val="en-US"/>
        </w:rPr>
        <w:t xml:space="preserve">species </w:t>
      </w:r>
      <w:r w:rsidR="00142F4D" w:rsidRPr="007F05C5">
        <w:rPr>
          <w:rFonts w:ascii="Arial" w:hAnsi="Arial" w:cs="Arial"/>
          <w:lang w:val="en-US"/>
        </w:rPr>
        <w:t>composition and phenology</w:t>
      </w:r>
      <w:r w:rsidR="00CA114D" w:rsidRPr="007F05C5">
        <w:rPr>
          <w:rFonts w:ascii="Arial" w:hAnsi="Arial" w:cs="Arial"/>
          <w:lang w:val="en-US"/>
        </w:rPr>
        <w:t xml:space="preserve"> </w:t>
      </w:r>
      <w:r w:rsidR="00AD79E1">
        <w:rPr>
          <w:rFonts w:ascii="Arial" w:hAnsi="Arial" w:cs="Arial"/>
          <w:lang w:val="en-US"/>
        </w:rPr>
        <w:t>can have</w:t>
      </w:r>
      <w:r w:rsidR="00AD79E1" w:rsidRPr="007F05C5">
        <w:rPr>
          <w:rFonts w:ascii="Arial" w:hAnsi="Arial" w:cs="Arial"/>
          <w:lang w:val="en-US"/>
        </w:rPr>
        <w:t xml:space="preserve"> </w:t>
      </w:r>
      <w:r w:rsidR="00142F4D" w:rsidRPr="007F05C5">
        <w:rPr>
          <w:rFonts w:ascii="Arial" w:hAnsi="Arial" w:cs="Arial"/>
          <w:lang w:val="en-US"/>
        </w:rPr>
        <w:t xml:space="preserve">direct environmental and economic </w:t>
      </w:r>
      <w:r w:rsidR="00AD79E1">
        <w:rPr>
          <w:rFonts w:ascii="Arial" w:hAnsi="Arial" w:cs="Arial"/>
          <w:lang w:val="en-US"/>
        </w:rPr>
        <w:t>consequences</w:t>
      </w:r>
      <w:r w:rsidR="00AD79E1" w:rsidRPr="007F05C5">
        <w:rPr>
          <w:rFonts w:ascii="Arial" w:hAnsi="Arial" w:cs="Arial"/>
          <w:lang w:val="en-US"/>
        </w:rPr>
        <w:t xml:space="preserve"> </w:t>
      </w:r>
      <w:r w:rsidR="00142F4D" w:rsidRPr="007F05C5">
        <w:rPr>
          <w:rFonts w:ascii="Arial" w:hAnsi="Arial" w:cs="Arial"/>
          <w:lang w:val="en-US"/>
        </w:rPr>
        <w:fldChar w:fldCharType="begin" w:fldLock="1"/>
      </w:r>
      <w:r w:rsidR="00142F4D" w:rsidRPr="007F05C5">
        <w:rPr>
          <w:rFonts w:ascii="Arial" w:hAnsi="Arial" w:cs="Arial"/>
          <w:lang w:val="en-US"/>
        </w:rPr>
        <w:instrText>ADDIN CSL_CITATION {"citationItems":[{"id":"ITEM-1","itemData":{"DOI":"10.1126/science.aai9214","ISSN":"10959203","abstract":"Distributions of Earth's species are changing at accelerating rates, increasingly driven by humanmediated climate change. Such changes are already altering the composition of ecological communities, but beyond conservation of natural systems, how and why does this matter? We review evidence that climate-driven species redistribution at regional to global scales affects ecosystem functioning, human well-being, and the dynamics of climate change itself. Production of natural resources required for food security, patterns of disease transmission, and processes of carbon sequestration are all altered by changes in species distribution. Consideration of these effects of biodiversity redistribution is critical yet lacking in most mitigation and adaptation strategies, including the United Nation's Sustainable Development Goals.","author":[{"dropping-particle":"","family":"Pecl","given":"Gretta T","non-dropping-particle":"","parse-names":false,"suffix":""},{"dropping-particle":"","family":"Araújo","given":"Miguel B.","non-dropping-particle":"","parse-names":false,"suffix":""},{"dropping-particle":"","family":"Bell","given":"Johann D.","non-dropping-particle":"","parse-names":false,"suffix":""},{"dropping-particle":"","family":"Blanchard","given":"Julia","non-dropping-particle":"","parse-names":false,"suffix":""},{"dropping-particle":"","family":"Bonebrake","given":"Timothy C","non-dropping-particle":"","parse-names":false,"suffix":""},{"dropping-particle":"","family":"Chen","given":"I. Ching","non-dropping-particle":"","parse-names":false,"suffix":""},{"dropping-particle":"","family":"Clark","given":"Timothy D.","non-dropping-particle":"","parse-names":false,"suffix":""},{"dropping-particle":"","family":"Colwell","given":"Robert K.","non-dropping-particle":"","parse-names":false,"suffix":""},{"dropping-particle":"","family":"Danielsen","given":"Finn","non-dropping-particle":"","parse-names":false,"suffix":""},{"dropping-particle":"","family":"Evengård","given":"Birgitta","non-dropping-particle":"","parse-names":false,"suffix":""},{"dropping-particle":"","family":"Falconi","given":"Lorena","non-dropping-particle":"","parse-names":false,"suffix":""},{"dropping-particle":"","family":"Ferrier","given":"Simon","non-dropping-particle":"","parse-names":false,"suffix":""},{"dropping-particle":"","family":"Frusher","given":"Stewart","non-dropping-particle":"","parse-names":false,"suffix":""},{"dropping-particle":"","family":"Garcia","given":"Raquel A.","non-dropping-particle":"","parse-names":false,"suffix":""},{"dropping-particle":"","family":"Griffis","given":"Roger B.","non-dropping-particle":"","parse-names":false,"suffix":""},{"dropping-particle":"","family":"Hobday","given":"Alistair J.","non-dropping-particle":"","parse-names":false,"suffix":""},{"dropping-particle":"","family":"Janion-Scheepers","given":"Charlene","non-dropping-particle":"","parse-names":false,"suffix":""},{"dropping-particle":"","family":"Jarzyna","given":"Marta A.","non-dropping-particle":"","parse-names":false,"suffix":""},{"dropping-particle":"","family":"Jennings","given":"Sarah","non-dropping-particle":"","parse-names":false,"suffix":""},{"dropping-particle":"","family":"Lenoir","given":"Jonathan","non-dropping-particle":"","parse-names":false,"suffix":""},{"dropping-particle":"","family":"Linnetved","given":"Hlif I.","non-dropping-particle":"","parse-names":false,"suffix":""},{"dropping-particle":"","family":"Martin","given":"Victoria Y.","non-dropping-particle":"","parse-names":false,"suffix":""},{"dropping-particle":"","family":"McCormack","given":"Phillipa C.","non-dropping-particle":"","parse-names":false,"suffix":""},{"dropping-particle":"","family":"McDonald","given":"Jan","non-dropping-particle":"","parse-names":false,"suffix":""},{"dropping-particle":"","family":"Mitchell","given":"Nicola J.","non-dropping-particle":"","parse-names":false,"suffix":""},{"dropping-particle":"","family":"Mustonen","given":"Tero","non-dropping-particle":"","parse-names":false,"suffix":""},{"dropping-particle":"","family":"Pandolfi","given":"John M.","non-dropping-particle":"","parse-names":false,"suffix":""},{"dropping-particle":"","family":"Pettorelli","given":"Nathalie","non-dropping-particle":"","parse-names":false,"suffix":""},{"dropping-particle":"","family":"Popova","given":"Ekaterina","non-dropping-particle":"","parse-names":false,"suffix":""},{"dropping-particle":"","family":"Robinson","given":"Sharon A.","non-dropping-particle":"","parse-names":false,"suffix":""},{"dropping-particle":"","family":"Scheffers","given":"Brett R.","non-dropping-particle":"","parse-names":false,"suffix":""},{"dropping-particle":"","family":"Shaw","given":"Justine D.","non-dropping-particle":"","parse-names":false,"suffix":""},{"dropping-particle":"","family":"Sorte","given":"Cascade J.B.","non-dropping-particle":"","parse-names":false,"suffix":""},{"dropping-particle":"","family":"Strugnell","given":"Jan M.","non-dropping-particle":"","parse-names":false,"suffix":""},{"dropping-particle":"","family":"Sunday","given":"Jennifer M.","non-dropping-particle":"","parse-names":false,"suffix":""},{"dropping-particle":"","family":"Tuanmu","given":"Mao Ning","non-dropping-particle":"","parse-names":false,"suffix":""},{"dropping-particle":"","family":"Vergés","given":"Adriana","non-dropping-particle":"","parse-names":false,"suffix":""},{"dropping-particle":"","family":"Villanueva","given":"Cecilia","non-dropping-particle":"","parse-names":false,"suffix":""},{"dropping-particle":"","family":"Wernberg","given":"Thomas","non-dropping-particle":"","parse-names":false,"suffix":""},{"dropping-particle":"","family":"Wapstra","given":"Erik","non-dropping-particle":"","parse-names":false,"suffix":""},{"dropping-particle":"","family":"Williams","given":"Stephen E.","non-dropping-particle":"","parse-names":false,"suffix":""}],"container-title":"Science","id":"ITEM-1","issue":"6332","issued":{"date-parts":[["2017"]]},"page":"1-9","title":"Biodiversity redistribution under climate change: Impacts on ecosystems and human well-being","type":"article","volume":"355"},"uris":["http://www.mendeley.com/documents/?uuid=27cd72a9-04c9-392a-9d25-ba57badc0c13"]},{"id":"ITEM-2","itemData":{"DOI":"10.1890/1540-9295(2003)001[0130:ATIOGW]2.0.CO;2","ISSN":"15409309","abstract":"Forest insects and pathogens are the most pervasive and important agents of disturbance in North American forests, affecting an area almost 50 times larger than fire and with an economic impact nearly five times as great. The same attributes that result in an insect herbivore being termed a \"pest\" predispose it to disruption by climate change, particularly global warming. Although many pest species have co-evolved relationships with forest hosts that may or may not be harmful over the long term, the effects on these relationships may have disastrous consequences. We consider both the data and models necessary to evaluate the impacts of climate change, as well as the assessments that have been made to date. The results indicate that all aspects of insect outbreak behavior will intensify as the climate warms. This reinforces the need for more detailed monitoring and evaluations as climatic events unfold. Luckily, we are well placed to make rapid progress, using software tools, databases, and the models that are already available.","author":[{"dropping-particle":"","family":"Logan","given":"Jesse A.","non-dropping-particle":"","parse-names":false,"suffix":""},{"dropping-particle":"","family":"Régnière","given":"Jacques","non-dropping-particle":"","parse-names":false,"suffix":""},{"dropping-particle":"","family":"Powell","given":"James A.","non-dropping-particle":"","parse-names":false,"suffix":""}],"container-title":"Frontiers in Ecology and the Environment","id":"ITEM-2","issue":"3","issued":{"date-parts":[["2003","4","1"]]},"page":"130-137","publisher":"Ecological Society of America","title":"Assessing the impacts of global warming on forest pest dynamics","type":"paper-conference","volume":"1"},"uris":["http://www.mendeley.com/documents/?uuid=76b3d171-eea2-3877-8bed-dc1c6a55cb47"]},{"id":"ITEM-3","itemData":{"DOI":"10.1126/science.aat3466","ISSN":"10959203","PMID":"30166490","abstract":"Insect pests substantially reduce yields of three staple grains—rice, maize, and wheat—but models assessing the agricultural impacts of global warming rarely consider crop losses to insects. We use established relationships between temperature and the population growth and metabolic rates of insects to estimate how and where climate warming will augment losses of rice, maize, and wheat to insects. Global yield losses of these grains are projected to increase by 10 to 25% per degree of global mean surface warming. Crop losses will be most acute in areas where warming increases both population growth and metabolic rates of insects. These conditions are centered primarily in temperate regions, where most grain is produced.","author":[{"dropping-particle":"","family":"Deutsch","given":"Curtis A","non-dropping-particle":"","parse-names":false,"suffix":""},{"dropping-particle":"","family":"Tewksbury","given":"Joshua J","non-dropping-particle":"","parse-names":false,"suffix":""},{"dropping-particle":"","family":"Tigchelaar","given":"Michelle","non-dropping-particle":"","parse-names":false,"suffix":""},{"dropping-particle":"","family":"Battisti","given":"David S","non-dropping-particle":"","parse-names":false,"suffix":""},{"dropping-particle":"","family":"Merrill","given":"Scott C","non-dropping-particle":"","parse-names":false,"suffix":""},{"dropping-particle":"","family":"Huey","given":"Raymond B","non-dropping-particle":"","parse-names":false,"suffix":""},{"dropping-particle":"","family":"Naylor","given":"Rosamond L","non-dropping-particle":"","parse-names":false,"suffix":""}],"container-title":"Science","id":"ITEM-3","issue":"6405","issued":{"date-parts":[["2018"]]},"page":"916-919","title":"Increase in crop losses to insect pests in a warming climate","type":"article-journal","volume":"361"},"uris":["http://www.mendeley.com/documents/?uuid=ac898611-40dd-38fa-ba69-8af38b4aff2f"]}],"mendeley":{"formattedCitation":"(Deutsch et al. 2018; Logan, Régnière, and Powell 2003; Pecl et al. 2017)","plainTextFormattedCitation":"(Deutsch et al. 2018; Logan, Régnière, and Powell 2003; Pecl et al. 2017)","previouslyFormattedCitation":"(Deutsch et al. 2018; Logan, Régnière, and Powell 2003; Pecl et al. 2017)"},"properties":{"noteIndex":0},"schema":"https://github.com/citation-style-language/schema/raw/master/csl-citation.json"}</w:instrText>
      </w:r>
      <w:r w:rsidR="00142F4D" w:rsidRPr="007F05C5">
        <w:rPr>
          <w:rFonts w:ascii="Arial" w:hAnsi="Arial" w:cs="Arial"/>
          <w:lang w:val="en-US"/>
        </w:rPr>
        <w:fldChar w:fldCharType="separate"/>
      </w:r>
      <w:r w:rsidR="00142F4D" w:rsidRPr="007F05C5">
        <w:rPr>
          <w:rFonts w:ascii="Arial" w:hAnsi="Arial" w:cs="Arial"/>
          <w:noProof/>
          <w:lang w:val="en-US"/>
        </w:rPr>
        <w:t>(Deutsch et al. 2018; Logan, Régnière, and Powell 2003; Pecl et al. 2017)</w:t>
      </w:r>
      <w:r w:rsidR="00142F4D" w:rsidRPr="007F05C5">
        <w:rPr>
          <w:rFonts w:ascii="Arial" w:hAnsi="Arial" w:cs="Arial"/>
          <w:lang w:val="en-US"/>
        </w:rPr>
        <w:fldChar w:fldCharType="end"/>
      </w:r>
      <w:r w:rsidR="00142F4D" w:rsidRPr="007F05C5">
        <w:rPr>
          <w:rFonts w:ascii="Arial" w:hAnsi="Arial" w:cs="Arial"/>
          <w:lang w:val="en-US"/>
        </w:rPr>
        <w:t>.</w:t>
      </w:r>
    </w:p>
    <w:p w14:paraId="5D1AE00C" w14:textId="2BCCF9EE" w:rsidR="008A7FDA" w:rsidRPr="007F05C5" w:rsidRDefault="000B631D" w:rsidP="007C1BC4">
      <w:pPr>
        <w:ind w:firstLine="720"/>
        <w:rPr>
          <w:rFonts w:ascii="Arial" w:hAnsi="Arial" w:cs="Arial"/>
          <w:lang w:val="en-US"/>
        </w:rPr>
      </w:pPr>
      <w:r w:rsidRPr="007F05C5">
        <w:rPr>
          <w:rFonts w:ascii="Arial" w:hAnsi="Arial" w:cs="Arial"/>
          <w:lang w:val="en-US"/>
        </w:rPr>
        <w:t>T</w:t>
      </w:r>
      <w:r w:rsidR="00C73469" w:rsidRPr="007F05C5">
        <w:rPr>
          <w:rFonts w:ascii="Arial" w:hAnsi="Arial" w:cs="Arial"/>
          <w:lang w:val="en-US"/>
        </w:rPr>
        <w:t>hermal tolerance</w:t>
      </w:r>
      <w:r w:rsidRPr="007F05C5">
        <w:rPr>
          <w:rFonts w:ascii="Arial" w:hAnsi="Arial" w:cs="Arial"/>
          <w:lang w:val="en-US"/>
        </w:rPr>
        <w:t xml:space="preserve"> </w:t>
      </w:r>
      <w:r w:rsidR="00E44245">
        <w:rPr>
          <w:rFonts w:ascii="Arial" w:hAnsi="Arial" w:cs="Arial"/>
          <w:lang w:val="en-US"/>
        </w:rPr>
        <w:t xml:space="preserve">estimated </w:t>
      </w:r>
      <w:r w:rsidRPr="007F05C5">
        <w:rPr>
          <w:rFonts w:ascii="Arial" w:hAnsi="Arial" w:cs="Arial"/>
          <w:lang w:val="en-US"/>
        </w:rPr>
        <w:t xml:space="preserve">from </w:t>
      </w:r>
      <w:r w:rsidR="00C23D36" w:rsidRPr="007F05C5">
        <w:rPr>
          <w:rFonts w:ascii="Arial" w:hAnsi="Arial" w:cs="Arial"/>
          <w:lang w:val="en-US"/>
        </w:rPr>
        <w:t xml:space="preserve">either </w:t>
      </w:r>
      <w:r w:rsidRPr="00C8579A">
        <w:rPr>
          <w:rFonts w:ascii="Arial" w:hAnsi="Arial" w:cs="Arial"/>
        </w:rPr>
        <w:t>laboratory</w:t>
      </w:r>
      <w:r w:rsidRPr="007F05C5">
        <w:rPr>
          <w:rFonts w:ascii="Arial" w:hAnsi="Arial" w:cs="Arial"/>
          <w:lang w:val="en-US"/>
        </w:rPr>
        <w:t xml:space="preserve"> measures </w:t>
      </w:r>
      <w:r w:rsidR="00C23D36" w:rsidRPr="007F05C5">
        <w:rPr>
          <w:rFonts w:ascii="Arial" w:hAnsi="Arial" w:cs="Arial"/>
          <w:lang w:val="en-US"/>
        </w:rPr>
        <w:t>or</w:t>
      </w:r>
      <w:r w:rsidRPr="007F05C5">
        <w:rPr>
          <w:rFonts w:ascii="Arial" w:hAnsi="Arial" w:cs="Arial"/>
          <w:lang w:val="en-US"/>
        </w:rPr>
        <w:t xml:space="preserve"> observed distribution</w:t>
      </w:r>
      <w:r w:rsidR="00C73469" w:rsidRPr="007F05C5">
        <w:rPr>
          <w:rFonts w:ascii="Arial" w:hAnsi="Arial" w:cs="Arial"/>
          <w:lang w:val="en-US"/>
        </w:rPr>
        <w:t xml:space="preserve"> has been used in species distribution models to evaluate species’ sensitivity to </w:t>
      </w:r>
      <w:r w:rsidR="00C51F14" w:rsidRPr="007F05C5">
        <w:rPr>
          <w:rFonts w:ascii="Arial" w:hAnsi="Arial" w:cs="Arial"/>
          <w:lang w:val="en-US"/>
        </w:rPr>
        <w:t>climate change</w:t>
      </w:r>
      <w:r w:rsidR="000C3659" w:rsidRPr="007F05C5">
        <w:rPr>
          <w:rFonts w:ascii="Arial" w:hAnsi="Arial" w:cs="Arial"/>
          <w:lang w:val="en-US"/>
        </w:rPr>
        <w:t xml:space="preserve"> </w:t>
      </w:r>
      <w:r w:rsidR="000C3659" w:rsidRPr="007F05C5">
        <w:rPr>
          <w:rFonts w:ascii="Arial" w:hAnsi="Arial" w:cs="Arial"/>
          <w:lang w:val="en-US"/>
        </w:rPr>
        <w:fldChar w:fldCharType="begin" w:fldLock="1"/>
      </w:r>
      <w:r w:rsidR="00346DEB" w:rsidRPr="007F05C5">
        <w:rPr>
          <w:rFonts w:ascii="Arial" w:hAnsi="Arial" w:cs="Arial"/>
          <w:lang w:val="en-US"/>
        </w:rPr>
        <w:instrText>ADDIN CSL_CITATION {"citationItems":[{"id":"ITEM-1","itemData":{"DOI":"10.1111/j.1461-0248.2008.01277.x","ISSN":"1461023X","PMID":"19292794","abstract":"Species distribution models (SDMs) use spatial environmental data to make inferences on species' range limits and habitat suitability. Conceptually, these models aim to determine and map components of a species' ecological niche through space and time, and they have become important tools in pure and applied ecology and evolutionary biology. Most approaches are correlative in that they statistically link spatial data to species distribution records. An alternative strategy is to explicitly incorporate the mechanistic links between the functional traits of organisms and their environments into SDMs. Here, we review how the principles of biophysical ecology can be used to link spatial data to the physiological responses and constraints of organisms. This provides a mechanistic view of the fundamental niche which can then be mapped to the landscape to infer range constraints. We show how physiologically based SDMs can be developed for different organisms in different environmental contexts. Mechanistic SDMs have different strengths and weaknesses to correlative approaches, and there are many exciting and unexplored prospects for integrating the two approaches. As physiological knowledge becomes better integrated into SDMs, we will make more robust predictions of range shifts in novel or non-equilibrium contexts such as invasions, translocations, climate change and evolutionary shifts. © 2009 Blackwell Publishing Ltd/CNRS.","author":[{"dropping-particle":"","family":"Kearney","given":"Michael","non-dropping-particle":"","parse-names":false,"suffix":""},{"dropping-particle":"","family":"Porter","given":"Warren","non-dropping-particle":"","parse-names":false,"suffix":""}],"container-title":"Ecology Letters","id":"ITEM-1","issue":"4","issued":{"date-parts":[["2009","4","1"]]},"page":"334-350","publisher":"John Wiley &amp; Sons, Ltd","title":"Mechanistic niche modelling: Combining physiological and spatial data to predict species' ranges","type":"article-journal","volume":"12"},"uris":["http://www.mendeley.com/documents/?uuid=d35c30a9-9a4b-3249-9e5c-8662b45d79d5"]}],"mendeley":{"formattedCitation":"(Kearney and Porter 2009)","plainTextFormattedCitation":"(Kearney and Porter 2009)","previouslyFormattedCitation":"(Kearney and Porter 2009)"},"properties":{"noteIndex":0},"schema":"https://github.com/citation-style-language/schema/raw/master/csl-citation.json"}</w:instrText>
      </w:r>
      <w:r w:rsidR="000C3659" w:rsidRPr="007F05C5">
        <w:rPr>
          <w:rFonts w:ascii="Arial" w:hAnsi="Arial" w:cs="Arial"/>
          <w:lang w:val="en-US"/>
        </w:rPr>
        <w:fldChar w:fldCharType="separate"/>
      </w:r>
      <w:r w:rsidR="000C3659" w:rsidRPr="007F05C5">
        <w:rPr>
          <w:rFonts w:ascii="Arial" w:hAnsi="Arial" w:cs="Arial"/>
          <w:noProof/>
          <w:lang w:val="en-US"/>
        </w:rPr>
        <w:t>(Kearney and Porter 2009)</w:t>
      </w:r>
      <w:r w:rsidR="000C3659" w:rsidRPr="007F05C5">
        <w:rPr>
          <w:rFonts w:ascii="Arial" w:hAnsi="Arial" w:cs="Arial"/>
          <w:lang w:val="en-US"/>
        </w:rPr>
        <w:fldChar w:fldCharType="end"/>
      </w:r>
      <w:r w:rsidR="00C73469" w:rsidRPr="007F05C5">
        <w:rPr>
          <w:rFonts w:ascii="Arial" w:hAnsi="Arial" w:cs="Arial"/>
          <w:lang w:val="en-US"/>
        </w:rPr>
        <w:t>.</w:t>
      </w:r>
      <w:r w:rsidR="003127D2">
        <w:rPr>
          <w:rFonts w:ascii="Arial" w:hAnsi="Arial" w:cs="Arial"/>
          <w:lang w:val="en-US"/>
        </w:rPr>
        <w:t xml:space="preserve"> Literature suggest</w:t>
      </w:r>
      <w:r w:rsidR="00D15550">
        <w:rPr>
          <w:rFonts w:ascii="Arial" w:hAnsi="Arial" w:cs="Arial"/>
          <w:lang w:val="en-US"/>
        </w:rPr>
        <w:t>s</w:t>
      </w:r>
      <w:r w:rsidR="003127D2">
        <w:rPr>
          <w:rFonts w:ascii="Arial" w:hAnsi="Arial" w:cs="Arial"/>
          <w:lang w:val="en-US"/>
        </w:rPr>
        <w:t xml:space="preserve"> distinguishing views on the vulnerability of tropical biotas to global warming </w:t>
      </w:r>
      <w:r w:rsidR="000B194D" w:rsidRPr="007F05C5">
        <w:rPr>
          <w:rFonts w:ascii="Arial" w:hAnsi="Arial" w:cs="Arial"/>
          <w:lang w:val="en-US"/>
        </w:rPr>
        <w:fldChar w:fldCharType="begin" w:fldLock="1"/>
      </w:r>
      <w:r w:rsidR="0096156E" w:rsidRPr="007F05C5">
        <w:rPr>
          <w:rFonts w:ascii="Arial" w:hAnsi="Arial" w:cs="Arial"/>
          <w:lang w:val="en-US"/>
        </w:rPr>
        <w:instrText>ADDIN CSL_CITATION {"citationItems":[{"id":"ITEM-1","itemData":{"DOI":"10.1016/j.tree.2011.06.015","ISSN":"01695347","PMID":"21803440","abstract":"Before the end of this century, tropical rainforests will be subject to climatic conditions that have not existed anywhere on Earth for millions of years. These forests are the most species-rich ecosystems in the world and play a crucial role in regulating carbon and water feedbacks in the global climate system; therefore, it is important that the probable impacts of anthropogenic climate change are understood. However, the recent literature shows a striking range of views on the vulnerability of tropical rainforests, from least to most concern among major ecosystems. This review, which focuses on the impact of rising temperatures, examines the evidence for and against high vulnerability, identifies key research needs for resolving current differences and suggests ways of mitigating or adapting to potential impacts. © 2011 Elsevier Ltd.","author":[{"dropping-particle":"","family":"Corlett","given":"Richard T.","non-dropping-particle":"","parse-names":false,"suffix":""}],"container-title":"Trends in Ecology and Evolution","id":"ITEM-1","issue":"11","issued":{"date-parts":[["2011","11","1"]]},"page":"606-613","publisher":"Elsevier Current Trends","title":"Impacts of warming on tropical lowland rainforests","type":"article","volume":"26"},"uris":["http://www.mendeley.com/documents/?uuid=ca6d4cae-925f-3f05-b024-f09bdb964355"]}],"mendeley":{"formattedCitation":"(Corlett 2011)","plainTextFormattedCitation":"(Corlett 2011)","previouslyFormattedCitation":"(Corlett 2011)"},"properties":{"noteIndex":0},"schema":"https://github.com/citation-style-language/schema/raw/master/csl-citation.json"}</w:instrText>
      </w:r>
      <w:r w:rsidR="000B194D" w:rsidRPr="007F05C5">
        <w:rPr>
          <w:rFonts w:ascii="Arial" w:hAnsi="Arial" w:cs="Arial"/>
          <w:lang w:val="en-US"/>
        </w:rPr>
        <w:fldChar w:fldCharType="separate"/>
      </w:r>
      <w:r w:rsidR="000B194D" w:rsidRPr="007F05C5">
        <w:rPr>
          <w:rFonts w:ascii="Arial" w:hAnsi="Arial" w:cs="Arial"/>
          <w:noProof/>
          <w:lang w:val="en-US"/>
        </w:rPr>
        <w:t>(Corlett 2011)</w:t>
      </w:r>
      <w:r w:rsidR="000B194D" w:rsidRPr="007F05C5">
        <w:rPr>
          <w:rFonts w:ascii="Arial" w:hAnsi="Arial" w:cs="Arial"/>
          <w:lang w:val="en-US"/>
        </w:rPr>
        <w:fldChar w:fldCharType="end"/>
      </w:r>
      <w:r w:rsidR="00C51F14" w:rsidRPr="007F05C5">
        <w:rPr>
          <w:rFonts w:ascii="Arial" w:hAnsi="Arial" w:cs="Arial"/>
          <w:lang w:val="en-US"/>
        </w:rPr>
        <w:t>.</w:t>
      </w:r>
      <w:r w:rsidR="008A7FDA" w:rsidRPr="007F05C5">
        <w:rPr>
          <w:rFonts w:ascii="Arial" w:hAnsi="Arial" w:cs="Arial"/>
          <w:lang w:val="en-US"/>
        </w:rPr>
        <w:t xml:space="preserve"> Tropic</w:t>
      </w:r>
      <w:r w:rsidR="00DB25CE">
        <w:rPr>
          <w:rFonts w:ascii="Arial" w:hAnsi="Arial" w:cs="Arial"/>
          <w:lang w:val="en-US"/>
        </w:rPr>
        <w:t>al</w:t>
      </w:r>
      <w:r w:rsidR="008A7FDA" w:rsidRPr="007F05C5">
        <w:rPr>
          <w:rFonts w:ascii="Arial" w:hAnsi="Arial" w:cs="Arial"/>
          <w:lang w:val="en-US"/>
        </w:rPr>
        <w:t xml:space="preserve"> species </w:t>
      </w:r>
      <w:r w:rsidR="003127D2">
        <w:rPr>
          <w:rFonts w:ascii="Arial" w:hAnsi="Arial" w:cs="Arial"/>
          <w:lang w:val="en-US"/>
        </w:rPr>
        <w:t xml:space="preserve">are suggested to live near to their upper thermal limits </w:t>
      </w:r>
      <w:r w:rsidR="003127D2" w:rsidRPr="007F05C5">
        <w:rPr>
          <w:rFonts w:ascii="Arial" w:hAnsi="Arial" w:cs="Arial"/>
          <w:lang w:val="en-US"/>
        </w:rPr>
        <w:fldChar w:fldCharType="begin" w:fldLock="1"/>
      </w:r>
      <w:r w:rsidR="003127D2">
        <w:rPr>
          <w:rFonts w:ascii="Arial" w:hAnsi="Arial" w:cs="Arial"/>
          <w:lang w:val="en-US"/>
        </w:rPr>
        <w:instrText>ADDIN CSL_CITATION {"citationItems":[{"id":"ITEM-1","itemData":{"DOI":"10.1073/pnas.0709472105","ISSN":"00278424","PMID":"18458348","abstract":"The impact of anthropogenic climate change on terrestrial organisms is often predicted to increase with latitude, in parallel with the rate of warming. Yet the biological impact of rising temperatures also depends on the physiological sensitivity of organisms to temperature change. We integrate empirical fitness curves describing the thermal tolerance of terrestrial insects from around the world with the projected geographic distribution of climate change for the next century to estimate the direct impact of warming on insect fitness across latitude. The results show that warming in the tropics, although relatively small in magnitude, is likely to have the most deleterious consequences because tropical insects are relatively sensitive to temperature change and are currently living very close to their optimal temperature. In contrast, species at higher latitudes have broader thermal tolerance and are living in climates that are currently cooler than their physiological optima, so that warming may even enhance their fitness. Available thermal tolerance data for several vertebrate taxa exhibit similar patterns, suggesting that these results are general for terrestrial ectotherms. Our analyses imply that, in the absence of ameliorating factors such as migration and adaptation, the greatest extinction risks from global warming may be in the tropics, where biological diversity is also greatest. © 2008 by The National Academy of Sciences of the USA.","author":[{"dropping-particle":"","family":"Deutsch","given":"Curtis A.","non-dropping-particle":"","parse-names":false,"suffix":""},{"dropping-particle":"","family":"Tewksbury","given":"Joshua J.","non-dropping-particle":"","parse-names":false,"suffix":""},{"dropping-particle":"","family":"Huey","given":"Raymond B.","non-dropping-particle":"","parse-names":false,"suffix":""},{"dropping-particle":"","family":"Sheldon","given":"Kimberly S.","non-dropping-particle":"","parse-names":false,"suffix":""},{"dropping-particle":"","family":"Ghalambor","given":"Cameron K.","non-dropping-particle":"","parse-names":false,"suffix":""},{"dropping-particle":"","family":"Haak","given":"David C.","non-dropping-particle":"","parse-names":false,"suffix":""},{"dropping-particle":"","family":"Martin","given":"Paul R.","non-dropping-particle":"","parse-names":false,"suffix":""}],"container-title":"Proceedings of the National Academy of Sciences of the United States of America","id":"ITEM-1","issue":"18","issued":{"date-parts":[["2008","5","6"]]},"page":"6668-6672","publisher":"National Academy of Sciences","title":"Impacts of climate warming on terrestrial ectotherms across latitude","type":"article-journal","volume":"105"},"uris":["http://www.mendeley.com/documents/?uuid=a4ded3da-faa1-35c9-92a5-8209db87cb05"]},{"id":"ITEM-2","itemData":{"DOI":"10.1098/rspb.2008.1957","ISSN":"14712970","PMID":"19324762","abstract":"Biological impacts of climate warming are predicted to increase with latitude, paralleling increases in warming. However, the magnitude of impacts depends not only on the degree of warming but also on the number of species at risk, their physiological sensitivity to warming and their options for behavioural and physiological compensation. Lizards are useful for evaluating risks of warming because their thermal biology is well studied. We conducted macrophysiological analyses of diurnal lizards from diverse latitudes plus focal species analyses of Puerto Rican Anolis and Sphaerodactyus. Although tropical lowland lizards live in environments that are warm all year, macrophysiological analyses indicate that some tropical lineages (thermoconformers that live in forests) are active at low body temperature and are intolerant of warm temperatures. Focal species analyses show that some tropical forest lizards were already experiencing stressful body temperatures in summer when studied several decades ago. Simulations suggest that warming will not only further depress their physiological performance in summer, but will also enable warm-adapted, open-habitat competitors and predators to invade forests. Forest lizards are key components of tropical ecosystems, but appear vulnerable to the cascading physiological and ecological effects of climate warming, even though rates of tropical warming may be relatively low. © 2009 The Royal Society.","author":[{"dropping-particle":"","family":"Huey","given":"Raymond B.","non-dropping-particle":"","parse-names":false,"suffix":""},{"dropping-particle":"","family":"Deutsch","given":"Curtis A.","non-dropping-particle":"","parse-names":false,"suffix":""},{"dropping-particle":"","family":"Tewksbury","given":"Joshua J.","non-dropping-particle":"","parse-names":false,"suffix":""},{"dropping-particle":"","family":"Vitt","given":"Laurie J.","non-dropping-particle":"","parse-names":false,"suffix":""},{"dropping-particle":"","family":"Hertz","given":"Paul E.","non-dropping-particle":"","parse-names":false,"suffix":""},{"dropping-particle":"","family":"Pérez","given":"Héctor J.Álvarez","non-dropping-particle":"","parse-names":false,"suffix":""},{"dropping-particle":"","family":"Garland","given":"Theodore","non-dropping-particle":"","parse-names":false,"suffix":""}],"container-title":"Proceedings of the Royal Society B: Biological Sciences","id":"ITEM-2","issue":"1664","issued":{"date-parts":[["2009","6","7"]]},"note":"heat tolerance is slightly better among high-latitude (temperate) lizard.\n\ncold tolerance is better among high-latitude (temperate) lizard.","page":"1939-1948","title":"Why tropical forest lizards are vulnerable to climate warming","type":"article-journal","volume":"276"},"uris":["http://www.mendeley.com/documents/?uuid=b4d4f274-2649-308a-8340-0519a6ba5497"]},{"id":"ITEM-3","itemData":{"DOI":"10.1111/j.1365-2486.2011.02542.x","ISSN":"13541013","abstract":"Effects of climate warming on wild populations of organisms are expected to be greatest at higher latitudes, paralleling greater anticipated increases in temperature in these regions. Yet, these expectations assume that populations in different regions are equally susceptible to the effects of warming. This is unlikely to be the case. Here, we develop a series of predictive models for physiological thermal tolerances in ants based on current and future climates. We found that tropical ants have lower warming tolerances, a metric of susceptibility to climate warming, than temperate ants despite greater increases in temperature at higher latitudes. Using climatic, ecological and phylogenetic data, we refine our predictions of which ants (across all regions) were most susceptible to climate warming. We found that ants occupying warmer and more mesic forested habitats at lower elevations are the most physiologically susceptible to deleterious effects of climate warming. Phylogenetic history was also a strong indicator of physiological susceptibility. In short, we find that ants that live in the canopies of hot, tropical forest are the most at risk, globally, from climate warming. Unfortunately this is where many, perhaps most, ant and other species on Earth live. © 2011 Blackwell Publishing Ltd.","author":[{"dropping-particle":"","family":"Diamond","given":"Sarah E.","non-dropping-particle":"","parse-names":false,"suffix":""},{"dropping-particle":"","family":"Sorger","given":"D. Magdalena","non-dropping-particle":"","parse-names":false,"suffix":""},{"dropping-particle":"","family":"Hulcr","given":"Jiri","non-dropping-particle":"","parse-names":false,"suffix":""},{"dropping-particle":"","family":"Pelini","given":"Shannon L.","non-dropping-particle":"","parse-names":false,"suffix":""},{"dropping-particle":"Del","family":"Toro","given":"Israel","non-dropping-particle":"","parse-names":false,"suffix":""},{"dropping-particle":"","family":"Hirsch","given":"Christopher","non-dropping-particle":"","parse-names":false,"suffix":""},{"dropping-particle":"","family":"Oberg","given":"Erik","non-dropping-particle":"","parse-names":false,"suffix":""},{"dropping-particle":"","family":"Dunn","given":"Robert R.","non-dropping-particle":"","parse-names":false,"suffix":""}],"container-title":"Global Change Biology","id":"ITEM-3","issue":"2","issued":{"date-parts":[["2012","2","1"]]},"page":"448-456","publisher":"John Wiley &amp; Sons, Ltd","title":"Who likes it hot? A global analysis of the climatic, ecological, and evolutionary determinants of warming tolerance in ants","type":"article-journal","volume":"18"},"uris":["http://www.mendeley.com/documents/?uuid=ccccc685-f698-384e-81b8-5b9facc23c21"]}],"mendeley":{"formattedCitation":"(Deutsch et al. 2008; Diamond et al. 2012; Huey et al. 2009)","plainTextFormattedCitation":"(Deutsch et al. 2008; Diamond et al. 2012; Huey et al. 2009)","previouslyFormattedCitation":"(Deutsch et al. 2008; Diamond et al. 2012; Huey et al. 2009)"},"properties":{"noteIndex":0},"schema":"https://github.com/citation-style-language/schema/raw/master/csl-citation.json"}</w:instrText>
      </w:r>
      <w:r w:rsidR="003127D2" w:rsidRPr="007F05C5">
        <w:rPr>
          <w:rFonts w:ascii="Arial" w:hAnsi="Arial" w:cs="Arial"/>
          <w:lang w:val="en-US"/>
        </w:rPr>
        <w:fldChar w:fldCharType="separate"/>
      </w:r>
      <w:r w:rsidR="003127D2" w:rsidRPr="00BB52D4">
        <w:rPr>
          <w:rFonts w:ascii="Arial" w:hAnsi="Arial" w:cs="Arial"/>
          <w:noProof/>
          <w:lang w:val="en-US"/>
        </w:rPr>
        <w:t>(Deutsch et al. 2008; Diamond et al. 2012; Huey et al. 2009)</w:t>
      </w:r>
      <w:r w:rsidR="003127D2" w:rsidRPr="007F05C5">
        <w:rPr>
          <w:rFonts w:ascii="Arial" w:hAnsi="Arial" w:cs="Arial"/>
          <w:lang w:val="en-US"/>
        </w:rPr>
        <w:fldChar w:fldCharType="end"/>
      </w:r>
      <w:r w:rsidR="003127D2">
        <w:rPr>
          <w:rFonts w:ascii="Arial" w:hAnsi="Arial" w:cs="Arial"/>
          <w:lang w:val="en-US"/>
        </w:rPr>
        <w:t xml:space="preserve">, thus face particular difficulty to tolerate or adapt to the projected warming </w:t>
      </w:r>
      <w:r w:rsidR="003127D2" w:rsidRPr="007F05C5">
        <w:rPr>
          <w:rFonts w:ascii="Arial" w:hAnsi="Arial" w:cs="Arial"/>
          <w:lang w:val="en-US"/>
        </w:rPr>
        <w:fldChar w:fldCharType="begin" w:fldLock="1"/>
      </w:r>
      <w:r w:rsidR="003127D2">
        <w:rPr>
          <w:rFonts w:ascii="Arial" w:hAnsi="Arial" w:cs="Arial"/>
          <w:lang w:val="en-US"/>
        </w:rPr>
        <w:instrText>ADDIN CSL_CITATION {"citationItems":[{"id":"ITEM-1","itemData":{"DOI":"10.1073/pnas.0709472105","ISSN":"00278424","PMID":"18458348","abstract":"The impact of anthropogenic climate change on terrestrial organisms is often predicted to increase with latitude, in parallel with the rate of warming. Yet the biological impact of rising temperatures also depends on the physiological sensitivity of organisms to temperature change. We integrate empirical fitness curves describing the thermal tolerance of terrestrial insects from around the world with the projected geographic distribution of climate change for the next century to estimate the direct impact of warming on insect fitness across latitude. The results show that warming in the tropics, although relatively small in magnitude, is likely to have the most deleterious consequences because tropical insects are relatively sensitive to temperature change and are currently living very close to their optimal temperature. In contrast, species at higher latitudes have broader thermal tolerance and are living in climates that are currently cooler than their physiological optima, so that warming may even enhance their fitness. Available thermal tolerance data for several vertebrate taxa exhibit similar patterns, suggesting that these results are general for terrestrial ectotherms. Our analyses imply that, in the absence of ameliorating factors such as migration and adaptation, the greatest extinction risks from global warming may be in the tropics, where biological diversity is also greatest. © 2008 by The National Academy of Sciences of the USA.","author":[{"dropping-particle":"","family":"Deutsch","given":"Curtis A.","non-dropping-particle":"","parse-names":false,"suffix":""},{"dropping-particle":"","family":"Tewksbury","given":"Joshua J.","non-dropping-particle":"","parse-names":false,"suffix":""},{"dropping-particle":"","family":"Huey","given":"Raymond B.","non-dropping-particle":"","parse-names":false,"suffix":""},{"dropping-particle":"","family":"Sheldon","given":"Kimberly S.","non-dropping-particle":"","parse-names":false,"suffix":""},{"dropping-particle":"","family":"Ghalambor","given":"Cameron K.","non-dropping-particle":"","parse-names":false,"suffix":""},{"dropping-particle":"","family":"Haak","given":"David C.","non-dropping-particle":"","parse-names":false,"suffix":""},{"dropping-particle":"","family":"Martin","given":"Paul R.","non-dropping-particle":"","parse-names":false,"suffix":""}],"container-title":"Proceedings of the National Academy of Sciences of the United States of America","id":"ITEM-1","issue":"18","issued":{"date-parts":[["2008","5","6"]]},"page":"6668-6672","publisher":"National Academy of Sciences","title":"Impacts of climate warming on terrestrial ectotherms across latitude","type":"article-journal","volume":"105"},"uris":["http://www.mendeley.com/documents/?uuid=a4ded3da-faa1-35c9-92a5-8209db87cb05"]},{"id":"ITEM-2","itemData":{"DOI":"10.1073/pnas.1207553109","ISSN":"00278424","abstract":"Upper thermal limits vary less than lower limits among related species of terrestrial ectotherms. This pattern may reflect weak or uniform selection on upper limits, or alternatively tight evolutionary constraints. We investigated this issue in 94 Drosophila species from diverse climates and reared in a common environment to control for plastic effects that may confound species comparisons. We found substantial variation in upper thermal limits among species, negatively correlated with annual precipitation at the central point of their distribution and also with the interaction between precipitation and maximum temperature, showing that heat resistance is an important determinant of Drosophila species distributions. Species from hot and relatively dry regions had higher resistance, whereas resistance was uncorrelated with temperature in wetter regions. Using a suite of analyses we showed that phylogenetic signal in heat resistance reflects phylogenetic inertia rather than common selection pressures. Current species distributions are therefore more likely to reflect environmental sorting of lineages rather than local adaptation. Similar to previous studies, thermal safety margins were small at low latitudes, with safety margins smallest for species occupying both humid and dry tropical environments. Thus, species from a range of environments are likely to be at risk owing to climate change. Together these findings suggest that this group of insects is unlikely to buffer global change effects throughmarked evolutionary changes, highlighting the importance of facilitating range shifts for maintaining biodiversity.","author":[{"dropping-particle":"","family":"Kellermann","given":"Vanessa","non-dropping-particle":"","parse-names":false,"suffix":""},{"dropping-particle":"","family":"Overgaard","given":"Johannes","non-dropping-particle":"","parse-names":false,"suffix":""},{"dropping-particle":"","family":"Hoffmann","given":"Ary A.","non-dropping-particle":"","parse-names":false,"suffix":""},{"dropping-particle":"","family":"Fljøgaard","given":"Camilla","non-dropping-particle":"","parse-names":false,"suffix":""},{"dropping-particle":"","family":"Svenning","given":"Jens Christian","non-dropping-particle":"","parse-names":false,"suffix":""},{"dropping-particle":"","family":"Loeschcke","given":"Volker","non-dropping-particle":"","parse-names":false,"suffix":""}],"container-title":"Proceedings of the National Academy of Sciences of the United States of America","id":"ITEM-2","issue":"40","issued":{"date-parts":[["2012"]]},"page":"16228-16233","title":"Upper thermal limits of Drosophila are linked to species distributions and strongly constrained phylogenetically","type":"article-journal","volume":"109"},"uris":["http://www.mendeley.com/documents/?uuid=fda03cb5-0910-39da-97ce-ca7e1c3ab356"]},{"id":"ITEM-3","itemData":{"DOI":"10.1890/11-1187.1","ISSN":"00129658","PMID":"22624199","abstract":"Evolutionary history and physiology mediate species responses to climate change. Tropical species that do not naturally experience high temperature variability have a narrow thermal tolerance compared to similar taxa at temperate latitudes and could therefore be most vulnerable to warming. However, the thermal adaptation of a species may also be influenced by spatial temperature variations over its geographical range. Spatial climate gradients, especially from topography, may also broaden thermal tolerance and therefore act to buffer warming impacts. Here we show that for low-seasonality environments, high spatial heterogeneity in temperature correlates significantly with greater warming tolerance in insects globally. Based on this relationship, we find that climate change projections of direct physiological impacts on insect fitness highlight the vulnerability of tropical lowland areas to future warming. Thus, in addition to seasonality, spatial heterogeneity may play a critical role in thermal adaptation and climate change impacts particularly in the tropics. © 2012 by the Ecological Society of America.","author":[{"dropping-particle":"","family":"Bonebrake","given":"Timothy C.","non-dropping-particle":"","parse-names":false,"suffix":""},{"dropping-particle":"","family":"Deutsch","given":"Curtis A.","non-dropping-particle":"","parse-names":false,"suffix":""}],"container-title":"Ecology","id":"ITEM-3","issue":"3","issued":{"date-parts":[["2012","3","1"]]},"note":"in tropics, there is less spatial climate heterogeneity, and tolerance range to warming","page":"449-455","publisher":"John Wiley &amp; Sons, Ltd","title":"Climate heterogeneity modulates impact of warming on tropical insects","type":"article-journal","volume":"93"},"uris":["http://www.mendeley.com/documents/?uuid=2d7d47a1-bda8-38c1-afb8-8ff13e0b1b1d"]}],"mendeley":{"formattedCitation":"(Bonebrake and Deutsch 2012; Deutsch et al. 2008; Kellermann et al. 2012)","plainTextFormattedCitation":"(Bonebrake and Deutsch 2012; Deutsch et al. 2008; Kellermann et al. 2012)","previouslyFormattedCitation":"(Bonebrake and Deutsch 2012; Deutsch et al. 2008; Kellermann et al. 2012)"},"properties":{"noteIndex":0},"schema":"https://github.com/citation-style-language/schema/raw/master/csl-citation.json"}</w:instrText>
      </w:r>
      <w:r w:rsidR="003127D2" w:rsidRPr="007F05C5">
        <w:rPr>
          <w:rFonts w:ascii="Arial" w:hAnsi="Arial" w:cs="Arial"/>
          <w:lang w:val="en-US"/>
        </w:rPr>
        <w:fldChar w:fldCharType="separate"/>
      </w:r>
      <w:r w:rsidR="003127D2" w:rsidRPr="00BB52D4">
        <w:rPr>
          <w:rFonts w:ascii="Arial" w:hAnsi="Arial" w:cs="Arial"/>
          <w:noProof/>
          <w:lang w:val="en-US"/>
        </w:rPr>
        <w:t>(Bonebrake and Deutsch 2012; Deutsch et al. 2008; Kellermann et al. 2012)</w:t>
      </w:r>
      <w:r w:rsidR="003127D2" w:rsidRPr="007F05C5">
        <w:rPr>
          <w:rFonts w:ascii="Arial" w:hAnsi="Arial" w:cs="Arial"/>
          <w:lang w:val="en-US"/>
        </w:rPr>
        <w:fldChar w:fldCharType="end"/>
      </w:r>
      <w:r w:rsidR="003127D2">
        <w:rPr>
          <w:rFonts w:ascii="Arial" w:hAnsi="Arial" w:cs="Arial"/>
          <w:lang w:val="en-US"/>
        </w:rPr>
        <w:t xml:space="preserve">. </w:t>
      </w:r>
      <w:r w:rsidR="008F30FA">
        <w:rPr>
          <w:rFonts w:ascii="Arial" w:hAnsi="Arial" w:cs="Arial"/>
          <w:lang w:val="en-US"/>
        </w:rPr>
        <w:t>Narrow thermal range</w:t>
      </w:r>
      <w:r w:rsidR="001B262E">
        <w:rPr>
          <w:rFonts w:ascii="Arial" w:hAnsi="Arial" w:cs="Arial"/>
          <w:lang w:val="en-US"/>
        </w:rPr>
        <w:t xml:space="preserve"> </w:t>
      </w:r>
      <w:r w:rsidR="001B262E" w:rsidRPr="007F05C5">
        <w:rPr>
          <w:rFonts w:ascii="Arial" w:hAnsi="Arial" w:cs="Arial"/>
          <w:lang w:val="en-US"/>
        </w:rPr>
        <w:fldChar w:fldCharType="begin" w:fldLock="1"/>
      </w:r>
      <w:r w:rsidR="001B262E" w:rsidRPr="007F05C5">
        <w:rPr>
          <w:rFonts w:ascii="Arial" w:hAnsi="Arial" w:cs="Arial"/>
          <w:lang w:val="en-US"/>
        </w:rPr>
        <w:instrText>ADDIN CSL_CITATION {"citationItems":[{"id":"ITEM-1","itemData":{"DOI":"10.1098/rspb.2014.1097","ISSN":"14712954","abstract":"The relationships among species' physiological capacities and the geographical variation of ambient climate are of key importance to understanding the distribution of life on the Earth. Furthermore, predictions of how species will respond to climate change will profit from the explicit consideration of their physiological tolerances. The climatic variability hypothesis, which predicts that climatic tolerances are broader in more variable climates, provides an analytical framework for studying these relationships between physiology and biogeography. However, direct empirical support for the hypothesis is mostly lacking for endotherms, and few studies have tried to integrate physiological data into assessments of species' climatic vulnerability at the global scale. Here, we test the climatic variability hypothesis for endotherms, with a comprehensive dataset on thermal tolerances derived from physiological experiments, and use these data to assess the vulnerability of species to projected climate change. We find the expected relationship between thermal tolerance and ambient climatic variability in birds, but not in mammals-a contrast possibly resulting from different adaptation strategies to ambient climate via behaviour, morphology or physiology. We show that currently most of the species are experiencing ambient temperatures well within their tolerance limits and that in the future many species may be able to tolerate projected temperature increases across significant proportions of their distributions. However, our findings also underline the high vulnerability of tropical regions to changes in temperature and other threats of anthropogenic global changes. Our study demonstrates that a better understanding of the interplay among species' physiology and the geography of climate change will advance assessments of species' vulnerability to climate change. © 2014 The Author(s) Published by the Royal Society. All rights reserved.","author":[{"dropping-particle":"","family":"Khaliq","given":"Imran","non-dropping-particle":"","parse-names":false,"suffix":""},{"dropping-particle":"","family":"Hof","given":"Christian","non-dropping-particle":"","parse-names":false,"suffix":""},{"dropping-particle":"","family":"Prinzinger","given":"Roland","non-dropping-particle":"","parse-names":false,"suffix":""},{"dropping-particle":"","family":"Böhning-Gaese","given":"Katrin","non-dropping-particle":"","parse-names":false,"suffix":""},{"dropping-particle":"","family":"Pfenninger","given":"Markus","non-dropping-particle":"","parse-names":false,"suffix":""}],"container-title":"Proceedings of the Royal Society B: Biological Sciences","id":"ITEM-1","issue":"1789","issued":{"date-parts":[["2014","7","9"]]},"publisher":"Royal Society","title":"Global variation in thermal tolerances and vulnerability of endotherms to climate change","type":"article-journal","volume":"281"},"uris":["http://www.mendeley.com/documents/?uuid=2d25c29c-a335-39f1-9c9a-4a2f1d8d6544"]}],"mendeley":{"formattedCitation":"(Khaliq et al. 2014)","plainTextFormattedCitation":"(Khaliq et al. 2014)","previouslyFormattedCitation":"(Khaliq et al. 2014)"},"properties":{"noteIndex":0},"schema":"https://github.com/citation-style-language/schema/raw/master/csl-citation.json"}</w:instrText>
      </w:r>
      <w:r w:rsidR="001B262E" w:rsidRPr="007F05C5">
        <w:rPr>
          <w:rFonts w:ascii="Arial" w:hAnsi="Arial" w:cs="Arial"/>
          <w:lang w:val="en-US"/>
        </w:rPr>
        <w:fldChar w:fldCharType="separate"/>
      </w:r>
      <w:r w:rsidR="001B262E" w:rsidRPr="007F05C5">
        <w:rPr>
          <w:rFonts w:ascii="Arial" w:hAnsi="Arial" w:cs="Arial"/>
          <w:noProof/>
          <w:lang w:val="en-US"/>
        </w:rPr>
        <w:t>(Khaliq et al. 2014)</w:t>
      </w:r>
      <w:r w:rsidR="001B262E" w:rsidRPr="007F05C5">
        <w:rPr>
          <w:rFonts w:ascii="Arial" w:hAnsi="Arial" w:cs="Arial"/>
          <w:lang w:val="en-US"/>
        </w:rPr>
        <w:fldChar w:fldCharType="end"/>
      </w:r>
      <w:r w:rsidR="001B262E">
        <w:rPr>
          <w:rFonts w:ascii="Arial" w:hAnsi="Arial" w:cs="Arial"/>
          <w:lang w:val="en-US"/>
        </w:rPr>
        <w:t xml:space="preserve"> leads to larger range-shift gaps of tropical species when following the latitudinal or elevational temperature gradient, increasing the risk of extinction and community disassembly </w:t>
      </w:r>
      <w:r w:rsidR="004F5042" w:rsidRPr="007F05C5">
        <w:rPr>
          <w:rFonts w:ascii="Arial" w:hAnsi="Arial" w:cs="Arial"/>
          <w:lang w:val="en-US"/>
        </w:rPr>
        <w:fldChar w:fldCharType="begin" w:fldLock="1"/>
      </w:r>
      <w:r w:rsidR="00E13FED" w:rsidRPr="007F05C5">
        <w:rPr>
          <w:rFonts w:ascii="Arial" w:hAnsi="Arial" w:cs="Arial"/>
          <w:lang w:val="en-US"/>
        </w:rPr>
        <w:instrText>ADDIN CSL_CITATION {"citationItems":[{"id":"ITEM-1","itemData":{"DOI":"10.1126/science.1162547","ISSN":"00368075","PMID":"18845754","abstract":"Many studies suggest that global warming is driving species ranges poleward and toward higher elevations at temperate latitudes, but evidence for range shifts is scarce for the tropics, where the shallow latitudinal temperature gradient makes upslope shifts more likely than poleward shifts. Based on new data for plants and insects on an elevational transect in Costa Rica, we assess the potential for lowland biotic attrition, range-shift gaps, and mountaintop extinctions under projected warming. We conclude that tropical lowland biotas may face a level of net lowland biotic attrition without parallel at higher latitudes (where range shifts may be compensated for by species from lower latitudes) and that a high proportion of tropical species soon faces gaps between current and projected elevational ranges.","author":[{"dropping-particle":"","family":"Colwell","given":"Robert K.","non-dropping-particle":"","parse-names":false,"suffix":""},{"dropping-particle":"","family":"Brehm","given":"Gunnar","non-dropping-particle":"","parse-names":false,"suffix":""},{"dropping-particle":"","family":"Cardelús","given":"Catherine L.","non-dropping-particle":"","parse-names":false,"suffix":""},{"dropping-particle":"","family":"Gilman","given":"Alex C.","non-dropping-particle":"","parse-names":false,"suffix":""},{"dropping-particle":"","family":"Longino","given":"John T.","non-dropping-particle":"","parse-names":false,"suffix":""}],"container-title":"Science","id":"ITEM-1","issue":"5899","issued":{"date-parts":[["2008","10","10"]]},"page":"258-261","publisher":"American Association for the Advancement of Science","title":"Global warming, elevational range shifts, and lowland biotic attrition in the wet tropics","type":"article-journal","volume":"322"},"uris":["http://www.mendeley.com/documents/?uuid=efcbb00a-4f36-3d21-bf39-1166fa394a51"]},{"id":"ITEM-2","itemData":{"DOI":"10.1111/j.1461-0248.2011.01689.x","ISSN":"14610248","PMID":"21978234","abstract":"Both tropical and temperate species are responding to global warming through range shifts, but our understanding of the consequences of these shifts for whole communities is limited. Here, we use current elevational range data for six taxonomic groups spanning 90° in latitude to examine the potential impacts of climate-driven range shifts on community change, or 'disassembly', across latitude. Elevational ranges are smaller at low latitudes for most groups and, as a consequence, tropical communities appear to be more sensitive to temperature increases compared with temperate communities. Under site-specific temperature projections, we generally found greater community disassembly in tropical compared with temperate communities, although this varied by dispersal assumptions. Mountain height can impact the amount of community disassembly, with greater change occurring on smaller mountains. Finally, projected community disassembly was higher for ectotherms than endotherms, although the variation among ectotherms was greater than the variation separating endotherms and ectotherms. © 2011 Blackwell Publishing Ltd/CNRS.","author":[{"dropping-particle":"","family":"Sheldon","given":"Kimberly S.","non-dropping-particle":"","parse-names":false,"suffix":""},{"dropping-particle":"","family":"Yang","given":"Sylvia","non-dropping-particle":"","parse-names":false,"suffix":""},{"dropping-particle":"","family":"Tewksbury","given":"Joshua J.","non-dropping-particle":"","parse-names":false,"suffix":""}],"container-title":"Ecology Letters","id":"ITEM-2","issue":"12","issued":{"date-parts":[["2011","12","1"]]},"note":"Elevational ranges are smaller at low latitudes for most groups and, as a consequence, tropical communities appear to be more sensitive to temperature increases compared with temperate communities.","page":"1191-1200","publisher":"Blackwell Publishing Ltd","title":"Climate change and community disassembly: Impacts of warming on tropical and temperate montane community structure","type":"article-journal","volume":"14"},"uris":["http://www.mendeley.com/documents/?uuid=5a78b13d-5185-3d78-a606-3b8ccde26ba1"]}],"mendeley":{"formattedCitation":"(Colwell et al. 2008; Sheldon, Yang, and Tewksbury 2011)","plainTextFormattedCitation":"(Colwell et al. 2008; Sheldon, Yang, and Tewksbury 2011)","previouslyFormattedCitation":"(Colwell et al. 2008; Sheldon, Yang, and Tewksbury 2011)"},"properties":{"noteIndex":0},"schema":"https://github.com/citation-style-language/schema/raw/master/csl-citation.json"}</w:instrText>
      </w:r>
      <w:r w:rsidR="004F5042" w:rsidRPr="007F05C5">
        <w:rPr>
          <w:rFonts w:ascii="Arial" w:hAnsi="Arial" w:cs="Arial"/>
          <w:lang w:val="en-US"/>
        </w:rPr>
        <w:fldChar w:fldCharType="separate"/>
      </w:r>
      <w:r w:rsidR="00E13FED" w:rsidRPr="007F05C5">
        <w:rPr>
          <w:rFonts w:ascii="Arial" w:hAnsi="Arial" w:cs="Arial"/>
          <w:noProof/>
          <w:lang w:val="en-US"/>
        </w:rPr>
        <w:t>(Colwell et al. 2008; Sheldon, Yang, and Tewksbury 2011)</w:t>
      </w:r>
      <w:r w:rsidR="004F5042" w:rsidRPr="007F05C5">
        <w:rPr>
          <w:rFonts w:ascii="Arial" w:hAnsi="Arial" w:cs="Arial"/>
          <w:lang w:val="en-US"/>
        </w:rPr>
        <w:fldChar w:fldCharType="end"/>
      </w:r>
      <w:r w:rsidR="0026735A" w:rsidRPr="007F05C5">
        <w:rPr>
          <w:rFonts w:ascii="Arial" w:hAnsi="Arial" w:cs="Arial"/>
          <w:lang w:val="en-US"/>
        </w:rPr>
        <w:t>.</w:t>
      </w:r>
    </w:p>
    <w:p w14:paraId="052A36FE" w14:textId="674B2EDA" w:rsidR="003948B0" w:rsidRDefault="0013633E" w:rsidP="007C1BC4">
      <w:pPr>
        <w:ind w:firstLine="720"/>
        <w:rPr>
          <w:rFonts w:ascii="Arial" w:hAnsi="Arial" w:cs="Arial"/>
          <w:lang w:val="en-US"/>
        </w:rPr>
      </w:pPr>
      <w:r w:rsidRPr="007F05C5">
        <w:rPr>
          <w:rFonts w:ascii="Arial" w:hAnsi="Arial" w:cs="Arial"/>
          <w:lang w:val="en-US"/>
        </w:rPr>
        <w:t xml:space="preserve">However, </w:t>
      </w:r>
      <w:r w:rsidR="005D607A" w:rsidRPr="007F05C5">
        <w:rPr>
          <w:rFonts w:ascii="Arial" w:hAnsi="Arial" w:cs="Arial"/>
          <w:lang w:val="en-US"/>
        </w:rPr>
        <w:t xml:space="preserve">it is uncertain </w:t>
      </w:r>
      <w:r w:rsidRPr="007F05C5">
        <w:rPr>
          <w:rFonts w:ascii="Arial" w:hAnsi="Arial" w:cs="Arial"/>
          <w:lang w:val="en-US"/>
        </w:rPr>
        <w:t>whether thermal tolerance</w:t>
      </w:r>
      <w:r w:rsidR="005D607A" w:rsidRPr="007F05C5">
        <w:rPr>
          <w:rFonts w:ascii="Arial" w:hAnsi="Arial" w:cs="Arial"/>
          <w:lang w:val="en-US"/>
        </w:rPr>
        <w:t xml:space="preserve"> is the key predictor of distribution </w:t>
      </w:r>
      <w:r w:rsidR="00245BF5">
        <w:rPr>
          <w:rFonts w:ascii="Arial" w:hAnsi="Arial" w:cs="Arial"/>
          <w:lang w:val="en-US"/>
        </w:rPr>
        <w:t>at</w:t>
      </w:r>
      <w:r w:rsidR="00245BF5" w:rsidRPr="007F05C5">
        <w:rPr>
          <w:rFonts w:ascii="Arial" w:hAnsi="Arial" w:cs="Arial"/>
          <w:lang w:val="en-US"/>
        </w:rPr>
        <w:t xml:space="preserve"> </w:t>
      </w:r>
      <w:r w:rsidR="005D607A" w:rsidRPr="007F05C5">
        <w:rPr>
          <w:rFonts w:ascii="Arial" w:hAnsi="Arial" w:cs="Arial"/>
          <w:lang w:val="en-US"/>
        </w:rPr>
        <w:t xml:space="preserve">warmer margins. </w:t>
      </w:r>
      <w:r w:rsidRPr="007F05C5">
        <w:rPr>
          <w:rFonts w:ascii="Arial" w:hAnsi="Arial" w:cs="Arial"/>
          <w:lang w:val="en-US"/>
        </w:rPr>
        <w:t xml:space="preserve">The observation that </w:t>
      </w:r>
      <w:r w:rsidR="00E64D33" w:rsidRPr="007F05C5">
        <w:rPr>
          <w:rFonts w:ascii="Arial" w:hAnsi="Arial" w:cs="Arial"/>
          <w:lang w:val="en-US"/>
        </w:rPr>
        <w:t xml:space="preserve">species </w:t>
      </w:r>
      <w:r w:rsidR="00BC0318" w:rsidRPr="007F05C5">
        <w:rPr>
          <w:rFonts w:ascii="Arial" w:hAnsi="Arial" w:cs="Arial"/>
          <w:lang w:val="en-US"/>
        </w:rPr>
        <w:t>occupying</w:t>
      </w:r>
      <w:r w:rsidR="00E64D33" w:rsidRPr="007F05C5">
        <w:rPr>
          <w:rFonts w:ascii="Arial" w:hAnsi="Arial" w:cs="Arial"/>
          <w:lang w:val="en-US"/>
        </w:rPr>
        <w:t xml:space="preserve"> cooler environment</w:t>
      </w:r>
      <w:ins w:id="6" w:author="Chris Terry" w:date="2021-11-22T11:12:00Z">
        <w:r w:rsidR="00EE3F5D">
          <w:rPr>
            <w:rFonts w:ascii="Arial" w:hAnsi="Arial" w:cs="Arial"/>
            <w:lang w:val="en-US"/>
          </w:rPr>
          <w:t>s</w:t>
        </w:r>
      </w:ins>
      <w:r w:rsidR="00BC0318" w:rsidRPr="007F05C5">
        <w:rPr>
          <w:rFonts w:ascii="Arial" w:hAnsi="Arial" w:cs="Arial"/>
          <w:lang w:val="en-US"/>
        </w:rPr>
        <w:t xml:space="preserve"> </w:t>
      </w:r>
      <w:r w:rsidR="005D607A" w:rsidRPr="007F05C5">
        <w:rPr>
          <w:rFonts w:ascii="Arial" w:hAnsi="Arial" w:cs="Arial"/>
          <w:lang w:val="en-US"/>
        </w:rPr>
        <w:t>have similar</w:t>
      </w:r>
      <w:r w:rsidR="00F46B72" w:rsidRPr="007F05C5">
        <w:rPr>
          <w:rFonts w:ascii="Arial" w:hAnsi="Arial" w:cs="Arial"/>
          <w:lang w:val="en-US"/>
        </w:rPr>
        <w:t xml:space="preserve"> </w:t>
      </w:r>
      <w:r w:rsidR="005D607A" w:rsidRPr="007F05C5">
        <w:rPr>
          <w:rFonts w:ascii="Arial" w:hAnsi="Arial" w:cs="Arial"/>
          <w:lang w:val="en-US"/>
        </w:rPr>
        <w:t xml:space="preserve">upper thermal limits </w:t>
      </w:r>
      <w:r w:rsidR="00245BF5">
        <w:rPr>
          <w:rFonts w:ascii="Arial" w:hAnsi="Arial" w:cs="Arial"/>
          <w:lang w:val="en-US"/>
        </w:rPr>
        <w:t>to</w:t>
      </w:r>
      <w:r w:rsidR="00245BF5" w:rsidRPr="007F05C5">
        <w:rPr>
          <w:rFonts w:ascii="Arial" w:hAnsi="Arial" w:cs="Arial"/>
          <w:lang w:val="en-US"/>
        </w:rPr>
        <w:t xml:space="preserve"> </w:t>
      </w:r>
      <w:r w:rsidR="005D607A" w:rsidRPr="007F05C5">
        <w:rPr>
          <w:rFonts w:ascii="Arial" w:hAnsi="Arial" w:cs="Arial"/>
          <w:lang w:val="en-US"/>
        </w:rPr>
        <w:t>tropical species</w:t>
      </w:r>
      <w:r w:rsidR="00CC350F">
        <w:rPr>
          <w:rFonts w:ascii="Arial" w:hAnsi="Arial" w:cs="Arial"/>
          <w:lang w:val="en-US"/>
        </w:rPr>
        <w:t xml:space="preserve"> casts</w:t>
      </w:r>
      <w:r w:rsidR="005D607A" w:rsidRPr="007F05C5">
        <w:rPr>
          <w:rFonts w:ascii="Arial" w:hAnsi="Arial" w:cs="Arial"/>
          <w:lang w:val="en-US"/>
        </w:rPr>
        <w:t xml:space="preserve"> </w:t>
      </w:r>
      <w:r w:rsidR="005469BF" w:rsidRPr="007F05C5">
        <w:rPr>
          <w:rFonts w:ascii="Arial" w:hAnsi="Arial" w:cs="Arial"/>
          <w:lang w:val="en-US"/>
        </w:rPr>
        <w:t>doubt</w:t>
      </w:r>
      <w:r w:rsidR="005D607A" w:rsidRPr="007F05C5">
        <w:rPr>
          <w:rFonts w:ascii="Arial" w:hAnsi="Arial" w:cs="Arial"/>
          <w:lang w:val="en-US"/>
        </w:rPr>
        <w:t xml:space="preserve"> on the </w:t>
      </w:r>
      <w:r w:rsidR="00CC350F">
        <w:rPr>
          <w:rFonts w:ascii="Arial" w:hAnsi="Arial" w:cs="Arial"/>
          <w:lang w:val="en-US"/>
        </w:rPr>
        <w:t>role</w:t>
      </w:r>
      <w:r w:rsidR="005D607A" w:rsidRPr="007F05C5">
        <w:rPr>
          <w:rFonts w:ascii="Arial" w:hAnsi="Arial" w:cs="Arial"/>
          <w:lang w:val="en-US"/>
        </w:rPr>
        <w:t xml:space="preserve"> of </w:t>
      </w:r>
      <w:r w:rsidR="00732190" w:rsidRPr="007F05C5">
        <w:rPr>
          <w:rFonts w:ascii="Arial" w:hAnsi="Arial" w:cs="Arial"/>
          <w:lang w:val="en-US"/>
        </w:rPr>
        <w:t xml:space="preserve">high </w:t>
      </w:r>
      <w:r w:rsidRPr="007F05C5">
        <w:rPr>
          <w:rFonts w:ascii="Arial" w:hAnsi="Arial" w:cs="Arial"/>
          <w:lang w:val="en-US"/>
        </w:rPr>
        <w:t>temperature in structuring tropical communit</w:t>
      </w:r>
      <w:r w:rsidR="00977CD6" w:rsidRPr="007F05C5">
        <w:rPr>
          <w:rFonts w:ascii="Arial" w:hAnsi="Arial" w:cs="Arial"/>
          <w:lang w:val="en-US"/>
        </w:rPr>
        <w:t>ies</w:t>
      </w:r>
      <w:r w:rsidR="007949ED" w:rsidRPr="007F05C5">
        <w:rPr>
          <w:rFonts w:ascii="Arial" w:hAnsi="Arial" w:cs="Arial"/>
          <w:lang w:val="en-US"/>
        </w:rPr>
        <w:t xml:space="preserve"> </w:t>
      </w:r>
      <w:r w:rsidR="007949ED" w:rsidRPr="007F05C5">
        <w:rPr>
          <w:rFonts w:ascii="Arial" w:hAnsi="Arial" w:cs="Arial"/>
          <w:lang w:val="en-US"/>
        </w:rPr>
        <w:fldChar w:fldCharType="begin" w:fldLock="1"/>
      </w:r>
      <w:r w:rsidR="000B5DD4" w:rsidRPr="007F05C5">
        <w:rPr>
          <w:rFonts w:ascii="Arial" w:hAnsi="Arial" w:cs="Arial"/>
          <w:lang w:val="en-US"/>
        </w:rPr>
        <w:instrText>ADDIN CSL_CITATION {"citationItems":[{"id":"ITEM-1","itemData":{"DOI":"10.1007/s00442-018-4154-y","ISSN":"00298549","PMID":"29736865","abstract":"Terrestrial ectotherms are likely to be especially sensitive to rising temperatures over coming decades. Thermal limits are used to measure climatic tolerances that potentially affect ectotherm distribution. While there is a strong relationship between the critical thermal maximum (CTmax) of insects and their latitudinal ranges, the nature of this relationship across elevation is less clear. Here we investigated the combined relationships between CTmax, elevation and ant body mass, given that CTmax can also be influenced by body mass, in the World Heritage-listed rainforests of the Australian Wet Tropics. We measured the CTmax and body mass of 20 ant species across an elevational gradient from 350 to 1000 m a.s.l. Community CTmax did not vary systematically with increasing elevation and there was no correlation between elevation and elevational ranges of species. However, body mass significantly decreased at higher elevations. Despite the negative correlation between CTmax and body mass at the community level, there was no significant difference in CTmax of different-sized ants within a species. These findings are not consistent with either the climatic variability hypothesis, Rapoport’s rule or Bergmann’s rule. Models indicated that elevation and body mass had limited influences on CTmax. Our results suggest that the distribution of most montane ants in the region is not strongly driven by thermal limitation, and climate change will likely impact ant species differently. This is likely to occur primarily through changes in rainfall via its effects on vegetation structure and therefore thermal microhabitats, rather than through direct temperature changes.","author":[{"dropping-particle":"","family":"Nowrouzi","given":"Somayeh","non-dropping-particle":"","parse-names":false,"suffix":""},{"dropping-particle":"","family":"Andersen","given":"Alan N.","non-dropping-particle":"","parse-names":false,"suffix":""},{"dropping-particle":"","family":"Bishop","given":"Tom R.","non-dropping-particle":"","parse-names":false,"suffix":""},{"dropping-particle":"","family":"Robson","given":"Simon K.A.","non-dropping-particle":"","parse-names":false,"suffix":""}],"container-title":"Oecologia","id":"ITEM-1","issue":"2","issued":{"date-parts":[["2018","10","1"]]},"note":"[check cited; ]","page":"333-342","publisher":"Springer Verlag","title":"Is thermal limitation the primary driver of elevational distributions? Not for montane rainforest ants in the Australian Wet Tropics","type":"article-journal","volume":"188"},"uris":["http://www.mendeley.com/documents/?uuid=e248f6da-505a-3873-b4f9-13e28dd410a6"]},{"id":"ITEM-2","itemData":{"DOI":"10.1111/gcb.12521","ISSN":"13652486","abstract":"Climatic factors influence the distribution of ectotherms, raising the possibility that distributions of many species will shift rapidly under climate change and/or that species will become locally extinct. Recent studies have compared performance curves of species from different climate zones and suggested that tropical species may be more susceptible to climate change than those from temperate environments. However, in other comparisons involving responses to thermal extremes it has been suggested that mid-latitude populations are more susceptible. Using a group of 10 closely related Drosophila species with known tropical or widespread distribution, we undertake a detailed investigation of their growth performance curves and their tolerance to thermal extremes. Thermal sensitivity of life history traits (fecundity, developmental success, and developmental time) and adult heat resistance were similar in tropical and widespread species groups, while widespread species had higher adult cold tolerance under all acclimation regimes. Laboratory measurements of either population growth capacity or acute tolerance to heat and cold extremes were compared to daily air temperature under current (2002-2007) and future (2100) conditions to investigate if these traits could explain current distributions and, therefore, also forecast future effects of climate change. Life history traits examining the thermal sensitivity of population growth proved to be a poor predictor of current species distributions. In contrast, we validate that adult tolerance to thermal extremes provides a good correlate of current distributions. Thus, in their current distribution range, most of the examined species experience heat exposure close to, but rarely above, the functional heat resistance limit. Similarly, adult functional cold resistance proved a good predictor of species distribution in cooler climates. When using the species' functional tolerance limits under a global warming scenario, we find that both tropical and widespread Drosophila species will face a similar proportional reduction in distribution range under future warming. © 2014 John Wiley &amp; Sons Ltd.","author":[{"dropping-particle":"","family":"Overgaard","given":"Johannes","non-dropping-particle":"","parse-names":false,"suffix":""},{"dropping-particle":"","family":"Kearney","given":"Michael R.","non-dropping-particle":"","parse-names":false,"suffix":""},{"dropping-particle":"","family":"Hoffmann","given":"Ary A.","non-dropping-particle":"","parse-names":false,"suffix":""}],"container-title":"Global Change Biology","id":"ITEM-2","issue":"6","issued":{"date-parts":[["2014","6"]]},"note":"supplementary data has more detailed information on the thermal performance curves of the 5 + 5 species.","page":"1738-1750","title":"Sensitivity to thermal extremes in Australian Drosophila implies similar impacts of climate change on the distribution of widespread and tropical species","type":"article-journal","volume":"20"},"uris":["http://www.mendeley.com/documents/?uuid=2dfe635d-e3e1-3d6e-b39f-b4bbbfce86d9"]},{"id":"ITEM-3","itemData":{"DOI":"10.1098/rspb.2008.1957","ISSN":"14712970","PMID":"19324762","abstract":"Biological impacts of climate warming are predicted to increase with latitude, paralleling increases in warming. However, the magnitude of impacts depends not only on the degree of warming but also on the number of species at risk, their physiological sensitivity to warming and their options for behavioural and physiological compensation. Lizards are useful for evaluating risks of warming because their thermal biology is well studied. We conducted macrophysiological analyses of diurnal lizards from diverse latitudes plus focal species analyses of Puerto Rican Anolis and Sphaerodactyus. Although tropical lowland lizards live in environments that are warm all year, macrophysiological analyses indicate that some tropical lineages (thermoconformers that live in forests) are active at low body temperature and are intolerant of warm temperatures. Focal species analyses show that some tropical forest lizards were already experiencing stressful body temperatures in summer when studied several decades ago. Simulations suggest that warming will not only further depress their physiological performance in summer, but will also enable warm-adapted, open-habitat competitors and predators to invade forests. Forest lizards are key components of tropical ecosystems, but appear vulnerable to the cascading physiological and ecological effects of climate warming, even though rates of tropical warming may be relatively low. © 2009 The Royal Society.","author":[{"dropping-particle":"","family":"Huey","given":"Raymond B.","non-dropping-particle":"","parse-names":false,"suffix":""},{"dropping-particle":"","family":"Deutsch","given":"Curtis A.","non-dropping-particle":"","parse-names":false,"suffix":""},{"dropping-particle":"","family":"Tewksbury","given":"Joshua J.","non-dropping-particle":"","parse-names":false,"suffix":""},{"dropping-particle":"","family":"Vitt","given":"Laurie J.","non-dropping-particle":"","parse-names":false,"suffix":""},{"dropping-particle":"","family":"Hertz","given":"Paul E.","non-dropping-particle":"","parse-names":false,"suffix":""},{"dropping-particle":"","family":"Pérez","given":"Héctor J.Álvarez","non-dropping-particle":"","parse-names":false,"suffix":""},{"dropping-particle":"","family":"Garland","given":"Theodore","non-dropping-particle":"","parse-names":false,"suffix":""}],"container-title":"Proceedings of the Royal Society B: Biological Sciences","id":"ITEM-3","issue":"1664","issued":{"date-parts":[["2009","6","7"]]},"note":"heat tolerance is slightly better among high-latitude (temperate) lizard.\n\ncold tolerance is better among high-latitude (temperate) lizard.","page":"1939-1948","title":"Why tropical forest lizards are vulnerable to climate warming","type":"article-journal","volume":"276"},"uris":["http://www.mendeley.com/documents/?uuid=b4d4f274-2649-308a-8340-0519a6ba5497"]},{"id":"ITEM-4","itemData":{"DOI":"10.1098/rstb.2018.0548","ISSN":"0962-8436","abstract":"&lt;p&gt; The thermal biology of ectotherms is often used to infer species' responses to changes in temperature. It is often proposed that temperate species are more cold-tolerant, less heat-tolerant, more plastic, have broader thermal performance curves (TPCs) and lower optimal temperatures when compared to tropical species. However, relatively little empirical work has provided support for this using large interspecific studies. In the present study, we measure thermal tolerance limits and thermal performance in 22 species of &lt;italic&gt;Drosophila&lt;/italic&gt; that developed under common conditions. Specifically, we measure thermal tolerance (CT &lt;sub&gt;min&lt;/sub&gt; and CT &lt;sub&gt;max&lt;/sub&gt; ) as well as the fitness components viability, developmental speed and fecundity at seven temperatures to construct TPCs for each of these species. For 10 of the species, we also measure thermal tolerance and thermal performance following developmental acclimation to three additional temperatures. Using these data, we test several fundamental hypotheses about the evolution and plasticity of heat and cold resistance and thermal performance. We find that cold tolerance (CT &lt;sub&gt;min&lt;/sub&gt; ) varied between the species according to the environmental temperature in the habitat from which they originated. These data support the idea that the evolution of cold tolerance has allowed species to persist in colder environments. However, contrary to expectation, we find that optimal temperature ( &lt;italic&gt;T&lt;/italic&gt; &lt;sub&gt;opt&lt;/sub&gt; ) and the breadth of thermal performance ( &lt;italic&gt;T&lt;/italic&gt; &lt;sub&gt;breadth&lt;/sub&gt; ) are similar in temperate, widespread and tropical species and we also find that the plasticity of TPCs was constrained. We suggest that the temperature range for optimal thermal performance is either fixed or under selection by the more similar temperatures that prevail during growing seasons. As a consequence, we find that &lt;italic&gt;T&lt;/italic&gt; &lt;sub&gt;opt&lt;/sub&gt; and &lt;italic&gt;T&lt;/italic&gt; &lt;sub&gt;breadth&lt;/sub&gt; are of limited value for predicting past, present and future distributions of species. &lt;/p&gt;","author":[{"dropping-particle":"","family":"MacLean","given":"Heidi J.","non-dropping-particle":"","parse-names":false,"suffix":""},{"dropping-particle":"","family":"Sørensen","given":"Jesper G.","non-dropping-particle":"","parse-names":false,"suffix":""},{"dropping-particle":"","family":"Kristensen","given":"Torsten N.","non-dropping-particle":"","parse-names":false,"suffix":""},{"dropping-particle":"","family":"Loeschcke","given":"Volker","non-dropping-particle":"","parse-names":false,"suffix":""},{"dropping-particle":"","family":"Beedholm","given":"Kristian","non-dropping-particle":"","parse-names":false,"suffix":""},{"dropping-particle":"","family":"Kellermann","given":"Vanessa","non-dropping-particle":"","parse-names":false,"suffix":""},{"dropping-particle":"","family":"Overgaard","given":"Johannes","non-dropping-particle":"","parse-names":false,"suffix":""}],"container-title":"Philosophical Transactions of the Royal Society B: Biological Sciences","id":"ITEM-4","issue":"1778","issued":{"date-parts":[["2019","8","5"]]},"page":"20180548","publisher":"Royal Society Publishing","title":"Evolution and plasticity of thermal performance: an analysis of variation in thermal tolerance and fitness in 22 &lt;i&gt;Drosophila&lt;/i&gt; species","type":"article-journal","volume":"374"},"uris":["http://www.mendeley.com/documents/?uuid=7a69c023-046b-3b79-9458-1b2e0d72de06"]}],"mendeley":{"formattedCitation":"(Huey et al. 2009; MacLean et al. 2019; Nowrouzi et al. 2018; Overgaard, Kearney, and Hoffmann 2014)","plainTextFormattedCitation":"(Huey et al. 2009; MacLean et al. 2019; Nowrouzi et al. 2018; Overgaard, Kearney, and Hoffmann 2014)","previouslyFormattedCitation":"(Huey et al. 2009; MacLean et al. 2019; Nowrouzi et al. 2018; Overgaard, Kearney, and Hoffmann 2014)"},"properties":{"noteIndex":0},"schema":"https://github.com/citation-style-language/schema/raw/master/csl-citation.json"}</w:instrText>
      </w:r>
      <w:r w:rsidR="007949ED" w:rsidRPr="007F05C5">
        <w:rPr>
          <w:rFonts w:ascii="Arial" w:hAnsi="Arial" w:cs="Arial"/>
          <w:lang w:val="en-US"/>
        </w:rPr>
        <w:fldChar w:fldCharType="separate"/>
      </w:r>
      <w:r w:rsidR="001C14AA" w:rsidRPr="007F05C5">
        <w:rPr>
          <w:rFonts w:ascii="Arial" w:hAnsi="Arial" w:cs="Arial"/>
          <w:noProof/>
          <w:lang w:val="en-US"/>
        </w:rPr>
        <w:t>(Huey et al. 2009; MacLean et al. 2019; Nowrouzi et al. 2018; Overgaard, Kearney, and Hoffmann 2014)</w:t>
      </w:r>
      <w:r w:rsidR="007949ED" w:rsidRPr="007F05C5">
        <w:rPr>
          <w:rFonts w:ascii="Arial" w:hAnsi="Arial" w:cs="Arial"/>
          <w:lang w:val="en-US"/>
        </w:rPr>
        <w:fldChar w:fldCharType="end"/>
      </w:r>
      <w:r w:rsidRPr="007F05C5">
        <w:rPr>
          <w:rFonts w:ascii="Arial" w:hAnsi="Arial" w:cs="Arial"/>
          <w:lang w:val="en-US"/>
        </w:rPr>
        <w:t>. Instead, other abiotic factor</w:t>
      </w:r>
      <w:r w:rsidR="006B607A" w:rsidRPr="007F05C5">
        <w:rPr>
          <w:rFonts w:ascii="Arial" w:hAnsi="Arial" w:cs="Arial"/>
          <w:lang w:val="en-US"/>
        </w:rPr>
        <w:t xml:space="preserve">s (e.g. </w:t>
      </w:r>
      <w:r w:rsidRPr="007F05C5">
        <w:rPr>
          <w:rFonts w:ascii="Arial" w:hAnsi="Arial" w:cs="Arial"/>
          <w:lang w:val="en-US"/>
        </w:rPr>
        <w:t>precipitation</w:t>
      </w:r>
      <w:r w:rsidR="006B607A" w:rsidRPr="007F05C5">
        <w:rPr>
          <w:rFonts w:ascii="Arial" w:hAnsi="Arial" w:cs="Arial"/>
          <w:lang w:val="en-US"/>
        </w:rPr>
        <w:t>)</w:t>
      </w:r>
      <w:r w:rsidR="002C44A3" w:rsidRPr="007F05C5">
        <w:rPr>
          <w:rFonts w:ascii="Arial" w:hAnsi="Arial" w:cs="Arial"/>
          <w:lang w:val="en-US"/>
        </w:rPr>
        <w:t xml:space="preserve"> </w:t>
      </w:r>
      <w:r w:rsidR="006D3017">
        <w:rPr>
          <w:rFonts w:ascii="Arial" w:hAnsi="Arial" w:cs="Arial"/>
          <w:lang w:val="en-US"/>
        </w:rPr>
        <w:t>or</w:t>
      </w:r>
      <w:r w:rsidR="006D3017" w:rsidRPr="007F05C5">
        <w:rPr>
          <w:rFonts w:ascii="Arial" w:hAnsi="Arial" w:cs="Arial"/>
          <w:lang w:val="en-US"/>
        </w:rPr>
        <w:t xml:space="preserve"> </w:t>
      </w:r>
      <w:r w:rsidR="002C44A3" w:rsidRPr="007F05C5">
        <w:rPr>
          <w:rFonts w:ascii="Arial" w:hAnsi="Arial" w:cs="Arial"/>
          <w:lang w:val="en-US"/>
        </w:rPr>
        <w:t xml:space="preserve">biotic interactions may </w:t>
      </w:r>
      <w:r w:rsidR="00CC350F">
        <w:rPr>
          <w:rFonts w:ascii="Arial" w:hAnsi="Arial" w:cs="Arial"/>
          <w:lang w:val="en-US"/>
        </w:rPr>
        <w:t>be</w:t>
      </w:r>
      <w:r w:rsidR="004C373B" w:rsidRPr="007F05C5">
        <w:rPr>
          <w:rFonts w:ascii="Arial" w:hAnsi="Arial" w:cs="Arial"/>
          <w:lang w:val="en-US"/>
        </w:rPr>
        <w:t xml:space="preserve"> </w:t>
      </w:r>
      <w:r w:rsidR="006D3017">
        <w:rPr>
          <w:rFonts w:ascii="Arial" w:hAnsi="Arial" w:cs="Arial"/>
          <w:lang w:val="en-US"/>
        </w:rPr>
        <w:t xml:space="preserve">critical in </w:t>
      </w:r>
      <w:r w:rsidR="004C373B" w:rsidRPr="007F05C5">
        <w:rPr>
          <w:rFonts w:ascii="Arial" w:hAnsi="Arial" w:cs="Arial"/>
          <w:lang w:val="en-US"/>
        </w:rPr>
        <w:t>determining</w:t>
      </w:r>
      <w:r w:rsidR="006D3017">
        <w:rPr>
          <w:rFonts w:ascii="Arial" w:hAnsi="Arial" w:cs="Arial"/>
          <w:lang w:val="en-US"/>
        </w:rPr>
        <w:t xml:space="preserve"> range limits</w:t>
      </w:r>
      <w:r w:rsidR="004C373B" w:rsidRPr="007F05C5">
        <w:rPr>
          <w:rFonts w:ascii="Arial" w:hAnsi="Arial" w:cs="Arial"/>
          <w:lang w:val="en-US"/>
        </w:rPr>
        <w:t xml:space="preserve"> in </w:t>
      </w:r>
      <w:r w:rsidR="00666F18" w:rsidRPr="007F05C5">
        <w:rPr>
          <w:rFonts w:ascii="Arial" w:hAnsi="Arial" w:cs="Arial"/>
          <w:lang w:val="en-US"/>
        </w:rPr>
        <w:t xml:space="preserve">the </w:t>
      </w:r>
      <w:r w:rsidR="004C373B" w:rsidRPr="007F05C5">
        <w:rPr>
          <w:rFonts w:ascii="Arial" w:hAnsi="Arial" w:cs="Arial"/>
          <w:lang w:val="en-US"/>
        </w:rPr>
        <w:t>tropi</w:t>
      </w:r>
      <w:r w:rsidR="00E03BDB" w:rsidRPr="007F05C5">
        <w:rPr>
          <w:rFonts w:ascii="Arial" w:hAnsi="Arial" w:cs="Arial"/>
          <w:lang w:val="en-US"/>
        </w:rPr>
        <w:t>cs</w:t>
      </w:r>
      <w:r w:rsidR="00243DAB" w:rsidRPr="007F05C5">
        <w:rPr>
          <w:rFonts w:ascii="Arial" w:hAnsi="Arial" w:cs="Arial"/>
          <w:lang w:val="en-US"/>
        </w:rPr>
        <w:t xml:space="preserve"> </w:t>
      </w:r>
      <w:commentRangeStart w:id="7"/>
      <w:r w:rsidR="00243DAB" w:rsidRPr="007F05C5">
        <w:rPr>
          <w:rFonts w:ascii="Arial" w:hAnsi="Arial" w:cs="Arial"/>
          <w:lang w:val="en-US"/>
        </w:rPr>
        <w:fldChar w:fldCharType="begin" w:fldLock="1"/>
      </w:r>
      <w:r w:rsidR="00EF7825">
        <w:rPr>
          <w:rFonts w:ascii="Arial" w:hAnsi="Arial" w:cs="Arial"/>
          <w:lang w:val="en-US"/>
        </w:rPr>
        <w:instrText>ADDIN CSL_CITATION {"citationItems":[{"id":"ITEM-1","itemData":{"DOI":"10.1038/nature05747","ISSN":"14764687","PMID":"17476266","abstract":"Although patterns of tree species distributions along environmental gradients have been amply documented in tropical forests, mechanisms causing these patterns are seldom known. Efforts to evaluate proposed mechanisms have been hampered by a lack of comparative data on species' reactions to relevant axes of environmental variation. Here we show that differential drought sensitivity shapes plant distributions in tropical forests at both regional and local scales. Our analyses are based on experimental field assessments of drought sensitivity of 48 species of trees and shrubs, and on their local and regional distributions within a network of 122 inventory sites spanning a rainfall gradient across the Isthmus of Panama. Our results suggest that niche differentiation with respect to soil water availability is a direct determinant of both local- and regional-scale distributions of tropical trees. Changes in soil moisture availability caused by global climate change and forest fragmentation are therefore likely to alter tropical species distributions, community composition and diversity. ©2007 Nature Publishing Group.","author":[{"dropping-particle":"","family":"Engelbrecht","given":"Bettina M.J.","non-dropping-particle":"","parse-names":false,"suffix":""},{"dropping-particle":"","family":"Comita","given":"Liza S.","non-dropping-particle":"","parse-names":false,"suffix":""},{"dropping-particle":"","family":"Condit","given":"Richard","non-dropping-particle":"","parse-names":false,"suffix":""},{"dropping-particle":"","family":"Kursar","given":"Thomas A.","non-dropping-particle":"","parse-names":false,"suffix":""},{"dropping-particle":"","family":"Tyree","given":"Melvin T.","non-dropping-particle":"","parse-names":false,"suffix":""},{"dropping-particle":"","family":"Turner","given":"Benjamin L.","non-dropping-particle":"","parse-names":false,"suffix":""},{"dropping-particle":"","family":"Hubbell","given":"Stephen P.","non-dropping-particle":"","parse-names":false,"suffix":""}],"container-title":"Nature","id":"ITEM-1","issue":"7140","issued":{"date-parts":[["2007"]]},"page":"80-82","title":"Drought sensitivity shapes species distribution patterns in tropical forests","type":"article-journal","volume":"447"},"uris":["http://www.mendeley.com/documents/?uuid=c97406e9-fc08-320d-9169-a30ad3ed3785"]},{"id":"ITEM-2","itemData":{"DOI":"10.1111/j.1600-0587.2012.07785.x","ISSN":"16000587","abstract":"Tropical mountains contain some of the world's richest animal communities as a result of high turnover of species along elevational gradients. We describe an approach to study the roles of biotic and abiotic factors in establishing elevational ranges, and to improve our ability to predict the effects of climate change on these communities. As a framework we use Hutchinson's concept of the fundamental niche (determined by the match between the physical environment and the organism's physiological and biophysical characteristics) and realized niche (the subset of the fundamental niche determined by biotic interactions). Using tropical birds as an example, we propose a method for estimating fundamental niches and discuss five biotic interactions that we expect to influence distributions of tropical montane animals: predation, competition, parasites and pathogens, mutualisms, and habitat associations. The effects of biotic factors on elevational ranges have been studied to some extent, but there is little information on physiological responses of tropical montane animals. It will be necessary to understand all of these ecological constraints in concert to predict current and future elevational ranges and potential threats to montane species. Given the importance of tropical mountains as global biodiversity hotspots, we argue that this area of research requires urgent attention. © 2012 The Authors. Ecography © 2012 Nordic Society Oikos.","author":[{"dropping-particle":"","family":"Jankowski","given":"Jill E.","non-dropping-particle":"","parse-names":false,"suffix":""},{"dropping-particle":"","family":"Londoño","given":"Gustavo A.","non-dropping-particle":"","parse-names":false,"suffix":""},{"dropping-particle":"","family":"Robinson","given":"Scott K.","non-dropping-particle":"","parse-names":false,"suffix":""},{"dropping-particle":"","family":"Chappell","given":"Mark A.","non-dropping-particle":"","parse-names":false,"suffix":""}],"container-title":"Ecography","id":"ITEM-2","issue":"1","issued":{"date-parts":[["2013","1","1"]]},"note":"Summary of various type of physical constrain and biotic interaction on altitude gradient.","page":"1-12","publisher":"Blackwell Publishing Ltd","title":"Exploring the role of physiology and biotic interactions in determining elevational ranges of tropical animals","type":"article-journal","volume":"36"},"uris":["http://www.mendeley.com/documents/?uuid=e6bebe03-7629-33ab-a806-033fb3e2b572"]},{"id":"ITEM-3","itemData":{"DOI":"10.1016/j.tree.2015.09.011","ISSN":"01695347","abstract":"A long-standing theory, originating with Darwin, suggests that abiotic forces set species range limits at high latitude, high elevation, and other abiotically 'stressful' areas, while species interactions set range limits in apparently more benign regions. This theory is of considerable importance for both basic and applied ecology, and while it is often assumed to be a ubiquitous pattern, it has not been clearly defined or broadly tested. We review tests of this idea and dissect how the strength of species interactions must vary across stress gradients to generate the predicted pattern. We conclude by suggesting approaches to better test this theory, which will deepen our understanding of the forces that determine species ranges and govern responses to climate change. Both climate and species interactions set species range limits, but it is unclear when each is most important.An old hypothesis, first proposed by Darwin, suggests that abiotic factors should be key drivers of limits in abiotically stressful areas, and species interactions should dominate in abiotically benign areas.Four distinct mechanisms, ranging from per-capita effects to community-level synergies, could result in differential importance of species interactions across stress gradients.These mechanisms, operating alone or in tandem, can result in patterns consistent or inconsistent with Darwin's hypothesis, depending on the strength and direction of effects.The most robust test of this hypothesis, not to date performed in any study, is to analyze how sensitive range limit location is to changes in the strength of one or more species interactions and also to abiotic stressors.","author":[{"dropping-particle":"","family":"Louthan","given":"Allison M.","non-dropping-particle":"","parse-names":false,"suffix":""},{"dropping-particle":"","family":"Doak","given":"Daniel F.","non-dropping-particle":"","parse-names":false,"suffix":""},{"dropping-particle":"","family":"Angert","given":"Amy L.","non-dropping-particle":"","parse-names":false,"suffix":""}],"container-title":"Trends in Ecology and Evolution","id":"ITEM-3","issue":"12","issued":{"date-parts":[["2015"]]},"page":"780-792","title":"Where and When do Species Interactions Set Range Limits?","type":"article","volume":"30"},"uris":["http://www.mendeley.com/documents/?uuid=13730153-28a1-36a0-9c86-53e8f9117ed4"]}],"mendeley":{"formattedCitation":"(Engelbrecht et al. 2007; Jankowski et al. 2013a; Louthan, Doak, and Angert 2015)","plainTextFormattedCitation":"(Engelbrecht et al. 2007; Jankowski et al. 2013a; Louthan, Doak, and Angert 2015)","previouslyFormattedCitation":"(Engelbrecht et al. 2007; Jankowski et al. 2013a; Louthan, Doak, and Angert 2015)"},"properties":{"noteIndex":0},"schema":"https://github.com/citation-style-language/schema/raw/master/csl-citation.json"}</w:instrText>
      </w:r>
      <w:r w:rsidR="00243DAB" w:rsidRPr="007F05C5">
        <w:rPr>
          <w:rFonts w:ascii="Arial" w:hAnsi="Arial" w:cs="Arial"/>
          <w:lang w:val="en-US"/>
        </w:rPr>
        <w:fldChar w:fldCharType="separate"/>
      </w:r>
      <w:r w:rsidR="00EF7825" w:rsidRPr="00EF7825">
        <w:rPr>
          <w:rFonts w:ascii="Arial" w:hAnsi="Arial" w:cs="Arial"/>
          <w:noProof/>
          <w:lang w:val="en-US"/>
        </w:rPr>
        <w:t>(Engelbrecht et al. 2007; Jankowski et al. 2013a; Louthan, Doak, and Angert 2015)</w:t>
      </w:r>
      <w:r w:rsidR="00243DAB" w:rsidRPr="007F05C5">
        <w:rPr>
          <w:rFonts w:ascii="Arial" w:hAnsi="Arial" w:cs="Arial"/>
          <w:lang w:val="en-US"/>
        </w:rPr>
        <w:fldChar w:fldCharType="end"/>
      </w:r>
      <w:commentRangeEnd w:id="7"/>
      <w:r w:rsidR="00EE3F5D">
        <w:rPr>
          <w:rStyle w:val="CommentReference"/>
          <w:rFonts w:asciiTheme="minorHAnsi" w:eastAsiaTheme="minorHAnsi" w:hAnsiTheme="minorHAnsi" w:cstheme="minorBidi"/>
          <w:lang w:eastAsia="en-US"/>
        </w:rPr>
        <w:commentReference w:id="7"/>
      </w:r>
      <w:r w:rsidR="002C44A3" w:rsidRPr="007F05C5">
        <w:rPr>
          <w:rFonts w:ascii="Arial" w:hAnsi="Arial" w:cs="Arial"/>
          <w:lang w:val="en-US"/>
        </w:rPr>
        <w:t xml:space="preserve">. </w:t>
      </w:r>
      <w:r w:rsidR="009470C9" w:rsidRPr="007F05C5">
        <w:rPr>
          <w:rFonts w:ascii="Arial" w:hAnsi="Arial" w:cs="Arial"/>
          <w:lang w:val="en-US"/>
        </w:rPr>
        <w:t>A</w:t>
      </w:r>
      <w:commentRangeStart w:id="8"/>
      <w:r w:rsidR="009470C9" w:rsidRPr="007F05C5">
        <w:rPr>
          <w:rFonts w:ascii="Arial" w:hAnsi="Arial" w:cs="Arial"/>
          <w:lang w:val="en-US"/>
        </w:rPr>
        <w:t xml:space="preserve"> commonly</w:t>
      </w:r>
      <w:r w:rsidR="00364959">
        <w:rPr>
          <w:rFonts w:ascii="Arial" w:hAnsi="Arial" w:cs="Arial"/>
          <w:lang w:val="en-US"/>
        </w:rPr>
        <w:t xml:space="preserve"> </w:t>
      </w:r>
      <w:r w:rsidR="009470C9" w:rsidRPr="007F05C5">
        <w:rPr>
          <w:rFonts w:ascii="Arial" w:hAnsi="Arial" w:cs="Arial"/>
          <w:lang w:val="en-US"/>
        </w:rPr>
        <w:t>h</w:t>
      </w:r>
      <w:r w:rsidR="00364959">
        <w:rPr>
          <w:rFonts w:ascii="Arial" w:hAnsi="Arial" w:cs="Arial"/>
          <w:lang w:val="en-US"/>
        </w:rPr>
        <w:t>e</w:t>
      </w:r>
      <w:r w:rsidR="009470C9" w:rsidRPr="007F05C5">
        <w:rPr>
          <w:rFonts w:ascii="Arial" w:hAnsi="Arial" w:cs="Arial"/>
          <w:lang w:val="en-US"/>
        </w:rPr>
        <w:t>ld belief is that tolerance to low temperature set</w:t>
      </w:r>
      <w:r w:rsidR="003A483E">
        <w:rPr>
          <w:rFonts w:ascii="Arial" w:hAnsi="Arial" w:cs="Arial"/>
          <w:lang w:val="en-US"/>
        </w:rPr>
        <w:t>s</w:t>
      </w:r>
      <w:r w:rsidR="009470C9" w:rsidRPr="007F05C5">
        <w:rPr>
          <w:rFonts w:ascii="Arial" w:hAnsi="Arial" w:cs="Arial"/>
          <w:lang w:val="en-US"/>
        </w:rPr>
        <w:t xml:space="preserve"> col</w:t>
      </w:r>
      <w:r w:rsidR="00AC7B20" w:rsidRPr="007F05C5">
        <w:rPr>
          <w:rFonts w:ascii="Arial" w:hAnsi="Arial" w:cs="Arial"/>
          <w:lang w:val="en-US"/>
        </w:rPr>
        <w:t>d</w:t>
      </w:r>
      <w:r w:rsidR="009470C9" w:rsidRPr="007F05C5">
        <w:rPr>
          <w:rFonts w:ascii="Arial" w:hAnsi="Arial" w:cs="Arial"/>
          <w:lang w:val="en-US"/>
        </w:rPr>
        <w:t xml:space="preserve"> boundaries while biotic interactions</w:t>
      </w:r>
      <w:r w:rsidR="00BC58C1">
        <w:rPr>
          <w:rFonts w:ascii="Arial" w:hAnsi="Arial" w:cs="Arial"/>
          <w:lang w:val="en-US"/>
        </w:rPr>
        <w:t xml:space="preserve"> </w:t>
      </w:r>
      <w:r w:rsidR="00AC7B20" w:rsidRPr="007F05C5">
        <w:rPr>
          <w:rFonts w:ascii="Arial" w:hAnsi="Arial" w:cs="Arial"/>
          <w:lang w:val="en-US"/>
        </w:rPr>
        <w:t xml:space="preserve">predominantly drive ecological limits at the warm boundaries </w:t>
      </w:r>
      <w:commentRangeEnd w:id="8"/>
      <w:r w:rsidR="002B623B">
        <w:rPr>
          <w:rStyle w:val="CommentReference"/>
          <w:rFonts w:asciiTheme="minorHAnsi" w:eastAsiaTheme="minorHAnsi" w:hAnsiTheme="minorHAnsi" w:cstheme="minorBidi"/>
          <w:lang w:eastAsia="en-US"/>
        </w:rPr>
        <w:commentReference w:id="8"/>
      </w:r>
      <w:r w:rsidR="00AC7B20" w:rsidRPr="007F05C5">
        <w:rPr>
          <w:rFonts w:ascii="Arial" w:hAnsi="Arial" w:cs="Arial"/>
          <w:lang w:val="en-US"/>
        </w:rPr>
        <w:fldChar w:fldCharType="begin" w:fldLock="1"/>
      </w:r>
      <w:r w:rsidR="00AC7B20" w:rsidRPr="007F05C5">
        <w:rPr>
          <w:rFonts w:ascii="Arial" w:hAnsi="Arial" w:cs="Arial"/>
          <w:lang w:val="en-US"/>
        </w:rPr>
        <w:instrText>ADDIN CSL_CITATION {"citationItems":[{"id":"ITEM-1","itemData":{"DOI":"10.1111/gcb.13553","ISSN":"13652486","PMID":"28070978","abstract":"Predicting how species will respond to the rapid climatic changes predicted this century is an urgent task. Species distribution models (SDMs) use the current relationship between environmental variation and species’ abundances to predict the effect of future environmental change on their distributions. However, two common assumptions of SDMs are likely to be violated in many cases: (i) that the relationship of environment with abundance or fitness is constant throughout a species’ range and will remain so in future and (ii) that abiotic factors (e.g. temperature, humidity) determine species’ distributions. We test these assumptions by relating field abundance of the rainforest fruit fly Drosophila birchii to ecological change across gradients that include its low and high altitudinal limits. We then test how such ecological variation affects the fitness of 35 D. birchii families transplanted in 591 cages to sites along two altitudinal gradients, to determine whether genetic variation in fitness responses could facilitate future adaptation to environmental change. Overall, field abundance was highest at cooler, high-altitude sites, and declined towards warmer, low-altitude sites. By contrast, cage fitness (productivity) increased towards warmer, lower-altitude sites, suggesting that biotic interactions (absent from cages) drive ecological limits at warmer margins. In addition, the relationship between environmental variation and abundance varied significantly among gradients, indicating divergence in ecological niche across the species’ range. However, there was no evidence for local adaptation within gradients, despite greater productivity of high-altitude than low-altitude populations when families were reared under laboratory conditions. Families also responded similarly to transplantation along gradients, providing no evidence for fitness trade-offs that would favour local adaptation. These findings highlight the importance of (i) measuring genetic variation in key traits under ecologically relevant conditions, and (ii) considering the effect of biotic interactions when predicting species’ responses to environmental change.","author":[{"dropping-particle":"","family":"O'Brien","given":"Eleanor K.","non-dropping-particle":"","parse-names":false,"suffix":""},{"dropping-particle":"","family":"Higgie","given":"Megan","non-dropping-particle":"","parse-names":false,"suffix":""},{"dropping-particle":"","family":"Reynolds","given":"Alan","non-dropping-particle":"","parse-names":false,"suffix":""},{"dropping-particle":"","family":"Hoffmann","given":"Ary A.","non-dropping-particle":"","parse-names":false,"suffix":""},{"dropping-particle":"","family":"Bridle","given":"Jon R.","non-dropping-particle":"","parse-names":false,"suffix":""}],"container-title":"Global Change Biology","id":"ITEM-1","issue":"5","issued":{"date-parts":[["2017","5","1"]]},"page":"1847-1860","publisher":"Blackwell Publishing Ltd","title":"Testing for local adaptation and evolutionary potential along altitudinal gradients in rainforest Drosophila: beyond laboratory estimates","type":"article-journal","volume":"23"},"uris":["http://www.mendeley.com/documents/?uuid=9d7fb375-23cf-3880-a4a8-b5cea02475e7"]}],"mendeley":{"formattedCitation":"(O’Brien et al. 2017)","plainTextFormattedCitation":"(O’Brien et al. 2017)","previouslyFormattedCitation":"(O’Brien et al. 2017)"},"properties":{"noteIndex":0},"schema":"https://github.com/citation-style-language/schema/raw/master/csl-citation.json"}</w:instrText>
      </w:r>
      <w:r w:rsidR="00AC7B20" w:rsidRPr="007F05C5">
        <w:rPr>
          <w:rFonts w:ascii="Arial" w:hAnsi="Arial" w:cs="Arial"/>
          <w:lang w:val="en-US"/>
        </w:rPr>
        <w:fldChar w:fldCharType="separate"/>
      </w:r>
      <w:r w:rsidR="00AC7B20" w:rsidRPr="007F05C5">
        <w:rPr>
          <w:rFonts w:ascii="Arial" w:hAnsi="Arial" w:cs="Arial"/>
          <w:noProof/>
          <w:lang w:val="en-US"/>
        </w:rPr>
        <w:t>(O’Brien et al. 2017)</w:t>
      </w:r>
      <w:r w:rsidR="00AC7B20" w:rsidRPr="007F05C5">
        <w:rPr>
          <w:rFonts w:ascii="Arial" w:hAnsi="Arial" w:cs="Arial"/>
          <w:lang w:val="en-US"/>
        </w:rPr>
        <w:fldChar w:fldCharType="end"/>
      </w:r>
      <w:r w:rsidR="00AC7B20" w:rsidRPr="007F05C5">
        <w:rPr>
          <w:rFonts w:ascii="Arial" w:hAnsi="Arial" w:cs="Arial"/>
          <w:lang w:val="en-US"/>
        </w:rPr>
        <w:t xml:space="preserve">. </w:t>
      </w:r>
      <w:r w:rsidR="00A87D0D" w:rsidRPr="007F05C5">
        <w:rPr>
          <w:rFonts w:ascii="Arial" w:hAnsi="Arial" w:cs="Arial"/>
          <w:lang w:val="en-US"/>
        </w:rPr>
        <w:t>This asymmetr</w:t>
      </w:r>
      <w:r w:rsidR="00225D48" w:rsidRPr="007F05C5">
        <w:rPr>
          <w:rFonts w:ascii="Arial" w:hAnsi="Arial" w:cs="Arial"/>
          <w:lang w:val="en-US"/>
        </w:rPr>
        <w:t>ical role of temperature</w:t>
      </w:r>
      <w:r w:rsidR="00A87D0D" w:rsidRPr="007F05C5">
        <w:rPr>
          <w:rFonts w:ascii="Arial" w:hAnsi="Arial" w:cs="Arial"/>
          <w:lang w:val="en-US"/>
        </w:rPr>
        <w:t xml:space="preserve"> is supported by the smaller change</w:t>
      </w:r>
      <w:r w:rsidR="00266E82">
        <w:rPr>
          <w:rFonts w:ascii="Arial" w:hAnsi="Arial" w:cs="Arial"/>
          <w:lang w:val="en-US"/>
        </w:rPr>
        <w:t>s</w:t>
      </w:r>
      <w:r w:rsidR="00A87D0D" w:rsidRPr="007F05C5">
        <w:rPr>
          <w:rFonts w:ascii="Arial" w:hAnsi="Arial" w:cs="Arial"/>
          <w:lang w:val="en-US"/>
        </w:rPr>
        <w:t xml:space="preserve"> </w:t>
      </w:r>
      <w:r w:rsidR="00364959">
        <w:rPr>
          <w:rFonts w:ascii="Arial" w:hAnsi="Arial" w:cs="Arial"/>
          <w:lang w:val="en-US"/>
        </w:rPr>
        <w:t xml:space="preserve">observed </w:t>
      </w:r>
      <w:r w:rsidR="00A87D0D" w:rsidRPr="007F05C5">
        <w:rPr>
          <w:rFonts w:ascii="Arial" w:hAnsi="Arial" w:cs="Arial"/>
          <w:lang w:val="en-US"/>
        </w:rPr>
        <w:t xml:space="preserve">at </w:t>
      </w:r>
      <w:r w:rsidR="00E55F60" w:rsidRPr="007F05C5">
        <w:rPr>
          <w:rFonts w:ascii="Arial" w:hAnsi="Arial" w:cs="Arial"/>
          <w:lang w:val="en-US"/>
        </w:rPr>
        <w:t>species’</w:t>
      </w:r>
      <w:r w:rsidR="00A87D0D" w:rsidRPr="007F05C5">
        <w:rPr>
          <w:rFonts w:ascii="Arial" w:hAnsi="Arial" w:cs="Arial"/>
          <w:lang w:val="en-US"/>
        </w:rPr>
        <w:t xml:space="preserve"> warm boundaries than cold boundaries in response to warming </w:t>
      </w:r>
      <w:r w:rsidR="00A87D0D" w:rsidRPr="007F05C5">
        <w:rPr>
          <w:rFonts w:ascii="Arial" w:hAnsi="Arial" w:cs="Arial"/>
          <w:lang w:val="en-US"/>
        </w:rPr>
        <w:fldChar w:fldCharType="begin" w:fldLock="1"/>
      </w:r>
      <w:r w:rsidR="009D3948">
        <w:rPr>
          <w:rFonts w:ascii="Arial" w:hAnsi="Arial" w:cs="Arial"/>
          <w:lang w:val="en-US"/>
        </w:rPr>
        <w:instrText>ADDIN CSL_CITATION {"citationItems":[{"id":"ITEM-1","itemData":{"DOI":"10.1111/j.1466-8238.2010.00594.x","ISSN":"1466822X","abstract":"Aim To estimate whether species have shifted at equal rates at their leading edges (cool boundaries) and trailing edges (warm boundaries) in response to climate change. We provide the first such evidence for tropical insects, here examining elevation shifts for the upper and lower boundaries shifts of montane moths. Threats to species on tropical mountains are considered.Location Mount Kinabalu, Sabah, Malaysia.Methods We surveyed Lepidoptera (Geometridae) on Mount Kinabalu in 2007, 42 years after the previous surveys in 1965. Changes in species upper and lower boundaries, elevational extents and range areas were assessed. We randomly subsampled the data to ensure comparable datasets between years. Estimated shifts were compared for endemic versus more widespread species, and for species that reached their range limits at different elevations.Results Species that reached their upper limits at 2500-2700 m (n= 28 species, 20% of those considered) retreated at both their lower and upper boundaries, and hence showed substantial average range contractions (-300 m in elevational extent and -45 km2 in estimated range area). These declines may be associated with changes in cloud cover and the presence of ecological barriers (geological and vegetation transitions) which impede uphill movement. Other than this group, most species (n= 109, 80% of the species considered) expanded their upper boundaries upwards (by an average of 152 m) more than they retreated at their lower boundaries (77 m).Main conclusions Without constraints, leading margins shifted uphill faster than trailing margins retreated, such that many species increased their elevational extents. However, this did not result in increases in range area because the area of land available declines with increasing elevation. Species close to a major ecological/geological transition zone on the mountain flank declined in their range areas. Extinction risk may increase long before species reach the summit, even when undisturbed habitats are available. © 2010 Blackwell Publishing Ltd.","author":[{"dropping-particle":"","family":"Chen","given":"I. Ching","non-dropping-particle":"","parse-names":false,"suffix":""},{"dropping-particle":"","family":"Hill","given":"Jane K.","non-dropping-particle":"","parse-names":false,"suffix":""},{"dropping-particle":"","family":"Shiu","given":"Hau Jie","non-dropping-particle":"","parse-names":false,"suffix":""},{"dropping-particle":"","family":"Holloway","given":"Jeremy D.","non-dropping-particle":"","parse-names":false,"suffix":""},{"dropping-particle":"","family":"Benedick","given":"Suzan","non-dropping-particle":"","parse-names":false,"suffix":""},{"dropping-particle":"","family":"Chey","given":"Vun Khen","non-dropping-particle":"","parse-names":false,"suffix":""},{"dropping-particle":"","family":"Barlow","given":"Henry S.","non-dropping-particle":"","parse-names":false,"suffix":""},{"dropping-particle":"","family":"Thomas","given":"Chris D.","non-dropping-particle":"","parse-names":false,"suffix":""}],"container-title":"Global Ecology and Biogeography","id":"ITEM-1","issue":"1","issued":{"date-parts":[["2011","1","1"]]},"page":"34-45","publisher":"John Wiley &amp; Sons, Ltd","title":"Asymmetric boundary shifts of tropical montane Lepidoptera over four decades of climate warming","type":"article-journal","volume":"20"},"uris":["http://www.mendeley.com/documents/?uuid=fc8ad41b-7b90-347e-a509-16ac0b4081f6"]},{"id":"ITEM-2","itemData":{"DOI":"10.1038/nclimate1539","ISSN":"1758678X","abstract":"The redistribution of life on Earth has emerged as one of the most significant biological responses to anthropogenic climate warming1-3. Despite being one of the most long-standing puzzles in ecology4, we still have little understanding of how temperature sets geographic range boundaries5. Here we show that marine and terrestrial ectotherms differ in the degree to which they fill their potential latitudinal ranges, as predicted from their thermal tolerance limits. Marine ectotherms more fully occupy the extent of latitudes tolerable within their thermal tolerance limits, and are consequently predicted to expand at their poleward range boundaries and contract at their equatorward boundaries with climate warming. In contrast, terrestrial ectotherms are excluded from the warmest regions of their latitudinal range; thus, the equatorward, or 'trailing' range boundaries, may not shift consistently towards the poles with climate warming. Using global observations of climate-induced range shifts, we test this prediction and show that in the ocean, shifts at both range boundaries have been equally responsive, whereas on land, equatorward range boundaries have lagged in response to climate warming. These results indicate that marine species' ranges conform more closely to their limits of thermal tolerance, and thus range shifts will be more predictable and coherent. However, on land, warmer range boundaries are not at equilibrium with heat tolerance. Understanding the relative contribution of factors other than temperature in controlling equatorward range limits is critical for predicting distribution changes, with implications for population and community viability. © 2012 Macmillan Publishers Limited. All rights reserved.","author":[{"dropping-particle":"","family":"Sunday","given":"Jennifer M.","non-dropping-particle":"","parse-names":false,"suffix":""},{"dropping-particle":"","family":"Bates","given":"Amanda E.","non-dropping-particle":"","parse-names":false,"suffix":""},{"dropping-particle":"","family":"Dulvy","given":"Nicholas K.","non-dropping-particle":"","parse-names":false,"suffix":""}],"container-title":"Nature Climate Change","id":"ITEM-2","issue":"9","issued":{"date-parts":[["2012"]]},"note":"1. Terrestial species tend to underfill in their warm physiological boundary and overfill at their cold physiological boundary (highest summer temperature data: average or extreme?)\n2. equatorward underfilling increase with lattitude: meaning that tropical species are closer to their upper thermal limits\n3. cold boundary overfilling: depends on how critical temperature are measures. For example, adult or diapause stage?\n4. From the meta-analysis, boundaries of terrestial species are more sensitive in their colder end.\n5. proposed reasons for underfilling: 1) other abiotic factor like precipitation, 2) this temperature only use monthly average, so didn't capture daily extreme temperature or interannual anomalies.","page":"686-690","title":"Thermal tolerance and the global redistribution of animals","type":"article-journal","volume":"2"},"uris":["http://www.mendeley.com/documents/?uuid=a075e7b1-b825-320b-a3ed-5101d90fbad8"]}],"mendeley":{"formattedCitation":"(Chen, Hill, Shiu, et al. 2011; Sunday, Bates, and Dulvy 2012)","plainTextFormattedCitation":"(Chen, Hill, Shiu, et al. 2011; Sunday, Bates, and Dulvy 2012)","previouslyFormattedCitation":"(Chen, Hill, Shiu, et al. 2011; Sunday, Bates, and Dulvy 2012)"},"properties":{"noteIndex":0},"schema":"https://github.com/citation-style-language/schema/raw/master/csl-citation.json"}</w:instrText>
      </w:r>
      <w:r w:rsidR="00A87D0D" w:rsidRPr="007F05C5">
        <w:rPr>
          <w:rFonts w:ascii="Arial" w:hAnsi="Arial" w:cs="Arial"/>
          <w:lang w:val="en-US"/>
        </w:rPr>
        <w:fldChar w:fldCharType="separate"/>
      </w:r>
      <w:r w:rsidR="009D3948" w:rsidRPr="009D3948">
        <w:rPr>
          <w:rFonts w:ascii="Arial" w:hAnsi="Arial" w:cs="Arial"/>
          <w:noProof/>
          <w:lang w:val="en-US"/>
        </w:rPr>
        <w:t>(Chen, Hill, Shiu, et al. 2011; Sunday, Bates, and Dulvy 2012)</w:t>
      </w:r>
      <w:r w:rsidR="00A87D0D" w:rsidRPr="007F05C5">
        <w:rPr>
          <w:rFonts w:ascii="Arial" w:hAnsi="Arial" w:cs="Arial"/>
          <w:lang w:val="en-US"/>
        </w:rPr>
        <w:fldChar w:fldCharType="end"/>
      </w:r>
      <w:r w:rsidR="00A87D0D" w:rsidRPr="007F05C5">
        <w:rPr>
          <w:rFonts w:ascii="Arial" w:hAnsi="Arial" w:cs="Arial"/>
          <w:lang w:val="en-US"/>
        </w:rPr>
        <w:t xml:space="preserve">, </w:t>
      </w:r>
      <w:commentRangeStart w:id="9"/>
      <w:r w:rsidR="00D15550">
        <w:rPr>
          <w:rFonts w:ascii="Arial" w:hAnsi="Arial" w:cs="Arial"/>
          <w:lang w:val="en-US"/>
        </w:rPr>
        <w:t>contradicting</w:t>
      </w:r>
      <w:r w:rsidR="00A87D0D" w:rsidRPr="007F05C5">
        <w:rPr>
          <w:rFonts w:ascii="Arial" w:hAnsi="Arial" w:cs="Arial"/>
          <w:lang w:val="en-US"/>
        </w:rPr>
        <w:t xml:space="preserve"> the gloom</w:t>
      </w:r>
      <w:r w:rsidR="00266E82">
        <w:rPr>
          <w:rFonts w:ascii="Arial" w:hAnsi="Arial" w:cs="Arial"/>
          <w:lang w:val="en-US"/>
        </w:rPr>
        <w:t>y</w:t>
      </w:r>
      <w:r w:rsidR="00A87D0D" w:rsidRPr="007F05C5">
        <w:rPr>
          <w:rFonts w:ascii="Arial" w:hAnsi="Arial" w:cs="Arial"/>
          <w:lang w:val="en-US"/>
        </w:rPr>
        <w:t xml:space="preserve"> prediction </w:t>
      </w:r>
      <w:r w:rsidR="00E55F60" w:rsidRPr="007F05C5">
        <w:rPr>
          <w:rFonts w:ascii="Arial" w:hAnsi="Arial" w:cs="Arial"/>
          <w:lang w:val="en-US"/>
        </w:rPr>
        <w:t>for the</w:t>
      </w:r>
      <w:r w:rsidR="00A87D0D" w:rsidRPr="007F05C5">
        <w:rPr>
          <w:rFonts w:ascii="Arial" w:hAnsi="Arial" w:cs="Arial"/>
          <w:lang w:val="en-US"/>
        </w:rPr>
        <w:t xml:space="preserve"> tropical species in response to warming</w:t>
      </w:r>
      <w:r w:rsidR="003948B0" w:rsidRPr="007F05C5">
        <w:rPr>
          <w:rFonts w:ascii="Arial" w:hAnsi="Arial" w:cs="Arial"/>
          <w:lang w:val="en-US"/>
        </w:rPr>
        <w:t>.</w:t>
      </w:r>
      <w:commentRangeEnd w:id="9"/>
      <w:r w:rsidR="002B623B">
        <w:rPr>
          <w:rStyle w:val="CommentReference"/>
          <w:rFonts w:asciiTheme="minorHAnsi" w:eastAsiaTheme="minorHAnsi" w:hAnsiTheme="minorHAnsi" w:cstheme="minorBidi"/>
          <w:lang w:eastAsia="en-US"/>
        </w:rPr>
        <w:commentReference w:id="9"/>
      </w:r>
    </w:p>
    <w:p w14:paraId="170C1D0F" w14:textId="0E8A0741" w:rsidR="00741E47" w:rsidRPr="00A831C3" w:rsidRDefault="00FD36C7" w:rsidP="007C1BC4">
      <w:pPr>
        <w:ind w:firstLine="720"/>
        <w:rPr>
          <w:rFonts w:ascii="Arial" w:hAnsi="Arial" w:cs="Arial"/>
          <w:lang w:val="en-US"/>
        </w:rPr>
      </w:pPr>
      <w:r w:rsidRPr="00A831C3">
        <w:rPr>
          <w:rFonts w:ascii="Arial" w:hAnsi="Arial" w:cs="Arial"/>
          <w:lang w:val="en-US"/>
        </w:rPr>
        <w:t>Despite the controversy and urgent nature of this research topic</w:t>
      </w:r>
      <w:r w:rsidR="004C4A5B">
        <w:rPr>
          <w:rFonts w:ascii="Arial" w:hAnsi="Arial" w:cs="Arial"/>
          <w:lang w:val="en-US"/>
        </w:rPr>
        <w:t xml:space="preserve"> </w:t>
      </w:r>
      <w:r w:rsidR="004C4A5B">
        <w:rPr>
          <w:rFonts w:ascii="Arial" w:hAnsi="Arial" w:cs="Arial"/>
          <w:lang w:val="en-US"/>
        </w:rPr>
        <w:fldChar w:fldCharType="begin" w:fldLock="1"/>
      </w:r>
      <w:r w:rsidR="009D3948">
        <w:rPr>
          <w:rFonts w:ascii="Arial" w:hAnsi="Arial" w:cs="Arial"/>
          <w:lang w:val="en-US"/>
        </w:rPr>
        <w:instrText>ADDIN CSL_CITATION {"citationItems":[{"id":"ITEM-1","itemData":{"DOI":"10.1016/j.biocon.2011.11.027","ISSN":"00063207","abstract":"As a broad scientific consensus in support of anthropogenic global warming emerged in the 1980s, a few biologists were quick to make predictions of the likely impacts in the tropics. Most conservation biologists, however, saw climate change as a much less immediate threat to tropical terrestrial ecosystems than deforestation, logging, and hunting. There has been a rapid shift in opinion in the last few years, with the widespread recognition that the climate is already changing at a rate that is relevant to current conservation actions in the tropics. Unfortunately, more than a decade of relative neglect of climate change research has left tropical biologists with little hard information on which to plan a response. The most widely used climate projections for the tropics do not represent the full range of model possibilities and do not reflect the current rates of greenhouse gas emission. The 2-3. °C rise that is commonly assumed could be 4-6, or even 7. °C, while projections for rainfall and other climate variables have still greater uncertainty. These climatic uncertainties are compounded by our ignorance about the potential biological consequences of these changes. It is very likely, however, that the majority of the tropics will soon be subject to climatic conditions that have not existed anywhere on Earth for millions of years. It's a new world and all bets are off. © 2011 Elsevier Ltd.","author":[{"dropping-particle":"","family":"Corlett","given":"Richard T.","non-dropping-particle":"","parse-names":false,"suffix":""}],"container-title":"Biological Conservation","id":"ITEM-1","issue":"1","issued":{"date-parts":[["2012","7","1"]]},"page":"22-25","publisher":"Elsevier Ltd","title":"Climate change in the tropics: The end of the world as we know it?","type":"article","volume":"151"},"uris":["http://www.mendeley.com/documents/?uuid=248391de-0239-32a6-810b-a63d87016106"]}],"mendeley":{"formattedCitation":"(Corlett 2012)","plainTextFormattedCitation":"(Corlett 2012)","previouslyFormattedCitation":"(Corlett 2012)"},"properties":{"noteIndex":0},"schema":"https://github.com/citation-style-language/schema/raw/master/csl-citation.json"}</w:instrText>
      </w:r>
      <w:r w:rsidR="004C4A5B">
        <w:rPr>
          <w:rFonts w:ascii="Arial" w:hAnsi="Arial" w:cs="Arial"/>
          <w:lang w:val="en-US"/>
        </w:rPr>
        <w:fldChar w:fldCharType="separate"/>
      </w:r>
      <w:r w:rsidR="004C4A5B" w:rsidRPr="004C4A5B">
        <w:rPr>
          <w:rFonts w:ascii="Arial" w:hAnsi="Arial" w:cs="Arial"/>
          <w:noProof/>
          <w:lang w:val="en-US"/>
        </w:rPr>
        <w:t>(Corlett 2012)</w:t>
      </w:r>
      <w:r w:rsidR="004C4A5B">
        <w:rPr>
          <w:rFonts w:ascii="Arial" w:hAnsi="Arial" w:cs="Arial"/>
          <w:lang w:val="en-US"/>
        </w:rPr>
        <w:fldChar w:fldCharType="end"/>
      </w:r>
      <w:r w:rsidRPr="00A831C3">
        <w:rPr>
          <w:rFonts w:ascii="Arial" w:hAnsi="Arial" w:cs="Arial"/>
          <w:lang w:val="en-US"/>
        </w:rPr>
        <w:t xml:space="preserve">, </w:t>
      </w:r>
      <w:r w:rsidR="00364959">
        <w:rPr>
          <w:rFonts w:ascii="Arial" w:hAnsi="Arial" w:cs="Arial"/>
          <w:lang w:val="en-US"/>
        </w:rPr>
        <w:t xml:space="preserve">a </w:t>
      </w:r>
      <w:r w:rsidR="00104A5C" w:rsidRPr="00A831C3">
        <w:rPr>
          <w:rFonts w:ascii="Arial" w:hAnsi="Arial" w:cs="Arial"/>
          <w:lang w:val="en-US"/>
        </w:rPr>
        <w:t>limited amount of empirical evidence come</w:t>
      </w:r>
      <w:r w:rsidR="00364959">
        <w:rPr>
          <w:rFonts w:ascii="Arial" w:hAnsi="Arial" w:cs="Arial"/>
          <w:lang w:val="en-US"/>
        </w:rPr>
        <w:t>s</w:t>
      </w:r>
      <w:r w:rsidR="00104A5C" w:rsidRPr="00A831C3">
        <w:rPr>
          <w:rFonts w:ascii="Arial" w:hAnsi="Arial" w:cs="Arial"/>
          <w:lang w:val="en-US"/>
        </w:rPr>
        <w:t xml:space="preserve"> from species-rich tropical systems </w:t>
      </w:r>
      <w:r w:rsidR="00B308DE">
        <w:rPr>
          <w:rFonts w:ascii="Arial" w:hAnsi="Arial" w:cs="Arial"/>
          <w:lang w:val="en-US"/>
        </w:rPr>
        <w:fldChar w:fldCharType="begin" w:fldLock="1"/>
      </w:r>
      <w:r w:rsidR="00B308DE">
        <w:rPr>
          <w:rFonts w:ascii="Arial" w:hAnsi="Arial" w:cs="Arial"/>
          <w:lang w:val="en-US"/>
        </w:rPr>
        <w:instrText>ADDIN CSL_CITATION {"citationItems":[{"id":"ITEM-1","itemData":{"DOI":"10.1111/ddi.12517","ISSN":"14724642","abstract":"It is critical that we understand the effects of climate change on natural systems if we ever hope to predict or mitigate consequent changes in diversity and ecosystem function. In order to identify coherent ‘fingerprints’ of climate change across Earth's terrestrial and marine ecosystems, various reviews have been conducted to synthesize studies of climate change impacts on individual species, assemblages and systems. These reviews help to make information about climate change impacts accessible for researchers as well as for the general public and policymakers. As such, these reviews can be highly influential in setting the direction of policy and research. Unfortunately, due to limited data availability, the majority of reviews of climate change impacts suffer from severe taxonomic and geographic biases. In particular, tropical and marine systems are grossly underrepresented, as are plants and endothermic animals. These biases may preclude a comprehensive understanding of how climate change is affecting Earth's natural systems at a global scale. In order to advance our understanding of climate change impacts on species and ecosystems, we need to first assess the types of data that are and are not available and then correct these biases through directed studies and initiatives.","author":[{"dropping-particle":"","family":"Feeley","given":"Kenneth J.","non-dropping-particle":"","parse-names":false,"suffix":""},{"dropping-particle":"","family":"Stroud","given":"James T.","non-dropping-particle":"","parse-names":false,"suffix":""},{"dropping-particle":"","family":"Perez","given":"Timothy M.","non-dropping-particle":"","parse-names":false,"suffix":""}],"container-title":"Diversity and Distributions","editor":[{"dropping-particle":"","family":"Kühn","given":"Ingolf","non-dropping-particle":"","parse-names":false,"suffix":""}],"id":"ITEM-1","issue":"3","issued":{"date-parts":[["2017","3"]]},"note":"1. very valuable reading list of reviews \n2. tropical area and tropical species are underpresented","page":"231-234","title":"Most ‘global’ reviews of species’ responses to climate change are not truly global","type":"article","volume":"23"},"uris":["http://www.mendeley.com/documents/?uuid=be1f3190-5768-353b-8895-f62cd83bf5be"]}],"mendeley":{"formattedCitation":"(Feeley, Stroud, and Perez 2017)","plainTextFormattedCitation":"(Feeley, Stroud, and Perez 2017)","previouslyFormattedCitation":"(Feeley, Stroud, and Perez 2017)"},"properties":{"noteIndex":0},"schema":"https://github.com/citation-style-language/schema/raw/master/csl-citation.json"}</w:instrText>
      </w:r>
      <w:r w:rsidR="00B308DE">
        <w:rPr>
          <w:rFonts w:ascii="Arial" w:hAnsi="Arial" w:cs="Arial"/>
          <w:lang w:val="en-US"/>
        </w:rPr>
        <w:fldChar w:fldCharType="separate"/>
      </w:r>
      <w:r w:rsidR="00B308DE" w:rsidRPr="00B308DE">
        <w:rPr>
          <w:rFonts w:ascii="Arial" w:hAnsi="Arial" w:cs="Arial"/>
          <w:noProof/>
          <w:lang w:val="en-US"/>
        </w:rPr>
        <w:t>(Feeley, Stroud, and Perez 2017)</w:t>
      </w:r>
      <w:r w:rsidR="00B308DE">
        <w:rPr>
          <w:rFonts w:ascii="Arial" w:hAnsi="Arial" w:cs="Arial"/>
          <w:lang w:val="en-US"/>
        </w:rPr>
        <w:fldChar w:fldCharType="end"/>
      </w:r>
      <w:r w:rsidR="00104A5C" w:rsidRPr="00A831C3">
        <w:rPr>
          <w:rFonts w:ascii="Arial" w:hAnsi="Arial" w:cs="Arial"/>
          <w:lang w:val="en-US"/>
        </w:rPr>
        <w:t xml:space="preserve">, and most </w:t>
      </w:r>
      <w:r w:rsidR="00642958">
        <w:rPr>
          <w:rFonts w:ascii="Arial" w:hAnsi="Arial" w:cs="Arial"/>
          <w:lang w:val="en-US"/>
        </w:rPr>
        <w:t>such studies</w:t>
      </w:r>
      <w:r w:rsidR="00104A5C" w:rsidRPr="00A831C3">
        <w:rPr>
          <w:rFonts w:ascii="Arial" w:hAnsi="Arial" w:cs="Arial"/>
          <w:lang w:val="en-US"/>
        </w:rPr>
        <w:t xml:space="preserve"> </w:t>
      </w:r>
      <w:r w:rsidR="00BC58C1" w:rsidRPr="00A831C3">
        <w:rPr>
          <w:rFonts w:ascii="Arial" w:hAnsi="Arial" w:cs="Arial"/>
          <w:lang w:val="en-US"/>
        </w:rPr>
        <w:t>only</w:t>
      </w:r>
      <w:r w:rsidR="00104A5C" w:rsidRPr="00A831C3">
        <w:rPr>
          <w:rFonts w:ascii="Arial" w:hAnsi="Arial" w:cs="Arial"/>
          <w:lang w:val="en-US"/>
        </w:rPr>
        <w:t xml:space="preserve"> exami</w:t>
      </w:r>
      <w:r w:rsidR="00BC58C1" w:rsidRPr="00A831C3">
        <w:rPr>
          <w:rFonts w:ascii="Arial" w:hAnsi="Arial" w:cs="Arial"/>
          <w:lang w:val="en-US"/>
        </w:rPr>
        <w:t>ne</w:t>
      </w:r>
      <w:r w:rsidR="00104A5C" w:rsidRPr="00A831C3">
        <w:rPr>
          <w:rFonts w:ascii="Arial" w:hAnsi="Arial" w:cs="Arial"/>
          <w:lang w:val="en-US"/>
        </w:rPr>
        <w:t xml:space="preserve"> the correlational relationship between </w:t>
      </w:r>
      <w:commentRangeStart w:id="10"/>
      <w:r w:rsidR="00104A5C" w:rsidRPr="00A831C3">
        <w:rPr>
          <w:rFonts w:ascii="Arial" w:hAnsi="Arial" w:cs="Arial"/>
          <w:lang w:val="en-US"/>
        </w:rPr>
        <w:t>thermal tolerance and distribution</w:t>
      </w:r>
      <w:r w:rsidR="0049794D">
        <w:rPr>
          <w:rFonts w:ascii="Arial" w:hAnsi="Arial" w:cs="Arial"/>
          <w:lang w:val="en-US"/>
        </w:rPr>
        <w:t xml:space="preserve"> </w:t>
      </w:r>
      <w:commentRangeEnd w:id="10"/>
      <w:r w:rsidR="00B61820">
        <w:rPr>
          <w:rStyle w:val="CommentReference"/>
          <w:rFonts w:asciiTheme="minorHAnsi" w:eastAsiaTheme="minorHAnsi" w:hAnsiTheme="minorHAnsi" w:cstheme="minorBidi"/>
          <w:lang w:eastAsia="en-US"/>
        </w:rPr>
        <w:commentReference w:id="10"/>
      </w:r>
      <w:r w:rsidR="0049794D">
        <w:rPr>
          <w:rFonts w:ascii="Arial" w:hAnsi="Arial" w:cs="Arial"/>
          <w:lang w:val="en-US"/>
        </w:rPr>
        <w:fldChar w:fldCharType="begin" w:fldLock="1"/>
      </w:r>
      <w:r w:rsidR="00E34263">
        <w:rPr>
          <w:rFonts w:ascii="Arial" w:hAnsi="Arial" w:cs="Arial"/>
          <w:lang w:val="en-US"/>
        </w:rPr>
        <w:instrText>ADDIN CSL_CITATION {"citationItems":[{"id":"ITEM-1","itemData":{"DOI":"10.1111/jbi.12231","ISSN":"03050270","abstract":"Aim: The factors that set species range limits underlie many patterns in ecology, evolution, biogeography and conservation. These factors have been the subject of several reviews, but there has been no systematic review of the causes of warm-edge limits (low elevations and latitudes). Understanding these causes is urgent, given that the factors that set these limits might also drive extinction at warm edges as global climate changes. Many authors have suggested that warm-edge limits are set by biotic factors (particularly competition) whereas others have stressed abiotic factors (particularly temperature). We synthesize the known causes of species' warm-edge range limits, with emphasis on the underlying mechanisms (proximate causes). Location: Global. Methods: We systematically searched the literature for studies testing the causes of warm-edge range limits. Results: We found 125 studies that address the causes of warm-edge limits, from a search including &gt; 4000 studies. Among the species in these studies, abiotic factors are supported more often than biotic factors in setting species range limits at warm edges, in contrast to the widely held view that biotic factors are more important. Studies that test both types of factors support abiotic factors significantly more frequently. In addition, only 23 studies (61 species) identified proximate causes of these limits, and these overwhelmingly support physiological tolerances to abiotic factors (primarily temperature). Only eight species with identified proximate causes were tested for both biotic and abiotic factors, but the majority support abiotic factors. Main conclusions: Although it is often assumed that warm-edge limits are set by biotic factors, our review shows that abiotic factors are supported more often among the species in these 125 studies. However, few studies both identify proximate causes and test alternative mechanisms, or examine the interaction between biotic and abiotic factors. Filling these gaps should be a high priority as warm-edge populations are increasingly driven to extinction by climate change. © 2013 John Wiley &amp; Sons Ltd.","author":[{"dropping-particle":"","family":"Cahill","given":"Abigail E.","non-dropping-particle":"","parse-names":false,"suffix":""},{"dropping-particle":"","family":"Aiello-Lammens","given":"Matthew E.","non-dropping-particle":"","parse-names":false,"suffix":""},{"dropping-particle":"","family":"Caitlin Fisher-Reid","given":"M.","non-dropping-particle":"","parse-names":false,"suffix":""},{"dropping-particle":"","family":"Hua","given":"Xia","non-dropping-particle":"","parse-names":false,"suffix":""},{"dropping-particle":"","family":"Karanewsky","given":"Caitlin J.","non-dropping-particle":"","parse-names":false,"suffix":""},{"dropping-particle":"","family":"Ryu","given":"Hae Yeong","non-dropping-particle":"","parse-names":false,"suffix":""},{"dropping-particle":"","family":"Sbeglia","given":"Gena C.","non-dropping-particle":"","parse-names":false,"suffix":""},{"dropping-particle":"","family":"Spagnolo","given":"Fabrizio","non-dropping-particle":"","parse-names":false,"suffix":""},{"dropping-particle":"","family":"Waldron","given":"John B.","non-dropping-particle":"","parse-names":false,"suffix":""},{"dropping-particle":"","family":"Wiens","given":"John J.","non-dropping-particle":"","parse-names":false,"suffix":""}],"container-title":"Journal of Biogeography","editor":[{"dropping-particle":"","family":"Daniel Kissling","given":"W.","non-dropping-particle":"","parse-names":false,"suffix":""}],"id":"ITEM-1","issue":"3","issued":{"date-parts":[["2014","3","1"]]},"page":"429-442","publisher":"John Wiley &amp; Sons, Ltd","title":"Causes of warm-edge range limits: systematic review, proximate factors and implications for climate change","type":"article-journal","volume":"41"},"uris":["http://www.mendeley.com/documents/?uuid=1bddb131-a70f-39a0-98b5-2d307a8472d9"]}],"mendeley":{"formattedCitation":"(Cahill et al. 2014)","plainTextFormattedCitation":"(Cahill et al. 2014)","previouslyFormattedCitation":"(Cahill et al. 2014)"},"properties":{"noteIndex":0},"schema":"https://github.com/citation-style-language/schema/raw/master/csl-citation.json"}</w:instrText>
      </w:r>
      <w:r w:rsidR="0049794D">
        <w:rPr>
          <w:rFonts w:ascii="Arial" w:hAnsi="Arial" w:cs="Arial"/>
          <w:lang w:val="en-US"/>
        </w:rPr>
        <w:fldChar w:fldCharType="separate"/>
      </w:r>
      <w:r w:rsidR="0049794D" w:rsidRPr="0049794D">
        <w:rPr>
          <w:rFonts w:ascii="Arial" w:hAnsi="Arial" w:cs="Arial"/>
          <w:noProof/>
          <w:lang w:val="en-US"/>
        </w:rPr>
        <w:t>(Cahill et al. 2014)</w:t>
      </w:r>
      <w:r w:rsidR="0049794D">
        <w:rPr>
          <w:rFonts w:ascii="Arial" w:hAnsi="Arial" w:cs="Arial"/>
          <w:lang w:val="en-US"/>
        </w:rPr>
        <w:fldChar w:fldCharType="end"/>
      </w:r>
      <w:r w:rsidR="00104A5C" w:rsidRPr="00A831C3">
        <w:rPr>
          <w:rFonts w:ascii="Arial" w:hAnsi="Arial" w:cs="Arial"/>
          <w:lang w:val="en-US"/>
        </w:rPr>
        <w:t xml:space="preserve">. It remains crucial </w:t>
      </w:r>
      <w:r w:rsidR="00364959">
        <w:rPr>
          <w:rFonts w:ascii="Arial" w:hAnsi="Arial" w:cs="Arial"/>
          <w:lang w:val="en-US"/>
        </w:rPr>
        <w:t xml:space="preserve">to understand </w:t>
      </w:r>
      <w:r w:rsidR="00104A5C" w:rsidRPr="00A831C3">
        <w:rPr>
          <w:rFonts w:ascii="Arial" w:hAnsi="Arial" w:cs="Arial"/>
          <w:lang w:val="en-US"/>
        </w:rPr>
        <w:t xml:space="preserve">how </w:t>
      </w:r>
      <w:r w:rsidR="00BC58C1" w:rsidRPr="00A831C3">
        <w:rPr>
          <w:rFonts w:ascii="Arial" w:hAnsi="Arial" w:cs="Arial"/>
          <w:lang w:val="en-US"/>
        </w:rPr>
        <w:t xml:space="preserve">laboratory-measured </w:t>
      </w:r>
      <w:r w:rsidR="00104A5C" w:rsidRPr="00A831C3">
        <w:rPr>
          <w:rFonts w:ascii="Arial" w:hAnsi="Arial" w:cs="Arial"/>
          <w:lang w:val="en-US"/>
        </w:rPr>
        <w:t>thermal traits</w:t>
      </w:r>
      <w:r w:rsidR="00BC58C1" w:rsidRPr="00A831C3">
        <w:rPr>
          <w:rFonts w:ascii="Arial" w:hAnsi="Arial" w:cs="Arial"/>
          <w:lang w:val="en-US"/>
        </w:rPr>
        <w:t>, e.g. critical temperature and optimal temperature,</w:t>
      </w:r>
      <w:r w:rsidR="00104A5C" w:rsidRPr="00A831C3">
        <w:rPr>
          <w:rFonts w:ascii="Arial" w:hAnsi="Arial" w:cs="Arial"/>
          <w:lang w:val="en-US"/>
        </w:rPr>
        <w:t xml:space="preserve"> are ecologically relevant</w:t>
      </w:r>
      <w:r w:rsidR="00BC58C1" w:rsidRPr="00A831C3">
        <w:rPr>
          <w:rFonts w:ascii="Arial" w:hAnsi="Arial" w:cs="Arial"/>
          <w:lang w:val="en-US"/>
        </w:rPr>
        <w:t xml:space="preserve"> </w:t>
      </w:r>
      <w:r w:rsidR="00642958">
        <w:rPr>
          <w:rFonts w:ascii="Arial" w:hAnsi="Arial" w:cs="Arial"/>
          <w:lang w:val="en-US"/>
        </w:rPr>
        <w:t>under</w:t>
      </w:r>
      <w:r w:rsidR="00642958" w:rsidRPr="00A831C3">
        <w:rPr>
          <w:rFonts w:ascii="Arial" w:hAnsi="Arial" w:cs="Arial"/>
          <w:lang w:val="en-US"/>
        </w:rPr>
        <w:t xml:space="preserve"> </w:t>
      </w:r>
      <w:r w:rsidR="00BC58C1" w:rsidRPr="00A831C3">
        <w:rPr>
          <w:rFonts w:ascii="Arial" w:hAnsi="Arial" w:cs="Arial"/>
          <w:lang w:val="en-US"/>
        </w:rPr>
        <w:t>realistic climate conditions</w:t>
      </w:r>
      <w:r w:rsidR="00B308DE">
        <w:rPr>
          <w:rFonts w:ascii="Arial" w:hAnsi="Arial" w:cs="Arial"/>
          <w:lang w:val="en-US"/>
        </w:rPr>
        <w:t xml:space="preserve"> </w:t>
      </w:r>
      <w:r w:rsidR="00B308DE">
        <w:rPr>
          <w:rFonts w:ascii="Arial" w:hAnsi="Arial" w:cs="Arial"/>
          <w:lang w:val="en-US"/>
        </w:rPr>
        <w:fldChar w:fldCharType="begin" w:fldLock="1"/>
      </w:r>
      <w:r w:rsidR="00B308DE">
        <w:rPr>
          <w:rFonts w:ascii="Arial" w:hAnsi="Arial" w:cs="Arial"/>
          <w:lang w:val="en-US"/>
        </w:rPr>
        <w:instrText>ADDIN CSL_CITATION {"citationItems":[{"id":"ITEM-1","itemData":{"DOI":"10.1111/ele.12686","ISSN":"14610248","abstract":"Thermal performance curves (TPCs), which quantify how an ectotherm's body temperature (Tb) affects its performance or fitness, are often used in an attempt to predict organismal responses to climate change. Here, we examine the key – but often biologically unreasonable – assumptions underlying this approach; for example, that physiology and thermal regimes are invariant over ontogeny, space and time, and also that TPCs are independent of previously experienced Tb. We show how a critical consideration of these assumptions can lead to biologically useful hypotheses and experimental designs. For example, rather than assuming that TPCs are fixed during ontogeny, one can measure TPCs for each major life stage and incorporate these into stage-specific ecological models to reveal the life stage most likely to be vulnerable to climate change. Our overall goal is to explicitly examine the assumptions underlying the integration of TPCs with Tb, to develop a framework within which empiricists can place their work within these limitations, and to facilitate the application of thermal physiology to understanding the biological implications of climate change.","author":[{"dropping-particle":"","family":"Sinclair","given":"Brent J.","non-dropping-particle":"","parse-names":false,"suffix":""},{"dropping-particle":"","family":"Marshall","given":"Katie E.","non-dropping-particle":"","parse-names":false,"suffix":""},{"dropping-particle":"","family":"Sewell","given":"Mary A.","non-dropping-particle":"","parse-names":false,"suffix":""},{"dropping-particle":"","family":"Levesque","given":"Danielle L.","non-dropping-particle":"","parse-names":false,"suffix":""},{"dropping-particle":"","family":"Willett","given":"Christopher S.","non-dropping-particle":"","parse-names":false,"suffix":""},{"dropping-particle":"","family":"Slotsbo","given":"Stine","non-dropping-particle":"","parse-names":false,"suffix":""},{"dropping-particle":"","family":"Dong","given":"Yunwei","non-dropping-particle":"","parse-names":false,"suffix":""},{"dropping-particle":"","family":"Harley","given":"Christopher D.G.","non-dropping-particle":"","parse-names":false,"suffix":""},{"dropping-particle":"","family":"Marshall","given":"David J.","non-dropping-particle":"","parse-names":false,"suffix":""},{"dropping-particle":"","family":"Helmuth","given":"Brian S.","non-dropping-particle":"","parse-names":false,"suffix":""},{"dropping-particle":"","family":"Huey","given":"Raymond B.","non-dropping-particle":"","parse-names":false,"suffix":""}],"container-title":"Ecology Letters","editor":[{"dropping-particle":"","family":"Vasseur","given":"David","non-dropping-particle":"","parse-names":false,"suffix":""}],"id":"ITEM-1","issue":"11","issued":{"date-parts":[["2016","11"]]},"page":"1372-1385","title":"Can we predict ectotherm responses to climate change using thermal performance curves and body temperatures?","type":"article","volume":"19"},"uris":["http://www.mendeley.com/documents/?uuid=47921bb8-1382-31d7-8811-e3b3602347d6"]}],"mendeley":{"formattedCitation":"(Sinclair et al. 2016)","plainTextFormattedCitation":"(Sinclair et al. 2016)","previouslyFormattedCitation":"(Sinclair et al. 2016)"},"properties":{"noteIndex":0},"schema":"https://github.com/citation-style-language/schema/raw/master/csl-citation.json"}</w:instrText>
      </w:r>
      <w:r w:rsidR="00B308DE">
        <w:rPr>
          <w:rFonts w:ascii="Arial" w:hAnsi="Arial" w:cs="Arial"/>
          <w:lang w:val="en-US"/>
        </w:rPr>
        <w:fldChar w:fldCharType="separate"/>
      </w:r>
      <w:r w:rsidR="00B308DE" w:rsidRPr="00B308DE">
        <w:rPr>
          <w:rFonts w:ascii="Arial" w:hAnsi="Arial" w:cs="Arial"/>
          <w:noProof/>
          <w:lang w:val="en-US"/>
        </w:rPr>
        <w:t>(Sinclair et al. 2016)</w:t>
      </w:r>
      <w:r w:rsidR="00B308DE">
        <w:rPr>
          <w:rFonts w:ascii="Arial" w:hAnsi="Arial" w:cs="Arial"/>
          <w:lang w:val="en-US"/>
        </w:rPr>
        <w:fldChar w:fldCharType="end"/>
      </w:r>
      <w:r w:rsidR="00BC58C1" w:rsidRPr="00A831C3">
        <w:rPr>
          <w:rFonts w:ascii="Arial" w:hAnsi="Arial" w:cs="Arial"/>
          <w:lang w:val="en-US"/>
        </w:rPr>
        <w:t xml:space="preserve">. </w:t>
      </w:r>
      <w:r w:rsidRPr="00A831C3">
        <w:rPr>
          <w:rFonts w:ascii="Arial" w:hAnsi="Arial" w:cs="Arial"/>
          <w:lang w:val="en-US"/>
        </w:rPr>
        <w:t xml:space="preserve">Additionally, biotic interactions </w:t>
      </w:r>
      <w:r w:rsidR="00BC58C1" w:rsidRPr="00A831C3">
        <w:rPr>
          <w:rFonts w:ascii="Arial" w:hAnsi="Arial" w:cs="Arial"/>
          <w:lang w:val="en-US"/>
        </w:rPr>
        <w:t xml:space="preserve">themselves </w:t>
      </w:r>
      <w:r w:rsidRPr="00A831C3">
        <w:rPr>
          <w:rFonts w:ascii="Arial" w:hAnsi="Arial" w:cs="Arial"/>
          <w:lang w:val="en-US"/>
        </w:rPr>
        <w:t>are regulated by temperature</w:t>
      </w:r>
      <w:r w:rsidR="00BC58C1" w:rsidRPr="00A831C3">
        <w:rPr>
          <w:rFonts w:ascii="Arial" w:hAnsi="Arial" w:cs="Arial"/>
          <w:lang w:val="en-US"/>
        </w:rPr>
        <w:t xml:space="preserve">. </w:t>
      </w:r>
      <w:r w:rsidR="0053172A">
        <w:rPr>
          <w:rFonts w:ascii="Arial" w:hAnsi="Arial" w:cs="Arial"/>
          <w:lang w:val="en-US"/>
        </w:rPr>
        <w:t>The s</w:t>
      </w:r>
      <w:r w:rsidR="00BC58C1" w:rsidRPr="00A831C3">
        <w:rPr>
          <w:rFonts w:ascii="Arial" w:hAnsi="Arial" w:cs="Arial"/>
          <w:lang w:val="en-US"/>
        </w:rPr>
        <w:t xml:space="preserve">ensitivity </w:t>
      </w:r>
      <w:r w:rsidR="009F45C7" w:rsidRPr="00A831C3">
        <w:rPr>
          <w:rFonts w:ascii="Arial" w:hAnsi="Arial" w:cs="Arial"/>
          <w:lang w:val="en-US"/>
        </w:rPr>
        <w:t xml:space="preserve">of a particular species may depend on </w:t>
      </w:r>
      <w:commentRangeStart w:id="11"/>
      <w:r w:rsidR="009F45C7" w:rsidRPr="00A831C3">
        <w:rPr>
          <w:rFonts w:ascii="Arial" w:hAnsi="Arial" w:cs="Arial"/>
          <w:lang w:val="en-US"/>
        </w:rPr>
        <w:t>its interacting species’ response to temperature</w:t>
      </w:r>
      <w:r w:rsidR="00D22043">
        <w:rPr>
          <w:rFonts w:ascii="Arial" w:hAnsi="Arial" w:cs="Arial"/>
          <w:lang w:val="en-US"/>
        </w:rPr>
        <w:t xml:space="preserve"> </w:t>
      </w:r>
      <w:commentRangeEnd w:id="11"/>
      <w:r w:rsidR="002B623B">
        <w:rPr>
          <w:rStyle w:val="CommentReference"/>
          <w:rFonts w:asciiTheme="minorHAnsi" w:eastAsiaTheme="minorHAnsi" w:hAnsiTheme="minorHAnsi" w:cstheme="minorBidi"/>
          <w:lang w:eastAsia="en-US"/>
        </w:rPr>
        <w:commentReference w:id="11"/>
      </w:r>
      <w:r w:rsidR="00D22043">
        <w:rPr>
          <w:rFonts w:ascii="Arial" w:hAnsi="Arial" w:cs="Arial"/>
          <w:lang w:val="en-US"/>
        </w:rPr>
        <w:fldChar w:fldCharType="begin" w:fldLock="1"/>
      </w:r>
      <w:r w:rsidR="00655A0E">
        <w:rPr>
          <w:rFonts w:ascii="Arial" w:hAnsi="Arial" w:cs="Arial"/>
          <w:lang w:val="en-US"/>
        </w:rPr>
        <w:instrText>ADDIN CSL_CITATION {"citationItems":[{"id":"ITEM-1","itemData":{"DOI":"10.1016/j.tree.2010.03.002","ISSN":"01695347","PMID":"20392517","abstract":"Predicting the impacts of climate change on species is one of the biggest challenges that ecologists face. Predictions routinely focus on the direct effects of climate change on individual species, yet interactions between species can strongly influence how climate change affects organisms at every scale by altering their individual fitness, geographic ranges and the structure and dynamics of their community. Failure to incorporate these interactions limits the ability to predict responses of species to climate change. We propose a framework based on ideas from global-change biology, community ecology, and invasion biology that uses community modules to assess how species interactions shape responses to climate change. © 2010 Elsevier Ltd.","author":[{"dropping-particle":"","family":"Gilman","given":"Sarah E.","non-dropping-particle":"","parse-names":false,"suffix":""},{"dropping-particle":"","family":"Urban","given":"Mark C.","non-dropping-particle":"","parse-names":false,"suffix":""},{"dropping-particle":"","family":"Tewksbury","given":"Joshua","non-dropping-particle":"","parse-names":false,"suffix":""},{"dropping-particle":"","family":"Gilchrist","given":"George W.","non-dropping-particle":"","parse-names":false,"suffix":""},{"dropping-particle":"","family":"Holt","given":"Robert D.","non-dropping-particle":"","parse-names":false,"suffix":""}],"container-title":"Trends in Ecology and Evolution","id":"ITEM-1","issue":"6","issued":{"date-parts":[["2010","6","1"]]},"page":"325-331","publisher":"Elsevier Current Trends","title":"A framework for community interactions under climate change","type":"article-journal","volume":"25"},"uris":["http://www.mendeley.com/documents/?uuid=b94ca844-130f-3f67-bc81-bf71af16bb08"]}],"mendeley":{"formattedCitation":"(Gilman et al. 2010)","plainTextFormattedCitation":"(Gilman et al. 2010)","previouslyFormattedCitation":"(Gilman et al. 2010)"},"properties":{"noteIndex":0},"schema":"https://github.com/citation-style-language/schema/raw/master/csl-citation.json"}</w:instrText>
      </w:r>
      <w:r w:rsidR="00D22043">
        <w:rPr>
          <w:rFonts w:ascii="Arial" w:hAnsi="Arial" w:cs="Arial"/>
          <w:lang w:val="en-US"/>
        </w:rPr>
        <w:fldChar w:fldCharType="separate"/>
      </w:r>
      <w:r w:rsidR="00BC7557" w:rsidRPr="00BC7557">
        <w:rPr>
          <w:rFonts w:ascii="Arial" w:hAnsi="Arial" w:cs="Arial"/>
          <w:noProof/>
          <w:lang w:val="en-US"/>
        </w:rPr>
        <w:t>(Gilman et al. 2010)</w:t>
      </w:r>
      <w:r w:rsidR="00D22043">
        <w:rPr>
          <w:rFonts w:ascii="Arial" w:hAnsi="Arial" w:cs="Arial"/>
          <w:lang w:val="en-US"/>
        </w:rPr>
        <w:fldChar w:fldCharType="end"/>
      </w:r>
      <w:r w:rsidR="009F45C7" w:rsidRPr="00A831C3">
        <w:rPr>
          <w:rFonts w:ascii="Arial" w:hAnsi="Arial" w:cs="Arial"/>
          <w:lang w:val="en-US"/>
        </w:rPr>
        <w:t>. Therefore, a significant correlation between tolerance and distribution does</w:t>
      </w:r>
      <w:r w:rsidR="00F67CBF" w:rsidRPr="00A831C3">
        <w:rPr>
          <w:rFonts w:ascii="Arial" w:hAnsi="Arial" w:cs="Arial"/>
          <w:lang w:val="en-US"/>
        </w:rPr>
        <w:t xml:space="preserve"> </w:t>
      </w:r>
      <w:r w:rsidR="009F45C7" w:rsidRPr="00A831C3">
        <w:rPr>
          <w:rFonts w:ascii="Arial" w:hAnsi="Arial" w:cs="Arial"/>
          <w:lang w:val="en-US"/>
        </w:rPr>
        <w:t>n</w:t>
      </w:r>
      <w:r w:rsidR="00F67CBF" w:rsidRPr="00A831C3">
        <w:rPr>
          <w:rFonts w:ascii="Arial" w:hAnsi="Arial" w:cs="Arial"/>
          <w:lang w:val="en-US"/>
        </w:rPr>
        <w:t>o</w:t>
      </w:r>
      <w:r w:rsidR="009F45C7" w:rsidRPr="00A831C3">
        <w:rPr>
          <w:rFonts w:ascii="Arial" w:hAnsi="Arial" w:cs="Arial"/>
          <w:lang w:val="en-US"/>
        </w:rPr>
        <w:t xml:space="preserve">t rule out </w:t>
      </w:r>
      <w:r w:rsidR="00642958">
        <w:rPr>
          <w:rFonts w:ascii="Arial" w:hAnsi="Arial" w:cs="Arial"/>
          <w:lang w:val="en-US"/>
        </w:rPr>
        <w:t>a</w:t>
      </w:r>
      <w:r w:rsidR="00642958" w:rsidRPr="00A831C3">
        <w:rPr>
          <w:rFonts w:ascii="Arial" w:hAnsi="Arial" w:cs="Arial"/>
          <w:lang w:val="en-US"/>
        </w:rPr>
        <w:t xml:space="preserve"> </w:t>
      </w:r>
      <w:r w:rsidR="009F45C7" w:rsidRPr="00A831C3">
        <w:rPr>
          <w:rFonts w:ascii="Arial" w:hAnsi="Arial" w:cs="Arial"/>
          <w:lang w:val="en-US"/>
        </w:rPr>
        <w:t xml:space="preserve">role </w:t>
      </w:r>
      <w:r w:rsidR="00642958">
        <w:rPr>
          <w:rFonts w:ascii="Arial" w:hAnsi="Arial" w:cs="Arial"/>
          <w:lang w:val="en-US"/>
        </w:rPr>
        <w:t>for</w:t>
      </w:r>
      <w:r w:rsidR="00642958" w:rsidRPr="00A831C3">
        <w:rPr>
          <w:rFonts w:ascii="Arial" w:hAnsi="Arial" w:cs="Arial"/>
          <w:lang w:val="en-US"/>
        </w:rPr>
        <w:t xml:space="preserve"> </w:t>
      </w:r>
      <w:r w:rsidR="009F45C7" w:rsidRPr="00A831C3">
        <w:rPr>
          <w:rFonts w:ascii="Arial" w:hAnsi="Arial" w:cs="Arial"/>
          <w:lang w:val="en-US"/>
        </w:rPr>
        <w:t>biotic interaction</w:t>
      </w:r>
      <w:r w:rsidR="00C85B80">
        <w:rPr>
          <w:rFonts w:ascii="Arial" w:hAnsi="Arial" w:cs="Arial"/>
          <w:lang w:val="en-US"/>
        </w:rPr>
        <w:t>. Likewise</w:t>
      </w:r>
      <w:ins w:id="12" w:author="Chris Terry" w:date="2021-11-22T11:24:00Z">
        <w:r w:rsidR="00B61820">
          <w:rPr>
            <w:rFonts w:ascii="Arial" w:hAnsi="Arial" w:cs="Arial"/>
            <w:lang w:val="en-US"/>
          </w:rPr>
          <w:t>,</w:t>
        </w:r>
      </w:ins>
      <w:r w:rsidR="009F45C7" w:rsidRPr="00A831C3">
        <w:rPr>
          <w:rFonts w:ascii="Arial" w:hAnsi="Arial" w:cs="Arial"/>
          <w:lang w:val="en-US"/>
        </w:rPr>
        <w:t xml:space="preserve"> the species of interest can still be sensitive to temperature change even when biotic interaction</w:t>
      </w:r>
      <w:r w:rsidR="00642958">
        <w:rPr>
          <w:rFonts w:ascii="Arial" w:hAnsi="Arial" w:cs="Arial"/>
          <w:lang w:val="en-US"/>
        </w:rPr>
        <w:t>s</w:t>
      </w:r>
      <w:r w:rsidR="009F45C7" w:rsidRPr="00A831C3">
        <w:rPr>
          <w:rFonts w:ascii="Arial" w:hAnsi="Arial" w:cs="Arial"/>
          <w:lang w:val="en-US"/>
        </w:rPr>
        <w:t xml:space="preserve"> </w:t>
      </w:r>
      <w:r w:rsidR="00642958">
        <w:rPr>
          <w:rFonts w:ascii="Arial" w:hAnsi="Arial" w:cs="Arial"/>
          <w:lang w:val="en-US"/>
        </w:rPr>
        <w:t>are</w:t>
      </w:r>
      <w:r w:rsidR="00642958" w:rsidRPr="00A831C3">
        <w:rPr>
          <w:rFonts w:ascii="Arial" w:hAnsi="Arial" w:cs="Arial"/>
          <w:lang w:val="en-US"/>
        </w:rPr>
        <w:t xml:space="preserve"> </w:t>
      </w:r>
      <w:r w:rsidR="009F45C7" w:rsidRPr="00A831C3">
        <w:rPr>
          <w:rFonts w:ascii="Arial" w:hAnsi="Arial" w:cs="Arial"/>
          <w:lang w:val="en-US"/>
        </w:rPr>
        <w:t xml:space="preserve">the immediate cause of </w:t>
      </w:r>
      <w:r w:rsidRPr="00A831C3">
        <w:rPr>
          <w:rFonts w:ascii="Arial" w:hAnsi="Arial" w:cs="Arial"/>
          <w:lang w:val="en-US"/>
        </w:rPr>
        <w:t xml:space="preserve">species </w:t>
      </w:r>
      <w:r w:rsidR="00F67CBF" w:rsidRPr="00A831C3">
        <w:rPr>
          <w:rFonts w:ascii="Arial" w:hAnsi="Arial" w:cs="Arial"/>
          <w:lang w:val="en-US"/>
        </w:rPr>
        <w:t>composition</w:t>
      </w:r>
      <w:r w:rsidRPr="00A831C3">
        <w:rPr>
          <w:rFonts w:ascii="Arial" w:hAnsi="Arial" w:cs="Arial"/>
          <w:lang w:val="en-US"/>
        </w:rPr>
        <w:t xml:space="preserve">. </w:t>
      </w:r>
      <w:r w:rsidR="00741E47" w:rsidRPr="00A831C3">
        <w:rPr>
          <w:rFonts w:ascii="Arial" w:hAnsi="Arial" w:cs="Arial"/>
          <w:lang w:val="en-US"/>
        </w:rPr>
        <w:t xml:space="preserve">To understand the relationship between temperature and distribution, it is necessary, though difficult, to quantify thermal traits and </w:t>
      </w:r>
      <w:r w:rsidR="00741E47" w:rsidRPr="00A831C3">
        <w:rPr>
          <w:rFonts w:ascii="Arial" w:hAnsi="Arial" w:cs="Arial"/>
          <w:lang w:val="en-US"/>
        </w:rPr>
        <w:lastRenderedPageBreak/>
        <w:t>temperature-dependent biotic interaction</w:t>
      </w:r>
      <w:r w:rsidR="00642958">
        <w:rPr>
          <w:rFonts w:ascii="Arial" w:hAnsi="Arial" w:cs="Arial"/>
          <w:lang w:val="en-US"/>
        </w:rPr>
        <w:t>s</w:t>
      </w:r>
      <w:r w:rsidR="00D22043">
        <w:rPr>
          <w:rFonts w:ascii="Arial" w:hAnsi="Arial" w:cs="Arial"/>
          <w:lang w:val="en-US"/>
        </w:rPr>
        <w:t xml:space="preserve"> </w:t>
      </w:r>
      <w:r w:rsidR="00D22043">
        <w:rPr>
          <w:rFonts w:ascii="Arial" w:hAnsi="Arial" w:cs="Arial"/>
          <w:lang w:val="en-US"/>
        </w:rPr>
        <w:fldChar w:fldCharType="begin" w:fldLock="1"/>
      </w:r>
      <w:r w:rsidR="00A04836">
        <w:rPr>
          <w:rFonts w:ascii="Arial" w:hAnsi="Arial" w:cs="Arial"/>
          <w:lang w:val="en-US"/>
        </w:rPr>
        <w:instrText>ADDIN CSL_CITATION {"citationItems":[{"id":"ITEM-1","itemData":{"DOI":"10.1111/jbi.12231","ISSN":"03050270","abstract":"Aim: The factors that set species range limits underlie many patterns in ecology, evolution, biogeography and conservation. These factors have been the subject of several reviews, but there has been no systematic review of the causes of warm-edge limits (low elevations and latitudes). Understanding these causes is urgent, given that the factors that set these limits might also drive extinction at warm edges as global climate changes. Many authors have suggested that warm-edge limits are set by biotic factors (particularly competition) whereas others have stressed abiotic factors (particularly temperature). We synthesize the known causes of species' warm-edge range limits, with emphasis on the underlying mechanisms (proximate causes). Location: Global. Methods: We systematically searched the literature for studies testing the causes of warm-edge range limits. Results: We found 125 studies that address the causes of warm-edge limits, from a search including &gt; 4000 studies. Among the species in these studies, abiotic factors are supported more often than biotic factors in setting species range limits at warm edges, in contrast to the widely held view that biotic factors are more important. Studies that test both types of factors support abiotic factors significantly more frequently. In addition, only 23 studies (61 species) identified proximate causes of these limits, and these overwhelmingly support physiological tolerances to abiotic factors (primarily temperature). Only eight species with identified proximate causes were tested for both biotic and abiotic factors, but the majority support abiotic factors. Main conclusions: Although it is often assumed that warm-edge limits are set by biotic factors, our review shows that abiotic factors are supported more often among the species in these 125 studies. However, few studies both identify proximate causes and test alternative mechanisms, or examine the interaction between biotic and abiotic factors. Filling these gaps should be a high priority as warm-edge populations are increasingly driven to extinction by climate change. © 2013 John Wiley &amp; Sons Ltd.","author":[{"dropping-particle":"","family":"Cahill","given":"Abigail E.","non-dropping-particle":"","parse-names":false,"suffix":""},{"dropping-particle":"","family":"Aiello-Lammens","given":"Matthew E.","non-dropping-particle":"","parse-names":false,"suffix":""},{"dropping-particle":"","family":"Caitlin Fisher-Reid","given":"M.","non-dropping-particle":"","parse-names":false,"suffix":""},{"dropping-particle":"","family":"Hua","given":"Xia","non-dropping-particle":"","parse-names":false,"suffix":""},{"dropping-particle":"","family":"Karanewsky","given":"Caitlin J.","non-dropping-particle":"","parse-names":false,"suffix":""},{"dropping-particle":"","family":"Ryu","given":"Hae Yeong","non-dropping-particle":"","parse-names":false,"suffix":""},{"dropping-particle":"","family":"Sbeglia","given":"Gena C.","non-dropping-particle":"","parse-names":false,"suffix":""},{"dropping-particle":"","family":"Spagnolo","given":"Fabrizio","non-dropping-particle":"","parse-names":false,"suffix":""},{"dropping-particle":"","family":"Waldron","given":"John B.","non-dropping-particle":"","parse-names":false,"suffix":""},{"dropping-particle":"","family":"Wiens","given":"John J.","non-dropping-particle":"","parse-names":false,"suffix":""}],"container-title":"Journal of Biogeography","editor":[{"dropping-particle":"","family":"Daniel Kissling","given":"W.","non-dropping-particle":"","parse-names":false,"suffix":""}],"id":"ITEM-1","issue":"3","issued":{"date-parts":[["2014","3","1"]]},"page":"429-442","publisher":"John Wiley &amp; Sons, Ltd","title":"Causes of warm-edge range limits: systematic review, proximate factors and implications for climate change","type":"article-journal","volume":"41"},"uris":["http://www.mendeley.com/documents/?uuid=1bddb131-a70f-39a0-98b5-2d307a8472d9"]}],"mendeley":{"formattedCitation":"(Cahill et al. 2014)","plainTextFormattedCitation":"(Cahill et al. 2014)","previouslyFormattedCitation":"(Cahill et al. 2014)"},"properties":{"noteIndex":0},"schema":"https://github.com/citation-style-language/schema/raw/master/csl-citation.json"}</w:instrText>
      </w:r>
      <w:r w:rsidR="00D22043">
        <w:rPr>
          <w:rFonts w:ascii="Arial" w:hAnsi="Arial" w:cs="Arial"/>
          <w:lang w:val="en-US"/>
        </w:rPr>
        <w:fldChar w:fldCharType="separate"/>
      </w:r>
      <w:r w:rsidR="00D22043" w:rsidRPr="00D22043">
        <w:rPr>
          <w:rFonts w:ascii="Arial" w:hAnsi="Arial" w:cs="Arial"/>
          <w:noProof/>
          <w:lang w:val="en-US"/>
        </w:rPr>
        <w:t>(Cahill et al. 2014)</w:t>
      </w:r>
      <w:r w:rsidR="00D22043">
        <w:rPr>
          <w:rFonts w:ascii="Arial" w:hAnsi="Arial" w:cs="Arial"/>
          <w:lang w:val="en-US"/>
        </w:rPr>
        <w:fldChar w:fldCharType="end"/>
      </w:r>
      <w:r w:rsidR="00741E47" w:rsidRPr="00A831C3">
        <w:rPr>
          <w:rFonts w:ascii="Arial" w:hAnsi="Arial" w:cs="Arial"/>
          <w:lang w:val="en-US"/>
        </w:rPr>
        <w:t>. Such empirical studies will contribute to the theory unifying the long-separate concept</w:t>
      </w:r>
      <w:r w:rsidR="00682757" w:rsidRPr="00A831C3">
        <w:rPr>
          <w:rFonts w:ascii="Arial" w:hAnsi="Arial" w:cs="Arial"/>
          <w:lang w:val="en-US"/>
        </w:rPr>
        <w:t>s</w:t>
      </w:r>
      <w:r w:rsidR="00741E47" w:rsidRPr="00A831C3">
        <w:rPr>
          <w:rFonts w:ascii="Arial" w:hAnsi="Arial" w:cs="Arial"/>
          <w:lang w:val="en-US"/>
        </w:rPr>
        <w:t xml:space="preserve"> of environmental and biotic filter</w:t>
      </w:r>
      <w:r w:rsidR="00165C8E">
        <w:rPr>
          <w:rFonts w:ascii="Arial" w:hAnsi="Arial" w:cs="Arial"/>
          <w:lang w:val="en-US"/>
        </w:rPr>
        <w:t>s</w:t>
      </w:r>
      <w:r w:rsidR="00A04836">
        <w:rPr>
          <w:rFonts w:ascii="Arial" w:hAnsi="Arial" w:cs="Arial"/>
          <w:lang w:val="en-US"/>
        </w:rPr>
        <w:t xml:space="preserve"> </w:t>
      </w:r>
      <w:r w:rsidR="00A04836">
        <w:rPr>
          <w:rFonts w:ascii="Arial" w:hAnsi="Arial" w:cs="Arial"/>
          <w:lang w:val="en-US"/>
        </w:rPr>
        <w:fldChar w:fldCharType="begin" w:fldLock="1"/>
      </w:r>
      <w:r w:rsidR="001D33EE">
        <w:rPr>
          <w:rFonts w:ascii="Arial" w:hAnsi="Arial" w:cs="Arial"/>
          <w:lang w:val="en-US"/>
        </w:rPr>
        <w:instrText>ADDIN CSL_CITATION {"citationItems":[{"id":"ITEM-1","itemData":{"DOI":"10.1146/annurev-ecolsys-110411-160411","ISSN":"1543-592X","abstract":"Although research on the role of competitive interactions during community assembly began decades ago, a recent revival of interest has led to new discoveries and research opportunities. Using contemporary coexistence theory that emphasizes stabilizing niche differences and relative fitness differences, we evaluate three empirical approaches for studying community assembly. We show that experimental manipulations of the abiotic or biotic environment, assessments of trait-phylogeny-environment relationships, and investigations of frequency-dependent population growth all suggest strong Influences of stabilizing niche differences and fitness differences on the outcome of plant community assembly. Nonetheless, due to the limitations of these approaches applied in isolation, we still have a poor understanding of which niche axes and which traits determine the outcome of competition and community structure. Combining current approaches represents our best chance of achieving this goal, which is fundamental to conceptual ecology and to the management of plant communities under global change. ? 2012 by Annual Reviews. All rights reserved.","author":[{"dropping-particle":"","family":"HilleRisLambers","given":"J.","non-dropping-particle":"","parse-names":false,"suffix":""},{"dropping-particle":"","family":"Adler","given":"P.B.","non-dropping-particle":"","parse-names":false,"suffix":""},{"dropping-particle":"","family":"Harpole","given":"W.S.","non-dropping-particle":"","parse-names":false,"suffix":""},{"dropping-particle":"","family":"Levine","given":"J.M.","non-dropping-particle":"","parse-names":false,"suffix":""},{"dropping-particle":"","family":"Mayfield","given":"M.M.","non-dropping-particle":"","parse-names":false,"suffix":""}],"container-title":"Annual Review of Ecology, Evolution, and Systematics","id":"ITEM-1","issue":"1","issued":{"date-parts":[["2012","12"]]},"page":"227-248","title":"Rethinking Community Assembly through the Lens of Coexistence Theory","type":"article-journal","volume":"43"},"uris":["http://www.mendeley.com/documents/?uuid=c48b1a36-89e5-3ed4-ac1d-a0b8ae3592fd"]}],"mendeley":{"formattedCitation":"(HilleRisLambers et al. 2012)","plainTextFormattedCitation":"(HilleRisLambers et al. 2012)","previouslyFormattedCitation":"(HilleRisLambers et al. 2012)"},"properties":{"noteIndex":0},"schema":"https://github.com/citation-style-language/schema/raw/master/csl-citation.json"}</w:instrText>
      </w:r>
      <w:r w:rsidR="00A04836">
        <w:rPr>
          <w:rFonts w:ascii="Arial" w:hAnsi="Arial" w:cs="Arial"/>
          <w:lang w:val="en-US"/>
        </w:rPr>
        <w:fldChar w:fldCharType="separate"/>
      </w:r>
      <w:r w:rsidR="00A04836" w:rsidRPr="00A04836">
        <w:rPr>
          <w:rFonts w:ascii="Arial" w:hAnsi="Arial" w:cs="Arial"/>
          <w:noProof/>
          <w:lang w:val="en-US"/>
        </w:rPr>
        <w:t>(HilleRisLambers et al. 2012)</w:t>
      </w:r>
      <w:r w:rsidR="00A04836">
        <w:rPr>
          <w:rFonts w:ascii="Arial" w:hAnsi="Arial" w:cs="Arial"/>
          <w:lang w:val="en-US"/>
        </w:rPr>
        <w:fldChar w:fldCharType="end"/>
      </w:r>
      <w:r w:rsidR="0097537C">
        <w:rPr>
          <w:rFonts w:ascii="Arial" w:hAnsi="Arial" w:cs="Arial"/>
          <w:lang w:val="en-US"/>
        </w:rPr>
        <w:t>. Additionally, it</w:t>
      </w:r>
      <w:r w:rsidR="00741E47" w:rsidRPr="00A831C3">
        <w:rPr>
          <w:rFonts w:ascii="Arial" w:hAnsi="Arial" w:cs="Arial"/>
          <w:lang w:val="en-US"/>
        </w:rPr>
        <w:t xml:space="preserve"> provide</w:t>
      </w:r>
      <w:r w:rsidR="0097537C">
        <w:rPr>
          <w:rFonts w:ascii="Arial" w:hAnsi="Arial" w:cs="Arial"/>
          <w:lang w:val="en-US"/>
        </w:rPr>
        <w:t>s</w:t>
      </w:r>
      <w:r w:rsidR="00682757" w:rsidRPr="00A831C3">
        <w:rPr>
          <w:rFonts w:ascii="Arial" w:hAnsi="Arial" w:cs="Arial"/>
          <w:lang w:val="en-US"/>
        </w:rPr>
        <w:t xml:space="preserve"> practical information </w:t>
      </w:r>
      <w:r w:rsidR="00741E47" w:rsidRPr="00A831C3">
        <w:rPr>
          <w:rFonts w:ascii="Arial" w:hAnsi="Arial" w:cs="Arial"/>
          <w:lang w:val="en-US"/>
        </w:rPr>
        <w:t xml:space="preserve">for wildlife management and conservation </w:t>
      </w:r>
      <w:r w:rsidR="00F16E76">
        <w:rPr>
          <w:rFonts w:ascii="Arial" w:hAnsi="Arial" w:cs="Arial"/>
          <w:lang w:val="en-US"/>
        </w:rPr>
        <w:t>when facing</w:t>
      </w:r>
      <w:r w:rsidR="00F22147" w:rsidRPr="00A831C3">
        <w:rPr>
          <w:rFonts w:ascii="Arial" w:hAnsi="Arial" w:cs="Arial"/>
          <w:lang w:val="en-US"/>
        </w:rPr>
        <w:t xml:space="preserve"> climate change.</w:t>
      </w:r>
    </w:p>
    <w:p w14:paraId="25C08620" w14:textId="0FBA031B" w:rsidR="0009229E" w:rsidRPr="007F05C5" w:rsidRDefault="008478B5" w:rsidP="007C1BC4">
      <w:pPr>
        <w:ind w:firstLine="720"/>
        <w:rPr>
          <w:rFonts w:ascii="Arial" w:hAnsi="Arial" w:cs="Arial"/>
          <w:lang w:val="en-US"/>
        </w:rPr>
      </w:pPr>
      <w:r>
        <w:rPr>
          <w:rFonts w:ascii="Arial" w:hAnsi="Arial" w:cs="Arial"/>
          <w:lang w:val="en-US"/>
        </w:rPr>
        <w:t>To investigate the roles of thermal tolerances and biotic interactions in determining species’ range margins and structuring communities, we</w:t>
      </w:r>
      <w:r w:rsidR="00860A04">
        <w:rPr>
          <w:rFonts w:ascii="Arial" w:hAnsi="Arial" w:cs="Arial"/>
          <w:lang w:val="en-US"/>
        </w:rPr>
        <w:t xml:space="preserve"> investigate</w:t>
      </w:r>
      <w:r w:rsidR="00E57A1F">
        <w:rPr>
          <w:rFonts w:ascii="Arial" w:hAnsi="Arial" w:cs="Arial"/>
          <w:lang w:val="en-US"/>
        </w:rPr>
        <w:t>d</w:t>
      </w:r>
      <w:r w:rsidR="00860A04">
        <w:rPr>
          <w:rFonts w:ascii="Arial" w:hAnsi="Arial" w:cs="Arial"/>
          <w:lang w:val="en-US"/>
        </w:rPr>
        <w:t xml:space="preserve"> the community of </w:t>
      </w:r>
      <w:r w:rsidR="00860A04" w:rsidRPr="00A26D0F">
        <w:rPr>
          <w:rFonts w:ascii="Arial" w:hAnsi="Arial" w:cs="Arial"/>
          <w:i/>
          <w:iCs/>
          <w:lang w:val="en-US"/>
        </w:rPr>
        <w:t>Drosophila</w:t>
      </w:r>
      <w:r w:rsidR="00860A04">
        <w:rPr>
          <w:rFonts w:ascii="Arial" w:hAnsi="Arial" w:cs="Arial"/>
          <w:lang w:val="en-US"/>
        </w:rPr>
        <w:t xml:space="preserve"> flies occupying </w:t>
      </w:r>
      <w:r w:rsidR="006E0D62">
        <w:rPr>
          <w:rFonts w:ascii="Arial" w:hAnsi="Arial" w:cs="Arial"/>
          <w:lang w:val="en-US"/>
        </w:rPr>
        <w:t>rainforest habitats in the</w:t>
      </w:r>
      <w:r w:rsidR="006E0D62" w:rsidRPr="007F05C5">
        <w:rPr>
          <w:rFonts w:ascii="Arial" w:hAnsi="Arial" w:cs="Arial"/>
          <w:lang w:val="en-US"/>
        </w:rPr>
        <w:t xml:space="preserve"> Wet Tropics bioregion </w:t>
      </w:r>
      <w:r w:rsidR="006E0D62">
        <w:rPr>
          <w:rFonts w:ascii="Arial" w:hAnsi="Arial" w:cs="Arial"/>
          <w:lang w:val="en-US"/>
        </w:rPr>
        <w:t>of</w:t>
      </w:r>
      <w:r w:rsidR="006E0D62" w:rsidRPr="007F05C5">
        <w:rPr>
          <w:rFonts w:ascii="Arial" w:hAnsi="Arial" w:cs="Arial"/>
          <w:lang w:val="en-US"/>
        </w:rPr>
        <w:t xml:space="preserve"> </w:t>
      </w:r>
      <w:r w:rsidR="006E0D62">
        <w:rPr>
          <w:rFonts w:ascii="Arial" w:hAnsi="Arial" w:cs="Arial"/>
          <w:lang w:val="en-US"/>
        </w:rPr>
        <w:t xml:space="preserve">Queensland, </w:t>
      </w:r>
      <w:r w:rsidR="006E0D62" w:rsidRPr="007F05C5">
        <w:rPr>
          <w:rFonts w:ascii="Arial" w:hAnsi="Arial" w:cs="Arial"/>
          <w:lang w:val="en-US"/>
        </w:rPr>
        <w:t>north-eastern Australia</w:t>
      </w:r>
      <w:r w:rsidR="006E0D62">
        <w:rPr>
          <w:rFonts w:ascii="Arial" w:hAnsi="Arial" w:cs="Arial"/>
          <w:lang w:val="en-US"/>
        </w:rPr>
        <w:t xml:space="preserve">. </w:t>
      </w:r>
      <w:r w:rsidR="00E57A1F">
        <w:rPr>
          <w:rFonts w:ascii="Arial" w:hAnsi="Arial" w:cs="Arial"/>
          <w:lang w:val="en-US"/>
        </w:rPr>
        <w:t>T</w:t>
      </w:r>
      <w:r w:rsidR="00FB1C09" w:rsidRPr="007F05C5">
        <w:rPr>
          <w:rFonts w:ascii="Arial" w:hAnsi="Arial" w:cs="Arial"/>
          <w:lang w:val="en-US"/>
        </w:rPr>
        <w:t xml:space="preserve">ropical </w:t>
      </w:r>
      <w:r w:rsidR="002C44A3" w:rsidRPr="007F05C5">
        <w:rPr>
          <w:rFonts w:ascii="Arial" w:hAnsi="Arial" w:cs="Arial"/>
          <w:lang w:val="en-US"/>
        </w:rPr>
        <w:t>mountain</w:t>
      </w:r>
      <w:r w:rsidR="00692662" w:rsidRPr="007F05C5">
        <w:rPr>
          <w:rFonts w:ascii="Arial" w:hAnsi="Arial" w:cs="Arial"/>
          <w:lang w:val="en-US"/>
        </w:rPr>
        <w:t>s</w:t>
      </w:r>
      <w:r w:rsidR="002C44A3" w:rsidRPr="007F05C5">
        <w:rPr>
          <w:rFonts w:ascii="Arial" w:hAnsi="Arial" w:cs="Arial"/>
          <w:lang w:val="en-US"/>
        </w:rPr>
        <w:t xml:space="preserve"> </w:t>
      </w:r>
      <w:r w:rsidR="00692662" w:rsidRPr="007F05C5">
        <w:rPr>
          <w:rFonts w:ascii="Arial" w:hAnsi="Arial" w:cs="Arial"/>
          <w:lang w:val="en-US"/>
        </w:rPr>
        <w:t>provide</w:t>
      </w:r>
      <w:r w:rsidR="006E0D62">
        <w:rPr>
          <w:rFonts w:ascii="Arial" w:hAnsi="Arial" w:cs="Arial"/>
          <w:lang w:val="en-US"/>
        </w:rPr>
        <w:t xml:space="preserve"> </w:t>
      </w:r>
      <w:r w:rsidR="002C44A3" w:rsidRPr="007F05C5">
        <w:rPr>
          <w:rFonts w:ascii="Arial" w:hAnsi="Arial" w:cs="Arial"/>
          <w:lang w:val="en-US"/>
        </w:rPr>
        <w:t xml:space="preserve">natural </w:t>
      </w:r>
      <w:r w:rsidR="006E0D62">
        <w:rPr>
          <w:rFonts w:ascii="Arial" w:hAnsi="Arial" w:cs="Arial"/>
          <w:lang w:val="en-US"/>
        </w:rPr>
        <w:t xml:space="preserve">environmental </w:t>
      </w:r>
      <w:r w:rsidR="002C44A3" w:rsidRPr="007F05C5">
        <w:rPr>
          <w:rFonts w:ascii="Arial" w:hAnsi="Arial" w:cs="Arial"/>
          <w:lang w:val="en-US"/>
        </w:rPr>
        <w:t>gradien</w:t>
      </w:r>
      <w:r w:rsidR="00E57A1F">
        <w:rPr>
          <w:rFonts w:ascii="Arial" w:hAnsi="Arial" w:cs="Arial"/>
          <w:lang w:val="en-US"/>
        </w:rPr>
        <w:t>ts</w:t>
      </w:r>
      <w:r w:rsidR="002C44A3" w:rsidRPr="007F05C5">
        <w:rPr>
          <w:rFonts w:ascii="Arial" w:hAnsi="Arial" w:cs="Arial"/>
          <w:lang w:val="en-US"/>
        </w:rPr>
        <w:t xml:space="preserve"> to </w:t>
      </w:r>
      <w:r w:rsidR="00FB1C09" w:rsidRPr="007F05C5">
        <w:rPr>
          <w:rFonts w:ascii="Arial" w:hAnsi="Arial" w:cs="Arial"/>
          <w:lang w:val="en-US"/>
        </w:rPr>
        <w:t>test</w:t>
      </w:r>
      <w:r w:rsidR="002C44A3" w:rsidRPr="007F05C5">
        <w:rPr>
          <w:rFonts w:ascii="Arial" w:hAnsi="Arial" w:cs="Arial"/>
          <w:lang w:val="en-US"/>
        </w:rPr>
        <w:t xml:space="preserve"> the sensitivity of </w:t>
      </w:r>
      <w:r w:rsidR="00320505" w:rsidRPr="007F05C5">
        <w:rPr>
          <w:rFonts w:ascii="Arial" w:hAnsi="Arial" w:cs="Arial"/>
          <w:lang w:val="en-US"/>
        </w:rPr>
        <w:t xml:space="preserve">tropical </w:t>
      </w:r>
      <w:r w:rsidR="002C44A3" w:rsidRPr="007F05C5">
        <w:rPr>
          <w:rFonts w:ascii="Arial" w:hAnsi="Arial" w:cs="Arial"/>
          <w:lang w:val="en-US"/>
        </w:rPr>
        <w:t>species to temperature</w:t>
      </w:r>
      <w:r w:rsidR="0095141B" w:rsidRPr="007F05C5">
        <w:rPr>
          <w:rFonts w:ascii="Arial" w:hAnsi="Arial" w:cs="Arial"/>
          <w:lang w:val="en-US"/>
        </w:rPr>
        <w:t xml:space="preserve"> </w:t>
      </w:r>
      <w:r w:rsidR="0095141B" w:rsidRPr="007F05C5">
        <w:rPr>
          <w:rFonts w:ascii="Arial" w:hAnsi="Arial" w:cs="Arial"/>
          <w:lang w:val="en-US"/>
        </w:rPr>
        <w:fldChar w:fldCharType="begin" w:fldLock="1"/>
      </w:r>
      <w:r w:rsidR="0096156E" w:rsidRPr="007F05C5">
        <w:rPr>
          <w:rFonts w:ascii="Arial" w:hAnsi="Arial" w:cs="Arial"/>
          <w:lang w:val="en-US"/>
        </w:rPr>
        <w:instrText>ADDIN CSL_CITATION {"citationItems":[{"id":"ITEM-1","itemData":{"DOI":"10.1016/j.tree.2011.06.015","ISSN":"01695347","PMID":"21803440","abstract":"Before the end of this century, tropical rainforests will be subject to climatic conditions that have not existed anywhere on Earth for millions of years. These forests are the most species-rich ecosystems in the world and play a crucial role in regulating carbon and water feedbacks in the global climate system; therefore, it is important that the probable impacts of anthropogenic climate change are understood. However, the recent literature shows a striking range of views on the vulnerability of tropical rainforests, from least to most concern among major ecosystems. This review, which focuses on the impact of rising temperatures, examines the evidence for and against high vulnerability, identifies key research needs for resolving current differences and suggests ways of mitigating or adapting to potential impacts. © 2011 Elsevier Ltd.","author":[{"dropping-particle":"","family":"Corlett","given":"Richard T.","non-dropping-particle":"","parse-names":false,"suffix":""}],"container-title":"Trends in Ecology and Evolution","id":"ITEM-1","issue":"11","issued":{"date-parts":[["2011","11","1"]]},"page":"606-613","publisher":"Elsevier Current Trends","title":"Impacts of warming on tropical lowland rainforests","type":"article","volume":"26"},"uris":["http://www.mendeley.com/documents/?uuid=ca6d4cae-925f-3f05-b024-f09bdb964355"]}],"mendeley":{"formattedCitation":"(Corlett 2011)","plainTextFormattedCitation":"(Corlett 2011)","previouslyFormattedCitation":"(Corlett 2011)"},"properties":{"noteIndex":0},"schema":"https://github.com/citation-style-language/schema/raw/master/csl-citation.json"}</w:instrText>
      </w:r>
      <w:r w:rsidR="0095141B" w:rsidRPr="007F05C5">
        <w:rPr>
          <w:rFonts w:ascii="Arial" w:hAnsi="Arial" w:cs="Arial"/>
          <w:lang w:val="en-US"/>
        </w:rPr>
        <w:fldChar w:fldCharType="separate"/>
      </w:r>
      <w:r w:rsidR="0095141B" w:rsidRPr="007F05C5">
        <w:rPr>
          <w:rFonts w:ascii="Arial" w:hAnsi="Arial" w:cs="Arial"/>
          <w:noProof/>
          <w:lang w:val="en-US"/>
        </w:rPr>
        <w:t>(Corlett 2011)</w:t>
      </w:r>
      <w:r w:rsidR="0095141B" w:rsidRPr="007F05C5">
        <w:rPr>
          <w:rFonts w:ascii="Arial" w:hAnsi="Arial" w:cs="Arial"/>
          <w:lang w:val="en-US"/>
        </w:rPr>
        <w:fldChar w:fldCharType="end"/>
      </w:r>
      <w:r w:rsidR="00812824">
        <w:rPr>
          <w:rFonts w:ascii="Arial" w:hAnsi="Arial" w:cs="Arial"/>
          <w:lang w:val="en-US"/>
        </w:rPr>
        <w:t>, and our study sites are part of a region with</w:t>
      </w:r>
      <w:r w:rsidR="00CF63C7" w:rsidRPr="007F05C5">
        <w:rPr>
          <w:rFonts w:ascii="Arial" w:hAnsi="Arial" w:cs="Arial"/>
          <w:lang w:val="en-US"/>
        </w:rPr>
        <w:t xml:space="preserve"> high biodiversity value </w:t>
      </w:r>
      <w:r w:rsidR="00165C8E">
        <w:rPr>
          <w:rFonts w:ascii="Arial" w:hAnsi="Arial" w:cs="Arial"/>
          <w:lang w:val="en-US"/>
        </w:rPr>
        <w:t>because of</w:t>
      </w:r>
      <w:r w:rsidR="00165C8E" w:rsidRPr="007F05C5">
        <w:rPr>
          <w:rFonts w:ascii="Arial" w:hAnsi="Arial" w:cs="Arial"/>
          <w:lang w:val="en-US"/>
        </w:rPr>
        <w:t xml:space="preserve"> </w:t>
      </w:r>
      <w:r w:rsidR="00CF63C7" w:rsidRPr="007F05C5">
        <w:rPr>
          <w:rFonts w:ascii="Arial" w:hAnsi="Arial" w:cs="Arial"/>
          <w:lang w:val="en-US"/>
        </w:rPr>
        <w:t xml:space="preserve">high </w:t>
      </w:r>
      <w:r w:rsidR="00165C8E">
        <w:rPr>
          <w:rFonts w:ascii="Arial" w:hAnsi="Arial" w:cs="Arial"/>
          <w:lang w:val="en-US"/>
        </w:rPr>
        <w:t>levels</w:t>
      </w:r>
      <w:r w:rsidR="00165C8E" w:rsidRPr="007F05C5">
        <w:rPr>
          <w:rFonts w:ascii="Arial" w:hAnsi="Arial" w:cs="Arial"/>
          <w:lang w:val="en-US"/>
        </w:rPr>
        <w:t xml:space="preserve"> </w:t>
      </w:r>
      <w:r w:rsidR="00CF63C7" w:rsidRPr="007F05C5">
        <w:rPr>
          <w:rFonts w:ascii="Arial" w:hAnsi="Arial" w:cs="Arial"/>
          <w:lang w:val="en-US"/>
        </w:rPr>
        <w:t xml:space="preserve">of endemism in cool, moist </w:t>
      </w:r>
      <w:r w:rsidR="00692662" w:rsidRPr="007F05C5">
        <w:rPr>
          <w:rFonts w:ascii="Arial" w:hAnsi="Arial" w:cs="Arial"/>
          <w:lang w:val="en-US"/>
        </w:rPr>
        <w:t>up</w:t>
      </w:r>
      <w:r w:rsidR="00CF63C7" w:rsidRPr="007F05C5">
        <w:rPr>
          <w:rFonts w:ascii="Arial" w:hAnsi="Arial" w:cs="Arial"/>
          <w:lang w:val="en-US"/>
        </w:rPr>
        <w:t>land refugia</w:t>
      </w:r>
      <w:r w:rsidR="0095141B" w:rsidRPr="007F05C5">
        <w:rPr>
          <w:rFonts w:ascii="Arial" w:hAnsi="Arial" w:cs="Arial"/>
          <w:lang w:val="en-US"/>
        </w:rPr>
        <w:t xml:space="preserve"> </w:t>
      </w:r>
      <w:r w:rsidR="0095141B" w:rsidRPr="007F05C5">
        <w:rPr>
          <w:rFonts w:ascii="Arial" w:hAnsi="Arial" w:cs="Arial"/>
          <w:lang w:val="en-US"/>
        </w:rPr>
        <w:fldChar w:fldCharType="begin" w:fldLock="1"/>
      </w:r>
      <w:r w:rsidR="00DC6FE6" w:rsidRPr="007F05C5">
        <w:rPr>
          <w:rFonts w:ascii="Arial" w:hAnsi="Arial" w:cs="Arial"/>
          <w:lang w:val="en-US"/>
        </w:rPr>
        <w:instrText>ADDIN CSL_CITATION {"citationItems":[{"id":"ITEM-1","itemData":{"DOI":"10.1098/rspb.2003.2464","ISSN":"14712970","abstract":"It is now widely accepted that global climate change is affecting many ecosystems around the globe and that its impact is increasing rapidly. Many studies predict that impacts will consist largely of shifts in latitudinal and altitudinal distributions. However, we demonstrate that the impacts of global climate change in the tropical rainforests of northeastern Australia have the potential to result in many extinctions. We develop bioclimatic models of spatial distribution for the regionally endemic rainforest vertebrates and use these models to predict the effects of climate warming on species distributions. Increasing temperature is predicted to result in significant reduction or complete loss of the core environment of all regionally endemic vertebrates. Extinction rates caused by the complete loss of core environments are likely to be severe, nonlinear, with losses increasing rapidly beyond an increase of 2°C, and compounded by other climate-related impacts. Mountain ecosystems around the world, such as the Australian Wet Tropics bioregion, are very diverse, often with high levels of restricted endemism, and are therefore important areas of biodiversity. The results presented here suggest that these systems are severely threatened by climate change.","author":[{"dropping-particle":"","family":"Williams","given":"Stephen E.","non-dropping-particle":"","parse-names":false,"suffix":""},{"dropping-particle":"","family":"Bolitho","given":"Elizabeth E.","non-dropping-particle":"","parse-names":false,"suffix":""},{"dropping-particle":"","family":"Fox","given":"Samantha","non-dropping-particle":"","parse-names":false,"suffix":""}],"container-title":"Proceedings of the Royal Society B: Biological Sciences","id":"ITEM-1","issue":"1527","issued":{"date-parts":[["2003","9","22"]]},"page":"1887-1892","publisher":"Royal Society","title":"Climate change in Australian tropical rainforests: An impending environmental catastrophe","type":"article-journal","volume":"270"},"uris":["http://www.mendeley.com/documents/?uuid=59dba4cd-80ac-30ef-96e1-cba9a3f22814"]}],"mendeley":{"formattedCitation":"(Williams, Bolitho, and Fox 2003)","plainTextFormattedCitation":"(Williams, Bolitho, and Fox 2003)","previouslyFormattedCitation":"(Williams, Bolitho, and Fox 2003)"},"properties":{"noteIndex":0},"schema":"https://github.com/citation-style-language/schema/raw/master/csl-citation.json"}</w:instrText>
      </w:r>
      <w:r w:rsidR="0095141B" w:rsidRPr="007F05C5">
        <w:rPr>
          <w:rFonts w:ascii="Arial" w:hAnsi="Arial" w:cs="Arial"/>
          <w:lang w:val="en-US"/>
        </w:rPr>
        <w:fldChar w:fldCharType="separate"/>
      </w:r>
      <w:r w:rsidR="0095141B" w:rsidRPr="007F05C5">
        <w:rPr>
          <w:rFonts w:ascii="Arial" w:hAnsi="Arial" w:cs="Arial"/>
          <w:noProof/>
          <w:lang w:val="en-US"/>
        </w:rPr>
        <w:t>(Williams, Bolitho, and Fox 2003)</w:t>
      </w:r>
      <w:r w:rsidR="0095141B" w:rsidRPr="007F05C5">
        <w:rPr>
          <w:rFonts w:ascii="Arial" w:hAnsi="Arial" w:cs="Arial"/>
          <w:lang w:val="en-US"/>
        </w:rPr>
        <w:fldChar w:fldCharType="end"/>
      </w:r>
      <w:r w:rsidR="00CF63C7" w:rsidRPr="007F05C5">
        <w:rPr>
          <w:rFonts w:ascii="Arial" w:hAnsi="Arial" w:cs="Arial"/>
          <w:lang w:val="en-US"/>
        </w:rPr>
        <w:t xml:space="preserve">. </w:t>
      </w:r>
      <w:r w:rsidR="009D7F22" w:rsidRPr="007F05C5">
        <w:rPr>
          <w:rFonts w:ascii="Arial" w:hAnsi="Arial" w:cs="Arial"/>
          <w:lang w:val="en-US"/>
        </w:rPr>
        <w:t>Species composition</w:t>
      </w:r>
      <w:r w:rsidR="00E57A1F">
        <w:rPr>
          <w:rFonts w:ascii="Arial" w:hAnsi="Arial" w:cs="Arial"/>
          <w:lang w:val="en-US"/>
        </w:rPr>
        <w:t xml:space="preserve"> f</w:t>
      </w:r>
      <w:r w:rsidR="00D15550">
        <w:rPr>
          <w:rFonts w:ascii="Arial" w:hAnsi="Arial" w:cs="Arial"/>
          <w:lang w:val="en-US"/>
        </w:rPr>
        <w:t>ro</w:t>
      </w:r>
      <w:r w:rsidR="00E57A1F">
        <w:rPr>
          <w:rFonts w:ascii="Arial" w:hAnsi="Arial" w:cs="Arial"/>
          <w:lang w:val="en-US"/>
        </w:rPr>
        <w:t>m many taxa</w:t>
      </w:r>
      <w:r w:rsidR="009D7F22" w:rsidRPr="007F05C5">
        <w:rPr>
          <w:rFonts w:ascii="Arial" w:hAnsi="Arial" w:cs="Arial"/>
          <w:lang w:val="en-US"/>
        </w:rPr>
        <w:t xml:space="preserve"> </w:t>
      </w:r>
      <w:r w:rsidR="007D4724" w:rsidRPr="007F05C5">
        <w:rPr>
          <w:rFonts w:ascii="Arial" w:hAnsi="Arial" w:cs="Arial"/>
          <w:lang w:val="en-US"/>
        </w:rPr>
        <w:t>changes</w:t>
      </w:r>
      <w:r w:rsidR="009D7F22" w:rsidRPr="007F05C5">
        <w:rPr>
          <w:rFonts w:ascii="Arial" w:hAnsi="Arial" w:cs="Arial"/>
          <w:lang w:val="en-US"/>
        </w:rPr>
        <w:t xml:space="preserve"> </w:t>
      </w:r>
      <w:r w:rsidR="00A876DA" w:rsidRPr="007F05C5">
        <w:rPr>
          <w:rFonts w:ascii="Arial" w:hAnsi="Arial" w:cs="Arial"/>
          <w:lang w:val="en-US"/>
        </w:rPr>
        <w:t xml:space="preserve">significantly </w:t>
      </w:r>
      <w:r w:rsidR="009D7F22" w:rsidRPr="007F05C5">
        <w:rPr>
          <w:rFonts w:ascii="Arial" w:hAnsi="Arial" w:cs="Arial"/>
          <w:lang w:val="en-US"/>
        </w:rPr>
        <w:t xml:space="preserve">along the </w:t>
      </w:r>
      <w:r w:rsidR="00846F63">
        <w:rPr>
          <w:rFonts w:ascii="Arial" w:hAnsi="Arial" w:cs="Arial"/>
          <w:lang w:val="en-US"/>
        </w:rPr>
        <w:t>elevation</w:t>
      </w:r>
      <w:r w:rsidR="009D7F22" w:rsidRPr="007F05C5">
        <w:rPr>
          <w:rFonts w:ascii="Arial" w:hAnsi="Arial" w:cs="Arial"/>
          <w:lang w:val="en-US"/>
        </w:rPr>
        <w:t xml:space="preserve"> gradient on th</w:t>
      </w:r>
      <w:r w:rsidR="00A876DA">
        <w:rPr>
          <w:rFonts w:ascii="Arial" w:hAnsi="Arial" w:cs="Arial"/>
          <w:lang w:val="en-US"/>
        </w:rPr>
        <w:t>e</w:t>
      </w:r>
      <w:r w:rsidR="009D7F22" w:rsidRPr="007F05C5">
        <w:rPr>
          <w:rFonts w:ascii="Arial" w:hAnsi="Arial" w:cs="Arial"/>
          <w:lang w:val="en-US"/>
        </w:rPr>
        <w:t>se tropical mountains</w:t>
      </w:r>
      <w:r w:rsidR="0095141B" w:rsidRPr="007F05C5">
        <w:rPr>
          <w:rFonts w:ascii="Arial" w:hAnsi="Arial" w:cs="Arial"/>
          <w:lang w:val="en-US"/>
        </w:rPr>
        <w:t xml:space="preserve"> </w:t>
      </w:r>
      <w:r w:rsidR="0095141B" w:rsidRPr="007F05C5">
        <w:rPr>
          <w:rFonts w:ascii="Arial" w:hAnsi="Arial" w:cs="Arial"/>
          <w:lang w:val="en-US"/>
        </w:rPr>
        <w:fldChar w:fldCharType="begin" w:fldLock="1"/>
      </w:r>
      <w:r w:rsidR="00DC6FE6" w:rsidRPr="007F05C5">
        <w:rPr>
          <w:rFonts w:ascii="Arial" w:hAnsi="Arial" w:cs="Arial"/>
          <w:lang w:val="en-US"/>
        </w:rPr>
        <w:instrText>ADDIN CSL_CITATION {"citationItems":[{"id":"ITEM-1","itemData":{"DOI":"10.1098/rspb.2003.2464","ISSN":"14712970","abstract":"It is now widely accepted that global climate change is affecting many ecosystems around the globe and that its impact is increasing rapidly. Many studies predict that impacts will consist largely of shifts in latitudinal and altitudinal distributions. However, we demonstrate that the impacts of global climate change in the tropical rainforests of northeastern Australia have the potential to result in many extinctions. We develop bioclimatic models of spatial distribution for the regionally endemic rainforest vertebrates and use these models to predict the effects of climate warming on species distributions. Increasing temperature is predicted to result in significant reduction or complete loss of the core environment of all regionally endemic vertebrates. Extinction rates caused by the complete loss of core environments are likely to be severe, nonlinear, with losses increasing rapidly beyond an increase of 2°C, and compounded by other climate-related impacts. Mountain ecosystems around the world, such as the Australian Wet Tropics bioregion, are very diverse, often with high levels of restricted endemism, and are therefore important areas of biodiversity. The results presented here suggest that these systems are severely threatened by climate change.","author":[{"dropping-particle":"","family":"Williams","given":"Stephen E.","non-dropping-particle":"","parse-names":false,"suffix":""},{"dropping-particle":"","family":"Bolitho","given":"Elizabeth E.","non-dropping-particle":"","parse-names":false,"suffix":""},{"dropping-particle":"","family":"Fox","given":"Samantha","non-dropping-particle":"","parse-names":false,"suffix":""}],"container-title":"Proceedings of the Royal Society B: Biological Sciences","id":"ITEM-1","issue":"1527","issued":{"date-parts":[["2003","9","22"]]},"page":"1887-1892","publisher":"Royal Society","title":"Climate change in Australian tropical rainforests: An impending environmental catastrophe","type":"article-journal","volume":"270"},"uris":["http://www.mendeley.com/documents/?uuid=59dba4cd-80ac-30ef-96e1-cba9a3f22814"]}],"mendeley":{"formattedCitation":"(Williams et al. 2003)","plainTextFormattedCitation":"(Williams et al. 2003)","previouslyFormattedCitation":"(Williams et al. 2003)"},"properties":{"noteIndex":0},"schema":"https://github.com/citation-style-language/schema/raw/master/csl-citation.json"}</w:instrText>
      </w:r>
      <w:r w:rsidR="0095141B" w:rsidRPr="007F05C5">
        <w:rPr>
          <w:rFonts w:ascii="Arial" w:hAnsi="Arial" w:cs="Arial"/>
          <w:lang w:val="en-US"/>
        </w:rPr>
        <w:fldChar w:fldCharType="separate"/>
      </w:r>
      <w:r w:rsidR="0095141B" w:rsidRPr="007F05C5">
        <w:rPr>
          <w:rFonts w:ascii="Arial" w:hAnsi="Arial" w:cs="Arial"/>
          <w:noProof/>
          <w:lang w:val="en-US"/>
        </w:rPr>
        <w:t>(Williams et al. 2003)</w:t>
      </w:r>
      <w:r w:rsidR="0095141B" w:rsidRPr="007F05C5">
        <w:rPr>
          <w:rFonts w:ascii="Arial" w:hAnsi="Arial" w:cs="Arial"/>
          <w:lang w:val="en-US"/>
        </w:rPr>
        <w:fldChar w:fldCharType="end"/>
      </w:r>
      <w:r w:rsidR="009D7F22" w:rsidRPr="007F05C5">
        <w:rPr>
          <w:rFonts w:ascii="Arial" w:hAnsi="Arial" w:cs="Arial"/>
          <w:lang w:val="en-US"/>
        </w:rPr>
        <w:t>.</w:t>
      </w:r>
      <w:r w:rsidR="0009229E" w:rsidRPr="007F05C5">
        <w:rPr>
          <w:rFonts w:ascii="Arial" w:hAnsi="Arial" w:cs="Arial"/>
          <w:lang w:val="en-US"/>
        </w:rPr>
        <w:t xml:space="preserve"> </w:t>
      </w:r>
      <w:r w:rsidR="00D716AF" w:rsidRPr="00DF3907">
        <w:rPr>
          <w:rFonts w:ascii="Arial" w:hAnsi="Arial" w:cs="Arial"/>
          <w:i/>
          <w:iCs/>
          <w:lang w:val="en-US"/>
        </w:rPr>
        <w:t>Drosophila</w:t>
      </w:r>
      <w:r w:rsidR="00D716AF">
        <w:rPr>
          <w:rFonts w:ascii="Arial" w:hAnsi="Arial" w:cs="Arial"/>
          <w:lang w:val="en-US"/>
        </w:rPr>
        <w:t xml:space="preserve"> flies are</w:t>
      </w:r>
      <w:r w:rsidR="0009229E" w:rsidRPr="007F05C5">
        <w:rPr>
          <w:rFonts w:ascii="Arial" w:hAnsi="Arial" w:cs="Arial"/>
          <w:lang w:val="en-US"/>
        </w:rPr>
        <w:t xml:space="preserve"> sensitive to temperature </w:t>
      </w:r>
      <w:commentRangeStart w:id="13"/>
      <w:r w:rsidR="00A876DA">
        <w:rPr>
          <w:rFonts w:ascii="Arial" w:hAnsi="Arial" w:cs="Arial"/>
          <w:lang w:val="en-US"/>
        </w:rPr>
        <w:t>at</w:t>
      </w:r>
      <w:r w:rsidR="00A876DA" w:rsidRPr="007F05C5">
        <w:rPr>
          <w:rFonts w:ascii="Arial" w:hAnsi="Arial" w:cs="Arial"/>
          <w:lang w:val="en-US"/>
        </w:rPr>
        <w:t xml:space="preserve"> </w:t>
      </w:r>
      <w:r w:rsidR="0009229E" w:rsidRPr="007F05C5">
        <w:rPr>
          <w:rFonts w:ascii="Arial" w:hAnsi="Arial" w:cs="Arial"/>
          <w:lang w:val="en-US"/>
        </w:rPr>
        <w:t xml:space="preserve">the organismal level </w:t>
      </w:r>
      <w:commentRangeEnd w:id="13"/>
      <w:r w:rsidR="00B61820">
        <w:rPr>
          <w:rStyle w:val="CommentReference"/>
          <w:rFonts w:asciiTheme="minorHAnsi" w:eastAsiaTheme="minorHAnsi" w:hAnsiTheme="minorHAnsi" w:cstheme="minorBidi"/>
          <w:lang w:eastAsia="en-US"/>
        </w:rPr>
        <w:commentReference w:id="13"/>
      </w:r>
      <w:r w:rsidR="0009229E" w:rsidRPr="007F05C5">
        <w:rPr>
          <w:rFonts w:ascii="Arial" w:hAnsi="Arial" w:cs="Arial"/>
          <w:lang w:val="en-US"/>
        </w:rPr>
        <w:fldChar w:fldCharType="begin" w:fldLock="1"/>
      </w:r>
      <w:r w:rsidR="0009229E" w:rsidRPr="007F05C5">
        <w:rPr>
          <w:rFonts w:ascii="Arial" w:hAnsi="Arial" w:cs="Arial"/>
          <w:lang w:val="en-US"/>
        </w:rPr>
        <w:instrText>ADDIN CSL_CITATION {"citationItems":[{"id":"ITEM-1","itemData":{"DOI":"10.1016/j.jtherbio.2017.10.019","ISSN":"18790992","PMID":"29301702","abstract":"Variation of ecophysiological traits may help to explain geographic distribution patterns of Drosophila sibling species. Many traits in ectotherms have optimal performance within specific temperature ranges. Altitudinal gradients are potentially informative for characterizing differences of sibling species distributions. We collected two sibling species of the tripunctata group – Drosophila mediopunctata (MPT) and D. unipunctata (UNI) – at eight altitudes (ranging from 593 to 1185 m above sea level) located at a continuous Atlantic Rainforest reserve in consecutive years (2009–2011), with two collections at the hot-rainy season and two at the cold-dry season. Mean altitude was significantly different between species and seasons. Their distributions showed a consistent pattern with MPT always occurring at higher altitudes than UNI. A significant correlation was found between altitude and species relative abundance. We characterized the thermal range of fertility, an important fitness component, for each species and found evidence for differential thermal adaptation. Our results suggest that the two species altitudinal distributions and seasonal relative abundances are consistent with their differential thermal adaptations: MPT seems to be adapted to lower temperatures, occupies higher altitudes and occurs at higher relative abundances in the cold-dry season; while UNI tolerates higher temperatures and occurs at lower altitudes and higher relative abundances in the hot-rainy season. However, their thermal ranges overlap at most temperatures, suggesting that additional variables (e.g. habitat choice, competition, differential survival etc.) may also play a role to determine their distribution in the field.","author":[{"dropping-particle":"","family":"Batista","given":"Marcos Roberto Dias","non-dropping-particle":"","parse-names":false,"suffix":""},{"dropping-particle":"","family":"Rocha","given":"Felipe Bastos","non-dropping-particle":"","parse-names":false,"suffix":""},{"dropping-particle":"","family":"Klaczko","given":"Louis Bernard","non-dropping-particle":"","parse-names":false,"suffix":""}],"container-title":"Journal of Thermal Biology","id":"ITEM-1","issued":{"date-parts":[["2018","1","1"]]},"page":"69-73","publisher":"Elsevier Ltd","title":"Altitudinal distribution of two sibling species of the Drosophila tripunctata group in a preserved tropical forest and their male sterility thermal thresholds","type":"article-journal","volume":"71"},"uris":["http://www.mendeley.com/documents/?uuid=3cfdb7e0-176f-3065-a232-372e9d6b85e9"]}],"mendeley":{"formattedCitation":"(Batista, Rocha, and Klaczko 2018)","plainTextFormattedCitation":"(Batista, Rocha, and Klaczko 2018)","previouslyFormattedCitation":"(Batista, Rocha, and Klaczko 2018)"},"properties":{"noteIndex":0},"schema":"https://github.com/citation-style-language/schema/raw/master/csl-citation.json"}</w:instrText>
      </w:r>
      <w:r w:rsidR="0009229E" w:rsidRPr="007F05C5">
        <w:rPr>
          <w:rFonts w:ascii="Arial" w:hAnsi="Arial" w:cs="Arial"/>
          <w:lang w:val="en-US"/>
        </w:rPr>
        <w:fldChar w:fldCharType="separate"/>
      </w:r>
      <w:r w:rsidR="0009229E" w:rsidRPr="007F05C5">
        <w:rPr>
          <w:rFonts w:ascii="Arial" w:hAnsi="Arial" w:cs="Arial"/>
          <w:noProof/>
          <w:lang w:val="en-US"/>
        </w:rPr>
        <w:t>(Batista, Rocha, and Klaczko 2018)</w:t>
      </w:r>
      <w:r w:rsidR="0009229E" w:rsidRPr="007F05C5">
        <w:rPr>
          <w:rFonts w:ascii="Arial" w:hAnsi="Arial" w:cs="Arial"/>
          <w:lang w:val="en-US"/>
        </w:rPr>
        <w:fldChar w:fldCharType="end"/>
      </w:r>
      <w:r w:rsidR="0009229E" w:rsidRPr="007F05C5">
        <w:rPr>
          <w:rFonts w:ascii="Arial" w:hAnsi="Arial" w:cs="Arial"/>
          <w:lang w:val="en-US"/>
        </w:rPr>
        <w:t>, while their population size</w:t>
      </w:r>
      <w:r w:rsidR="00E369B3">
        <w:rPr>
          <w:rFonts w:ascii="Arial" w:hAnsi="Arial" w:cs="Arial"/>
          <w:lang w:val="en-US"/>
        </w:rPr>
        <w:t>s are</w:t>
      </w:r>
      <w:r w:rsidR="00E369B3" w:rsidRPr="007F05C5">
        <w:rPr>
          <w:rFonts w:ascii="Arial" w:hAnsi="Arial" w:cs="Arial"/>
          <w:lang w:val="en-US"/>
        </w:rPr>
        <w:t xml:space="preserve"> </w:t>
      </w:r>
      <w:r w:rsidR="0009229E" w:rsidRPr="007F05C5">
        <w:rPr>
          <w:rFonts w:ascii="Arial" w:hAnsi="Arial" w:cs="Arial"/>
          <w:lang w:val="en-US"/>
        </w:rPr>
        <w:t xml:space="preserve">additionally regulated by humidity, food availability, competition, and natural enemies (e.g. parasitoid wasps) </w:t>
      </w:r>
      <w:r w:rsidR="0009229E" w:rsidRPr="007F05C5">
        <w:rPr>
          <w:rFonts w:ascii="Arial" w:hAnsi="Arial" w:cs="Arial"/>
          <w:lang w:val="en-US"/>
        </w:rPr>
        <w:fldChar w:fldCharType="begin" w:fldLock="1"/>
      </w:r>
      <w:r w:rsidR="0009229E" w:rsidRPr="007F05C5">
        <w:rPr>
          <w:rFonts w:ascii="Arial" w:hAnsi="Arial" w:cs="Arial"/>
          <w:lang w:val="en-US"/>
        </w:rPr>
        <w:instrText>ADDIN CSL_CITATION {"citationItems":[{"id":"ITEM-1","itemData":{"DOI":"10.1071/ZO9730541","ISSN":"14465698","abstract":"Mark-recapture techniques were used to study the immigration and emigration of adults of the Queensland fruit fly in an isolated orchard at Wilton, N.S.W. During the 1968 season, several thousand mature flies migrated into the orchard during late February and early March; the females in this influx were responsible for laying the majority of eggs which contributed to the next generation. After the fruit disappeared these immigrants left the orchard, but immature flies continued to enter the orchard in smaller numbers until late in the season. In the early part of the season approximately 75 % of adults that emerged in the orchard left during their first week. Later in the season, when lack of rain made conditions less favourable, nearly all the flies left the orchard in the first week after emergence. During the 1969 season, when no fruit was present because of a spring drought, fewer mature flies migrated into the orchard in late February and March, even though traps located over a wide area around the orchard indicated that at least as many flies were present in the general area as in 1968. Studies on emigration rates at the orchard were carried out using flies bred from infested fruit collected in neighbouring towns. As in the comparable part of the 1968 season, approximately 75 % of the flies left the orchard in the first week after emergence. It is postulated that dispersive movements in D. tryoni can be divided into three main categories: a post-teneral dispersive stage, host seeking, and responses to adversity. © Australian Journal of Zoology.","author":[{"dropping-particle":"","family":"Fletcher","given":"B. S.","non-dropping-particle":"","parse-names":false,"suffix":""}],"container-title":"Australian Journal of Zoology","id":"ITEM-1","issue":"4","issued":{"date-parts":[["1973"]]},"page":"437-475","publisher":"CSIRO PUBLISHING","title":"The Ecology of a natural population of the Queensland","type":"article-journal","volume":"21"},"uris":["http://www.mendeley.com/documents/?uuid=eb261313-23fa-3371-bdf2-1e6a96f815f9"]},{"id":"ITEM-2","itemData":{"DOI":"10.1080/00222930701504797","ISSN":"00222933","abstract":"In Japan, dominant parasitoids attacking frugivorous Drosophilidae species were Asobara (Braconidae, Alysiinae), Leptopilina, and Ganaspis species (Figitidae, Eucoilinae). Asobara japonica was found throughout Japan, and its populations in the main islands of Japan were parthenogenetic whereas those in the subtropical islands were sexually reproducing. Other parasitoids showed rather restricted distributions; A.tabida, A. rossica, A. rufescens, and Leptopilina heterotoma occurred mainly in northern to central parts of the main islands, Ganaspis xanthopoda from central to southern parts of the main islands, A. leveri in a southern part of the main islands, and A. pleuralis, L. victoriae, and Ganaspis sp. mainly in the subtropical islands. Their major hosts were species of the D. melanogaster species group in the main islands, and species of the D. melanogaster, immigrans, and polychaeta species groups in the subtropical islands. Host use considerably varied among parasitoid species, especially in the subtropical islands. © 2007 Taylor &amp; Francis.","author":[{"dropping-particle":"","family":"Mitsui","given":"Hideyuki","non-dropping-particle":"","parse-names":false,"suffix":""},{"dropping-particle":"","family":"Achterberg","given":"Kees","non-dropping-particle":"Van","parse-names":false,"suffix":""},{"dropping-particle":"","family":"Nordlander","given":"Göran","non-dropping-particle":"","parse-names":false,"suffix":""},{"dropping-particle":"","family":"Kimura","given":"Masahito T.","non-dropping-particle":"","parse-names":false,"suffix":""}],"container-title":"Journal of Natural History","id":"ITEM-2","issue":"25-28","issued":{"date-parts":[["2007","9"]]},"page":"1731-1738","publisher":"Taylor &amp; Francis","title":"Geographical distributions and host associations of larval parasitoids of frugivorous Drosophilidae in Japan","type":"article-journal","volume":"41"},"uris":["http://www.mendeley.com/documents/?uuid=a83c03dc-147f-3436-8a96-c87d4e1506f7"]},{"id":"ITEM-3","itemData":{"DOI":"10.1071/ZO9910579","ISSN":"14465698","abstract":"Two Drosophila species, D. aldrichi and D. buzzatii, colonised Opuntia cactus in Australia approx- imately 60 years ago. Only here are they sympatric. In laboratory population cages, D. buzzatii eliminated D. aldrichi in only a few generations. Thus analyses were done to identify competitive and life-history differences that may affect interactions between these species and their coexistence in nature. The two species differed in their responses with respect to preadult viability, size and developmental time, under intra- and interspecific larval competition, on simulated cactus rots in the laboratory. Increased intra- and interspecific density had similar effects on the larger of the two species, D. buzzatii. However, D. aldrichi showed greater decline in size and viability and greater increase in developmental time as a response to increased larval numbers of D. buzzatii, as compared with increased intraspecific density. Age of first reproduction and lifetime fecundity also favoured D. buzzatii under laboratory conditions. That D. buzzatii varied relatively less in developmental time suggested that it is better adapted to the smaller cactus necroses of O. stricta, present in the southern part of the cactus distribution where D. aldrichi is found rarely. Conversely, higher viability under crowded conditions suggested that D. aldrichi may be better adapted to poor environments such as older rots. © 1991 CSIRO.","author":[{"dropping-particle":"","family":"Krebs","given":"Robert A.","non-dropping-particle":"","parse-names":false,"suffix":""},{"dropping-particle":"","family":"Barker","given":"J. S.F.","non-dropping-particle":"","parse-names":false,"suffix":""}],"container-title":"Australian Journal of Zoology","id":"ITEM-3","issue":"5","issued":{"date-parts":[["1991"]]},"note":"Viability - density dependancy may be an ecological relevant niche that promote coexistence in the field. Interesting perspective!","page":"499-508","publisher":"CSIRO PUBLISHING","title":"Coexistence of ecologically similar colonising species: Intra- and interspecific competition in Drosophila aldrichi and D. buzzatii","type":"article-journal","volume":"39"},"uris":["http://www.mendeley.com/documents/?uuid=a7953159-5612-3b83-a30b-a22c08ceb5f5"]}],"mendeley":{"formattedCitation":"(Fletcher 1973; Krebs and Barker 1991; Mitsui et al. 2007)","plainTextFormattedCitation":"(Fletcher 1973; Krebs and Barker 1991; Mitsui et al. 2007)","previouslyFormattedCitation":"(Fletcher 1973; Krebs and Barker 1991; Mitsui et al. 2007)"},"properties":{"noteIndex":0},"schema":"https://github.com/citation-style-language/schema/raw/master/csl-citation.json"}</w:instrText>
      </w:r>
      <w:r w:rsidR="0009229E" w:rsidRPr="007F05C5">
        <w:rPr>
          <w:rFonts w:ascii="Arial" w:hAnsi="Arial" w:cs="Arial"/>
          <w:lang w:val="en-US"/>
        </w:rPr>
        <w:fldChar w:fldCharType="separate"/>
      </w:r>
      <w:r w:rsidR="0009229E" w:rsidRPr="007F05C5">
        <w:rPr>
          <w:rFonts w:ascii="Arial" w:hAnsi="Arial" w:cs="Arial"/>
          <w:noProof/>
          <w:lang w:val="en-US"/>
        </w:rPr>
        <w:t>(Fletcher 1973; Krebs and Barker 1991; Mitsui et al. 2007)</w:t>
      </w:r>
      <w:r w:rsidR="0009229E" w:rsidRPr="007F05C5">
        <w:rPr>
          <w:rFonts w:ascii="Arial" w:hAnsi="Arial" w:cs="Arial"/>
          <w:lang w:val="en-US"/>
        </w:rPr>
        <w:fldChar w:fldCharType="end"/>
      </w:r>
      <w:r w:rsidR="0009229E" w:rsidRPr="007F05C5">
        <w:rPr>
          <w:rFonts w:ascii="Arial" w:hAnsi="Arial" w:cs="Arial"/>
          <w:lang w:val="en-US"/>
        </w:rPr>
        <w:t xml:space="preserve">. </w:t>
      </w:r>
      <w:r w:rsidR="0012515D">
        <w:rPr>
          <w:rFonts w:ascii="Arial" w:hAnsi="Arial" w:cs="Arial"/>
          <w:lang w:val="en-US"/>
        </w:rPr>
        <w:t>At out study sites, m</w:t>
      </w:r>
      <w:r w:rsidR="00237555" w:rsidRPr="007F05C5">
        <w:rPr>
          <w:rFonts w:ascii="Arial" w:hAnsi="Arial" w:cs="Arial"/>
          <w:lang w:val="en-US"/>
        </w:rPr>
        <w:t xml:space="preserve">ethods have been </w:t>
      </w:r>
      <w:commentRangeStart w:id="14"/>
      <w:r w:rsidR="00237555" w:rsidRPr="007F05C5">
        <w:rPr>
          <w:rFonts w:ascii="Arial" w:hAnsi="Arial" w:cs="Arial"/>
          <w:lang w:val="en-US"/>
        </w:rPr>
        <w:t xml:space="preserve">established to quantify their field </w:t>
      </w:r>
      <w:commentRangeStart w:id="15"/>
      <w:r w:rsidR="00237555" w:rsidRPr="007F05C5">
        <w:rPr>
          <w:rFonts w:ascii="Arial" w:hAnsi="Arial" w:cs="Arial"/>
          <w:lang w:val="en-US"/>
        </w:rPr>
        <w:t>distribution</w:t>
      </w:r>
      <w:commentRangeEnd w:id="14"/>
      <w:r w:rsidR="00B61820">
        <w:rPr>
          <w:rStyle w:val="CommentReference"/>
          <w:rFonts w:asciiTheme="minorHAnsi" w:eastAsiaTheme="minorHAnsi" w:hAnsiTheme="minorHAnsi" w:cstheme="minorBidi"/>
          <w:lang w:eastAsia="en-US"/>
        </w:rPr>
        <w:commentReference w:id="14"/>
      </w:r>
      <w:r w:rsidR="00237555" w:rsidRPr="007F05C5">
        <w:rPr>
          <w:rFonts w:ascii="Arial" w:hAnsi="Arial" w:cs="Arial"/>
          <w:lang w:val="en-US"/>
        </w:rPr>
        <w:t xml:space="preserve"> </w:t>
      </w:r>
      <w:r w:rsidR="00237555" w:rsidRPr="007F05C5">
        <w:rPr>
          <w:rFonts w:ascii="Arial" w:hAnsi="Arial" w:cs="Arial"/>
          <w:lang w:val="en-US"/>
        </w:rPr>
        <w:fldChar w:fldCharType="begin" w:fldLock="1"/>
      </w:r>
      <w:r w:rsidR="00237555" w:rsidRPr="007F05C5">
        <w:rPr>
          <w:rFonts w:ascii="Arial" w:hAnsi="Arial" w:cs="Arial"/>
          <w:lang w:val="en-US"/>
        </w:rPr>
        <w:instrText>ADDIN CSL_CITATION {"citationItems":[{"id":"ITEM-1","itemData":{"DOI":"https://doi.org/10.1101/2020.07.21.213678","ISBN":"0000000307116","abstract":"The analysis of interaction networks across spatial environmental gradients is a powerful approach to investigate the responses of communities to global change. Using a combination of DNA metabarcoding and traditional molecular methods we built bipartite Drosophila -parasitoid food webs from six Australian rainforest sites across gradients spanning 850 m in elevation and 5° Celsius in mean temperature. Our cost-effective hierarchical approach to network reconstruction separated the determination of host frequencies from the detection and quantification of interactions. The food webs comprised 5-9 host and 5-11 parasitoid species at each site, and showed a lower incidence of parasitism at high elevation. Despite considerable turnover in the relative abundance of host Drosophila species, and contrary to some previous results, fundamental metrics of network structure including nestedness and specialisation did not change significantly with elevation. Advances in community ecology depend on data from a combination of methodological approaches. It is therefore especially valuable to develop model study systems for sets of closely-interacting species that are diverse enough to be representative, yet still amenable to field and laboratory experiments. ### Competing Interest Statement The authors have declared no competing interest.","author":[{"dropping-particle":"","family":"Jeffs","given":"Christopher T.","non-dropping-particle":"","parse-names":false,"suffix":""},{"dropping-particle":"","family":"Terry","given":"J. Christopher D.","non-dropping-particle":"","parse-names":false,"suffix":""},{"dropping-particle":"","family":"Higgie","given":"Megan","non-dropping-particle":"","parse-names":false,"suffix":""},{"dropping-particle":"","family":"Jandová","given":"Anna","non-dropping-particle":"","parse-names":false,"suffix":""},{"dropping-particle":"","family":"Konvičková","given":"Hana","non-dropping-particle":"","parse-names":false,"suffix":""},{"dropping-particle":"","family":"Brown","given":"Joel J.","non-dropping-particle":"","parse-names":false,"suffix":""},{"dropping-particle":"","family":"Lue","given":"Chia-Hua","non-dropping-particle":"","parse-names":false,"suffix":""},{"dropping-particle":"","family":"Schiffer","given":"Michele","non-dropping-particle":"","parse-names":false,"suffix":""},{"dropping-particle":"","family":"O'Brien","given":"Eleanor K.","non-dropping-particle":"","parse-names":false,"suffix":""},{"dropping-particle":"","family":"Bridle","given":"Jon","non-dropping-particle":"","parse-names":false,"suffix":""},{"dropping-particle":"","family":"Hrček","given":"Jan","non-dropping-particle":"","parse-names":false,"suffix":""},{"dropping-particle":"","family":"Lewis","given":"Owen T.","non-dropping-particle":"","parse-names":false,"suffix":""}],"container-title":"bioRxiv","id":"ITEM-1","issued":{"date-parts":[["2020","7","22"]]},"page":"1-16 https://doi.org/10.1101/2020.07.21.213678","publisher":"Cold Spring Harbor Laboratory","title":"Molecular analyses reveal consistent food web structure with elevation in rainforest Drosophila - parasitoid communities","type":"article-journal"},"uris":["http://www.mendeley.com/documents/?uuid=ccf8552a-e26d-3337-b032-cb1b4af3dfd0"]}],"mendeley":{"formattedCitation":"(Jeffs et al. 2020)","plainTextFormattedCitation":"(Jeffs et al. 2020)","previouslyFormattedCitation":"(Jeffs et al. 2020)"},"properties":{"noteIndex":0},"schema":"https://github.com/citation-style-language/schema/raw/master/csl-citation.json"}</w:instrText>
      </w:r>
      <w:r w:rsidR="00237555" w:rsidRPr="007F05C5">
        <w:rPr>
          <w:rFonts w:ascii="Arial" w:hAnsi="Arial" w:cs="Arial"/>
          <w:lang w:val="en-US"/>
        </w:rPr>
        <w:fldChar w:fldCharType="separate"/>
      </w:r>
      <w:r w:rsidR="00237555" w:rsidRPr="007F05C5">
        <w:rPr>
          <w:rFonts w:ascii="Arial" w:hAnsi="Arial" w:cs="Arial"/>
          <w:noProof/>
          <w:lang w:val="en-US"/>
        </w:rPr>
        <w:t>(Jeffs et al. 2020)</w:t>
      </w:r>
      <w:r w:rsidR="00237555" w:rsidRPr="007F05C5">
        <w:rPr>
          <w:rFonts w:ascii="Arial" w:hAnsi="Arial" w:cs="Arial"/>
          <w:lang w:val="en-US"/>
        </w:rPr>
        <w:fldChar w:fldCharType="end"/>
      </w:r>
      <w:commentRangeEnd w:id="15"/>
      <w:r w:rsidR="00B61820">
        <w:rPr>
          <w:rStyle w:val="CommentReference"/>
          <w:rFonts w:asciiTheme="minorHAnsi" w:eastAsiaTheme="minorHAnsi" w:hAnsiTheme="minorHAnsi" w:cstheme="minorBidi"/>
          <w:lang w:eastAsia="en-US"/>
        </w:rPr>
        <w:commentReference w:id="15"/>
      </w:r>
      <w:r w:rsidR="00237555" w:rsidRPr="007F05C5">
        <w:rPr>
          <w:rFonts w:ascii="Arial" w:hAnsi="Arial" w:cs="Arial"/>
          <w:lang w:val="en-US"/>
        </w:rPr>
        <w:t xml:space="preserve">, laboratory thermal performance </w:t>
      </w:r>
      <w:r w:rsidR="00237555" w:rsidRPr="007F05C5">
        <w:rPr>
          <w:rFonts w:ascii="Arial" w:hAnsi="Arial" w:cs="Arial"/>
          <w:lang w:val="en-US"/>
        </w:rPr>
        <w:fldChar w:fldCharType="begin" w:fldLock="1"/>
      </w:r>
      <w:r w:rsidR="00AE51A0">
        <w:rPr>
          <w:rFonts w:ascii="Arial" w:hAnsi="Arial" w:cs="Arial"/>
          <w:lang w:val="en-US"/>
        </w:rPr>
        <w:instrText>ADDIN CSL_CITATION {"citationItems":[{"id":"ITEM-1","itemData":{"DOI":"10.1016/S0306-4565(02)00057-8","ISSN":"03064565","abstract":"Although adaptation of Drosophila to thermal extremes has been investigated for many years, only recently has much progress been made in identifying the genetic and physiological basis of evolutionary shifts in thermoresistance. Here we examine the way the Drosophila research has been used to understand the evolution of plastic responses, tradeoffs and limits to selection, and to develop links between laboratory studies and adaptive shifts leading to population and species differences. Several methods have been devised to rapidly measure heat and cold resistance, but the relevance of these measures to selection pressures in nature remains largely unknown. Plastic responses to thermal extremes are usually divided into short-term exposures to sub-lethal conditions or into longer-term exposures (often referred to as hardening and acclimation respectively). Hardening responses appear to have costs associated with the expression of a heat shock protein (Hsp70). Costs of acclimation are more difficult to identify because exposing Drosophila to suboptimal conditions for a long time can have deleterious effects unrelated to the acclimation response. Quantitative genetic analyses have revealed genetic variation for thermoresistance under laboratory conditions, but variation under natural conditions has rarely been identified. In a few cases selection responses within laboratory populations have been linked to specific candidate genes and physiological mechanisms. Population comparisons have provided evidence for clinal variation in thermoresistance traits, although many studies lack power because only a few populations have been considered. Clinal patterns in candidate genes have also been demonstrated. However evidence for direct selection for thermoresistance and for the involvement of specific genes under natural conditions is mostly lacking. Clinal responses to cold extremes can involve changes in diapause strategies and altered patterns of reproduction. Inbreeding influences thermoresistance and acclimation responses, but inbreeding effects may be environment-specific. Species differences in heat or in cold resistance commonly match the geographical (climatic) distributions of species. Interspecific differences for heat resistance are usually smaller than for cold resistance. Drosophila species from the same location can differ markedly for stress resistance, and this may allow species to occupy different niches. Rapid progress is likely in the next few yea…","author":[{"dropping-particle":"","family":"Hoffmann","given":"Ary A.","non-dropping-particle":"","parse-names":false,"suffix":""},{"dropping-particle":"","family":"Sørensen","given":"Jesper G.","non-dropping-particle":"","parse-names":false,"suffix":""},{"dropping-particle":"","family":"Loeschcke","given":"Volker","non-dropping-particle":"","parse-names":false,"suffix":""}],"container-title":"Journal of Thermal Biology","id":"ITEM-1","issue":"3","issued":{"date-parts":[["2003","4","1"]]},"page":"175-216","publisher":"Elsevier Ltd","title":"Adaptation of Drosophila to temperature extremes: Bringing together quantitative and molecular approaches","type":"article","volume":"28"},"uris":["http://www.mendeley.com/documents/?uuid=b57dfa3b-e469-3b9c-986c-f9b443162d76"]}],"mendeley":{"formattedCitation":"(Hoffmann, Sørensen, and Loeschcke 2003)","plainTextFormattedCitation":"(Hoffmann, Sørensen, and Loeschcke 2003)","previouslyFormattedCitation":"(Hoffmann, Sørensen, and Loeschcke 2003)"},"properties":{"noteIndex":0},"schema":"https://github.com/citation-style-language/schema/raw/master/csl-citation.json"}</w:instrText>
      </w:r>
      <w:r w:rsidR="00237555" w:rsidRPr="007F05C5">
        <w:rPr>
          <w:rFonts w:ascii="Arial" w:hAnsi="Arial" w:cs="Arial"/>
          <w:lang w:val="en-US"/>
        </w:rPr>
        <w:fldChar w:fldCharType="separate"/>
      </w:r>
      <w:r w:rsidR="00237555" w:rsidRPr="007F05C5">
        <w:rPr>
          <w:rFonts w:ascii="Arial" w:hAnsi="Arial" w:cs="Arial"/>
          <w:noProof/>
          <w:lang w:val="en-US"/>
        </w:rPr>
        <w:t>(Hoffmann, Sørensen, and Loeschcke 2003)</w:t>
      </w:r>
      <w:r w:rsidR="00237555" w:rsidRPr="007F05C5">
        <w:rPr>
          <w:rFonts w:ascii="Arial" w:hAnsi="Arial" w:cs="Arial"/>
          <w:lang w:val="en-US"/>
        </w:rPr>
        <w:fldChar w:fldCharType="end"/>
      </w:r>
      <w:r w:rsidR="00237555" w:rsidRPr="007F05C5">
        <w:rPr>
          <w:rFonts w:ascii="Arial" w:hAnsi="Arial" w:cs="Arial"/>
          <w:lang w:val="en-US"/>
        </w:rPr>
        <w:t xml:space="preserve"> and competitive ability </w:t>
      </w:r>
      <w:r w:rsidR="00B308DE">
        <w:rPr>
          <w:rFonts w:ascii="Arial" w:hAnsi="Arial" w:cs="Arial"/>
          <w:lang w:val="en-US"/>
        </w:rPr>
        <w:fldChar w:fldCharType="begin" w:fldLock="1"/>
      </w:r>
      <w:r w:rsidR="00D22043">
        <w:rPr>
          <w:rFonts w:ascii="Arial" w:hAnsi="Arial" w:cs="Arial"/>
          <w:lang w:val="en-US"/>
        </w:rPr>
        <w:instrText>ADDIN CSL_CITATION {"citationItems":[{"id":"ITEM-1","itemData":{"DOI":"10.1111/1365-2656.13534","ISSN":"0021-8790","abstract":"The role of natural enemies in promoting coexistence of competing species has generated substantial debate. Modern coexistence theory provides a detailed framework to investigate this topic, but there have been remarkably few empirical applications to the impact of natural enemies. We tested experimentally the capacity for a generalist enemy to promote coexistence of competing insect species, and the extent to which any impact can be predicted by trade-offs between reproductive rate and susceptibility to natural enemies. We used experimental mesocosms to conduct a fully factorial pairwise competition experiment for six rainforest Drosophila species, with and without a generalist pupal parasitoid. We then parameterised models of competition and examined the coexistence of each pair of Drosophila species within the framework of modern coexistence theory. We found idiosyncratic impacts of parasitism on pairwise coexistence, mediated through changes in fitness differences, not niche differences. There was no evidence of an overall reproductive rate–susceptibility trade-off. Pairwise reproductive rate–susceptibility relationships were not useful shortcuts for predicting the impact of parasitism on coexistence. Our results exemplify the value of modern coexistence theory in multi-trophic contexts and the importance of contextualising the impact of generalist natural enemies to determine their impact. In the set of species investigated, competition was affected by the higher trophic level, but the overall impact on coexistence cannot be easily predicted just from knowledge of relative susceptibility. Methodologically, our Bayesian approach highlights issues with the separability of model parameters within modern coexistence theory and shows how using the full posterior parameter distribution improves inferences. This method should be widely applicable for understanding species coexistence in a range of systems.","author":[{"dropping-particle":"","family":"Terry","given":"J. Christopher D.","non-dropping-particle":"","parse-names":false,"suffix":""},{"dropping-particle":"","family":"Chen","given":"Jinlin","non-dropping-particle":"","parse-names":false,"suffix":""},{"dropping-particle":"","family":"Lewis","given":"Owen T.","non-dropping-particle":"","parse-names":false,"suffix":""}],"container-title":"Journal of Animal Ecology","id":"ITEM-1","issued":{"date-parts":[["2021","6","3"]]},"page":"1365-2656.13534","publisher":"Blackwell Publishing Ltd","title":"Natural enemies have inconsistent impacts on the coexistence of competing species","type":"article-journal"},"uris":["http://www.mendeley.com/documents/?uuid=9fab91da-165e-3c42-9f78-772169260488"]}],"mendeley":{"formattedCitation":"(Terry, Chen, and Lewis 2021)","plainTextFormattedCitation":"(Terry, Chen, and Lewis 2021)","previouslyFormattedCitation":"(Terry, Chen, and Lewis 2021)"},"properties":{"noteIndex":0},"schema":"https://github.com/citation-style-language/schema/raw/master/csl-citation.json"}</w:instrText>
      </w:r>
      <w:r w:rsidR="00B308DE">
        <w:rPr>
          <w:rFonts w:ascii="Arial" w:hAnsi="Arial" w:cs="Arial"/>
          <w:lang w:val="en-US"/>
        </w:rPr>
        <w:fldChar w:fldCharType="separate"/>
      </w:r>
      <w:r w:rsidR="00B308DE" w:rsidRPr="00B308DE">
        <w:rPr>
          <w:rFonts w:ascii="Arial" w:hAnsi="Arial" w:cs="Arial"/>
          <w:noProof/>
          <w:lang w:val="en-US"/>
        </w:rPr>
        <w:t>(Terry, Chen, and Lewis 2021)</w:t>
      </w:r>
      <w:r w:rsidR="00B308DE">
        <w:rPr>
          <w:rFonts w:ascii="Arial" w:hAnsi="Arial" w:cs="Arial"/>
          <w:lang w:val="en-US"/>
        </w:rPr>
        <w:fldChar w:fldCharType="end"/>
      </w:r>
      <w:r w:rsidR="00237555" w:rsidRPr="007F05C5">
        <w:rPr>
          <w:rFonts w:ascii="Arial" w:hAnsi="Arial" w:cs="Arial"/>
          <w:lang w:val="en-US"/>
        </w:rPr>
        <w:t>. Thus, this system offers a</w:t>
      </w:r>
      <w:r w:rsidR="0044469B">
        <w:rPr>
          <w:rFonts w:ascii="Arial" w:hAnsi="Arial" w:cs="Arial"/>
          <w:lang w:val="en-US"/>
        </w:rPr>
        <w:t>n ideal</w:t>
      </w:r>
      <w:r w:rsidR="00237555" w:rsidRPr="007F05C5">
        <w:rPr>
          <w:rFonts w:ascii="Arial" w:hAnsi="Arial" w:cs="Arial"/>
          <w:lang w:val="en-US"/>
        </w:rPr>
        <w:t xml:space="preserve"> opportunity to investigate </w:t>
      </w:r>
      <w:r w:rsidR="003D5E57" w:rsidRPr="007F05C5">
        <w:rPr>
          <w:rFonts w:ascii="Arial" w:hAnsi="Arial" w:cs="Arial"/>
          <w:lang w:val="en-US"/>
        </w:rPr>
        <w:t xml:space="preserve">the </w:t>
      </w:r>
      <w:r w:rsidR="0044469B">
        <w:rPr>
          <w:rFonts w:ascii="Arial" w:hAnsi="Arial" w:cs="Arial"/>
          <w:lang w:val="en-US"/>
        </w:rPr>
        <w:t>roles of</w:t>
      </w:r>
      <w:r w:rsidR="003D5E57" w:rsidRPr="007F05C5">
        <w:rPr>
          <w:rFonts w:ascii="Arial" w:hAnsi="Arial" w:cs="Arial"/>
          <w:lang w:val="en-US"/>
        </w:rPr>
        <w:t xml:space="preserve"> </w:t>
      </w:r>
      <w:r w:rsidR="00186719">
        <w:rPr>
          <w:rFonts w:ascii="Arial" w:hAnsi="Arial" w:cs="Arial"/>
          <w:lang w:val="en-US"/>
        </w:rPr>
        <w:t>temperature</w:t>
      </w:r>
      <w:r w:rsidR="003D5E57" w:rsidRPr="007F05C5">
        <w:rPr>
          <w:rFonts w:ascii="Arial" w:hAnsi="Arial" w:cs="Arial"/>
          <w:lang w:val="en-US"/>
        </w:rPr>
        <w:t xml:space="preserve"> and competition in </w:t>
      </w:r>
      <w:r w:rsidR="003A483E">
        <w:rPr>
          <w:rFonts w:ascii="Arial" w:hAnsi="Arial" w:cs="Arial"/>
          <w:lang w:val="en-US"/>
        </w:rPr>
        <w:t xml:space="preserve">determining </w:t>
      </w:r>
      <w:r w:rsidR="003D5E57" w:rsidRPr="007F05C5">
        <w:rPr>
          <w:rFonts w:ascii="Arial" w:hAnsi="Arial" w:cs="Arial"/>
          <w:lang w:val="en-US"/>
        </w:rPr>
        <w:t>warm</w:t>
      </w:r>
      <w:r w:rsidR="003A483E">
        <w:rPr>
          <w:rFonts w:ascii="Arial" w:hAnsi="Arial" w:cs="Arial"/>
          <w:lang w:val="en-US"/>
        </w:rPr>
        <w:t xml:space="preserve"> and cold</w:t>
      </w:r>
      <w:r w:rsidR="003D5E57" w:rsidRPr="007F05C5">
        <w:rPr>
          <w:rFonts w:ascii="Arial" w:hAnsi="Arial" w:cs="Arial"/>
          <w:lang w:val="en-US"/>
        </w:rPr>
        <w:t xml:space="preserve"> boundaries</w:t>
      </w:r>
      <w:r w:rsidR="003A483E">
        <w:rPr>
          <w:rFonts w:ascii="Arial" w:hAnsi="Arial" w:cs="Arial"/>
          <w:lang w:val="en-US"/>
        </w:rPr>
        <w:t xml:space="preserve"> in</w:t>
      </w:r>
      <w:r w:rsidR="00C82E3E">
        <w:rPr>
          <w:rFonts w:ascii="Arial" w:hAnsi="Arial" w:cs="Arial"/>
          <w:lang w:val="en-US"/>
        </w:rPr>
        <w:t xml:space="preserve"> the</w:t>
      </w:r>
      <w:r w:rsidR="003A483E">
        <w:rPr>
          <w:rFonts w:ascii="Arial" w:hAnsi="Arial" w:cs="Arial"/>
          <w:lang w:val="en-US"/>
        </w:rPr>
        <w:t xml:space="preserve"> tropics</w:t>
      </w:r>
      <w:r w:rsidR="00FA108C">
        <w:rPr>
          <w:rFonts w:ascii="Arial" w:hAnsi="Arial" w:cs="Arial"/>
          <w:lang w:val="en-US"/>
        </w:rPr>
        <w:t>.</w:t>
      </w:r>
    </w:p>
    <w:p w14:paraId="228293B6" w14:textId="63441426" w:rsidR="008823E5" w:rsidRPr="007F05C5" w:rsidRDefault="009958A7" w:rsidP="00D15550">
      <w:pPr>
        <w:ind w:firstLine="720"/>
        <w:rPr>
          <w:rFonts w:ascii="Arial" w:hAnsi="Arial" w:cs="Arial"/>
          <w:lang w:val="en-US"/>
        </w:rPr>
      </w:pPr>
      <w:r w:rsidRPr="007F05C5">
        <w:rPr>
          <w:rFonts w:ascii="Arial" w:hAnsi="Arial" w:cs="Arial"/>
          <w:lang w:val="en-US"/>
        </w:rPr>
        <w:t>We hypothesize that</w:t>
      </w:r>
      <w:r w:rsidR="0043073D" w:rsidRPr="007F05C5">
        <w:rPr>
          <w:rFonts w:ascii="Arial" w:hAnsi="Arial" w:cs="Arial"/>
          <w:lang w:val="en-US"/>
        </w:rPr>
        <w:t xml:space="preserve"> species turnover observed </w:t>
      </w:r>
      <w:r w:rsidR="007336D0">
        <w:rPr>
          <w:rFonts w:ascii="Arial" w:hAnsi="Arial" w:cs="Arial"/>
          <w:lang w:val="en-US"/>
        </w:rPr>
        <w:t>on</w:t>
      </w:r>
      <w:r w:rsidR="0043073D" w:rsidRPr="007F05C5">
        <w:rPr>
          <w:rFonts w:ascii="Arial" w:hAnsi="Arial" w:cs="Arial"/>
          <w:lang w:val="en-US"/>
        </w:rPr>
        <w:t xml:space="preserve"> the </w:t>
      </w:r>
      <w:r w:rsidR="001C1AD0">
        <w:rPr>
          <w:rFonts w:ascii="Arial" w:hAnsi="Arial" w:cs="Arial"/>
          <w:lang w:val="en-US"/>
        </w:rPr>
        <w:t>elevational</w:t>
      </w:r>
      <w:r w:rsidR="0043073D" w:rsidRPr="007F05C5">
        <w:rPr>
          <w:rFonts w:ascii="Arial" w:hAnsi="Arial" w:cs="Arial"/>
          <w:lang w:val="en-US"/>
        </w:rPr>
        <w:t xml:space="preserve"> gradient </w:t>
      </w:r>
      <w:r w:rsidR="007336D0">
        <w:rPr>
          <w:rFonts w:ascii="Arial" w:hAnsi="Arial" w:cs="Arial"/>
          <w:lang w:val="en-US"/>
        </w:rPr>
        <w:t>results from</w:t>
      </w:r>
      <w:r w:rsidR="0043073D" w:rsidRPr="007F05C5">
        <w:rPr>
          <w:rFonts w:ascii="Arial" w:hAnsi="Arial" w:cs="Arial"/>
          <w:lang w:val="en-US"/>
        </w:rPr>
        <w:t xml:space="preserve"> </w:t>
      </w:r>
      <w:r w:rsidR="0070603B" w:rsidRPr="007F05C5">
        <w:rPr>
          <w:rFonts w:ascii="Arial" w:hAnsi="Arial" w:cs="Arial"/>
          <w:lang w:val="en-US"/>
        </w:rPr>
        <w:t>thermal constrain</w:t>
      </w:r>
      <w:r w:rsidR="0091102E">
        <w:rPr>
          <w:rFonts w:ascii="Arial" w:hAnsi="Arial" w:cs="Arial"/>
          <w:lang w:val="en-US"/>
        </w:rPr>
        <w:t>t</w:t>
      </w:r>
      <w:r w:rsidR="0070603B" w:rsidRPr="007F05C5">
        <w:rPr>
          <w:rFonts w:ascii="Arial" w:hAnsi="Arial" w:cs="Arial"/>
          <w:lang w:val="en-US"/>
        </w:rPr>
        <w:t>s</w:t>
      </w:r>
      <w:r w:rsidR="0043073D" w:rsidRPr="007F05C5">
        <w:rPr>
          <w:rFonts w:ascii="Arial" w:hAnsi="Arial" w:cs="Arial"/>
          <w:lang w:val="en-US"/>
        </w:rPr>
        <w:t xml:space="preserve"> </w:t>
      </w:r>
      <w:r w:rsidR="00E70C64">
        <w:rPr>
          <w:rFonts w:ascii="Arial" w:hAnsi="Arial" w:cs="Arial"/>
          <w:lang w:val="en-US"/>
        </w:rPr>
        <w:t>at cool, high elevations</w:t>
      </w:r>
      <w:r w:rsidR="0043073D" w:rsidRPr="007F05C5">
        <w:rPr>
          <w:rFonts w:ascii="Arial" w:hAnsi="Arial" w:cs="Arial"/>
          <w:lang w:val="en-US"/>
        </w:rPr>
        <w:t xml:space="preserve"> and </w:t>
      </w:r>
      <w:r w:rsidR="0070603B" w:rsidRPr="007F05C5">
        <w:rPr>
          <w:rFonts w:ascii="Arial" w:hAnsi="Arial" w:cs="Arial"/>
          <w:lang w:val="en-US"/>
        </w:rPr>
        <w:t xml:space="preserve">competitive exclusion at </w:t>
      </w:r>
      <w:r w:rsidR="00E70C64">
        <w:rPr>
          <w:rFonts w:ascii="Arial" w:hAnsi="Arial" w:cs="Arial"/>
          <w:lang w:val="en-US"/>
        </w:rPr>
        <w:t xml:space="preserve">warmer, </w:t>
      </w:r>
      <w:r w:rsidR="0070603B" w:rsidRPr="007F05C5">
        <w:rPr>
          <w:rFonts w:ascii="Arial" w:hAnsi="Arial" w:cs="Arial"/>
          <w:lang w:val="en-US"/>
        </w:rPr>
        <w:t>lowland</w:t>
      </w:r>
      <w:r w:rsidR="00E70C64">
        <w:rPr>
          <w:rFonts w:ascii="Arial" w:hAnsi="Arial" w:cs="Arial"/>
          <w:lang w:val="en-US"/>
        </w:rPr>
        <w:t xml:space="preserve"> sites</w:t>
      </w:r>
      <w:r w:rsidR="0070603B" w:rsidRPr="007F05C5">
        <w:rPr>
          <w:rFonts w:ascii="Arial" w:hAnsi="Arial" w:cs="Arial"/>
          <w:lang w:val="en-US"/>
        </w:rPr>
        <w:t xml:space="preserve">. </w:t>
      </w:r>
      <w:proofErr w:type="gramStart"/>
      <w:r w:rsidR="0070603B" w:rsidRPr="007F05C5">
        <w:rPr>
          <w:rFonts w:ascii="Arial" w:hAnsi="Arial" w:cs="Arial"/>
          <w:lang w:val="en-US"/>
        </w:rPr>
        <w:t>Thus</w:t>
      </w:r>
      <w:proofErr w:type="gramEnd"/>
      <w:r w:rsidR="0070603B" w:rsidRPr="007F05C5">
        <w:rPr>
          <w:rFonts w:ascii="Arial" w:hAnsi="Arial" w:cs="Arial"/>
          <w:lang w:val="en-US"/>
        </w:rPr>
        <w:t xml:space="preserve"> we predict that </w:t>
      </w:r>
      <w:r w:rsidR="00E36F4E" w:rsidRPr="007F05C5">
        <w:rPr>
          <w:rFonts w:ascii="Arial" w:hAnsi="Arial" w:cs="Arial"/>
          <w:lang w:val="en-US"/>
        </w:rPr>
        <w:t xml:space="preserve">cold tolerances </w:t>
      </w:r>
      <w:r w:rsidR="00E70C64">
        <w:rPr>
          <w:rFonts w:ascii="Arial" w:hAnsi="Arial" w:cs="Arial"/>
          <w:lang w:val="en-US"/>
        </w:rPr>
        <w:t xml:space="preserve">will </w:t>
      </w:r>
      <w:r w:rsidR="00E36F4E" w:rsidRPr="007F05C5">
        <w:rPr>
          <w:rFonts w:ascii="Arial" w:hAnsi="Arial" w:cs="Arial"/>
          <w:lang w:val="en-US"/>
        </w:rPr>
        <w:t>correlate with species</w:t>
      </w:r>
      <w:r w:rsidR="006B2898">
        <w:rPr>
          <w:rFonts w:ascii="Arial" w:hAnsi="Arial" w:cs="Arial"/>
          <w:lang w:val="en-US"/>
        </w:rPr>
        <w:t>’</w:t>
      </w:r>
      <w:r w:rsidR="00E36F4E" w:rsidRPr="007F05C5">
        <w:rPr>
          <w:rFonts w:ascii="Arial" w:hAnsi="Arial" w:cs="Arial"/>
          <w:lang w:val="en-US"/>
        </w:rPr>
        <w:t xml:space="preserve"> distribution</w:t>
      </w:r>
      <w:r w:rsidR="006B2898">
        <w:rPr>
          <w:rFonts w:ascii="Arial" w:hAnsi="Arial" w:cs="Arial"/>
          <w:lang w:val="en-US"/>
        </w:rPr>
        <w:t>s</w:t>
      </w:r>
      <w:r w:rsidR="00E36F4E" w:rsidRPr="007F05C5">
        <w:rPr>
          <w:rFonts w:ascii="Arial" w:hAnsi="Arial" w:cs="Arial"/>
          <w:lang w:val="en-US"/>
        </w:rPr>
        <w:t xml:space="preserve">. </w:t>
      </w:r>
      <w:commentRangeStart w:id="16"/>
      <w:r w:rsidR="00E36F4E" w:rsidRPr="007F05C5">
        <w:rPr>
          <w:rFonts w:ascii="Arial" w:hAnsi="Arial" w:cs="Arial"/>
          <w:lang w:val="en-US"/>
        </w:rPr>
        <w:t>In contrast, species</w:t>
      </w:r>
      <w:r w:rsidR="0091102E">
        <w:rPr>
          <w:rFonts w:ascii="Arial" w:hAnsi="Arial" w:cs="Arial"/>
          <w:lang w:val="en-US"/>
        </w:rPr>
        <w:t xml:space="preserve"> that </w:t>
      </w:r>
      <w:r w:rsidR="00E36F4E" w:rsidRPr="007F05C5">
        <w:rPr>
          <w:rFonts w:ascii="Arial" w:hAnsi="Arial" w:cs="Arial"/>
          <w:lang w:val="en-US"/>
        </w:rPr>
        <w:t xml:space="preserve">have reduced abundance </w:t>
      </w:r>
      <w:r w:rsidR="00276E88">
        <w:rPr>
          <w:rFonts w:ascii="Arial" w:hAnsi="Arial" w:cs="Arial"/>
          <w:lang w:val="en-US"/>
        </w:rPr>
        <w:t>at low elevations, relative to high elevations</w:t>
      </w:r>
      <w:r w:rsidR="00C06021">
        <w:rPr>
          <w:rFonts w:ascii="Arial" w:hAnsi="Arial" w:cs="Arial"/>
          <w:lang w:val="en-US"/>
        </w:rPr>
        <w:t xml:space="preserve"> will</w:t>
      </w:r>
      <w:r w:rsidR="00E36F4E" w:rsidRPr="007F05C5">
        <w:rPr>
          <w:rFonts w:ascii="Arial" w:hAnsi="Arial" w:cs="Arial"/>
          <w:lang w:val="en-US"/>
        </w:rPr>
        <w:t xml:space="preserve"> not necessarily have </w:t>
      </w:r>
      <w:r w:rsidR="00C06021">
        <w:rPr>
          <w:rFonts w:ascii="Arial" w:hAnsi="Arial" w:cs="Arial"/>
          <w:lang w:val="en-US"/>
        </w:rPr>
        <w:t>lower</w:t>
      </w:r>
      <w:r w:rsidR="00E36F4E" w:rsidRPr="007F05C5">
        <w:rPr>
          <w:rFonts w:ascii="Arial" w:hAnsi="Arial" w:cs="Arial"/>
          <w:lang w:val="en-US"/>
        </w:rPr>
        <w:t xml:space="preserve"> heat tolerance</w:t>
      </w:r>
      <w:r w:rsidR="00C06021">
        <w:rPr>
          <w:rFonts w:ascii="Arial" w:hAnsi="Arial" w:cs="Arial"/>
          <w:lang w:val="en-US"/>
        </w:rPr>
        <w:t>; rather</w:t>
      </w:r>
      <w:r w:rsidR="00E36F4E" w:rsidRPr="007F05C5">
        <w:rPr>
          <w:rFonts w:ascii="Arial" w:hAnsi="Arial" w:cs="Arial"/>
          <w:lang w:val="en-US"/>
        </w:rPr>
        <w:t xml:space="preserve"> their </w:t>
      </w:r>
      <w:r w:rsidR="00C06021">
        <w:rPr>
          <w:rFonts w:ascii="Arial" w:hAnsi="Arial" w:cs="Arial"/>
          <w:lang w:val="en-US"/>
        </w:rPr>
        <w:t>abundances are predicted to be</w:t>
      </w:r>
      <w:r w:rsidR="00E36F4E" w:rsidRPr="007F05C5">
        <w:rPr>
          <w:rFonts w:ascii="Arial" w:hAnsi="Arial" w:cs="Arial"/>
          <w:lang w:val="en-US"/>
        </w:rPr>
        <w:t xml:space="preserve"> </w:t>
      </w:r>
      <w:r w:rsidR="00C870F4">
        <w:rPr>
          <w:rFonts w:ascii="Arial" w:hAnsi="Arial" w:cs="Arial"/>
          <w:lang w:val="en-US"/>
        </w:rPr>
        <w:t>reduced</w:t>
      </w:r>
      <w:r w:rsidR="00E36F4E" w:rsidRPr="007F05C5">
        <w:rPr>
          <w:rFonts w:ascii="Arial" w:hAnsi="Arial" w:cs="Arial"/>
          <w:lang w:val="en-US"/>
        </w:rPr>
        <w:t xml:space="preserve"> by </w:t>
      </w:r>
      <w:r w:rsidR="00C06021">
        <w:rPr>
          <w:rFonts w:ascii="Arial" w:hAnsi="Arial" w:cs="Arial"/>
          <w:lang w:val="en-US"/>
        </w:rPr>
        <w:t>competition with</w:t>
      </w:r>
      <w:r w:rsidR="00E36F4E" w:rsidRPr="007F05C5">
        <w:rPr>
          <w:rFonts w:ascii="Arial" w:hAnsi="Arial" w:cs="Arial"/>
          <w:lang w:val="en-US"/>
        </w:rPr>
        <w:t xml:space="preserve"> lowland-biased species. </w:t>
      </w:r>
      <w:commentRangeEnd w:id="16"/>
      <w:r w:rsidR="00B957BC">
        <w:rPr>
          <w:rStyle w:val="CommentReference"/>
          <w:rFonts w:asciiTheme="minorHAnsi" w:eastAsiaTheme="minorHAnsi" w:hAnsiTheme="minorHAnsi" w:cstheme="minorBidi"/>
          <w:lang w:eastAsia="en-US"/>
        </w:rPr>
        <w:commentReference w:id="16"/>
      </w:r>
      <w:r w:rsidRPr="007F05C5">
        <w:rPr>
          <w:rFonts w:ascii="Arial" w:hAnsi="Arial" w:cs="Arial"/>
          <w:lang w:val="en-US"/>
        </w:rPr>
        <w:t>To test the</w:t>
      </w:r>
      <w:r w:rsidR="00C06021">
        <w:rPr>
          <w:rFonts w:ascii="Arial" w:hAnsi="Arial" w:cs="Arial"/>
          <w:lang w:val="en-US"/>
        </w:rPr>
        <w:t>se</w:t>
      </w:r>
      <w:r w:rsidRPr="007F05C5">
        <w:rPr>
          <w:rFonts w:ascii="Arial" w:hAnsi="Arial" w:cs="Arial"/>
          <w:lang w:val="en-US"/>
        </w:rPr>
        <w:t xml:space="preserve"> hypotheses, </w:t>
      </w:r>
      <w:r w:rsidR="001245D6" w:rsidRPr="007F05C5">
        <w:rPr>
          <w:rFonts w:ascii="Arial" w:hAnsi="Arial" w:cs="Arial"/>
          <w:lang w:val="en-US"/>
        </w:rPr>
        <w:t xml:space="preserve">we first demonstrated the species turnover patterns along </w:t>
      </w:r>
      <w:r w:rsidR="003D1CF3" w:rsidRPr="007F05C5">
        <w:rPr>
          <w:rFonts w:ascii="Arial" w:hAnsi="Arial" w:cs="Arial"/>
          <w:lang w:val="en-US"/>
        </w:rPr>
        <w:t xml:space="preserve">the </w:t>
      </w:r>
      <w:r w:rsidR="00846F63">
        <w:rPr>
          <w:rFonts w:ascii="Arial" w:hAnsi="Arial" w:cs="Arial"/>
          <w:lang w:val="en-US"/>
        </w:rPr>
        <w:t>elevation</w:t>
      </w:r>
      <w:r w:rsidR="001245D6" w:rsidRPr="007F05C5">
        <w:rPr>
          <w:rFonts w:ascii="Arial" w:hAnsi="Arial" w:cs="Arial"/>
          <w:lang w:val="en-US"/>
        </w:rPr>
        <w:t xml:space="preserve"> gradient</w:t>
      </w:r>
      <w:r w:rsidR="003D1CF3" w:rsidRPr="007F05C5">
        <w:rPr>
          <w:rFonts w:ascii="Arial" w:hAnsi="Arial" w:cs="Arial"/>
          <w:lang w:val="en-US"/>
        </w:rPr>
        <w:t>s</w:t>
      </w:r>
      <w:r w:rsidR="00F76B1A" w:rsidRPr="007F05C5">
        <w:rPr>
          <w:rFonts w:ascii="Arial" w:hAnsi="Arial" w:cs="Arial"/>
          <w:lang w:val="en-US"/>
        </w:rPr>
        <w:t xml:space="preserve">. We then examined correlations between species distribution patterns and multiple thermal tolerance traits. Thirdly, pairs of species with similar or different distribution </w:t>
      </w:r>
      <w:r w:rsidR="0081673A">
        <w:rPr>
          <w:rFonts w:ascii="Arial" w:hAnsi="Arial" w:cs="Arial"/>
          <w:lang w:val="en-US"/>
        </w:rPr>
        <w:t>types</w:t>
      </w:r>
      <w:r w:rsidR="00F76B1A" w:rsidRPr="007F05C5">
        <w:rPr>
          <w:rFonts w:ascii="Arial" w:hAnsi="Arial" w:cs="Arial"/>
          <w:lang w:val="en-US"/>
        </w:rPr>
        <w:t xml:space="preserve"> were placed in </w:t>
      </w:r>
      <w:r w:rsidR="002A1C53">
        <w:rPr>
          <w:rFonts w:ascii="Arial" w:hAnsi="Arial" w:cs="Arial"/>
          <w:lang w:val="en-US"/>
        </w:rPr>
        <w:t xml:space="preserve">laboratory </w:t>
      </w:r>
      <w:r w:rsidR="00F76B1A" w:rsidRPr="007F05C5">
        <w:rPr>
          <w:rFonts w:ascii="Arial" w:hAnsi="Arial" w:cs="Arial"/>
          <w:lang w:val="en-US"/>
        </w:rPr>
        <w:t>temperature</w:t>
      </w:r>
      <w:r w:rsidR="007336D0">
        <w:rPr>
          <w:rFonts w:ascii="Arial" w:hAnsi="Arial" w:cs="Arial"/>
          <w:lang w:val="en-US"/>
        </w:rPr>
        <w:t>s</w:t>
      </w:r>
      <w:r w:rsidR="002A1C53">
        <w:rPr>
          <w:rFonts w:ascii="Arial" w:hAnsi="Arial" w:cs="Arial"/>
          <w:lang w:val="en-US"/>
        </w:rPr>
        <w:t xml:space="preserve"> mimicking upland</w:t>
      </w:r>
      <w:r w:rsidR="002A1C53" w:rsidRPr="007F05C5">
        <w:rPr>
          <w:rFonts w:ascii="Arial" w:hAnsi="Arial" w:cs="Arial"/>
          <w:lang w:val="en-US"/>
        </w:rPr>
        <w:t xml:space="preserve"> and lowland</w:t>
      </w:r>
      <w:r w:rsidR="002A1C53">
        <w:rPr>
          <w:rFonts w:ascii="Arial" w:hAnsi="Arial" w:cs="Arial"/>
          <w:lang w:val="en-US"/>
        </w:rPr>
        <w:t xml:space="preserve"> conditions</w:t>
      </w:r>
      <w:r w:rsidR="00F76B1A" w:rsidRPr="007F05C5">
        <w:rPr>
          <w:rFonts w:ascii="Arial" w:hAnsi="Arial" w:cs="Arial"/>
          <w:lang w:val="en-US"/>
        </w:rPr>
        <w:t xml:space="preserve"> to examine their competitive outcomes in both </w:t>
      </w:r>
      <w:r w:rsidR="00B65C36">
        <w:rPr>
          <w:rFonts w:ascii="Arial" w:hAnsi="Arial" w:cs="Arial"/>
          <w:lang w:val="en-US"/>
        </w:rPr>
        <w:t>the</w:t>
      </w:r>
      <w:r w:rsidR="00B65C36" w:rsidRPr="007F05C5">
        <w:rPr>
          <w:rFonts w:ascii="Arial" w:hAnsi="Arial" w:cs="Arial"/>
          <w:lang w:val="en-US"/>
        </w:rPr>
        <w:t xml:space="preserve"> </w:t>
      </w:r>
      <w:r w:rsidR="00F76B1A" w:rsidRPr="007F05C5">
        <w:rPr>
          <w:rFonts w:ascii="Arial" w:hAnsi="Arial" w:cs="Arial"/>
          <w:lang w:val="en-US"/>
        </w:rPr>
        <w:t xml:space="preserve">short and long term. </w:t>
      </w:r>
      <w:r w:rsidR="00B65C36">
        <w:rPr>
          <w:rFonts w:ascii="Arial" w:hAnsi="Arial" w:cs="Arial"/>
          <w:lang w:val="en-US"/>
        </w:rPr>
        <w:t>Counter to</w:t>
      </w:r>
      <w:r w:rsidR="00F76B1A" w:rsidRPr="007F05C5">
        <w:rPr>
          <w:rFonts w:ascii="Arial" w:hAnsi="Arial" w:cs="Arial"/>
          <w:lang w:val="en-US"/>
        </w:rPr>
        <w:t xml:space="preserve"> our original </w:t>
      </w:r>
      <w:r w:rsidR="000855AC">
        <w:rPr>
          <w:rFonts w:ascii="Arial" w:hAnsi="Arial" w:cs="Arial"/>
          <w:lang w:val="en-US"/>
        </w:rPr>
        <w:t>predictions</w:t>
      </w:r>
      <w:r w:rsidR="00F76B1A" w:rsidRPr="007F05C5">
        <w:rPr>
          <w:rFonts w:ascii="Arial" w:hAnsi="Arial" w:cs="Arial"/>
          <w:lang w:val="en-US"/>
        </w:rPr>
        <w:t xml:space="preserve">, </w:t>
      </w:r>
      <w:r w:rsidR="000855AC">
        <w:rPr>
          <w:rFonts w:ascii="Arial" w:hAnsi="Arial" w:cs="Arial"/>
          <w:lang w:val="en-US"/>
        </w:rPr>
        <w:t xml:space="preserve">our results </w:t>
      </w:r>
      <w:r w:rsidR="00F76B1A" w:rsidRPr="007F05C5">
        <w:rPr>
          <w:rFonts w:ascii="Arial" w:hAnsi="Arial" w:cs="Arial"/>
          <w:lang w:val="en-US"/>
        </w:rPr>
        <w:t>suggest that</w:t>
      </w:r>
      <w:r w:rsidR="003A483E">
        <w:rPr>
          <w:rFonts w:ascii="Arial" w:hAnsi="Arial" w:cs="Arial"/>
          <w:lang w:val="en-US"/>
        </w:rPr>
        <w:t xml:space="preserve"> interspecific competition significantly reduces lowland-biased species at high</w:t>
      </w:r>
      <w:r w:rsidR="000855AC">
        <w:rPr>
          <w:rFonts w:ascii="Arial" w:hAnsi="Arial" w:cs="Arial"/>
          <w:lang w:val="en-US"/>
        </w:rPr>
        <w:t xml:space="preserve"> elevations</w:t>
      </w:r>
      <w:r w:rsidR="003A483E">
        <w:rPr>
          <w:rFonts w:ascii="Arial" w:hAnsi="Arial" w:cs="Arial"/>
          <w:lang w:val="en-US"/>
        </w:rPr>
        <w:t xml:space="preserve">, whereas </w:t>
      </w:r>
      <w:r w:rsidR="0029274B" w:rsidRPr="007F05C5">
        <w:rPr>
          <w:rFonts w:ascii="Arial" w:hAnsi="Arial" w:cs="Arial"/>
          <w:lang w:val="en-US"/>
        </w:rPr>
        <w:t xml:space="preserve">high temperature, regardless of competition, constrains upland </w:t>
      </w:r>
      <w:r w:rsidR="0029274B" w:rsidRPr="007F05C5">
        <w:rPr>
          <w:rFonts w:ascii="Arial" w:hAnsi="Arial" w:cs="Arial"/>
          <w:i/>
          <w:iCs/>
          <w:lang w:val="en-US"/>
        </w:rPr>
        <w:t>Drosophila</w:t>
      </w:r>
      <w:r w:rsidR="0029274B" w:rsidRPr="007F05C5">
        <w:rPr>
          <w:rFonts w:ascii="Arial" w:hAnsi="Arial" w:cs="Arial"/>
          <w:lang w:val="en-US"/>
        </w:rPr>
        <w:t xml:space="preserve"> species at low</w:t>
      </w:r>
      <w:r w:rsidR="009E52D6">
        <w:rPr>
          <w:rFonts w:ascii="Arial" w:hAnsi="Arial" w:cs="Arial"/>
          <w:lang w:val="en-US"/>
        </w:rPr>
        <w:t xml:space="preserve"> elevations</w:t>
      </w:r>
      <w:r w:rsidR="0029274B" w:rsidRPr="007F05C5">
        <w:rPr>
          <w:rFonts w:ascii="Arial" w:hAnsi="Arial" w:cs="Arial"/>
          <w:lang w:val="en-US"/>
        </w:rPr>
        <w:t xml:space="preserve">. </w:t>
      </w:r>
      <w:r w:rsidR="009E52D6">
        <w:rPr>
          <w:rFonts w:ascii="Arial" w:hAnsi="Arial" w:cs="Arial"/>
          <w:lang w:val="en-US"/>
        </w:rPr>
        <w:t>S</w:t>
      </w:r>
      <w:r w:rsidR="0029274B" w:rsidRPr="007F05C5">
        <w:rPr>
          <w:rFonts w:ascii="Arial" w:hAnsi="Arial" w:cs="Arial"/>
          <w:lang w:val="en-US"/>
        </w:rPr>
        <w:t xml:space="preserve">mall difference in </w:t>
      </w:r>
      <w:r w:rsidR="00FA108C" w:rsidRPr="007F05C5">
        <w:rPr>
          <w:rFonts w:ascii="Arial" w:hAnsi="Arial" w:cs="Arial"/>
          <w:lang w:val="en-US"/>
        </w:rPr>
        <w:t>their</w:t>
      </w:r>
      <w:r w:rsidR="0029274B" w:rsidRPr="007F05C5">
        <w:rPr>
          <w:rFonts w:ascii="Arial" w:hAnsi="Arial" w:cs="Arial"/>
          <w:lang w:val="en-US"/>
        </w:rPr>
        <w:t xml:space="preserve"> upper thermal limits implies the vulnerability of all species to future warming.</w:t>
      </w:r>
    </w:p>
    <w:p w14:paraId="397CD896" w14:textId="29336F41" w:rsidR="00930FF3" w:rsidRDefault="00930FF3" w:rsidP="007C1BC4">
      <w:pPr>
        <w:rPr>
          <w:rFonts w:ascii="Arial" w:hAnsi="Arial" w:cs="Arial"/>
          <w:lang w:val="en-US"/>
        </w:rPr>
      </w:pPr>
    </w:p>
    <w:p w14:paraId="353FCC55" w14:textId="77777777" w:rsidR="005E43FE" w:rsidRPr="007F05C5" w:rsidRDefault="005E43FE" w:rsidP="007C1BC4">
      <w:pPr>
        <w:rPr>
          <w:rFonts w:ascii="Arial" w:hAnsi="Arial" w:cs="Arial"/>
          <w:lang w:val="en-US"/>
        </w:rPr>
      </w:pPr>
    </w:p>
    <w:p w14:paraId="4D550837" w14:textId="6E556488" w:rsidR="002663CF" w:rsidRPr="007F05C5" w:rsidRDefault="002663CF" w:rsidP="007C1BC4">
      <w:pPr>
        <w:rPr>
          <w:rFonts w:ascii="Arial" w:hAnsi="Arial" w:cs="Arial"/>
          <w:b/>
          <w:bCs/>
          <w:lang w:val="en-US"/>
        </w:rPr>
      </w:pPr>
      <w:r w:rsidRPr="007F05C5">
        <w:rPr>
          <w:rFonts w:ascii="Arial" w:hAnsi="Arial" w:cs="Arial"/>
          <w:b/>
          <w:bCs/>
          <w:lang w:val="en-US"/>
        </w:rPr>
        <w:t>Methods</w:t>
      </w:r>
    </w:p>
    <w:p w14:paraId="5228F973" w14:textId="5787EE80" w:rsidR="002663CF" w:rsidRPr="007F05C5" w:rsidRDefault="002663CF" w:rsidP="007C1BC4">
      <w:pPr>
        <w:pStyle w:val="ListParagraph"/>
        <w:numPr>
          <w:ilvl w:val="0"/>
          <w:numId w:val="2"/>
        </w:numPr>
        <w:rPr>
          <w:rFonts w:ascii="Arial" w:hAnsi="Arial" w:cs="Arial"/>
          <w:lang w:val="en-US"/>
        </w:rPr>
      </w:pPr>
      <w:r w:rsidRPr="007F05C5">
        <w:rPr>
          <w:rFonts w:ascii="Arial" w:hAnsi="Arial" w:cs="Arial"/>
          <w:lang w:val="en-US"/>
        </w:rPr>
        <w:t>Study system</w:t>
      </w:r>
    </w:p>
    <w:p w14:paraId="40920718" w14:textId="25039FE3" w:rsidR="00BA0A14" w:rsidRPr="007F05C5" w:rsidRDefault="00DD43D3" w:rsidP="007C1BC4">
      <w:pPr>
        <w:ind w:firstLine="360"/>
        <w:rPr>
          <w:rFonts w:ascii="Arial" w:hAnsi="Arial" w:cs="Arial"/>
        </w:rPr>
      </w:pPr>
      <w:r w:rsidRPr="007F05C5">
        <w:rPr>
          <w:rFonts w:ascii="Arial" w:hAnsi="Arial" w:cs="Arial"/>
          <w:lang w:val="en-US"/>
        </w:rPr>
        <w:t>F</w:t>
      </w:r>
      <w:r w:rsidR="00252677" w:rsidRPr="007F05C5">
        <w:rPr>
          <w:rFonts w:ascii="Arial" w:hAnsi="Arial" w:cs="Arial"/>
          <w:lang w:val="en-US"/>
        </w:rPr>
        <w:t xml:space="preserve">ield </w:t>
      </w:r>
      <w:r w:rsidRPr="007F05C5">
        <w:rPr>
          <w:rFonts w:ascii="Arial" w:hAnsi="Arial" w:cs="Arial"/>
          <w:lang w:val="en-US"/>
        </w:rPr>
        <w:t xml:space="preserve">data </w:t>
      </w:r>
      <w:r w:rsidR="00252677" w:rsidRPr="007F05C5">
        <w:rPr>
          <w:rFonts w:ascii="Arial" w:hAnsi="Arial" w:cs="Arial"/>
          <w:lang w:val="en-US"/>
        </w:rPr>
        <w:t>w</w:t>
      </w:r>
      <w:r w:rsidRPr="007F05C5">
        <w:rPr>
          <w:rFonts w:ascii="Arial" w:hAnsi="Arial" w:cs="Arial"/>
          <w:lang w:val="en-US"/>
        </w:rPr>
        <w:t xml:space="preserve">ere collected, </w:t>
      </w:r>
      <w:r w:rsidR="00252677" w:rsidRPr="007F05C5">
        <w:rPr>
          <w:rFonts w:ascii="Arial" w:hAnsi="Arial" w:cs="Arial"/>
          <w:lang w:val="en-US"/>
        </w:rPr>
        <w:t xml:space="preserve">and laboratory cultures were </w:t>
      </w:r>
      <w:r w:rsidRPr="007F05C5">
        <w:rPr>
          <w:rFonts w:ascii="Arial" w:hAnsi="Arial" w:cs="Arial"/>
          <w:lang w:val="en-US"/>
        </w:rPr>
        <w:t>initiated</w:t>
      </w:r>
      <w:r w:rsidR="00E832FB" w:rsidRPr="007F05C5">
        <w:rPr>
          <w:rFonts w:ascii="Arial" w:hAnsi="Arial" w:cs="Arial"/>
          <w:lang w:val="en-US"/>
        </w:rPr>
        <w:t>,</w:t>
      </w:r>
      <w:r w:rsidRPr="007F05C5">
        <w:rPr>
          <w:rFonts w:ascii="Arial" w:hAnsi="Arial" w:cs="Arial"/>
          <w:lang w:val="en-US"/>
        </w:rPr>
        <w:t xml:space="preserve"> </w:t>
      </w:r>
      <w:r w:rsidR="00252677" w:rsidRPr="007F05C5">
        <w:rPr>
          <w:rFonts w:ascii="Arial" w:hAnsi="Arial" w:cs="Arial"/>
          <w:lang w:val="en-US"/>
        </w:rPr>
        <w:t xml:space="preserve">from </w:t>
      </w:r>
      <w:r w:rsidRPr="007F05C5">
        <w:rPr>
          <w:rFonts w:ascii="Arial" w:hAnsi="Arial" w:cs="Arial"/>
          <w:lang w:val="en-US"/>
        </w:rPr>
        <w:t xml:space="preserve">rainforest sites spanning </w:t>
      </w:r>
      <w:r w:rsidR="00DC3465" w:rsidRPr="007F05C5">
        <w:rPr>
          <w:rFonts w:ascii="Arial" w:hAnsi="Arial" w:cs="Arial"/>
          <w:lang w:val="en-US"/>
        </w:rPr>
        <w:t xml:space="preserve">elevations </w:t>
      </w:r>
      <w:r w:rsidR="00222E68" w:rsidRPr="007F05C5">
        <w:rPr>
          <w:rFonts w:ascii="Arial" w:hAnsi="Arial" w:cs="Arial"/>
          <w:lang w:val="en-US"/>
        </w:rPr>
        <w:t>of from 59 – 916 m at Paluma Range (S18° 59.031' E146° 14.096') and Kirrama Range (S18° 12.134' E145° 53.102')</w:t>
      </w:r>
      <w:r w:rsidR="00E832FB" w:rsidRPr="007F05C5">
        <w:rPr>
          <w:rFonts w:ascii="Arial" w:hAnsi="Arial" w:cs="Arial"/>
          <w:lang w:val="en-US"/>
        </w:rPr>
        <w:t>,</w:t>
      </w:r>
      <w:r w:rsidRPr="007F05C5">
        <w:rPr>
          <w:rFonts w:ascii="Arial" w:hAnsi="Arial" w:cs="Arial"/>
          <w:lang w:val="en-US"/>
        </w:rPr>
        <w:t xml:space="preserve"> </w:t>
      </w:r>
      <w:r w:rsidR="00DC3465" w:rsidRPr="007F05C5">
        <w:rPr>
          <w:rFonts w:ascii="Arial" w:hAnsi="Arial" w:cs="Arial"/>
          <w:lang w:val="en-US"/>
        </w:rPr>
        <w:t xml:space="preserve">Queensland, </w:t>
      </w:r>
      <w:r w:rsidR="00252677" w:rsidRPr="007F05C5">
        <w:rPr>
          <w:rFonts w:ascii="Arial" w:hAnsi="Arial" w:cs="Arial"/>
          <w:lang w:val="en-US"/>
        </w:rPr>
        <w:t>Australia</w:t>
      </w:r>
      <w:r w:rsidR="00661CC1" w:rsidRPr="007F05C5">
        <w:rPr>
          <w:rFonts w:ascii="Arial" w:hAnsi="Arial" w:cs="Arial"/>
        </w:rPr>
        <w:t>.</w:t>
      </w:r>
      <w:r w:rsidR="00416039">
        <w:rPr>
          <w:rFonts w:ascii="Arial" w:hAnsi="Arial" w:cs="Arial"/>
        </w:rPr>
        <w:t xml:space="preserve"> The Drosophila abundance experience annual cycle due to the combined effects of temperature and precipitation, with the density peaking during March to Jun. </w:t>
      </w:r>
    </w:p>
    <w:p w14:paraId="11A7A4E1" w14:textId="27C28B55" w:rsidR="00302A7A" w:rsidRDefault="00066D54" w:rsidP="007C1BC4">
      <w:pPr>
        <w:ind w:firstLine="360"/>
        <w:rPr>
          <w:rFonts w:ascii="Arial" w:hAnsi="Arial" w:cs="Arial"/>
        </w:rPr>
      </w:pPr>
      <w:r w:rsidRPr="007F05C5">
        <w:rPr>
          <w:rFonts w:ascii="Arial" w:hAnsi="Arial" w:cs="Arial"/>
          <w:i/>
          <w:iCs/>
        </w:rPr>
        <w:t xml:space="preserve">Drosophila </w:t>
      </w:r>
      <w:proofErr w:type="spellStart"/>
      <w:r w:rsidRPr="007F05C5">
        <w:rPr>
          <w:rFonts w:ascii="Arial" w:hAnsi="Arial" w:cs="Arial"/>
        </w:rPr>
        <w:t>isofemale</w:t>
      </w:r>
      <w:proofErr w:type="spellEnd"/>
      <w:r w:rsidRPr="007F05C5">
        <w:rPr>
          <w:rFonts w:ascii="Arial" w:hAnsi="Arial" w:cs="Arial"/>
        </w:rPr>
        <w:t xml:space="preserve"> cultures</w:t>
      </w:r>
      <w:r w:rsidR="009B358C" w:rsidRPr="007F05C5">
        <w:rPr>
          <w:rFonts w:ascii="Arial" w:hAnsi="Arial" w:cs="Arial"/>
        </w:rPr>
        <w:t xml:space="preserve"> </w:t>
      </w:r>
      <w:r w:rsidRPr="007F05C5">
        <w:rPr>
          <w:rFonts w:ascii="Arial" w:hAnsi="Arial" w:cs="Arial"/>
        </w:rPr>
        <w:t>were established</w:t>
      </w:r>
      <w:r w:rsidR="00661CC1" w:rsidRPr="007F05C5">
        <w:rPr>
          <w:rFonts w:ascii="Arial" w:hAnsi="Arial" w:cs="Arial"/>
        </w:rPr>
        <w:t xml:space="preserve"> in 2017 and 2018</w:t>
      </w:r>
      <w:r w:rsidR="00045B7F" w:rsidRPr="007F05C5">
        <w:rPr>
          <w:rFonts w:ascii="Arial" w:hAnsi="Arial" w:cs="Arial"/>
        </w:rPr>
        <w:t xml:space="preserve"> from pupae collected from</w:t>
      </w:r>
      <w:r w:rsidR="00C23C9E" w:rsidRPr="007F05C5">
        <w:rPr>
          <w:rFonts w:ascii="Arial" w:hAnsi="Arial" w:cs="Arial"/>
        </w:rPr>
        <w:t xml:space="preserve"> high- and low-</w:t>
      </w:r>
      <w:r w:rsidR="00846F63">
        <w:rPr>
          <w:rFonts w:ascii="Arial" w:hAnsi="Arial" w:cs="Arial"/>
        </w:rPr>
        <w:t>elevation</w:t>
      </w:r>
      <w:r w:rsidR="00C23C9E" w:rsidRPr="007F05C5">
        <w:rPr>
          <w:rFonts w:ascii="Arial" w:hAnsi="Arial" w:cs="Arial"/>
        </w:rPr>
        <w:t xml:space="preserve"> </w:t>
      </w:r>
      <w:r w:rsidR="00045B7F" w:rsidRPr="007F05C5">
        <w:rPr>
          <w:rFonts w:ascii="Arial" w:hAnsi="Arial" w:cs="Arial"/>
        </w:rPr>
        <w:t>sites.</w:t>
      </w:r>
      <w:r w:rsidRPr="007F05C5">
        <w:rPr>
          <w:rFonts w:ascii="Arial" w:hAnsi="Arial" w:cs="Arial"/>
        </w:rPr>
        <w:t xml:space="preserve"> </w:t>
      </w:r>
      <w:r w:rsidR="00B04D68" w:rsidRPr="007F05C5">
        <w:rPr>
          <w:rFonts w:ascii="Arial" w:hAnsi="Arial" w:cs="Arial"/>
        </w:rPr>
        <w:t>C</w:t>
      </w:r>
      <w:r w:rsidR="009A2B58" w:rsidRPr="007F05C5">
        <w:rPr>
          <w:rFonts w:ascii="Arial" w:hAnsi="Arial" w:cs="Arial"/>
        </w:rPr>
        <w:t>u</w:t>
      </w:r>
      <w:r w:rsidRPr="007F05C5">
        <w:rPr>
          <w:rFonts w:ascii="Arial" w:hAnsi="Arial" w:cs="Arial"/>
        </w:rPr>
        <w:t xml:space="preserve">ltures </w:t>
      </w:r>
      <w:r w:rsidR="0018727E" w:rsidRPr="007F05C5">
        <w:rPr>
          <w:rFonts w:ascii="Arial" w:hAnsi="Arial" w:cs="Arial"/>
        </w:rPr>
        <w:t>had been</w:t>
      </w:r>
      <w:r w:rsidRPr="007F05C5">
        <w:rPr>
          <w:rFonts w:ascii="Arial" w:hAnsi="Arial" w:cs="Arial"/>
        </w:rPr>
        <w:t xml:space="preserve"> maintained at 2</w:t>
      </w:r>
      <w:r w:rsidR="00CA4488" w:rsidRPr="007F05C5">
        <w:rPr>
          <w:rFonts w:ascii="Arial" w:hAnsi="Arial" w:cs="Arial"/>
        </w:rPr>
        <w:t>4</w:t>
      </w:r>
      <w:r w:rsidRPr="007F05C5">
        <w:rPr>
          <w:rFonts w:ascii="Arial" w:hAnsi="Arial" w:cs="Arial"/>
        </w:rPr>
        <w:t>°C</w:t>
      </w:r>
      <w:r w:rsidR="00DA3B9F">
        <w:rPr>
          <w:rFonts w:ascii="Arial" w:hAnsi="Arial" w:cs="Arial"/>
        </w:rPr>
        <w:t xml:space="preserve"> </w:t>
      </w:r>
      <w:r w:rsidRPr="007F05C5">
        <w:rPr>
          <w:rFonts w:ascii="Arial" w:hAnsi="Arial" w:cs="Arial"/>
        </w:rPr>
        <w:t>at the Biology Centre, Czech Academy of Sciences</w:t>
      </w:r>
      <w:r w:rsidR="0018727E" w:rsidRPr="007F05C5">
        <w:rPr>
          <w:rFonts w:ascii="Arial" w:hAnsi="Arial" w:cs="Arial"/>
        </w:rPr>
        <w:t xml:space="preserve"> since collection</w:t>
      </w:r>
      <w:r w:rsidR="00B04D68" w:rsidRPr="007F05C5">
        <w:rPr>
          <w:rFonts w:ascii="Arial" w:hAnsi="Arial" w:cs="Arial"/>
        </w:rPr>
        <w:t xml:space="preserve"> and</w:t>
      </w:r>
      <w:r w:rsidRPr="007F05C5">
        <w:rPr>
          <w:rFonts w:ascii="Arial" w:hAnsi="Arial" w:cs="Arial"/>
        </w:rPr>
        <w:t xml:space="preserve"> transferred </w:t>
      </w:r>
      <w:r w:rsidRPr="007F05C5">
        <w:rPr>
          <w:rFonts w:ascii="Arial" w:hAnsi="Arial" w:cs="Arial"/>
        </w:rPr>
        <w:lastRenderedPageBreak/>
        <w:t>and maintained at 25°C at the Department of Zoology, University of Oxford</w:t>
      </w:r>
      <w:r w:rsidR="00B04D68" w:rsidRPr="007F05C5">
        <w:rPr>
          <w:rFonts w:ascii="Arial" w:hAnsi="Arial" w:cs="Arial"/>
        </w:rPr>
        <w:t>, UK,</w:t>
      </w:r>
      <w:r w:rsidRPr="007F05C5">
        <w:rPr>
          <w:rFonts w:ascii="Arial" w:hAnsi="Arial" w:cs="Arial"/>
        </w:rPr>
        <w:t xml:space="preserve"> </w:t>
      </w:r>
      <w:r w:rsidR="0018727E" w:rsidRPr="007F05C5">
        <w:rPr>
          <w:rFonts w:ascii="Arial" w:hAnsi="Arial" w:cs="Arial"/>
        </w:rPr>
        <w:t>since</w:t>
      </w:r>
      <w:r w:rsidR="00B04D68" w:rsidRPr="007F05C5">
        <w:rPr>
          <w:rFonts w:ascii="Arial" w:hAnsi="Arial" w:cs="Arial"/>
        </w:rPr>
        <w:t xml:space="preserve"> </w:t>
      </w:r>
      <w:r w:rsidRPr="007F05C5">
        <w:rPr>
          <w:rFonts w:ascii="Arial" w:hAnsi="Arial" w:cs="Arial"/>
        </w:rPr>
        <w:t>December 2018</w:t>
      </w:r>
      <w:r w:rsidR="00A71D2F" w:rsidRPr="007F05C5">
        <w:rPr>
          <w:rFonts w:ascii="Arial" w:hAnsi="Arial" w:cs="Arial"/>
        </w:rPr>
        <w:t>.</w:t>
      </w:r>
      <w:r w:rsidR="00DA3B9F">
        <w:rPr>
          <w:rFonts w:ascii="Arial" w:hAnsi="Arial" w:cs="Arial"/>
        </w:rPr>
        <w:t xml:space="preserve"> All cultures and the following experiments were maintained under 12h/12h light/dark cycle.</w:t>
      </w:r>
      <w:r w:rsidR="00BA0A14" w:rsidRPr="007F05C5">
        <w:rPr>
          <w:rFonts w:ascii="Arial" w:hAnsi="Arial" w:cs="Arial"/>
        </w:rPr>
        <w:t xml:space="preserve"> They</w:t>
      </w:r>
      <w:r w:rsidR="00BA0A14" w:rsidRPr="007F05C5">
        <w:rPr>
          <w:rFonts w:ascii="Arial" w:hAnsi="Arial" w:cs="Arial"/>
          <w:i/>
          <w:iCs/>
        </w:rPr>
        <w:t xml:space="preserve"> </w:t>
      </w:r>
      <w:r w:rsidR="00A71D2F" w:rsidRPr="007F05C5">
        <w:rPr>
          <w:rFonts w:ascii="Arial" w:hAnsi="Arial" w:cs="Arial"/>
        </w:rPr>
        <w:t xml:space="preserve">were maintained for approximately 15 to 30 non-overlapping generations in </w:t>
      </w:r>
      <w:r w:rsidR="007E6F6F">
        <w:rPr>
          <w:rFonts w:ascii="Arial" w:hAnsi="Arial" w:cs="Arial"/>
        </w:rPr>
        <w:t xml:space="preserve">the </w:t>
      </w:r>
      <w:r w:rsidR="00A71D2F" w:rsidRPr="007F05C5">
        <w:rPr>
          <w:rFonts w:ascii="Arial" w:hAnsi="Arial" w:cs="Arial"/>
        </w:rPr>
        <w:t>Czech</w:t>
      </w:r>
      <w:r w:rsidR="00CA4488" w:rsidRPr="007F05C5">
        <w:rPr>
          <w:rFonts w:ascii="Arial" w:hAnsi="Arial" w:cs="Arial"/>
        </w:rPr>
        <w:t xml:space="preserve"> Republic</w:t>
      </w:r>
      <w:r w:rsidR="00A71D2F" w:rsidRPr="007F05C5">
        <w:rPr>
          <w:rFonts w:ascii="Arial" w:hAnsi="Arial" w:cs="Arial"/>
        </w:rPr>
        <w:t xml:space="preserve"> and </w:t>
      </w:r>
      <w:r w:rsidR="003B6A4E" w:rsidRPr="007F05C5">
        <w:rPr>
          <w:rFonts w:ascii="Arial" w:hAnsi="Arial" w:cs="Arial"/>
        </w:rPr>
        <w:t>four to seven</w:t>
      </w:r>
      <w:r w:rsidR="00A71D2F" w:rsidRPr="007F05C5">
        <w:rPr>
          <w:rFonts w:ascii="Arial" w:hAnsi="Arial" w:cs="Arial"/>
        </w:rPr>
        <w:t xml:space="preserve"> non-overlapping generations in Oxford before </w:t>
      </w:r>
      <w:r w:rsidR="002F0913">
        <w:rPr>
          <w:rFonts w:ascii="Arial" w:hAnsi="Arial" w:cs="Arial"/>
        </w:rPr>
        <w:t xml:space="preserve">being </w:t>
      </w:r>
      <w:r w:rsidR="00A71D2F" w:rsidRPr="007F05C5">
        <w:rPr>
          <w:rFonts w:ascii="Arial" w:hAnsi="Arial" w:cs="Arial"/>
        </w:rPr>
        <w:t xml:space="preserve">used to </w:t>
      </w:r>
      <w:r w:rsidR="00474543" w:rsidRPr="007F05C5">
        <w:rPr>
          <w:rFonts w:ascii="Arial" w:hAnsi="Arial" w:cs="Arial"/>
        </w:rPr>
        <w:t>c</w:t>
      </w:r>
      <w:r w:rsidR="00177ECE">
        <w:rPr>
          <w:rFonts w:ascii="Arial" w:hAnsi="Arial" w:cs="Arial"/>
        </w:rPr>
        <w:t>ulture</w:t>
      </w:r>
      <w:r w:rsidR="00A71D2F" w:rsidRPr="007F05C5">
        <w:rPr>
          <w:rFonts w:ascii="Arial" w:hAnsi="Arial" w:cs="Arial"/>
        </w:rPr>
        <w:t xml:space="preserve"> mass bred </w:t>
      </w:r>
      <w:r w:rsidR="00045B7F" w:rsidRPr="007F05C5">
        <w:rPr>
          <w:rFonts w:ascii="Arial" w:hAnsi="Arial" w:cs="Arial"/>
        </w:rPr>
        <w:t>lines</w:t>
      </w:r>
      <w:r w:rsidR="002F0913">
        <w:rPr>
          <w:rFonts w:ascii="Arial" w:hAnsi="Arial" w:cs="Arial"/>
        </w:rPr>
        <w:t xml:space="preserve"> (MBLs)</w:t>
      </w:r>
      <w:r w:rsidR="00A71D2F" w:rsidRPr="007F05C5">
        <w:rPr>
          <w:rFonts w:ascii="Arial" w:hAnsi="Arial" w:cs="Arial"/>
        </w:rPr>
        <w:t>.</w:t>
      </w:r>
    </w:p>
    <w:p w14:paraId="5CA4CEF7" w14:textId="5C3E5D84" w:rsidR="00C46392" w:rsidRDefault="00C46392" w:rsidP="007C1BC4">
      <w:pPr>
        <w:ind w:firstLine="360"/>
        <w:rPr>
          <w:rFonts w:ascii="Arial" w:hAnsi="Arial" w:cs="Arial"/>
        </w:rPr>
      </w:pPr>
      <w:r w:rsidRPr="007F05C5">
        <w:rPr>
          <w:rFonts w:ascii="Arial" w:hAnsi="Arial" w:cs="Arial"/>
        </w:rPr>
        <w:t xml:space="preserve">To revive genetic variation, we </w:t>
      </w:r>
      <w:r w:rsidR="00177ECE">
        <w:rPr>
          <w:rFonts w:ascii="Arial" w:hAnsi="Arial" w:cs="Arial"/>
        </w:rPr>
        <w:t>made</w:t>
      </w:r>
      <w:r w:rsidRPr="007F05C5">
        <w:rPr>
          <w:rFonts w:ascii="Arial" w:hAnsi="Arial" w:cs="Arial"/>
        </w:rPr>
        <w:t xml:space="preserve"> MBLs</w:t>
      </w:r>
      <w:r w:rsidR="00692C98">
        <w:rPr>
          <w:rFonts w:ascii="Arial" w:hAnsi="Arial" w:cs="Arial"/>
        </w:rPr>
        <w:t xml:space="preserve"> of each </w:t>
      </w:r>
      <w:r w:rsidR="00692C98" w:rsidRPr="007F05C5">
        <w:rPr>
          <w:rFonts w:ascii="Arial" w:hAnsi="Arial" w:cs="Arial"/>
          <w:i/>
          <w:iCs/>
        </w:rPr>
        <w:t>Drosophila</w:t>
      </w:r>
      <w:r w:rsidR="00692C98" w:rsidRPr="007F05C5">
        <w:rPr>
          <w:rFonts w:ascii="Arial" w:hAnsi="Arial" w:cs="Arial"/>
        </w:rPr>
        <w:t xml:space="preserve"> species</w:t>
      </w:r>
      <w:r w:rsidRPr="007F05C5">
        <w:rPr>
          <w:rFonts w:ascii="Arial" w:hAnsi="Arial" w:cs="Arial"/>
        </w:rPr>
        <w:t xml:space="preserve"> by combining four </w:t>
      </w:r>
      <w:proofErr w:type="spellStart"/>
      <w:r w:rsidRPr="007F05C5">
        <w:rPr>
          <w:rFonts w:ascii="Arial" w:hAnsi="Arial" w:cs="Arial"/>
        </w:rPr>
        <w:t>isofemale</w:t>
      </w:r>
      <w:proofErr w:type="spellEnd"/>
      <w:r w:rsidRPr="007F05C5">
        <w:rPr>
          <w:rFonts w:ascii="Arial" w:hAnsi="Arial" w:cs="Arial"/>
        </w:rPr>
        <w:t xml:space="preserve"> lines (except for </w:t>
      </w:r>
      <w:r w:rsidRPr="007F05C5">
        <w:rPr>
          <w:rFonts w:ascii="Arial" w:hAnsi="Arial" w:cs="Arial"/>
          <w:i/>
          <w:iCs/>
        </w:rPr>
        <w:t>D. pandora</w:t>
      </w:r>
      <w:r w:rsidRPr="007F05C5">
        <w:rPr>
          <w:rFonts w:ascii="Arial" w:hAnsi="Arial" w:cs="Arial"/>
        </w:rPr>
        <w:t xml:space="preserve">, where only three </w:t>
      </w:r>
      <w:proofErr w:type="spellStart"/>
      <w:r w:rsidRPr="007F05C5">
        <w:rPr>
          <w:rFonts w:ascii="Arial" w:hAnsi="Arial" w:cs="Arial"/>
        </w:rPr>
        <w:t>isofemale</w:t>
      </w:r>
      <w:proofErr w:type="spellEnd"/>
      <w:r w:rsidRPr="007F05C5">
        <w:rPr>
          <w:rFonts w:ascii="Arial" w:hAnsi="Arial" w:cs="Arial"/>
        </w:rPr>
        <w:t xml:space="preserve"> lines were available). The four lines were selected from different mountains and different </w:t>
      </w:r>
      <w:r w:rsidR="00846F63">
        <w:rPr>
          <w:rFonts w:ascii="Arial" w:hAnsi="Arial" w:cs="Arial"/>
        </w:rPr>
        <w:t>elevation</w:t>
      </w:r>
      <w:r w:rsidR="007E6F6F">
        <w:rPr>
          <w:rFonts w:ascii="Arial" w:hAnsi="Arial" w:cs="Arial"/>
        </w:rPr>
        <w:t>s</w:t>
      </w:r>
      <w:r w:rsidRPr="007F05C5">
        <w:rPr>
          <w:rFonts w:ascii="Arial" w:hAnsi="Arial" w:cs="Arial"/>
        </w:rPr>
        <w:t xml:space="preserve"> if possible (</w:t>
      </w:r>
      <w:r w:rsidR="00BF3A87">
        <w:rPr>
          <w:rFonts w:ascii="Arial" w:hAnsi="Arial" w:cs="Arial"/>
        </w:rPr>
        <w:t>D</w:t>
      </w:r>
      <w:r w:rsidRPr="007F05C5">
        <w:rPr>
          <w:rFonts w:ascii="Arial" w:hAnsi="Arial" w:cs="Arial"/>
        </w:rPr>
        <w:t xml:space="preserve">etailed </w:t>
      </w:r>
      <w:r w:rsidR="007E6F6F">
        <w:rPr>
          <w:rFonts w:ascii="Arial" w:hAnsi="Arial" w:cs="Arial"/>
        </w:rPr>
        <w:t>as</w:t>
      </w:r>
      <w:r w:rsidRPr="007F05C5">
        <w:rPr>
          <w:rFonts w:ascii="Arial" w:hAnsi="Arial" w:cs="Arial"/>
        </w:rPr>
        <w:t xml:space="preserve"> </w:t>
      </w:r>
      <w:r w:rsidR="009E52D6">
        <w:rPr>
          <w:rFonts w:ascii="Arial" w:hAnsi="Arial" w:cs="Arial"/>
        </w:rPr>
        <w:t>provided</w:t>
      </w:r>
      <w:r w:rsidR="009E52D6" w:rsidRPr="007F05C5">
        <w:rPr>
          <w:rFonts w:ascii="Arial" w:hAnsi="Arial" w:cs="Arial"/>
        </w:rPr>
        <w:t xml:space="preserve"> </w:t>
      </w:r>
      <w:r w:rsidRPr="007F05C5">
        <w:rPr>
          <w:rFonts w:ascii="Arial" w:hAnsi="Arial" w:cs="Arial"/>
        </w:rPr>
        <w:t xml:space="preserve">in supplementary table 1). Each population cage was initiated using two </w:t>
      </w:r>
      <w:proofErr w:type="gramStart"/>
      <w:r w:rsidRPr="007F05C5">
        <w:rPr>
          <w:rFonts w:ascii="Arial" w:hAnsi="Arial" w:cs="Arial"/>
        </w:rPr>
        <w:t>independently-reared</w:t>
      </w:r>
      <w:proofErr w:type="gramEnd"/>
      <w:r w:rsidRPr="007F05C5">
        <w:rPr>
          <w:rFonts w:ascii="Arial" w:hAnsi="Arial" w:cs="Arial"/>
        </w:rPr>
        <w:t xml:space="preserve"> MBLs of the same species. </w:t>
      </w:r>
      <w:r>
        <w:rPr>
          <w:rFonts w:ascii="Arial" w:hAnsi="Arial" w:cs="Arial"/>
        </w:rPr>
        <w:t>Large population</w:t>
      </w:r>
      <w:r w:rsidR="00692C98">
        <w:rPr>
          <w:rFonts w:ascii="Arial" w:hAnsi="Arial" w:cs="Arial"/>
        </w:rPr>
        <w:t>s</w:t>
      </w:r>
      <w:r>
        <w:rPr>
          <w:rFonts w:ascii="Arial" w:hAnsi="Arial" w:cs="Arial"/>
        </w:rPr>
        <w:t xml:space="preserve"> </w:t>
      </w:r>
      <w:r w:rsidR="00692C98">
        <w:rPr>
          <w:rFonts w:ascii="Arial" w:hAnsi="Arial" w:cs="Arial"/>
        </w:rPr>
        <w:t>were</w:t>
      </w:r>
      <w:r w:rsidRPr="007F05C5">
        <w:rPr>
          <w:rFonts w:ascii="Arial" w:hAnsi="Arial" w:cs="Arial"/>
        </w:rPr>
        <w:t xml:space="preserve"> maintained at 25°C for more than four generations before </w:t>
      </w:r>
      <w:r w:rsidR="00692C98">
        <w:rPr>
          <w:rFonts w:ascii="Arial" w:hAnsi="Arial" w:cs="Arial"/>
        </w:rPr>
        <w:t>measuring the</w:t>
      </w:r>
      <w:r w:rsidR="007E6F6F">
        <w:rPr>
          <w:rFonts w:ascii="Arial" w:hAnsi="Arial" w:cs="Arial"/>
        </w:rPr>
        <w:t xml:space="preserve"> </w:t>
      </w:r>
      <w:r w:rsidR="000773AE">
        <w:rPr>
          <w:rFonts w:ascii="Arial" w:hAnsi="Arial" w:cs="Arial"/>
        </w:rPr>
        <w:t>thermal trait</w:t>
      </w:r>
      <w:r w:rsidR="007E6F6F">
        <w:rPr>
          <w:rFonts w:ascii="Arial" w:hAnsi="Arial" w:cs="Arial"/>
        </w:rPr>
        <w:t>s</w:t>
      </w:r>
      <w:r w:rsidRPr="007F05C5">
        <w:rPr>
          <w:rFonts w:ascii="Arial" w:hAnsi="Arial" w:cs="Arial"/>
        </w:rPr>
        <w:t xml:space="preserve">. Therefore, </w:t>
      </w:r>
      <w:r w:rsidR="00E26B2C">
        <w:rPr>
          <w:rFonts w:ascii="Arial" w:hAnsi="Arial" w:cs="Arial"/>
        </w:rPr>
        <w:t>measurements</w:t>
      </w:r>
      <w:r w:rsidRPr="007F05C5">
        <w:rPr>
          <w:rFonts w:ascii="Arial" w:hAnsi="Arial" w:cs="Arial"/>
        </w:rPr>
        <w:t xml:space="preserve"> should not have been influenced by maternal effect, acclimation, or </w:t>
      </w:r>
      <w:proofErr w:type="spellStart"/>
      <w:r w:rsidRPr="007F05C5">
        <w:rPr>
          <w:rFonts w:ascii="Arial" w:hAnsi="Arial" w:cs="Arial"/>
        </w:rPr>
        <w:t>isofemale</w:t>
      </w:r>
      <w:proofErr w:type="spellEnd"/>
      <w:r w:rsidRPr="007F05C5">
        <w:rPr>
          <w:rFonts w:ascii="Arial" w:hAnsi="Arial" w:cs="Arial"/>
        </w:rPr>
        <w:t xml:space="preserve"> line effect</w:t>
      </w:r>
      <w:r w:rsidR="009E52D6">
        <w:rPr>
          <w:rFonts w:ascii="Arial" w:hAnsi="Arial" w:cs="Arial"/>
        </w:rPr>
        <w:t>s</w:t>
      </w:r>
      <w:r w:rsidRPr="007F05C5">
        <w:rPr>
          <w:rFonts w:ascii="Arial" w:hAnsi="Arial" w:cs="Arial"/>
        </w:rPr>
        <w:t xml:space="preserve">. </w:t>
      </w:r>
      <w:r w:rsidR="000773AE">
        <w:rPr>
          <w:rFonts w:ascii="Arial" w:hAnsi="Arial" w:cs="Arial"/>
        </w:rPr>
        <w:t xml:space="preserve">The MBLs </w:t>
      </w:r>
      <w:r w:rsidR="00E26B2C">
        <w:rPr>
          <w:rFonts w:ascii="Arial" w:hAnsi="Arial" w:cs="Arial"/>
        </w:rPr>
        <w:t>were</w:t>
      </w:r>
      <w:r w:rsidR="000773AE">
        <w:rPr>
          <w:rFonts w:ascii="Arial" w:hAnsi="Arial" w:cs="Arial"/>
        </w:rPr>
        <w:t xml:space="preserve"> maintained in </w:t>
      </w:r>
      <w:r w:rsidR="000773AE" w:rsidRPr="007F05C5">
        <w:rPr>
          <w:rFonts w:ascii="Arial" w:hAnsi="Arial" w:cs="Arial"/>
        </w:rPr>
        <w:t>2</w:t>
      </w:r>
      <w:r w:rsidR="000773AE">
        <w:rPr>
          <w:rFonts w:ascii="Arial" w:hAnsi="Arial" w:cs="Arial"/>
        </w:rPr>
        <w:t>3</w:t>
      </w:r>
      <w:r w:rsidR="000773AE" w:rsidRPr="007F05C5">
        <w:rPr>
          <w:rFonts w:ascii="Arial" w:hAnsi="Arial" w:cs="Arial"/>
        </w:rPr>
        <w:t xml:space="preserve">°C </w:t>
      </w:r>
      <w:r w:rsidR="000773AE">
        <w:rPr>
          <w:rFonts w:ascii="Arial" w:hAnsi="Arial" w:cs="Arial"/>
        </w:rPr>
        <w:t>since 2020.</w:t>
      </w:r>
    </w:p>
    <w:p w14:paraId="3804610F" w14:textId="58EE30BB" w:rsidR="00366CD1" w:rsidRPr="00CE575D" w:rsidRDefault="00366CD1" w:rsidP="007C1BC4">
      <w:pPr>
        <w:ind w:firstLine="360"/>
        <w:rPr>
          <w:rFonts w:ascii="Arial" w:hAnsi="Arial" w:cs="Arial"/>
        </w:rPr>
      </w:pPr>
      <w:r>
        <w:rPr>
          <w:rFonts w:ascii="Arial" w:hAnsi="Arial" w:cs="Arial"/>
        </w:rPr>
        <w:t xml:space="preserve">Nine tropical </w:t>
      </w:r>
      <w:r w:rsidRPr="00CE575D">
        <w:rPr>
          <w:rFonts w:ascii="Arial" w:hAnsi="Arial" w:cs="Arial"/>
          <w:i/>
          <w:iCs/>
        </w:rPr>
        <w:t>Drosophila</w:t>
      </w:r>
      <w:r>
        <w:rPr>
          <w:rFonts w:ascii="Arial" w:hAnsi="Arial" w:cs="Arial"/>
        </w:rPr>
        <w:t xml:space="preserve"> species were included in laboratory measurements</w:t>
      </w:r>
      <w:r w:rsidR="009854CE">
        <w:rPr>
          <w:rFonts w:ascii="Arial" w:hAnsi="Arial" w:cs="Arial"/>
        </w:rPr>
        <w:t>.</w:t>
      </w:r>
      <w:r>
        <w:rPr>
          <w:rFonts w:ascii="Arial" w:hAnsi="Arial" w:cs="Arial"/>
        </w:rPr>
        <w:t xml:space="preserve"> </w:t>
      </w:r>
      <w:r w:rsidR="00BE193C" w:rsidRPr="00CE575D">
        <w:rPr>
          <w:rFonts w:ascii="Arial" w:hAnsi="Arial" w:cs="Arial"/>
          <w:i/>
          <w:iCs/>
        </w:rPr>
        <w:t>Drosophila</w:t>
      </w:r>
      <w:r w:rsidR="00BE193C">
        <w:rPr>
          <w:rFonts w:ascii="Arial" w:hAnsi="Arial" w:cs="Arial"/>
        </w:rPr>
        <w:t xml:space="preserve"> </w:t>
      </w:r>
      <w:proofErr w:type="spellStart"/>
      <w:r w:rsidRPr="00CE575D">
        <w:rPr>
          <w:rFonts w:ascii="Arial" w:hAnsi="Arial" w:cs="Arial"/>
          <w:i/>
          <w:iCs/>
        </w:rPr>
        <w:t>rubida</w:t>
      </w:r>
      <w:proofErr w:type="spellEnd"/>
      <w:r>
        <w:rPr>
          <w:rFonts w:ascii="Arial" w:hAnsi="Arial" w:cs="Arial"/>
        </w:rPr>
        <w:t xml:space="preserve"> was not included because it has </w:t>
      </w:r>
      <w:r w:rsidR="002F0913">
        <w:rPr>
          <w:rFonts w:ascii="Arial" w:hAnsi="Arial" w:cs="Arial"/>
        </w:rPr>
        <w:t xml:space="preserve">a </w:t>
      </w:r>
      <w:r>
        <w:rPr>
          <w:rFonts w:ascii="Arial" w:hAnsi="Arial" w:cs="Arial"/>
        </w:rPr>
        <w:t>low reproduction</w:t>
      </w:r>
      <w:r w:rsidR="00921BAF">
        <w:rPr>
          <w:rFonts w:ascii="Arial" w:hAnsi="Arial" w:cs="Arial"/>
        </w:rPr>
        <w:t xml:space="preserve"> rate</w:t>
      </w:r>
      <w:r>
        <w:rPr>
          <w:rFonts w:ascii="Arial" w:hAnsi="Arial" w:cs="Arial"/>
        </w:rPr>
        <w:t xml:space="preserve"> and much longer development and sexually maturation time than other species, making it practically difficult to raise to </w:t>
      </w:r>
      <w:r w:rsidR="002F0913">
        <w:rPr>
          <w:rFonts w:ascii="Arial" w:hAnsi="Arial" w:cs="Arial"/>
        </w:rPr>
        <w:t xml:space="preserve">a </w:t>
      </w:r>
      <w:r>
        <w:rPr>
          <w:rFonts w:ascii="Arial" w:hAnsi="Arial" w:cs="Arial"/>
        </w:rPr>
        <w:t xml:space="preserve">large number and also synchronized with other species. </w:t>
      </w:r>
      <w:proofErr w:type="spellStart"/>
      <w:r>
        <w:rPr>
          <w:rFonts w:ascii="Arial" w:hAnsi="Arial" w:cs="Arial"/>
        </w:rPr>
        <w:t>Isofemale</w:t>
      </w:r>
      <w:proofErr w:type="spellEnd"/>
      <w:r>
        <w:rPr>
          <w:rFonts w:ascii="Arial" w:hAnsi="Arial" w:cs="Arial"/>
        </w:rPr>
        <w:t xml:space="preserve"> lines of </w:t>
      </w:r>
      <w:r w:rsidRPr="00CE575D">
        <w:rPr>
          <w:rFonts w:ascii="Arial" w:hAnsi="Arial" w:cs="Arial"/>
          <w:i/>
          <w:iCs/>
        </w:rPr>
        <w:t xml:space="preserve">D. </w:t>
      </w:r>
      <w:proofErr w:type="spellStart"/>
      <w:r w:rsidRPr="00CE575D">
        <w:rPr>
          <w:rFonts w:ascii="Arial" w:hAnsi="Arial" w:cs="Arial"/>
          <w:i/>
          <w:iCs/>
        </w:rPr>
        <w:t>pseudotakihashii</w:t>
      </w:r>
      <w:proofErr w:type="spellEnd"/>
      <w:r>
        <w:rPr>
          <w:rFonts w:ascii="Arial" w:hAnsi="Arial" w:cs="Arial"/>
        </w:rPr>
        <w:t xml:space="preserve"> w</w:t>
      </w:r>
      <w:r w:rsidR="004223C5">
        <w:rPr>
          <w:rFonts w:ascii="Arial" w:hAnsi="Arial" w:cs="Arial"/>
        </w:rPr>
        <w:t>ere</w:t>
      </w:r>
      <w:r>
        <w:rPr>
          <w:rFonts w:ascii="Arial" w:hAnsi="Arial" w:cs="Arial"/>
        </w:rPr>
        <w:t xml:space="preserve"> contaminated before </w:t>
      </w:r>
      <w:r w:rsidR="005C76E3">
        <w:rPr>
          <w:rFonts w:ascii="Arial" w:hAnsi="Arial" w:cs="Arial"/>
        </w:rPr>
        <w:t>measuring</w:t>
      </w:r>
      <w:r>
        <w:rPr>
          <w:rFonts w:ascii="Arial" w:hAnsi="Arial" w:cs="Arial"/>
        </w:rPr>
        <w:t xml:space="preserve"> </w:t>
      </w:r>
      <w:r w:rsidR="005C76E3">
        <w:rPr>
          <w:rFonts w:ascii="Arial" w:hAnsi="Arial" w:cs="Arial"/>
        </w:rPr>
        <w:t xml:space="preserve">the </w:t>
      </w:r>
      <w:r>
        <w:rPr>
          <w:rFonts w:ascii="Arial" w:hAnsi="Arial" w:cs="Arial"/>
        </w:rPr>
        <w:t xml:space="preserve">thermal traits. Therefore, its thermal traits were not measured. Another MBL made up by the only two </w:t>
      </w:r>
      <w:r w:rsidRPr="00CE575D">
        <w:rPr>
          <w:rFonts w:ascii="Arial" w:hAnsi="Arial" w:cs="Arial"/>
          <w:i/>
          <w:iCs/>
        </w:rPr>
        <w:t xml:space="preserve">D. </w:t>
      </w:r>
      <w:proofErr w:type="spellStart"/>
      <w:r w:rsidRPr="00CE575D">
        <w:rPr>
          <w:rFonts w:ascii="Arial" w:hAnsi="Arial" w:cs="Arial"/>
          <w:i/>
          <w:iCs/>
        </w:rPr>
        <w:t>pseudotakihashii</w:t>
      </w:r>
      <w:proofErr w:type="spellEnd"/>
      <w:r>
        <w:rPr>
          <w:rFonts w:ascii="Arial" w:hAnsi="Arial" w:cs="Arial"/>
        </w:rPr>
        <w:t xml:space="preserve"> </w:t>
      </w:r>
      <w:proofErr w:type="spellStart"/>
      <w:r>
        <w:rPr>
          <w:rFonts w:ascii="Arial" w:hAnsi="Arial" w:cs="Arial"/>
        </w:rPr>
        <w:t>isofemale</w:t>
      </w:r>
      <w:proofErr w:type="spellEnd"/>
      <w:r>
        <w:rPr>
          <w:rFonts w:ascii="Arial" w:hAnsi="Arial" w:cs="Arial"/>
        </w:rPr>
        <w:t xml:space="preserve"> lines was constructed and used in </w:t>
      </w:r>
      <w:r w:rsidR="001F08FD">
        <w:rPr>
          <w:rFonts w:ascii="Arial" w:hAnsi="Arial" w:cs="Arial"/>
        </w:rPr>
        <w:t xml:space="preserve">the </w:t>
      </w:r>
      <w:r>
        <w:rPr>
          <w:rFonts w:ascii="Arial" w:hAnsi="Arial" w:cs="Arial"/>
        </w:rPr>
        <w:t xml:space="preserve">competition </w:t>
      </w:r>
      <w:r w:rsidR="0081673A">
        <w:rPr>
          <w:rFonts w:ascii="Arial" w:hAnsi="Arial" w:cs="Arial"/>
        </w:rPr>
        <w:t>experiment</w:t>
      </w:r>
      <w:r>
        <w:rPr>
          <w:rFonts w:ascii="Arial" w:hAnsi="Arial" w:cs="Arial"/>
        </w:rPr>
        <w:t xml:space="preserve">. </w:t>
      </w:r>
      <w:r w:rsidR="00C64D3E" w:rsidRPr="00CE575D">
        <w:rPr>
          <w:rFonts w:ascii="Arial" w:hAnsi="Arial" w:cs="Arial"/>
          <w:i/>
          <w:iCs/>
        </w:rPr>
        <w:t>Drosophila</w:t>
      </w:r>
      <w:r w:rsidR="00C64D3E">
        <w:rPr>
          <w:rFonts w:ascii="Arial" w:hAnsi="Arial" w:cs="Arial"/>
        </w:rPr>
        <w:t xml:space="preserve"> </w:t>
      </w:r>
      <w:r w:rsidRPr="00434D6D">
        <w:rPr>
          <w:rFonts w:ascii="Arial" w:hAnsi="Arial" w:cs="Arial"/>
          <w:i/>
          <w:iCs/>
        </w:rPr>
        <w:t>melanogaster</w:t>
      </w:r>
      <w:r w:rsidRPr="00434D6D">
        <w:rPr>
          <w:rFonts w:ascii="Arial" w:hAnsi="Arial" w:cs="Arial"/>
        </w:rPr>
        <w:t xml:space="preserve"> does not occur naturally at the study sites.</w:t>
      </w:r>
      <w:r w:rsidR="004223C5">
        <w:rPr>
          <w:rFonts w:ascii="Arial" w:hAnsi="Arial" w:cs="Arial"/>
        </w:rPr>
        <w:t xml:space="preserve"> </w:t>
      </w:r>
      <w:r w:rsidR="00C64D3E">
        <w:rPr>
          <w:rFonts w:ascii="Arial" w:hAnsi="Arial" w:cs="Arial"/>
        </w:rPr>
        <w:t xml:space="preserve">A </w:t>
      </w:r>
      <w:r w:rsidR="00F203EE">
        <w:rPr>
          <w:rFonts w:ascii="Arial" w:hAnsi="Arial" w:cs="Arial"/>
        </w:rPr>
        <w:t>laboratory</w:t>
      </w:r>
      <w:r w:rsidRPr="00434D6D">
        <w:rPr>
          <w:rFonts w:ascii="Arial" w:hAnsi="Arial" w:cs="Arial"/>
        </w:rPr>
        <w:t xml:space="preserve"> strain (wild type, </w:t>
      </w:r>
      <w:r w:rsidRPr="00434D6D">
        <w:rPr>
          <w:rFonts w:ascii="Arial" w:hAnsi="Arial" w:cs="Arial"/>
          <w:i/>
          <w:iCs/>
        </w:rPr>
        <w:t>Dah</w:t>
      </w:r>
      <w:r w:rsidRPr="00434D6D">
        <w:rPr>
          <w:rFonts w:ascii="Arial" w:hAnsi="Arial" w:cs="Arial"/>
        </w:rPr>
        <w:t xml:space="preserve"> strain) was measured for thermal performance together with the focal species as a benchmark for future comparisons.</w:t>
      </w:r>
    </w:p>
    <w:p w14:paraId="7344CF66" w14:textId="77777777" w:rsidR="00045B7F" w:rsidRPr="007F05C5" w:rsidRDefault="00045B7F" w:rsidP="007C1BC4">
      <w:pPr>
        <w:ind w:firstLine="360"/>
        <w:rPr>
          <w:rFonts w:ascii="Arial" w:hAnsi="Arial" w:cs="Arial"/>
          <w:lang w:val="en-US"/>
        </w:rPr>
      </w:pPr>
    </w:p>
    <w:p w14:paraId="676D0B93" w14:textId="65622DFF" w:rsidR="00F837DE" w:rsidRPr="007F05C5" w:rsidRDefault="00F837DE" w:rsidP="007C1BC4">
      <w:pPr>
        <w:pStyle w:val="ListParagraph"/>
        <w:numPr>
          <w:ilvl w:val="0"/>
          <w:numId w:val="2"/>
        </w:numPr>
        <w:rPr>
          <w:rFonts w:ascii="Arial" w:hAnsi="Arial" w:cs="Arial"/>
          <w:lang w:val="en-US"/>
        </w:rPr>
      </w:pPr>
      <w:r w:rsidRPr="007F05C5">
        <w:rPr>
          <w:rFonts w:ascii="Arial" w:hAnsi="Arial" w:cs="Arial"/>
          <w:lang w:val="en-US"/>
        </w:rPr>
        <w:t>Field</w:t>
      </w:r>
      <w:r w:rsidR="00343F57" w:rsidRPr="007F05C5">
        <w:rPr>
          <w:rFonts w:ascii="Arial" w:hAnsi="Arial" w:cs="Arial"/>
          <w:lang w:val="en-US"/>
        </w:rPr>
        <w:t xml:space="preserve"> distribution</w:t>
      </w:r>
    </w:p>
    <w:p w14:paraId="7B37A859" w14:textId="5CFEA798" w:rsidR="00343F57" w:rsidRDefault="0059511F" w:rsidP="007C1BC4">
      <w:pPr>
        <w:ind w:firstLine="360"/>
        <w:rPr>
          <w:rFonts w:ascii="Arial" w:eastAsia="Calibri" w:hAnsi="Arial" w:cs="Arial"/>
        </w:rPr>
      </w:pPr>
      <w:r>
        <w:rPr>
          <w:rFonts w:ascii="Arial" w:hAnsi="Arial" w:cs="Arial"/>
          <w:i/>
          <w:iCs/>
        </w:rPr>
        <w:t xml:space="preserve">Field survey. </w:t>
      </w:r>
      <w:r w:rsidR="00302A7A" w:rsidRPr="007F05C5">
        <w:rPr>
          <w:rFonts w:ascii="Arial" w:hAnsi="Arial" w:cs="Arial"/>
          <w:i/>
          <w:iCs/>
        </w:rPr>
        <w:t>Drosophila</w:t>
      </w:r>
      <w:r w:rsidR="00302A7A" w:rsidRPr="007F05C5">
        <w:rPr>
          <w:rFonts w:ascii="Arial" w:hAnsi="Arial" w:cs="Arial"/>
        </w:rPr>
        <w:t xml:space="preserve"> </w:t>
      </w:r>
      <w:r w:rsidR="00343F57" w:rsidRPr="007F05C5">
        <w:rPr>
          <w:rFonts w:ascii="Arial" w:hAnsi="Arial" w:cs="Arial"/>
        </w:rPr>
        <w:t xml:space="preserve">pupae </w:t>
      </w:r>
      <w:r w:rsidR="00302A7A" w:rsidRPr="007F05C5">
        <w:rPr>
          <w:rFonts w:ascii="Arial" w:hAnsi="Arial" w:cs="Arial"/>
        </w:rPr>
        <w:t>were sampled using bottle traps baited with fermented banana</w:t>
      </w:r>
      <w:r w:rsidR="00F95569" w:rsidRPr="007F05C5">
        <w:rPr>
          <w:rFonts w:ascii="Arial" w:hAnsi="Arial" w:cs="Arial"/>
        </w:rPr>
        <w:t xml:space="preserve"> </w:t>
      </w:r>
      <w:r w:rsidR="00C07A21" w:rsidRPr="007F05C5">
        <w:rPr>
          <w:rFonts w:ascii="Arial" w:hAnsi="Arial" w:cs="Arial"/>
        </w:rPr>
        <w:t>from</w:t>
      </w:r>
      <w:r w:rsidR="00F95569" w:rsidRPr="007F05C5">
        <w:rPr>
          <w:rFonts w:ascii="Arial" w:hAnsi="Arial" w:cs="Arial"/>
        </w:rPr>
        <w:t xml:space="preserve"> 11</w:t>
      </w:r>
      <w:r w:rsidR="00F95569" w:rsidRPr="007F05C5">
        <w:rPr>
          <w:rFonts w:ascii="Arial" w:hAnsi="Arial" w:cs="Arial"/>
          <w:vertAlign w:val="superscript"/>
        </w:rPr>
        <w:t>th</w:t>
      </w:r>
      <w:r w:rsidR="00F95569" w:rsidRPr="007F05C5">
        <w:rPr>
          <w:rFonts w:ascii="Arial" w:hAnsi="Arial" w:cs="Arial"/>
        </w:rPr>
        <w:t xml:space="preserve"> March – 12</w:t>
      </w:r>
      <w:r w:rsidR="00F95569" w:rsidRPr="007F05C5">
        <w:rPr>
          <w:rFonts w:ascii="Arial" w:hAnsi="Arial" w:cs="Arial"/>
          <w:vertAlign w:val="superscript"/>
        </w:rPr>
        <w:t>th</w:t>
      </w:r>
      <w:r w:rsidR="00F95569" w:rsidRPr="007F05C5">
        <w:rPr>
          <w:rFonts w:ascii="Arial" w:hAnsi="Arial" w:cs="Arial"/>
        </w:rPr>
        <w:t xml:space="preserve"> April 2016</w:t>
      </w:r>
      <w:r w:rsidR="00C64D3E">
        <w:rPr>
          <w:rFonts w:ascii="Arial" w:hAnsi="Arial" w:cs="Arial"/>
        </w:rPr>
        <w:t xml:space="preserve"> (</w:t>
      </w:r>
      <w:r w:rsidR="00B52035" w:rsidRPr="007F05C5">
        <w:rPr>
          <w:rFonts w:ascii="Arial" w:hAnsi="Arial" w:cs="Arial"/>
        </w:rPr>
        <w:fldChar w:fldCharType="begin" w:fldLock="1"/>
      </w:r>
      <w:r w:rsidR="00E13FED" w:rsidRPr="007F05C5">
        <w:rPr>
          <w:rFonts w:ascii="Arial" w:hAnsi="Arial" w:cs="Arial"/>
        </w:rPr>
        <w:instrText>ADDIN CSL_CITATION {"citationItems":[{"id":"ITEM-1","itemData":{"DOI":"https://doi.org/10.1101/2020.07.21.213678","ISBN":"0000000307116","abstract":"The analysis of interaction networks across spatial environmental gradients is a powerful approach to investigate the responses of communities to global change. Using a combination of DNA metabarcoding and traditional molecular methods we built bipartite Drosophila -parasitoid food webs from six Australian rainforest sites across gradients spanning 850 m in elevation and 5° Celsius in mean temperature. Our cost-effective hierarchical approach to network reconstruction separated the determination of host frequencies from the detection and quantification of interactions. The food webs comprised 5-9 host and 5-11 parasitoid species at each site, and showed a lower incidence of parasitism at high elevation. Despite considerable turnover in the relative abundance of host Drosophila species, and contrary to some previous results, fundamental metrics of network structure including nestedness and specialisation did not change significantly with elevation. Advances in community ecology depend on data from a combination of methodological approaches. It is therefore especially valuable to develop model study systems for sets of closely-interacting species that are diverse enough to be representative, yet still amenable to field and laboratory experiments. ### Competing Interest Statement The authors have declared no competing interest.","author":[{"dropping-particle":"","family":"Jeffs","given":"Christopher T.","non-dropping-particle":"","parse-names":false,"suffix":""},{"dropping-particle":"","family":"Terry","given":"J. Christopher D.","non-dropping-particle":"","parse-names":false,"suffix":""},{"dropping-particle":"","family":"Higgie","given":"Megan","non-dropping-particle":"","parse-names":false,"suffix":""},{"dropping-particle":"","family":"Jandová","given":"Anna","non-dropping-particle":"","parse-names":false,"suffix":""},{"dropping-particle":"","family":"Konvičková","given":"Hana","non-dropping-particle":"","parse-names":false,"suffix":""},{"dropping-particle":"","family":"Brown","given":"Joel J.","non-dropping-particle":"","parse-names":false,"suffix":""},{"dropping-particle":"","family":"Lue","given":"Chia-Hua","non-dropping-particle":"","parse-names":false,"suffix":""},{"dropping-particle":"","family":"Schiffer","given":"Michele","non-dropping-particle":"","parse-names":false,"suffix":""},{"dropping-particle":"","family":"O'Brien","given":"Eleanor K.","non-dropping-particle":"","parse-names":false,"suffix":""},{"dropping-particle":"","family":"Bridle","given":"Jon","non-dropping-particle":"","parse-names":false,"suffix":""},{"dropping-particle":"","family":"Hrček","given":"Jan","non-dropping-particle":"","parse-names":false,"suffix":""},{"dropping-particle":"","family":"Lewis","given":"Owen T.","non-dropping-particle":"","parse-names":false,"suffix":""}],"container-title":"bioRxiv","id":"ITEM-1","issued":{"date-parts":[["2020","7","22"]]},"page":"1-16 https://doi.org/10.1101/2020.07.21.213678","publisher":"Cold Spring Harbor Laboratory","title":"Molecular analyses reveal consistent food web structure with elevation in rainforest Drosophila - parasitoid communities","type":"article-journal"},"uris":["http://www.mendeley.com/documents/?uuid=ccf8552a-e26d-3337-b032-cb1b4af3dfd0"]}],"mendeley":{"formattedCitation":"(Jeffs et al. 2020)","manualFormatting":"Jeffs et al. 2020","plainTextFormattedCitation":"(Jeffs et al. 2020)","previouslyFormattedCitation":"(Jeffs et al. 2020)"},"properties":{"noteIndex":0},"schema":"https://github.com/citation-style-language/schema/raw/master/csl-citation.json"}</w:instrText>
      </w:r>
      <w:r w:rsidR="00B52035" w:rsidRPr="007F05C5">
        <w:rPr>
          <w:rFonts w:ascii="Arial" w:hAnsi="Arial" w:cs="Arial"/>
        </w:rPr>
        <w:fldChar w:fldCharType="separate"/>
      </w:r>
      <w:r w:rsidR="00B52035" w:rsidRPr="007F05C5">
        <w:rPr>
          <w:rFonts w:ascii="Arial" w:hAnsi="Arial" w:cs="Arial"/>
          <w:noProof/>
        </w:rPr>
        <w:t>Jeffs et al. 2020</w:t>
      </w:r>
      <w:r w:rsidR="00B52035" w:rsidRPr="007F05C5">
        <w:rPr>
          <w:rFonts w:ascii="Arial" w:hAnsi="Arial" w:cs="Arial"/>
        </w:rPr>
        <w:fldChar w:fldCharType="end"/>
      </w:r>
      <w:r w:rsidR="00C64D3E">
        <w:rPr>
          <w:rFonts w:ascii="Arial" w:hAnsi="Arial" w:cs="Arial"/>
        </w:rPr>
        <w:t>)</w:t>
      </w:r>
      <w:r w:rsidR="00B52035" w:rsidRPr="007F05C5">
        <w:rPr>
          <w:rFonts w:ascii="Arial" w:hAnsi="Arial" w:cs="Arial"/>
        </w:rPr>
        <w:t>.</w:t>
      </w:r>
      <w:r w:rsidR="00C52B1B" w:rsidRPr="007F05C5">
        <w:rPr>
          <w:rFonts w:ascii="Arial" w:hAnsi="Arial" w:cs="Arial"/>
        </w:rPr>
        <w:t xml:space="preserve"> </w:t>
      </w:r>
      <w:r w:rsidR="00C23C9E" w:rsidRPr="007F05C5">
        <w:rPr>
          <w:rFonts w:ascii="Arial" w:hAnsi="Arial" w:cs="Arial"/>
        </w:rPr>
        <w:t>Relative abundance w</w:t>
      </w:r>
      <w:r w:rsidR="00C07A21" w:rsidRPr="007F05C5">
        <w:rPr>
          <w:rFonts w:ascii="Arial" w:hAnsi="Arial" w:cs="Arial"/>
        </w:rPr>
        <w:t>as</w:t>
      </w:r>
      <w:r w:rsidR="00C23C9E" w:rsidRPr="007F05C5">
        <w:rPr>
          <w:rFonts w:ascii="Arial" w:hAnsi="Arial" w:cs="Arial"/>
        </w:rPr>
        <w:t xml:space="preserve"> surveyed for three sites</w:t>
      </w:r>
      <w:r>
        <w:rPr>
          <w:rFonts w:ascii="Arial" w:hAnsi="Arial" w:cs="Arial"/>
        </w:rPr>
        <w:t xml:space="preserve"> at elevation of 70m, 350-390m, and 730-880m</w:t>
      </w:r>
      <w:r w:rsidR="00C23C9E" w:rsidRPr="007F05C5">
        <w:rPr>
          <w:rFonts w:ascii="Arial" w:hAnsi="Arial" w:cs="Arial"/>
        </w:rPr>
        <w:t xml:space="preserve"> </w:t>
      </w:r>
      <w:r>
        <w:rPr>
          <w:rFonts w:ascii="Arial" w:eastAsia="Calibri" w:hAnsi="Arial" w:cs="Arial"/>
        </w:rPr>
        <w:t>on the</w:t>
      </w:r>
      <w:r w:rsidR="00F95569" w:rsidRPr="007F05C5">
        <w:rPr>
          <w:rFonts w:ascii="Arial" w:eastAsia="Calibri" w:hAnsi="Arial" w:cs="Arial"/>
        </w:rPr>
        <w:t xml:space="preserve"> two</w:t>
      </w:r>
      <w:r w:rsidR="0018727E" w:rsidRPr="007F05C5">
        <w:rPr>
          <w:rFonts w:ascii="Arial" w:eastAsia="Calibri" w:hAnsi="Arial" w:cs="Arial"/>
        </w:rPr>
        <w:t xml:space="preserve"> mountain</w:t>
      </w:r>
      <w:r>
        <w:rPr>
          <w:rFonts w:ascii="Arial" w:eastAsia="Calibri" w:hAnsi="Arial" w:cs="Arial"/>
        </w:rPr>
        <w:t xml:space="preserve"> ranges</w:t>
      </w:r>
      <w:r w:rsidR="003B6A4E" w:rsidRPr="007F05C5">
        <w:rPr>
          <w:rFonts w:ascii="Arial" w:eastAsia="Calibri" w:hAnsi="Arial" w:cs="Arial"/>
        </w:rPr>
        <w:t>.</w:t>
      </w:r>
      <w:r w:rsidR="00F95569" w:rsidRPr="007F05C5">
        <w:rPr>
          <w:rFonts w:ascii="Arial" w:eastAsia="Calibri" w:hAnsi="Arial" w:cs="Arial"/>
        </w:rPr>
        <w:t xml:space="preserve"> </w:t>
      </w:r>
      <w:r w:rsidR="00D20FB2">
        <w:rPr>
          <w:rFonts w:ascii="Arial" w:eastAsia="Calibri" w:hAnsi="Arial" w:cs="Arial"/>
        </w:rPr>
        <w:t xml:space="preserve">In total, </w:t>
      </w:r>
      <w:r w:rsidR="00846411" w:rsidRPr="007F05C5">
        <w:rPr>
          <w:rFonts w:ascii="Arial" w:eastAsia="Calibri" w:hAnsi="Arial" w:cs="Arial"/>
        </w:rPr>
        <w:t>182 pupae were sampled at each site</w:t>
      </w:r>
      <w:r w:rsidR="00D20FB2">
        <w:rPr>
          <w:rFonts w:ascii="Arial" w:eastAsia="Calibri" w:hAnsi="Arial" w:cs="Arial"/>
        </w:rPr>
        <w:t xml:space="preserve"> and</w:t>
      </w:r>
      <w:r w:rsidR="00343F57" w:rsidRPr="007F05C5">
        <w:rPr>
          <w:rFonts w:ascii="Arial" w:eastAsia="Calibri" w:hAnsi="Arial" w:cs="Arial"/>
        </w:rPr>
        <w:t xml:space="preserve"> </w:t>
      </w:r>
      <w:r w:rsidR="00846411" w:rsidRPr="007F05C5">
        <w:rPr>
          <w:rFonts w:ascii="Arial" w:eastAsia="Calibri" w:hAnsi="Arial" w:cs="Arial"/>
        </w:rPr>
        <w:t>7</w:t>
      </w:r>
      <w:r w:rsidR="00155DA6" w:rsidRPr="007F05C5">
        <w:rPr>
          <w:rFonts w:ascii="Arial" w:eastAsia="Calibri" w:hAnsi="Arial" w:cs="Arial"/>
        </w:rPr>
        <w:t>16</w:t>
      </w:r>
      <w:r w:rsidR="00343F57" w:rsidRPr="007F05C5">
        <w:rPr>
          <w:rFonts w:ascii="Arial" w:eastAsia="Calibri" w:hAnsi="Arial" w:cs="Arial"/>
        </w:rPr>
        <w:t xml:space="preserve"> pupae were successfully identified to species by DNA metabarcoding</w:t>
      </w:r>
      <w:r w:rsidR="00130E74" w:rsidRPr="007F05C5">
        <w:rPr>
          <w:rFonts w:ascii="Arial" w:eastAsia="Calibri" w:hAnsi="Arial" w:cs="Arial"/>
        </w:rPr>
        <w:t xml:space="preserve"> </w:t>
      </w:r>
      <w:r w:rsidR="00130E74" w:rsidRPr="007F05C5">
        <w:rPr>
          <w:rFonts w:ascii="Arial" w:eastAsia="Calibri" w:hAnsi="Arial" w:cs="Arial"/>
        </w:rPr>
        <w:fldChar w:fldCharType="begin" w:fldLock="1"/>
      </w:r>
      <w:r w:rsidR="00E13FED" w:rsidRPr="007F05C5">
        <w:rPr>
          <w:rFonts w:ascii="Arial" w:eastAsia="Calibri" w:hAnsi="Arial" w:cs="Arial"/>
        </w:rPr>
        <w:instrText>ADDIN CSL_CITATION {"citationItems":[{"id":"ITEM-1","itemData":{"DOI":"https://doi.org/10.1101/2020.07.21.213678","ISBN":"0000000307116","abstract":"The analysis of interaction networks across spatial environmental gradients is a powerful approach to investigate the responses of communities to global change. Using a combination of DNA metabarcoding and traditional molecular methods we built bipartite Drosophila -parasitoid food webs from six Australian rainforest sites across gradients spanning 850 m in elevation and 5° Celsius in mean temperature. Our cost-effective hierarchical approach to network reconstruction separated the determination of host frequencies from the detection and quantification of interactions. The food webs comprised 5-9 host and 5-11 parasitoid species at each site, and showed a lower incidence of parasitism at high elevation. Despite considerable turnover in the relative abundance of host Drosophila species, and contrary to some previous results, fundamental metrics of network structure including nestedness and specialisation did not change significantly with elevation. Advances in community ecology depend on data from a combination of methodological approaches. It is therefore especially valuable to develop model study systems for sets of closely-interacting species that are diverse enough to be representative, yet still amenable to field and laboratory experiments. ### Competing Interest Statement The authors have declared no competing interest.","author":[{"dropping-particle":"","family":"Jeffs","given":"Christopher T.","non-dropping-particle":"","parse-names":false,"suffix":""},{"dropping-particle":"","family":"Terry","given":"J. Christopher D.","non-dropping-particle":"","parse-names":false,"suffix":""},{"dropping-particle":"","family":"Higgie","given":"Megan","non-dropping-particle":"","parse-names":false,"suffix":""},{"dropping-particle":"","family":"Jandová","given":"Anna","non-dropping-particle":"","parse-names":false,"suffix":""},{"dropping-particle":"","family":"Konvičková","given":"Hana","non-dropping-particle":"","parse-names":false,"suffix":""},{"dropping-particle":"","family":"Brown","given":"Joel J.","non-dropping-particle":"","parse-names":false,"suffix":""},{"dropping-particle":"","family":"Lue","given":"Chia-Hua","non-dropping-particle":"","parse-names":false,"suffix":""},{"dropping-particle":"","family":"Schiffer","given":"Michele","non-dropping-particle":"","parse-names":false,"suffix":""},{"dropping-particle":"","family":"O'Brien","given":"Eleanor K.","non-dropping-particle":"","parse-names":false,"suffix":""},{"dropping-particle":"","family":"Bridle","given":"Jon","non-dropping-particle":"","parse-names":false,"suffix":""},{"dropping-particle":"","family":"Hrček","given":"Jan","non-dropping-particle":"","parse-names":false,"suffix":""},{"dropping-particle":"","family":"Lewis","given":"Owen T.","non-dropping-particle":"","parse-names":false,"suffix":""}],"container-title":"bioRxiv","id":"ITEM-1","issued":{"date-parts":[["2020","7","22"]]},"page":"1-16 https://doi.org/10.1101/2020.07.21.213678","publisher":"Cold Spring Harbor Laboratory","title":"Molecular analyses reveal consistent food web structure with elevation in rainforest Drosophila - parasitoid communities","type":"article-journal"},"uris":["http://www.mendeley.com/documents/?uuid=ccf8552a-e26d-3337-b032-cb1b4af3dfd0"]}],"mendeley":{"formattedCitation":"(Jeffs et al. 2020)","plainTextFormattedCitation":"(Jeffs et al. 2020)","previouslyFormattedCitation":"(Jeffs et al. 2020)"},"properties":{"noteIndex":0},"schema":"https://github.com/citation-style-language/schema/raw/master/csl-citation.json"}</w:instrText>
      </w:r>
      <w:r w:rsidR="00130E74" w:rsidRPr="007F05C5">
        <w:rPr>
          <w:rFonts w:ascii="Arial" w:eastAsia="Calibri" w:hAnsi="Arial" w:cs="Arial"/>
        </w:rPr>
        <w:fldChar w:fldCharType="separate"/>
      </w:r>
      <w:r w:rsidR="00130E74" w:rsidRPr="007F05C5">
        <w:rPr>
          <w:rFonts w:ascii="Arial" w:eastAsia="Calibri" w:hAnsi="Arial" w:cs="Arial"/>
          <w:noProof/>
        </w:rPr>
        <w:t>(Jeffs et al. 2020)</w:t>
      </w:r>
      <w:r w:rsidR="00130E74" w:rsidRPr="007F05C5">
        <w:rPr>
          <w:rFonts w:ascii="Arial" w:eastAsia="Calibri" w:hAnsi="Arial" w:cs="Arial"/>
        </w:rPr>
        <w:fldChar w:fldCharType="end"/>
      </w:r>
      <w:r w:rsidR="00130E74" w:rsidRPr="007F05C5">
        <w:rPr>
          <w:rFonts w:ascii="Arial" w:eastAsia="Calibri" w:hAnsi="Arial" w:cs="Arial"/>
        </w:rPr>
        <w:t>,</w:t>
      </w:r>
      <w:r w:rsidR="00F95569" w:rsidRPr="007F05C5">
        <w:rPr>
          <w:rFonts w:ascii="Arial" w:eastAsia="Calibri" w:hAnsi="Arial" w:cs="Arial"/>
        </w:rPr>
        <w:t xml:space="preserve"> with 86 – 13</w:t>
      </w:r>
      <w:r w:rsidR="003767C1" w:rsidRPr="007F05C5">
        <w:rPr>
          <w:rFonts w:ascii="Arial" w:eastAsia="Calibri" w:hAnsi="Arial" w:cs="Arial"/>
        </w:rPr>
        <w:t>4</w:t>
      </w:r>
      <w:r w:rsidR="00F95569" w:rsidRPr="007F05C5">
        <w:rPr>
          <w:rFonts w:ascii="Arial" w:eastAsia="Calibri" w:hAnsi="Arial" w:cs="Arial"/>
        </w:rPr>
        <w:t xml:space="preserve"> pupae </w:t>
      </w:r>
      <w:r w:rsidR="00374003" w:rsidRPr="007F05C5">
        <w:rPr>
          <w:rFonts w:ascii="Arial" w:eastAsia="Calibri" w:hAnsi="Arial" w:cs="Arial"/>
        </w:rPr>
        <w:t xml:space="preserve">at </w:t>
      </w:r>
      <w:r w:rsidR="00F95569" w:rsidRPr="007F05C5">
        <w:rPr>
          <w:rFonts w:ascii="Arial" w:eastAsia="Calibri" w:hAnsi="Arial" w:cs="Arial"/>
        </w:rPr>
        <w:t>each site.</w:t>
      </w:r>
      <w:r w:rsidR="00343F57" w:rsidRPr="007F05C5">
        <w:rPr>
          <w:rFonts w:ascii="Arial" w:eastAsia="Calibri" w:hAnsi="Arial" w:cs="Arial"/>
        </w:rPr>
        <w:t xml:space="preserve"> </w:t>
      </w:r>
      <w:r w:rsidR="00D20FB2" w:rsidRPr="00CE575D">
        <w:rPr>
          <w:rFonts w:ascii="Arial" w:hAnsi="Arial" w:cs="Arial"/>
          <w:i/>
          <w:iCs/>
        </w:rPr>
        <w:t>Drosophila</w:t>
      </w:r>
      <w:r w:rsidR="004C1022" w:rsidRPr="007F05C5">
        <w:rPr>
          <w:rFonts w:ascii="Arial" w:eastAsia="Calibri" w:hAnsi="Arial" w:cs="Arial"/>
          <w:i/>
          <w:iCs/>
        </w:rPr>
        <w:t xml:space="preserve"> serr</w:t>
      </w:r>
      <w:r w:rsidR="00C837DC" w:rsidRPr="007F05C5">
        <w:rPr>
          <w:rFonts w:ascii="Arial" w:eastAsia="Calibri" w:hAnsi="Arial" w:cs="Arial"/>
          <w:i/>
          <w:iCs/>
        </w:rPr>
        <w:t>a</w:t>
      </w:r>
      <w:r w:rsidR="004C1022" w:rsidRPr="007F05C5">
        <w:rPr>
          <w:rFonts w:ascii="Arial" w:eastAsia="Calibri" w:hAnsi="Arial" w:cs="Arial"/>
          <w:i/>
          <w:iCs/>
        </w:rPr>
        <w:t>ta</w:t>
      </w:r>
      <w:r w:rsidR="00C837DC" w:rsidRPr="007F05C5">
        <w:rPr>
          <w:rFonts w:ascii="Arial" w:eastAsia="Calibri" w:hAnsi="Arial" w:cs="Arial"/>
        </w:rPr>
        <w:t xml:space="preserve"> (</w:t>
      </w:r>
      <w:r w:rsidR="00443DB9" w:rsidRPr="007F05C5">
        <w:rPr>
          <w:rFonts w:ascii="Arial" w:eastAsia="Calibri" w:hAnsi="Arial" w:cs="Arial"/>
        </w:rPr>
        <w:t>1</w:t>
      </w:r>
      <w:r w:rsidR="00367968" w:rsidRPr="007F05C5">
        <w:rPr>
          <w:rFonts w:ascii="Arial" w:eastAsia="Calibri" w:hAnsi="Arial" w:cs="Arial"/>
        </w:rPr>
        <w:t xml:space="preserve"> </w:t>
      </w:r>
      <w:r w:rsidR="007E3B0A" w:rsidRPr="007F05C5">
        <w:rPr>
          <w:rFonts w:ascii="Arial" w:eastAsia="Calibri" w:hAnsi="Arial" w:cs="Arial"/>
        </w:rPr>
        <w:t>individual</w:t>
      </w:r>
      <w:r w:rsidR="00C837DC" w:rsidRPr="007F05C5">
        <w:rPr>
          <w:rFonts w:ascii="Arial" w:eastAsia="Calibri" w:hAnsi="Arial" w:cs="Arial"/>
        </w:rPr>
        <w:t xml:space="preserve">) and </w:t>
      </w:r>
      <w:r w:rsidR="00C837DC" w:rsidRPr="007F05C5">
        <w:rPr>
          <w:rFonts w:ascii="Arial" w:eastAsia="Calibri" w:hAnsi="Arial" w:cs="Arial"/>
          <w:i/>
          <w:iCs/>
        </w:rPr>
        <w:t xml:space="preserve">D. </w:t>
      </w:r>
      <w:proofErr w:type="spellStart"/>
      <w:r w:rsidR="00C837DC" w:rsidRPr="007F05C5">
        <w:rPr>
          <w:rFonts w:ascii="Arial" w:eastAsia="Calibri" w:hAnsi="Arial" w:cs="Arial"/>
          <w:i/>
          <w:iCs/>
        </w:rPr>
        <w:t>immigrans</w:t>
      </w:r>
      <w:proofErr w:type="spellEnd"/>
      <w:r w:rsidR="00443DB9" w:rsidRPr="007F05C5">
        <w:rPr>
          <w:rFonts w:ascii="Arial" w:eastAsia="Calibri" w:hAnsi="Arial" w:cs="Arial"/>
        </w:rPr>
        <w:t xml:space="preserve"> (</w:t>
      </w:r>
      <w:r w:rsidR="00155DA6" w:rsidRPr="007F05C5">
        <w:rPr>
          <w:rFonts w:ascii="Arial" w:eastAsia="Calibri" w:hAnsi="Arial" w:cs="Arial"/>
        </w:rPr>
        <w:t>4</w:t>
      </w:r>
      <w:r w:rsidR="00367968" w:rsidRPr="007F05C5">
        <w:rPr>
          <w:rFonts w:ascii="Arial" w:eastAsia="Calibri" w:hAnsi="Arial" w:cs="Arial"/>
        </w:rPr>
        <w:t xml:space="preserve"> </w:t>
      </w:r>
      <w:r w:rsidR="007E3B0A" w:rsidRPr="007F05C5">
        <w:rPr>
          <w:rFonts w:ascii="Arial" w:eastAsia="Calibri" w:hAnsi="Arial" w:cs="Arial"/>
        </w:rPr>
        <w:t>individuals</w:t>
      </w:r>
      <w:r w:rsidR="00443DB9" w:rsidRPr="007F05C5">
        <w:rPr>
          <w:rFonts w:ascii="Arial" w:eastAsia="Calibri" w:hAnsi="Arial" w:cs="Arial"/>
        </w:rPr>
        <w:t>)</w:t>
      </w:r>
      <w:r w:rsidR="00C837DC" w:rsidRPr="007F05C5">
        <w:rPr>
          <w:rFonts w:ascii="Arial" w:eastAsia="Calibri" w:hAnsi="Arial" w:cs="Arial"/>
        </w:rPr>
        <w:t xml:space="preserve"> were excluded from the distribution analysis due to</w:t>
      </w:r>
      <w:r w:rsidR="00443DB9" w:rsidRPr="007F05C5">
        <w:rPr>
          <w:rFonts w:ascii="Arial" w:eastAsia="Calibri" w:hAnsi="Arial" w:cs="Arial"/>
        </w:rPr>
        <w:t xml:space="preserve"> </w:t>
      </w:r>
      <w:r w:rsidR="00374003" w:rsidRPr="007F05C5">
        <w:rPr>
          <w:rFonts w:ascii="Arial" w:eastAsia="Calibri" w:hAnsi="Arial" w:cs="Arial"/>
        </w:rPr>
        <w:t xml:space="preserve">infrequent </w:t>
      </w:r>
      <w:r w:rsidR="00C837DC" w:rsidRPr="007F05C5">
        <w:rPr>
          <w:rFonts w:ascii="Arial" w:eastAsia="Calibri" w:hAnsi="Arial" w:cs="Arial"/>
        </w:rPr>
        <w:t>occu</w:t>
      </w:r>
      <w:r w:rsidR="00E004FF" w:rsidRPr="007F05C5">
        <w:rPr>
          <w:rFonts w:ascii="Arial" w:eastAsia="Calibri" w:hAnsi="Arial" w:cs="Arial"/>
        </w:rPr>
        <w:t>r</w:t>
      </w:r>
      <w:r w:rsidR="00C837DC" w:rsidRPr="007F05C5">
        <w:rPr>
          <w:rFonts w:ascii="Arial" w:eastAsia="Calibri" w:hAnsi="Arial" w:cs="Arial"/>
        </w:rPr>
        <w:t>r</w:t>
      </w:r>
      <w:r w:rsidR="00E004FF" w:rsidRPr="007F05C5">
        <w:rPr>
          <w:rFonts w:ascii="Arial" w:eastAsia="Calibri" w:hAnsi="Arial" w:cs="Arial"/>
        </w:rPr>
        <w:t>e</w:t>
      </w:r>
      <w:r w:rsidR="00C837DC" w:rsidRPr="007F05C5">
        <w:rPr>
          <w:rFonts w:ascii="Arial" w:eastAsia="Calibri" w:hAnsi="Arial" w:cs="Arial"/>
        </w:rPr>
        <w:t>nce.</w:t>
      </w:r>
    </w:p>
    <w:p w14:paraId="338798EC" w14:textId="5F73644F" w:rsidR="00D24E71" w:rsidRDefault="0059511F" w:rsidP="007C1BC4">
      <w:pPr>
        <w:ind w:firstLine="360"/>
        <w:rPr>
          <w:rFonts w:ascii="Arial" w:hAnsi="Arial" w:cs="Arial"/>
          <w:lang w:val="en-US"/>
        </w:rPr>
      </w:pPr>
      <w:commentRangeStart w:id="17"/>
      <w:r w:rsidRPr="007F05C5">
        <w:rPr>
          <w:rFonts w:ascii="Arial" w:hAnsi="Arial" w:cs="Arial"/>
          <w:i/>
          <w:iCs/>
          <w:lang w:val="en-US"/>
        </w:rPr>
        <w:t>Distribution</w:t>
      </w:r>
      <w:r>
        <w:rPr>
          <w:rFonts w:ascii="Arial" w:hAnsi="Arial" w:cs="Arial"/>
          <w:i/>
          <w:iCs/>
          <w:lang w:val="en-US"/>
        </w:rPr>
        <w:t xml:space="preserve"> analysis</w:t>
      </w:r>
      <w:r w:rsidRPr="007F05C5">
        <w:rPr>
          <w:rFonts w:ascii="Arial" w:hAnsi="Arial" w:cs="Arial"/>
          <w:lang w:val="en-US"/>
        </w:rPr>
        <w:t xml:space="preserve">. </w:t>
      </w:r>
      <w:commentRangeEnd w:id="17"/>
      <w:r w:rsidR="009934D2">
        <w:rPr>
          <w:rStyle w:val="CommentReference"/>
          <w:rFonts w:asciiTheme="minorHAnsi" w:eastAsiaTheme="minorHAnsi" w:hAnsiTheme="minorHAnsi" w:cstheme="minorBidi"/>
          <w:lang w:eastAsia="en-US"/>
        </w:rPr>
        <w:commentReference w:id="17"/>
      </w:r>
      <w:r w:rsidRPr="007F05C5">
        <w:rPr>
          <w:rFonts w:ascii="Arial" w:hAnsi="Arial" w:cs="Arial"/>
          <w:lang w:val="en-US"/>
        </w:rPr>
        <w:t xml:space="preserve">To calculate the abundance-weighted </w:t>
      </w:r>
      <w:r w:rsidR="001F08FD">
        <w:rPr>
          <w:rFonts w:ascii="Arial" w:hAnsi="Arial" w:cs="Arial"/>
          <w:lang w:val="en-US"/>
        </w:rPr>
        <w:t>mean</w:t>
      </w:r>
      <w:r w:rsidRPr="007F05C5">
        <w:rPr>
          <w:rFonts w:ascii="Arial" w:hAnsi="Arial" w:cs="Arial"/>
          <w:lang w:val="en-US"/>
        </w:rPr>
        <w:t xml:space="preserve"> </w:t>
      </w:r>
      <w:r>
        <w:rPr>
          <w:rFonts w:ascii="Arial" w:hAnsi="Arial" w:cs="Arial"/>
          <w:lang w:val="en-US"/>
        </w:rPr>
        <w:t>elevation</w:t>
      </w:r>
      <w:r w:rsidRPr="007F05C5">
        <w:rPr>
          <w:rFonts w:ascii="Arial" w:hAnsi="Arial" w:cs="Arial"/>
          <w:lang w:val="en-US"/>
        </w:rPr>
        <w:t xml:space="preserve"> (</w:t>
      </w:r>
      <w:proofErr w:type="spellStart"/>
      <w:r w:rsidRPr="007F05C5">
        <w:rPr>
          <w:rFonts w:ascii="Arial" w:hAnsi="Arial" w:cs="Arial"/>
          <w:lang w:val="en-US"/>
        </w:rPr>
        <w:t>hIndex</w:t>
      </w:r>
      <w:proofErr w:type="spellEnd"/>
      <w:r w:rsidRPr="007F05C5">
        <w:rPr>
          <w:rFonts w:ascii="Arial" w:hAnsi="Arial" w:cs="Arial"/>
          <w:lang w:val="en-US"/>
        </w:rPr>
        <w:t>) of distribution, the location of each sample was assigned</w:t>
      </w:r>
      <w:r>
        <w:rPr>
          <w:rFonts w:ascii="Arial" w:hAnsi="Arial" w:cs="Arial"/>
          <w:lang w:val="en-US"/>
        </w:rPr>
        <w:t xml:space="preserve"> values of</w:t>
      </w:r>
      <w:r w:rsidRPr="007F05C5">
        <w:rPr>
          <w:rFonts w:ascii="Arial" w:hAnsi="Arial" w:cs="Arial"/>
          <w:lang w:val="en-US"/>
        </w:rPr>
        <w:t xml:space="preserve"> 0, 0.5, and 1 if it was collected at low-, middle- and high-</w:t>
      </w:r>
      <w:r>
        <w:rPr>
          <w:rFonts w:ascii="Arial" w:hAnsi="Arial" w:cs="Arial"/>
          <w:lang w:val="en-US"/>
        </w:rPr>
        <w:t>elevation</w:t>
      </w:r>
      <w:r w:rsidRPr="007F05C5">
        <w:rPr>
          <w:rFonts w:ascii="Arial" w:hAnsi="Arial" w:cs="Arial"/>
          <w:lang w:val="en-US"/>
        </w:rPr>
        <w:t xml:space="preserve"> sites</w:t>
      </w:r>
      <w:r>
        <w:rPr>
          <w:rFonts w:ascii="Arial" w:hAnsi="Arial" w:cs="Arial"/>
          <w:lang w:val="en-US"/>
        </w:rPr>
        <w:t>, respectively</w:t>
      </w:r>
      <w:r w:rsidRPr="007F05C5">
        <w:rPr>
          <w:rFonts w:ascii="Arial" w:hAnsi="Arial" w:cs="Arial"/>
          <w:lang w:val="en-US"/>
        </w:rPr>
        <w:t xml:space="preserve">. In addition, intra-specific abundance patterns were assessed by logistic regression of </w:t>
      </w:r>
      <w:r w:rsidR="001F08FD">
        <w:rPr>
          <w:rFonts w:ascii="Arial" w:hAnsi="Arial" w:cs="Arial"/>
          <w:lang w:val="en-US"/>
        </w:rPr>
        <w:t>occurrence</w:t>
      </w:r>
      <w:r w:rsidRPr="007F05C5">
        <w:rPr>
          <w:rFonts w:ascii="Arial" w:hAnsi="Arial" w:cs="Arial"/>
          <w:lang w:val="en-US"/>
        </w:rPr>
        <w:t xml:space="preserve"> with </w:t>
      </w:r>
      <w:r>
        <w:rPr>
          <w:rFonts w:ascii="Arial" w:hAnsi="Arial" w:cs="Arial"/>
          <w:lang w:val="en-US"/>
        </w:rPr>
        <w:t>elevation</w:t>
      </w:r>
      <w:r w:rsidRPr="007F05C5">
        <w:rPr>
          <w:rFonts w:ascii="Arial" w:hAnsi="Arial" w:cs="Arial"/>
          <w:lang w:val="en-US"/>
        </w:rPr>
        <w:t>. For each species, pupal identity was labeled as 1 if the pupa was identified as the focal species and 0 if it was identified as any other species. The</w:t>
      </w:r>
      <w:r w:rsidR="00D24E71">
        <w:rPr>
          <w:rFonts w:ascii="Arial" w:hAnsi="Arial" w:cs="Arial"/>
          <w:lang w:val="en-US"/>
        </w:rPr>
        <w:t xml:space="preserve">ir </w:t>
      </w:r>
      <w:commentRangeStart w:id="18"/>
      <w:r w:rsidR="00D24E71">
        <w:rPr>
          <w:rFonts w:ascii="Arial" w:hAnsi="Arial" w:cs="Arial"/>
          <w:lang w:val="en-US"/>
        </w:rPr>
        <w:t xml:space="preserve">occurrences </w:t>
      </w:r>
      <w:commentRangeEnd w:id="18"/>
      <w:r w:rsidR="009934D2">
        <w:rPr>
          <w:rStyle w:val="CommentReference"/>
          <w:rFonts w:asciiTheme="minorHAnsi" w:eastAsiaTheme="minorHAnsi" w:hAnsiTheme="minorHAnsi" w:cstheme="minorBidi"/>
          <w:lang w:eastAsia="en-US"/>
        </w:rPr>
        <w:commentReference w:id="18"/>
      </w:r>
      <w:r w:rsidRPr="007F05C5">
        <w:rPr>
          <w:rFonts w:ascii="Arial" w:hAnsi="Arial" w:cs="Arial"/>
          <w:lang w:val="en-US"/>
        </w:rPr>
        <w:t>w</w:t>
      </w:r>
      <w:r w:rsidR="00D24E71">
        <w:rPr>
          <w:rFonts w:ascii="Arial" w:hAnsi="Arial" w:cs="Arial"/>
          <w:lang w:val="en-US"/>
        </w:rPr>
        <w:t>ere</w:t>
      </w:r>
      <w:r w:rsidRPr="007F05C5">
        <w:rPr>
          <w:rFonts w:ascii="Arial" w:hAnsi="Arial" w:cs="Arial"/>
          <w:lang w:val="en-US"/>
        </w:rPr>
        <w:t xml:space="preserve"> fitted against </w:t>
      </w:r>
      <w:r>
        <w:rPr>
          <w:rFonts w:ascii="Arial" w:hAnsi="Arial" w:cs="Arial"/>
          <w:lang w:val="en-US"/>
        </w:rPr>
        <w:t>elevation</w:t>
      </w:r>
      <w:r w:rsidRPr="007F05C5">
        <w:rPr>
          <w:rFonts w:ascii="Arial" w:hAnsi="Arial" w:cs="Arial"/>
          <w:lang w:val="en-US"/>
        </w:rPr>
        <w:t xml:space="preserve"> as </w:t>
      </w:r>
      <w:r>
        <w:rPr>
          <w:rFonts w:ascii="Arial" w:hAnsi="Arial" w:cs="Arial"/>
          <w:lang w:val="en-US"/>
        </w:rPr>
        <w:t>a</w:t>
      </w:r>
      <w:r w:rsidRPr="007F05C5">
        <w:rPr>
          <w:rFonts w:ascii="Arial" w:hAnsi="Arial" w:cs="Arial"/>
          <w:lang w:val="en-US"/>
        </w:rPr>
        <w:t xml:space="preserve"> fixed effect and the </w:t>
      </w:r>
      <w:commentRangeStart w:id="19"/>
      <w:r w:rsidRPr="007F05C5">
        <w:rPr>
          <w:rFonts w:ascii="Arial" w:hAnsi="Arial" w:cs="Arial"/>
          <w:lang w:val="en-US"/>
        </w:rPr>
        <w:t xml:space="preserve">transect as </w:t>
      </w:r>
      <w:r>
        <w:rPr>
          <w:rFonts w:ascii="Arial" w:hAnsi="Arial" w:cs="Arial"/>
          <w:lang w:val="en-US"/>
        </w:rPr>
        <w:t>a</w:t>
      </w:r>
      <w:r w:rsidRPr="007F05C5">
        <w:rPr>
          <w:rFonts w:ascii="Arial" w:hAnsi="Arial" w:cs="Arial"/>
          <w:lang w:val="en-US"/>
        </w:rPr>
        <w:t xml:space="preserve"> random effect </w:t>
      </w:r>
      <w:commentRangeEnd w:id="19"/>
      <w:r w:rsidR="00B957BC">
        <w:rPr>
          <w:rStyle w:val="CommentReference"/>
          <w:rFonts w:asciiTheme="minorHAnsi" w:eastAsiaTheme="minorHAnsi" w:hAnsiTheme="minorHAnsi" w:cstheme="minorBidi"/>
          <w:lang w:eastAsia="en-US"/>
        </w:rPr>
        <w:commentReference w:id="19"/>
      </w:r>
      <w:r w:rsidRPr="007F05C5">
        <w:rPr>
          <w:rFonts w:ascii="Arial" w:hAnsi="Arial" w:cs="Arial"/>
          <w:lang w:val="en-US"/>
        </w:rPr>
        <w:t xml:space="preserve">in </w:t>
      </w:r>
      <w:r>
        <w:rPr>
          <w:rFonts w:ascii="Arial" w:hAnsi="Arial" w:cs="Arial"/>
          <w:lang w:val="en-US"/>
        </w:rPr>
        <w:t xml:space="preserve">a </w:t>
      </w:r>
      <w:r w:rsidRPr="007F05C5">
        <w:rPr>
          <w:rFonts w:ascii="Arial" w:hAnsi="Arial" w:cs="Arial"/>
          <w:lang w:val="en-US"/>
        </w:rPr>
        <w:t xml:space="preserve">generalized linear mix-effect model (varying intercept, varying slope) using the </w:t>
      </w:r>
      <w:proofErr w:type="spellStart"/>
      <w:r w:rsidRPr="007F05C5">
        <w:rPr>
          <w:rFonts w:ascii="Arial" w:hAnsi="Arial" w:cs="Arial"/>
          <w:i/>
          <w:iCs/>
          <w:lang w:val="en-US"/>
        </w:rPr>
        <w:t>lmer</w:t>
      </w:r>
      <w:proofErr w:type="spellEnd"/>
      <w:r w:rsidRPr="007F05C5">
        <w:rPr>
          <w:rFonts w:ascii="Arial" w:hAnsi="Arial" w:cs="Arial"/>
          <w:i/>
          <w:iCs/>
          <w:lang w:val="en-US"/>
        </w:rPr>
        <w:t xml:space="preserve"> </w:t>
      </w:r>
      <w:r w:rsidRPr="007F05C5">
        <w:rPr>
          <w:rFonts w:ascii="Arial" w:hAnsi="Arial" w:cs="Arial"/>
          <w:lang w:val="en-US"/>
        </w:rPr>
        <w:t>package</w:t>
      </w:r>
      <w:r w:rsidR="009615E1">
        <w:rPr>
          <w:rFonts w:ascii="Arial" w:hAnsi="Arial" w:cs="Arial"/>
          <w:lang w:val="en-US"/>
        </w:rPr>
        <w:t xml:space="preserve"> (Examples as shown in supplementary figure 1)</w:t>
      </w:r>
      <w:r w:rsidRPr="007F05C5">
        <w:rPr>
          <w:rFonts w:ascii="Arial" w:hAnsi="Arial" w:cs="Arial"/>
          <w:lang w:val="en-US"/>
        </w:rPr>
        <w:t>.</w:t>
      </w:r>
      <w:r w:rsidR="00D24E71">
        <w:rPr>
          <w:rFonts w:ascii="Arial" w:hAnsi="Arial" w:cs="Arial"/>
          <w:lang w:val="en-US"/>
        </w:rPr>
        <w:t xml:space="preserve"> </w:t>
      </w:r>
      <w:commentRangeStart w:id="20"/>
      <w:r w:rsidR="00D24E71">
        <w:rPr>
          <w:rFonts w:ascii="Arial" w:hAnsi="Arial" w:cs="Arial"/>
          <w:lang w:val="en-US"/>
        </w:rPr>
        <w:t xml:space="preserve">Spearman’s rank test </w:t>
      </w:r>
      <w:r w:rsidR="001F08FD">
        <w:rPr>
          <w:rFonts w:ascii="Arial" w:hAnsi="Arial" w:cs="Arial"/>
          <w:lang w:val="en-US"/>
        </w:rPr>
        <w:t>suggested</w:t>
      </w:r>
      <w:r w:rsidR="00D24E71">
        <w:rPr>
          <w:rFonts w:ascii="Arial" w:hAnsi="Arial" w:cs="Arial"/>
          <w:lang w:val="en-US"/>
        </w:rPr>
        <w:t xml:space="preserve"> these two ways of describing distribution were highly correlated</w:t>
      </w:r>
      <w:r w:rsidR="001F08FD">
        <w:rPr>
          <w:rFonts w:ascii="Arial" w:hAnsi="Arial" w:cs="Arial"/>
          <w:lang w:val="en-US"/>
        </w:rPr>
        <w:t xml:space="preserve"> (Figure 1b)</w:t>
      </w:r>
      <w:r w:rsidR="00D24E71">
        <w:rPr>
          <w:rFonts w:ascii="Arial" w:hAnsi="Arial" w:cs="Arial"/>
          <w:lang w:val="en-US"/>
        </w:rPr>
        <w:t xml:space="preserve">. </w:t>
      </w:r>
      <w:commentRangeEnd w:id="20"/>
      <w:r w:rsidR="00576425">
        <w:rPr>
          <w:rStyle w:val="CommentReference"/>
          <w:rFonts w:asciiTheme="minorHAnsi" w:eastAsiaTheme="minorHAnsi" w:hAnsiTheme="minorHAnsi" w:cstheme="minorBidi"/>
          <w:lang w:eastAsia="en-US"/>
        </w:rPr>
        <w:commentReference w:id="20"/>
      </w:r>
      <w:r w:rsidR="00D24E71">
        <w:rPr>
          <w:rFonts w:ascii="Arial" w:hAnsi="Arial" w:cs="Arial"/>
          <w:lang w:val="en-US"/>
        </w:rPr>
        <w:t xml:space="preserve">Thus, </w:t>
      </w:r>
      <w:proofErr w:type="spellStart"/>
      <w:r w:rsidR="00D24E71">
        <w:rPr>
          <w:rFonts w:ascii="Arial" w:hAnsi="Arial" w:cs="Arial"/>
          <w:lang w:val="en-US"/>
        </w:rPr>
        <w:t>hIndexs</w:t>
      </w:r>
      <w:proofErr w:type="spellEnd"/>
      <w:r w:rsidR="00D24E71">
        <w:rPr>
          <w:rFonts w:ascii="Arial" w:hAnsi="Arial" w:cs="Arial"/>
          <w:lang w:val="en-US"/>
        </w:rPr>
        <w:t xml:space="preserve"> were used to represent the distribution patterns in the following analysis, a</w:t>
      </w:r>
      <w:commentRangeStart w:id="21"/>
      <w:r w:rsidR="00D24E71">
        <w:rPr>
          <w:rFonts w:ascii="Arial" w:hAnsi="Arial" w:cs="Arial"/>
          <w:lang w:val="en-US"/>
        </w:rPr>
        <w:t xml:space="preserve">s the confidence intervals of the regression coefficients are </w:t>
      </w:r>
      <w:r w:rsidR="001F08FD">
        <w:rPr>
          <w:rFonts w:ascii="Arial" w:hAnsi="Arial" w:cs="Arial"/>
          <w:lang w:val="en-US"/>
        </w:rPr>
        <w:t xml:space="preserve">highly </w:t>
      </w:r>
      <w:r w:rsidR="00D24E71">
        <w:rPr>
          <w:rFonts w:ascii="Arial" w:hAnsi="Arial" w:cs="Arial"/>
          <w:lang w:val="en-US"/>
        </w:rPr>
        <w:t>variable due to different</w:t>
      </w:r>
      <w:r w:rsidR="001F08FD">
        <w:rPr>
          <w:rFonts w:ascii="Arial" w:hAnsi="Arial" w:cs="Arial"/>
          <w:lang w:val="en-US"/>
        </w:rPr>
        <w:t xml:space="preserve"> number of</w:t>
      </w:r>
      <w:r w:rsidR="00D24E71">
        <w:rPr>
          <w:rFonts w:ascii="Arial" w:hAnsi="Arial" w:cs="Arial"/>
          <w:lang w:val="en-US"/>
        </w:rPr>
        <w:t xml:space="preserve"> present samples of each species.</w:t>
      </w:r>
      <w:commentRangeEnd w:id="21"/>
      <w:r w:rsidR="00576425">
        <w:rPr>
          <w:rStyle w:val="CommentReference"/>
          <w:rFonts w:asciiTheme="minorHAnsi" w:eastAsiaTheme="minorHAnsi" w:hAnsiTheme="minorHAnsi" w:cstheme="minorBidi"/>
          <w:lang w:eastAsia="en-US"/>
        </w:rPr>
        <w:commentReference w:id="21"/>
      </w:r>
    </w:p>
    <w:p w14:paraId="66874023" w14:textId="17CD6039" w:rsidR="0059511F" w:rsidRPr="007F05C5" w:rsidRDefault="0059511F" w:rsidP="001E6D01">
      <w:pPr>
        <w:ind w:firstLine="360"/>
        <w:rPr>
          <w:rFonts w:ascii="Arial" w:hAnsi="Arial" w:cs="Arial"/>
          <w:lang w:val="en-US"/>
        </w:rPr>
      </w:pPr>
      <w:r w:rsidRPr="007F05C5">
        <w:rPr>
          <w:rFonts w:ascii="Arial" w:hAnsi="Arial" w:cs="Arial"/>
          <w:lang w:val="en-US"/>
        </w:rPr>
        <w:lastRenderedPageBreak/>
        <w:t xml:space="preserve">It is important to note that the abundance patterns we focus </w:t>
      </w:r>
      <w:r>
        <w:rPr>
          <w:rFonts w:ascii="Arial" w:hAnsi="Arial" w:cs="Arial"/>
          <w:lang w:val="en-US"/>
        </w:rPr>
        <w:t xml:space="preserve">on </w:t>
      </w:r>
      <w:r w:rsidRPr="007F05C5">
        <w:rPr>
          <w:rFonts w:ascii="Arial" w:hAnsi="Arial" w:cs="Arial"/>
          <w:lang w:val="en-US"/>
        </w:rPr>
        <w:t xml:space="preserve">here is to compare the </w:t>
      </w:r>
      <w:commentRangeStart w:id="22"/>
      <w:r w:rsidRPr="007F05C5">
        <w:rPr>
          <w:rFonts w:ascii="Arial" w:hAnsi="Arial" w:cs="Arial"/>
          <w:lang w:val="en-US"/>
        </w:rPr>
        <w:t xml:space="preserve">abundance </w:t>
      </w:r>
      <w:commentRangeEnd w:id="22"/>
      <w:r w:rsidR="00576425">
        <w:rPr>
          <w:rStyle w:val="CommentReference"/>
          <w:rFonts w:asciiTheme="minorHAnsi" w:eastAsiaTheme="minorHAnsi" w:hAnsiTheme="minorHAnsi" w:cstheme="minorBidi"/>
          <w:lang w:eastAsia="en-US"/>
        </w:rPr>
        <w:commentReference w:id="22"/>
      </w:r>
      <w:r w:rsidRPr="007F05C5">
        <w:rPr>
          <w:rFonts w:ascii="Arial" w:hAnsi="Arial" w:cs="Arial"/>
          <w:lang w:val="en-US"/>
        </w:rPr>
        <w:t xml:space="preserve">of a species with itself along the </w:t>
      </w:r>
      <w:r>
        <w:rPr>
          <w:rFonts w:ascii="Arial" w:hAnsi="Arial" w:cs="Arial"/>
          <w:lang w:val="en-US"/>
        </w:rPr>
        <w:t>elevation</w:t>
      </w:r>
      <w:r w:rsidRPr="007F05C5">
        <w:rPr>
          <w:rFonts w:ascii="Arial" w:hAnsi="Arial" w:cs="Arial"/>
          <w:lang w:val="en-US"/>
        </w:rPr>
        <w:t xml:space="preserve">, rather than to compare the abundance of multiple species </w:t>
      </w:r>
      <w:proofErr w:type="gramStart"/>
      <w:r w:rsidRPr="007F05C5">
        <w:rPr>
          <w:rFonts w:ascii="Arial" w:hAnsi="Arial" w:cs="Arial"/>
          <w:lang w:val="en-US"/>
        </w:rPr>
        <w:t>in a given</w:t>
      </w:r>
      <w:proofErr w:type="gramEnd"/>
      <w:r w:rsidRPr="007F05C5">
        <w:rPr>
          <w:rFonts w:ascii="Arial" w:hAnsi="Arial" w:cs="Arial"/>
          <w:lang w:val="en-US"/>
        </w:rPr>
        <w:t xml:space="preserve"> location. </w:t>
      </w:r>
      <w:r>
        <w:rPr>
          <w:rFonts w:ascii="Arial" w:hAnsi="Arial" w:cs="Arial"/>
          <w:lang w:val="en-US"/>
        </w:rPr>
        <w:t>With</w:t>
      </w:r>
      <w:r w:rsidRPr="007F05C5">
        <w:rPr>
          <w:rFonts w:ascii="Arial" w:hAnsi="Arial" w:cs="Arial"/>
          <w:lang w:val="en-US"/>
        </w:rPr>
        <w:t xml:space="preserve"> this definition, an upland-biased species may have </w:t>
      </w:r>
      <w:r>
        <w:rPr>
          <w:rFonts w:ascii="Arial" w:hAnsi="Arial" w:cs="Arial"/>
          <w:lang w:val="en-US"/>
        </w:rPr>
        <w:t xml:space="preserve">a </w:t>
      </w:r>
      <w:r w:rsidRPr="007F05C5">
        <w:rPr>
          <w:rFonts w:ascii="Arial" w:hAnsi="Arial" w:cs="Arial"/>
          <w:lang w:val="en-US"/>
        </w:rPr>
        <w:t>higher absolute value of population size than the lowland-biased species in the lowland.</w:t>
      </w:r>
    </w:p>
    <w:p w14:paraId="798EB14B" w14:textId="0EA13BC0" w:rsidR="0059511F" w:rsidRDefault="0059511F" w:rsidP="007C1BC4">
      <w:pPr>
        <w:ind w:firstLine="360"/>
        <w:rPr>
          <w:rFonts w:ascii="Arial" w:eastAsia="Calibri" w:hAnsi="Arial" w:cs="Arial"/>
          <w:lang w:val="en-US"/>
        </w:rPr>
      </w:pPr>
    </w:p>
    <w:p w14:paraId="5A7DE35B" w14:textId="0AE1C78B" w:rsidR="00845D80" w:rsidRPr="00893FBB" w:rsidRDefault="00845D80" w:rsidP="007C1BC4">
      <w:pPr>
        <w:pStyle w:val="ListParagraph"/>
        <w:numPr>
          <w:ilvl w:val="0"/>
          <w:numId w:val="2"/>
        </w:numPr>
        <w:rPr>
          <w:rFonts w:ascii="Arial" w:eastAsia="Calibri" w:hAnsi="Arial" w:cs="Arial"/>
          <w:lang w:val="en-US"/>
        </w:rPr>
      </w:pPr>
      <w:r>
        <w:rPr>
          <w:rFonts w:ascii="Arial" w:eastAsia="Calibri" w:hAnsi="Arial" w:cs="Arial"/>
          <w:lang w:val="en-US"/>
        </w:rPr>
        <w:t>Reproductive thermal performance</w:t>
      </w:r>
    </w:p>
    <w:p w14:paraId="054A70ED" w14:textId="02FB385D" w:rsidR="00B431C8" w:rsidRDefault="00893FBB" w:rsidP="007C1BC4">
      <w:pPr>
        <w:ind w:firstLine="360"/>
        <w:rPr>
          <w:rFonts w:ascii="Arial" w:hAnsi="Arial" w:cs="Arial"/>
        </w:rPr>
      </w:pPr>
      <w:r w:rsidRPr="00E61AA3">
        <w:rPr>
          <w:rFonts w:ascii="Arial" w:hAnsi="Arial" w:cs="Arial"/>
          <w:i/>
          <w:iCs/>
          <w:lang w:val="en-US"/>
        </w:rPr>
        <w:t>Experimental measurements</w:t>
      </w:r>
      <w:r>
        <w:rPr>
          <w:rFonts w:ascii="Arial" w:hAnsi="Arial" w:cs="Arial"/>
          <w:lang w:val="en-US"/>
        </w:rPr>
        <w:t xml:space="preserve">: </w:t>
      </w:r>
      <w:r w:rsidR="00DA3B9F">
        <w:rPr>
          <w:rFonts w:ascii="Arial" w:hAnsi="Arial" w:cs="Arial"/>
          <w:lang w:val="en-US"/>
        </w:rPr>
        <w:t>Flies were exposed to temperature ranging from 14</w:t>
      </w:r>
      <w:r w:rsidR="00DA3B9F" w:rsidRPr="007F05C5">
        <w:rPr>
          <w:rFonts w:ascii="Arial" w:hAnsi="Arial" w:cs="Arial"/>
        </w:rPr>
        <w:t>°C</w:t>
      </w:r>
      <w:r w:rsidR="00DA3B9F">
        <w:rPr>
          <w:rFonts w:ascii="Arial" w:hAnsi="Arial" w:cs="Arial"/>
          <w:lang w:val="en-US"/>
        </w:rPr>
        <w:t xml:space="preserve"> to 32</w:t>
      </w:r>
      <w:r w:rsidR="00DA3B9F" w:rsidRPr="007F05C5">
        <w:rPr>
          <w:rFonts w:ascii="Arial" w:hAnsi="Arial" w:cs="Arial"/>
        </w:rPr>
        <w:t>°C</w:t>
      </w:r>
      <w:r w:rsidR="00DA3B9F">
        <w:rPr>
          <w:rFonts w:ascii="Arial" w:hAnsi="Arial" w:cs="Arial"/>
          <w:lang w:val="en-US"/>
        </w:rPr>
        <w:t xml:space="preserve"> and measure how their reproductive success change with temperature</w:t>
      </w:r>
      <w:r>
        <w:rPr>
          <w:rFonts w:ascii="Arial" w:hAnsi="Arial" w:cs="Arial"/>
          <w:lang w:val="en-US"/>
        </w:rPr>
        <w:t xml:space="preserve"> (</w:t>
      </w:r>
      <w:r w:rsidR="008E6ABD">
        <w:rPr>
          <w:rFonts w:ascii="Arial" w:hAnsi="Arial" w:cs="Arial"/>
          <w:lang w:val="en-US"/>
        </w:rPr>
        <w:t>S</w:t>
      </w:r>
      <w:r>
        <w:rPr>
          <w:rFonts w:ascii="Arial" w:hAnsi="Arial" w:cs="Arial"/>
          <w:lang w:val="en-US"/>
        </w:rPr>
        <w:t xml:space="preserve">upplementary figure </w:t>
      </w:r>
      <w:r w:rsidR="00D87A87">
        <w:rPr>
          <w:rFonts w:ascii="Arial" w:hAnsi="Arial" w:cs="Arial"/>
          <w:lang w:val="en-US"/>
        </w:rPr>
        <w:t>2</w:t>
      </w:r>
      <w:r>
        <w:rPr>
          <w:rFonts w:ascii="Arial" w:hAnsi="Arial" w:cs="Arial"/>
          <w:lang w:val="en-US"/>
        </w:rPr>
        <w:t>)</w:t>
      </w:r>
      <w:r w:rsidR="00DA3B9F">
        <w:rPr>
          <w:rFonts w:ascii="Arial" w:hAnsi="Arial" w:cs="Arial"/>
          <w:lang w:val="en-US"/>
        </w:rPr>
        <w:t xml:space="preserve">. To prepare </w:t>
      </w:r>
      <w:del w:id="23" w:author="Chris Terry" w:date="2021-11-22T11:49:00Z">
        <w:r w:rsidR="00DA3B9F" w:rsidDel="00642F1E">
          <w:rPr>
            <w:rFonts w:ascii="Arial" w:hAnsi="Arial" w:cs="Arial"/>
            <w:lang w:val="en-US"/>
          </w:rPr>
          <w:delText>the</w:delText>
        </w:r>
      </w:del>
      <w:proofErr w:type="spellStart"/>
      <w:ins w:id="24" w:author="Chris Terry" w:date="2021-11-22T11:49:00Z">
        <w:r w:rsidR="00642F1E">
          <w:rPr>
            <w:rFonts w:ascii="Arial" w:hAnsi="Arial" w:cs="Arial"/>
            <w:lang w:val="en-US"/>
          </w:rPr>
          <w:t>standardised</w:t>
        </w:r>
      </w:ins>
      <w:proofErr w:type="spellEnd"/>
      <w:r w:rsidR="00DA3B9F">
        <w:rPr>
          <w:rFonts w:ascii="Arial" w:hAnsi="Arial" w:cs="Arial"/>
          <w:lang w:val="en-US"/>
        </w:rPr>
        <w:t xml:space="preserve"> adults flies for reproduction </w:t>
      </w:r>
      <w:ins w:id="25" w:author="Chris Terry" w:date="2021-11-22T11:49:00Z">
        <w:r w:rsidR="00642F1E">
          <w:rPr>
            <w:rFonts w:ascii="Arial" w:hAnsi="Arial" w:cs="Arial"/>
            <w:lang w:val="en-US"/>
          </w:rPr>
          <w:t xml:space="preserve">trait </w:t>
        </w:r>
      </w:ins>
      <w:r w:rsidR="00DA3B9F">
        <w:rPr>
          <w:rFonts w:ascii="Arial" w:hAnsi="Arial" w:cs="Arial"/>
          <w:lang w:val="en-US"/>
        </w:rPr>
        <w:t xml:space="preserve">measurement, fly eggs </w:t>
      </w:r>
      <w:commentRangeStart w:id="26"/>
      <w:r w:rsidR="00DA3B9F">
        <w:rPr>
          <w:rFonts w:ascii="Arial" w:hAnsi="Arial" w:cs="Arial"/>
          <w:lang w:val="en-US"/>
        </w:rPr>
        <w:t xml:space="preserve">collected from the population cage were reared at low density </w:t>
      </w:r>
      <w:r w:rsidR="00DA3B9F" w:rsidRPr="007F05C5">
        <w:rPr>
          <w:rFonts w:ascii="Arial" w:hAnsi="Arial" w:cs="Arial"/>
          <w:lang w:val="en-US"/>
        </w:rPr>
        <w:t xml:space="preserve">(less than 100 eggs per vial) </w:t>
      </w:r>
      <w:r w:rsidR="00DA3B9F" w:rsidRPr="007F05C5">
        <w:rPr>
          <w:rFonts w:ascii="Arial" w:hAnsi="Arial" w:cs="Arial"/>
        </w:rPr>
        <w:t>at 25°C</w:t>
      </w:r>
      <w:r w:rsidR="00DA3B9F">
        <w:rPr>
          <w:rFonts w:ascii="Arial" w:hAnsi="Arial" w:cs="Arial"/>
        </w:rPr>
        <w:t xml:space="preserve">. Upon </w:t>
      </w:r>
      <w:proofErr w:type="spellStart"/>
      <w:r w:rsidR="00DA3B9F">
        <w:rPr>
          <w:rFonts w:ascii="Arial" w:hAnsi="Arial" w:cs="Arial"/>
        </w:rPr>
        <w:t>eclosion</w:t>
      </w:r>
      <w:proofErr w:type="spellEnd"/>
      <w:r w:rsidR="00DA3B9F">
        <w:rPr>
          <w:rFonts w:ascii="Arial" w:hAnsi="Arial" w:cs="Arial"/>
        </w:rPr>
        <w:t xml:space="preserve">, </w:t>
      </w:r>
      <w:r w:rsidR="00B431C8">
        <w:rPr>
          <w:rFonts w:ascii="Arial" w:hAnsi="Arial" w:cs="Arial"/>
        </w:rPr>
        <w:t>adults that emerged within 12 hours were separated</w:t>
      </w:r>
      <w:r w:rsidR="008E6ABD">
        <w:rPr>
          <w:rFonts w:ascii="Arial" w:hAnsi="Arial" w:cs="Arial"/>
        </w:rPr>
        <w:t xml:space="preserve"> by sex</w:t>
      </w:r>
      <w:r w:rsidR="00B431C8">
        <w:rPr>
          <w:rFonts w:ascii="Arial" w:hAnsi="Arial" w:cs="Arial"/>
        </w:rPr>
        <w:t xml:space="preserve"> to guarantee </w:t>
      </w:r>
      <w:commentRangeEnd w:id="26"/>
      <w:r w:rsidR="00642F1E">
        <w:rPr>
          <w:rStyle w:val="CommentReference"/>
          <w:rFonts w:asciiTheme="minorHAnsi" w:eastAsiaTheme="minorHAnsi" w:hAnsiTheme="minorHAnsi" w:cstheme="minorBidi"/>
          <w:lang w:eastAsia="en-US"/>
        </w:rPr>
        <w:commentReference w:id="26"/>
      </w:r>
      <w:ins w:id="27" w:author="Chris Terry" w:date="2021-11-22T11:48:00Z">
        <w:r w:rsidR="00576425">
          <w:rPr>
            <w:rFonts w:ascii="Arial" w:hAnsi="Arial" w:cs="Arial"/>
          </w:rPr>
          <w:t xml:space="preserve">that they were </w:t>
        </w:r>
      </w:ins>
      <w:r w:rsidR="00B431C8">
        <w:rPr>
          <w:rFonts w:ascii="Arial" w:hAnsi="Arial" w:cs="Arial"/>
        </w:rPr>
        <w:t>unmated. Rearing of different species was started on different days to synchronize the first day of egg-laying of all species. Sexual maturation was daily monitored in two additional vials with five pairs of flies. Two days after the first observation of egg-laying in both vials, flies were subjected to measurements.</w:t>
      </w:r>
    </w:p>
    <w:p w14:paraId="22116FD3" w14:textId="16D3587F" w:rsidR="00B431C8" w:rsidRDefault="00B431C8" w:rsidP="007C1BC4">
      <w:pPr>
        <w:ind w:firstLine="360"/>
        <w:rPr>
          <w:rFonts w:ascii="Arial" w:hAnsi="Arial" w:cs="Arial"/>
        </w:rPr>
      </w:pPr>
      <w:r>
        <w:rPr>
          <w:rFonts w:ascii="Arial" w:hAnsi="Arial" w:cs="Arial"/>
        </w:rPr>
        <w:t>T</w:t>
      </w:r>
      <w:r w:rsidRPr="007F05C5">
        <w:rPr>
          <w:rFonts w:ascii="Arial" w:hAnsi="Arial" w:cs="Arial"/>
        </w:rPr>
        <w:t xml:space="preserve">wo virgin females were paired with two virgin males </w:t>
      </w:r>
      <w:r w:rsidR="008E6ABD">
        <w:rPr>
          <w:rFonts w:ascii="Arial" w:hAnsi="Arial" w:cs="Arial"/>
        </w:rPr>
        <w:t>in a vial containing</w:t>
      </w:r>
      <w:r w:rsidRPr="007F05C5">
        <w:rPr>
          <w:rFonts w:ascii="Arial" w:hAnsi="Arial" w:cs="Arial"/>
        </w:rPr>
        <w:t xml:space="preserve"> 4ml </w:t>
      </w:r>
      <w:r w:rsidRPr="007F05C5">
        <w:rPr>
          <w:rFonts w:ascii="Arial" w:hAnsi="Arial" w:cs="Arial"/>
          <w:i/>
        </w:rPr>
        <w:t>Drosophila</w:t>
      </w:r>
      <w:r w:rsidRPr="007F05C5">
        <w:rPr>
          <w:rFonts w:ascii="Arial" w:hAnsi="Arial" w:cs="Arial"/>
        </w:rPr>
        <w:t xml:space="preserve"> medium (weight/volume</w:t>
      </w:r>
      <w:r>
        <w:rPr>
          <w:rFonts w:ascii="Arial" w:hAnsi="Arial" w:cs="Arial"/>
        </w:rPr>
        <w:t xml:space="preserve"> concentration</w:t>
      </w:r>
      <w:r w:rsidRPr="007F05C5">
        <w:rPr>
          <w:rFonts w:ascii="Arial" w:hAnsi="Arial" w:cs="Arial"/>
        </w:rPr>
        <w:t>: 8% corn flour, 4% yeast, 5% sugar, 1% agar, and 1.67% methyl-4-hydroxybenzoate</w:t>
      </w:r>
      <w:del w:id="28" w:author="Chris Terry" w:date="2021-11-22T11:50:00Z">
        <w:r w:rsidRPr="007F05C5" w:rsidDel="00642F1E">
          <w:rPr>
            <w:rFonts w:ascii="Arial" w:hAnsi="Arial" w:cs="Arial"/>
          </w:rPr>
          <w:delText>.</w:delText>
        </w:r>
      </w:del>
      <w:r w:rsidRPr="007F05C5">
        <w:rPr>
          <w:rFonts w:ascii="Arial" w:hAnsi="Arial" w:cs="Arial"/>
        </w:rPr>
        <w:t xml:space="preserve">). </w:t>
      </w:r>
      <w:r>
        <w:rPr>
          <w:rFonts w:ascii="Arial" w:hAnsi="Arial" w:cs="Arial"/>
        </w:rPr>
        <w:t>Vials</w:t>
      </w:r>
      <w:r w:rsidRPr="007F05C5">
        <w:rPr>
          <w:rFonts w:ascii="Arial" w:hAnsi="Arial" w:cs="Arial"/>
        </w:rPr>
        <w:t xml:space="preserve"> were randomly subjected to water baths set at one of seven constant temperature</w:t>
      </w:r>
      <w:r>
        <w:rPr>
          <w:rFonts w:ascii="Arial" w:hAnsi="Arial" w:cs="Arial"/>
        </w:rPr>
        <w:t>s</w:t>
      </w:r>
      <w:r w:rsidRPr="007F05C5">
        <w:rPr>
          <w:rFonts w:ascii="Arial" w:hAnsi="Arial" w:cs="Arial"/>
        </w:rPr>
        <w:t xml:space="preserve"> (14°C, 17°C, 20°C, 23°C, 26°C, 29°C, 32°C)</w:t>
      </w:r>
      <w:r>
        <w:rPr>
          <w:rFonts w:ascii="Arial" w:hAnsi="Arial" w:cs="Arial"/>
        </w:rPr>
        <w:t xml:space="preserve">. </w:t>
      </w:r>
      <w:r w:rsidRPr="007F05C5">
        <w:rPr>
          <w:rFonts w:ascii="Arial" w:hAnsi="Arial" w:cs="Arial"/>
        </w:rPr>
        <w:t xml:space="preserve">Vials were submerged in water baths. The water level was kept above the area that flies could freely move. The temperature and humidity of </w:t>
      </w:r>
      <w:r>
        <w:rPr>
          <w:rFonts w:ascii="Arial" w:hAnsi="Arial" w:cs="Arial"/>
        </w:rPr>
        <w:t xml:space="preserve">vials in </w:t>
      </w:r>
      <w:r w:rsidRPr="007F05C5">
        <w:rPr>
          <w:rFonts w:ascii="Arial" w:hAnsi="Arial" w:cs="Arial"/>
        </w:rPr>
        <w:t>each water bath were monitored in two additional empty tubes</w:t>
      </w:r>
      <w:r>
        <w:rPr>
          <w:rFonts w:ascii="Arial" w:hAnsi="Arial" w:cs="Arial"/>
        </w:rPr>
        <w:t xml:space="preserve"> placed at the centre and the corner</w:t>
      </w:r>
      <w:r w:rsidRPr="007F05C5">
        <w:rPr>
          <w:rFonts w:ascii="Arial" w:hAnsi="Arial" w:cs="Arial"/>
        </w:rPr>
        <w:t>. The level of humidity was similar to field condition</w:t>
      </w:r>
      <w:ins w:id="29" w:author="Chris Terry" w:date="2021-11-22T11:51:00Z">
        <w:r w:rsidR="00642F1E">
          <w:rPr>
            <w:rFonts w:ascii="Arial" w:hAnsi="Arial" w:cs="Arial"/>
          </w:rPr>
          <w:t>s</w:t>
        </w:r>
      </w:ins>
      <w:r w:rsidRPr="007F05C5">
        <w:rPr>
          <w:rFonts w:ascii="Arial" w:hAnsi="Arial" w:cs="Arial"/>
        </w:rPr>
        <w:t xml:space="preserve">, </w:t>
      </w:r>
      <w:commentRangeStart w:id="30"/>
      <w:r w:rsidRPr="007F05C5">
        <w:rPr>
          <w:rFonts w:ascii="Arial" w:hAnsi="Arial" w:cs="Arial"/>
        </w:rPr>
        <w:t xml:space="preserve">ranging between 80% - 95%. </w:t>
      </w:r>
      <w:commentRangeEnd w:id="30"/>
      <w:r w:rsidR="00642F1E">
        <w:rPr>
          <w:rStyle w:val="CommentReference"/>
          <w:rFonts w:asciiTheme="minorHAnsi" w:eastAsiaTheme="minorHAnsi" w:hAnsiTheme="minorHAnsi" w:cstheme="minorBidi"/>
          <w:lang w:eastAsia="en-US"/>
        </w:rPr>
        <w:commentReference w:id="30"/>
      </w:r>
      <w:r w:rsidRPr="007F05C5">
        <w:rPr>
          <w:rFonts w:ascii="Arial" w:hAnsi="Arial" w:cs="Arial"/>
        </w:rPr>
        <w:t xml:space="preserve">The observed temperature showed </w:t>
      </w:r>
      <w:r w:rsidRPr="007F05C5">
        <w:rPr>
          <w:rFonts w:ascii="Arial" w:hAnsi="Arial" w:cs="Arial"/>
        </w:rPr>
        <w:sym w:font="Symbol" w:char="F0B1"/>
      </w:r>
      <w:r w:rsidRPr="007F05C5">
        <w:rPr>
          <w:rFonts w:ascii="Arial" w:hAnsi="Arial" w:cs="Arial"/>
        </w:rPr>
        <w:t>0.5°C fluctuation around the mean temperature</w:t>
      </w:r>
      <w:r w:rsidR="008E6ABD">
        <w:rPr>
          <w:rFonts w:ascii="Arial" w:hAnsi="Arial" w:cs="Arial"/>
        </w:rPr>
        <w:t>. The temperature in the centre of water bath is 0.5</w:t>
      </w:r>
      <w:r w:rsidR="008E6ABD" w:rsidRPr="007F05C5">
        <w:rPr>
          <w:rFonts w:ascii="Arial" w:hAnsi="Arial" w:cs="Arial"/>
        </w:rPr>
        <w:t>°C</w:t>
      </w:r>
      <w:r w:rsidR="008E6ABD">
        <w:rPr>
          <w:rFonts w:ascii="Arial" w:hAnsi="Arial" w:cs="Arial"/>
        </w:rPr>
        <w:t xml:space="preserve"> higher than the one at the corner.</w:t>
      </w:r>
      <w:r w:rsidRPr="007F05C5">
        <w:rPr>
          <w:rFonts w:ascii="Arial" w:hAnsi="Arial" w:cs="Arial"/>
        </w:rPr>
        <w:t xml:space="preserve"> </w:t>
      </w:r>
      <w:r w:rsidR="008E6ABD">
        <w:rPr>
          <w:rFonts w:ascii="Arial" w:hAnsi="Arial" w:cs="Arial"/>
        </w:rPr>
        <w:t>T</w:t>
      </w:r>
      <w:r>
        <w:rPr>
          <w:rFonts w:ascii="Arial" w:hAnsi="Arial" w:cs="Arial"/>
        </w:rPr>
        <w:t xml:space="preserve">he average of </w:t>
      </w:r>
      <w:r w:rsidR="008E6ABD">
        <w:rPr>
          <w:rFonts w:ascii="Arial" w:hAnsi="Arial" w:cs="Arial"/>
        </w:rPr>
        <w:t>the central temperature</w:t>
      </w:r>
      <w:r w:rsidRPr="007F05C5">
        <w:rPr>
          <w:rFonts w:ascii="Arial" w:hAnsi="Arial" w:cs="Arial"/>
        </w:rPr>
        <w:t xml:space="preserve"> was used as the corrected temperature in </w:t>
      </w:r>
      <w:r>
        <w:rPr>
          <w:rFonts w:ascii="Arial" w:hAnsi="Arial" w:cs="Arial"/>
        </w:rPr>
        <w:t xml:space="preserve">the </w:t>
      </w:r>
      <w:r w:rsidRPr="007F05C5">
        <w:rPr>
          <w:rFonts w:ascii="Arial" w:hAnsi="Arial" w:cs="Arial"/>
        </w:rPr>
        <w:t>analysis</w:t>
      </w:r>
      <w:r>
        <w:rPr>
          <w:rFonts w:ascii="Arial" w:hAnsi="Arial" w:cs="Arial"/>
        </w:rPr>
        <w:t>.</w:t>
      </w:r>
    </w:p>
    <w:p w14:paraId="3FE2EF00" w14:textId="009B38C6" w:rsidR="00893FBB" w:rsidRDefault="00893FBB" w:rsidP="007C1BC4">
      <w:pPr>
        <w:ind w:firstLine="360"/>
        <w:rPr>
          <w:rFonts w:ascii="Arial" w:hAnsi="Arial" w:cs="Arial"/>
        </w:rPr>
      </w:pPr>
      <w:r w:rsidRPr="007F05C5">
        <w:rPr>
          <w:rFonts w:ascii="Arial" w:hAnsi="Arial" w:cs="Arial"/>
        </w:rPr>
        <w:t xml:space="preserve">As fecundity changed through time and this trend of change was influenced by temperature (Supplementary figure </w:t>
      </w:r>
      <w:r w:rsidR="00D87A87">
        <w:rPr>
          <w:rFonts w:ascii="Arial" w:hAnsi="Arial" w:cs="Arial"/>
        </w:rPr>
        <w:t>3</w:t>
      </w:r>
      <w:r w:rsidRPr="007F05C5">
        <w:rPr>
          <w:rFonts w:ascii="Arial" w:hAnsi="Arial" w:cs="Arial"/>
        </w:rPr>
        <w:t>), offspring numbers were measured for the 1</w:t>
      </w:r>
      <w:r w:rsidRPr="007F05C5">
        <w:rPr>
          <w:rFonts w:ascii="Arial" w:hAnsi="Arial" w:cs="Arial"/>
          <w:vertAlign w:val="superscript"/>
        </w:rPr>
        <w:t xml:space="preserve">st </w:t>
      </w:r>
      <w:r w:rsidRPr="007F05C5">
        <w:rPr>
          <w:rFonts w:ascii="Arial" w:hAnsi="Arial" w:cs="Arial"/>
        </w:rPr>
        <w:t>– 2</w:t>
      </w:r>
      <w:r w:rsidRPr="007F05C5">
        <w:rPr>
          <w:rFonts w:ascii="Arial" w:hAnsi="Arial" w:cs="Arial"/>
          <w:vertAlign w:val="superscript"/>
        </w:rPr>
        <w:t>nd</w:t>
      </w:r>
      <w:r w:rsidRPr="007F05C5">
        <w:rPr>
          <w:rFonts w:ascii="Arial" w:hAnsi="Arial" w:cs="Arial"/>
        </w:rPr>
        <w:t xml:space="preserve"> day and the 7</w:t>
      </w:r>
      <w:r w:rsidRPr="007F05C5">
        <w:rPr>
          <w:rFonts w:ascii="Arial" w:hAnsi="Arial" w:cs="Arial"/>
          <w:vertAlign w:val="superscript"/>
        </w:rPr>
        <w:t>th</w:t>
      </w:r>
      <w:r w:rsidRPr="007F05C5">
        <w:rPr>
          <w:rFonts w:ascii="Arial" w:hAnsi="Arial" w:cs="Arial"/>
        </w:rPr>
        <w:t xml:space="preserve"> – 8</w:t>
      </w:r>
      <w:r w:rsidRPr="007F05C5">
        <w:rPr>
          <w:rFonts w:ascii="Arial" w:hAnsi="Arial" w:cs="Arial"/>
          <w:vertAlign w:val="superscript"/>
        </w:rPr>
        <w:t>th</w:t>
      </w:r>
      <w:r w:rsidRPr="007F05C5">
        <w:rPr>
          <w:rFonts w:ascii="Arial" w:hAnsi="Arial" w:cs="Arial"/>
        </w:rPr>
        <w:t xml:space="preserve"> day and they were </w:t>
      </w:r>
      <w:commentRangeStart w:id="31"/>
      <w:r w:rsidRPr="007F05C5">
        <w:rPr>
          <w:rFonts w:ascii="Arial" w:hAnsi="Arial" w:cs="Arial"/>
        </w:rPr>
        <w:t xml:space="preserve">combined </w:t>
      </w:r>
      <w:commentRangeEnd w:id="31"/>
      <w:r w:rsidR="00642F1E">
        <w:rPr>
          <w:rStyle w:val="CommentReference"/>
          <w:rFonts w:asciiTheme="minorHAnsi" w:eastAsiaTheme="minorHAnsi" w:hAnsiTheme="minorHAnsi" w:cstheme="minorBidi"/>
          <w:lang w:eastAsia="en-US"/>
        </w:rPr>
        <w:commentReference w:id="31"/>
      </w:r>
      <w:r w:rsidRPr="007F05C5">
        <w:rPr>
          <w:rFonts w:ascii="Arial" w:hAnsi="Arial" w:cs="Arial"/>
        </w:rPr>
        <w:t>to reflect relative fecundity</w:t>
      </w:r>
      <w:r>
        <w:rPr>
          <w:rFonts w:ascii="Arial" w:hAnsi="Arial" w:cs="Arial"/>
        </w:rPr>
        <w:t xml:space="preserve"> in early adult life</w:t>
      </w:r>
      <w:r w:rsidRPr="007F05C5">
        <w:rPr>
          <w:rFonts w:ascii="Arial" w:hAnsi="Arial" w:cs="Arial"/>
        </w:rPr>
        <w:t>. After eight-day</w:t>
      </w:r>
      <w:ins w:id="32" w:author="Chris Terry" w:date="2021-11-22T11:52:00Z">
        <w:r w:rsidR="00642F1E">
          <w:rPr>
            <w:rFonts w:ascii="Arial" w:hAnsi="Arial" w:cs="Arial"/>
          </w:rPr>
          <w:t>s of</w:t>
        </w:r>
      </w:ins>
      <w:r>
        <w:rPr>
          <w:rFonts w:ascii="Arial" w:hAnsi="Arial" w:cs="Arial"/>
        </w:rPr>
        <w:t xml:space="preserve"> exposure to</w:t>
      </w:r>
      <w:r w:rsidRPr="007F05C5">
        <w:rPr>
          <w:rFonts w:ascii="Arial" w:hAnsi="Arial" w:cs="Arial"/>
        </w:rPr>
        <w:t xml:space="preserve"> temperature treatments, all flies were kept at 25°C for another four days to examine the</w:t>
      </w:r>
      <w:r>
        <w:rPr>
          <w:rFonts w:ascii="Arial" w:hAnsi="Arial" w:cs="Arial"/>
        </w:rPr>
        <w:t>ir</w:t>
      </w:r>
      <w:r w:rsidRPr="007F05C5">
        <w:rPr>
          <w:rFonts w:ascii="Arial" w:hAnsi="Arial" w:cs="Arial"/>
        </w:rPr>
        <w:t xml:space="preserve"> recovery of reproduction. </w:t>
      </w:r>
      <w:commentRangeStart w:id="33"/>
      <w:r w:rsidRPr="007F05C5">
        <w:rPr>
          <w:rFonts w:ascii="Arial" w:hAnsi="Arial" w:cs="Arial"/>
        </w:rPr>
        <w:t>Surviving flies were recorded at the beginning and end of each period.</w:t>
      </w:r>
      <w:commentRangeEnd w:id="33"/>
      <w:r w:rsidR="00642F1E">
        <w:rPr>
          <w:rStyle w:val="CommentReference"/>
          <w:rFonts w:asciiTheme="minorHAnsi" w:eastAsiaTheme="minorHAnsi" w:hAnsiTheme="minorHAnsi" w:cstheme="minorBidi"/>
          <w:lang w:eastAsia="en-US"/>
        </w:rPr>
        <w:commentReference w:id="33"/>
      </w:r>
      <w:r>
        <w:rPr>
          <w:rFonts w:ascii="Arial" w:hAnsi="Arial" w:cs="Arial"/>
        </w:rPr>
        <w:t xml:space="preserve"> Offspring</w:t>
      </w:r>
      <w:r w:rsidRPr="007F05C5">
        <w:rPr>
          <w:rFonts w:ascii="Arial" w:hAnsi="Arial" w:cs="Arial"/>
        </w:rPr>
        <w:t xml:space="preserve"> produced during the test periods </w:t>
      </w:r>
      <w:r>
        <w:rPr>
          <w:rFonts w:ascii="Arial" w:hAnsi="Arial" w:cs="Arial"/>
        </w:rPr>
        <w:t>developed</w:t>
      </w:r>
      <w:r w:rsidRPr="007F05C5">
        <w:rPr>
          <w:rFonts w:ascii="Arial" w:hAnsi="Arial" w:cs="Arial"/>
        </w:rPr>
        <w:t xml:space="preserve"> at </w:t>
      </w:r>
      <w:r>
        <w:rPr>
          <w:rFonts w:ascii="Arial" w:hAnsi="Arial" w:cs="Arial"/>
        </w:rPr>
        <w:t xml:space="preserve">the same </w:t>
      </w:r>
      <w:r w:rsidRPr="007F05C5">
        <w:rPr>
          <w:rFonts w:ascii="Arial" w:hAnsi="Arial" w:cs="Arial"/>
        </w:rPr>
        <w:t xml:space="preserve">temperature </w:t>
      </w:r>
      <w:r>
        <w:rPr>
          <w:rFonts w:ascii="Arial" w:hAnsi="Arial" w:cs="Arial"/>
        </w:rPr>
        <w:t>as their parents</w:t>
      </w:r>
      <w:r w:rsidRPr="007F05C5">
        <w:rPr>
          <w:rFonts w:ascii="Arial" w:hAnsi="Arial" w:cs="Arial"/>
        </w:rPr>
        <w:t xml:space="preserve">. </w:t>
      </w:r>
      <w:r>
        <w:rPr>
          <w:rFonts w:ascii="Arial" w:hAnsi="Arial" w:cs="Arial"/>
        </w:rPr>
        <w:t>T</w:t>
      </w:r>
      <w:r w:rsidRPr="007F05C5">
        <w:rPr>
          <w:rFonts w:ascii="Arial" w:hAnsi="Arial" w:cs="Arial"/>
        </w:rPr>
        <w:t xml:space="preserve">he first emergence dates were recorded for </w:t>
      </w:r>
      <w:r>
        <w:rPr>
          <w:rFonts w:ascii="Arial" w:hAnsi="Arial" w:cs="Arial"/>
        </w:rPr>
        <w:t xml:space="preserve">different species in </w:t>
      </w:r>
      <w:r w:rsidRPr="007F05C5">
        <w:rPr>
          <w:rFonts w:ascii="Arial" w:hAnsi="Arial" w:cs="Arial"/>
        </w:rPr>
        <w:t>different temperature</w:t>
      </w:r>
      <w:r>
        <w:rPr>
          <w:rFonts w:ascii="Arial" w:hAnsi="Arial" w:cs="Arial"/>
        </w:rPr>
        <w:t>s. Vials were left for 5</w:t>
      </w:r>
      <w:r w:rsidR="002615B1">
        <w:rPr>
          <w:rFonts w:ascii="Arial" w:hAnsi="Arial" w:cs="Arial"/>
        </w:rPr>
        <w:t xml:space="preserve"> </w:t>
      </w:r>
      <w:r w:rsidR="002615B1" w:rsidRPr="007F05C5">
        <w:rPr>
          <w:rFonts w:ascii="Arial" w:hAnsi="Arial" w:cs="Arial"/>
        </w:rPr>
        <w:t xml:space="preserve">– </w:t>
      </w:r>
      <w:r>
        <w:rPr>
          <w:rFonts w:ascii="Arial" w:hAnsi="Arial" w:cs="Arial"/>
        </w:rPr>
        <w:t xml:space="preserve">7 days for all offspring to emerge, then they were frozen and counted later. </w:t>
      </w:r>
      <w:commentRangeStart w:id="34"/>
      <w:r w:rsidRPr="007F05C5">
        <w:rPr>
          <w:rFonts w:ascii="Arial" w:hAnsi="Arial" w:cs="Arial"/>
        </w:rPr>
        <w:t>For each species and each temperature treatment, eight replicates were evenly split between two blocks.</w:t>
      </w:r>
      <w:commentRangeEnd w:id="34"/>
      <w:r w:rsidR="00B93602">
        <w:rPr>
          <w:rStyle w:val="CommentReference"/>
          <w:rFonts w:asciiTheme="minorHAnsi" w:eastAsiaTheme="minorHAnsi" w:hAnsiTheme="minorHAnsi" w:cstheme="minorBidi"/>
          <w:lang w:eastAsia="en-US"/>
        </w:rPr>
        <w:commentReference w:id="34"/>
      </w:r>
    </w:p>
    <w:p w14:paraId="3139412C" w14:textId="08A26808" w:rsidR="009E1151" w:rsidRDefault="009E1151" w:rsidP="007C1BC4">
      <w:pPr>
        <w:ind w:firstLine="360"/>
        <w:rPr>
          <w:rFonts w:ascii="Arial" w:hAnsi="Arial" w:cs="Arial"/>
          <w:lang w:val="en-US"/>
        </w:rPr>
      </w:pPr>
      <w:r w:rsidRPr="007F05C5">
        <w:rPr>
          <w:rFonts w:ascii="Arial" w:hAnsi="Arial" w:cs="Arial"/>
          <w:i/>
          <w:iCs/>
          <w:lang w:val="en-US"/>
        </w:rPr>
        <w:t>Thermal performance curve</w:t>
      </w:r>
      <w:r w:rsidR="00F45D05">
        <w:rPr>
          <w:rFonts w:ascii="Arial" w:hAnsi="Arial" w:cs="Arial"/>
          <w:lang w:val="en-US"/>
        </w:rPr>
        <w:t>:</w:t>
      </w:r>
      <w:r w:rsidRPr="007F05C5">
        <w:rPr>
          <w:rFonts w:ascii="Arial" w:hAnsi="Arial" w:cs="Arial"/>
          <w:lang w:val="en-US"/>
        </w:rPr>
        <w:t xml:space="preserve"> </w:t>
      </w:r>
      <w:commentRangeStart w:id="35"/>
      <w:r w:rsidRPr="007F05C5">
        <w:rPr>
          <w:rFonts w:ascii="Arial" w:hAnsi="Arial" w:cs="Arial"/>
          <w:lang w:val="en-US"/>
        </w:rPr>
        <w:t xml:space="preserve">A multi-level, non-linear piecewise model was fitted under </w:t>
      </w:r>
      <w:del w:id="36" w:author="Chris Terry" w:date="2021-11-22T11:55:00Z">
        <w:r w:rsidRPr="007F05C5" w:rsidDel="00B93602">
          <w:rPr>
            <w:rFonts w:ascii="Arial" w:hAnsi="Arial" w:cs="Arial"/>
            <w:lang w:val="en-US"/>
          </w:rPr>
          <w:delText xml:space="preserve">the </w:delText>
        </w:r>
      </w:del>
      <w:ins w:id="37" w:author="Chris Terry" w:date="2021-11-22T11:55:00Z">
        <w:r w:rsidR="00B93602">
          <w:rPr>
            <w:rFonts w:ascii="Arial" w:hAnsi="Arial" w:cs="Arial"/>
            <w:lang w:val="en-US"/>
          </w:rPr>
          <w:t>a</w:t>
        </w:r>
        <w:r w:rsidR="00B93602" w:rsidRPr="007F05C5">
          <w:rPr>
            <w:rFonts w:ascii="Arial" w:hAnsi="Arial" w:cs="Arial"/>
            <w:lang w:val="en-US"/>
          </w:rPr>
          <w:t xml:space="preserve"> </w:t>
        </w:r>
      </w:ins>
      <w:r w:rsidRPr="007F05C5">
        <w:rPr>
          <w:rFonts w:ascii="Arial" w:hAnsi="Arial" w:cs="Arial"/>
          <w:lang w:val="en-US"/>
        </w:rPr>
        <w:t>Bayesian framework using MCMC sampling within the</w:t>
      </w:r>
      <w:r w:rsidRPr="007F05C5">
        <w:rPr>
          <w:rFonts w:ascii="Arial" w:hAnsi="Arial" w:cs="Arial"/>
          <w:i/>
          <w:iCs/>
          <w:lang w:val="en-US"/>
        </w:rPr>
        <w:t xml:space="preserve"> </w:t>
      </w:r>
      <w:proofErr w:type="spellStart"/>
      <w:r w:rsidRPr="007F05C5">
        <w:rPr>
          <w:rFonts w:ascii="Arial" w:hAnsi="Arial" w:cs="Arial"/>
          <w:i/>
          <w:iCs/>
          <w:lang w:val="en-US"/>
        </w:rPr>
        <w:t>rstan</w:t>
      </w:r>
      <w:proofErr w:type="spellEnd"/>
      <w:r w:rsidRPr="007F05C5">
        <w:rPr>
          <w:rFonts w:ascii="Arial" w:hAnsi="Arial" w:cs="Arial"/>
          <w:lang w:val="en-US"/>
        </w:rPr>
        <w:t xml:space="preserve"> package in R. </w:t>
      </w:r>
      <w:commentRangeEnd w:id="35"/>
      <w:r w:rsidR="00B93602">
        <w:rPr>
          <w:rStyle w:val="CommentReference"/>
          <w:rFonts w:asciiTheme="minorHAnsi" w:eastAsiaTheme="minorHAnsi" w:hAnsiTheme="minorHAnsi" w:cstheme="minorBidi"/>
          <w:lang w:eastAsia="en-US"/>
        </w:rPr>
        <w:commentReference w:id="35"/>
      </w:r>
      <w:commentRangeStart w:id="38"/>
      <w:r w:rsidRPr="007F05C5">
        <w:rPr>
          <w:rFonts w:ascii="Arial" w:hAnsi="Arial" w:cs="Arial"/>
          <w:lang w:val="en-US"/>
        </w:rPr>
        <w:t xml:space="preserve">Total offspring numbers were calculated by combining the offspring numbers on day 1-2 and day 7-8. </w:t>
      </w:r>
      <w:commentRangeEnd w:id="38"/>
      <w:r w:rsidR="00B93602">
        <w:rPr>
          <w:rStyle w:val="CommentReference"/>
          <w:rFonts w:asciiTheme="minorHAnsi" w:eastAsiaTheme="minorHAnsi" w:hAnsiTheme="minorHAnsi" w:cstheme="minorBidi"/>
          <w:lang w:eastAsia="en-US"/>
        </w:rPr>
        <w:commentReference w:id="38"/>
      </w:r>
      <w:r w:rsidRPr="007F05C5">
        <w:rPr>
          <w:rFonts w:ascii="Arial" w:hAnsi="Arial" w:cs="Arial"/>
          <w:lang w:val="en-US"/>
        </w:rPr>
        <w:t xml:space="preserve">The average daily fecundity per female was calculated, then square root </w:t>
      </w:r>
      <w:commentRangeStart w:id="39"/>
      <w:r w:rsidRPr="007F05C5">
        <w:rPr>
          <w:rFonts w:ascii="Arial" w:hAnsi="Arial" w:cs="Arial"/>
          <w:lang w:val="en-US"/>
        </w:rPr>
        <w:t>transformed</w:t>
      </w:r>
      <w:r w:rsidR="0069579D">
        <w:rPr>
          <w:rFonts w:ascii="Arial" w:hAnsi="Arial" w:cs="Arial"/>
          <w:lang w:val="en-US"/>
        </w:rPr>
        <w:t xml:space="preserve"> to approximate</w:t>
      </w:r>
      <w:ins w:id="40" w:author="Chris Terry" w:date="2021-11-22T12:04:00Z">
        <w:r w:rsidR="00561E89">
          <w:rPr>
            <w:rFonts w:ascii="Arial" w:hAnsi="Arial" w:cs="Arial"/>
            <w:lang w:val="en-US"/>
          </w:rPr>
          <w:t xml:space="preserve"> </w:t>
        </w:r>
      </w:ins>
      <w:commentRangeEnd w:id="39"/>
      <w:ins w:id="41" w:author="Chris Terry" w:date="2021-11-22T12:06:00Z">
        <w:r w:rsidR="00561E89">
          <w:rPr>
            <w:rStyle w:val="CommentReference"/>
            <w:rFonts w:asciiTheme="minorHAnsi" w:eastAsiaTheme="minorHAnsi" w:hAnsiTheme="minorHAnsi" w:cstheme="minorBidi"/>
            <w:lang w:eastAsia="en-US"/>
          </w:rPr>
          <w:commentReference w:id="39"/>
        </w:r>
      </w:ins>
      <w:ins w:id="42" w:author="Chris Terry" w:date="2021-11-22T12:04:00Z">
        <w:r w:rsidR="00561E89">
          <w:rPr>
            <w:rFonts w:ascii="Arial" w:hAnsi="Arial" w:cs="Arial"/>
            <w:lang w:val="en-US"/>
          </w:rPr>
          <w:t>a</w:t>
        </w:r>
      </w:ins>
      <w:r w:rsidR="0069579D">
        <w:rPr>
          <w:rFonts w:ascii="Arial" w:hAnsi="Arial" w:cs="Arial"/>
          <w:lang w:val="en-US"/>
        </w:rPr>
        <w:t xml:space="preserve"> </w:t>
      </w:r>
      <w:commentRangeStart w:id="43"/>
      <w:ins w:id="44" w:author="Chris Terry" w:date="2021-11-22T12:04:00Z">
        <w:r w:rsidR="00561E89">
          <w:rPr>
            <w:rFonts w:ascii="Arial" w:hAnsi="Arial" w:cs="Arial"/>
            <w:lang w:val="en-US"/>
          </w:rPr>
          <w:t>G</w:t>
        </w:r>
      </w:ins>
      <w:del w:id="45" w:author="Chris Terry" w:date="2021-11-22T12:04:00Z">
        <w:r w:rsidR="0069579D" w:rsidDel="00561E89">
          <w:rPr>
            <w:rFonts w:ascii="Arial" w:hAnsi="Arial" w:cs="Arial"/>
            <w:lang w:val="en-US"/>
          </w:rPr>
          <w:delText>g</w:delText>
        </w:r>
      </w:del>
      <w:r w:rsidR="0069579D">
        <w:rPr>
          <w:rFonts w:ascii="Arial" w:hAnsi="Arial" w:cs="Arial"/>
          <w:lang w:val="en-US"/>
        </w:rPr>
        <w:t>aussian distribution</w:t>
      </w:r>
      <w:commentRangeEnd w:id="43"/>
      <w:r w:rsidR="00561E89">
        <w:rPr>
          <w:rStyle w:val="CommentReference"/>
          <w:rFonts w:asciiTheme="minorHAnsi" w:eastAsiaTheme="minorHAnsi" w:hAnsiTheme="minorHAnsi" w:cstheme="minorBidi"/>
          <w:lang w:eastAsia="en-US"/>
        </w:rPr>
        <w:commentReference w:id="43"/>
      </w:r>
      <w:r w:rsidRPr="007F05C5">
        <w:rPr>
          <w:rFonts w:ascii="Arial" w:hAnsi="Arial" w:cs="Arial"/>
          <w:lang w:val="en-US"/>
        </w:rPr>
        <w:t>. Square-rooted daily fecundity</w:t>
      </w:r>
      <w:r w:rsidR="00930BDB">
        <w:rPr>
          <w:rFonts w:ascii="Arial" w:hAnsi="Arial" w:cs="Arial"/>
          <w:lang w:val="en-US"/>
        </w:rPr>
        <w:t xml:space="preserve">, </w:t>
      </w:r>
      <w:r w:rsidR="00930BDB" w:rsidRPr="00C5799B">
        <w:rPr>
          <w:rFonts w:ascii="Arial" w:hAnsi="Arial" w:cs="Arial"/>
          <w:i/>
          <w:iCs/>
          <w:lang w:val="en-US"/>
        </w:rPr>
        <w:t>P(T)</w:t>
      </w:r>
      <w:r w:rsidR="00930BDB">
        <w:rPr>
          <w:rFonts w:ascii="Arial" w:hAnsi="Arial" w:cs="Arial"/>
          <w:lang w:val="en-US"/>
        </w:rPr>
        <w:t>,</w:t>
      </w:r>
      <w:r w:rsidRPr="007F05C5">
        <w:rPr>
          <w:rFonts w:ascii="Arial" w:hAnsi="Arial" w:cs="Arial"/>
          <w:lang w:val="en-US"/>
        </w:rPr>
        <w:t xml:space="preserve"> was modeled with the </w:t>
      </w:r>
      <w:commentRangeStart w:id="46"/>
      <w:r w:rsidRPr="007F05C5">
        <w:rPr>
          <w:rFonts w:ascii="Arial" w:hAnsi="Arial" w:cs="Arial"/>
          <w:lang w:val="en-US"/>
        </w:rPr>
        <w:t xml:space="preserve">Briere2 function </w:t>
      </w:r>
      <w:commentRangeEnd w:id="46"/>
      <w:r w:rsidR="00B93602">
        <w:rPr>
          <w:rStyle w:val="CommentReference"/>
          <w:rFonts w:asciiTheme="minorHAnsi" w:eastAsiaTheme="minorHAnsi" w:hAnsiTheme="minorHAnsi" w:cstheme="minorBidi"/>
          <w:lang w:eastAsia="en-US"/>
        </w:rPr>
        <w:commentReference w:id="46"/>
      </w:r>
      <w:r w:rsidRPr="007F05C5">
        <w:rPr>
          <w:rFonts w:ascii="Arial" w:hAnsi="Arial" w:cs="Arial"/>
          <w:lang w:val="en-US"/>
        </w:rPr>
        <w:fldChar w:fldCharType="begin" w:fldLock="1"/>
      </w:r>
      <w:r w:rsidRPr="007F05C5">
        <w:rPr>
          <w:rFonts w:ascii="Arial" w:hAnsi="Arial" w:cs="Arial"/>
          <w:lang w:val="en-US"/>
        </w:rPr>
        <w:instrText>ADDIN CSL_CITATION {"citationItems":[{"id":"ITEM-1","itemData":{"DOI":"10.1093/ee/28.1.22","ISSN":"0046225X","abstract":"Two novel and simple mathematical models of arthropod temperature-dependent development are proposed. These models are easy to use and have 3 (equation 1) and 4 (equation 2) ecologically meaningful parameters, respectively. Each parameter can be estimated using nonlinear regression. These models were used to compare developmental rates at constant temperatures for our own experiments on Lobesia botrana (Dennis and Schiffermuller) and for data from 6 insect species described (a total of 13 stages). In all cases, we obtained an accurate nonlinear description of the rate of development against temperature given by the adjusted R2 (Kvalseth, 1985). The adjusted R2 calculated extended from 0.86 to 0.99 and were identical for our equations 1 and 2. In all cases, equation 2 provided the lowest residual sums of squares. The models gave upper T(L) and lower T0 temperature threshold estimations, and the estimations obtained were better by using equation 1 rather equation 2. Confidence intervals for each parameter were given and a comparison between estimated and observed temperature thresholds were presented.","author":[{"dropping-particle":"","family":"Briere","given":"Jean Francois","non-dropping-particle":"","parse-names":false,"suffix":""},{"dropping-particle":"","family":"Pracros","given":"Pascale","non-dropping-particle":"","parse-names":false,"suffix":""},{"dropping-particle":"","family":"Roux","given":"Alain Yves","non-dropping-particle":"Le","parse-names":false,"suffix":""},{"dropping-particle":"","family":"Pierre","given":"Jean Sebastien","non-dropping-particle":"","parse-names":false,"suffix":""}],"container-title":"Environmental Entomology","id":"ITEM-1","issue":"1","issued":{"date-parts":[["1999","2","1"]]},"page":"22-29","publisher":"Oxford Academic","title":"A novel rate model of temperature-dependent development for arthropods","type":"article-journal","volume":"28"},"uris":["http://www.mendeley.com/documents/?uuid=e5026fdb-c6ab-30fe-b97d-2422e8437c2e"]}],"mendeley":{"formattedCitation":"(Briere et al. 1999)","plainTextFormattedCitation":"(Briere et al. 1999)","previouslyFormattedCitation":"(Briere et al. 1999)"},"properties":{"noteIndex":0},"schema":"https://github.com/citation-style-language/schema/raw/master/csl-citation.json"}</w:instrText>
      </w:r>
      <w:r w:rsidRPr="007F05C5">
        <w:rPr>
          <w:rFonts w:ascii="Arial" w:hAnsi="Arial" w:cs="Arial"/>
          <w:lang w:val="en-US"/>
        </w:rPr>
        <w:fldChar w:fldCharType="separate"/>
      </w:r>
      <w:r w:rsidRPr="007F05C5">
        <w:rPr>
          <w:rFonts w:ascii="Arial" w:hAnsi="Arial" w:cs="Arial"/>
          <w:noProof/>
          <w:lang w:val="en-US"/>
        </w:rPr>
        <w:t>(Briere et al. 1999)</w:t>
      </w:r>
      <w:r w:rsidRPr="007F05C5">
        <w:rPr>
          <w:rFonts w:ascii="Arial" w:hAnsi="Arial" w:cs="Arial"/>
          <w:lang w:val="en-US"/>
        </w:rPr>
        <w:fldChar w:fldCharType="end"/>
      </w:r>
      <w:r w:rsidRPr="007F05C5">
        <w:rPr>
          <w:rFonts w:ascii="Arial" w:hAnsi="Arial" w:cs="Arial"/>
          <w:lang w:val="en-US"/>
        </w:rPr>
        <w:t>:</w:t>
      </w:r>
    </w:p>
    <w:p w14:paraId="13F61661" w14:textId="05880BB9" w:rsidR="00930BDB" w:rsidRDefault="00930BDB" w:rsidP="007C1BC4">
      <w:pPr>
        <w:ind w:firstLine="360"/>
        <w:rPr>
          <w:rFonts w:ascii="Arial" w:hAnsi="Arial" w:cs="Arial"/>
          <w:lang w:val="en-US"/>
        </w:rPr>
      </w:pPr>
      <m:oMathPara>
        <m:oMath>
          <m:r>
            <w:rPr>
              <w:rFonts w:ascii="Cambria Math" w:hAnsi="Cambria Math" w:cs="Arial"/>
              <w:lang w:val="en-US"/>
            </w:rPr>
            <m:t>P</m:t>
          </m:r>
          <m:d>
            <m:dPr>
              <m:ctrlPr>
                <w:rPr>
                  <w:rFonts w:ascii="Cambria Math" w:hAnsi="Cambria Math" w:cs="Arial"/>
                  <w:i/>
                  <w:lang w:val="en-US"/>
                </w:rPr>
              </m:ctrlPr>
            </m:dPr>
            <m:e>
              <m:r>
                <w:rPr>
                  <w:rFonts w:ascii="Cambria Math" w:hAnsi="Cambria Math" w:cs="Arial"/>
                  <w:lang w:val="en-US"/>
                </w:rPr>
                <m:t>T</m:t>
              </m:r>
            </m:e>
          </m:d>
          <m:r>
            <w:rPr>
              <w:rFonts w:ascii="Cambria Math" w:hAnsi="Cambria Math" w:cs="Arial"/>
              <w:lang w:val="en-US"/>
            </w:rPr>
            <m:t xml:space="preserve">= </m:t>
          </m:r>
          <m:d>
            <m:dPr>
              <m:begChr m:val="{"/>
              <m:endChr m:val=""/>
              <m:ctrlPr>
                <w:rPr>
                  <w:rFonts w:ascii="Cambria Math" w:hAnsi="Cambria Math" w:cs="Arial"/>
                  <w:i/>
                  <w:lang w:val="en-US"/>
                </w:rPr>
              </m:ctrlPr>
            </m:dPr>
            <m:e>
              <m:eqArr>
                <m:eqArrPr>
                  <m:ctrlPr>
                    <w:rPr>
                      <w:rFonts w:ascii="Cambria Math" w:hAnsi="Cambria Math" w:cs="Arial"/>
                      <w:i/>
                      <w:lang w:val="en-US"/>
                    </w:rPr>
                  </m:ctrlPr>
                </m:eqArrPr>
                <m:e>
                  <m:r>
                    <w:rPr>
                      <w:rFonts w:ascii="Cambria Math" w:hAnsi="Cambria Math" w:cs="Arial"/>
                      <w:lang w:val="en-US"/>
                    </w:rPr>
                    <m:t>a×T×</m:t>
                  </m:r>
                  <m:d>
                    <m:dPr>
                      <m:ctrlPr>
                        <w:rPr>
                          <w:rFonts w:ascii="Cambria Math" w:hAnsi="Cambria Math" w:cs="Arial"/>
                          <w:i/>
                          <w:lang w:val="en-US"/>
                        </w:rPr>
                      </m:ctrlPr>
                    </m:dPr>
                    <m:e>
                      <m:r>
                        <w:rPr>
                          <w:rFonts w:ascii="Cambria Math" w:hAnsi="Cambria Math" w:cs="Arial"/>
                          <w:lang w:val="en-US"/>
                        </w:rPr>
                        <m:t>T-RTmin</m:t>
                      </m:r>
                    </m:e>
                  </m:d>
                  <m:r>
                    <w:rPr>
                      <w:rFonts w:ascii="Cambria Math" w:hAnsi="Cambria Math" w:cs="Arial"/>
                      <w:lang w:val="en-US"/>
                    </w:rPr>
                    <m:t xml:space="preserve">× </m:t>
                  </m:r>
                  <m:sSup>
                    <m:sSupPr>
                      <m:ctrlPr>
                        <w:rPr>
                          <w:rFonts w:ascii="Cambria Math" w:hAnsi="Cambria Math" w:cs="Arial"/>
                          <w:i/>
                          <w:lang w:val="en-US"/>
                        </w:rPr>
                      </m:ctrlPr>
                    </m:sSupPr>
                    <m:e>
                      <m:r>
                        <w:rPr>
                          <w:rFonts w:ascii="Cambria Math" w:hAnsi="Cambria Math" w:cs="Arial"/>
                          <w:lang w:val="en-US"/>
                        </w:rPr>
                        <m:t>(RTmax-T)</m:t>
                      </m:r>
                    </m:e>
                    <m:sup>
                      <m:r>
                        <w:rPr>
                          <w:rFonts w:ascii="Cambria Math" w:hAnsi="Cambria Math" w:cs="Arial"/>
                          <w:lang w:val="en-US"/>
                        </w:rPr>
                        <m:t>1/b</m:t>
                      </m:r>
                    </m:sup>
                  </m:sSup>
                  <m:r>
                    <w:rPr>
                      <w:rFonts w:ascii="Cambria Math" w:hAnsi="Cambria Math" w:cs="Arial"/>
                      <w:lang w:val="en-US"/>
                    </w:rPr>
                    <m:t xml:space="preserve">  (for RTmax&gt;T&gt;RTmin)</m:t>
                  </m:r>
                </m:e>
                <m:e>
                  <m:r>
                    <w:rPr>
                      <w:rFonts w:ascii="Cambria Math" w:hAnsi="Cambria Math" w:cs="Arial"/>
                      <w:lang w:val="en-US"/>
                    </w:rPr>
                    <m:t>0  (for T≤RTmin or T ≥RTmax)</m:t>
                  </m:r>
                </m:e>
              </m:eqArr>
            </m:e>
          </m:d>
        </m:oMath>
      </m:oMathPara>
    </w:p>
    <w:p w14:paraId="7E5C534A" w14:textId="77777777" w:rsidR="0026541E" w:rsidRDefault="0026541E" w:rsidP="007C1BC4">
      <w:pPr>
        <w:ind w:firstLine="360"/>
        <w:rPr>
          <w:rFonts w:ascii="Arial" w:hAnsi="Arial" w:cs="Arial"/>
          <w:lang w:val="en-US"/>
        </w:rPr>
      </w:pPr>
    </w:p>
    <w:p w14:paraId="4A2FA4FB" w14:textId="4D6DB736" w:rsidR="009E1151" w:rsidRPr="00275901" w:rsidRDefault="009E1151" w:rsidP="007C1BC4">
      <w:pPr>
        <w:ind w:firstLine="360"/>
        <w:rPr>
          <w:rFonts w:ascii="Arial" w:hAnsi="Arial" w:cs="Arial"/>
          <w:lang w:val="en-US"/>
        </w:rPr>
      </w:pPr>
      <w:r w:rsidRPr="007F05C5">
        <w:rPr>
          <w:rFonts w:ascii="Arial" w:hAnsi="Arial" w:cs="Arial"/>
          <w:lang w:val="en-US"/>
        </w:rPr>
        <w:lastRenderedPageBreak/>
        <w:t xml:space="preserve">where </w:t>
      </w:r>
      <w:r w:rsidRPr="00C5799B">
        <w:rPr>
          <w:rFonts w:ascii="Arial" w:hAnsi="Arial" w:cs="Arial"/>
          <w:i/>
          <w:iCs/>
          <w:lang w:val="en-US"/>
        </w:rPr>
        <w:t>T</w:t>
      </w:r>
      <w:r w:rsidRPr="007F05C5">
        <w:rPr>
          <w:rFonts w:ascii="Arial" w:hAnsi="Arial" w:cs="Arial"/>
          <w:lang w:val="en-US"/>
        </w:rPr>
        <w:t xml:space="preserve"> is the temperature, </w:t>
      </w:r>
      <w:proofErr w:type="spellStart"/>
      <w:r w:rsidRPr="007F05C5">
        <w:rPr>
          <w:rFonts w:ascii="Arial" w:hAnsi="Arial" w:cs="Arial"/>
          <w:i/>
          <w:iCs/>
          <w:lang w:val="en-US"/>
        </w:rPr>
        <w:t>RTmin</w:t>
      </w:r>
      <w:proofErr w:type="spellEnd"/>
      <w:r w:rsidRPr="007F05C5">
        <w:rPr>
          <w:rFonts w:ascii="Arial" w:hAnsi="Arial" w:cs="Arial"/>
          <w:lang w:val="en-US"/>
        </w:rPr>
        <w:t xml:space="preserve"> and </w:t>
      </w:r>
      <w:proofErr w:type="spellStart"/>
      <w:r w:rsidRPr="007F05C5">
        <w:rPr>
          <w:rFonts w:ascii="Arial" w:hAnsi="Arial" w:cs="Arial"/>
          <w:i/>
          <w:iCs/>
          <w:lang w:val="en-US"/>
        </w:rPr>
        <w:t>RTmax</w:t>
      </w:r>
      <w:proofErr w:type="spellEnd"/>
      <w:r w:rsidRPr="007F05C5">
        <w:rPr>
          <w:rFonts w:ascii="Arial" w:hAnsi="Arial" w:cs="Arial"/>
          <w:lang w:val="en-US"/>
        </w:rPr>
        <w:t xml:space="preserve"> </w:t>
      </w:r>
      <w:r>
        <w:rPr>
          <w:rFonts w:ascii="Arial" w:hAnsi="Arial" w:cs="Arial"/>
          <w:lang w:val="en-US"/>
        </w:rPr>
        <w:t>are</w:t>
      </w:r>
      <w:r w:rsidRPr="007F05C5">
        <w:rPr>
          <w:rFonts w:ascii="Arial" w:hAnsi="Arial" w:cs="Arial"/>
          <w:lang w:val="en-US"/>
        </w:rPr>
        <w:t xml:space="preserve"> the minimum and maximum temperature</w:t>
      </w:r>
      <w:r>
        <w:rPr>
          <w:rFonts w:ascii="Arial" w:hAnsi="Arial" w:cs="Arial"/>
          <w:lang w:val="en-US"/>
        </w:rPr>
        <w:t>s</w:t>
      </w:r>
      <w:r w:rsidRPr="007F05C5">
        <w:rPr>
          <w:rFonts w:ascii="Arial" w:hAnsi="Arial" w:cs="Arial"/>
          <w:lang w:val="en-US"/>
        </w:rPr>
        <w:t xml:space="preserve"> for the species to reproduce, </w:t>
      </w:r>
      <w:r w:rsidRPr="007F05C5">
        <w:rPr>
          <w:rFonts w:ascii="Arial" w:hAnsi="Arial" w:cs="Arial"/>
          <w:i/>
          <w:iCs/>
          <w:lang w:val="en-US"/>
        </w:rPr>
        <w:t>a</w:t>
      </w:r>
      <w:r w:rsidRPr="007F05C5">
        <w:rPr>
          <w:rFonts w:ascii="Arial" w:hAnsi="Arial" w:cs="Arial"/>
          <w:lang w:val="en-US"/>
        </w:rPr>
        <w:t xml:space="preserve"> is a scaling factor and </w:t>
      </w:r>
      <w:r w:rsidRPr="007F05C5">
        <w:rPr>
          <w:rFonts w:ascii="Arial" w:hAnsi="Arial" w:cs="Arial"/>
          <w:i/>
          <w:iCs/>
          <w:lang w:val="en-US"/>
        </w:rPr>
        <w:t>b</w:t>
      </w:r>
      <w:r w:rsidRPr="007F05C5">
        <w:rPr>
          <w:rFonts w:ascii="Arial" w:hAnsi="Arial" w:cs="Arial"/>
          <w:lang w:val="en-US"/>
        </w:rPr>
        <w:t xml:space="preserve"> is a shape factor of the curve. </w:t>
      </w:r>
      <w:commentRangeStart w:id="47"/>
      <w:r>
        <w:rPr>
          <w:rFonts w:ascii="Arial" w:hAnsi="Arial" w:cs="Arial"/>
          <w:lang w:val="en-US"/>
        </w:rPr>
        <w:t>Values of each parameter shared the same normal distribution</w:t>
      </w:r>
      <w:r w:rsidR="00C5799B">
        <w:rPr>
          <w:rFonts w:ascii="Arial" w:hAnsi="Arial" w:cs="Arial"/>
          <w:lang w:val="en-US"/>
        </w:rPr>
        <w:t xml:space="preserve"> among the nine species</w:t>
      </w:r>
      <w:r>
        <w:rPr>
          <w:rFonts w:ascii="Arial" w:hAnsi="Arial" w:cs="Arial"/>
          <w:lang w:val="en-US"/>
        </w:rPr>
        <w:t xml:space="preserve">, </w:t>
      </w:r>
      <w:proofErr w:type="gramStart"/>
      <w:r>
        <w:rPr>
          <w:rFonts w:ascii="Arial" w:hAnsi="Arial" w:cs="Arial"/>
          <w:lang w:val="en-US"/>
        </w:rPr>
        <w:t>whose</w:t>
      </w:r>
      <w:proofErr w:type="gramEnd"/>
      <w:r>
        <w:rPr>
          <w:rFonts w:ascii="Arial" w:hAnsi="Arial" w:cs="Arial"/>
          <w:lang w:val="en-US"/>
        </w:rPr>
        <w:t xml:space="preserve"> mean and variance were the </w:t>
      </w:r>
      <w:commentRangeStart w:id="48"/>
      <w:r>
        <w:rPr>
          <w:rFonts w:ascii="Arial" w:hAnsi="Arial" w:cs="Arial"/>
          <w:lang w:val="en-US"/>
        </w:rPr>
        <w:t xml:space="preserve">super </w:t>
      </w:r>
      <w:commentRangeEnd w:id="48"/>
      <w:r w:rsidR="00561E89">
        <w:rPr>
          <w:rStyle w:val="CommentReference"/>
          <w:rFonts w:asciiTheme="minorHAnsi" w:eastAsiaTheme="minorHAnsi" w:hAnsiTheme="minorHAnsi" w:cstheme="minorBidi"/>
          <w:lang w:eastAsia="en-US"/>
        </w:rPr>
        <w:commentReference w:id="48"/>
      </w:r>
      <w:r>
        <w:rPr>
          <w:rFonts w:ascii="Arial" w:hAnsi="Arial" w:cs="Arial"/>
          <w:lang w:val="en-US"/>
        </w:rPr>
        <w:t xml:space="preserve">parameters in the multi-level model. </w:t>
      </w:r>
      <w:commentRangeEnd w:id="47"/>
      <w:r w:rsidR="00B93602">
        <w:rPr>
          <w:rStyle w:val="CommentReference"/>
          <w:rFonts w:asciiTheme="minorHAnsi" w:eastAsiaTheme="minorHAnsi" w:hAnsiTheme="minorHAnsi" w:cstheme="minorBidi"/>
          <w:lang w:eastAsia="en-US"/>
        </w:rPr>
        <w:commentReference w:id="47"/>
      </w:r>
      <w:r w:rsidR="00C5799B" w:rsidRPr="00C5799B">
        <w:rPr>
          <w:rFonts w:ascii="Arial" w:hAnsi="Arial" w:cs="Arial"/>
          <w:i/>
          <w:iCs/>
          <w:lang w:val="en-US"/>
        </w:rPr>
        <w:t xml:space="preserve"> </w:t>
      </w:r>
      <w:commentRangeStart w:id="49"/>
      <w:r w:rsidR="00C5799B" w:rsidRPr="00C5799B">
        <w:rPr>
          <w:rFonts w:ascii="Arial" w:hAnsi="Arial" w:cs="Arial"/>
          <w:i/>
          <w:iCs/>
          <w:lang w:val="en-US"/>
        </w:rPr>
        <w:t>P(T)</w:t>
      </w:r>
      <w:r w:rsidR="00C5799B">
        <w:rPr>
          <w:rFonts w:ascii="Arial" w:hAnsi="Arial" w:cs="Arial"/>
          <w:lang w:val="en-US"/>
        </w:rPr>
        <w:t xml:space="preserve"> </w:t>
      </w:r>
      <w:r w:rsidRPr="007F05C5">
        <w:rPr>
          <w:rFonts w:ascii="Arial" w:hAnsi="Arial" w:cs="Arial"/>
          <w:lang w:val="en-US"/>
        </w:rPr>
        <w:t xml:space="preserve">was </w:t>
      </w:r>
      <w:commentRangeStart w:id="50"/>
      <w:r w:rsidRPr="007F05C5">
        <w:rPr>
          <w:rFonts w:ascii="Arial" w:hAnsi="Arial" w:cs="Arial"/>
          <w:lang w:val="en-US"/>
        </w:rPr>
        <w:t>modeled using a normal distribution with temperature-dependent standard deviation</w:t>
      </w:r>
      <w:commentRangeEnd w:id="49"/>
      <w:r w:rsidR="006A77B6">
        <w:rPr>
          <w:rStyle w:val="CommentReference"/>
          <w:rFonts w:asciiTheme="minorHAnsi" w:eastAsiaTheme="minorHAnsi" w:hAnsiTheme="minorHAnsi" w:cstheme="minorBidi"/>
          <w:lang w:eastAsia="en-US"/>
        </w:rPr>
        <w:commentReference w:id="49"/>
      </w:r>
      <w:r w:rsidRPr="007F05C5">
        <w:rPr>
          <w:rFonts w:ascii="Arial" w:hAnsi="Arial" w:cs="Arial"/>
          <w:lang w:val="en-US"/>
        </w:rPr>
        <w:t>.</w:t>
      </w:r>
      <w:commentRangeEnd w:id="50"/>
      <w:r w:rsidR="00561E89">
        <w:rPr>
          <w:rStyle w:val="CommentReference"/>
          <w:rFonts w:asciiTheme="minorHAnsi" w:eastAsiaTheme="minorHAnsi" w:hAnsiTheme="minorHAnsi" w:cstheme="minorBidi"/>
          <w:lang w:eastAsia="en-US"/>
        </w:rPr>
        <w:commentReference w:id="50"/>
      </w:r>
      <w:r w:rsidRPr="007F05C5">
        <w:rPr>
          <w:rFonts w:ascii="Arial" w:hAnsi="Arial" w:cs="Arial"/>
          <w:lang w:val="en-US"/>
        </w:rPr>
        <w:t xml:space="preserve"> </w:t>
      </w:r>
      <w:r w:rsidR="00C5799B" w:rsidRPr="007F05C5">
        <w:rPr>
          <w:rFonts w:ascii="Arial" w:hAnsi="Arial" w:cs="Arial"/>
          <w:lang w:val="en-US"/>
        </w:rPr>
        <w:t xml:space="preserve">A normal distribution is not ideal to model the transformed count data, which are all positive. However, modeling </w:t>
      </w:r>
      <w:commentRangeStart w:id="51"/>
      <w:r w:rsidR="00C5799B" w:rsidRPr="007F05C5">
        <w:rPr>
          <w:rFonts w:ascii="Arial" w:hAnsi="Arial" w:cs="Arial"/>
          <w:lang w:val="en-US"/>
        </w:rPr>
        <w:t>offspring counts with Poisson</w:t>
      </w:r>
      <w:commentRangeEnd w:id="51"/>
      <w:r w:rsidR="00561E89">
        <w:rPr>
          <w:rStyle w:val="CommentReference"/>
          <w:rFonts w:asciiTheme="minorHAnsi" w:eastAsiaTheme="minorHAnsi" w:hAnsiTheme="minorHAnsi" w:cstheme="minorBidi"/>
          <w:lang w:eastAsia="en-US"/>
        </w:rPr>
        <w:commentReference w:id="51"/>
      </w:r>
      <w:r w:rsidR="00C5799B" w:rsidRPr="007F05C5">
        <w:rPr>
          <w:rFonts w:ascii="Arial" w:hAnsi="Arial" w:cs="Arial"/>
          <w:lang w:val="en-US"/>
        </w:rPr>
        <w:t xml:space="preserve">, zero-inflated Poisson, negative binomial, lognormal distribution did not </w:t>
      </w:r>
      <w:del w:id="52" w:author="Chris Terry" w:date="2021-11-22T12:03:00Z">
        <w:r w:rsidR="00C5799B" w:rsidRPr="007F05C5" w:rsidDel="006A77B6">
          <w:rPr>
            <w:rFonts w:ascii="Arial" w:hAnsi="Arial" w:cs="Arial"/>
            <w:lang w:val="en-US"/>
          </w:rPr>
          <w:delText xml:space="preserve">produce </w:delText>
        </w:r>
        <w:r w:rsidR="00C5799B" w:rsidDel="006A77B6">
          <w:rPr>
            <w:rFonts w:ascii="Arial" w:hAnsi="Arial" w:cs="Arial"/>
            <w:lang w:val="en-US"/>
          </w:rPr>
          <w:delText xml:space="preserve">model </w:delText>
        </w:r>
      </w:del>
      <w:ins w:id="53" w:author="Chris Terry" w:date="2021-11-22T12:03:00Z">
        <w:r w:rsidR="006A77B6">
          <w:rPr>
            <w:rFonts w:ascii="Arial" w:hAnsi="Arial" w:cs="Arial"/>
            <w:lang w:val="en-US"/>
          </w:rPr>
          <w:t xml:space="preserve">adequately </w:t>
        </w:r>
      </w:ins>
      <w:r w:rsidR="00C5799B" w:rsidRPr="007F05C5">
        <w:rPr>
          <w:rFonts w:ascii="Arial" w:hAnsi="Arial" w:cs="Arial"/>
          <w:lang w:val="en-US"/>
        </w:rPr>
        <w:t>converge</w:t>
      </w:r>
      <w:del w:id="54" w:author="Chris Terry" w:date="2021-11-22T12:03:00Z">
        <w:r w:rsidR="00C5799B" w:rsidDel="006A77B6">
          <w:rPr>
            <w:rFonts w:ascii="Arial" w:hAnsi="Arial" w:cs="Arial"/>
            <w:lang w:val="en-US"/>
          </w:rPr>
          <w:delText>nce</w:delText>
        </w:r>
        <w:r w:rsidR="00C5799B" w:rsidRPr="007F05C5" w:rsidDel="006A77B6">
          <w:rPr>
            <w:rFonts w:ascii="Arial" w:hAnsi="Arial" w:cs="Arial"/>
            <w:lang w:val="en-US"/>
          </w:rPr>
          <w:delText xml:space="preserve"> results</w:delText>
        </w:r>
      </w:del>
      <w:r w:rsidR="00C5799B" w:rsidRPr="007F05C5">
        <w:rPr>
          <w:rFonts w:ascii="Arial" w:hAnsi="Arial" w:cs="Arial"/>
          <w:lang w:val="en-US"/>
        </w:rPr>
        <w:t>, potentially due to the piecewise nature of the thermal performance function</w:t>
      </w:r>
      <w:r w:rsidR="00C5799B">
        <w:rPr>
          <w:rFonts w:ascii="Arial" w:hAnsi="Arial" w:cs="Arial"/>
          <w:lang w:val="en-US"/>
        </w:rPr>
        <w:t>s</w:t>
      </w:r>
      <w:commentRangeStart w:id="55"/>
      <w:r w:rsidR="00C5799B" w:rsidRPr="007F05C5">
        <w:rPr>
          <w:rFonts w:ascii="Arial" w:hAnsi="Arial" w:cs="Arial"/>
          <w:lang w:val="en-US"/>
        </w:rPr>
        <w:t xml:space="preserve">. </w:t>
      </w:r>
      <w:r w:rsidRPr="007F05C5">
        <w:rPr>
          <w:rFonts w:ascii="Arial" w:hAnsi="Arial" w:cs="Arial"/>
          <w:lang w:val="en-US"/>
        </w:rPr>
        <w:t xml:space="preserve">Assuming temperature dependency of standard deviation generated better fitting than assuming the same standard deviation across temperature treatments, as judged by </w:t>
      </w:r>
      <w:r w:rsidRPr="007F05C5">
        <w:rPr>
          <w:rStyle w:val="st"/>
          <w:rFonts w:ascii="Arial" w:hAnsi="Arial" w:cs="Arial"/>
        </w:rPr>
        <w:t>leave-one-out cross-validation</w:t>
      </w:r>
      <w:r w:rsidRPr="007F05C5">
        <w:rPr>
          <w:rFonts w:ascii="Arial" w:hAnsi="Arial" w:cs="Arial"/>
          <w:lang w:val="en-US"/>
        </w:rPr>
        <w:t xml:space="preserve">. </w:t>
      </w:r>
      <w:commentRangeEnd w:id="55"/>
      <w:r w:rsidR="00561E89">
        <w:rPr>
          <w:rStyle w:val="CommentReference"/>
          <w:rFonts w:asciiTheme="minorHAnsi" w:eastAsiaTheme="minorHAnsi" w:hAnsiTheme="minorHAnsi" w:cstheme="minorBidi"/>
          <w:lang w:eastAsia="en-US"/>
        </w:rPr>
        <w:commentReference w:id="55"/>
      </w:r>
      <w:r>
        <w:rPr>
          <w:rFonts w:ascii="Arial" w:hAnsi="Arial" w:cs="Arial"/>
          <w:lang w:val="en-US"/>
        </w:rPr>
        <w:t>This</w:t>
      </w:r>
      <w:r w:rsidRPr="007F05C5">
        <w:rPr>
          <w:rFonts w:ascii="Arial" w:hAnsi="Arial" w:cs="Arial"/>
          <w:lang w:val="en-US"/>
        </w:rPr>
        <w:t xml:space="preserve"> was because when the temperature was equal or close to </w:t>
      </w:r>
      <w:proofErr w:type="spellStart"/>
      <w:r w:rsidRPr="007F05C5">
        <w:rPr>
          <w:rFonts w:ascii="Arial" w:hAnsi="Arial" w:cs="Arial"/>
          <w:i/>
          <w:iCs/>
          <w:lang w:val="en-US"/>
        </w:rPr>
        <w:t>RTmin</w:t>
      </w:r>
      <w:proofErr w:type="spellEnd"/>
      <w:r w:rsidRPr="007F05C5">
        <w:rPr>
          <w:rFonts w:ascii="Arial" w:hAnsi="Arial" w:cs="Arial"/>
          <w:lang w:val="en-US"/>
        </w:rPr>
        <w:t xml:space="preserve"> and </w:t>
      </w:r>
      <w:proofErr w:type="spellStart"/>
      <w:r w:rsidRPr="007F05C5">
        <w:rPr>
          <w:rFonts w:ascii="Arial" w:hAnsi="Arial" w:cs="Arial"/>
          <w:i/>
          <w:iCs/>
          <w:lang w:val="en-US"/>
        </w:rPr>
        <w:t>RTmax</w:t>
      </w:r>
      <w:proofErr w:type="spellEnd"/>
      <w:r w:rsidRPr="007F05C5">
        <w:rPr>
          <w:rFonts w:ascii="Arial" w:hAnsi="Arial" w:cs="Arial"/>
          <w:lang w:val="en-US"/>
        </w:rPr>
        <w:t xml:space="preserve">, the </w:t>
      </w:r>
      <w:commentRangeStart w:id="56"/>
      <w:r w:rsidRPr="007F05C5">
        <w:rPr>
          <w:rFonts w:ascii="Arial" w:hAnsi="Arial" w:cs="Arial"/>
          <w:lang w:val="en-US"/>
        </w:rPr>
        <w:t xml:space="preserve">standard deviation </w:t>
      </w:r>
      <w:commentRangeEnd w:id="56"/>
      <w:r w:rsidR="00561E89">
        <w:rPr>
          <w:rStyle w:val="CommentReference"/>
          <w:rFonts w:asciiTheme="minorHAnsi" w:eastAsiaTheme="minorHAnsi" w:hAnsiTheme="minorHAnsi" w:cstheme="minorBidi"/>
          <w:lang w:eastAsia="en-US"/>
        </w:rPr>
        <w:commentReference w:id="56"/>
      </w:r>
      <w:r w:rsidRPr="007F05C5">
        <w:rPr>
          <w:rFonts w:ascii="Arial" w:hAnsi="Arial" w:cs="Arial"/>
          <w:lang w:val="en-US"/>
        </w:rPr>
        <w:t xml:space="preserve">should be zero or close to zero. </w:t>
      </w:r>
      <w:r w:rsidR="00C5799B">
        <w:rPr>
          <w:rFonts w:ascii="Arial" w:hAnsi="Arial" w:cs="Arial"/>
          <w:lang w:val="en-US"/>
        </w:rPr>
        <w:t>M</w:t>
      </w:r>
      <w:r w:rsidRPr="007F05C5">
        <w:rPr>
          <w:rFonts w:ascii="Arial" w:hAnsi="Arial" w:cs="Arial"/>
          <w:lang w:val="en-US"/>
        </w:rPr>
        <w:t>odel</w:t>
      </w:r>
      <w:r w:rsidR="00047101">
        <w:rPr>
          <w:rFonts w:ascii="Arial" w:hAnsi="Arial" w:cs="Arial"/>
          <w:lang w:val="en-US"/>
        </w:rPr>
        <w:t xml:space="preserve"> was converged and</w:t>
      </w:r>
      <w:r w:rsidRPr="007F05C5">
        <w:rPr>
          <w:rFonts w:ascii="Arial" w:hAnsi="Arial" w:cs="Arial"/>
          <w:lang w:val="en-US"/>
        </w:rPr>
        <w:t xml:space="preserve"> performance </w:t>
      </w:r>
      <w:r>
        <w:rPr>
          <w:rFonts w:ascii="Arial" w:hAnsi="Arial" w:cs="Arial"/>
          <w:lang w:val="en-US"/>
        </w:rPr>
        <w:t>was</w:t>
      </w:r>
      <w:r w:rsidRPr="007F05C5">
        <w:rPr>
          <w:rFonts w:ascii="Arial" w:hAnsi="Arial" w:cs="Arial"/>
          <w:lang w:val="en-US"/>
        </w:rPr>
        <w:t xml:space="preserve"> acceptable </w:t>
      </w:r>
      <w:r w:rsidR="00C5799B">
        <w:rPr>
          <w:rFonts w:ascii="Arial" w:hAnsi="Arial" w:cs="Arial"/>
          <w:lang w:val="en-US"/>
        </w:rPr>
        <w:t xml:space="preserve">in diagnostic plots </w:t>
      </w:r>
      <w:r w:rsidRPr="007F05C5">
        <w:rPr>
          <w:rFonts w:ascii="Arial" w:hAnsi="Arial" w:cs="Arial"/>
          <w:lang w:val="en-US"/>
        </w:rPr>
        <w:t>(</w:t>
      </w:r>
      <w:r w:rsidR="00C5799B">
        <w:rPr>
          <w:rFonts w:ascii="Arial" w:hAnsi="Arial" w:cs="Arial"/>
          <w:color w:val="000000" w:themeColor="text1"/>
          <w:lang w:val="en-US"/>
        </w:rPr>
        <w:t>S</w:t>
      </w:r>
      <w:r w:rsidRPr="007F05C5">
        <w:rPr>
          <w:rFonts w:ascii="Arial" w:hAnsi="Arial" w:cs="Arial"/>
          <w:color w:val="000000" w:themeColor="text1"/>
          <w:lang w:val="en-US"/>
        </w:rPr>
        <w:t xml:space="preserve">upplementary figure </w:t>
      </w:r>
      <w:r w:rsidR="00D36B99">
        <w:rPr>
          <w:rFonts w:ascii="Arial" w:hAnsi="Arial" w:cs="Arial"/>
          <w:color w:val="000000" w:themeColor="text1"/>
          <w:lang w:val="en-US"/>
        </w:rPr>
        <w:t>4</w:t>
      </w:r>
      <w:r w:rsidRPr="007F05C5">
        <w:rPr>
          <w:rFonts w:ascii="Arial" w:hAnsi="Arial" w:cs="Arial"/>
          <w:color w:val="000000" w:themeColor="text1"/>
          <w:lang w:val="en-US"/>
        </w:rPr>
        <w:t>).</w:t>
      </w:r>
      <w:r w:rsidRPr="007F05C5">
        <w:rPr>
          <w:rFonts w:ascii="Arial" w:hAnsi="Arial" w:cs="Arial"/>
          <w:color w:val="FF0000"/>
          <w:lang w:val="en-US"/>
        </w:rPr>
        <w:t xml:space="preserve"> </w:t>
      </w:r>
      <w:commentRangeStart w:id="57"/>
      <w:r w:rsidRPr="008E748E">
        <w:rPr>
          <w:rFonts w:ascii="Arial" w:hAnsi="Arial" w:cs="Arial"/>
          <w:color w:val="000000" w:themeColor="text1"/>
          <w:lang w:val="en-US"/>
        </w:rPr>
        <w:t>Priors of parameters were sampled from non-informative distribution</w:t>
      </w:r>
      <w:commentRangeEnd w:id="57"/>
      <w:r w:rsidR="00EC62C0">
        <w:rPr>
          <w:rStyle w:val="CommentReference"/>
          <w:rFonts w:asciiTheme="minorHAnsi" w:eastAsiaTheme="minorHAnsi" w:hAnsiTheme="minorHAnsi" w:cstheme="minorBidi"/>
          <w:lang w:eastAsia="en-US"/>
        </w:rPr>
        <w:commentReference w:id="57"/>
      </w:r>
      <w:r w:rsidRPr="008E748E">
        <w:rPr>
          <w:rFonts w:ascii="Arial" w:hAnsi="Arial" w:cs="Arial"/>
          <w:color w:val="000000" w:themeColor="text1"/>
          <w:lang w:val="en-US"/>
        </w:rPr>
        <w:t xml:space="preserve">. The values of </w:t>
      </w:r>
      <w:r w:rsidRPr="008E748E">
        <w:rPr>
          <w:rFonts w:ascii="Arial" w:hAnsi="Arial" w:cs="Arial"/>
          <w:i/>
          <w:iCs/>
          <w:color w:val="000000" w:themeColor="text1"/>
          <w:lang w:val="en-US"/>
        </w:rPr>
        <w:t>a</w:t>
      </w:r>
      <w:r w:rsidRPr="008E748E">
        <w:rPr>
          <w:rFonts w:ascii="Arial" w:hAnsi="Arial" w:cs="Arial"/>
          <w:color w:val="000000" w:themeColor="text1"/>
          <w:lang w:val="en-US"/>
        </w:rPr>
        <w:t xml:space="preserve"> </w:t>
      </w:r>
      <w:r w:rsidR="001113A3">
        <w:rPr>
          <w:rFonts w:ascii="Arial" w:hAnsi="Arial" w:cs="Arial"/>
          <w:color w:val="000000" w:themeColor="text1"/>
          <w:lang w:val="en-US"/>
        </w:rPr>
        <w:t xml:space="preserve">and </w:t>
      </w:r>
      <w:r w:rsidR="001113A3" w:rsidRPr="008E748E">
        <w:rPr>
          <w:rFonts w:ascii="Arial" w:hAnsi="Arial" w:cs="Arial"/>
          <w:i/>
          <w:iCs/>
          <w:color w:val="000000" w:themeColor="text1"/>
          <w:lang w:val="en-US"/>
        </w:rPr>
        <w:t>b</w:t>
      </w:r>
      <w:r w:rsidR="001113A3" w:rsidRPr="008E748E">
        <w:rPr>
          <w:rFonts w:ascii="Arial" w:hAnsi="Arial" w:cs="Arial"/>
          <w:color w:val="000000" w:themeColor="text1"/>
          <w:lang w:val="en-US"/>
        </w:rPr>
        <w:t xml:space="preserve"> </w:t>
      </w:r>
      <w:r w:rsidRPr="008E748E">
        <w:rPr>
          <w:rFonts w:ascii="Arial" w:hAnsi="Arial" w:cs="Arial"/>
          <w:color w:val="000000" w:themeColor="text1"/>
          <w:lang w:val="en-US"/>
        </w:rPr>
        <w:t>were bounded to be positive.</w:t>
      </w:r>
      <w:r w:rsidR="001113A3">
        <w:rPr>
          <w:rFonts w:ascii="Arial" w:hAnsi="Arial" w:cs="Arial"/>
          <w:color w:val="000000" w:themeColor="text1"/>
          <w:lang w:val="en-US"/>
        </w:rPr>
        <w:t xml:space="preserve"> </w:t>
      </w:r>
      <w:r w:rsidRPr="008E748E">
        <w:rPr>
          <w:rFonts w:ascii="Arial" w:hAnsi="Arial" w:cs="Arial"/>
          <w:color w:val="000000" w:themeColor="text1"/>
          <w:lang w:val="en-US"/>
        </w:rPr>
        <w:t xml:space="preserve">The values of </w:t>
      </w:r>
      <w:proofErr w:type="spellStart"/>
      <w:r w:rsidRPr="008E748E">
        <w:rPr>
          <w:rFonts w:ascii="Arial" w:hAnsi="Arial" w:cs="Arial"/>
          <w:i/>
          <w:iCs/>
          <w:color w:val="000000" w:themeColor="text1"/>
          <w:lang w:val="en-US"/>
        </w:rPr>
        <w:t>RTmin</w:t>
      </w:r>
      <w:proofErr w:type="spellEnd"/>
      <w:r w:rsidRPr="008E748E">
        <w:rPr>
          <w:rFonts w:ascii="Arial" w:hAnsi="Arial" w:cs="Arial"/>
          <w:color w:val="000000" w:themeColor="text1"/>
          <w:lang w:val="en-US"/>
        </w:rPr>
        <w:t xml:space="preserve"> were bounded to be lower than 17</w:t>
      </w:r>
      <w:r w:rsidRPr="008E748E">
        <w:rPr>
          <w:rFonts w:ascii="Arial" w:hAnsi="Arial" w:cs="Arial"/>
          <w:color w:val="000000" w:themeColor="text1"/>
        </w:rPr>
        <w:t>°C</w:t>
      </w:r>
      <w:r w:rsidR="00FE3AF8">
        <w:rPr>
          <w:rFonts w:ascii="Arial" w:hAnsi="Arial" w:cs="Arial"/>
          <w:color w:val="000000" w:themeColor="text1"/>
        </w:rPr>
        <w:t xml:space="preserve"> and</w:t>
      </w:r>
      <w:r w:rsidRPr="008E748E">
        <w:rPr>
          <w:rFonts w:ascii="Arial" w:hAnsi="Arial" w:cs="Arial"/>
          <w:color w:val="000000" w:themeColor="text1"/>
        </w:rPr>
        <w:t xml:space="preserve"> </w:t>
      </w:r>
      <w:r w:rsidR="00FE3AF8">
        <w:rPr>
          <w:rFonts w:ascii="Arial" w:hAnsi="Arial" w:cs="Arial"/>
          <w:color w:val="000000" w:themeColor="text1"/>
        </w:rPr>
        <w:t>t</w:t>
      </w:r>
      <w:r w:rsidRPr="008E748E">
        <w:rPr>
          <w:rFonts w:ascii="Arial" w:hAnsi="Arial" w:cs="Arial"/>
          <w:color w:val="000000" w:themeColor="text1"/>
        </w:rPr>
        <w:t xml:space="preserve">he </w:t>
      </w:r>
      <w:r w:rsidRPr="008E748E">
        <w:rPr>
          <w:rFonts w:ascii="Arial" w:hAnsi="Arial" w:cs="Arial"/>
          <w:color w:val="000000" w:themeColor="text1"/>
          <w:lang w:val="en-US"/>
        </w:rPr>
        <w:t xml:space="preserve">values of </w:t>
      </w:r>
      <w:proofErr w:type="spellStart"/>
      <w:r w:rsidRPr="008E748E">
        <w:rPr>
          <w:rFonts w:ascii="Arial" w:hAnsi="Arial" w:cs="Arial"/>
          <w:i/>
          <w:iCs/>
          <w:color w:val="000000" w:themeColor="text1"/>
          <w:lang w:val="en-US"/>
        </w:rPr>
        <w:t>RTmax</w:t>
      </w:r>
      <w:proofErr w:type="spellEnd"/>
      <w:r w:rsidRPr="008E748E">
        <w:rPr>
          <w:rFonts w:ascii="Arial" w:hAnsi="Arial" w:cs="Arial"/>
          <w:color w:val="000000" w:themeColor="text1"/>
          <w:lang w:val="en-US"/>
        </w:rPr>
        <w:t xml:space="preserve"> were bounded between 26</w:t>
      </w:r>
      <w:r w:rsidRPr="008E748E">
        <w:rPr>
          <w:rFonts w:ascii="Arial" w:hAnsi="Arial" w:cs="Arial"/>
          <w:color w:val="000000" w:themeColor="text1"/>
        </w:rPr>
        <w:t xml:space="preserve">°C - </w:t>
      </w:r>
      <w:r w:rsidRPr="008E748E">
        <w:rPr>
          <w:rFonts w:ascii="Arial" w:hAnsi="Arial" w:cs="Arial"/>
          <w:color w:val="000000" w:themeColor="text1"/>
          <w:lang w:val="en-US"/>
        </w:rPr>
        <w:t>35</w:t>
      </w:r>
      <w:r w:rsidRPr="008E748E">
        <w:rPr>
          <w:rFonts w:ascii="Arial" w:hAnsi="Arial" w:cs="Arial"/>
          <w:color w:val="000000" w:themeColor="text1"/>
        </w:rPr>
        <w:t>°C a</w:t>
      </w:r>
      <w:r w:rsidR="00FE3AF8">
        <w:rPr>
          <w:rFonts w:ascii="Arial" w:hAnsi="Arial" w:cs="Arial"/>
          <w:color w:val="000000" w:themeColor="text1"/>
        </w:rPr>
        <w:t>ccording to prior knowledge</w:t>
      </w:r>
      <w:r w:rsidR="00055F3A">
        <w:rPr>
          <w:rFonts w:ascii="Arial" w:hAnsi="Arial" w:cs="Arial"/>
          <w:color w:val="000000" w:themeColor="text1"/>
        </w:rPr>
        <w:t>.</w:t>
      </w:r>
      <w:r>
        <w:rPr>
          <w:rFonts w:ascii="Arial" w:hAnsi="Arial" w:cs="Arial"/>
        </w:rPr>
        <w:t xml:space="preserve"> </w:t>
      </w:r>
      <w:r w:rsidRPr="008E748E">
        <w:rPr>
          <w:rFonts w:ascii="Arial" w:hAnsi="Arial" w:cs="Arial"/>
          <w:lang w:val="en-US"/>
        </w:rPr>
        <w:t>Median</w:t>
      </w:r>
      <w:r>
        <w:rPr>
          <w:rFonts w:ascii="Arial" w:hAnsi="Arial" w:cs="Arial"/>
          <w:lang w:val="en-US"/>
        </w:rPr>
        <w:t>s</w:t>
      </w:r>
      <w:r w:rsidRPr="008E748E">
        <w:rPr>
          <w:rFonts w:ascii="Arial" w:hAnsi="Arial" w:cs="Arial"/>
          <w:lang w:val="en-US"/>
        </w:rPr>
        <w:t xml:space="preserve"> of the posterior distribution</w:t>
      </w:r>
      <w:r>
        <w:rPr>
          <w:rFonts w:ascii="Arial" w:hAnsi="Arial" w:cs="Arial"/>
          <w:lang w:val="en-US"/>
        </w:rPr>
        <w:t>s</w:t>
      </w:r>
      <w:r w:rsidRPr="008E748E">
        <w:rPr>
          <w:rFonts w:ascii="Arial" w:hAnsi="Arial" w:cs="Arial"/>
          <w:lang w:val="en-US"/>
        </w:rPr>
        <w:t xml:space="preserve"> were used as the parameter</w:t>
      </w:r>
      <w:r>
        <w:rPr>
          <w:rFonts w:ascii="Arial" w:hAnsi="Arial" w:cs="Arial"/>
          <w:lang w:val="en-US"/>
        </w:rPr>
        <w:t xml:space="preserve"> values</w:t>
      </w:r>
      <w:r w:rsidRPr="008E748E">
        <w:rPr>
          <w:rFonts w:ascii="Arial" w:hAnsi="Arial" w:cs="Arial"/>
          <w:lang w:val="en-US"/>
        </w:rPr>
        <w:t xml:space="preserve"> to construct the thermal performance curve.</w:t>
      </w:r>
    </w:p>
    <w:p w14:paraId="20D8FD9D" w14:textId="732D6D5D" w:rsidR="009E1151" w:rsidRDefault="009E1151" w:rsidP="007C1BC4">
      <w:pPr>
        <w:ind w:firstLine="360"/>
        <w:rPr>
          <w:rFonts w:ascii="Arial" w:hAnsi="Arial" w:cs="Arial"/>
          <w:lang w:val="en-US"/>
        </w:rPr>
      </w:pPr>
      <w:commentRangeStart w:id="58"/>
      <w:r w:rsidRPr="008E748E">
        <w:rPr>
          <w:rFonts w:ascii="Arial" w:hAnsi="Arial" w:cs="Arial"/>
          <w:lang w:val="en-US"/>
        </w:rPr>
        <w:t xml:space="preserve">The model parameters were also estimated by maximum likelihood using the </w:t>
      </w:r>
      <w:proofErr w:type="spellStart"/>
      <w:r w:rsidRPr="00516A60">
        <w:rPr>
          <w:rFonts w:ascii="Arial" w:hAnsi="Arial" w:cs="Arial"/>
          <w:i/>
          <w:iCs/>
          <w:lang w:val="en-US"/>
        </w:rPr>
        <w:t>bbmle</w:t>
      </w:r>
      <w:proofErr w:type="spellEnd"/>
      <w:r w:rsidRPr="00516A60">
        <w:rPr>
          <w:rFonts w:ascii="Arial" w:hAnsi="Arial" w:cs="Arial"/>
          <w:i/>
          <w:iCs/>
          <w:lang w:val="en-US"/>
        </w:rPr>
        <w:t xml:space="preserve"> </w:t>
      </w:r>
      <w:r w:rsidRPr="008E748E">
        <w:rPr>
          <w:rFonts w:ascii="Arial" w:hAnsi="Arial" w:cs="Arial"/>
          <w:lang w:val="en-US"/>
        </w:rPr>
        <w:t>package</w:t>
      </w:r>
      <w:r w:rsidR="007D2D8B">
        <w:rPr>
          <w:rFonts w:ascii="Arial" w:hAnsi="Arial" w:cs="Arial"/>
          <w:lang w:val="en-US"/>
        </w:rPr>
        <w:t xml:space="preserve"> in R</w:t>
      </w:r>
      <w:r w:rsidRPr="008E748E">
        <w:rPr>
          <w:rFonts w:ascii="Arial" w:hAnsi="Arial" w:cs="Arial"/>
          <w:lang w:val="en-US"/>
        </w:rPr>
        <w:t xml:space="preserve">. Total offspring numbers were modeled </w:t>
      </w:r>
      <w:r>
        <w:rPr>
          <w:rFonts w:ascii="Arial" w:hAnsi="Arial" w:cs="Arial"/>
          <w:lang w:val="en-US"/>
        </w:rPr>
        <w:t>using a</w:t>
      </w:r>
      <w:r w:rsidRPr="008E748E">
        <w:rPr>
          <w:rFonts w:ascii="Arial" w:hAnsi="Arial" w:cs="Arial"/>
          <w:lang w:val="en-US"/>
        </w:rPr>
        <w:t xml:space="preserve"> Poisson distribution. This method was not multi-level; therefore, the shapes of curves of different species varied more than when assuming shared distributions of model parameters. Besides, this method behaved </w:t>
      </w:r>
      <w:r>
        <w:rPr>
          <w:rFonts w:ascii="Arial" w:hAnsi="Arial" w:cs="Arial"/>
          <w:lang w:val="en-US"/>
        </w:rPr>
        <w:t>poorly</w:t>
      </w:r>
      <w:r w:rsidRPr="008E748E">
        <w:rPr>
          <w:rFonts w:ascii="Arial" w:hAnsi="Arial" w:cs="Arial"/>
          <w:lang w:val="en-US"/>
        </w:rPr>
        <w:t xml:space="preserve"> in estimating the uncertainty of the parameter estimation. Nevertheless, the ranks of the </w:t>
      </w:r>
      <w:proofErr w:type="spellStart"/>
      <w:r w:rsidRPr="00B337B6">
        <w:rPr>
          <w:rFonts w:ascii="Arial" w:hAnsi="Arial" w:cs="Arial"/>
          <w:i/>
          <w:iCs/>
          <w:lang w:val="en-US"/>
        </w:rPr>
        <w:t>RTmax</w:t>
      </w:r>
      <w:proofErr w:type="spellEnd"/>
      <w:r w:rsidRPr="008E748E">
        <w:rPr>
          <w:rFonts w:ascii="Arial" w:hAnsi="Arial" w:cs="Arial"/>
          <w:lang w:val="en-US"/>
        </w:rPr>
        <w:t xml:space="preserve"> (</w:t>
      </w:r>
      <w:r w:rsidR="00B87167">
        <w:rPr>
          <w:rFonts w:ascii="Arial" w:hAnsi="Arial" w:cs="Arial"/>
          <w:lang w:val="en-US"/>
        </w:rPr>
        <w:t>R</w:t>
      </w:r>
      <w:r w:rsidRPr="008E748E">
        <w:rPr>
          <w:rFonts w:ascii="Arial" w:hAnsi="Arial" w:cs="Arial"/>
          <w:lang w:val="en-US"/>
        </w:rPr>
        <w:t xml:space="preserve">ho = 0.88, p = 0.003, Spearman’s rank test) and </w:t>
      </w:r>
      <w:proofErr w:type="spellStart"/>
      <w:r w:rsidRPr="00B337B6">
        <w:rPr>
          <w:rFonts w:ascii="Arial" w:hAnsi="Arial" w:cs="Arial"/>
          <w:i/>
          <w:iCs/>
          <w:lang w:val="en-US"/>
        </w:rPr>
        <w:t>RTmin</w:t>
      </w:r>
      <w:proofErr w:type="spellEnd"/>
      <w:r w:rsidRPr="008E748E">
        <w:rPr>
          <w:rFonts w:ascii="Arial" w:hAnsi="Arial" w:cs="Arial"/>
          <w:lang w:val="en-US"/>
        </w:rPr>
        <w:t xml:space="preserve"> (</w:t>
      </w:r>
      <w:r w:rsidR="00B87167">
        <w:rPr>
          <w:rFonts w:ascii="Arial" w:hAnsi="Arial" w:cs="Arial"/>
          <w:lang w:val="en-US"/>
        </w:rPr>
        <w:t>R</w:t>
      </w:r>
      <w:r w:rsidRPr="008E748E">
        <w:rPr>
          <w:rFonts w:ascii="Arial" w:hAnsi="Arial" w:cs="Arial"/>
          <w:lang w:val="en-US"/>
        </w:rPr>
        <w:t>ho = 0.97, p = 0.00016, Spearman’s rank test) estimated by both methods are highly correlated.</w:t>
      </w:r>
      <w:commentRangeEnd w:id="58"/>
      <w:r w:rsidR="00EC62C0">
        <w:rPr>
          <w:rStyle w:val="CommentReference"/>
          <w:rFonts w:asciiTheme="minorHAnsi" w:eastAsiaTheme="minorHAnsi" w:hAnsiTheme="minorHAnsi" w:cstheme="minorBidi"/>
          <w:lang w:eastAsia="en-US"/>
        </w:rPr>
        <w:commentReference w:id="58"/>
      </w:r>
    </w:p>
    <w:p w14:paraId="4CA8D816" w14:textId="6E297B0A" w:rsidR="00F45D05" w:rsidRDefault="00F45D05" w:rsidP="007C1BC4">
      <w:pPr>
        <w:ind w:firstLine="360"/>
        <w:rPr>
          <w:rFonts w:ascii="Arial" w:hAnsi="Arial" w:cs="Arial"/>
          <w:lang w:val="en-US"/>
        </w:rPr>
      </w:pPr>
      <w:r w:rsidRPr="00F45D05">
        <w:rPr>
          <w:rFonts w:ascii="Arial" w:hAnsi="Arial" w:cs="Arial"/>
          <w:i/>
          <w:iCs/>
          <w:lang w:val="en-US"/>
        </w:rPr>
        <w:t>Regression analysis</w:t>
      </w:r>
      <w:r>
        <w:rPr>
          <w:rFonts w:ascii="Arial" w:hAnsi="Arial" w:cs="Arial"/>
          <w:lang w:val="en-US"/>
        </w:rPr>
        <w:t xml:space="preserve">: </w:t>
      </w:r>
      <w:r w:rsidRPr="007F05C5">
        <w:rPr>
          <w:rFonts w:ascii="Arial" w:hAnsi="Arial" w:cs="Arial"/>
          <w:lang w:val="en-US"/>
        </w:rPr>
        <w:t xml:space="preserve">The posterior distributions of </w:t>
      </w:r>
      <w:proofErr w:type="spellStart"/>
      <w:r w:rsidRPr="007F05C5">
        <w:rPr>
          <w:rFonts w:ascii="Arial" w:hAnsi="Arial" w:cs="Arial"/>
          <w:i/>
          <w:iCs/>
          <w:lang w:val="en-US"/>
        </w:rPr>
        <w:t>RTmin</w:t>
      </w:r>
      <w:proofErr w:type="spellEnd"/>
      <w:r w:rsidR="00EA5252">
        <w:rPr>
          <w:rFonts w:ascii="Arial" w:hAnsi="Arial" w:cs="Arial"/>
          <w:lang w:val="en-US"/>
        </w:rPr>
        <w:t>,</w:t>
      </w:r>
      <w:r w:rsidRPr="007F05C5">
        <w:rPr>
          <w:rFonts w:ascii="Arial" w:hAnsi="Arial" w:cs="Arial"/>
          <w:lang w:val="en-US"/>
        </w:rPr>
        <w:t xml:space="preserve"> </w:t>
      </w:r>
      <w:proofErr w:type="spellStart"/>
      <w:r w:rsidRPr="007F05C5">
        <w:rPr>
          <w:rFonts w:ascii="Arial" w:hAnsi="Arial" w:cs="Arial"/>
          <w:i/>
          <w:iCs/>
          <w:lang w:val="en-US"/>
        </w:rPr>
        <w:t>RTmax</w:t>
      </w:r>
      <w:proofErr w:type="spellEnd"/>
      <w:r w:rsidRPr="007F05C5">
        <w:rPr>
          <w:rFonts w:ascii="Arial" w:hAnsi="Arial" w:cs="Arial"/>
          <w:lang w:val="en-US"/>
        </w:rPr>
        <w:t>, and</w:t>
      </w:r>
      <w:r w:rsidRPr="007F05C5">
        <w:rPr>
          <w:rFonts w:ascii="Arial" w:hAnsi="Arial" w:cs="Arial"/>
          <w:i/>
          <w:iCs/>
          <w:lang w:val="en-US"/>
        </w:rPr>
        <w:t xml:space="preserve"> </w:t>
      </w:r>
      <w:commentRangeStart w:id="59"/>
      <w:proofErr w:type="spellStart"/>
      <w:r w:rsidRPr="007F05C5">
        <w:rPr>
          <w:rFonts w:ascii="Arial" w:hAnsi="Arial" w:cs="Arial"/>
          <w:i/>
          <w:iCs/>
          <w:lang w:val="en-US"/>
        </w:rPr>
        <w:t>RTopt</w:t>
      </w:r>
      <w:proofErr w:type="spellEnd"/>
      <w:r w:rsidRPr="007F05C5">
        <w:rPr>
          <w:rFonts w:ascii="Arial" w:hAnsi="Arial" w:cs="Arial"/>
          <w:i/>
          <w:iCs/>
          <w:lang w:val="en-US"/>
        </w:rPr>
        <w:t xml:space="preserve"> </w:t>
      </w:r>
      <w:commentRangeEnd w:id="59"/>
      <w:r w:rsidR="0043009B">
        <w:rPr>
          <w:rStyle w:val="CommentReference"/>
          <w:rFonts w:asciiTheme="minorHAnsi" w:eastAsiaTheme="minorHAnsi" w:hAnsiTheme="minorHAnsi" w:cstheme="minorBidi"/>
          <w:lang w:eastAsia="en-US"/>
        </w:rPr>
        <w:commentReference w:id="59"/>
      </w:r>
      <w:r w:rsidRPr="007F05C5">
        <w:rPr>
          <w:rFonts w:ascii="Arial" w:hAnsi="Arial" w:cs="Arial"/>
          <w:lang w:val="en-US"/>
        </w:rPr>
        <w:t>(</w:t>
      </w:r>
      <w:commentRangeStart w:id="60"/>
      <w:r w:rsidR="00273C62">
        <w:rPr>
          <w:rFonts w:ascii="Arial" w:hAnsi="Arial" w:cs="Arial"/>
          <w:lang w:val="en-US"/>
        </w:rPr>
        <w:t>1</w:t>
      </w:r>
      <w:r w:rsidRPr="007F05C5">
        <w:rPr>
          <w:rFonts w:ascii="Arial" w:hAnsi="Arial" w:cs="Arial"/>
          <w:lang w:val="en-US"/>
        </w:rPr>
        <w:t>00 samples of each parameter of each species</w:t>
      </w:r>
      <w:commentRangeEnd w:id="60"/>
      <w:r w:rsidR="00EC62C0">
        <w:rPr>
          <w:rStyle w:val="CommentReference"/>
          <w:rFonts w:asciiTheme="minorHAnsi" w:eastAsiaTheme="minorHAnsi" w:hAnsiTheme="minorHAnsi" w:cstheme="minorBidi"/>
          <w:lang w:eastAsia="en-US"/>
        </w:rPr>
        <w:commentReference w:id="60"/>
      </w:r>
      <w:r w:rsidRPr="007F05C5">
        <w:rPr>
          <w:rFonts w:ascii="Arial" w:hAnsi="Arial" w:cs="Arial"/>
          <w:lang w:val="en-US"/>
        </w:rPr>
        <w:t xml:space="preserve">) </w:t>
      </w:r>
      <w:commentRangeStart w:id="61"/>
      <w:r w:rsidRPr="007F05C5">
        <w:rPr>
          <w:rFonts w:ascii="Arial" w:hAnsi="Arial" w:cs="Arial"/>
          <w:lang w:val="en-US"/>
        </w:rPr>
        <w:t xml:space="preserve">were modeled by </w:t>
      </w:r>
      <w:proofErr w:type="spellStart"/>
      <w:r w:rsidRPr="007F05C5">
        <w:rPr>
          <w:rFonts w:ascii="Arial" w:hAnsi="Arial" w:cs="Arial"/>
          <w:lang w:val="en-US"/>
        </w:rPr>
        <w:t>hIndex</w:t>
      </w:r>
      <w:proofErr w:type="spellEnd"/>
      <w:r w:rsidRPr="007F05C5">
        <w:rPr>
          <w:rFonts w:ascii="Arial" w:hAnsi="Arial" w:cs="Arial"/>
          <w:lang w:val="en-US"/>
        </w:rPr>
        <w:t xml:space="preserve"> </w:t>
      </w:r>
      <w:commentRangeEnd w:id="61"/>
      <w:r w:rsidR="00EC62C0">
        <w:rPr>
          <w:rStyle w:val="CommentReference"/>
          <w:rFonts w:asciiTheme="minorHAnsi" w:eastAsiaTheme="minorHAnsi" w:hAnsiTheme="minorHAnsi" w:cstheme="minorBidi"/>
          <w:lang w:eastAsia="en-US"/>
        </w:rPr>
        <w:commentReference w:id="61"/>
      </w:r>
      <w:r w:rsidRPr="007F05C5">
        <w:rPr>
          <w:rFonts w:ascii="Arial" w:hAnsi="Arial" w:cs="Arial"/>
          <w:lang w:val="en-US"/>
        </w:rPr>
        <w:t>as the fixed effect and species identity as the random effect in the linear mix</w:t>
      </w:r>
      <w:ins w:id="62" w:author="Chris Terry" w:date="2021-11-22T12:13:00Z">
        <w:r w:rsidR="00EC62C0">
          <w:rPr>
            <w:rFonts w:ascii="Arial" w:hAnsi="Arial" w:cs="Arial"/>
            <w:lang w:val="en-US"/>
          </w:rPr>
          <w:t>ed</w:t>
        </w:r>
      </w:ins>
      <w:r w:rsidRPr="007F05C5">
        <w:rPr>
          <w:rFonts w:ascii="Arial" w:hAnsi="Arial" w:cs="Arial"/>
          <w:lang w:val="en-US"/>
        </w:rPr>
        <w:t>-effect model</w:t>
      </w:r>
      <w:r w:rsidR="00870031">
        <w:rPr>
          <w:rFonts w:ascii="Arial" w:hAnsi="Arial" w:cs="Arial"/>
          <w:lang w:val="en-US"/>
        </w:rPr>
        <w:t xml:space="preserve"> </w:t>
      </w:r>
      <w:commentRangeStart w:id="63"/>
      <w:commentRangeStart w:id="64"/>
      <w:r w:rsidR="00870031">
        <w:rPr>
          <w:rFonts w:ascii="Arial" w:hAnsi="Arial" w:cs="Arial"/>
          <w:lang w:val="en-US"/>
        </w:rPr>
        <w:t>with phylogenetic correction</w:t>
      </w:r>
      <w:commentRangeEnd w:id="63"/>
      <w:r w:rsidR="00870031">
        <w:rPr>
          <w:rStyle w:val="CommentReference"/>
          <w:rFonts w:asciiTheme="minorHAnsi" w:eastAsiaTheme="minorHAnsi" w:hAnsiTheme="minorHAnsi" w:cstheme="minorBidi"/>
          <w:lang w:eastAsia="en-US"/>
        </w:rPr>
        <w:commentReference w:id="63"/>
      </w:r>
      <w:commentRangeEnd w:id="64"/>
      <w:r w:rsidR="0053627F">
        <w:rPr>
          <w:rStyle w:val="CommentReference"/>
          <w:rFonts w:asciiTheme="minorHAnsi" w:eastAsiaTheme="minorHAnsi" w:hAnsiTheme="minorHAnsi" w:cstheme="minorBidi"/>
          <w:lang w:eastAsia="en-US"/>
        </w:rPr>
        <w:commentReference w:id="64"/>
      </w:r>
      <w:r w:rsidRPr="007F05C5">
        <w:rPr>
          <w:rFonts w:ascii="Arial" w:hAnsi="Arial" w:cs="Arial"/>
          <w:lang w:val="en-US"/>
        </w:rPr>
        <w:t xml:space="preserve">. Fecundity </w:t>
      </w:r>
      <w:r>
        <w:rPr>
          <w:rFonts w:ascii="Arial" w:hAnsi="Arial" w:cs="Arial"/>
          <w:lang w:val="en-US"/>
        </w:rPr>
        <w:t>at</w:t>
      </w:r>
      <w:r w:rsidRPr="007F05C5">
        <w:rPr>
          <w:rFonts w:ascii="Arial" w:hAnsi="Arial" w:cs="Arial"/>
          <w:lang w:val="en-US"/>
        </w:rPr>
        <w:t xml:space="preserve"> 29</w:t>
      </w:r>
      <w:r w:rsidRPr="007F05C5">
        <w:rPr>
          <w:rFonts w:ascii="Arial" w:hAnsi="Arial" w:cs="Arial"/>
        </w:rPr>
        <w:t>°C</w:t>
      </w:r>
      <w:r w:rsidRPr="007F05C5">
        <w:rPr>
          <w:rFonts w:ascii="Arial" w:hAnsi="Arial" w:cs="Arial"/>
          <w:lang w:val="en-US"/>
        </w:rPr>
        <w:t xml:space="preserve"> and 17</w:t>
      </w:r>
      <w:r w:rsidRPr="007F05C5">
        <w:rPr>
          <w:rFonts w:ascii="Arial" w:hAnsi="Arial" w:cs="Arial"/>
        </w:rPr>
        <w:t>°C</w:t>
      </w:r>
      <w:r w:rsidRPr="007F05C5">
        <w:rPr>
          <w:rFonts w:ascii="Arial" w:hAnsi="Arial" w:cs="Arial"/>
          <w:lang w:val="en-US"/>
        </w:rPr>
        <w:t>, recovered fecundity after 29</w:t>
      </w:r>
      <w:r w:rsidRPr="007F05C5">
        <w:rPr>
          <w:rFonts w:ascii="Arial" w:hAnsi="Arial" w:cs="Arial"/>
        </w:rPr>
        <w:t>°C</w:t>
      </w:r>
      <w:r w:rsidRPr="007F05C5">
        <w:rPr>
          <w:rFonts w:ascii="Arial" w:hAnsi="Arial" w:cs="Arial"/>
          <w:lang w:val="en-US"/>
        </w:rPr>
        <w:t xml:space="preserve"> and 14</w:t>
      </w:r>
      <w:r w:rsidRPr="007F05C5">
        <w:rPr>
          <w:rFonts w:ascii="Arial" w:hAnsi="Arial" w:cs="Arial"/>
        </w:rPr>
        <w:t>°C</w:t>
      </w:r>
      <w:r w:rsidRPr="007F05C5">
        <w:rPr>
          <w:rFonts w:ascii="Arial" w:hAnsi="Arial" w:cs="Arial"/>
          <w:lang w:val="en-US"/>
        </w:rPr>
        <w:t xml:space="preserve"> were used </w:t>
      </w:r>
      <w:commentRangeStart w:id="65"/>
      <w:r w:rsidRPr="007F05C5">
        <w:rPr>
          <w:rFonts w:ascii="Arial" w:hAnsi="Arial" w:cs="Arial"/>
          <w:lang w:val="en-US"/>
        </w:rPr>
        <w:t>as direct measurements of their performance in the high and low temperatures. The</w:t>
      </w:r>
      <w:r w:rsidR="006F3374">
        <w:rPr>
          <w:rFonts w:ascii="Arial" w:hAnsi="Arial" w:cs="Arial"/>
          <w:lang w:val="en-US"/>
        </w:rPr>
        <w:t>se</w:t>
      </w:r>
      <w:r w:rsidRPr="007F05C5">
        <w:rPr>
          <w:rFonts w:ascii="Arial" w:hAnsi="Arial" w:cs="Arial"/>
          <w:lang w:val="en-US"/>
        </w:rPr>
        <w:t xml:space="preserve"> offspring numbers were modeled by </w:t>
      </w:r>
      <w:proofErr w:type="spellStart"/>
      <w:r w:rsidRPr="007F05C5">
        <w:rPr>
          <w:rFonts w:ascii="Arial" w:hAnsi="Arial" w:cs="Arial"/>
          <w:lang w:val="en-US"/>
        </w:rPr>
        <w:t>hIndex</w:t>
      </w:r>
      <w:proofErr w:type="spellEnd"/>
      <w:r w:rsidRPr="007F05C5">
        <w:rPr>
          <w:rFonts w:ascii="Arial" w:hAnsi="Arial" w:cs="Arial"/>
          <w:lang w:val="en-US"/>
        </w:rPr>
        <w:t xml:space="preserve"> and experimental block as fix</w:t>
      </w:r>
      <w:ins w:id="66" w:author="Chris Terry" w:date="2021-11-22T12:16:00Z">
        <w:r w:rsidR="0053627F">
          <w:rPr>
            <w:rFonts w:ascii="Arial" w:hAnsi="Arial" w:cs="Arial"/>
            <w:lang w:val="en-US"/>
          </w:rPr>
          <w:t>ed</w:t>
        </w:r>
      </w:ins>
      <w:r w:rsidRPr="007F05C5">
        <w:rPr>
          <w:rFonts w:ascii="Arial" w:hAnsi="Arial" w:cs="Arial"/>
          <w:lang w:val="en-US"/>
        </w:rPr>
        <w:t xml:space="preserve"> effects and species as a random effect in the generalized </w:t>
      </w:r>
      <w:r w:rsidR="00870031" w:rsidRPr="007F05C5">
        <w:rPr>
          <w:rFonts w:ascii="Arial" w:hAnsi="Arial" w:cs="Arial"/>
          <w:lang w:val="en-US"/>
        </w:rPr>
        <w:t>(family = “negative binomial”)</w:t>
      </w:r>
      <w:r w:rsidR="00870031">
        <w:rPr>
          <w:rFonts w:ascii="Arial" w:hAnsi="Arial" w:cs="Arial"/>
          <w:lang w:val="en-US"/>
        </w:rPr>
        <w:t xml:space="preserve"> </w:t>
      </w:r>
      <w:r w:rsidRPr="007F05C5">
        <w:rPr>
          <w:rFonts w:ascii="Arial" w:hAnsi="Arial" w:cs="Arial"/>
          <w:lang w:val="en-US"/>
        </w:rPr>
        <w:t xml:space="preserve">linear mix-effect model </w:t>
      </w:r>
      <w:r w:rsidR="00870031">
        <w:rPr>
          <w:rFonts w:ascii="Arial" w:hAnsi="Arial" w:cs="Arial"/>
          <w:lang w:val="en-US"/>
        </w:rPr>
        <w:t>with phylogenetic correction</w:t>
      </w:r>
      <w:r w:rsidRPr="007F05C5">
        <w:rPr>
          <w:rFonts w:ascii="Arial" w:hAnsi="Arial" w:cs="Arial"/>
          <w:lang w:val="en-US"/>
        </w:rPr>
        <w:t>.</w:t>
      </w:r>
      <w:r w:rsidR="006F3374">
        <w:rPr>
          <w:rFonts w:ascii="Arial" w:hAnsi="Arial" w:cs="Arial"/>
          <w:lang w:val="en-US"/>
        </w:rPr>
        <w:t xml:space="preserve"> All the above regression analysis were conducted using </w:t>
      </w:r>
      <w:r w:rsidR="006F3374" w:rsidRPr="00065485">
        <w:rPr>
          <w:rFonts w:ascii="Arial" w:hAnsi="Arial" w:cs="Arial"/>
          <w:i/>
          <w:iCs/>
          <w:lang w:val="en-US"/>
        </w:rPr>
        <w:t>brms</w:t>
      </w:r>
      <w:r w:rsidR="006F3374">
        <w:rPr>
          <w:rFonts w:ascii="Arial" w:hAnsi="Arial" w:cs="Arial"/>
          <w:lang w:val="en-US"/>
        </w:rPr>
        <w:t xml:space="preserve"> package in R. The correlation between medians of </w:t>
      </w:r>
      <w:proofErr w:type="spellStart"/>
      <w:r w:rsidR="006F3374" w:rsidRPr="007F05C5">
        <w:rPr>
          <w:rFonts w:ascii="Arial" w:hAnsi="Arial" w:cs="Arial"/>
          <w:i/>
          <w:iCs/>
          <w:lang w:val="en-US"/>
        </w:rPr>
        <w:t>RTmin</w:t>
      </w:r>
      <w:proofErr w:type="spellEnd"/>
      <w:r w:rsidR="006F3374">
        <w:rPr>
          <w:rFonts w:ascii="Arial" w:hAnsi="Arial" w:cs="Arial"/>
          <w:lang w:val="en-US"/>
        </w:rPr>
        <w:t xml:space="preserve"> and</w:t>
      </w:r>
      <w:r w:rsidR="006F3374" w:rsidRPr="007F05C5">
        <w:rPr>
          <w:rFonts w:ascii="Arial" w:hAnsi="Arial" w:cs="Arial"/>
          <w:lang w:val="en-US"/>
        </w:rPr>
        <w:t xml:space="preserve"> </w:t>
      </w:r>
      <w:proofErr w:type="spellStart"/>
      <w:r w:rsidR="006F3374" w:rsidRPr="007F05C5">
        <w:rPr>
          <w:rFonts w:ascii="Arial" w:hAnsi="Arial" w:cs="Arial"/>
          <w:i/>
          <w:iCs/>
          <w:lang w:val="en-US"/>
        </w:rPr>
        <w:t>RTmax</w:t>
      </w:r>
      <w:proofErr w:type="spellEnd"/>
      <w:r w:rsidR="00C624CF">
        <w:rPr>
          <w:rFonts w:ascii="Arial" w:hAnsi="Arial" w:cs="Arial"/>
          <w:lang w:val="en-US"/>
        </w:rPr>
        <w:t xml:space="preserve"> </w:t>
      </w:r>
      <w:r w:rsidR="006F3374">
        <w:rPr>
          <w:rFonts w:ascii="Arial" w:hAnsi="Arial" w:cs="Arial"/>
          <w:lang w:val="en-US"/>
        </w:rPr>
        <w:t xml:space="preserve">was evaluated by Spearman’s rank test. </w:t>
      </w:r>
      <w:r w:rsidR="00993283" w:rsidRPr="007F05C5">
        <w:rPr>
          <w:rFonts w:ascii="Arial" w:hAnsi="Arial" w:cs="Arial"/>
          <w:i/>
          <w:iCs/>
          <w:lang w:val="en-US"/>
        </w:rPr>
        <w:t>D</w:t>
      </w:r>
      <w:r w:rsidR="00D53E2C">
        <w:rPr>
          <w:rFonts w:ascii="Arial" w:hAnsi="Arial" w:cs="Arial"/>
          <w:i/>
          <w:iCs/>
          <w:lang w:val="en-US"/>
        </w:rPr>
        <w:t>rosophila</w:t>
      </w:r>
      <w:r w:rsidR="00993283" w:rsidRPr="007F05C5">
        <w:rPr>
          <w:rFonts w:ascii="Arial" w:hAnsi="Arial" w:cs="Arial"/>
          <w:i/>
          <w:iCs/>
          <w:lang w:val="en-US"/>
        </w:rPr>
        <w:t xml:space="preserve"> melanogaster</w:t>
      </w:r>
      <w:r w:rsidR="00993283" w:rsidRPr="007F05C5">
        <w:rPr>
          <w:rFonts w:ascii="Arial" w:hAnsi="Arial" w:cs="Arial"/>
          <w:lang w:val="en-US"/>
        </w:rPr>
        <w:t xml:space="preserve"> and </w:t>
      </w:r>
      <w:r w:rsidR="00993283" w:rsidRPr="007F05C5">
        <w:rPr>
          <w:rFonts w:ascii="Arial" w:hAnsi="Arial" w:cs="Arial"/>
          <w:i/>
          <w:iCs/>
          <w:lang w:val="en-US"/>
        </w:rPr>
        <w:t>D. simulans</w:t>
      </w:r>
      <w:r w:rsidR="00993283" w:rsidRPr="007F05C5">
        <w:rPr>
          <w:rFonts w:ascii="Arial" w:hAnsi="Arial" w:cs="Arial"/>
          <w:lang w:val="en-US"/>
        </w:rPr>
        <w:t xml:space="preserve"> were not included in </w:t>
      </w:r>
      <w:r w:rsidR="00993283">
        <w:rPr>
          <w:rFonts w:ascii="Arial" w:hAnsi="Arial" w:cs="Arial"/>
          <w:lang w:val="en-US"/>
        </w:rPr>
        <w:t>the regression</w:t>
      </w:r>
      <w:r w:rsidR="00993283" w:rsidRPr="007F05C5">
        <w:rPr>
          <w:rFonts w:ascii="Arial" w:hAnsi="Arial" w:cs="Arial"/>
          <w:lang w:val="en-US"/>
        </w:rPr>
        <w:t xml:space="preserve"> because their dist</w:t>
      </w:r>
      <w:commentRangeEnd w:id="65"/>
      <w:r w:rsidR="0053627F">
        <w:rPr>
          <w:rStyle w:val="CommentReference"/>
          <w:rFonts w:asciiTheme="minorHAnsi" w:eastAsiaTheme="minorHAnsi" w:hAnsiTheme="minorHAnsi" w:cstheme="minorBidi"/>
          <w:lang w:eastAsia="en-US"/>
        </w:rPr>
        <w:commentReference w:id="65"/>
      </w:r>
      <w:r w:rsidR="00993283" w:rsidRPr="007F05C5">
        <w:rPr>
          <w:rFonts w:ascii="Arial" w:hAnsi="Arial" w:cs="Arial"/>
          <w:lang w:val="en-US"/>
        </w:rPr>
        <w:t>ribution patterns were unavailable</w:t>
      </w:r>
      <w:r w:rsidR="006F3374">
        <w:rPr>
          <w:rFonts w:ascii="Arial" w:hAnsi="Arial" w:cs="Arial"/>
          <w:lang w:val="en-US"/>
        </w:rPr>
        <w:t xml:space="preserve"> from field survey</w:t>
      </w:r>
      <w:r w:rsidR="00993283" w:rsidRPr="007F05C5">
        <w:rPr>
          <w:rFonts w:ascii="Arial" w:hAnsi="Arial" w:cs="Arial"/>
          <w:lang w:val="en-US"/>
        </w:rPr>
        <w:t>.</w:t>
      </w:r>
    </w:p>
    <w:p w14:paraId="240CD6D3" w14:textId="241D075A" w:rsidR="00DC6F22" w:rsidRDefault="00DC6F22" w:rsidP="007C1BC4">
      <w:pPr>
        <w:ind w:firstLine="360"/>
        <w:rPr>
          <w:rFonts w:ascii="Arial" w:hAnsi="Arial" w:cs="Arial"/>
          <w:lang w:val="en-US"/>
        </w:rPr>
      </w:pPr>
    </w:p>
    <w:p w14:paraId="08AFCBCF" w14:textId="50AA4409" w:rsidR="00DC6F22" w:rsidRDefault="00DC6F22" w:rsidP="007C1BC4">
      <w:pPr>
        <w:pStyle w:val="ListParagraph"/>
        <w:numPr>
          <w:ilvl w:val="0"/>
          <w:numId w:val="2"/>
        </w:numPr>
        <w:rPr>
          <w:rFonts w:ascii="Arial" w:hAnsi="Arial" w:cs="Arial"/>
          <w:lang w:val="en-US"/>
        </w:rPr>
      </w:pPr>
      <w:r>
        <w:rPr>
          <w:rFonts w:ascii="Arial" w:hAnsi="Arial" w:cs="Arial"/>
          <w:lang w:val="en-US"/>
        </w:rPr>
        <w:t>Thermal knockdown</w:t>
      </w:r>
    </w:p>
    <w:p w14:paraId="6B1EF598" w14:textId="20D9EC39" w:rsidR="00DC6F22" w:rsidRPr="00DC6F22" w:rsidRDefault="00476605" w:rsidP="007C1BC4">
      <w:pPr>
        <w:ind w:firstLine="360"/>
        <w:rPr>
          <w:rFonts w:ascii="Arial" w:hAnsi="Arial" w:cs="Arial"/>
        </w:rPr>
      </w:pPr>
      <w:r w:rsidRPr="008D7AB4">
        <w:rPr>
          <w:rFonts w:ascii="Arial" w:hAnsi="Arial" w:cs="Arial"/>
          <w:i/>
          <w:iCs/>
        </w:rPr>
        <w:t>Experimental measurements</w:t>
      </w:r>
      <w:r>
        <w:rPr>
          <w:rFonts w:ascii="Arial" w:hAnsi="Arial" w:cs="Arial"/>
        </w:rPr>
        <w:t xml:space="preserve">: </w:t>
      </w:r>
      <w:r w:rsidR="00DC6F22" w:rsidRPr="00DC6F22">
        <w:rPr>
          <w:rFonts w:ascii="Arial" w:hAnsi="Arial" w:cs="Arial"/>
        </w:rPr>
        <w:t xml:space="preserve">Resistance to extreme cold temperature was measured by individuals’ knockdown time at 5°C and the time for recovery of </w:t>
      </w:r>
      <w:r w:rsidR="00065485">
        <w:rPr>
          <w:rFonts w:ascii="Arial" w:hAnsi="Arial" w:cs="Arial"/>
        </w:rPr>
        <w:t>mobility</w:t>
      </w:r>
      <w:r w:rsidR="00DC6F22" w:rsidRPr="00DC6F22">
        <w:rPr>
          <w:rFonts w:ascii="Arial" w:hAnsi="Arial" w:cs="Arial"/>
        </w:rPr>
        <w:t xml:space="preserve"> after a 30-minute exposure to 5°C. Constant temperature for cold stress is often chosen around 0°C </w:t>
      </w:r>
      <w:r w:rsidR="00DC6F22" w:rsidRPr="00DC6F22">
        <w:rPr>
          <w:rFonts w:ascii="Arial" w:hAnsi="Arial" w:cs="Arial"/>
        </w:rPr>
        <w:fldChar w:fldCharType="begin" w:fldLock="1"/>
      </w:r>
      <w:r w:rsidR="00DC6F22" w:rsidRPr="00DC6F22">
        <w:rPr>
          <w:rFonts w:ascii="Arial" w:hAnsi="Arial" w:cs="Arial"/>
        </w:rPr>
        <w:instrText>ADDIN CSL_CITATION {"citationItems":[{"id":"ITEM-1","itemData":{"DOI":"10.1111/j.0014-3820.2001.tb00623.x","ISSN":"00143820","PMID":"11430643","abstract":"Most drosophilid species can be classified either as temperate or tropical. Adults of species were submitted to a cold treatment (0°C) and then brought back to ambient temperature. They generally exhibited a chill coma and the time needed to recover was measured. We found in a set of 26 temperate species that recovery was rapid (average 1.8 min, range 0.15-4.9). In contrast, a long recovery time (average 56 min, range 24-120) was observed for 48 tropical species. A few species, like Drosophila melanogaster, are cosmopolitan and can proliferate under temperate and tropical climates. In 9 of 10 such species, slight genetic differences were found: a shorter recovery in temperate than in tropical populations. Comparing physiological data to phylogeny suggests that chill-coma tolerance has been a recurrent adaptation that is selected for in cold climates but tends to disappear under a permanently warm environment. This major climatic adaptation, evidenced in drosophilids, seems to occur in other insect groups also.","author":[{"dropping-particle":"","family":"Gibert","given":"Patricia","non-dropping-particle":"","parse-names":false,"suffix":""},{"dropping-particle":"","family":"Moreteau","given":"Brigitte","non-dropping-particle":"","parse-names":false,"suffix":""},{"dropping-particle":"","family":"Pétavy","given":"Georges","non-dropping-particle":"","parse-names":false,"suffix":""},{"dropping-particle":"","family":"Karan","given":"Dev","non-dropping-particle":"","parse-names":false,"suffix":""},{"dropping-particle":"","family":"David","given":"Jean R.","non-dropping-particle":"","parse-names":false,"suffix":""}],"container-title":"Evolution","id":"ITEM-1","issue":"5","issued":{"date-parts":[["2001","5","9"]]},"page":"1063-1068","publisher":"Society for the Study of Evolution","title":"Chill-coma tolerance, a major climatic adaptation among drosophila species","type":"article-journal","volume":"55"},"uris":["http://www.mendeley.com/documents/?uuid=24297d99-e51b-3cc7-a1d2-1762e721a545"]}],"mendeley":{"formattedCitation":"(Gibert et al. 2001)","plainTextFormattedCitation":"(Gibert et al. 2001)","previouslyFormattedCitation":"(Gibert et al. 2001)"},"properties":{"noteIndex":0},"schema":"https://github.com/citation-style-language/schema/raw/master/csl-citation.json"}</w:instrText>
      </w:r>
      <w:r w:rsidR="00DC6F22" w:rsidRPr="00DC6F22">
        <w:rPr>
          <w:rFonts w:ascii="Arial" w:hAnsi="Arial" w:cs="Arial"/>
        </w:rPr>
        <w:fldChar w:fldCharType="separate"/>
      </w:r>
      <w:r w:rsidR="00DC6F22" w:rsidRPr="00DC6F22">
        <w:rPr>
          <w:rFonts w:ascii="Arial" w:hAnsi="Arial" w:cs="Arial"/>
          <w:noProof/>
        </w:rPr>
        <w:t>(Gibert et al. 2001)</w:t>
      </w:r>
      <w:r w:rsidR="00DC6F22" w:rsidRPr="00DC6F22">
        <w:rPr>
          <w:rFonts w:ascii="Arial" w:hAnsi="Arial" w:cs="Arial"/>
        </w:rPr>
        <w:fldChar w:fldCharType="end"/>
      </w:r>
      <w:r w:rsidR="00DC6F22" w:rsidRPr="00DC6F22">
        <w:rPr>
          <w:rFonts w:ascii="Arial" w:hAnsi="Arial" w:cs="Arial"/>
        </w:rPr>
        <w:t xml:space="preserve">. As tropical species often have significantly weaker cold resistance </w:t>
      </w:r>
      <w:r w:rsidR="00DC6F22" w:rsidRPr="00DC6F22">
        <w:rPr>
          <w:rFonts w:ascii="Arial" w:hAnsi="Arial" w:cs="Arial"/>
        </w:rPr>
        <w:fldChar w:fldCharType="begin" w:fldLock="1"/>
      </w:r>
      <w:r w:rsidR="00DC6F22" w:rsidRPr="00DC6F22">
        <w:rPr>
          <w:rFonts w:ascii="Arial" w:hAnsi="Arial" w:cs="Arial"/>
        </w:rPr>
        <w:instrText>ADDIN CSL_CITATION {"citationItems":[{"id":"ITEM-1","itemData":{"DOI":"10.1111/j.0014-3820.2001.tb00623.x","ISSN":"00143820","PMID":"11430643","abstract":"Most drosophilid species can be classified either as temperate or tropical. Adults of species were submitted to a cold treatment (0°C) and then brought back to ambient temperature. They generally exhibited a chill coma and the time needed to recover was measured. We found in a set of 26 temperate species that recovery was rapid (average 1.8 min, range 0.15-4.9). In contrast, a long recovery time (average 56 min, range 24-120) was observed for 48 tropical species. A few species, like Drosophila melanogaster, are cosmopolitan and can proliferate under temperate and tropical climates. In 9 of 10 such species, slight genetic differences were found: a shorter recovery in temperate than in tropical populations. Comparing physiological data to phylogeny suggests that chill-coma tolerance has been a recurrent adaptation that is selected for in cold climates but tends to disappear under a permanently warm environment. This major climatic adaptation, evidenced in drosophilids, seems to occur in other insect groups also.","author":[{"dropping-particle":"","family":"Gibert","given":"Patricia","non-dropping-particle":"","parse-names":false,"suffix":""},{"dropping-particle":"","family":"Moreteau","given":"Brigitte","non-dropping-particle":"","parse-names":false,"suffix":""},{"dropping-particle":"","family":"Pétavy","given":"Georges","non-dropping-particle":"","parse-names":false,"suffix":""},{"dropping-particle":"","family":"Karan","given":"Dev","non-dropping-particle":"","parse-names":false,"suffix":""},{"dropping-particle":"","family":"David","given":"Jean R.","non-dropping-particle":"","parse-names":false,"suffix":""}],"container-title":"Evolution","id":"ITEM-1","issue":"5","issued":{"date-parts":[["2001","5","9"]]},"page":"1063-1068","publisher":"Society for the Study of Evolution","title":"Chill-coma tolerance, a major climatic adaptation among drosophila species","type":"article-journal","volume":"55"},"uris":["http://www.mendeley.com/documents/?uuid=24297d99-e51b-3cc7-a1d2-1762e721a545"]}],"mendeley":{"formattedCitation":"(Gibert et al. 2001)","plainTextFormattedCitation":"(Gibert et al. 2001)","previouslyFormattedCitation":"(Gibert et al. 2001)"},"properties":{"noteIndex":0},"schema":"https://github.com/citation-style-language/schema/raw/master/csl-citation.json"}</w:instrText>
      </w:r>
      <w:r w:rsidR="00DC6F22" w:rsidRPr="00DC6F22">
        <w:rPr>
          <w:rFonts w:ascii="Arial" w:hAnsi="Arial" w:cs="Arial"/>
        </w:rPr>
        <w:fldChar w:fldCharType="separate"/>
      </w:r>
      <w:r w:rsidR="00DC6F22" w:rsidRPr="00DC6F22">
        <w:rPr>
          <w:rFonts w:ascii="Arial" w:hAnsi="Arial" w:cs="Arial"/>
          <w:noProof/>
        </w:rPr>
        <w:t>(Gibert et al. 2001)</w:t>
      </w:r>
      <w:r w:rsidR="00DC6F22" w:rsidRPr="00DC6F22">
        <w:rPr>
          <w:rFonts w:ascii="Arial" w:hAnsi="Arial" w:cs="Arial"/>
        </w:rPr>
        <w:fldChar w:fldCharType="end"/>
      </w:r>
      <w:r w:rsidR="00DC6F22" w:rsidRPr="00DC6F22">
        <w:rPr>
          <w:rFonts w:ascii="Arial" w:hAnsi="Arial" w:cs="Arial"/>
        </w:rPr>
        <w:t>, 5°C was used instead to increase the variation among the tested species after pilot trials. Heat stress was chosen to be 40°C, which follows common practice</w:t>
      </w:r>
      <w:r w:rsidR="00824155">
        <w:rPr>
          <w:rFonts w:ascii="Arial" w:hAnsi="Arial" w:cs="Arial"/>
        </w:rPr>
        <w:t xml:space="preserve"> for </w:t>
      </w:r>
      <w:r w:rsidR="00824155" w:rsidRPr="00824155">
        <w:rPr>
          <w:rFonts w:ascii="Arial" w:hAnsi="Arial" w:cs="Arial"/>
          <w:i/>
          <w:iCs/>
        </w:rPr>
        <w:t>Drosophila</w:t>
      </w:r>
      <w:r w:rsidR="00824155">
        <w:rPr>
          <w:rFonts w:ascii="Arial" w:hAnsi="Arial" w:cs="Arial"/>
        </w:rPr>
        <w:t xml:space="preserve"> species </w:t>
      </w:r>
      <w:r w:rsidR="00DC6F22" w:rsidRPr="00DC6F22">
        <w:rPr>
          <w:rFonts w:ascii="Arial" w:hAnsi="Arial" w:cs="Arial"/>
        </w:rPr>
        <w:lastRenderedPageBreak/>
        <w:fldChar w:fldCharType="begin" w:fldLock="1"/>
      </w:r>
      <w:r w:rsidR="00DC6F22" w:rsidRPr="00DC6F22">
        <w:rPr>
          <w:rFonts w:ascii="Arial" w:hAnsi="Arial" w:cs="Arial"/>
        </w:rPr>
        <w:instrText>ADDIN CSL_CITATION {"citationItems":[{"id":"ITEM-1","itemData":{"DOI":"10.1016/S0306-4565(02)00057-8","ISSN":"03064565","abstract":"Although adaptation of Drosophila to thermal extremes has been investigated for many years, only recently has much progress been made in identifying the genetic and physiological basis of evolutionary shifts in thermoresistance. Here we examine the way the Drosophila research has been used to understand the evolution of plastic responses, tradeoffs and limits to selection, and to develop links between laboratory studies and adaptive shifts leading to population and species differences. Several methods have been devised to rapidly measure heat and cold resistance, but the relevance of these measures to selection pressures in nature remains largely unknown. Plastic responses to thermal extremes are usually divided into short-term exposures to sub-lethal conditions or into longer-term exposures (often referred to as hardening and acclimation respectively). Hardening responses appear to have costs associated with the expression of a heat shock protein (Hsp70). Costs of acclimation are more difficult to identify because exposing Drosophila to suboptimal conditions for a long time can have deleterious effects unrelated to the acclimation response. Quantitative genetic analyses have revealed genetic variation for thermoresistance under laboratory conditions, but variation under natural conditions has rarely been identified. In a few cases selection responses within laboratory populations have been linked to specific candidate genes and physiological mechanisms. Population comparisons have provided evidence for clinal variation in thermoresistance traits, although many studies lack power because only a few populations have been considered. Clinal patterns in candidate genes have also been demonstrated. However evidence for direct selection for thermoresistance and for the involvement of specific genes under natural conditions is mostly lacking. Clinal responses to cold extremes can involve changes in diapause strategies and altered patterns of reproduction. Inbreeding influences thermoresistance and acclimation responses, but inbreeding effects may be environment-specific. Species differences in heat or in cold resistance commonly match the geographical (climatic) distributions of species. Interspecific differences for heat resistance are usually smaller than for cold resistance. Drosophila species from the same location can differ markedly for stress resistance, and this may allow species to occupy different niches. Rapid progress is likely in the next few yea…","author":[{"dropping-particle":"","family":"Hoffmann","given":"Ary A.","non-dropping-particle":"","parse-names":false,"suffix":""},{"dropping-particle":"","family":"Sørensen","given":"Jesper G.","non-dropping-particle":"","parse-names":false,"suffix":""},{"dropping-particle":"","family":"Loeschcke","given":"Volker","non-dropping-particle":"","parse-names":false,"suffix":""}],"container-title":"Journal of Thermal Biology","id":"ITEM-1","issue":"3","issued":{"date-parts":[["2003","4","1"]]},"page":"175-216","publisher":"Elsevier Ltd","title":"Adaptation of Drosophila to temperature extremes: Bringing together quantitative and molecular approaches","type":"article","volume":"28"},"uris":["http://www.mendeley.com/documents/?uuid=b57dfa3b-e469-3b9c-986c-f9b443162d76"]}],"mendeley":{"formattedCitation":"(Hoffmann et al. 2003)","plainTextFormattedCitation":"(Hoffmann et al. 2003)","previouslyFormattedCitation":"(Hoffmann et al. 2003)"},"properties":{"noteIndex":0},"schema":"https://github.com/citation-style-language/schema/raw/master/csl-citation.json"}</w:instrText>
      </w:r>
      <w:r w:rsidR="00DC6F22" w:rsidRPr="00DC6F22">
        <w:rPr>
          <w:rFonts w:ascii="Arial" w:hAnsi="Arial" w:cs="Arial"/>
        </w:rPr>
        <w:fldChar w:fldCharType="separate"/>
      </w:r>
      <w:r w:rsidR="00DC6F22" w:rsidRPr="00DC6F22">
        <w:rPr>
          <w:rFonts w:ascii="Arial" w:hAnsi="Arial" w:cs="Arial"/>
          <w:noProof/>
        </w:rPr>
        <w:t>(Hoffmann et al. 2003)</w:t>
      </w:r>
      <w:r w:rsidR="00DC6F22" w:rsidRPr="00DC6F22">
        <w:rPr>
          <w:rFonts w:ascii="Arial" w:hAnsi="Arial" w:cs="Arial"/>
        </w:rPr>
        <w:fldChar w:fldCharType="end"/>
      </w:r>
      <w:r w:rsidR="00DC6F22" w:rsidRPr="00DC6F22">
        <w:rPr>
          <w:rFonts w:ascii="Arial" w:hAnsi="Arial" w:cs="Arial"/>
        </w:rPr>
        <w:t xml:space="preserve"> and is expected to capture the between-species variance in heat stress over a time scale which is convenient to measure </w:t>
      </w:r>
      <w:r w:rsidR="00DC6F22" w:rsidRPr="00DC6F22">
        <w:rPr>
          <w:rFonts w:ascii="Arial" w:hAnsi="Arial" w:cs="Arial"/>
        </w:rPr>
        <w:fldChar w:fldCharType="begin" w:fldLock="1"/>
      </w:r>
      <w:r w:rsidR="00DC6F22" w:rsidRPr="00DC6F22">
        <w:rPr>
          <w:rFonts w:ascii="Arial" w:hAnsi="Arial" w:cs="Arial"/>
        </w:rPr>
        <w:instrText>ADDIN CSL_CITATION {"citationItems":[{"id":"ITEM-1","itemData":{"DOI":"10.1111/1365-2435.13279","ISSN":"13652435","abstract":"Thermal tolerance is a critical determinant of ectotherm distribution, which is likely to be influenced by future climate change. To predict such distributional changes, simple and comparable measures of heat tolerance are needed and these measures should ideally correlate with the characteristics of the species current thermal environments. A recent model (thermal tolerance landscapes—TTLs) uses the exponential relation between temperature and knockdown time to describe the thermal tolerance of ectotherms across time/temperature scales. Here, we established TTLs for 11 Drosophila species representing different thermal ecotypes by measuring knockdown time at 9–17 stressful temperatures (0.5°C intervals). These temperatures caused knockdown times ranging from &lt;10 min to &gt;12 hrs and all species displayed the expected exponential relation between temperature and knockdown time (average R2 = 0.98). Previous studies using TTLs have reported a trade-off between tolerance to acute and chronic heat stress in ectotherms. The present study did not find evidence to support this trade-off in drosophilids. Instead, we show how this “trade-off” can arise as an analytical artefact caused by insufficient data collection and excessive data extrapolation. Dynamic assays represent an alternative method to describe heat tolerance of ectotherms, where animals are exposed to gradually increasing temperatures until knockdown. The comparability of static and dynamic assays has previously been questioned, but here we show that static and dynamic assays give comparable information on heat tolerance. Using the constants derived from static TTLs, we mathematically model the expected dynamic knockdown temperature and subsequently confirm this model by comparison to empirically obtained knockdown temperatures from all 11 species. Characterisation of heat tolerance in laboratory settings is an important tool in thermal biology, but more so if the measures correlate with the environmental gradients that characterise the fundamental niche of species. Here, we show that both static and dynamic assays were characterised by strong correlations to precipitation of the driest month and maximum temperature of the warmest month combined (R2 = 0.68–0.71). This demonstrates that both assay types offer simple measures of heat tolerance that are ecologically relevant for the tested drosophilids. A plain language summary is available for this article.","author":[{"dropping-particle":"","family":"Jørgensen","given":"Lisa Bjerregaard","non-dropping-particle":"","parse-names":false,"suffix":""},{"dropping-particle":"","family":"Malte","given":"Hans","non-dropping-particle":"","parse-names":false,"suffix":""},{"dropping-particle":"","family":"Overgaard","given":"Johannes","non-dropping-particle":"","parse-names":false,"suffix":""}],"container-title":"Functional Ecology","editor":[{"dropping-particle":"","family":"White","given":"Craig","non-dropping-particle":"","parse-names":false,"suffix":""}],"id":"ITEM-1","issue":"4","issued":{"date-parts":[["2019","4","1"]]},"page":"629-642","publisher":"Blackwell Publishing Ltd","title":"How to assess Drosophila heat tolerance: Unifying static and dynamic tolerance assays to predict heat distribution limits","type":"article-journal","volume":"33"},"uris":["http://www.mendeley.com/documents/?uuid=b1ee455f-b578-3878-9087-26fc79a2ea63"]}],"mendeley":{"formattedCitation":"(Jørgensen, Malte, and Overgaard 2019)","plainTextFormattedCitation":"(Jørgensen, Malte, and Overgaard 2019)","previouslyFormattedCitation":"(Jørgensen, Malte, and Overgaard 2019)"},"properties":{"noteIndex":0},"schema":"https://github.com/citation-style-language/schema/raw/master/csl-citation.json"}</w:instrText>
      </w:r>
      <w:r w:rsidR="00DC6F22" w:rsidRPr="00DC6F22">
        <w:rPr>
          <w:rFonts w:ascii="Arial" w:hAnsi="Arial" w:cs="Arial"/>
        </w:rPr>
        <w:fldChar w:fldCharType="separate"/>
      </w:r>
      <w:r w:rsidR="00DC6F22" w:rsidRPr="00DC6F22">
        <w:rPr>
          <w:rFonts w:ascii="Arial" w:hAnsi="Arial" w:cs="Arial"/>
          <w:noProof/>
        </w:rPr>
        <w:t>(Jørgensen, Malte, and Overgaard 2019)</w:t>
      </w:r>
      <w:r w:rsidR="00DC6F22" w:rsidRPr="00DC6F22">
        <w:rPr>
          <w:rFonts w:ascii="Arial" w:hAnsi="Arial" w:cs="Arial"/>
        </w:rPr>
        <w:fldChar w:fldCharType="end"/>
      </w:r>
      <w:r w:rsidR="00DC6F22" w:rsidRPr="00DC6F22">
        <w:rPr>
          <w:rFonts w:ascii="Arial" w:hAnsi="Arial" w:cs="Arial"/>
        </w:rPr>
        <w:t>. After being knocked down by heat (40°C), most flies did not survive. In this case, only knockdown time was used to evaluate resistance to the extremely high temperature.</w:t>
      </w:r>
    </w:p>
    <w:p w14:paraId="1DC0BFCF" w14:textId="55E15DFD" w:rsidR="00DC6F22" w:rsidRPr="00031E8C" w:rsidRDefault="00DC6F22" w:rsidP="007C1BC4">
      <w:pPr>
        <w:ind w:firstLine="360"/>
        <w:rPr>
          <w:rFonts w:ascii="Arial" w:hAnsi="Arial" w:cs="Arial"/>
        </w:rPr>
      </w:pPr>
      <w:r w:rsidRPr="00DC6F22">
        <w:rPr>
          <w:rFonts w:ascii="Arial" w:hAnsi="Arial" w:cs="Arial"/>
        </w:rPr>
        <w:t xml:space="preserve">Virgin adult flies, which were siblings of those in </w:t>
      </w:r>
      <w:r w:rsidR="0085416C">
        <w:rPr>
          <w:rFonts w:ascii="Arial" w:hAnsi="Arial" w:cs="Arial"/>
        </w:rPr>
        <w:t>reproduction</w:t>
      </w:r>
      <w:r w:rsidRPr="00DC6F22">
        <w:rPr>
          <w:rFonts w:ascii="Arial" w:hAnsi="Arial" w:cs="Arial"/>
        </w:rPr>
        <w:t xml:space="preserve"> measurement, were kept in groups</w:t>
      </w:r>
      <w:r w:rsidR="00E271AB">
        <w:rPr>
          <w:rFonts w:ascii="Arial" w:hAnsi="Arial" w:cs="Arial"/>
        </w:rPr>
        <w:t xml:space="preserve"> of the same sex</w:t>
      </w:r>
      <w:r w:rsidRPr="00DC6F22">
        <w:rPr>
          <w:rFonts w:ascii="Arial" w:hAnsi="Arial" w:cs="Arial"/>
        </w:rPr>
        <w:t xml:space="preserve"> at 25°C for 9-10 days before </w:t>
      </w:r>
      <w:r w:rsidR="00EC4109">
        <w:rPr>
          <w:rFonts w:ascii="Arial" w:hAnsi="Arial" w:cs="Arial"/>
        </w:rPr>
        <w:t>measurement</w:t>
      </w:r>
      <w:r w:rsidRPr="00DC6F22">
        <w:rPr>
          <w:rFonts w:ascii="Arial" w:hAnsi="Arial" w:cs="Arial"/>
        </w:rPr>
        <w:t>.</w:t>
      </w:r>
      <w:r w:rsidR="00E271AB">
        <w:rPr>
          <w:rFonts w:ascii="Arial" w:hAnsi="Arial" w:cs="Arial"/>
        </w:rPr>
        <w:t xml:space="preserve"> Measurements were conducted for male and female flies separately.</w:t>
      </w:r>
      <w:r w:rsidRPr="00DC6F22">
        <w:rPr>
          <w:rFonts w:ascii="Arial" w:hAnsi="Arial" w:cs="Arial"/>
        </w:rPr>
        <w:t xml:space="preserve"> An observation rack was divided into</w:t>
      </w:r>
      <w:r w:rsidR="0092432D">
        <w:rPr>
          <w:rFonts w:ascii="Arial" w:hAnsi="Arial" w:cs="Arial"/>
        </w:rPr>
        <w:t xml:space="preserve"> </w:t>
      </w:r>
      <w:r w:rsidR="00AC1D03">
        <w:rPr>
          <w:rFonts w:ascii="Arial" w:hAnsi="Arial" w:cs="Arial"/>
        </w:rPr>
        <w:t>nine</w:t>
      </w:r>
      <w:r w:rsidR="0092432D">
        <w:rPr>
          <w:rFonts w:ascii="Arial" w:hAnsi="Arial" w:cs="Arial"/>
        </w:rPr>
        <w:t xml:space="preserve"> (3x3) cells.</w:t>
      </w:r>
      <w:r w:rsidRPr="00DC6F22">
        <w:rPr>
          <w:rFonts w:ascii="Arial" w:hAnsi="Arial" w:cs="Arial"/>
        </w:rPr>
        <w:t xml:space="preserve"> </w:t>
      </w:r>
      <w:r w:rsidR="0092432D">
        <w:rPr>
          <w:rFonts w:ascii="Arial" w:hAnsi="Arial" w:cs="Arial"/>
        </w:rPr>
        <w:t>Each cell was randomly assigned one of the nine Drosophila species</w:t>
      </w:r>
      <w:r w:rsidR="00E271AB">
        <w:rPr>
          <w:rFonts w:ascii="Arial" w:hAnsi="Arial" w:cs="Arial"/>
        </w:rPr>
        <w:t xml:space="preserve"> and each cell</w:t>
      </w:r>
      <w:r w:rsidR="0092432D">
        <w:rPr>
          <w:rFonts w:ascii="Arial" w:hAnsi="Arial" w:cs="Arial"/>
        </w:rPr>
        <w:t xml:space="preserve"> h</w:t>
      </w:r>
      <w:r w:rsidR="00E271AB">
        <w:rPr>
          <w:rFonts w:ascii="Arial" w:hAnsi="Arial" w:cs="Arial"/>
        </w:rPr>
        <w:t>eld</w:t>
      </w:r>
      <w:r w:rsidR="0092432D">
        <w:rPr>
          <w:rFonts w:ascii="Arial" w:hAnsi="Arial" w:cs="Arial"/>
        </w:rPr>
        <w:t xml:space="preserve"> seven tubes</w:t>
      </w:r>
      <w:r w:rsidR="00E271AB">
        <w:rPr>
          <w:rFonts w:ascii="Arial" w:hAnsi="Arial" w:cs="Arial"/>
        </w:rPr>
        <w:t xml:space="preserve"> of that species</w:t>
      </w:r>
      <w:r w:rsidR="0092432D">
        <w:rPr>
          <w:rFonts w:ascii="Arial" w:hAnsi="Arial" w:cs="Arial"/>
        </w:rPr>
        <w:t>.</w:t>
      </w:r>
      <w:r w:rsidR="00E271AB">
        <w:rPr>
          <w:rFonts w:ascii="Arial" w:hAnsi="Arial" w:cs="Arial"/>
        </w:rPr>
        <w:t xml:space="preserve"> One </w:t>
      </w:r>
      <w:proofErr w:type="gramStart"/>
      <w:r w:rsidR="00E271AB">
        <w:rPr>
          <w:rFonts w:ascii="Arial" w:hAnsi="Arial" w:cs="Arial"/>
        </w:rPr>
        <w:t>r</w:t>
      </w:r>
      <w:r w:rsidR="00E271AB" w:rsidRPr="00DC6F22">
        <w:rPr>
          <w:rFonts w:ascii="Arial" w:hAnsi="Arial" w:cs="Arial"/>
        </w:rPr>
        <w:t>andomly-selected</w:t>
      </w:r>
      <w:proofErr w:type="gramEnd"/>
      <w:r w:rsidR="00E271AB" w:rsidRPr="00DC6F22">
        <w:rPr>
          <w:rFonts w:ascii="Arial" w:hAnsi="Arial" w:cs="Arial"/>
        </w:rPr>
        <w:t xml:space="preserve"> individual </w:t>
      </w:r>
      <w:r w:rsidR="00E271AB">
        <w:rPr>
          <w:rFonts w:ascii="Arial" w:hAnsi="Arial" w:cs="Arial"/>
        </w:rPr>
        <w:t>was</w:t>
      </w:r>
      <w:r w:rsidR="00E271AB" w:rsidRPr="00DC6F22">
        <w:rPr>
          <w:rFonts w:ascii="Arial" w:hAnsi="Arial" w:cs="Arial"/>
        </w:rPr>
        <w:t xml:space="preserve"> </w:t>
      </w:r>
      <w:r w:rsidR="00AC1D03">
        <w:rPr>
          <w:rFonts w:ascii="Arial" w:hAnsi="Arial" w:cs="Arial"/>
        </w:rPr>
        <w:t>placed</w:t>
      </w:r>
      <w:r w:rsidR="00E271AB" w:rsidRPr="00DC6F22">
        <w:rPr>
          <w:rFonts w:ascii="Arial" w:hAnsi="Arial" w:cs="Arial"/>
        </w:rPr>
        <w:t xml:space="preserve"> in</w:t>
      </w:r>
      <w:r w:rsidR="00E271AB">
        <w:rPr>
          <w:rFonts w:ascii="Arial" w:hAnsi="Arial" w:cs="Arial"/>
        </w:rPr>
        <w:t xml:space="preserve"> one</w:t>
      </w:r>
      <w:r w:rsidR="00E271AB" w:rsidRPr="00DC6F22">
        <w:rPr>
          <w:rFonts w:ascii="Arial" w:hAnsi="Arial" w:cs="Arial"/>
        </w:rPr>
        <w:t xml:space="preserve"> empty flat-bottom 3ml </w:t>
      </w:r>
      <w:r w:rsidR="00EC4109">
        <w:rPr>
          <w:rFonts w:ascii="Arial" w:hAnsi="Arial" w:cs="Arial"/>
        </w:rPr>
        <w:t>tube</w:t>
      </w:r>
      <w:r w:rsidR="00E271AB" w:rsidRPr="00DC6F22">
        <w:rPr>
          <w:rFonts w:ascii="Arial" w:hAnsi="Arial" w:cs="Arial"/>
        </w:rPr>
        <w:t>.</w:t>
      </w:r>
      <w:r w:rsidR="00E271AB">
        <w:rPr>
          <w:rFonts w:ascii="Arial" w:hAnsi="Arial" w:cs="Arial"/>
        </w:rPr>
        <w:t xml:space="preserve"> </w:t>
      </w:r>
      <w:r w:rsidR="00AC1D03">
        <w:rPr>
          <w:rFonts w:ascii="Arial" w:hAnsi="Arial" w:cs="Arial"/>
        </w:rPr>
        <w:t>Measurement repeated for three experimental blocks, and t</w:t>
      </w:r>
      <w:r w:rsidR="00E271AB">
        <w:rPr>
          <w:rFonts w:ascii="Arial" w:hAnsi="Arial" w:cs="Arial"/>
        </w:rPr>
        <w:t xml:space="preserve">he </w:t>
      </w:r>
      <w:r w:rsidR="00AC1D03">
        <w:rPr>
          <w:rFonts w:ascii="Arial" w:hAnsi="Arial" w:cs="Arial"/>
        </w:rPr>
        <w:t>allocation</w:t>
      </w:r>
      <w:r w:rsidR="00E271AB">
        <w:rPr>
          <w:rFonts w:ascii="Arial" w:hAnsi="Arial" w:cs="Arial"/>
        </w:rPr>
        <w:t xml:space="preserve"> of species</w:t>
      </w:r>
      <w:r w:rsidR="00AC1D03">
        <w:rPr>
          <w:rFonts w:ascii="Arial" w:hAnsi="Arial" w:cs="Arial"/>
        </w:rPr>
        <w:t xml:space="preserve"> to cells</w:t>
      </w:r>
      <w:r w:rsidR="00E271AB">
        <w:rPr>
          <w:rFonts w:ascii="Arial" w:hAnsi="Arial" w:cs="Arial"/>
        </w:rPr>
        <w:t xml:space="preserve"> were redrawn for each block</w:t>
      </w:r>
      <w:r w:rsidRPr="00DC6F22">
        <w:rPr>
          <w:rFonts w:ascii="Arial" w:hAnsi="Arial" w:cs="Arial"/>
        </w:rPr>
        <w:t xml:space="preserve">. </w:t>
      </w:r>
      <w:r w:rsidR="00EC4109">
        <w:rPr>
          <w:rFonts w:ascii="Arial" w:hAnsi="Arial" w:cs="Arial"/>
        </w:rPr>
        <w:t xml:space="preserve">In total, </w:t>
      </w:r>
      <w:r w:rsidR="00AC1D03">
        <w:rPr>
          <w:rFonts w:ascii="Arial" w:hAnsi="Arial" w:cs="Arial"/>
        </w:rPr>
        <w:t xml:space="preserve">21 individuals per species per sex were measured. </w:t>
      </w:r>
      <w:r w:rsidR="00EC4109">
        <w:rPr>
          <w:rFonts w:ascii="Arial" w:hAnsi="Arial" w:cs="Arial"/>
        </w:rPr>
        <w:t>During measurement, t</w:t>
      </w:r>
      <w:r w:rsidRPr="00DC6F22">
        <w:rPr>
          <w:rFonts w:ascii="Arial" w:hAnsi="Arial" w:cs="Arial"/>
        </w:rPr>
        <w:t>he observation rack was moved immediately into the incubator</w:t>
      </w:r>
      <w:r w:rsidR="005C5C52">
        <w:rPr>
          <w:rFonts w:ascii="Arial" w:hAnsi="Arial" w:cs="Arial"/>
        </w:rPr>
        <w:t xml:space="preserve"> pre-set at </w:t>
      </w:r>
      <w:r w:rsidR="005C5C52" w:rsidRPr="00DC6F22">
        <w:rPr>
          <w:rFonts w:ascii="Arial" w:hAnsi="Arial" w:cs="Arial"/>
        </w:rPr>
        <w:t>5°C</w:t>
      </w:r>
      <w:r w:rsidR="005C5C52">
        <w:rPr>
          <w:rFonts w:ascii="Arial" w:hAnsi="Arial" w:cs="Arial"/>
        </w:rPr>
        <w:t xml:space="preserve"> or </w:t>
      </w:r>
      <w:r w:rsidR="005C5C52" w:rsidRPr="00DC6F22">
        <w:rPr>
          <w:rFonts w:ascii="Arial" w:hAnsi="Arial" w:cs="Arial"/>
        </w:rPr>
        <w:t>40°C</w:t>
      </w:r>
      <w:r w:rsidRPr="00DC6F22">
        <w:rPr>
          <w:rFonts w:ascii="Arial" w:hAnsi="Arial" w:cs="Arial"/>
        </w:rPr>
        <w:t xml:space="preserve">. Every tube was </w:t>
      </w:r>
      <w:ins w:id="67" w:author="Chris Terry" w:date="2021-11-22T12:35:00Z">
        <w:r w:rsidR="007F5F96">
          <w:rPr>
            <w:rFonts w:ascii="Arial" w:hAnsi="Arial" w:cs="Arial"/>
          </w:rPr>
          <w:t xml:space="preserve">visually </w:t>
        </w:r>
      </w:ins>
      <w:r w:rsidRPr="00DC6F22">
        <w:rPr>
          <w:rFonts w:ascii="Arial" w:hAnsi="Arial" w:cs="Arial"/>
        </w:rPr>
        <w:t xml:space="preserve">examined </w:t>
      </w:r>
      <w:del w:id="68" w:author="Chris Terry" w:date="2021-11-22T12:35:00Z">
        <w:r w:rsidR="00B36FEB" w:rsidDel="007F5F96">
          <w:rPr>
            <w:rFonts w:ascii="Arial" w:hAnsi="Arial" w:cs="Arial"/>
          </w:rPr>
          <w:delText xml:space="preserve">by eyes </w:delText>
        </w:r>
      </w:del>
      <w:r w:rsidRPr="00DC6F22">
        <w:rPr>
          <w:rFonts w:ascii="Arial" w:hAnsi="Arial" w:cs="Arial"/>
        </w:rPr>
        <w:t>once every minute and flies that lost their ability</w:t>
      </w:r>
      <w:r w:rsidR="001E3430">
        <w:rPr>
          <w:rFonts w:ascii="Arial" w:hAnsi="Arial" w:cs="Arial"/>
        </w:rPr>
        <w:t xml:space="preserve"> to stand </w:t>
      </w:r>
      <w:r w:rsidR="00A81613">
        <w:rPr>
          <w:rFonts w:ascii="Arial" w:hAnsi="Arial" w:cs="Arial"/>
        </w:rPr>
        <w:t>on</w:t>
      </w:r>
      <w:r w:rsidR="001E3430">
        <w:rPr>
          <w:rFonts w:ascii="Arial" w:hAnsi="Arial" w:cs="Arial"/>
        </w:rPr>
        <w:t xml:space="preserve"> their feet</w:t>
      </w:r>
      <w:r w:rsidRPr="00DC6F22">
        <w:rPr>
          <w:rFonts w:ascii="Arial" w:hAnsi="Arial" w:cs="Arial"/>
        </w:rPr>
        <w:t xml:space="preserve"> in that minute were recorded.</w:t>
      </w:r>
      <w:r w:rsidR="005C5C52">
        <w:rPr>
          <w:rFonts w:ascii="Arial" w:hAnsi="Arial" w:cs="Arial"/>
        </w:rPr>
        <w:t xml:space="preserve"> After exposing to </w:t>
      </w:r>
      <w:r w:rsidR="005C5C52" w:rsidRPr="00DC6F22">
        <w:rPr>
          <w:rFonts w:ascii="Arial" w:hAnsi="Arial" w:cs="Arial"/>
        </w:rPr>
        <w:t xml:space="preserve">5°C </w:t>
      </w:r>
      <w:r w:rsidR="005C5C52">
        <w:rPr>
          <w:rFonts w:ascii="Arial" w:hAnsi="Arial" w:cs="Arial"/>
        </w:rPr>
        <w:t xml:space="preserve">for 30 minutes, all flies were in chill coma. </w:t>
      </w:r>
      <w:r w:rsidR="007C2A27">
        <w:rPr>
          <w:rFonts w:ascii="Arial" w:hAnsi="Arial" w:cs="Arial"/>
        </w:rPr>
        <w:t>The observation rack was moved to 25</w:t>
      </w:r>
      <w:r w:rsidR="007C2A27" w:rsidRPr="00DC6F22">
        <w:rPr>
          <w:rFonts w:ascii="Arial" w:hAnsi="Arial" w:cs="Arial"/>
        </w:rPr>
        <w:t>°C</w:t>
      </w:r>
      <w:r w:rsidR="007C2A27">
        <w:rPr>
          <w:rFonts w:ascii="Arial" w:hAnsi="Arial" w:cs="Arial"/>
        </w:rPr>
        <w:t xml:space="preserve"> room. Flies were left undisturbed and the </w:t>
      </w:r>
      <w:del w:id="69" w:author="Chris Terry" w:date="2021-11-22T12:36:00Z">
        <w:r w:rsidR="007C2A27" w:rsidDel="007F5F96">
          <w:rPr>
            <w:rFonts w:ascii="Arial" w:hAnsi="Arial" w:cs="Arial"/>
          </w:rPr>
          <w:delText xml:space="preserve">duration </w:delText>
        </w:r>
      </w:del>
      <w:ins w:id="70" w:author="Chris Terry" w:date="2021-11-22T12:36:00Z">
        <w:r w:rsidR="007F5F96">
          <w:rPr>
            <w:rFonts w:ascii="Arial" w:hAnsi="Arial" w:cs="Arial"/>
          </w:rPr>
          <w:t xml:space="preserve">time taken until each </w:t>
        </w:r>
      </w:ins>
      <w:del w:id="71" w:author="Chris Terry" w:date="2021-11-22T12:36:00Z">
        <w:r w:rsidR="007C2A27" w:rsidDel="007F5F96">
          <w:rPr>
            <w:rFonts w:ascii="Arial" w:hAnsi="Arial" w:cs="Arial"/>
          </w:rPr>
          <w:delText>of individual</w:delText>
        </w:r>
      </w:del>
      <w:r w:rsidR="007C2A27">
        <w:rPr>
          <w:rFonts w:ascii="Arial" w:hAnsi="Arial" w:cs="Arial"/>
        </w:rPr>
        <w:t xml:space="preserve"> fly regain</w:t>
      </w:r>
      <w:ins w:id="72" w:author="Chris Terry" w:date="2021-11-22T12:36:00Z">
        <w:r w:rsidR="007F5F96">
          <w:rPr>
            <w:rFonts w:ascii="Arial" w:hAnsi="Arial" w:cs="Arial"/>
          </w:rPr>
          <w:t>ed</w:t>
        </w:r>
      </w:ins>
      <w:del w:id="73" w:author="Chris Terry" w:date="2021-11-22T12:36:00Z">
        <w:r w:rsidR="007C2A27" w:rsidDel="007F5F96">
          <w:rPr>
            <w:rFonts w:ascii="Arial" w:hAnsi="Arial" w:cs="Arial"/>
          </w:rPr>
          <w:delText>ing</w:delText>
        </w:r>
      </w:del>
      <w:r w:rsidR="007C2A27">
        <w:rPr>
          <w:rFonts w:ascii="Arial" w:hAnsi="Arial" w:cs="Arial"/>
        </w:rPr>
        <w:t xml:space="preserve"> its ability to stand </w:t>
      </w:r>
      <w:del w:id="74" w:author="Chris Terry" w:date="2021-11-22T12:36:00Z">
        <w:r w:rsidR="007C2A27" w:rsidDel="007F5F96">
          <w:rPr>
            <w:rFonts w:ascii="Arial" w:hAnsi="Arial" w:cs="Arial"/>
          </w:rPr>
          <w:delText xml:space="preserve">on its </w:delText>
        </w:r>
      </w:del>
      <w:r w:rsidR="007C2A27">
        <w:rPr>
          <w:rFonts w:ascii="Arial" w:hAnsi="Arial" w:cs="Arial"/>
        </w:rPr>
        <w:t xml:space="preserve">feet, decided by </w:t>
      </w:r>
      <w:del w:id="75" w:author="Chris Terry" w:date="2021-11-22T12:36:00Z">
        <w:r w:rsidR="007C2A27" w:rsidDel="007F5F96">
          <w:rPr>
            <w:rFonts w:ascii="Arial" w:hAnsi="Arial" w:cs="Arial"/>
          </w:rPr>
          <w:delText xml:space="preserve">eye </w:delText>
        </w:r>
      </w:del>
      <w:ins w:id="76" w:author="Chris Terry" w:date="2021-11-22T12:36:00Z">
        <w:r w:rsidR="007F5F96">
          <w:rPr>
            <w:rFonts w:ascii="Arial" w:hAnsi="Arial" w:cs="Arial"/>
          </w:rPr>
          <w:t>visual</w:t>
        </w:r>
        <w:r w:rsidR="007F5F96">
          <w:rPr>
            <w:rFonts w:ascii="Arial" w:hAnsi="Arial" w:cs="Arial"/>
          </w:rPr>
          <w:t xml:space="preserve"> </w:t>
        </w:r>
      </w:ins>
      <w:r w:rsidR="007C2A27">
        <w:rPr>
          <w:rFonts w:ascii="Arial" w:hAnsi="Arial" w:cs="Arial"/>
        </w:rPr>
        <w:t>inspection, was recorded.</w:t>
      </w:r>
      <w:r w:rsidR="005C5C52">
        <w:rPr>
          <w:rFonts w:ascii="Arial" w:hAnsi="Arial" w:cs="Arial"/>
        </w:rPr>
        <w:t xml:space="preserve"> </w:t>
      </w:r>
    </w:p>
    <w:p w14:paraId="2F00E490" w14:textId="51C11551" w:rsidR="00DC6F22" w:rsidRPr="00031E8C" w:rsidRDefault="00476605" w:rsidP="00A26A08">
      <w:pPr>
        <w:ind w:firstLine="360"/>
        <w:rPr>
          <w:rFonts w:ascii="Arial" w:hAnsi="Arial" w:cs="Arial"/>
          <w:lang w:val="en-US"/>
        </w:rPr>
      </w:pPr>
      <w:r w:rsidRPr="00F45D05">
        <w:rPr>
          <w:rFonts w:ascii="Arial" w:hAnsi="Arial" w:cs="Arial"/>
          <w:i/>
          <w:iCs/>
          <w:lang w:val="en-US"/>
        </w:rPr>
        <w:t>Regression analysis</w:t>
      </w:r>
      <w:r>
        <w:rPr>
          <w:rFonts w:ascii="Arial" w:hAnsi="Arial" w:cs="Arial"/>
          <w:lang w:val="en-US"/>
        </w:rPr>
        <w:t xml:space="preserve">: </w:t>
      </w:r>
      <w:r w:rsidRPr="007F05C5">
        <w:rPr>
          <w:rFonts w:ascii="Arial" w:hAnsi="Arial" w:cs="Arial"/>
          <w:lang w:val="en-US"/>
        </w:rPr>
        <w:t xml:space="preserve">The </w:t>
      </w:r>
      <w:r w:rsidR="00A26A08">
        <w:rPr>
          <w:rFonts w:ascii="Arial" w:hAnsi="Arial" w:cs="Arial"/>
          <w:lang w:val="en-US"/>
        </w:rPr>
        <w:t>knockdown time by heat, knockdown time by cold and recovery time from cold of both sexes were first compared among species by ANOVA. When inter-specific variation was observed, they were</w:t>
      </w:r>
      <w:r w:rsidRPr="007F05C5">
        <w:rPr>
          <w:rFonts w:ascii="Arial" w:hAnsi="Arial" w:cs="Arial"/>
          <w:lang w:val="en-US"/>
        </w:rPr>
        <w:t xml:space="preserve"> modeled </w:t>
      </w:r>
      <w:r w:rsidR="00A26A08">
        <w:rPr>
          <w:rFonts w:ascii="Arial" w:hAnsi="Arial" w:cs="Arial"/>
          <w:lang w:val="en-US"/>
        </w:rPr>
        <w:t>by</w:t>
      </w:r>
      <w:r w:rsidRPr="007F05C5">
        <w:rPr>
          <w:rFonts w:ascii="Arial" w:hAnsi="Arial" w:cs="Arial"/>
          <w:lang w:val="en-US"/>
        </w:rPr>
        <w:t xml:space="preserve"> </w:t>
      </w:r>
      <w:proofErr w:type="spellStart"/>
      <w:r w:rsidRPr="007F05C5">
        <w:rPr>
          <w:rFonts w:ascii="Arial" w:hAnsi="Arial" w:cs="Arial"/>
          <w:lang w:val="en-US"/>
        </w:rPr>
        <w:t>hIndex</w:t>
      </w:r>
      <w:proofErr w:type="spellEnd"/>
      <w:r w:rsidRPr="007F05C5">
        <w:rPr>
          <w:rFonts w:ascii="Arial" w:hAnsi="Arial" w:cs="Arial"/>
          <w:lang w:val="en-US"/>
        </w:rPr>
        <w:t xml:space="preserve">, block, and </w:t>
      </w:r>
      <w:r w:rsidR="00A26A08">
        <w:rPr>
          <w:rFonts w:ascii="Arial" w:hAnsi="Arial" w:cs="Arial"/>
          <w:lang w:val="en-US"/>
        </w:rPr>
        <w:t>cell</w:t>
      </w:r>
      <w:r w:rsidRPr="007F05C5">
        <w:rPr>
          <w:rFonts w:ascii="Arial" w:hAnsi="Arial" w:cs="Arial"/>
          <w:lang w:val="en-US"/>
        </w:rPr>
        <w:t xml:space="preserve"> position as fixed effects,</w:t>
      </w:r>
      <w:r>
        <w:rPr>
          <w:rFonts w:ascii="Arial" w:hAnsi="Arial" w:cs="Arial"/>
          <w:lang w:val="en-US"/>
        </w:rPr>
        <w:t xml:space="preserve"> </w:t>
      </w:r>
      <w:commentRangeStart w:id="77"/>
      <w:r>
        <w:rPr>
          <w:rFonts w:ascii="Arial" w:hAnsi="Arial" w:cs="Arial"/>
          <w:lang w:val="en-US"/>
        </w:rPr>
        <w:t>and</w:t>
      </w:r>
      <w:r w:rsidRPr="007F05C5">
        <w:rPr>
          <w:rFonts w:ascii="Arial" w:hAnsi="Arial" w:cs="Arial"/>
          <w:lang w:val="en-US"/>
        </w:rPr>
        <w:t xml:space="preserve"> species as a random effect in linear mix-effect model</w:t>
      </w:r>
      <w:r w:rsidR="00A26A08">
        <w:rPr>
          <w:rFonts w:ascii="Arial" w:hAnsi="Arial" w:cs="Arial"/>
          <w:lang w:val="en-US"/>
        </w:rPr>
        <w:t xml:space="preserve"> </w:t>
      </w:r>
      <w:commentRangeEnd w:id="77"/>
      <w:r w:rsidR="007F5F96">
        <w:rPr>
          <w:rStyle w:val="CommentReference"/>
          <w:rFonts w:asciiTheme="minorHAnsi" w:eastAsiaTheme="minorHAnsi" w:hAnsiTheme="minorHAnsi" w:cstheme="minorBidi"/>
          <w:lang w:eastAsia="en-US"/>
        </w:rPr>
        <w:commentReference w:id="77"/>
      </w:r>
      <w:commentRangeStart w:id="78"/>
      <w:r w:rsidR="00A26A08">
        <w:rPr>
          <w:rFonts w:ascii="Arial" w:hAnsi="Arial" w:cs="Arial"/>
          <w:lang w:val="en-US"/>
        </w:rPr>
        <w:t>with phylogenetic correctio</w:t>
      </w:r>
      <w:commentRangeEnd w:id="78"/>
      <w:r w:rsidR="007F5F96">
        <w:rPr>
          <w:rStyle w:val="CommentReference"/>
          <w:rFonts w:asciiTheme="minorHAnsi" w:eastAsiaTheme="minorHAnsi" w:hAnsiTheme="minorHAnsi" w:cstheme="minorBidi"/>
          <w:lang w:eastAsia="en-US"/>
        </w:rPr>
        <w:commentReference w:id="78"/>
      </w:r>
      <w:r w:rsidR="00A26A08">
        <w:rPr>
          <w:rFonts w:ascii="Arial" w:hAnsi="Arial" w:cs="Arial"/>
          <w:lang w:val="en-US"/>
        </w:rPr>
        <w:t>n</w:t>
      </w:r>
      <w:r w:rsidR="00474F76">
        <w:rPr>
          <w:rFonts w:ascii="Arial" w:hAnsi="Arial" w:cs="Arial"/>
          <w:lang w:val="en-US"/>
        </w:rPr>
        <w:t xml:space="preserve"> using </w:t>
      </w:r>
      <w:r w:rsidR="00474F76" w:rsidRPr="00E102BF">
        <w:rPr>
          <w:rFonts w:ascii="Arial" w:hAnsi="Arial" w:cs="Arial"/>
          <w:i/>
          <w:iCs/>
          <w:lang w:val="en-US"/>
        </w:rPr>
        <w:t>brms</w:t>
      </w:r>
      <w:r w:rsidR="00474F76">
        <w:rPr>
          <w:rFonts w:ascii="Arial" w:hAnsi="Arial" w:cs="Arial"/>
          <w:lang w:val="en-US"/>
        </w:rPr>
        <w:t xml:space="preserve"> package in R</w:t>
      </w:r>
      <w:r w:rsidRPr="007F05C5">
        <w:rPr>
          <w:rFonts w:ascii="Arial" w:hAnsi="Arial" w:cs="Arial"/>
          <w:lang w:val="en-US"/>
        </w:rPr>
        <w:t>.</w:t>
      </w:r>
      <w:r w:rsidR="00993283">
        <w:rPr>
          <w:rFonts w:ascii="Arial" w:hAnsi="Arial" w:cs="Arial"/>
          <w:lang w:val="en-US"/>
        </w:rPr>
        <w:t xml:space="preserve"> </w:t>
      </w:r>
      <w:r w:rsidR="00993283" w:rsidRPr="007F05C5">
        <w:rPr>
          <w:rFonts w:ascii="Arial" w:hAnsi="Arial" w:cs="Arial"/>
          <w:i/>
          <w:iCs/>
          <w:lang w:val="en-US"/>
        </w:rPr>
        <w:t>D. melanogaster</w:t>
      </w:r>
      <w:r w:rsidR="00993283" w:rsidRPr="007F05C5">
        <w:rPr>
          <w:rFonts w:ascii="Arial" w:hAnsi="Arial" w:cs="Arial"/>
          <w:lang w:val="en-US"/>
        </w:rPr>
        <w:t xml:space="preserve"> and </w:t>
      </w:r>
      <w:r w:rsidR="00993283" w:rsidRPr="007F05C5">
        <w:rPr>
          <w:rFonts w:ascii="Arial" w:hAnsi="Arial" w:cs="Arial"/>
          <w:i/>
          <w:iCs/>
          <w:lang w:val="en-US"/>
        </w:rPr>
        <w:t>D. simulans</w:t>
      </w:r>
      <w:r w:rsidR="00993283" w:rsidRPr="007F05C5">
        <w:rPr>
          <w:rFonts w:ascii="Arial" w:hAnsi="Arial" w:cs="Arial"/>
          <w:lang w:val="en-US"/>
        </w:rPr>
        <w:t xml:space="preserve"> were not included in </w:t>
      </w:r>
      <w:r w:rsidR="00993283">
        <w:rPr>
          <w:rFonts w:ascii="Arial" w:hAnsi="Arial" w:cs="Arial"/>
          <w:lang w:val="en-US"/>
        </w:rPr>
        <w:t>the regression</w:t>
      </w:r>
      <w:r w:rsidR="00993283" w:rsidRPr="007F05C5">
        <w:rPr>
          <w:rFonts w:ascii="Arial" w:hAnsi="Arial" w:cs="Arial"/>
          <w:lang w:val="en-US"/>
        </w:rPr>
        <w:t xml:space="preserve"> because their distribution patterns were unavailable.</w:t>
      </w:r>
    </w:p>
    <w:p w14:paraId="4A72F684" w14:textId="135C5FDC" w:rsidR="00893FBB" w:rsidRDefault="00893FBB" w:rsidP="007C1BC4">
      <w:pPr>
        <w:ind w:firstLine="360"/>
        <w:rPr>
          <w:rFonts w:ascii="Arial" w:hAnsi="Arial" w:cs="Arial"/>
        </w:rPr>
      </w:pPr>
    </w:p>
    <w:p w14:paraId="59D63FDB" w14:textId="573AB7A8" w:rsidR="001F5B9D" w:rsidRDefault="001F5B9D" w:rsidP="007C1BC4">
      <w:pPr>
        <w:pStyle w:val="ListParagraph"/>
        <w:numPr>
          <w:ilvl w:val="0"/>
          <w:numId w:val="2"/>
        </w:numPr>
        <w:rPr>
          <w:rFonts w:ascii="Arial" w:hAnsi="Arial" w:cs="Arial"/>
        </w:rPr>
      </w:pPr>
      <w:r>
        <w:rPr>
          <w:rFonts w:ascii="Arial" w:hAnsi="Arial" w:cs="Arial"/>
        </w:rPr>
        <w:t>Short-term competition</w:t>
      </w:r>
    </w:p>
    <w:p w14:paraId="3816078D" w14:textId="0C60E767" w:rsidR="0060784D" w:rsidRDefault="00416039" w:rsidP="0060784D">
      <w:pPr>
        <w:ind w:firstLine="360"/>
        <w:rPr>
          <w:rFonts w:ascii="Arial" w:hAnsi="Arial" w:cs="Arial"/>
        </w:rPr>
      </w:pPr>
      <w:r w:rsidRPr="00416039">
        <w:rPr>
          <w:rFonts w:ascii="Arial" w:hAnsi="Arial" w:cs="Arial"/>
          <w:i/>
          <w:iCs/>
        </w:rPr>
        <w:t>Experiment</w:t>
      </w:r>
      <w:r w:rsidR="00414133">
        <w:rPr>
          <w:rFonts w:ascii="Arial" w:hAnsi="Arial" w:cs="Arial"/>
          <w:i/>
          <w:iCs/>
        </w:rPr>
        <w:t>al</w:t>
      </w:r>
      <w:r w:rsidRPr="00416039">
        <w:rPr>
          <w:rFonts w:ascii="Arial" w:hAnsi="Arial" w:cs="Arial"/>
          <w:i/>
          <w:iCs/>
        </w:rPr>
        <w:t xml:space="preserve"> design</w:t>
      </w:r>
      <w:r>
        <w:rPr>
          <w:rFonts w:ascii="Arial" w:hAnsi="Arial" w:cs="Arial"/>
        </w:rPr>
        <w:t xml:space="preserve">: </w:t>
      </w:r>
      <w:r w:rsidR="00890A27">
        <w:rPr>
          <w:rFonts w:ascii="Arial" w:hAnsi="Arial" w:cs="Arial"/>
        </w:rPr>
        <w:t xml:space="preserve">Pairs of species were reared in the same vials for one generation to evaluate how the densities of intra-specific and inter-specific competitors influence the reproductive success in two temperature regimes representing lowland and upland environment. </w:t>
      </w:r>
      <w:r w:rsidR="0060784D">
        <w:rPr>
          <w:rFonts w:ascii="Arial" w:hAnsi="Arial" w:cs="Arial"/>
        </w:rPr>
        <w:t>Five species were chosen as representative species for upland-biased</w:t>
      </w:r>
      <w:commentRangeStart w:id="79"/>
      <w:r w:rsidR="0060784D">
        <w:rPr>
          <w:rFonts w:ascii="Arial" w:hAnsi="Arial" w:cs="Arial"/>
        </w:rPr>
        <w:t xml:space="preserve">, </w:t>
      </w:r>
      <w:r w:rsidR="00E52450">
        <w:rPr>
          <w:rFonts w:ascii="Arial" w:hAnsi="Arial" w:cs="Arial"/>
        </w:rPr>
        <w:t>none-biased</w:t>
      </w:r>
      <w:r w:rsidR="0060784D">
        <w:rPr>
          <w:rFonts w:ascii="Arial" w:hAnsi="Arial" w:cs="Arial"/>
        </w:rPr>
        <w:t xml:space="preserve"> </w:t>
      </w:r>
      <w:commentRangeEnd w:id="79"/>
      <w:r w:rsidR="007F5F96">
        <w:rPr>
          <w:rStyle w:val="CommentReference"/>
          <w:rFonts w:asciiTheme="minorHAnsi" w:eastAsiaTheme="minorHAnsi" w:hAnsiTheme="minorHAnsi" w:cstheme="minorBidi"/>
          <w:lang w:eastAsia="en-US"/>
        </w:rPr>
        <w:commentReference w:id="79"/>
      </w:r>
      <w:r w:rsidR="0060784D">
        <w:rPr>
          <w:rFonts w:ascii="Arial" w:hAnsi="Arial" w:cs="Arial"/>
        </w:rPr>
        <w:t xml:space="preserve">and lowland-biased distribution type. </w:t>
      </w:r>
      <w:commentRangeStart w:id="80"/>
      <w:r w:rsidR="0060784D" w:rsidRPr="00454BF1">
        <w:rPr>
          <w:rFonts w:ascii="Arial" w:hAnsi="Arial" w:cs="Arial"/>
        </w:rPr>
        <w:t>Each two-species combination (6 combinations in total</w:t>
      </w:r>
      <w:commentRangeEnd w:id="80"/>
      <w:r w:rsidR="007F5F96">
        <w:rPr>
          <w:rStyle w:val="CommentReference"/>
          <w:rFonts w:asciiTheme="minorHAnsi" w:eastAsiaTheme="minorHAnsi" w:hAnsiTheme="minorHAnsi" w:cstheme="minorBidi"/>
          <w:lang w:eastAsia="en-US"/>
        </w:rPr>
        <w:commentReference w:id="80"/>
      </w:r>
      <w:r w:rsidR="0060784D" w:rsidRPr="00454BF1">
        <w:rPr>
          <w:rFonts w:ascii="Arial" w:hAnsi="Arial" w:cs="Arial"/>
        </w:rPr>
        <w:t xml:space="preserve">) was </w:t>
      </w:r>
      <w:r w:rsidR="0060784D">
        <w:rPr>
          <w:rFonts w:ascii="Arial" w:hAnsi="Arial" w:cs="Arial"/>
        </w:rPr>
        <w:t>measured</w:t>
      </w:r>
      <w:r w:rsidR="0060784D" w:rsidRPr="00454BF1">
        <w:rPr>
          <w:rFonts w:ascii="Arial" w:hAnsi="Arial" w:cs="Arial"/>
        </w:rPr>
        <w:t xml:space="preserve"> at different founding densities in a factorial design: (4 pairs of species A, 2 pairs of species B), (4A, 4B), (4A, 8B), (2A, 4B) and (8A, 4B). We also included monocultures of each species of 2, 4, 8 pairs. Each density</w:t>
      </w:r>
      <w:r w:rsidR="0060784D">
        <w:rPr>
          <w:rFonts w:ascii="Arial" w:hAnsi="Arial" w:cs="Arial"/>
        </w:rPr>
        <w:t xml:space="preserve"> and species combination</w:t>
      </w:r>
      <w:r w:rsidR="0060784D" w:rsidRPr="00454BF1">
        <w:rPr>
          <w:rFonts w:ascii="Arial" w:hAnsi="Arial" w:cs="Arial"/>
        </w:rPr>
        <w:t xml:space="preserve"> </w:t>
      </w:r>
      <w:proofErr w:type="gramStart"/>
      <w:r w:rsidR="0060784D">
        <w:rPr>
          <w:rFonts w:ascii="Arial" w:hAnsi="Arial" w:cs="Arial"/>
        </w:rPr>
        <w:t>was</w:t>
      </w:r>
      <w:proofErr w:type="gramEnd"/>
      <w:r w:rsidR="0060784D">
        <w:rPr>
          <w:rFonts w:ascii="Arial" w:hAnsi="Arial" w:cs="Arial"/>
        </w:rPr>
        <w:t xml:space="preserve"> </w:t>
      </w:r>
      <w:r w:rsidR="0060784D" w:rsidRPr="00454BF1">
        <w:rPr>
          <w:rFonts w:ascii="Arial" w:hAnsi="Arial" w:cs="Arial"/>
        </w:rPr>
        <w:t xml:space="preserve">replicated ten times </w:t>
      </w:r>
      <w:r w:rsidR="0060784D">
        <w:rPr>
          <w:rFonts w:ascii="Arial" w:hAnsi="Arial" w:cs="Arial"/>
        </w:rPr>
        <w:t>across</w:t>
      </w:r>
      <w:r w:rsidR="0060784D" w:rsidRPr="00454BF1">
        <w:rPr>
          <w:rFonts w:ascii="Arial" w:hAnsi="Arial" w:cs="Arial"/>
        </w:rPr>
        <w:t xml:space="preserve"> two or three blocks staggered by two days (</w:t>
      </w:r>
      <w:r w:rsidR="0060784D">
        <w:rPr>
          <w:rFonts w:ascii="Arial" w:hAnsi="Arial" w:cs="Arial"/>
        </w:rPr>
        <w:t>T</w:t>
      </w:r>
      <w:r w:rsidR="0060784D" w:rsidRPr="00454BF1">
        <w:rPr>
          <w:rFonts w:ascii="Arial" w:hAnsi="Arial" w:cs="Arial"/>
        </w:rPr>
        <w:t xml:space="preserve">wo blocks for </w:t>
      </w:r>
      <w:ins w:id="81" w:author="Chris Terry" w:date="2021-11-22T12:41:00Z">
        <w:r w:rsidR="0035449C" w:rsidRPr="0035449C">
          <w:rPr>
            <w:rFonts w:ascii="Arial" w:hAnsi="Arial" w:cs="Arial"/>
            <w:i/>
            <w:iCs/>
            <w:rPrChange w:id="82" w:author="Chris Terry" w:date="2021-11-22T12:41:00Z">
              <w:rPr>
                <w:rFonts w:ascii="Arial" w:hAnsi="Arial" w:cs="Arial"/>
              </w:rPr>
            </w:rPrChange>
          </w:rPr>
          <w:t xml:space="preserve">D. </w:t>
        </w:r>
      </w:ins>
      <w:r w:rsidR="0060784D" w:rsidRPr="0035449C">
        <w:rPr>
          <w:rFonts w:ascii="Arial" w:hAnsi="Arial" w:cs="Arial"/>
          <w:i/>
          <w:iCs/>
          <w:rPrChange w:id="83" w:author="Chris Terry" w:date="2021-11-22T12:41:00Z">
            <w:rPr>
              <w:rFonts w:ascii="Arial" w:hAnsi="Arial" w:cs="Arial"/>
            </w:rPr>
          </w:rPrChange>
        </w:rPr>
        <w:t>pandora</w:t>
      </w:r>
      <w:r w:rsidR="0060784D">
        <w:rPr>
          <w:rFonts w:ascii="Arial" w:hAnsi="Arial" w:cs="Arial"/>
        </w:rPr>
        <w:t>-</w:t>
      </w:r>
      <w:ins w:id="84" w:author="Chris Terry" w:date="2021-11-22T12:41:00Z">
        <w:r w:rsidR="0035449C">
          <w:rPr>
            <w:rFonts w:ascii="Arial" w:hAnsi="Arial" w:cs="Arial"/>
          </w:rPr>
          <w:t xml:space="preserve"> </w:t>
        </w:r>
        <w:r w:rsidR="0035449C" w:rsidRPr="0035449C">
          <w:rPr>
            <w:rFonts w:ascii="Arial" w:hAnsi="Arial" w:cs="Arial"/>
            <w:i/>
            <w:iCs/>
            <w:rPrChange w:id="85" w:author="Chris Terry" w:date="2021-11-22T12:41:00Z">
              <w:rPr>
                <w:rFonts w:ascii="Arial" w:hAnsi="Arial" w:cs="Arial"/>
              </w:rPr>
            </w:rPrChange>
          </w:rPr>
          <w:t xml:space="preserve">D. </w:t>
        </w:r>
      </w:ins>
      <w:proofErr w:type="spellStart"/>
      <w:r w:rsidR="0060784D" w:rsidRPr="0035449C">
        <w:rPr>
          <w:rFonts w:ascii="Arial" w:hAnsi="Arial" w:cs="Arial"/>
          <w:i/>
          <w:iCs/>
          <w:rPrChange w:id="86" w:author="Chris Terry" w:date="2021-11-22T12:41:00Z">
            <w:rPr>
              <w:rFonts w:ascii="Arial" w:hAnsi="Arial" w:cs="Arial"/>
            </w:rPr>
          </w:rPrChange>
        </w:rPr>
        <w:t>pallidifrons</w:t>
      </w:r>
      <w:proofErr w:type="spellEnd"/>
      <w:r w:rsidR="0060784D" w:rsidRPr="00454BF1">
        <w:rPr>
          <w:rFonts w:ascii="Arial" w:hAnsi="Arial" w:cs="Arial"/>
        </w:rPr>
        <w:t xml:space="preserve"> combination, which was conducted before the other five pairs; three blocks for the other five pairs.).</w:t>
      </w:r>
    </w:p>
    <w:p w14:paraId="611652D0" w14:textId="0631CC6D" w:rsidR="00416039" w:rsidRDefault="00890A27" w:rsidP="00A22F23">
      <w:pPr>
        <w:ind w:firstLine="360"/>
        <w:rPr>
          <w:rFonts w:ascii="Arial" w:hAnsi="Arial" w:cs="Arial"/>
        </w:rPr>
      </w:pPr>
      <w:r>
        <w:rPr>
          <w:rFonts w:ascii="Arial" w:hAnsi="Arial" w:cs="Arial"/>
        </w:rPr>
        <w:t xml:space="preserve">Adults that were subjected to competition were reared from eggs collected from the population cage. They were reared under moderate density (300 – 500 per bottle) </w:t>
      </w:r>
      <w:r w:rsidR="00A22F23">
        <w:rPr>
          <w:rFonts w:ascii="Arial" w:hAnsi="Arial" w:cs="Arial"/>
        </w:rPr>
        <w:t xml:space="preserve">at their testing temperature regimes. </w:t>
      </w:r>
      <w:r>
        <w:rPr>
          <w:rFonts w:ascii="Arial" w:hAnsi="Arial" w:cs="Arial"/>
        </w:rPr>
        <w:t xml:space="preserve">After </w:t>
      </w:r>
      <w:proofErr w:type="spellStart"/>
      <w:r>
        <w:rPr>
          <w:rFonts w:ascii="Arial" w:hAnsi="Arial" w:cs="Arial"/>
        </w:rPr>
        <w:t>eclosion</w:t>
      </w:r>
      <w:proofErr w:type="spellEnd"/>
      <w:r>
        <w:rPr>
          <w:rFonts w:ascii="Arial" w:hAnsi="Arial" w:cs="Arial"/>
        </w:rPr>
        <w:t xml:space="preserve">, individuals emerged within the same 48 hours were kept together in mixed-sex containers. Two days after the first observation of egg-laying, </w:t>
      </w:r>
      <w:r w:rsidR="00416039">
        <w:rPr>
          <w:rFonts w:ascii="Arial" w:hAnsi="Arial" w:cs="Arial"/>
        </w:rPr>
        <w:t>adults of different sexes were separated and then they were used as the founders in 5ml-food vials the next day.</w:t>
      </w:r>
      <w:r w:rsidR="0060784D">
        <w:rPr>
          <w:rFonts w:ascii="Arial" w:hAnsi="Arial" w:cs="Arial"/>
        </w:rPr>
        <w:t xml:space="preserve"> </w:t>
      </w:r>
      <w:r w:rsidR="00416039" w:rsidRPr="00454BF1">
        <w:rPr>
          <w:rFonts w:ascii="Arial" w:hAnsi="Arial" w:cs="Arial"/>
        </w:rPr>
        <w:t xml:space="preserve">Founders laid eggs in vials for two days before </w:t>
      </w:r>
      <w:r w:rsidR="00416039">
        <w:rPr>
          <w:rFonts w:ascii="Arial" w:hAnsi="Arial" w:cs="Arial"/>
        </w:rPr>
        <w:t xml:space="preserve">being </w:t>
      </w:r>
      <w:r w:rsidR="00416039" w:rsidRPr="00454BF1">
        <w:rPr>
          <w:rFonts w:ascii="Arial" w:hAnsi="Arial" w:cs="Arial"/>
        </w:rPr>
        <w:t>dis</w:t>
      </w:r>
      <w:r w:rsidR="00416039">
        <w:rPr>
          <w:rFonts w:ascii="Arial" w:hAnsi="Arial" w:cs="Arial"/>
        </w:rPr>
        <w:t>carded</w:t>
      </w:r>
      <w:r w:rsidR="00416039" w:rsidRPr="00454BF1">
        <w:rPr>
          <w:rFonts w:ascii="Arial" w:hAnsi="Arial" w:cs="Arial"/>
        </w:rPr>
        <w:t>. Offspring of the founders experienced intra- and inter-specific competition over food and space</w:t>
      </w:r>
      <w:r w:rsidR="00416039">
        <w:rPr>
          <w:rFonts w:ascii="Arial" w:hAnsi="Arial" w:cs="Arial"/>
        </w:rPr>
        <w:t xml:space="preserve"> in the vials</w:t>
      </w:r>
      <w:r w:rsidR="00416039" w:rsidRPr="00454BF1">
        <w:rPr>
          <w:rFonts w:ascii="Arial" w:hAnsi="Arial" w:cs="Arial"/>
        </w:rPr>
        <w:t xml:space="preserve">. Offspring that successfully developed to adulthood were </w:t>
      </w:r>
      <w:r w:rsidR="00416039">
        <w:rPr>
          <w:rFonts w:ascii="Arial" w:hAnsi="Arial" w:cs="Arial"/>
        </w:rPr>
        <w:t xml:space="preserve">identified to species and </w:t>
      </w:r>
      <w:r w:rsidR="00416039" w:rsidRPr="00454BF1">
        <w:rPr>
          <w:rFonts w:ascii="Arial" w:hAnsi="Arial" w:cs="Arial"/>
        </w:rPr>
        <w:t xml:space="preserve">counted. </w:t>
      </w:r>
      <w:r w:rsidR="00416039">
        <w:rPr>
          <w:rFonts w:ascii="Arial" w:hAnsi="Arial" w:cs="Arial"/>
        </w:rPr>
        <w:t>The</w:t>
      </w:r>
      <w:r w:rsidR="00416039" w:rsidRPr="00454BF1">
        <w:rPr>
          <w:rFonts w:ascii="Arial" w:hAnsi="Arial" w:cs="Arial"/>
        </w:rPr>
        <w:t xml:space="preserve"> </w:t>
      </w:r>
      <w:r w:rsidR="00A22F23">
        <w:rPr>
          <w:rFonts w:ascii="Arial" w:hAnsi="Arial" w:cs="Arial"/>
        </w:rPr>
        <w:lastRenderedPageBreak/>
        <w:t xml:space="preserve">above animal preparation and </w:t>
      </w:r>
      <w:r w:rsidR="00416039" w:rsidRPr="00454BF1">
        <w:rPr>
          <w:rFonts w:ascii="Arial" w:hAnsi="Arial" w:cs="Arial"/>
        </w:rPr>
        <w:t xml:space="preserve">competition </w:t>
      </w:r>
      <w:r w:rsidR="00416039">
        <w:rPr>
          <w:rFonts w:ascii="Arial" w:hAnsi="Arial" w:cs="Arial"/>
        </w:rPr>
        <w:t>were</w:t>
      </w:r>
      <w:r w:rsidR="00416039" w:rsidRPr="00454BF1">
        <w:rPr>
          <w:rFonts w:ascii="Arial" w:hAnsi="Arial" w:cs="Arial"/>
        </w:rPr>
        <w:t xml:space="preserve"> conducted in incubators </w:t>
      </w:r>
      <w:r w:rsidR="00416039">
        <w:rPr>
          <w:rFonts w:ascii="Arial" w:hAnsi="Arial" w:cs="Arial"/>
        </w:rPr>
        <w:t>set</w:t>
      </w:r>
      <w:r w:rsidR="00416039" w:rsidRPr="00454BF1">
        <w:rPr>
          <w:rFonts w:ascii="Arial" w:hAnsi="Arial" w:cs="Arial"/>
        </w:rPr>
        <w:t xml:space="preserve"> at alternating temperature regimes mimicking day/night temperature</w:t>
      </w:r>
      <w:r w:rsidR="00416039">
        <w:rPr>
          <w:rFonts w:ascii="Arial" w:hAnsi="Arial" w:cs="Arial"/>
        </w:rPr>
        <w:t>s</w:t>
      </w:r>
      <w:r w:rsidR="00416039" w:rsidRPr="00454BF1">
        <w:rPr>
          <w:rFonts w:ascii="Arial" w:hAnsi="Arial" w:cs="Arial"/>
        </w:rPr>
        <w:t xml:space="preserve"> </w:t>
      </w:r>
      <w:ins w:id="87" w:author="Chris Terry" w:date="2021-11-22T12:42:00Z">
        <w:r w:rsidR="0035449C">
          <w:rPr>
            <w:rFonts w:ascii="Arial" w:hAnsi="Arial" w:cs="Arial"/>
          </w:rPr>
          <w:t>i</w:t>
        </w:r>
      </w:ins>
      <w:del w:id="88" w:author="Chris Terry" w:date="2021-11-22T12:42:00Z">
        <w:r w:rsidR="000F2E04" w:rsidDel="0035449C">
          <w:rPr>
            <w:rFonts w:ascii="Arial" w:hAnsi="Arial" w:cs="Arial"/>
          </w:rPr>
          <w:delText>o</w:delText>
        </w:r>
      </w:del>
      <w:r w:rsidR="000F2E04">
        <w:rPr>
          <w:rFonts w:ascii="Arial" w:hAnsi="Arial" w:cs="Arial"/>
        </w:rPr>
        <w:t>n February</w:t>
      </w:r>
      <w:ins w:id="89" w:author="Chris Terry" w:date="2021-11-22T12:42:00Z">
        <w:r w:rsidR="0035449C">
          <w:rPr>
            <w:rFonts w:ascii="Arial" w:hAnsi="Arial" w:cs="Arial"/>
          </w:rPr>
          <w:t xml:space="preserve"> (Australian </w:t>
        </w:r>
        <w:commentRangeStart w:id="90"/>
        <w:r w:rsidR="0035449C">
          <w:rPr>
            <w:rFonts w:ascii="Arial" w:hAnsi="Arial" w:cs="Arial"/>
          </w:rPr>
          <w:t>summer</w:t>
        </w:r>
        <w:commentRangeEnd w:id="90"/>
        <w:r w:rsidR="0035449C">
          <w:rPr>
            <w:rStyle w:val="CommentReference"/>
            <w:rFonts w:asciiTheme="minorHAnsi" w:eastAsiaTheme="minorHAnsi" w:hAnsiTheme="minorHAnsi" w:cstheme="minorBidi"/>
            <w:lang w:eastAsia="en-US"/>
          </w:rPr>
          <w:commentReference w:id="90"/>
        </w:r>
        <w:r w:rsidR="0035449C">
          <w:rPr>
            <w:rFonts w:ascii="Arial" w:hAnsi="Arial" w:cs="Arial"/>
          </w:rPr>
          <w:t>)</w:t>
        </w:r>
      </w:ins>
      <w:r w:rsidR="000F2E04">
        <w:rPr>
          <w:rFonts w:ascii="Arial" w:hAnsi="Arial" w:cs="Arial"/>
        </w:rPr>
        <w:t xml:space="preserve">, </w:t>
      </w:r>
      <w:r w:rsidR="00A22F23">
        <w:rPr>
          <w:rFonts w:ascii="Arial" w:hAnsi="Arial" w:cs="Arial"/>
        </w:rPr>
        <w:t xml:space="preserve">immediately </w:t>
      </w:r>
      <w:r w:rsidR="000F2E04">
        <w:rPr>
          <w:rFonts w:ascii="Arial" w:hAnsi="Arial" w:cs="Arial"/>
        </w:rPr>
        <w:t xml:space="preserve">prior to our survey season, </w:t>
      </w:r>
      <w:r w:rsidR="00416039" w:rsidRPr="00454BF1">
        <w:rPr>
          <w:rFonts w:ascii="Arial" w:hAnsi="Arial" w:cs="Arial"/>
        </w:rPr>
        <w:t xml:space="preserve">at </w:t>
      </w:r>
      <w:r w:rsidR="007638ED">
        <w:rPr>
          <w:rFonts w:ascii="Arial" w:hAnsi="Arial" w:cs="Arial"/>
        </w:rPr>
        <w:t>upland</w:t>
      </w:r>
      <w:r w:rsidR="00416039" w:rsidRPr="00454BF1">
        <w:rPr>
          <w:rFonts w:ascii="Arial" w:hAnsi="Arial" w:cs="Arial"/>
        </w:rPr>
        <w:t xml:space="preserve"> (23</w:t>
      </w:r>
      <w:r w:rsidR="00416039" w:rsidRPr="007F05C5">
        <w:rPr>
          <w:rFonts w:ascii="Arial" w:hAnsi="Arial" w:cs="Arial"/>
        </w:rPr>
        <w:t xml:space="preserve">°C </w:t>
      </w:r>
      <w:r w:rsidR="00416039" w:rsidRPr="00454BF1">
        <w:rPr>
          <w:rFonts w:ascii="Arial" w:hAnsi="Arial" w:cs="Arial"/>
        </w:rPr>
        <w:t>/21</w:t>
      </w:r>
      <w:r w:rsidR="00416039" w:rsidRPr="007F05C5">
        <w:rPr>
          <w:rFonts w:ascii="Arial" w:hAnsi="Arial" w:cs="Arial"/>
        </w:rPr>
        <w:t>°C</w:t>
      </w:r>
      <w:r w:rsidR="00416039" w:rsidRPr="00454BF1">
        <w:rPr>
          <w:rFonts w:ascii="Arial" w:hAnsi="Arial" w:cs="Arial"/>
        </w:rPr>
        <w:t>) and lowland (28.5</w:t>
      </w:r>
      <w:r w:rsidR="00416039" w:rsidRPr="007F05C5">
        <w:rPr>
          <w:rFonts w:ascii="Arial" w:hAnsi="Arial" w:cs="Arial"/>
        </w:rPr>
        <w:t xml:space="preserve">°C </w:t>
      </w:r>
      <w:r w:rsidR="00416039" w:rsidRPr="00454BF1">
        <w:rPr>
          <w:rFonts w:ascii="Arial" w:hAnsi="Arial" w:cs="Arial"/>
        </w:rPr>
        <w:t>/24</w:t>
      </w:r>
      <w:r w:rsidR="00416039" w:rsidRPr="007F05C5">
        <w:rPr>
          <w:rFonts w:ascii="Arial" w:hAnsi="Arial" w:cs="Arial"/>
        </w:rPr>
        <w:t>°C</w:t>
      </w:r>
      <w:r w:rsidR="00416039" w:rsidRPr="00454BF1">
        <w:rPr>
          <w:rFonts w:ascii="Arial" w:hAnsi="Arial" w:cs="Arial"/>
        </w:rPr>
        <w:t>) (</w:t>
      </w:r>
      <w:r w:rsidR="007226E2">
        <w:rPr>
          <w:rFonts w:ascii="Arial" w:hAnsi="Arial" w:cs="Arial"/>
        </w:rPr>
        <w:t>S</w:t>
      </w:r>
      <w:r w:rsidR="00416039" w:rsidRPr="00454BF1">
        <w:rPr>
          <w:rFonts w:ascii="Arial" w:hAnsi="Arial" w:cs="Arial"/>
        </w:rPr>
        <w:t xml:space="preserve">upplementary figure </w:t>
      </w:r>
      <w:r w:rsidR="000F062A">
        <w:rPr>
          <w:rFonts w:ascii="Arial" w:hAnsi="Arial" w:cs="Arial"/>
        </w:rPr>
        <w:t>5</w:t>
      </w:r>
      <w:r w:rsidR="00416039" w:rsidRPr="00454BF1">
        <w:rPr>
          <w:rFonts w:ascii="Arial" w:hAnsi="Arial" w:cs="Arial"/>
        </w:rPr>
        <w:t>).</w:t>
      </w:r>
    </w:p>
    <w:p w14:paraId="225E39CF" w14:textId="1E28134C" w:rsidR="00414133" w:rsidRDefault="00414133" w:rsidP="007C1BC4">
      <w:pPr>
        <w:ind w:firstLine="360"/>
        <w:rPr>
          <w:rFonts w:ascii="Arial" w:hAnsi="Arial" w:cs="Arial"/>
          <w:lang w:val="en-US"/>
        </w:rPr>
      </w:pPr>
      <w:r w:rsidRPr="00414133">
        <w:rPr>
          <w:rFonts w:ascii="Arial" w:hAnsi="Arial" w:cs="Arial"/>
          <w:i/>
          <w:iCs/>
        </w:rPr>
        <w:t>Competition models</w:t>
      </w:r>
      <w:r>
        <w:rPr>
          <w:rFonts w:ascii="Arial" w:hAnsi="Arial" w:cs="Arial"/>
        </w:rPr>
        <w:t xml:space="preserve">: </w:t>
      </w:r>
      <w:r>
        <w:rPr>
          <w:rFonts w:ascii="Arial" w:hAnsi="Arial" w:cs="Arial"/>
          <w:lang w:val="en-US"/>
        </w:rPr>
        <w:t xml:space="preserve">We used the </w:t>
      </w:r>
      <w:proofErr w:type="spellStart"/>
      <w:r>
        <w:rPr>
          <w:rFonts w:ascii="Arial" w:hAnsi="Arial" w:cs="Arial"/>
          <w:lang w:val="en-US"/>
        </w:rPr>
        <w:t>Beverton</w:t>
      </w:r>
      <w:proofErr w:type="spellEnd"/>
      <w:r>
        <w:rPr>
          <w:rFonts w:ascii="Arial" w:hAnsi="Arial" w:cs="Arial"/>
          <w:lang w:val="en-US"/>
        </w:rPr>
        <w:t>-Holt model to describe the population growth of a single generation of flies on discrete and temporary resources:</w:t>
      </w:r>
      <w:r w:rsidRPr="00523F7B">
        <w:rPr>
          <w:rFonts w:ascii="Arial" w:hAnsi="Arial" w:cs="Arial"/>
          <w:lang w:val="en-US"/>
        </w:rPr>
        <w:br/>
      </w:r>
      <w:commentRangeStart w:id="91"/>
      <m:oMathPara>
        <m:oMath>
          <m:sSub>
            <m:sSubPr>
              <m:ctrlPr>
                <w:rPr>
                  <w:rFonts w:ascii="Cambria Math" w:hAnsi="Cambria Math" w:cs="Arial"/>
                  <w:lang w:val="en-US"/>
                </w:rPr>
              </m:ctrlPr>
            </m:sSubPr>
            <m:e>
              <m:r>
                <w:rPr>
                  <w:rFonts w:ascii="Cambria Math" w:hAnsi="Cambria Math" w:cs="Arial"/>
                  <w:lang w:val="en-US"/>
                </w:rPr>
                <m:t>N</m:t>
              </m:r>
            </m:e>
            <m:sub>
              <m:r>
                <w:rPr>
                  <w:rFonts w:ascii="Cambria Math" w:hAnsi="Cambria Math" w:cs="Arial"/>
                  <w:lang w:val="en-US"/>
                </w:rPr>
                <m:t>focal</m:t>
              </m:r>
              <m:r>
                <m:rPr>
                  <m:sty m:val="p"/>
                </m:rPr>
                <w:rPr>
                  <w:rFonts w:ascii="Cambria Math" w:hAnsi="Cambria Math" w:cs="Arial"/>
                  <w:lang w:val="en-US"/>
                </w:rPr>
                <m:t>,</m:t>
              </m:r>
              <m:r>
                <w:rPr>
                  <w:rFonts w:ascii="Cambria Math" w:hAnsi="Cambria Math" w:cs="Arial"/>
                  <w:lang w:val="en-US"/>
                </w:rPr>
                <m:t>t</m:t>
              </m:r>
              <m:r>
                <m:rPr>
                  <m:sty m:val="p"/>
                </m:rPr>
                <w:rPr>
                  <w:rFonts w:ascii="Cambria Math" w:hAnsi="Cambria Math" w:cs="Arial"/>
                  <w:lang w:val="en-US"/>
                </w:rPr>
                <m:t>+1</m:t>
              </m:r>
            </m:sub>
          </m:sSub>
          <m:r>
            <m:rPr>
              <m:sty m:val="p"/>
            </m:rPr>
            <w:rPr>
              <w:rFonts w:ascii="Cambria Math" w:hAnsi="Cambria Math" w:cs="Arial"/>
              <w:lang w:val="en-US"/>
            </w:rPr>
            <m:t>=</m:t>
          </m:r>
          <m:f>
            <m:fPr>
              <m:ctrlPr>
                <w:rPr>
                  <w:rFonts w:ascii="Cambria Math" w:hAnsi="Cambria Math" w:cs="Arial"/>
                  <w:lang w:val="en-US"/>
                </w:rPr>
              </m:ctrlPr>
            </m:fPr>
            <m:num>
              <m:sSub>
                <m:sSubPr>
                  <m:ctrlPr>
                    <w:rPr>
                      <w:rFonts w:ascii="Cambria Math" w:hAnsi="Cambria Math" w:cs="Arial"/>
                      <w:lang w:val="en-US"/>
                    </w:rPr>
                  </m:ctrlPr>
                </m:sSubPr>
                <m:e>
                  <m:r>
                    <w:rPr>
                      <w:rFonts w:ascii="Cambria Math" w:hAnsi="Cambria Math" w:cs="Arial"/>
                      <w:lang w:val="en-US"/>
                    </w:rPr>
                    <m:t>R</m:t>
                  </m:r>
                </m:e>
                <m:sub>
                  <m:r>
                    <m:rPr>
                      <m:sty m:val="p"/>
                    </m:rPr>
                    <w:rPr>
                      <w:rFonts w:ascii="Cambria Math" w:hAnsi="Cambria Math" w:cs="Arial"/>
                      <w:lang w:val="en-US"/>
                    </w:rPr>
                    <m:t>0</m:t>
                  </m:r>
                </m:sub>
              </m:sSub>
              <m:sSub>
                <m:sSubPr>
                  <m:ctrlPr>
                    <w:rPr>
                      <w:rFonts w:ascii="Cambria Math" w:hAnsi="Cambria Math" w:cs="Arial"/>
                      <w:lang w:val="en-US"/>
                    </w:rPr>
                  </m:ctrlPr>
                </m:sSubPr>
                <m:e>
                  <m:r>
                    <w:rPr>
                      <w:rFonts w:ascii="Cambria Math" w:hAnsi="Cambria Math" w:cs="Arial"/>
                      <w:lang w:val="en-US"/>
                    </w:rPr>
                    <m:t>N</m:t>
                  </m:r>
                </m:e>
                <m:sub>
                  <m:r>
                    <w:rPr>
                      <w:rFonts w:ascii="Cambria Math" w:hAnsi="Cambria Math" w:cs="Arial"/>
                      <w:lang w:val="en-US"/>
                    </w:rPr>
                    <m:t>focal</m:t>
                  </m:r>
                  <m:r>
                    <m:rPr>
                      <m:sty m:val="p"/>
                    </m:rPr>
                    <w:rPr>
                      <w:rFonts w:ascii="Cambria Math" w:hAnsi="Cambria Math" w:cs="Arial"/>
                      <w:lang w:val="en-US"/>
                    </w:rPr>
                    <m:t>,</m:t>
                  </m:r>
                  <m:r>
                    <w:rPr>
                      <w:rFonts w:ascii="Cambria Math" w:hAnsi="Cambria Math" w:cs="Arial"/>
                      <w:lang w:val="en-US"/>
                    </w:rPr>
                    <m:t>t</m:t>
                  </m:r>
                </m:sub>
              </m:sSub>
            </m:num>
            <m:den>
              <m:r>
                <m:rPr>
                  <m:sty m:val="p"/>
                </m:rPr>
                <w:rPr>
                  <w:rFonts w:ascii="Cambria Math" w:hAnsi="Cambria Math" w:cs="Arial"/>
                  <w:lang w:val="en-US"/>
                </w:rPr>
                <m:t>1 +</m:t>
              </m:r>
              <m:r>
                <m:rPr>
                  <m:sty m:val="p"/>
                </m:rPr>
                <w:rPr>
                  <w:rFonts w:ascii="Cambria Math" w:hAnsi="Cambria Math" w:cs="Arial"/>
                  <w:lang w:val="en-US"/>
                </w:rPr>
                <w:sym w:font="Symbol" w:char="F061"/>
              </m:r>
              <m:sSub>
                <m:sSubPr>
                  <m:ctrlPr>
                    <w:rPr>
                      <w:rFonts w:ascii="Cambria Math" w:hAnsi="Cambria Math" w:cs="Arial"/>
                      <w:lang w:val="en-US"/>
                    </w:rPr>
                  </m:ctrlPr>
                </m:sSubPr>
                <m:e>
                  <m:r>
                    <m:rPr>
                      <m:sty m:val="p"/>
                    </m:rPr>
                    <w:rPr>
                      <w:rFonts w:ascii="Cambria Math" w:hAnsi="Cambria Math" w:cs="Arial"/>
                      <w:lang w:val="en-US"/>
                    </w:rPr>
                    <m:t>(</m:t>
                  </m:r>
                  <m:r>
                    <w:rPr>
                      <w:rFonts w:ascii="Cambria Math" w:hAnsi="Cambria Math" w:cs="Arial"/>
                      <w:lang w:val="en-US"/>
                    </w:rPr>
                    <m:t>N</m:t>
                  </m:r>
                </m:e>
                <m:sub>
                  <m:r>
                    <w:rPr>
                      <w:rFonts w:ascii="Cambria Math" w:hAnsi="Cambria Math" w:cs="Arial"/>
                      <w:lang w:val="en-US"/>
                    </w:rPr>
                    <m:t>focal</m:t>
                  </m:r>
                  <m:r>
                    <m:rPr>
                      <m:sty m:val="p"/>
                    </m:rPr>
                    <w:rPr>
                      <w:rFonts w:ascii="Cambria Math" w:hAnsi="Cambria Math" w:cs="Arial"/>
                      <w:lang w:val="en-US"/>
                    </w:rPr>
                    <m:t>,</m:t>
                  </m:r>
                  <m:r>
                    <w:rPr>
                      <w:rFonts w:ascii="Cambria Math" w:hAnsi="Cambria Math" w:cs="Arial"/>
                      <w:lang w:val="en-US"/>
                    </w:rPr>
                    <m:t>t</m:t>
                  </m:r>
                </m:sub>
              </m:sSub>
              <m:r>
                <m:rPr>
                  <m:sty m:val="p"/>
                </m:rPr>
                <w:rPr>
                  <w:rFonts w:ascii="Cambria Math" w:hAnsi="Cambria Math" w:cs="Arial"/>
                  <w:lang w:val="en-US"/>
                </w:rPr>
                <m:t xml:space="preserve">+ </m:t>
              </m:r>
              <m:r>
                <m:rPr>
                  <m:sty m:val="p"/>
                </m:rPr>
                <w:rPr>
                  <w:rFonts w:ascii="Cambria Math" w:hAnsi="Cambria Math" w:cs="Arial"/>
                  <w:lang w:val="en-US"/>
                </w:rPr>
                <w:sym w:font="Symbol" w:char="F062"/>
              </m:r>
              <m:sSub>
                <m:sSubPr>
                  <m:ctrlPr>
                    <w:rPr>
                      <w:rFonts w:ascii="Cambria Math" w:hAnsi="Cambria Math" w:cs="Arial"/>
                      <w:lang w:val="en-US"/>
                    </w:rPr>
                  </m:ctrlPr>
                </m:sSubPr>
                <m:e>
                  <m:r>
                    <w:rPr>
                      <w:rFonts w:ascii="Cambria Math" w:hAnsi="Cambria Math" w:cs="Arial"/>
                      <w:lang w:val="en-US"/>
                    </w:rPr>
                    <m:t>N</m:t>
                  </m:r>
                </m:e>
                <m:sub>
                  <m:r>
                    <w:rPr>
                      <w:rFonts w:ascii="Cambria Math" w:hAnsi="Cambria Math" w:cs="Arial"/>
                      <w:lang w:val="en-US"/>
                    </w:rPr>
                    <m:t>competitor</m:t>
                  </m:r>
                  <m:r>
                    <m:rPr>
                      <m:sty m:val="p"/>
                    </m:rPr>
                    <w:rPr>
                      <w:rFonts w:ascii="Cambria Math" w:hAnsi="Cambria Math" w:cs="Arial"/>
                      <w:lang w:val="en-US"/>
                    </w:rPr>
                    <m:t>,</m:t>
                  </m:r>
                  <m:r>
                    <w:rPr>
                      <w:rFonts w:ascii="Cambria Math" w:hAnsi="Cambria Math" w:cs="Arial"/>
                      <w:lang w:val="en-US"/>
                    </w:rPr>
                    <m:t>t</m:t>
                  </m:r>
                </m:sub>
              </m:sSub>
              <m:r>
                <m:rPr>
                  <m:sty m:val="p"/>
                </m:rPr>
                <w:rPr>
                  <w:rFonts w:ascii="Cambria Math" w:hAnsi="Cambria Math" w:cs="Arial"/>
                  <w:lang w:val="en-US"/>
                </w:rPr>
                <m:t>)</m:t>
              </m:r>
            </m:den>
          </m:f>
          <w:commentRangeEnd w:id="91"/>
          <m:r>
            <m:rPr>
              <m:sty m:val="p"/>
            </m:rPr>
            <w:rPr>
              <w:rStyle w:val="CommentReference"/>
              <w:rFonts w:asciiTheme="minorHAnsi" w:eastAsiaTheme="minorHAnsi" w:hAnsiTheme="minorHAnsi" w:cstheme="minorBidi"/>
              <w:lang w:eastAsia="en-US"/>
            </w:rPr>
            <w:commentReference w:id="91"/>
          </m:r>
        </m:oMath>
      </m:oMathPara>
    </w:p>
    <w:p w14:paraId="0BACCF85" w14:textId="77777777" w:rsidR="0026541E" w:rsidRDefault="0026541E" w:rsidP="007C1BC4">
      <w:pPr>
        <w:ind w:firstLine="360"/>
        <w:rPr>
          <w:rFonts w:ascii="Arial" w:hAnsi="Arial" w:cs="Arial"/>
          <w:lang w:val="en-US"/>
        </w:rPr>
      </w:pPr>
    </w:p>
    <w:p w14:paraId="4BABFE70" w14:textId="74F23A20" w:rsidR="00414133" w:rsidRPr="00414133" w:rsidRDefault="00414133" w:rsidP="007C1BC4">
      <w:pPr>
        <w:ind w:firstLine="360"/>
        <w:rPr>
          <w:rFonts w:ascii="Arial" w:hAnsi="Arial" w:cs="Arial"/>
          <w:lang w:val="en-US"/>
        </w:rPr>
      </w:pPr>
      <w:r>
        <w:rPr>
          <w:rFonts w:ascii="Arial" w:hAnsi="Arial" w:cs="Arial"/>
          <w:lang w:val="en-US"/>
        </w:rPr>
        <w:t>where R</w:t>
      </w:r>
      <w:r w:rsidRPr="00414133">
        <w:rPr>
          <w:rFonts w:ascii="Arial" w:hAnsi="Arial" w:cs="Arial"/>
          <w:vertAlign w:val="subscript"/>
          <w:lang w:val="en-US"/>
        </w:rPr>
        <w:t>0</w:t>
      </w:r>
      <w:r>
        <w:rPr>
          <w:rFonts w:ascii="Arial" w:hAnsi="Arial" w:cs="Arial"/>
          <w:lang w:val="en-US"/>
        </w:rPr>
        <w:t xml:space="preserve"> is the generational reproduction rate and </w:t>
      </w:r>
      <w:commentRangeStart w:id="92"/>
      <w:r>
        <w:rPr>
          <w:rFonts w:ascii="Arial" w:hAnsi="Arial" w:cs="Arial"/>
          <w:lang w:val="en-US"/>
        </w:rPr>
        <w:sym w:font="Symbol" w:char="F061"/>
      </w:r>
      <w:r>
        <w:rPr>
          <w:rFonts w:ascii="Arial" w:hAnsi="Arial" w:cs="Arial"/>
          <w:lang w:val="en-US"/>
        </w:rPr>
        <w:t xml:space="preserve"> represents intraspecific competition coefficients. </w:t>
      </w:r>
      <w:r>
        <w:rPr>
          <w:rFonts w:ascii="Arial" w:hAnsi="Arial" w:cs="Arial"/>
          <w:lang w:val="en-US"/>
        </w:rPr>
        <w:sym w:font="Symbol" w:char="F062"/>
      </w:r>
      <w:r>
        <w:rPr>
          <w:rFonts w:ascii="Arial" w:hAnsi="Arial" w:cs="Arial"/>
          <w:lang w:val="en-US"/>
        </w:rPr>
        <w:t xml:space="preserve"> represents the </w:t>
      </w:r>
      <w:r>
        <w:rPr>
          <w:rFonts w:ascii="Arial" w:hAnsi="Arial" w:cs="Arial"/>
        </w:rPr>
        <w:t xml:space="preserve">interspecific </w:t>
      </w:r>
      <w:r w:rsidRPr="00844B36">
        <w:rPr>
          <w:rFonts w:ascii="Arial" w:hAnsi="Arial" w:cs="Arial"/>
        </w:rPr>
        <w:t>competition coeffic</w:t>
      </w:r>
      <w:r w:rsidRPr="00930691">
        <w:rPr>
          <w:rFonts w:ascii="Arial" w:hAnsi="Arial" w:cs="Arial"/>
        </w:rPr>
        <w:t>ients</w:t>
      </w:r>
      <w:commentRangeEnd w:id="92"/>
      <w:r w:rsidR="008C2868">
        <w:rPr>
          <w:rStyle w:val="CommentReference"/>
          <w:rFonts w:asciiTheme="minorHAnsi" w:eastAsiaTheme="minorHAnsi" w:hAnsiTheme="minorHAnsi" w:cstheme="minorBidi"/>
          <w:lang w:eastAsia="en-US"/>
        </w:rPr>
        <w:commentReference w:id="92"/>
      </w:r>
      <w:r w:rsidRPr="00930691">
        <w:rPr>
          <w:rFonts w:ascii="Arial" w:hAnsi="Arial" w:cs="Arial"/>
        </w:rPr>
        <w:t>, which define the equivalence between the two competing species.</w:t>
      </w:r>
      <w:r w:rsidRPr="00930691">
        <w:rPr>
          <w:rFonts w:ascii="Arial" w:hAnsi="Arial" w:cs="Arial"/>
          <w:lang w:val="en-US"/>
        </w:rPr>
        <w:t xml:space="preserve"> </w:t>
      </w:r>
      <w:r>
        <w:rPr>
          <w:rFonts w:ascii="Arial" w:hAnsi="Arial" w:cs="Arial"/>
          <w:lang w:val="en-US"/>
        </w:rPr>
        <w:t xml:space="preserve">Their values and 90% credible intervals were estimated using the same Bayesian statistical method detailed in </w:t>
      </w:r>
      <w:r>
        <w:rPr>
          <w:rFonts w:ascii="Arial" w:hAnsi="Arial" w:cs="Arial"/>
          <w:lang w:val="en-US"/>
        </w:rPr>
        <w:fldChar w:fldCharType="begin" w:fldLock="1"/>
      </w:r>
      <w:r>
        <w:rPr>
          <w:rFonts w:ascii="Arial" w:hAnsi="Arial" w:cs="Arial"/>
          <w:lang w:val="en-US"/>
        </w:rPr>
        <w:instrText>ADDIN CSL_CITATION {"citationItems":[{"id":"ITEM-1","itemData":{"DOI":"10.1111/1365-2656.13534","ISSN":"0021-8790","abstract":"The role of natural enemies in promoting coexistence of competing species has generated substantial debate. Modern coexistence theory provides a detailed framework to investigate this topic, but there have been remarkably few empirical applications to the impact of natural enemies. We tested experimentally the capacity for a generalist enemy to promote coexistence of competing insect species, and the extent to which any impact can be predicted by trade-offs between reproductive rate and susceptibility to natural enemies. We used experimental mesocosms to conduct a fully factorial pairwise competition experiment for six rainforest Drosophila species, with and without a generalist pupal parasitoid. We then parameterised models of competition and examined the coexistence of each pair of Drosophila species within the framework of modern coexistence theory. We found idiosyncratic impacts of parasitism on pairwise coexistence, mediated through changes in fitness differences, not niche differences. There was no evidence of an overall reproductive rate–susceptibility trade-off. Pairwise reproductive rate–susceptibility relationships were not useful shortcuts for predicting the impact of parasitism on coexistence. Our results exemplify the value of modern coexistence theory in multi-trophic contexts and the importance of contextualising the impact of generalist natural enemies to determine their impact. In the set of species investigated, competition was affected by the higher trophic level, but the overall impact on coexistence cannot be easily predicted just from knowledge of relative susceptibility. Methodologically, our Bayesian approach highlights issues with the separability of model parameters within modern coexistence theory and shows how using the full posterior parameter distribution improves inferences. This method should be widely applicable for understanding species coexistence in a range of systems.","author":[{"dropping-particle":"","family":"Terry","given":"J. Christopher D.","non-dropping-particle":"","parse-names":false,"suffix":""},{"dropping-particle":"","family":"Chen","given":"Jinlin","non-dropping-particle":"","parse-names":false,"suffix":""},{"dropping-particle":"","family":"Lewis","given":"Owen T.","non-dropping-particle":"","parse-names":false,"suffix":""}],"container-title":"Journal of Animal Ecology","id":"ITEM-1","issued":{"date-parts":[["2021","6","3"]]},"page":"1365-2656.13534","publisher":"Blackwell Publishing Ltd","title":"Natural enemies have inconsistent impacts on the coexistence of competing species","type":"article-journal"},"uris":["http://www.mendeley.com/documents/?uuid=9fab91da-165e-3c42-9f78-772169260488"]}],"mendeley":{"formattedCitation":"(Terry et al. 2021)","plainTextFormattedCitation":"(Terry et al. 2021)","previouslyFormattedCitation":"(Terry et al. 2021)"},"properties":{"noteIndex":0},"schema":"https://github.com/citation-style-language/schema/raw/master/csl-citation.json"}</w:instrText>
      </w:r>
      <w:r>
        <w:rPr>
          <w:rFonts w:ascii="Arial" w:hAnsi="Arial" w:cs="Arial"/>
          <w:lang w:val="en-US"/>
        </w:rPr>
        <w:fldChar w:fldCharType="separate"/>
      </w:r>
      <w:r w:rsidRPr="00B308DE">
        <w:rPr>
          <w:rFonts w:ascii="Arial" w:hAnsi="Arial" w:cs="Arial"/>
          <w:noProof/>
          <w:lang w:val="en-US"/>
        </w:rPr>
        <w:t>(Terry et al. 2021)</w:t>
      </w:r>
      <w:r>
        <w:rPr>
          <w:rFonts w:ascii="Arial" w:hAnsi="Arial" w:cs="Arial"/>
          <w:lang w:val="en-US"/>
        </w:rPr>
        <w:fldChar w:fldCharType="end"/>
      </w:r>
      <w:r>
        <w:rPr>
          <w:rFonts w:ascii="Arial" w:hAnsi="Arial" w:cs="Arial"/>
          <w:lang w:val="en-US"/>
        </w:rPr>
        <w:t xml:space="preserve">. </w:t>
      </w:r>
      <w:commentRangeStart w:id="93"/>
      <w:r>
        <w:rPr>
          <w:rFonts w:ascii="Arial" w:hAnsi="Arial" w:cs="Arial"/>
          <w:lang w:val="en-US"/>
        </w:rPr>
        <w:t xml:space="preserve">The equilibrium state of each pair was predicted following </w:t>
      </w:r>
      <w:r>
        <w:rPr>
          <w:rFonts w:ascii="Arial" w:hAnsi="Arial" w:cs="Arial"/>
          <w:lang w:val="en-US"/>
        </w:rPr>
        <w:fldChar w:fldCharType="begin" w:fldLock="1"/>
      </w:r>
      <w:r>
        <w:rPr>
          <w:rFonts w:ascii="Arial" w:hAnsi="Arial" w:cs="Arial"/>
          <w:lang w:val="en-US"/>
        </w:rPr>
        <w:instrText>ADDIN CSL_CITATION {"citationItems":[{"id":"ITEM-1","itemData":{"DOI":"10.1016/0040-5809(76)90045-9","ISSN":"10960325","PMID":"1273800","abstract":"A discrete (difference) single age-class model for two-species competition is presented and its stability properties discussed. It resembles the Lotka-Volterra model in having linear zero growth isoclines, and thus, also in its general requirements for the coexistence of competing species. It differs in allowing the populations to show damped oscillations, stable cycles or even apparent \"chaos\" if competition is sufficiently severe. A similar two age-class model is discussed where there is both intra- and interspecific competition in one of the developmental stages, but only intraspecific competition in the other. Even this slight increase in complexity leads to markedly different properties. The zero growth curves become nonlinear and up to three equilibria between two competing species are possible. © 1976.","author":[{"dropping-particle":"","family":"Hassell","given":"M. P.","non-dropping-particle":"","parse-names":false,"suffix":""},{"dropping-particle":"","family":"Comins","given":"H. N.","non-dropping-particle":"","parse-names":false,"suffix":""}],"container-title":"Theoretical Population Biology","id":"ITEM-1","issue":"2","issued":{"date-parts":[["1976","4","1"]]},"page":"202-221","publisher":"Academic Press","title":"Discrete time models for two-species competition","type":"article-journal","volume":"9"},"uris":["http://www.mendeley.com/documents/?uuid=9851368a-6ace-3f97-833c-d25cfc98ec07"]}],"mendeley":{"formattedCitation":"(Hassell and Comins 1976)","plainTextFormattedCitation":"(Hassell and Comins 1976)","previouslyFormattedCitation":"(Hassell and Comins 1976)"},"properties":{"noteIndex":0},"schema":"https://github.com/citation-style-language/schema/raw/master/csl-citation.json"}</w:instrText>
      </w:r>
      <w:r>
        <w:rPr>
          <w:rFonts w:ascii="Arial" w:hAnsi="Arial" w:cs="Arial"/>
          <w:lang w:val="en-US"/>
        </w:rPr>
        <w:fldChar w:fldCharType="separate"/>
      </w:r>
      <w:r w:rsidRPr="0049794D">
        <w:rPr>
          <w:rFonts w:ascii="Arial" w:hAnsi="Arial" w:cs="Arial"/>
          <w:noProof/>
          <w:lang w:val="en-US"/>
        </w:rPr>
        <w:t>(Hassell and Comins 1976)</w:t>
      </w:r>
      <w:r>
        <w:rPr>
          <w:rFonts w:ascii="Arial" w:hAnsi="Arial" w:cs="Arial"/>
          <w:lang w:val="en-US"/>
        </w:rPr>
        <w:fldChar w:fldCharType="end"/>
      </w:r>
      <w:r>
        <w:rPr>
          <w:rFonts w:ascii="Arial" w:hAnsi="Arial" w:cs="Arial"/>
          <w:lang w:val="en-US"/>
        </w:rPr>
        <w:t>.</w:t>
      </w:r>
    </w:p>
    <w:commentRangeEnd w:id="93"/>
    <w:p w14:paraId="741DF5AC" w14:textId="77777777" w:rsidR="001F5B9D" w:rsidRPr="001F5B9D" w:rsidRDefault="00185434" w:rsidP="007C1BC4">
      <w:pPr>
        <w:rPr>
          <w:rFonts w:ascii="Arial" w:hAnsi="Arial" w:cs="Arial"/>
        </w:rPr>
      </w:pPr>
      <w:r>
        <w:rPr>
          <w:rStyle w:val="CommentReference"/>
          <w:rFonts w:asciiTheme="minorHAnsi" w:eastAsiaTheme="minorHAnsi" w:hAnsiTheme="minorHAnsi" w:cstheme="minorBidi"/>
          <w:lang w:eastAsia="en-US"/>
        </w:rPr>
        <w:commentReference w:id="93"/>
      </w:r>
    </w:p>
    <w:p w14:paraId="24C185C6" w14:textId="626B13DA" w:rsidR="001F5B9D" w:rsidRPr="001F5B9D" w:rsidRDefault="001F5B9D" w:rsidP="007C1BC4">
      <w:pPr>
        <w:pStyle w:val="ListParagraph"/>
        <w:numPr>
          <w:ilvl w:val="0"/>
          <w:numId w:val="2"/>
        </w:numPr>
        <w:rPr>
          <w:rFonts w:ascii="Arial" w:hAnsi="Arial" w:cs="Arial"/>
        </w:rPr>
      </w:pPr>
      <w:r>
        <w:rPr>
          <w:rFonts w:ascii="Arial" w:hAnsi="Arial" w:cs="Arial"/>
        </w:rPr>
        <w:t>Long-term competition</w:t>
      </w:r>
    </w:p>
    <w:p w14:paraId="301D49B9" w14:textId="409CC641" w:rsidR="00C624CF" w:rsidRDefault="00831DC3" w:rsidP="007C1BC4">
      <w:pPr>
        <w:ind w:firstLine="360"/>
        <w:rPr>
          <w:rFonts w:ascii="Arial" w:hAnsi="Arial" w:cs="Arial"/>
        </w:rPr>
      </w:pPr>
      <w:r w:rsidRPr="00416039">
        <w:rPr>
          <w:rFonts w:ascii="Arial" w:hAnsi="Arial" w:cs="Arial"/>
          <w:i/>
          <w:iCs/>
        </w:rPr>
        <w:t>Experiment</w:t>
      </w:r>
      <w:r>
        <w:rPr>
          <w:rFonts w:ascii="Arial" w:hAnsi="Arial" w:cs="Arial"/>
          <w:i/>
          <w:iCs/>
        </w:rPr>
        <w:t>al</w:t>
      </w:r>
      <w:r w:rsidRPr="00416039">
        <w:rPr>
          <w:rFonts w:ascii="Arial" w:hAnsi="Arial" w:cs="Arial"/>
          <w:i/>
          <w:iCs/>
        </w:rPr>
        <w:t xml:space="preserve"> design</w:t>
      </w:r>
      <w:r>
        <w:rPr>
          <w:rFonts w:ascii="Arial" w:hAnsi="Arial" w:cs="Arial"/>
        </w:rPr>
        <w:t xml:space="preserve">: </w:t>
      </w:r>
      <w:r w:rsidR="00682AC8">
        <w:rPr>
          <w:rFonts w:ascii="Arial" w:hAnsi="Arial" w:cs="Arial"/>
        </w:rPr>
        <w:t xml:space="preserve">Lowland species, </w:t>
      </w:r>
      <w:r w:rsidR="00682AC8" w:rsidRPr="00D878B0">
        <w:rPr>
          <w:rFonts w:ascii="Arial" w:hAnsi="Arial" w:cs="Arial"/>
          <w:i/>
          <w:iCs/>
        </w:rPr>
        <w:t>D. pandora</w:t>
      </w:r>
      <w:r w:rsidR="00682AC8">
        <w:rPr>
          <w:rFonts w:ascii="Arial" w:hAnsi="Arial" w:cs="Arial"/>
        </w:rPr>
        <w:t xml:space="preserve">, and upland species, </w:t>
      </w:r>
      <w:r w:rsidR="00682AC8" w:rsidRPr="00D878B0">
        <w:rPr>
          <w:rFonts w:ascii="Arial" w:hAnsi="Arial" w:cs="Arial"/>
          <w:i/>
          <w:iCs/>
        </w:rPr>
        <w:t xml:space="preserve">D. </w:t>
      </w:r>
      <w:proofErr w:type="spellStart"/>
      <w:r w:rsidR="00EA5252">
        <w:rPr>
          <w:rFonts w:ascii="Arial" w:hAnsi="Arial" w:cs="Arial"/>
          <w:i/>
          <w:iCs/>
        </w:rPr>
        <w:t>pallidifrons</w:t>
      </w:r>
      <w:proofErr w:type="spellEnd"/>
      <w:r w:rsidR="00682AC8">
        <w:rPr>
          <w:rFonts w:ascii="Arial" w:hAnsi="Arial" w:cs="Arial"/>
        </w:rPr>
        <w:t xml:space="preserve">, were reared in monoculture and </w:t>
      </w:r>
      <w:proofErr w:type="gramStart"/>
      <w:r w:rsidR="00682AC8">
        <w:rPr>
          <w:rFonts w:ascii="Arial" w:hAnsi="Arial" w:cs="Arial"/>
        </w:rPr>
        <w:t>mixed-culture</w:t>
      </w:r>
      <w:proofErr w:type="gramEnd"/>
      <w:r w:rsidR="00682AC8">
        <w:rPr>
          <w:rFonts w:ascii="Arial" w:hAnsi="Arial" w:cs="Arial"/>
        </w:rPr>
        <w:t xml:space="preserve"> for multiple generations in lowland and upland temperature regimes to evaluate the long-term impact of temperature and competition on population </w:t>
      </w:r>
      <w:r w:rsidR="00BD7C25">
        <w:rPr>
          <w:rFonts w:ascii="Arial" w:hAnsi="Arial" w:cs="Arial"/>
        </w:rPr>
        <w:t>size.</w:t>
      </w:r>
    </w:p>
    <w:p w14:paraId="72842B18" w14:textId="25421F2E" w:rsidR="00C624CF" w:rsidRPr="00454BF1" w:rsidRDefault="00A836AD" w:rsidP="007C1BC4">
      <w:pPr>
        <w:ind w:firstLine="360"/>
        <w:rPr>
          <w:rFonts w:ascii="Arial" w:hAnsi="Arial" w:cs="Arial"/>
        </w:rPr>
      </w:pPr>
      <w:r>
        <w:rPr>
          <w:rFonts w:ascii="Arial" w:hAnsi="Arial" w:cs="Arial"/>
        </w:rPr>
        <w:t>Four monoculture</w:t>
      </w:r>
      <w:r w:rsidR="00095E61">
        <w:rPr>
          <w:rFonts w:ascii="Arial" w:hAnsi="Arial" w:cs="Arial"/>
        </w:rPr>
        <w:t>s</w:t>
      </w:r>
      <w:r>
        <w:rPr>
          <w:rFonts w:ascii="Arial" w:hAnsi="Arial" w:cs="Arial"/>
        </w:rPr>
        <w:t xml:space="preserve"> of each species and eight mi</w:t>
      </w:r>
      <w:commentRangeStart w:id="94"/>
      <w:r>
        <w:rPr>
          <w:rFonts w:ascii="Arial" w:hAnsi="Arial" w:cs="Arial"/>
        </w:rPr>
        <w:t xml:space="preserve">xed-species </w:t>
      </w:r>
      <w:r w:rsidR="00095E61">
        <w:rPr>
          <w:rFonts w:ascii="Arial" w:hAnsi="Arial" w:cs="Arial"/>
        </w:rPr>
        <w:t>cultures</w:t>
      </w:r>
      <w:r>
        <w:rPr>
          <w:rFonts w:ascii="Arial" w:hAnsi="Arial" w:cs="Arial"/>
        </w:rPr>
        <w:t xml:space="preserve"> were maintained at each temperature</w:t>
      </w:r>
      <w:r w:rsidR="00095E61">
        <w:rPr>
          <w:rFonts w:ascii="Arial" w:hAnsi="Arial" w:cs="Arial"/>
        </w:rPr>
        <w:t xml:space="preserve"> regime</w:t>
      </w:r>
      <w:del w:id="95" w:author="Chris Terry" w:date="2021-11-22T13:23:00Z">
        <w:r w:rsidR="00095E61" w:rsidDel="00AD6140">
          <w:rPr>
            <w:rFonts w:ascii="Arial" w:hAnsi="Arial" w:cs="Arial"/>
          </w:rPr>
          <w:delText>s</w:delText>
        </w:r>
      </w:del>
      <w:r>
        <w:rPr>
          <w:rFonts w:ascii="Arial" w:hAnsi="Arial" w:cs="Arial"/>
        </w:rPr>
        <w:t xml:space="preserve"> for 13 weeks. </w:t>
      </w:r>
      <w:commentRangeEnd w:id="94"/>
      <w:r w:rsidR="00AD6140">
        <w:rPr>
          <w:rStyle w:val="CommentReference"/>
          <w:rFonts w:asciiTheme="minorHAnsi" w:eastAsiaTheme="minorHAnsi" w:hAnsiTheme="minorHAnsi" w:cstheme="minorBidi"/>
          <w:lang w:eastAsia="en-US"/>
        </w:rPr>
        <w:commentReference w:id="94"/>
      </w:r>
      <w:r w:rsidR="00C624CF">
        <w:rPr>
          <w:rFonts w:ascii="Arial" w:hAnsi="Arial" w:cs="Arial"/>
        </w:rPr>
        <w:t>Monoculture</w:t>
      </w:r>
      <w:r w:rsidR="00095E61">
        <w:rPr>
          <w:rFonts w:ascii="Arial" w:hAnsi="Arial" w:cs="Arial"/>
        </w:rPr>
        <w:t>s</w:t>
      </w:r>
      <w:r w:rsidR="00C624CF">
        <w:rPr>
          <w:rFonts w:ascii="Arial" w:hAnsi="Arial" w:cs="Arial"/>
        </w:rPr>
        <w:t xml:space="preserve"> were started with ten pairs of individuals. Mixed-species </w:t>
      </w:r>
      <w:r w:rsidR="00095E61">
        <w:rPr>
          <w:rFonts w:ascii="Arial" w:hAnsi="Arial" w:cs="Arial"/>
        </w:rPr>
        <w:t>cultures</w:t>
      </w:r>
      <w:r w:rsidR="00C624CF">
        <w:rPr>
          <w:rFonts w:ascii="Arial" w:hAnsi="Arial" w:cs="Arial"/>
        </w:rPr>
        <w:t xml:space="preserve"> were started with ten pairs of </w:t>
      </w:r>
      <w:r w:rsidR="00095E61">
        <w:rPr>
          <w:rFonts w:ascii="Arial" w:hAnsi="Arial" w:cs="Arial"/>
        </w:rPr>
        <w:t xml:space="preserve">individuals of </w:t>
      </w:r>
      <w:r w:rsidR="00C624CF">
        <w:rPr>
          <w:rFonts w:ascii="Arial" w:hAnsi="Arial" w:cs="Arial"/>
        </w:rPr>
        <w:t xml:space="preserve">each species. </w:t>
      </w:r>
      <w:r w:rsidR="00D36B99">
        <w:rPr>
          <w:rFonts w:ascii="Arial" w:hAnsi="Arial" w:cs="Arial"/>
        </w:rPr>
        <w:t xml:space="preserve">The starting density was very low compared to the equilibrium density. </w:t>
      </w:r>
      <w:r w:rsidR="00C624CF">
        <w:rPr>
          <w:rFonts w:ascii="Arial" w:hAnsi="Arial" w:cs="Arial"/>
        </w:rPr>
        <w:t xml:space="preserve">The populations were evenly divided into two blocks starting on different dates. Each population was maintained in a series of five bottles following </w:t>
      </w:r>
      <w:commentRangeStart w:id="96"/>
      <w:r w:rsidR="00C624CF">
        <w:rPr>
          <w:rFonts w:ascii="Arial" w:hAnsi="Arial" w:cs="Arial"/>
        </w:rPr>
        <w:t xml:space="preserve">Ayala’s </w:t>
      </w:r>
      <w:commentRangeEnd w:id="96"/>
      <w:r w:rsidR="00AD6140">
        <w:rPr>
          <w:rStyle w:val="CommentReference"/>
          <w:rFonts w:asciiTheme="minorHAnsi" w:eastAsiaTheme="minorHAnsi" w:hAnsiTheme="minorHAnsi" w:cstheme="minorBidi"/>
          <w:lang w:eastAsia="en-US"/>
        </w:rPr>
        <w:commentReference w:id="96"/>
      </w:r>
      <w:r w:rsidR="00C624CF">
        <w:rPr>
          <w:rFonts w:ascii="Arial" w:hAnsi="Arial" w:cs="Arial"/>
        </w:rPr>
        <w:t xml:space="preserve">type one system </w:t>
      </w:r>
      <w:r w:rsidR="00C624CF">
        <w:rPr>
          <w:rFonts w:ascii="Arial" w:hAnsi="Arial" w:cs="Arial"/>
        </w:rPr>
        <w:fldChar w:fldCharType="begin" w:fldLock="1"/>
      </w:r>
      <w:r w:rsidR="00C624CF">
        <w:rPr>
          <w:rFonts w:ascii="Arial" w:hAnsi="Arial" w:cs="Arial"/>
        </w:rPr>
        <w:instrText>ADDIN CSL_CITATION {"citationItems":[{"id":"ITEM-1","itemData":{"DOI":"10.1016/0040-5809(73)90014-2","ISSN":"10960325","PMID":"4747658","abstract":"Experimental determinations of Drosophila population dynamics cannot be explained by the Lotka-Volterra model of interspecific competition. This paper presents other possible mathematical models of competition between species, and gives the results of experiments designed to test the validity of such models. Eight of the ten new models presented contain the Lotka-Volterra model as a special case. The experiments made to test the models are of two kinds. Type 1 experiments are continuous one- or two-species populations, which permit the estimation of the carrying capacity of each species and the numbers of the two species at the point of stable equilibrium. Type 2 experiments measure the change in numbers over a short time interval in populations started with many different initial densities of the two species. Type 2 experiments give information on the dynamics of the two-species system in the phase plane whose coordinates are the number of individuals of each species. The models accounting best for the results are models five and seven (Table II). Each of these two models contains one parameter more than the Lotka-Volterra model. Model five adds a nonlinear term of self-interaction (-βiN2i). Model seven has the form, dNi/dt = riN/Kθii(Kθii - Nθi i - αijNj1-θi i). The exponential parameter θ removes the restriction of the logistic theory of population growth, that each individual added to the population decrease the rate of growth of the population by a constant amount. With model seven the rate of growth of a population of a single species need not have its maximum at K 2, that is when the number of individuals is half the carrying capacity of the environment. © 1973.","author":[{"dropping-particle":"","family":"Ayala","given":"Francisco J.","non-dropping-particle":"","parse-names":false,"suffix":""},{"dropping-particle":"","family":"Gilpin","given":"Michael E.","non-dropping-particle":"","parse-names":false,"suffix":""},{"dropping-particle":"","family":"Ehrenfeld","given":"Joan G.","non-dropping-particle":"","parse-names":false,"suffix":""}],"container-title":"Theoretical Population Biology","id":"ITEM-1","issue":"3","issued":{"date-parts":[["1973","9","1"]]},"page":"331-356","publisher":"Academic Press","title":"Competition between species: Theoretical models and experimental tests","type":"article-journal","volume":"4"},"uris":["http://www.mendeley.com/documents/?uuid=93888da5-b169-38ed-a687-33c4df38e92b"]}],"mendeley":{"formattedCitation":"(Ayala, Gilpin, and Ehrenfeld 1973)","plainTextFormattedCitation":"(Ayala, Gilpin, and Ehrenfeld 1973)","previouslyFormattedCitation":"(Ayala, Gilpin, and Ehrenfeld 1973)"},"properties":{"noteIndex":0},"schema":"https://github.com/citation-style-language/schema/raw/master/csl-citation.json"}</w:instrText>
      </w:r>
      <w:r w:rsidR="00C624CF">
        <w:rPr>
          <w:rFonts w:ascii="Arial" w:hAnsi="Arial" w:cs="Arial"/>
        </w:rPr>
        <w:fldChar w:fldCharType="separate"/>
      </w:r>
      <w:r w:rsidR="00C624CF" w:rsidRPr="00655A0E">
        <w:rPr>
          <w:rFonts w:ascii="Arial" w:hAnsi="Arial" w:cs="Arial"/>
          <w:noProof/>
        </w:rPr>
        <w:t>(Ayala, Gilpin, and Ehrenfeld 1973)</w:t>
      </w:r>
      <w:r w:rsidR="00C624CF">
        <w:rPr>
          <w:rFonts w:ascii="Arial" w:hAnsi="Arial" w:cs="Arial"/>
        </w:rPr>
        <w:fldChar w:fldCharType="end"/>
      </w:r>
      <w:r w:rsidR="00C624CF">
        <w:rPr>
          <w:rFonts w:ascii="Arial" w:hAnsi="Arial" w:cs="Arial"/>
        </w:rPr>
        <w:t xml:space="preserve">. At the start of each week, individuals surviving in the most recent bottle and individuals which were freshly emerged in the older four bottles were separately collected, </w:t>
      </w:r>
      <w:proofErr w:type="gramStart"/>
      <w:r w:rsidR="00C624CF">
        <w:rPr>
          <w:rFonts w:ascii="Arial" w:hAnsi="Arial" w:cs="Arial"/>
        </w:rPr>
        <w:t>photographed</w:t>
      </w:r>
      <w:proofErr w:type="gramEnd"/>
      <w:r w:rsidR="00C624CF">
        <w:rPr>
          <w:rFonts w:ascii="Arial" w:hAnsi="Arial" w:cs="Arial"/>
        </w:rPr>
        <w:t xml:space="preserve"> and transferred into a new bottle with fresh food. In this way, adult survival and reproduction were recorded separately. The total population size of each species was counted at the end of the experiment. To avoid pseudo-replication introduced by ‘incubator’ effects, the two incubators were switched between temperature regime every week, with their contents moved accordingly. Trays were shuffled inside the incubator every two days. Temperature and humidity were </w:t>
      </w:r>
      <w:proofErr w:type="gramStart"/>
      <w:r w:rsidR="00C624CF">
        <w:rPr>
          <w:rFonts w:ascii="Arial" w:hAnsi="Arial" w:cs="Arial"/>
        </w:rPr>
        <w:t>recorded</w:t>
      </w:r>
      <w:proofErr w:type="gramEnd"/>
      <w:r w:rsidR="00C624CF">
        <w:rPr>
          <w:rFonts w:ascii="Arial" w:hAnsi="Arial" w:cs="Arial"/>
        </w:rPr>
        <w:t xml:space="preserve"> and the temperature regimes were confirmed during and at the end of experiments.</w:t>
      </w:r>
    </w:p>
    <w:p w14:paraId="282063B9" w14:textId="389EEFA2" w:rsidR="00C624CF" w:rsidRDefault="00C624CF" w:rsidP="007C1BC4">
      <w:pPr>
        <w:ind w:firstLine="360"/>
        <w:rPr>
          <w:rFonts w:ascii="Arial" w:hAnsi="Arial" w:cs="Arial"/>
        </w:rPr>
      </w:pPr>
      <w:r w:rsidRPr="00C624CF">
        <w:rPr>
          <w:rFonts w:ascii="Arial" w:hAnsi="Arial" w:cs="Arial"/>
          <w:i/>
          <w:iCs/>
        </w:rPr>
        <w:t>Data analysis</w:t>
      </w:r>
      <w:r>
        <w:rPr>
          <w:rFonts w:ascii="Arial" w:hAnsi="Arial" w:cs="Arial"/>
        </w:rPr>
        <w:t xml:space="preserve">: </w:t>
      </w:r>
      <w:r w:rsidRPr="007F05C5">
        <w:rPr>
          <w:rFonts w:ascii="Arial" w:hAnsi="Arial" w:cs="Arial"/>
          <w:lang w:val="en-US"/>
        </w:rPr>
        <w:t xml:space="preserve">The </w:t>
      </w:r>
      <w:r>
        <w:rPr>
          <w:rFonts w:ascii="Arial" w:hAnsi="Arial" w:cs="Arial"/>
          <w:lang w:val="en-US"/>
        </w:rPr>
        <w:t>population sizes</w:t>
      </w:r>
      <w:r w:rsidRPr="007F05C5">
        <w:rPr>
          <w:rFonts w:ascii="Arial" w:hAnsi="Arial" w:cs="Arial"/>
          <w:lang w:val="en-US"/>
        </w:rPr>
        <w:t xml:space="preserve"> were model</w:t>
      </w:r>
      <w:r>
        <w:rPr>
          <w:rFonts w:ascii="Arial" w:hAnsi="Arial" w:cs="Arial"/>
          <w:lang w:val="en-US"/>
        </w:rPr>
        <w:t>l</w:t>
      </w:r>
      <w:r w:rsidRPr="007F05C5">
        <w:rPr>
          <w:rFonts w:ascii="Arial" w:hAnsi="Arial" w:cs="Arial"/>
          <w:lang w:val="en-US"/>
        </w:rPr>
        <w:t>ed by</w:t>
      </w:r>
      <w:r>
        <w:rPr>
          <w:rFonts w:ascii="Arial" w:hAnsi="Arial" w:cs="Arial"/>
          <w:lang w:val="en-US"/>
        </w:rPr>
        <w:t xml:space="preserve"> a three-way interaction of temperature treatment, species identity and the presence/absence of competitors, </w:t>
      </w:r>
      <w:r w:rsidR="00D36B99">
        <w:rPr>
          <w:rFonts w:ascii="Arial" w:hAnsi="Arial" w:cs="Arial"/>
          <w:lang w:val="en-US"/>
        </w:rPr>
        <w:t>and</w:t>
      </w:r>
      <w:r>
        <w:rPr>
          <w:rFonts w:ascii="Arial" w:hAnsi="Arial" w:cs="Arial"/>
          <w:lang w:val="en-US"/>
        </w:rPr>
        <w:t xml:space="preserve"> </w:t>
      </w:r>
      <w:commentRangeStart w:id="97"/>
      <w:r>
        <w:rPr>
          <w:rFonts w:ascii="Arial" w:hAnsi="Arial" w:cs="Arial"/>
          <w:lang w:val="en-US"/>
        </w:rPr>
        <w:t xml:space="preserve">the population identity </w:t>
      </w:r>
      <w:commentRangeEnd w:id="97"/>
      <w:r w:rsidR="00AD6140">
        <w:rPr>
          <w:rStyle w:val="CommentReference"/>
          <w:rFonts w:asciiTheme="minorHAnsi" w:eastAsiaTheme="minorHAnsi" w:hAnsiTheme="minorHAnsi" w:cstheme="minorBidi"/>
          <w:lang w:eastAsia="en-US"/>
        </w:rPr>
        <w:commentReference w:id="97"/>
      </w:r>
      <w:r>
        <w:rPr>
          <w:rFonts w:ascii="Arial" w:hAnsi="Arial" w:cs="Arial"/>
          <w:lang w:val="en-US"/>
        </w:rPr>
        <w:t>as the random effect in the generalized linear mix</w:t>
      </w:r>
      <w:ins w:id="98" w:author="Chris Terry" w:date="2021-11-22T13:23:00Z">
        <w:r w:rsidR="00AD6140">
          <w:rPr>
            <w:rFonts w:ascii="Arial" w:hAnsi="Arial" w:cs="Arial"/>
            <w:lang w:val="en-US"/>
          </w:rPr>
          <w:t>ed</w:t>
        </w:r>
      </w:ins>
      <w:r>
        <w:rPr>
          <w:rFonts w:ascii="Arial" w:hAnsi="Arial" w:cs="Arial"/>
          <w:lang w:val="en-US"/>
        </w:rPr>
        <w:t xml:space="preserve">-effect model (family = “zero-inflated negative binomial”) using the </w:t>
      </w:r>
      <w:r w:rsidRPr="00D36B99">
        <w:rPr>
          <w:rFonts w:ascii="Arial" w:hAnsi="Arial" w:cs="Arial"/>
          <w:i/>
          <w:iCs/>
          <w:lang w:val="en-US"/>
        </w:rPr>
        <w:t xml:space="preserve">brms </w:t>
      </w:r>
      <w:r>
        <w:rPr>
          <w:rFonts w:ascii="Arial" w:hAnsi="Arial" w:cs="Arial"/>
          <w:lang w:val="en-US"/>
        </w:rPr>
        <w:t>package</w:t>
      </w:r>
      <w:r w:rsidR="00D36B99">
        <w:rPr>
          <w:rFonts w:ascii="Arial" w:hAnsi="Arial" w:cs="Arial"/>
          <w:lang w:val="en-US"/>
        </w:rPr>
        <w:t xml:space="preserve"> in R</w:t>
      </w:r>
      <w:r>
        <w:rPr>
          <w:rFonts w:ascii="Arial" w:hAnsi="Arial" w:cs="Arial"/>
          <w:lang w:val="en-US"/>
        </w:rPr>
        <w:t xml:space="preserve">. </w:t>
      </w:r>
      <w:commentRangeStart w:id="99"/>
      <w:r>
        <w:rPr>
          <w:rFonts w:ascii="Arial" w:hAnsi="Arial" w:cs="Arial"/>
          <w:lang w:val="en-US"/>
        </w:rPr>
        <w:t>To visualize the three-way interactive effects, the posterior estimates of the high-temperature effect were plot against zero for the two species with or without the presence of competitors; the posterior estimates of the effect of the competition were plotted against zero for the two species in two temperature regimes.</w:t>
      </w:r>
    </w:p>
    <w:commentRangeEnd w:id="99"/>
    <w:p w14:paraId="27E73F38" w14:textId="77777777" w:rsidR="00C624CF" w:rsidRDefault="00E67369" w:rsidP="007C1BC4">
      <w:pPr>
        <w:ind w:firstLine="360"/>
        <w:rPr>
          <w:rFonts w:ascii="Arial" w:hAnsi="Arial" w:cs="Arial"/>
          <w:lang w:val="en-US"/>
        </w:rPr>
      </w:pPr>
      <w:r>
        <w:rPr>
          <w:rStyle w:val="CommentReference"/>
          <w:rFonts w:asciiTheme="minorHAnsi" w:eastAsiaTheme="minorHAnsi" w:hAnsiTheme="minorHAnsi" w:cstheme="minorBidi"/>
          <w:lang w:eastAsia="en-US"/>
        </w:rPr>
        <w:commentReference w:id="99"/>
      </w:r>
    </w:p>
    <w:p w14:paraId="03B0E782" w14:textId="0A6CE696" w:rsidR="00E1119D" w:rsidRPr="007F05C5" w:rsidRDefault="00E1119D" w:rsidP="007C1BC4">
      <w:pPr>
        <w:ind w:firstLine="360"/>
        <w:rPr>
          <w:rFonts w:ascii="Arial" w:hAnsi="Arial" w:cs="Arial"/>
          <w:lang w:val="en-US"/>
        </w:rPr>
      </w:pPr>
      <w:r w:rsidRPr="007F05C5">
        <w:rPr>
          <w:rFonts w:ascii="Arial" w:hAnsi="Arial" w:cs="Arial"/>
          <w:lang w:val="en-US"/>
        </w:rPr>
        <w:t>All statistics</w:t>
      </w:r>
      <w:r w:rsidR="00C624CF">
        <w:rPr>
          <w:rFonts w:ascii="Arial" w:hAnsi="Arial" w:cs="Arial"/>
          <w:lang w:val="en-US"/>
        </w:rPr>
        <w:t xml:space="preserve"> mentioned in the </w:t>
      </w:r>
      <w:r w:rsidR="00C624CF" w:rsidRPr="00C624CF">
        <w:rPr>
          <w:rFonts w:ascii="Arial" w:hAnsi="Arial" w:cs="Arial"/>
          <w:i/>
          <w:iCs/>
          <w:lang w:val="en-US"/>
        </w:rPr>
        <w:t xml:space="preserve">Method </w:t>
      </w:r>
      <w:r w:rsidR="00C624CF">
        <w:rPr>
          <w:rFonts w:ascii="Arial" w:hAnsi="Arial" w:cs="Arial"/>
          <w:lang w:val="en-US"/>
        </w:rPr>
        <w:t>section</w:t>
      </w:r>
      <w:r w:rsidRPr="007F05C5">
        <w:rPr>
          <w:rFonts w:ascii="Arial" w:hAnsi="Arial" w:cs="Arial"/>
          <w:lang w:val="en-US"/>
        </w:rPr>
        <w:t xml:space="preserve"> </w:t>
      </w:r>
      <w:r w:rsidR="00192D77" w:rsidRPr="007F05C5">
        <w:rPr>
          <w:rFonts w:ascii="Arial" w:hAnsi="Arial" w:cs="Arial"/>
          <w:lang w:val="en-US"/>
        </w:rPr>
        <w:t>were performed with R statistical software (</w:t>
      </w:r>
      <w:commentRangeStart w:id="100"/>
      <w:r w:rsidR="00192D77" w:rsidRPr="007F05C5">
        <w:rPr>
          <w:rFonts w:ascii="Arial" w:hAnsi="Arial" w:cs="Arial"/>
          <w:lang w:val="en-US"/>
        </w:rPr>
        <w:t xml:space="preserve">version </w:t>
      </w:r>
      <w:proofErr w:type="gramStart"/>
      <w:r w:rsidR="00192D77" w:rsidRPr="007F05C5">
        <w:rPr>
          <w:rFonts w:ascii="Arial" w:hAnsi="Arial" w:cs="Arial"/>
          <w:lang w:val="en-US"/>
        </w:rPr>
        <w:t>3.6.0 )</w:t>
      </w:r>
      <w:proofErr w:type="gramEnd"/>
      <w:r w:rsidR="00480686" w:rsidRPr="007F05C5">
        <w:rPr>
          <w:rFonts w:ascii="Arial" w:hAnsi="Arial" w:cs="Arial"/>
          <w:lang w:val="en-US"/>
        </w:rPr>
        <w:t>.</w:t>
      </w:r>
      <w:r w:rsidR="00DF1237" w:rsidRPr="007F05C5">
        <w:rPr>
          <w:rFonts w:ascii="Arial" w:hAnsi="Arial" w:cs="Arial"/>
          <w:lang w:val="en-US"/>
        </w:rPr>
        <w:t xml:space="preserve"> </w:t>
      </w:r>
      <w:commentRangeEnd w:id="100"/>
      <w:r w:rsidR="00E67369">
        <w:rPr>
          <w:rStyle w:val="CommentReference"/>
          <w:rFonts w:asciiTheme="minorHAnsi" w:eastAsiaTheme="minorHAnsi" w:hAnsiTheme="minorHAnsi" w:cstheme="minorBidi"/>
          <w:lang w:eastAsia="en-US"/>
        </w:rPr>
        <w:commentReference w:id="100"/>
      </w:r>
      <w:r w:rsidR="00DF1237" w:rsidRPr="007F05C5">
        <w:rPr>
          <w:rFonts w:ascii="Arial" w:hAnsi="Arial" w:cs="Arial"/>
          <w:lang w:val="en-US"/>
        </w:rPr>
        <w:t xml:space="preserve">All analysis code is available </w:t>
      </w:r>
      <w:commentRangeStart w:id="101"/>
      <w:r w:rsidR="00DF1237" w:rsidRPr="007F05C5">
        <w:rPr>
          <w:rFonts w:ascii="Arial" w:hAnsi="Arial" w:cs="Arial"/>
          <w:lang w:val="en-US"/>
        </w:rPr>
        <w:t xml:space="preserve">in </w:t>
      </w:r>
      <w:r w:rsidR="00DF1237" w:rsidRPr="007F05C5">
        <w:rPr>
          <w:rFonts w:ascii="Arial" w:hAnsi="Arial" w:cs="Arial"/>
          <w:highlight w:val="yellow"/>
          <w:lang w:val="en-US"/>
        </w:rPr>
        <w:t xml:space="preserve">??GITHUB or </w:t>
      </w:r>
      <w:proofErr w:type="gramStart"/>
      <w:r w:rsidR="00DF1237" w:rsidRPr="007F05C5">
        <w:rPr>
          <w:rFonts w:ascii="Arial" w:hAnsi="Arial" w:cs="Arial"/>
          <w:highlight w:val="yellow"/>
          <w:lang w:val="en-US"/>
        </w:rPr>
        <w:t>SUPP??</w:t>
      </w:r>
      <w:r w:rsidR="00841FF8" w:rsidRPr="007F05C5">
        <w:rPr>
          <w:rFonts w:ascii="Arial" w:hAnsi="Arial" w:cs="Arial"/>
          <w:highlight w:val="yellow"/>
          <w:lang w:val="en-US"/>
        </w:rPr>
        <w:t>.</w:t>
      </w:r>
      <w:commentRangeEnd w:id="101"/>
      <w:proofErr w:type="gramEnd"/>
      <w:r w:rsidR="00E67369">
        <w:rPr>
          <w:rStyle w:val="CommentReference"/>
          <w:rFonts w:asciiTheme="minorHAnsi" w:eastAsiaTheme="minorHAnsi" w:hAnsiTheme="minorHAnsi" w:cstheme="minorBidi"/>
          <w:lang w:eastAsia="en-US"/>
        </w:rPr>
        <w:commentReference w:id="101"/>
      </w:r>
    </w:p>
    <w:p w14:paraId="05936885" w14:textId="77777777" w:rsidR="00C71A86" w:rsidRPr="007F05C5" w:rsidRDefault="00C71A86" w:rsidP="007C1BC4">
      <w:pPr>
        <w:ind w:firstLine="720"/>
        <w:rPr>
          <w:rFonts w:ascii="Arial" w:hAnsi="Arial" w:cs="Arial"/>
          <w:lang w:val="en-US"/>
        </w:rPr>
      </w:pPr>
    </w:p>
    <w:p w14:paraId="709AF431" w14:textId="77777777" w:rsidR="00C71A86" w:rsidRPr="007F05C5" w:rsidRDefault="00C71A86" w:rsidP="007C1BC4">
      <w:pPr>
        <w:pStyle w:val="ListParagraph"/>
        <w:rPr>
          <w:rFonts w:ascii="Arial" w:hAnsi="Arial" w:cs="Arial"/>
          <w:lang w:val="en-US"/>
        </w:rPr>
      </w:pPr>
    </w:p>
    <w:p w14:paraId="137D9196" w14:textId="366A83EF" w:rsidR="00DF5E54" w:rsidRPr="007F05C5" w:rsidRDefault="00F837DE" w:rsidP="007C1BC4">
      <w:pPr>
        <w:rPr>
          <w:rFonts w:ascii="Arial" w:hAnsi="Arial" w:cs="Arial"/>
          <w:b/>
          <w:bCs/>
          <w:lang w:val="en-US"/>
        </w:rPr>
      </w:pPr>
      <w:r w:rsidRPr="007F05C5">
        <w:rPr>
          <w:rFonts w:ascii="Arial" w:hAnsi="Arial" w:cs="Arial"/>
          <w:b/>
          <w:bCs/>
          <w:lang w:val="en-US"/>
        </w:rPr>
        <w:t>Results</w:t>
      </w:r>
    </w:p>
    <w:p w14:paraId="6028AF51" w14:textId="56FE851B" w:rsidR="00AD277B" w:rsidRPr="007F05C5" w:rsidRDefault="00AF6F10" w:rsidP="007C1BC4">
      <w:pPr>
        <w:ind w:firstLine="720"/>
        <w:rPr>
          <w:rFonts w:ascii="Arial" w:hAnsi="Arial" w:cs="Arial"/>
          <w:lang w:val="en-US"/>
        </w:rPr>
      </w:pPr>
      <w:r>
        <w:rPr>
          <w:rFonts w:ascii="Arial" w:hAnsi="Arial" w:cs="Arial"/>
          <w:lang w:val="en-US"/>
        </w:rPr>
        <w:t xml:space="preserve">Figure 1a shows the </w:t>
      </w:r>
      <w:r w:rsidR="000D3350">
        <w:rPr>
          <w:rFonts w:ascii="Arial" w:hAnsi="Arial" w:cs="Arial"/>
          <w:lang w:val="en-US"/>
        </w:rPr>
        <w:t xml:space="preserve">absolute </w:t>
      </w:r>
      <w:r>
        <w:rPr>
          <w:rFonts w:ascii="Arial" w:hAnsi="Arial" w:cs="Arial"/>
          <w:lang w:val="en-US"/>
        </w:rPr>
        <w:t xml:space="preserve">numbers of </w:t>
      </w:r>
      <w:r w:rsidR="000D3350">
        <w:rPr>
          <w:rFonts w:ascii="Arial" w:hAnsi="Arial" w:cs="Arial"/>
          <w:lang w:val="en-US"/>
        </w:rPr>
        <w:t xml:space="preserve">identified </w:t>
      </w:r>
      <w:r>
        <w:rPr>
          <w:rFonts w:ascii="Arial" w:hAnsi="Arial" w:cs="Arial"/>
          <w:lang w:val="en-US"/>
        </w:rPr>
        <w:t>sample</w:t>
      </w:r>
      <w:r w:rsidR="000D3350">
        <w:rPr>
          <w:rFonts w:ascii="Arial" w:hAnsi="Arial" w:cs="Arial"/>
          <w:lang w:val="en-US"/>
        </w:rPr>
        <w:t>s</w:t>
      </w:r>
      <w:r>
        <w:rPr>
          <w:rFonts w:ascii="Arial" w:hAnsi="Arial" w:cs="Arial"/>
          <w:lang w:val="en-US"/>
        </w:rPr>
        <w:t xml:space="preserve"> found </w:t>
      </w:r>
      <w:r w:rsidR="004B1777">
        <w:rPr>
          <w:rFonts w:ascii="Arial" w:hAnsi="Arial" w:cs="Arial"/>
          <w:lang w:val="en-US"/>
        </w:rPr>
        <w:t xml:space="preserve">at </w:t>
      </w:r>
      <w:r>
        <w:rPr>
          <w:rFonts w:ascii="Arial" w:hAnsi="Arial" w:cs="Arial"/>
          <w:lang w:val="en-US"/>
        </w:rPr>
        <w:t>low-, medium- or high-</w:t>
      </w:r>
      <w:r w:rsidR="00846F63">
        <w:rPr>
          <w:rFonts w:ascii="Arial" w:hAnsi="Arial" w:cs="Arial"/>
          <w:lang w:val="en-US"/>
        </w:rPr>
        <w:t>elevation</w:t>
      </w:r>
      <w:r w:rsidR="000D3350">
        <w:rPr>
          <w:rFonts w:ascii="Arial" w:hAnsi="Arial" w:cs="Arial"/>
          <w:lang w:val="en-US"/>
        </w:rPr>
        <w:t xml:space="preserve"> sites </w:t>
      </w:r>
      <w:r w:rsidR="004B1777">
        <w:rPr>
          <w:rFonts w:ascii="Arial" w:hAnsi="Arial" w:cs="Arial"/>
          <w:lang w:val="en-US"/>
        </w:rPr>
        <w:t xml:space="preserve">for </w:t>
      </w:r>
      <w:r w:rsidR="000D3350">
        <w:rPr>
          <w:rFonts w:ascii="Arial" w:hAnsi="Arial" w:cs="Arial"/>
          <w:lang w:val="en-US"/>
        </w:rPr>
        <w:t xml:space="preserve">each of the nine major </w:t>
      </w:r>
      <w:r w:rsidR="000D3350" w:rsidRPr="007F05C5">
        <w:rPr>
          <w:rFonts w:ascii="Arial" w:hAnsi="Arial" w:cs="Arial"/>
          <w:i/>
          <w:iCs/>
          <w:lang w:val="en-US"/>
        </w:rPr>
        <w:t>Drosophila</w:t>
      </w:r>
      <w:r w:rsidR="000D3350">
        <w:rPr>
          <w:rFonts w:ascii="Arial" w:hAnsi="Arial" w:cs="Arial"/>
          <w:lang w:val="en-US"/>
        </w:rPr>
        <w:t xml:space="preserve"> species (accounting for 99% of total samples). </w:t>
      </w:r>
      <w:r w:rsidR="00B526A7">
        <w:rPr>
          <w:rFonts w:ascii="Arial" w:hAnsi="Arial" w:cs="Arial"/>
          <w:lang w:val="en-US"/>
        </w:rPr>
        <w:t>Distribution</w:t>
      </w:r>
      <w:r w:rsidR="00CC3CA1">
        <w:rPr>
          <w:rFonts w:ascii="Arial" w:hAnsi="Arial" w:cs="Arial"/>
          <w:lang w:val="en-US"/>
        </w:rPr>
        <w:t xml:space="preserve"> </w:t>
      </w:r>
      <w:r w:rsidR="00895C3E">
        <w:rPr>
          <w:rFonts w:ascii="Arial" w:hAnsi="Arial" w:cs="Arial"/>
          <w:lang w:val="en-US"/>
        </w:rPr>
        <w:t>quantified</w:t>
      </w:r>
      <w:r w:rsidR="00B526A7">
        <w:rPr>
          <w:rFonts w:ascii="Arial" w:hAnsi="Arial" w:cs="Arial"/>
          <w:lang w:val="en-US"/>
        </w:rPr>
        <w:t xml:space="preserve"> </w:t>
      </w:r>
      <w:r w:rsidR="00DE589F">
        <w:rPr>
          <w:rFonts w:ascii="Arial" w:hAnsi="Arial" w:cs="Arial"/>
          <w:lang w:val="en-US"/>
        </w:rPr>
        <w:t xml:space="preserve">using </w:t>
      </w:r>
      <w:r w:rsidR="00B526A7">
        <w:rPr>
          <w:rFonts w:ascii="Arial" w:hAnsi="Arial" w:cs="Arial"/>
          <w:lang w:val="en-US"/>
        </w:rPr>
        <w:t xml:space="preserve">regression of </w:t>
      </w:r>
      <w:r w:rsidR="00AF4391">
        <w:rPr>
          <w:rFonts w:ascii="Arial" w:hAnsi="Arial" w:cs="Arial"/>
          <w:lang w:val="en-US"/>
        </w:rPr>
        <w:t>occupancy</w:t>
      </w:r>
      <w:r w:rsidR="00B526A7">
        <w:rPr>
          <w:rFonts w:ascii="Arial" w:hAnsi="Arial" w:cs="Arial"/>
          <w:lang w:val="en-US"/>
        </w:rPr>
        <w:t xml:space="preserve"> </w:t>
      </w:r>
      <w:r w:rsidR="00DE589F">
        <w:rPr>
          <w:rFonts w:ascii="Arial" w:hAnsi="Arial" w:cs="Arial"/>
          <w:lang w:val="en-US"/>
        </w:rPr>
        <w:t>against</w:t>
      </w:r>
      <w:r w:rsidR="00895C3E">
        <w:rPr>
          <w:rFonts w:ascii="Arial" w:hAnsi="Arial" w:cs="Arial"/>
          <w:lang w:val="en-US"/>
        </w:rPr>
        <w:t xml:space="preserve"> </w:t>
      </w:r>
      <w:r w:rsidR="00846F63">
        <w:rPr>
          <w:rFonts w:ascii="Arial" w:hAnsi="Arial" w:cs="Arial"/>
          <w:lang w:val="en-US"/>
        </w:rPr>
        <w:t>elevation</w:t>
      </w:r>
      <w:r w:rsidR="00B526A7">
        <w:rPr>
          <w:rFonts w:ascii="Arial" w:hAnsi="Arial" w:cs="Arial"/>
          <w:lang w:val="en-US"/>
        </w:rPr>
        <w:t xml:space="preserve"> and by </w:t>
      </w:r>
      <w:r>
        <w:rPr>
          <w:rFonts w:ascii="Arial" w:hAnsi="Arial" w:cs="Arial"/>
          <w:lang w:val="en-US"/>
        </w:rPr>
        <w:t xml:space="preserve">weighted </w:t>
      </w:r>
      <w:r w:rsidR="00846F63">
        <w:rPr>
          <w:rFonts w:ascii="Arial" w:hAnsi="Arial" w:cs="Arial"/>
          <w:lang w:val="en-US"/>
        </w:rPr>
        <w:t>elevation</w:t>
      </w:r>
      <w:r>
        <w:rPr>
          <w:rFonts w:ascii="Arial" w:hAnsi="Arial" w:cs="Arial"/>
          <w:lang w:val="en-US"/>
        </w:rPr>
        <w:t xml:space="preserve"> (</w:t>
      </w:r>
      <w:proofErr w:type="spellStart"/>
      <w:r>
        <w:rPr>
          <w:rFonts w:ascii="Arial" w:hAnsi="Arial" w:cs="Arial"/>
          <w:lang w:val="en-US"/>
        </w:rPr>
        <w:t>hIndex</w:t>
      </w:r>
      <w:proofErr w:type="spellEnd"/>
      <w:r>
        <w:rPr>
          <w:rFonts w:ascii="Arial" w:hAnsi="Arial" w:cs="Arial"/>
          <w:lang w:val="en-US"/>
        </w:rPr>
        <w:t>)</w:t>
      </w:r>
      <w:r w:rsidR="00CC3CA1">
        <w:rPr>
          <w:rFonts w:ascii="Arial" w:hAnsi="Arial" w:cs="Arial"/>
          <w:lang w:val="en-US"/>
        </w:rPr>
        <w:t xml:space="preserve"> </w:t>
      </w:r>
      <w:r>
        <w:rPr>
          <w:rFonts w:ascii="Arial" w:hAnsi="Arial" w:cs="Arial"/>
          <w:lang w:val="en-US"/>
        </w:rPr>
        <w:t>showed consistent patterns (</w:t>
      </w:r>
      <w:r w:rsidR="00EA385B">
        <w:rPr>
          <w:rFonts w:ascii="Arial" w:hAnsi="Arial" w:cs="Arial"/>
          <w:lang w:val="en-US"/>
        </w:rPr>
        <w:t>F</w:t>
      </w:r>
      <w:r w:rsidR="000D3350">
        <w:rPr>
          <w:rFonts w:ascii="Arial" w:hAnsi="Arial" w:cs="Arial"/>
          <w:lang w:val="en-US"/>
        </w:rPr>
        <w:t>igure 1b</w:t>
      </w:r>
      <w:r>
        <w:rPr>
          <w:rFonts w:ascii="Arial" w:hAnsi="Arial" w:cs="Arial"/>
          <w:lang w:val="en-US"/>
        </w:rPr>
        <w:t>)</w:t>
      </w:r>
      <w:r w:rsidR="00CC3CA1">
        <w:rPr>
          <w:rFonts w:ascii="Arial" w:hAnsi="Arial" w:cs="Arial"/>
          <w:lang w:val="en-US"/>
        </w:rPr>
        <w:t xml:space="preserve"> regarding the </w:t>
      </w:r>
      <w:r w:rsidR="00EA5252">
        <w:rPr>
          <w:rFonts w:ascii="Arial" w:hAnsi="Arial" w:cs="Arial"/>
          <w:lang w:val="en-US"/>
        </w:rPr>
        <w:t>elevational</w:t>
      </w:r>
      <w:r w:rsidR="000D3350">
        <w:rPr>
          <w:rFonts w:ascii="Arial" w:hAnsi="Arial" w:cs="Arial"/>
          <w:lang w:val="en-US"/>
        </w:rPr>
        <w:t xml:space="preserve"> biases</w:t>
      </w:r>
      <w:r w:rsidR="00CC3CA1">
        <w:rPr>
          <w:rFonts w:ascii="Arial" w:hAnsi="Arial" w:cs="Arial"/>
          <w:lang w:val="en-US"/>
        </w:rPr>
        <w:t xml:space="preserve"> of species</w:t>
      </w:r>
      <w:r>
        <w:rPr>
          <w:rFonts w:ascii="Arial" w:hAnsi="Arial" w:cs="Arial"/>
          <w:lang w:val="en-US"/>
        </w:rPr>
        <w:t xml:space="preserve">. </w:t>
      </w:r>
      <w:r w:rsidR="00B526A7" w:rsidRPr="007F05C5">
        <w:rPr>
          <w:rFonts w:ascii="Arial" w:hAnsi="Arial" w:cs="Arial"/>
          <w:i/>
          <w:iCs/>
          <w:lang w:val="en-US"/>
        </w:rPr>
        <w:t>D</w:t>
      </w:r>
      <w:r w:rsidR="007A0AAC">
        <w:rPr>
          <w:rFonts w:ascii="Arial" w:hAnsi="Arial" w:cs="Arial"/>
          <w:i/>
          <w:iCs/>
          <w:lang w:val="en-US"/>
        </w:rPr>
        <w:t>rosophila</w:t>
      </w:r>
      <w:r w:rsidR="00B526A7" w:rsidRPr="007F05C5">
        <w:rPr>
          <w:rFonts w:ascii="Arial" w:hAnsi="Arial" w:cs="Arial"/>
          <w:i/>
          <w:iCs/>
          <w:lang w:val="en-US"/>
        </w:rPr>
        <w:t xml:space="preserve"> bipectinate</w:t>
      </w:r>
      <w:r w:rsidR="00B526A7" w:rsidRPr="007F05C5">
        <w:rPr>
          <w:rFonts w:ascii="Arial" w:hAnsi="Arial" w:cs="Arial"/>
          <w:lang w:val="en-US"/>
        </w:rPr>
        <w:t xml:space="preserve"> and </w:t>
      </w:r>
      <w:r w:rsidR="00B526A7" w:rsidRPr="007F05C5">
        <w:rPr>
          <w:rFonts w:ascii="Arial" w:hAnsi="Arial" w:cs="Arial"/>
          <w:i/>
          <w:iCs/>
          <w:lang w:val="en-US"/>
        </w:rPr>
        <w:t>D. pandora</w:t>
      </w:r>
      <w:r w:rsidR="00B526A7" w:rsidRPr="007F05C5">
        <w:rPr>
          <w:rFonts w:ascii="Arial" w:hAnsi="Arial" w:cs="Arial"/>
          <w:lang w:val="en-US"/>
        </w:rPr>
        <w:t xml:space="preserve"> were categorized as lowland-biased species with high confidence.</w:t>
      </w:r>
      <w:r w:rsidR="00B526A7">
        <w:rPr>
          <w:rFonts w:ascii="Arial" w:hAnsi="Arial" w:cs="Arial"/>
          <w:lang w:val="en-US"/>
        </w:rPr>
        <w:t xml:space="preserve"> </w:t>
      </w:r>
      <w:r w:rsidR="00B526A7" w:rsidRPr="007F05C5">
        <w:rPr>
          <w:rFonts w:ascii="Arial" w:hAnsi="Arial" w:cs="Arial"/>
          <w:i/>
          <w:iCs/>
          <w:lang w:val="en-US"/>
        </w:rPr>
        <w:t>D</w:t>
      </w:r>
      <w:r w:rsidR="00AF4391">
        <w:rPr>
          <w:rFonts w:ascii="Arial" w:hAnsi="Arial" w:cs="Arial"/>
          <w:i/>
          <w:iCs/>
          <w:lang w:val="en-US"/>
        </w:rPr>
        <w:t>rosophila</w:t>
      </w:r>
      <w:r w:rsidR="00B526A7" w:rsidRPr="007F05C5">
        <w:rPr>
          <w:rFonts w:ascii="Arial" w:hAnsi="Arial" w:cs="Arial"/>
          <w:i/>
          <w:iCs/>
          <w:lang w:val="en-US"/>
        </w:rPr>
        <w:t xml:space="preserve"> </w:t>
      </w:r>
      <w:proofErr w:type="spellStart"/>
      <w:r w:rsidR="00B526A7" w:rsidRPr="007F05C5">
        <w:rPr>
          <w:rFonts w:ascii="Arial" w:hAnsi="Arial" w:cs="Arial"/>
          <w:i/>
          <w:iCs/>
          <w:lang w:val="en-US"/>
        </w:rPr>
        <w:t>pseudoananassae</w:t>
      </w:r>
      <w:proofErr w:type="spellEnd"/>
      <w:r w:rsidR="00B526A7" w:rsidRPr="007F05C5">
        <w:rPr>
          <w:rFonts w:ascii="Arial" w:hAnsi="Arial" w:cs="Arial"/>
          <w:lang w:val="en-US"/>
        </w:rPr>
        <w:t xml:space="preserve"> was m</w:t>
      </w:r>
      <w:r w:rsidR="00E12A4C">
        <w:rPr>
          <w:rFonts w:ascii="Arial" w:hAnsi="Arial" w:cs="Arial"/>
          <w:lang w:val="en-US"/>
        </w:rPr>
        <w:t>ore</w:t>
      </w:r>
      <w:r w:rsidR="00B526A7" w:rsidRPr="007F05C5">
        <w:rPr>
          <w:rFonts w:ascii="Arial" w:hAnsi="Arial" w:cs="Arial"/>
          <w:lang w:val="en-US"/>
        </w:rPr>
        <w:t xml:space="preserve"> likely to bias towards</w:t>
      </w:r>
      <w:r w:rsidR="00895C3E">
        <w:rPr>
          <w:rFonts w:ascii="Arial" w:hAnsi="Arial" w:cs="Arial"/>
          <w:lang w:val="en-US"/>
        </w:rPr>
        <w:t xml:space="preserve"> the</w:t>
      </w:r>
      <w:r w:rsidR="00B526A7" w:rsidRPr="007F05C5">
        <w:rPr>
          <w:rFonts w:ascii="Arial" w:hAnsi="Arial" w:cs="Arial"/>
          <w:lang w:val="en-US"/>
        </w:rPr>
        <w:t xml:space="preserve"> lowland. </w:t>
      </w:r>
      <w:r w:rsidR="00A30F16" w:rsidRPr="007F05C5">
        <w:rPr>
          <w:rFonts w:ascii="Arial" w:hAnsi="Arial" w:cs="Arial"/>
          <w:i/>
          <w:iCs/>
          <w:lang w:val="en-US"/>
        </w:rPr>
        <w:t>D</w:t>
      </w:r>
      <w:r w:rsidR="00A30F16">
        <w:rPr>
          <w:rFonts w:ascii="Arial" w:hAnsi="Arial" w:cs="Arial"/>
          <w:i/>
          <w:iCs/>
          <w:lang w:val="en-US"/>
        </w:rPr>
        <w:t>rosophila</w:t>
      </w:r>
      <w:r w:rsidR="00A30F16" w:rsidRPr="007F05C5">
        <w:rPr>
          <w:rFonts w:ascii="Arial" w:hAnsi="Arial" w:cs="Arial"/>
          <w:i/>
          <w:iCs/>
          <w:lang w:val="en-US"/>
        </w:rPr>
        <w:t xml:space="preserve"> </w:t>
      </w:r>
      <w:proofErr w:type="spellStart"/>
      <w:r w:rsidR="00B526A7" w:rsidRPr="007F05C5">
        <w:rPr>
          <w:rFonts w:ascii="Arial" w:hAnsi="Arial" w:cs="Arial"/>
          <w:i/>
          <w:iCs/>
          <w:lang w:val="en-US"/>
        </w:rPr>
        <w:t>rubida</w:t>
      </w:r>
      <w:proofErr w:type="spellEnd"/>
      <w:r w:rsidR="00B526A7" w:rsidRPr="007F05C5">
        <w:rPr>
          <w:rFonts w:ascii="Arial" w:hAnsi="Arial" w:cs="Arial"/>
          <w:lang w:val="en-US"/>
        </w:rPr>
        <w:t xml:space="preserve"> and </w:t>
      </w:r>
      <w:r w:rsidR="00B526A7" w:rsidRPr="007F05C5">
        <w:rPr>
          <w:rFonts w:ascii="Arial" w:hAnsi="Arial" w:cs="Arial"/>
          <w:i/>
          <w:iCs/>
          <w:lang w:val="en-US"/>
        </w:rPr>
        <w:t xml:space="preserve">D. </w:t>
      </w:r>
      <w:proofErr w:type="spellStart"/>
      <w:r w:rsidR="00B526A7" w:rsidRPr="007F05C5">
        <w:rPr>
          <w:rFonts w:ascii="Arial" w:hAnsi="Arial" w:cs="Arial"/>
          <w:i/>
          <w:iCs/>
          <w:lang w:val="en-US"/>
        </w:rPr>
        <w:t>sulfurigaster</w:t>
      </w:r>
      <w:proofErr w:type="spellEnd"/>
      <w:r w:rsidR="00B526A7" w:rsidRPr="007F05C5">
        <w:rPr>
          <w:rFonts w:ascii="Arial" w:hAnsi="Arial" w:cs="Arial"/>
          <w:lang w:val="en-US"/>
        </w:rPr>
        <w:t xml:space="preserve"> showed no significant change with </w:t>
      </w:r>
      <w:r w:rsidR="00846F63">
        <w:rPr>
          <w:rFonts w:ascii="Arial" w:hAnsi="Arial" w:cs="Arial"/>
          <w:lang w:val="en-US"/>
        </w:rPr>
        <w:t>elevation</w:t>
      </w:r>
      <w:r w:rsidR="00B526A7" w:rsidRPr="007F05C5">
        <w:rPr>
          <w:rFonts w:ascii="Arial" w:hAnsi="Arial" w:cs="Arial"/>
          <w:lang w:val="en-US"/>
        </w:rPr>
        <w:t xml:space="preserve">. </w:t>
      </w:r>
      <w:r w:rsidR="00A30F16" w:rsidRPr="007F05C5">
        <w:rPr>
          <w:rFonts w:ascii="Arial" w:hAnsi="Arial" w:cs="Arial"/>
          <w:i/>
          <w:iCs/>
          <w:lang w:val="en-US"/>
        </w:rPr>
        <w:t>D</w:t>
      </w:r>
      <w:r w:rsidR="00A30F16">
        <w:rPr>
          <w:rFonts w:ascii="Arial" w:hAnsi="Arial" w:cs="Arial"/>
          <w:i/>
          <w:iCs/>
          <w:lang w:val="en-US"/>
        </w:rPr>
        <w:t>rosophila</w:t>
      </w:r>
      <w:r w:rsidR="00B526A7" w:rsidRPr="007F05C5">
        <w:rPr>
          <w:rFonts w:ascii="Arial" w:hAnsi="Arial" w:cs="Arial"/>
          <w:i/>
          <w:iCs/>
          <w:lang w:val="en-US"/>
        </w:rPr>
        <w:t xml:space="preserve"> </w:t>
      </w:r>
      <w:proofErr w:type="spellStart"/>
      <w:r w:rsidR="00B526A7" w:rsidRPr="007F05C5">
        <w:rPr>
          <w:rFonts w:ascii="Arial" w:hAnsi="Arial" w:cs="Arial"/>
          <w:i/>
          <w:iCs/>
          <w:lang w:val="en-US"/>
        </w:rPr>
        <w:t>birchii</w:t>
      </w:r>
      <w:proofErr w:type="spellEnd"/>
      <w:r w:rsidR="00B526A7" w:rsidRPr="007F05C5">
        <w:rPr>
          <w:rFonts w:ascii="Arial" w:hAnsi="Arial" w:cs="Arial"/>
          <w:lang w:val="en-US"/>
        </w:rPr>
        <w:t xml:space="preserve"> was most likely to bias towards</w:t>
      </w:r>
      <w:r w:rsidR="00895C3E">
        <w:rPr>
          <w:rFonts w:ascii="Arial" w:hAnsi="Arial" w:cs="Arial"/>
          <w:lang w:val="en-US"/>
        </w:rPr>
        <w:t xml:space="preserve"> the</w:t>
      </w:r>
      <w:r w:rsidR="00B526A7" w:rsidRPr="007F05C5">
        <w:rPr>
          <w:rFonts w:ascii="Arial" w:hAnsi="Arial" w:cs="Arial"/>
          <w:lang w:val="en-US"/>
        </w:rPr>
        <w:t xml:space="preserve"> </w:t>
      </w:r>
      <w:r w:rsidR="007638ED">
        <w:rPr>
          <w:rFonts w:ascii="Arial" w:hAnsi="Arial" w:cs="Arial"/>
          <w:lang w:val="en-US"/>
        </w:rPr>
        <w:t>upland</w:t>
      </w:r>
      <w:r w:rsidR="00B526A7" w:rsidRPr="007F05C5">
        <w:rPr>
          <w:rFonts w:ascii="Arial" w:hAnsi="Arial" w:cs="Arial"/>
          <w:lang w:val="en-US"/>
        </w:rPr>
        <w:t xml:space="preserve">. </w:t>
      </w:r>
      <w:r w:rsidR="00B526A7" w:rsidRPr="007F05C5">
        <w:rPr>
          <w:rFonts w:ascii="Arial" w:hAnsi="Arial" w:cs="Arial"/>
          <w:i/>
          <w:iCs/>
          <w:lang w:val="en-US"/>
        </w:rPr>
        <w:t>D</w:t>
      </w:r>
      <w:r w:rsidR="00AF4391">
        <w:rPr>
          <w:rFonts w:ascii="Arial" w:hAnsi="Arial" w:cs="Arial"/>
          <w:i/>
          <w:iCs/>
          <w:lang w:val="en-US"/>
        </w:rPr>
        <w:t>rosophila</w:t>
      </w:r>
      <w:r w:rsidR="00B526A7" w:rsidRPr="007F05C5">
        <w:rPr>
          <w:rFonts w:ascii="Arial" w:hAnsi="Arial" w:cs="Arial"/>
          <w:i/>
          <w:iCs/>
          <w:lang w:val="en-US"/>
        </w:rPr>
        <w:t xml:space="preserve"> </w:t>
      </w:r>
      <w:proofErr w:type="spellStart"/>
      <w:r w:rsidR="00EA5252">
        <w:rPr>
          <w:rFonts w:ascii="Arial" w:hAnsi="Arial" w:cs="Arial"/>
          <w:i/>
          <w:iCs/>
          <w:lang w:val="en-US"/>
        </w:rPr>
        <w:t>pallidifrons</w:t>
      </w:r>
      <w:proofErr w:type="spellEnd"/>
      <w:r w:rsidR="00B526A7" w:rsidRPr="007F05C5">
        <w:rPr>
          <w:rFonts w:ascii="Arial" w:hAnsi="Arial" w:cs="Arial"/>
          <w:lang w:val="en-US"/>
        </w:rPr>
        <w:t xml:space="preserve"> and </w:t>
      </w:r>
      <w:r w:rsidR="00B526A7" w:rsidRPr="007F05C5">
        <w:rPr>
          <w:rFonts w:ascii="Arial" w:hAnsi="Arial" w:cs="Arial"/>
          <w:i/>
          <w:iCs/>
          <w:lang w:val="en-US"/>
        </w:rPr>
        <w:t xml:space="preserve">D. </w:t>
      </w:r>
      <w:proofErr w:type="spellStart"/>
      <w:r w:rsidR="00B526A7" w:rsidRPr="007F05C5">
        <w:rPr>
          <w:rFonts w:ascii="Arial" w:hAnsi="Arial" w:cs="Arial"/>
          <w:i/>
          <w:iCs/>
          <w:lang w:val="en-US"/>
        </w:rPr>
        <w:t>pseudotakahashii</w:t>
      </w:r>
      <w:proofErr w:type="spellEnd"/>
      <w:r w:rsidR="00B526A7" w:rsidRPr="007F05C5">
        <w:rPr>
          <w:rFonts w:ascii="Arial" w:hAnsi="Arial" w:cs="Arial"/>
          <w:lang w:val="en-US"/>
        </w:rPr>
        <w:t xml:space="preserve"> were significantly </w:t>
      </w:r>
      <w:r w:rsidR="00B526A7">
        <w:rPr>
          <w:rFonts w:ascii="Arial" w:hAnsi="Arial" w:cs="Arial"/>
          <w:lang w:val="en-US"/>
        </w:rPr>
        <w:t>more abundant</w:t>
      </w:r>
      <w:r w:rsidR="00B526A7" w:rsidRPr="007F05C5">
        <w:rPr>
          <w:rFonts w:ascii="Arial" w:hAnsi="Arial" w:cs="Arial"/>
          <w:lang w:val="en-US"/>
        </w:rPr>
        <w:t xml:space="preserve"> </w:t>
      </w:r>
      <w:r w:rsidR="00A30F16">
        <w:rPr>
          <w:rFonts w:ascii="Arial" w:hAnsi="Arial" w:cs="Arial"/>
          <w:lang w:val="en-US"/>
        </w:rPr>
        <w:t>at</w:t>
      </w:r>
      <w:r w:rsidR="00A30F16" w:rsidRPr="007F05C5">
        <w:rPr>
          <w:rFonts w:ascii="Arial" w:hAnsi="Arial" w:cs="Arial"/>
          <w:lang w:val="en-US"/>
        </w:rPr>
        <w:t xml:space="preserve"> </w:t>
      </w:r>
      <w:r w:rsidR="00B526A7" w:rsidRPr="007F05C5">
        <w:rPr>
          <w:rFonts w:ascii="Arial" w:hAnsi="Arial" w:cs="Arial"/>
          <w:lang w:val="en-US"/>
        </w:rPr>
        <w:t xml:space="preserve">high </w:t>
      </w:r>
      <w:r w:rsidR="00846F63">
        <w:rPr>
          <w:rFonts w:ascii="Arial" w:hAnsi="Arial" w:cs="Arial"/>
          <w:lang w:val="en-US"/>
        </w:rPr>
        <w:t>elevation</w:t>
      </w:r>
      <w:r w:rsidR="00B526A7" w:rsidRPr="007F05C5">
        <w:rPr>
          <w:rFonts w:ascii="Arial" w:hAnsi="Arial" w:cs="Arial"/>
          <w:lang w:val="en-US"/>
        </w:rPr>
        <w:t xml:space="preserve">s. The only six samples of </w:t>
      </w:r>
      <w:r w:rsidR="00B526A7" w:rsidRPr="007F05C5">
        <w:rPr>
          <w:rFonts w:ascii="Arial" w:hAnsi="Arial" w:cs="Arial"/>
          <w:i/>
          <w:iCs/>
          <w:lang w:val="en-US"/>
        </w:rPr>
        <w:t xml:space="preserve">D. </w:t>
      </w:r>
      <w:proofErr w:type="spellStart"/>
      <w:r w:rsidR="00B526A7" w:rsidRPr="007F05C5">
        <w:rPr>
          <w:rFonts w:ascii="Arial" w:hAnsi="Arial" w:cs="Arial"/>
          <w:i/>
          <w:iCs/>
          <w:lang w:val="en-US"/>
        </w:rPr>
        <w:t>bunnanda</w:t>
      </w:r>
      <w:proofErr w:type="spellEnd"/>
      <w:r w:rsidR="00B526A7" w:rsidRPr="007F05C5">
        <w:rPr>
          <w:rFonts w:ascii="Arial" w:hAnsi="Arial" w:cs="Arial"/>
          <w:lang w:val="en-US"/>
        </w:rPr>
        <w:t xml:space="preserve"> were all found at low </w:t>
      </w:r>
      <w:r w:rsidR="00846F63">
        <w:rPr>
          <w:rFonts w:ascii="Arial" w:hAnsi="Arial" w:cs="Arial"/>
          <w:lang w:val="en-US"/>
        </w:rPr>
        <w:t>elevation</w:t>
      </w:r>
      <w:r w:rsidR="00B526A7" w:rsidRPr="007F05C5">
        <w:rPr>
          <w:rFonts w:ascii="Arial" w:hAnsi="Arial" w:cs="Arial"/>
          <w:lang w:val="en-US"/>
        </w:rPr>
        <w:t xml:space="preserve">, </w:t>
      </w:r>
      <w:commentRangeStart w:id="102"/>
      <w:r w:rsidR="00B526A7" w:rsidRPr="007F05C5">
        <w:rPr>
          <w:rFonts w:ascii="Arial" w:hAnsi="Arial" w:cs="Arial"/>
          <w:lang w:val="en-US"/>
        </w:rPr>
        <w:t>which explain</w:t>
      </w:r>
      <w:r w:rsidR="00AF4391">
        <w:rPr>
          <w:rFonts w:ascii="Arial" w:hAnsi="Arial" w:cs="Arial"/>
          <w:lang w:val="en-US"/>
        </w:rPr>
        <w:t>ed</w:t>
      </w:r>
      <w:r w:rsidR="00B526A7" w:rsidRPr="007F05C5">
        <w:rPr>
          <w:rFonts w:ascii="Arial" w:hAnsi="Arial" w:cs="Arial"/>
          <w:lang w:val="en-US"/>
        </w:rPr>
        <w:t xml:space="preserve"> </w:t>
      </w:r>
      <w:r w:rsidR="00AF4391">
        <w:rPr>
          <w:rFonts w:ascii="Arial" w:hAnsi="Arial" w:cs="Arial"/>
          <w:lang w:val="en-US"/>
        </w:rPr>
        <w:t>the</w:t>
      </w:r>
      <w:r w:rsidR="00B526A7" w:rsidRPr="007F05C5">
        <w:rPr>
          <w:rFonts w:ascii="Arial" w:hAnsi="Arial" w:cs="Arial"/>
          <w:lang w:val="en-US"/>
        </w:rPr>
        <w:t xml:space="preserve"> </w:t>
      </w:r>
      <w:r w:rsidR="00AF4391">
        <w:rPr>
          <w:rFonts w:ascii="Arial" w:hAnsi="Arial" w:cs="Arial"/>
          <w:lang w:val="en-US"/>
        </w:rPr>
        <w:t>large negative</w:t>
      </w:r>
      <w:r w:rsidR="00AF4391" w:rsidRPr="007F05C5">
        <w:rPr>
          <w:rFonts w:ascii="Arial" w:hAnsi="Arial" w:cs="Arial"/>
          <w:lang w:val="en-US"/>
        </w:rPr>
        <w:t xml:space="preserve"> </w:t>
      </w:r>
      <w:r w:rsidR="00B526A7" w:rsidRPr="007F05C5">
        <w:rPr>
          <w:rFonts w:ascii="Arial" w:hAnsi="Arial" w:cs="Arial"/>
          <w:lang w:val="en-US"/>
        </w:rPr>
        <w:t xml:space="preserve">value of its </w:t>
      </w:r>
      <w:r w:rsidR="00AF4391">
        <w:rPr>
          <w:rFonts w:ascii="Arial" w:hAnsi="Arial" w:cs="Arial"/>
          <w:lang w:val="en-US"/>
        </w:rPr>
        <w:t xml:space="preserve">regression </w:t>
      </w:r>
      <w:r w:rsidR="00B526A7" w:rsidRPr="007F05C5">
        <w:rPr>
          <w:rFonts w:ascii="Arial" w:hAnsi="Arial" w:cs="Arial"/>
          <w:lang w:val="en-US"/>
        </w:rPr>
        <w:t>coefficient (</w:t>
      </w:r>
      <w:r w:rsidR="00EA385B">
        <w:rPr>
          <w:rFonts w:ascii="Arial" w:hAnsi="Arial" w:cs="Arial"/>
          <w:lang w:val="en-US"/>
        </w:rPr>
        <w:t>C</w:t>
      </w:r>
      <w:r w:rsidR="00B526A7" w:rsidRPr="007F05C5">
        <w:rPr>
          <w:rFonts w:ascii="Arial" w:hAnsi="Arial" w:cs="Arial"/>
          <w:lang w:val="en-US"/>
        </w:rPr>
        <w:t>oefficient = -69, not shown in figure 1b) and its large standard error (se = 21603</w:t>
      </w:r>
      <w:commentRangeEnd w:id="102"/>
      <w:r w:rsidR="0043009B">
        <w:rPr>
          <w:rStyle w:val="CommentReference"/>
          <w:rFonts w:asciiTheme="minorHAnsi" w:eastAsiaTheme="minorHAnsi" w:hAnsiTheme="minorHAnsi" w:cstheme="minorBidi"/>
          <w:lang w:eastAsia="en-US"/>
        </w:rPr>
        <w:commentReference w:id="102"/>
      </w:r>
      <w:r w:rsidR="00B526A7" w:rsidRPr="007F05C5">
        <w:rPr>
          <w:rFonts w:ascii="Arial" w:hAnsi="Arial" w:cs="Arial"/>
          <w:lang w:val="en-US"/>
        </w:rPr>
        <w:t>). Another larger-scale study c</w:t>
      </w:r>
      <w:r w:rsidR="00B526A7">
        <w:rPr>
          <w:rFonts w:ascii="Arial" w:hAnsi="Arial" w:cs="Arial"/>
          <w:lang w:val="en-US"/>
        </w:rPr>
        <w:t>onfirmed</w:t>
      </w:r>
      <w:r w:rsidR="00B526A7" w:rsidRPr="007F05C5">
        <w:rPr>
          <w:rFonts w:ascii="Arial" w:hAnsi="Arial" w:cs="Arial"/>
          <w:lang w:val="en-US"/>
        </w:rPr>
        <w:t xml:space="preserve"> it </w:t>
      </w:r>
      <w:r w:rsidR="00F86EA1">
        <w:rPr>
          <w:rFonts w:ascii="Arial" w:hAnsi="Arial" w:cs="Arial"/>
          <w:lang w:val="en-US"/>
        </w:rPr>
        <w:t xml:space="preserve">as a </w:t>
      </w:r>
      <w:r w:rsidR="00B526A7" w:rsidRPr="007F05C5">
        <w:rPr>
          <w:rFonts w:ascii="Arial" w:hAnsi="Arial" w:cs="Arial"/>
          <w:lang w:val="en-US"/>
        </w:rPr>
        <w:t>lowland</w:t>
      </w:r>
      <w:r w:rsidR="00F86EA1">
        <w:rPr>
          <w:rFonts w:ascii="Arial" w:hAnsi="Arial" w:cs="Arial"/>
          <w:lang w:val="en-US"/>
        </w:rPr>
        <w:t xml:space="preserve"> species</w:t>
      </w:r>
      <w:r w:rsidR="00B526A7" w:rsidRPr="007F05C5">
        <w:rPr>
          <w:rFonts w:ascii="Arial" w:hAnsi="Arial" w:cs="Arial"/>
          <w:lang w:val="en-US"/>
        </w:rPr>
        <w:t xml:space="preserve"> </w:t>
      </w:r>
      <w:r w:rsidR="00B526A7" w:rsidRPr="007F05C5">
        <w:rPr>
          <w:rFonts w:ascii="Arial" w:hAnsi="Arial" w:cs="Arial"/>
          <w:lang w:val="en-US"/>
        </w:rPr>
        <w:fldChar w:fldCharType="begin" w:fldLock="1"/>
      </w:r>
      <w:r w:rsidR="00B526A7" w:rsidRPr="007F05C5">
        <w:rPr>
          <w:rFonts w:ascii="Arial" w:hAnsi="Arial" w:cs="Arial"/>
          <w:lang w:val="en-US"/>
        </w:rPr>
        <w:instrText>ADDIN CSL_CITATION {"citationItems":[{"id":"ITEM-1","itemData":{"DOI":"10.11646/zootaxa.1333.1.1","ISSN":"11755334","abstract":"An unknown Drosophila montium subgroup species was collected on Cape York Peninsula in 1992, a live culture of the same species was established from flies collected in the vicinity of Lake Placid near Cairns in 2001. From these specimens we now have sufficient information to describe a new species-Drosophila bunnanda. It differs morphologically from the four other montium subgroup species already known from northern Queensland-D. serrata, D. birchii, D. kikkawai, and D. sp. cf. jambulina, and from one very similar species-D. dominicana-known from Papua New Guinea. Molecular data support the taxonomic findings. Additional information and a key for all Australian montium subgroup species is provided to allow clear differentiation between them and D. bunnanda. Copyright © 2006 Magnolia Press.","author":[{"dropping-particle":"","family":"Schiffer","given":"Michele","non-dropping-particle":"","parse-names":false,"suffix":""},{"dropping-particle":"","family":"McEvey","given":"Shane F.","non-dropping-particle":"","parse-names":false,"suffix":""}],"container-title":"Zootaxa","id":"ITEM-1","issue":"1333","issued":{"date-parts":[["2006"]]},"page":"1-23","title":"Drosophila bunnanda - A new species from northern Australia with notes on other Australian members of the montium subgroup (Diptera: Drosophilidae)","type":"article-journal"},"uris":["http://www.mendeley.com/documents/?uuid=eefef839-af06-3d87-9e25-4596ba330cd3"]}],"mendeley":{"formattedCitation":"(Schiffer and McEvey 2006)","plainTextFormattedCitation":"(Schiffer and McEvey 2006)","previouslyFormattedCitation":"(Schiffer and McEvey 2006)"},"properties":{"noteIndex":0},"schema":"https://github.com/citation-style-language/schema/raw/master/csl-citation.json"}</w:instrText>
      </w:r>
      <w:r w:rsidR="00B526A7" w:rsidRPr="007F05C5">
        <w:rPr>
          <w:rFonts w:ascii="Arial" w:hAnsi="Arial" w:cs="Arial"/>
          <w:lang w:val="en-US"/>
        </w:rPr>
        <w:fldChar w:fldCharType="separate"/>
      </w:r>
      <w:r w:rsidR="00B526A7" w:rsidRPr="007F05C5">
        <w:rPr>
          <w:rFonts w:ascii="Arial" w:hAnsi="Arial" w:cs="Arial"/>
          <w:noProof/>
          <w:lang w:val="en-US"/>
        </w:rPr>
        <w:t>(Schiffer and McEvey 2006)</w:t>
      </w:r>
      <w:r w:rsidR="00B526A7" w:rsidRPr="007F05C5">
        <w:rPr>
          <w:rFonts w:ascii="Arial" w:hAnsi="Arial" w:cs="Arial"/>
          <w:lang w:val="en-US"/>
        </w:rPr>
        <w:fldChar w:fldCharType="end"/>
      </w:r>
      <w:r w:rsidR="00B526A7" w:rsidRPr="007F05C5">
        <w:rPr>
          <w:rFonts w:ascii="Arial" w:hAnsi="Arial" w:cs="Arial"/>
          <w:lang w:val="en-US"/>
        </w:rPr>
        <w:t>.</w:t>
      </w:r>
    </w:p>
    <w:p w14:paraId="6687A9B8" w14:textId="03FDF35D" w:rsidR="00DE6D7A" w:rsidRPr="007F05C5" w:rsidRDefault="00EC59F0" w:rsidP="007C1BC4">
      <w:pPr>
        <w:ind w:firstLine="720"/>
        <w:rPr>
          <w:rFonts w:ascii="Arial" w:hAnsi="Arial" w:cs="Arial"/>
          <w:lang w:val="en-US"/>
        </w:rPr>
      </w:pPr>
      <w:r w:rsidRPr="007F05C5">
        <w:rPr>
          <w:rFonts w:ascii="Arial" w:hAnsi="Arial" w:cs="Arial"/>
          <w:lang w:val="en-US"/>
        </w:rPr>
        <w:t xml:space="preserve">Thermal performance curves of daily fecundity per female vary in the range, optimal temperature, </w:t>
      </w:r>
      <w:r w:rsidR="00EC6552">
        <w:rPr>
          <w:rFonts w:ascii="Arial" w:hAnsi="Arial" w:cs="Arial"/>
          <w:lang w:val="en-US"/>
        </w:rPr>
        <w:t>peak fecundity</w:t>
      </w:r>
      <w:r w:rsidRPr="007F05C5">
        <w:rPr>
          <w:rFonts w:ascii="Arial" w:hAnsi="Arial" w:cs="Arial"/>
          <w:lang w:val="en-US"/>
        </w:rPr>
        <w:t>, and shape</w:t>
      </w:r>
      <w:r w:rsidR="00EC6552">
        <w:rPr>
          <w:rFonts w:ascii="Arial" w:hAnsi="Arial" w:cs="Arial"/>
          <w:lang w:val="en-US"/>
        </w:rPr>
        <w:t xml:space="preserve"> factors</w:t>
      </w:r>
      <w:r w:rsidRPr="007F05C5">
        <w:rPr>
          <w:rFonts w:ascii="Arial" w:hAnsi="Arial" w:cs="Arial"/>
          <w:lang w:val="en-US"/>
        </w:rPr>
        <w:t xml:space="preserve"> among species</w:t>
      </w:r>
      <w:r w:rsidR="001A7465" w:rsidRPr="007F05C5">
        <w:rPr>
          <w:rFonts w:ascii="Arial" w:hAnsi="Arial" w:cs="Arial"/>
          <w:lang w:val="en-US"/>
        </w:rPr>
        <w:t xml:space="preserve"> (</w:t>
      </w:r>
      <w:r w:rsidR="00EA385B">
        <w:rPr>
          <w:rFonts w:ascii="Arial" w:hAnsi="Arial" w:cs="Arial"/>
          <w:lang w:val="en-US"/>
        </w:rPr>
        <w:t>F</w:t>
      </w:r>
      <w:r w:rsidR="001A7465" w:rsidRPr="007F05C5">
        <w:rPr>
          <w:rFonts w:ascii="Arial" w:hAnsi="Arial" w:cs="Arial"/>
          <w:lang w:val="en-US"/>
        </w:rPr>
        <w:t>igure 2</w:t>
      </w:r>
      <w:r w:rsidR="009E7D0E">
        <w:rPr>
          <w:rFonts w:ascii="Arial" w:hAnsi="Arial" w:cs="Arial"/>
          <w:lang w:val="en-US"/>
        </w:rPr>
        <w:t>; T</w:t>
      </w:r>
      <w:r w:rsidR="00EC6552">
        <w:rPr>
          <w:rFonts w:ascii="Arial" w:hAnsi="Arial" w:cs="Arial"/>
          <w:lang w:val="en-US"/>
        </w:rPr>
        <w:t>able 1</w:t>
      </w:r>
      <w:r w:rsidR="003B5E9A">
        <w:rPr>
          <w:rFonts w:ascii="Arial" w:hAnsi="Arial" w:cs="Arial"/>
          <w:lang w:val="en-US"/>
        </w:rPr>
        <w:t xml:space="preserve">; </w:t>
      </w:r>
      <w:commentRangeStart w:id="103"/>
      <w:r w:rsidR="003B5E9A">
        <w:rPr>
          <w:rFonts w:ascii="Arial" w:hAnsi="Arial" w:cs="Arial"/>
          <w:lang w:val="en-US"/>
        </w:rPr>
        <w:t>See supplementary figure 6 for original data for each species</w:t>
      </w:r>
      <w:commentRangeEnd w:id="103"/>
      <w:r w:rsidR="009268D1">
        <w:rPr>
          <w:rStyle w:val="CommentReference"/>
          <w:rFonts w:asciiTheme="minorHAnsi" w:eastAsiaTheme="minorHAnsi" w:hAnsiTheme="minorHAnsi" w:cstheme="minorBidi"/>
          <w:lang w:eastAsia="en-US"/>
        </w:rPr>
        <w:commentReference w:id="103"/>
      </w:r>
      <w:commentRangeStart w:id="104"/>
      <w:r w:rsidR="001A7465" w:rsidRPr="007F05C5">
        <w:rPr>
          <w:rFonts w:ascii="Arial" w:hAnsi="Arial" w:cs="Arial"/>
          <w:lang w:val="en-US"/>
        </w:rPr>
        <w:t>)</w:t>
      </w:r>
      <w:r w:rsidRPr="007F05C5">
        <w:rPr>
          <w:rFonts w:ascii="Arial" w:hAnsi="Arial" w:cs="Arial"/>
          <w:lang w:val="en-US"/>
        </w:rPr>
        <w:t>.</w:t>
      </w:r>
      <w:r w:rsidR="00EC6552" w:rsidRPr="007F05C5">
        <w:rPr>
          <w:rFonts w:ascii="Arial" w:hAnsi="Arial" w:cs="Arial"/>
          <w:i/>
          <w:iCs/>
          <w:lang w:val="en-US"/>
        </w:rPr>
        <w:t xml:space="preserve"> </w:t>
      </w:r>
      <w:r w:rsidR="00EC6552" w:rsidRPr="007F05C5">
        <w:rPr>
          <w:rFonts w:ascii="Arial" w:hAnsi="Arial" w:cs="Arial"/>
          <w:lang w:val="en-US"/>
        </w:rPr>
        <w:t>The temperature for optimal reproductive performance</w:t>
      </w:r>
      <w:r w:rsidR="006D257E">
        <w:rPr>
          <w:rFonts w:ascii="Arial" w:hAnsi="Arial" w:cs="Arial"/>
          <w:lang w:val="en-US"/>
        </w:rPr>
        <w:t xml:space="preserve">, </w:t>
      </w:r>
      <w:proofErr w:type="spellStart"/>
      <w:r w:rsidR="00EC6552" w:rsidRPr="006D257E">
        <w:rPr>
          <w:rFonts w:ascii="Arial" w:hAnsi="Arial" w:cs="Arial"/>
          <w:i/>
          <w:iCs/>
          <w:lang w:val="en-US"/>
        </w:rPr>
        <w:t>RTopt</w:t>
      </w:r>
      <w:proofErr w:type="spellEnd"/>
      <w:r w:rsidR="006D257E">
        <w:rPr>
          <w:rFonts w:ascii="Arial" w:hAnsi="Arial" w:cs="Arial"/>
          <w:lang w:val="en-US"/>
        </w:rPr>
        <w:t>,</w:t>
      </w:r>
      <w:r w:rsidR="00EC6552" w:rsidRPr="007F05C5">
        <w:rPr>
          <w:rFonts w:ascii="Arial" w:hAnsi="Arial" w:cs="Arial"/>
          <w:lang w:val="en-US"/>
        </w:rPr>
        <w:t xml:space="preserve"> did not correlate with their distribution patterns (</w:t>
      </w:r>
      <w:r w:rsidR="00EA385B">
        <w:rPr>
          <w:rFonts w:ascii="Arial" w:hAnsi="Arial" w:cs="Arial"/>
          <w:lang w:val="en-US"/>
        </w:rPr>
        <w:t>C</w:t>
      </w:r>
      <w:r w:rsidR="006D257E">
        <w:rPr>
          <w:rFonts w:ascii="Arial" w:hAnsi="Arial" w:cs="Arial"/>
          <w:lang w:val="en-US"/>
        </w:rPr>
        <w:t>oefficient = 0.17, 95% credible interval -2.74</w:t>
      </w:r>
      <w:r w:rsidR="006D257E" w:rsidRPr="007F05C5">
        <w:rPr>
          <w:rFonts w:ascii="Arial" w:hAnsi="Arial" w:cs="Arial"/>
          <w:lang w:val="en-US"/>
        </w:rPr>
        <w:t xml:space="preserve"> –</w:t>
      </w:r>
      <w:r w:rsidR="006D257E">
        <w:rPr>
          <w:rFonts w:ascii="Arial" w:hAnsi="Arial" w:cs="Arial"/>
          <w:lang w:val="en-US"/>
        </w:rPr>
        <w:t xml:space="preserve"> 3.17</w:t>
      </w:r>
      <w:r w:rsidR="00EC6552" w:rsidRPr="007F05C5">
        <w:rPr>
          <w:rFonts w:ascii="Arial" w:hAnsi="Arial" w:cs="Arial"/>
          <w:lang w:val="en-US"/>
        </w:rPr>
        <w:t>).</w:t>
      </w:r>
      <w:r w:rsidR="00EC6552">
        <w:rPr>
          <w:rFonts w:ascii="Arial" w:hAnsi="Arial" w:cs="Arial"/>
          <w:lang w:val="en-US"/>
        </w:rPr>
        <w:t xml:space="preserve"> </w:t>
      </w:r>
      <w:commentRangeEnd w:id="104"/>
      <w:r w:rsidR="0043009B">
        <w:rPr>
          <w:rStyle w:val="CommentReference"/>
          <w:rFonts w:asciiTheme="minorHAnsi" w:eastAsiaTheme="minorHAnsi" w:hAnsiTheme="minorHAnsi" w:cstheme="minorBidi"/>
          <w:lang w:eastAsia="en-US"/>
        </w:rPr>
        <w:commentReference w:id="104"/>
      </w:r>
      <w:r w:rsidR="00EC6552">
        <w:rPr>
          <w:rFonts w:ascii="Arial" w:hAnsi="Arial" w:cs="Arial"/>
          <w:lang w:val="en-US"/>
        </w:rPr>
        <w:t xml:space="preserve">There was </w:t>
      </w:r>
      <w:commentRangeStart w:id="105"/>
      <w:r w:rsidR="00EC6552">
        <w:rPr>
          <w:rFonts w:ascii="Arial" w:hAnsi="Arial" w:cs="Arial"/>
          <w:lang w:val="en-US"/>
        </w:rPr>
        <w:t>no general trade-off between cold</w:t>
      </w:r>
      <w:r w:rsidR="00A70669">
        <w:rPr>
          <w:rFonts w:ascii="Arial" w:hAnsi="Arial" w:cs="Arial"/>
          <w:lang w:val="en-US"/>
        </w:rPr>
        <w:t xml:space="preserve"> tolerance (</w:t>
      </w:r>
      <w:proofErr w:type="spellStart"/>
      <w:r w:rsidR="00A70669" w:rsidRPr="00A70669">
        <w:rPr>
          <w:rFonts w:ascii="Arial" w:hAnsi="Arial" w:cs="Arial"/>
          <w:i/>
          <w:iCs/>
          <w:lang w:val="en-US"/>
        </w:rPr>
        <w:t>RTmin</w:t>
      </w:r>
      <w:proofErr w:type="spellEnd"/>
      <w:r w:rsidR="00A70669">
        <w:rPr>
          <w:rFonts w:ascii="Arial" w:hAnsi="Arial" w:cs="Arial"/>
          <w:lang w:val="en-US"/>
        </w:rPr>
        <w:t>)</w:t>
      </w:r>
      <w:r w:rsidR="00EC6552">
        <w:rPr>
          <w:rFonts w:ascii="Arial" w:hAnsi="Arial" w:cs="Arial"/>
          <w:lang w:val="en-US"/>
        </w:rPr>
        <w:t xml:space="preserve"> versus </w:t>
      </w:r>
      <w:r w:rsidR="00B337B6">
        <w:rPr>
          <w:rFonts w:ascii="Arial" w:hAnsi="Arial" w:cs="Arial"/>
          <w:lang w:val="en-US"/>
        </w:rPr>
        <w:t>heat tolerance</w:t>
      </w:r>
      <w:r w:rsidR="00A70669">
        <w:rPr>
          <w:rFonts w:ascii="Arial" w:hAnsi="Arial" w:cs="Arial"/>
          <w:lang w:val="en-US"/>
        </w:rPr>
        <w:t xml:space="preserve"> (</w:t>
      </w:r>
      <w:proofErr w:type="spellStart"/>
      <w:r w:rsidR="00A70669" w:rsidRPr="00A70669">
        <w:rPr>
          <w:rFonts w:ascii="Arial" w:hAnsi="Arial" w:cs="Arial"/>
          <w:i/>
          <w:iCs/>
          <w:lang w:val="en-US"/>
        </w:rPr>
        <w:t>RTmax</w:t>
      </w:r>
      <w:proofErr w:type="spellEnd"/>
      <w:r w:rsidR="00A70669">
        <w:rPr>
          <w:rFonts w:ascii="Arial" w:hAnsi="Arial" w:cs="Arial"/>
          <w:lang w:val="en-US"/>
        </w:rPr>
        <w:t>)</w:t>
      </w:r>
      <w:r w:rsidR="00EC6552">
        <w:rPr>
          <w:rFonts w:ascii="Arial" w:hAnsi="Arial" w:cs="Arial"/>
          <w:lang w:val="en-US"/>
        </w:rPr>
        <w:t xml:space="preserve"> </w:t>
      </w:r>
      <w:r w:rsidR="00883AA4">
        <w:rPr>
          <w:rFonts w:ascii="Arial" w:hAnsi="Arial" w:cs="Arial"/>
          <w:lang w:val="en-US"/>
        </w:rPr>
        <w:t>that</w:t>
      </w:r>
      <w:r w:rsidR="00EC6552">
        <w:rPr>
          <w:rFonts w:ascii="Arial" w:hAnsi="Arial" w:cs="Arial"/>
          <w:lang w:val="en-US"/>
        </w:rPr>
        <w:t xml:space="preserve"> correspond to their distribution types</w:t>
      </w:r>
      <w:r w:rsidR="00A70669">
        <w:rPr>
          <w:rFonts w:ascii="Arial" w:hAnsi="Arial" w:cs="Arial"/>
          <w:lang w:val="en-US"/>
        </w:rPr>
        <w:t xml:space="preserve"> (</w:t>
      </w:r>
      <w:r w:rsidR="00EA385B">
        <w:rPr>
          <w:rFonts w:ascii="Arial" w:hAnsi="Arial" w:cs="Arial"/>
          <w:lang w:val="en-US"/>
        </w:rPr>
        <w:t>R</w:t>
      </w:r>
      <w:r w:rsidR="00A70669" w:rsidRPr="008E748E">
        <w:rPr>
          <w:rFonts w:ascii="Arial" w:hAnsi="Arial" w:cs="Arial"/>
          <w:lang w:val="en-US"/>
        </w:rPr>
        <w:t xml:space="preserve">ho = </w:t>
      </w:r>
      <w:r w:rsidR="00A70669">
        <w:rPr>
          <w:rFonts w:ascii="Arial" w:hAnsi="Arial" w:cs="Arial"/>
          <w:lang w:val="en-US"/>
        </w:rPr>
        <w:t>-0.55</w:t>
      </w:r>
      <w:r w:rsidR="00A70669" w:rsidRPr="008E748E">
        <w:rPr>
          <w:rFonts w:ascii="Arial" w:hAnsi="Arial" w:cs="Arial"/>
          <w:lang w:val="en-US"/>
        </w:rPr>
        <w:t>, p = 0.</w:t>
      </w:r>
      <w:r w:rsidR="00A70669">
        <w:rPr>
          <w:rFonts w:ascii="Arial" w:hAnsi="Arial" w:cs="Arial"/>
          <w:lang w:val="en-US"/>
        </w:rPr>
        <w:t>13</w:t>
      </w:r>
      <w:r w:rsidR="00A70669" w:rsidRPr="008E748E">
        <w:rPr>
          <w:rFonts w:ascii="Arial" w:hAnsi="Arial" w:cs="Arial"/>
          <w:lang w:val="en-US"/>
        </w:rPr>
        <w:t>, Spearman’s rank test</w:t>
      </w:r>
      <w:r w:rsidR="00A70669">
        <w:rPr>
          <w:rFonts w:ascii="Arial" w:hAnsi="Arial" w:cs="Arial"/>
          <w:lang w:val="en-US"/>
        </w:rPr>
        <w:t>)</w:t>
      </w:r>
      <w:r w:rsidR="00EC6552">
        <w:rPr>
          <w:rFonts w:ascii="Arial" w:hAnsi="Arial" w:cs="Arial"/>
          <w:lang w:val="en-US"/>
        </w:rPr>
        <w:t xml:space="preserve">. </w:t>
      </w:r>
      <w:commentRangeEnd w:id="105"/>
      <w:r w:rsidR="0043009B">
        <w:rPr>
          <w:rStyle w:val="CommentReference"/>
          <w:rFonts w:asciiTheme="minorHAnsi" w:eastAsiaTheme="minorHAnsi" w:hAnsiTheme="minorHAnsi" w:cstheme="minorBidi"/>
          <w:lang w:eastAsia="en-US"/>
        </w:rPr>
        <w:commentReference w:id="105"/>
      </w:r>
      <w:r w:rsidR="00EC6552">
        <w:rPr>
          <w:rFonts w:ascii="Arial" w:hAnsi="Arial" w:cs="Arial"/>
          <w:lang w:val="en-US"/>
        </w:rPr>
        <w:t>For example, t</w:t>
      </w:r>
      <w:r w:rsidR="007813DB" w:rsidRPr="007F05C5">
        <w:rPr>
          <w:rFonts w:ascii="Arial" w:hAnsi="Arial" w:cs="Arial"/>
          <w:lang w:val="en-US"/>
        </w:rPr>
        <w:t xml:space="preserve">he lowland-biased species </w:t>
      </w:r>
      <w:r w:rsidR="007813DB" w:rsidRPr="007F05C5">
        <w:rPr>
          <w:rFonts w:ascii="Arial" w:hAnsi="Arial" w:cs="Arial"/>
          <w:i/>
          <w:iCs/>
          <w:lang w:val="en-US"/>
        </w:rPr>
        <w:t xml:space="preserve">D. </w:t>
      </w:r>
      <w:proofErr w:type="spellStart"/>
      <w:r w:rsidR="007813DB" w:rsidRPr="007F05C5">
        <w:rPr>
          <w:rFonts w:ascii="Arial" w:hAnsi="Arial" w:cs="Arial"/>
          <w:i/>
          <w:iCs/>
          <w:lang w:val="en-US"/>
        </w:rPr>
        <w:t>bunnanda</w:t>
      </w:r>
      <w:proofErr w:type="spellEnd"/>
      <w:r w:rsidR="007813DB" w:rsidRPr="007F05C5">
        <w:rPr>
          <w:rFonts w:ascii="Arial" w:hAnsi="Arial" w:cs="Arial"/>
          <w:lang w:val="en-US"/>
        </w:rPr>
        <w:t xml:space="preserve"> have</w:t>
      </w:r>
      <w:r w:rsidR="00FD1B7B">
        <w:rPr>
          <w:rFonts w:ascii="Arial" w:hAnsi="Arial" w:cs="Arial"/>
          <w:lang w:val="en-US"/>
        </w:rPr>
        <w:t xml:space="preserve"> </w:t>
      </w:r>
      <w:r w:rsidR="00AF4391">
        <w:rPr>
          <w:rFonts w:ascii="Arial" w:hAnsi="Arial" w:cs="Arial"/>
          <w:lang w:val="en-US"/>
        </w:rPr>
        <w:t xml:space="preserve">better heat tolerance and worse cold tolerance than </w:t>
      </w:r>
      <w:r w:rsidR="007813DB">
        <w:rPr>
          <w:rFonts w:ascii="Arial" w:hAnsi="Arial" w:cs="Arial"/>
          <w:lang w:val="en-US"/>
        </w:rPr>
        <w:t>it</w:t>
      </w:r>
      <w:r w:rsidR="00FD1B7B">
        <w:rPr>
          <w:rFonts w:ascii="Arial" w:hAnsi="Arial" w:cs="Arial"/>
          <w:lang w:val="en-US"/>
        </w:rPr>
        <w:t>s</w:t>
      </w:r>
      <w:r w:rsidR="007813DB">
        <w:rPr>
          <w:rFonts w:ascii="Arial" w:hAnsi="Arial" w:cs="Arial"/>
          <w:lang w:val="en-US"/>
        </w:rPr>
        <w:t xml:space="preserve"> upland-biased relative, </w:t>
      </w:r>
      <w:r w:rsidR="007813DB" w:rsidRPr="007F05C5">
        <w:rPr>
          <w:rFonts w:ascii="Arial" w:hAnsi="Arial" w:cs="Arial"/>
          <w:i/>
          <w:iCs/>
          <w:lang w:val="en-US"/>
        </w:rPr>
        <w:t xml:space="preserve">D. </w:t>
      </w:r>
      <w:proofErr w:type="spellStart"/>
      <w:r w:rsidR="007813DB" w:rsidRPr="007F05C5">
        <w:rPr>
          <w:rFonts w:ascii="Arial" w:hAnsi="Arial" w:cs="Arial"/>
          <w:i/>
          <w:iCs/>
          <w:lang w:val="en-US"/>
        </w:rPr>
        <w:t>birchii</w:t>
      </w:r>
      <w:proofErr w:type="spellEnd"/>
      <w:r w:rsidR="007813DB" w:rsidRPr="007813DB">
        <w:rPr>
          <w:rFonts w:ascii="Arial" w:hAnsi="Arial" w:cs="Arial"/>
          <w:lang w:val="en-US"/>
        </w:rPr>
        <w:t>.</w:t>
      </w:r>
      <w:r w:rsidR="007813DB">
        <w:rPr>
          <w:rFonts w:ascii="Arial" w:hAnsi="Arial" w:cs="Arial"/>
          <w:lang w:val="en-US"/>
        </w:rPr>
        <w:t xml:space="preserve"> </w:t>
      </w:r>
      <w:r w:rsidR="00055EB7" w:rsidRPr="007F05C5">
        <w:rPr>
          <w:rFonts w:ascii="Arial" w:hAnsi="Arial" w:cs="Arial"/>
          <w:lang w:val="en-US"/>
        </w:rPr>
        <w:t xml:space="preserve">In contrast, </w:t>
      </w:r>
      <w:r w:rsidR="00055EB7" w:rsidRPr="007F05C5">
        <w:rPr>
          <w:rFonts w:ascii="Arial" w:hAnsi="Arial" w:cs="Arial"/>
          <w:i/>
          <w:iCs/>
          <w:lang w:val="en-US"/>
        </w:rPr>
        <w:t xml:space="preserve">D. </w:t>
      </w:r>
      <w:proofErr w:type="spellStart"/>
      <w:r w:rsidR="00055EB7" w:rsidRPr="007F05C5">
        <w:rPr>
          <w:rFonts w:ascii="Arial" w:hAnsi="Arial" w:cs="Arial"/>
          <w:i/>
          <w:iCs/>
          <w:lang w:val="en-US"/>
        </w:rPr>
        <w:t>sulfurigaster</w:t>
      </w:r>
      <w:proofErr w:type="spellEnd"/>
      <w:r w:rsidR="00055EB7" w:rsidRPr="007F05C5">
        <w:rPr>
          <w:rFonts w:ascii="Arial" w:hAnsi="Arial" w:cs="Arial"/>
          <w:lang w:val="en-US"/>
        </w:rPr>
        <w:t xml:space="preserve"> outperform</w:t>
      </w:r>
      <w:r w:rsidR="00137D81" w:rsidRPr="007F05C5">
        <w:rPr>
          <w:rFonts w:ascii="Arial" w:hAnsi="Arial" w:cs="Arial"/>
          <w:lang w:val="en-US"/>
        </w:rPr>
        <w:t>s</w:t>
      </w:r>
      <w:r w:rsidR="00055EB7" w:rsidRPr="007F05C5">
        <w:rPr>
          <w:rFonts w:ascii="Arial" w:hAnsi="Arial" w:cs="Arial"/>
          <w:lang w:val="en-US"/>
        </w:rPr>
        <w:t xml:space="preserve"> its upland-biased relative, </w:t>
      </w:r>
      <w:r w:rsidR="00055EB7" w:rsidRPr="007F05C5">
        <w:rPr>
          <w:rFonts w:ascii="Arial" w:hAnsi="Arial" w:cs="Arial"/>
          <w:i/>
          <w:iCs/>
          <w:lang w:val="en-US"/>
        </w:rPr>
        <w:t xml:space="preserve">D. </w:t>
      </w:r>
      <w:proofErr w:type="spellStart"/>
      <w:r w:rsidR="00EA5252">
        <w:rPr>
          <w:rFonts w:ascii="Arial" w:hAnsi="Arial" w:cs="Arial"/>
          <w:i/>
          <w:iCs/>
          <w:lang w:val="en-US"/>
        </w:rPr>
        <w:t>pallidifrons</w:t>
      </w:r>
      <w:proofErr w:type="spellEnd"/>
      <w:r w:rsidR="009E7D0E" w:rsidRPr="009E7D0E">
        <w:rPr>
          <w:rFonts w:ascii="Arial" w:hAnsi="Arial" w:cs="Arial"/>
          <w:lang w:val="en-US"/>
        </w:rPr>
        <w:t>, in the whole range of temperature</w:t>
      </w:r>
      <w:r w:rsidR="0081381F" w:rsidRPr="009E7D0E">
        <w:rPr>
          <w:rFonts w:ascii="Arial" w:hAnsi="Arial" w:cs="Arial"/>
          <w:lang w:val="en-US"/>
        </w:rPr>
        <w:t>.</w:t>
      </w:r>
    </w:p>
    <w:p w14:paraId="40F962BF" w14:textId="3D1396C8" w:rsidR="00A40313" w:rsidRDefault="00C827CB" w:rsidP="00E12A4C">
      <w:pPr>
        <w:ind w:firstLine="720"/>
        <w:rPr>
          <w:rFonts w:ascii="Arial" w:hAnsi="Arial" w:cs="Arial"/>
          <w:lang w:val="en-US"/>
        </w:rPr>
      </w:pPr>
      <w:r w:rsidRPr="007F05C5">
        <w:rPr>
          <w:rFonts w:ascii="Arial" w:hAnsi="Arial" w:cs="Arial"/>
          <w:lang w:val="en-US"/>
        </w:rPr>
        <w:t xml:space="preserve">Values of </w:t>
      </w:r>
      <w:proofErr w:type="spellStart"/>
      <w:r w:rsidRPr="008260C8">
        <w:rPr>
          <w:rFonts w:ascii="Arial" w:hAnsi="Arial" w:cs="Arial"/>
          <w:i/>
          <w:iCs/>
          <w:lang w:val="en-US"/>
        </w:rPr>
        <w:t>RTmin</w:t>
      </w:r>
      <w:proofErr w:type="spellEnd"/>
      <w:r w:rsidR="001A7465" w:rsidRPr="007F05C5">
        <w:rPr>
          <w:rFonts w:ascii="Arial" w:hAnsi="Arial" w:cs="Arial"/>
          <w:lang w:val="en-US"/>
        </w:rPr>
        <w:t xml:space="preserve"> </w:t>
      </w:r>
      <w:r w:rsidR="007974D2">
        <w:rPr>
          <w:rFonts w:ascii="Arial" w:hAnsi="Arial" w:cs="Arial"/>
          <w:lang w:val="en-US"/>
        </w:rPr>
        <w:t>were not correlated with</w:t>
      </w:r>
      <w:r w:rsidR="001A7465" w:rsidRPr="007F05C5">
        <w:rPr>
          <w:rFonts w:ascii="Arial" w:hAnsi="Arial" w:cs="Arial"/>
          <w:lang w:val="en-US"/>
        </w:rPr>
        <w:t xml:space="preserve"> the species distribution patterns (</w:t>
      </w:r>
      <w:r w:rsidR="00EA385B">
        <w:rPr>
          <w:rFonts w:ascii="Arial" w:hAnsi="Arial" w:cs="Arial"/>
          <w:lang w:val="en-US"/>
        </w:rPr>
        <w:t>F</w:t>
      </w:r>
      <w:r w:rsidR="00E432E6">
        <w:rPr>
          <w:rFonts w:ascii="Arial" w:hAnsi="Arial" w:cs="Arial"/>
          <w:lang w:val="en-US"/>
        </w:rPr>
        <w:t>igure 3</w:t>
      </w:r>
      <w:r w:rsidR="00825146">
        <w:rPr>
          <w:rFonts w:ascii="Arial" w:hAnsi="Arial" w:cs="Arial"/>
          <w:lang w:val="en-US"/>
        </w:rPr>
        <w:t>a</w:t>
      </w:r>
      <w:commentRangeStart w:id="106"/>
      <w:r w:rsidR="00E432E6">
        <w:rPr>
          <w:rFonts w:ascii="Arial" w:hAnsi="Arial" w:cs="Arial"/>
          <w:lang w:val="en-US"/>
        </w:rPr>
        <w:t xml:space="preserve">. </w:t>
      </w:r>
      <w:r w:rsidR="00EA385B">
        <w:rPr>
          <w:rFonts w:ascii="Arial" w:hAnsi="Arial" w:cs="Arial"/>
          <w:lang w:val="en-US"/>
        </w:rPr>
        <w:t>C</w:t>
      </w:r>
      <w:r w:rsidR="001A7465" w:rsidRPr="007F05C5">
        <w:rPr>
          <w:rFonts w:ascii="Arial" w:hAnsi="Arial" w:cs="Arial"/>
          <w:lang w:val="en-US"/>
        </w:rPr>
        <w:t xml:space="preserve">oefficient = </w:t>
      </w:r>
      <w:r w:rsidR="008260C8">
        <w:rPr>
          <w:rFonts w:ascii="Arial" w:hAnsi="Arial" w:cs="Arial"/>
          <w:lang w:val="en-US"/>
        </w:rPr>
        <w:t>-</w:t>
      </w:r>
      <w:r w:rsidR="001A7465" w:rsidRPr="007F05C5">
        <w:rPr>
          <w:rFonts w:ascii="Arial" w:hAnsi="Arial" w:cs="Arial"/>
          <w:lang w:val="en-US"/>
        </w:rPr>
        <w:t>0.</w:t>
      </w:r>
      <w:r w:rsidR="008260C8">
        <w:rPr>
          <w:rFonts w:ascii="Arial" w:hAnsi="Arial" w:cs="Arial"/>
          <w:lang w:val="en-US"/>
        </w:rPr>
        <w:t>24</w:t>
      </w:r>
      <w:r w:rsidR="001A7465" w:rsidRPr="007F05C5">
        <w:rPr>
          <w:rFonts w:ascii="Arial" w:hAnsi="Arial" w:cs="Arial"/>
          <w:lang w:val="en-US"/>
        </w:rPr>
        <w:t xml:space="preserve">, 95% </w:t>
      </w:r>
      <w:r w:rsidR="008260C8">
        <w:rPr>
          <w:rFonts w:ascii="Arial" w:hAnsi="Arial" w:cs="Arial"/>
          <w:lang w:val="en-US"/>
        </w:rPr>
        <w:t>credible interval</w:t>
      </w:r>
      <w:r w:rsidR="001A7465" w:rsidRPr="007F05C5">
        <w:rPr>
          <w:rFonts w:ascii="Arial" w:hAnsi="Arial" w:cs="Arial"/>
          <w:lang w:val="en-US"/>
        </w:rPr>
        <w:t xml:space="preserve"> = -</w:t>
      </w:r>
      <w:r w:rsidR="008260C8">
        <w:rPr>
          <w:rFonts w:ascii="Arial" w:hAnsi="Arial" w:cs="Arial"/>
          <w:lang w:val="en-US"/>
        </w:rPr>
        <w:t>4.26</w:t>
      </w:r>
      <w:r w:rsidR="001A7465" w:rsidRPr="007F05C5">
        <w:rPr>
          <w:rFonts w:ascii="Arial" w:hAnsi="Arial" w:cs="Arial"/>
          <w:lang w:val="en-US"/>
        </w:rPr>
        <w:t xml:space="preserve"> </w:t>
      </w:r>
      <w:commentRangeStart w:id="107"/>
      <w:r w:rsidR="001A7465" w:rsidRPr="007F05C5">
        <w:rPr>
          <w:rFonts w:ascii="Arial" w:hAnsi="Arial" w:cs="Arial"/>
          <w:lang w:val="en-US"/>
        </w:rPr>
        <w:t>–</w:t>
      </w:r>
      <w:commentRangeEnd w:id="107"/>
      <w:r w:rsidR="003B5E47">
        <w:rPr>
          <w:rStyle w:val="CommentReference"/>
          <w:rFonts w:asciiTheme="minorHAnsi" w:eastAsiaTheme="minorHAnsi" w:hAnsiTheme="minorHAnsi" w:cstheme="minorBidi"/>
          <w:lang w:eastAsia="en-US"/>
        </w:rPr>
        <w:commentReference w:id="107"/>
      </w:r>
      <w:r w:rsidR="001A7465" w:rsidRPr="007F05C5">
        <w:rPr>
          <w:rFonts w:ascii="Arial" w:hAnsi="Arial" w:cs="Arial"/>
          <w:lang w:val="en-US"/>
        </w:rPr>
        <w:t xml:space="preserve"> </w:t>
      </w:r>
      <w:r w:rsidR="008260C8">
        <w:rPr>
          <w:rFonts w:ascii="Arial" w:hAnsi="Arial" w:cs="Arial"/>
          <w:lang w:val="en-US"/>
        </w:rPr>
        <w:t>3.85</w:t>
      </w:r>
      <w:commentRangeEnd w:id="106"/>
      <w:r w:rsidR="003B5E47">
        <w:rPr>
          <w:rStyle w:val="CommentReference"/>
          <w:rFonts w:asciiTheme="minorHAnsi" w:eastAsiaTheme="minorHAnsi" w:hAnsiTheme="minorHAnsi" w:cstheme="minorBidi"/>
          <w:lang w:eastAsia="en-US"/>
        </w:rPr>
        <w:commentReference w:id="106"/>
      </w:r>
      <w:r w:rsidR="001A7465" w:rsidRPr="007F05C5">
        <w:rPr>
          <w:rFonts w:ascii="Arial" w:hAnsi="Arial" w:cs="Arial"/>
          <w:lang w:val="en-US"/>
        </w:rPr>
        <w:t xml:space="preserve">). Similarly, </w:t>
      </w:r>
      <w:r w:rsidR="00250641" w:rsidRPr="007F05C5">
        <w:rPr>
          <w:rFonts w:ascii="Arial" w:hAnsi="Arial" w:cs="Arial"/>
          <w:lang w:val="en-US"/>
        </w:rPr>
        <w:t>upland-biased</w:t>
      </w:r>
      <w:r w:rsidR="001A7465" w:rsidRPr="007F05C5">
        <w:rPr>
          <w:rFonts w:ascii="Arial" w:hAnsi="Arial" w:cs="Arial"/>
          <w:lang w:val="en-US"/>
        </w:rPr>
        <w:t xml:space="preserve"> species did not show higher fecundity at the low temperature, 17</w:t>
      </w:r>
      <w:r w:rsidR="001A7465" w:rsidRPr="007F05C5">
        <w:rPr>
          <w:rFonts w:ascii="Arial" w:hAnsi="Arial" w:cs="Arial"/>
        </w:rPr>
        <w:t>°C</w:t>
      </w:r>
      <w:r w:rsidR="001A7465" w:rsidRPr="007F05C5">
        <w:rPr>
          <w:rFonts w:ascii="Arial" w:hAnsi="Arial" w:cs="Arial"/>
          <w:lang w:val="en-US"/>
        </w:rPr>
        <w:t xml:space="preserve"> (</w:t>
      </w:r>
      <w:r w:rsidR="00EA385B">
        <w:rPr>
          <w:rFonts w:ascii="Arial" w:hAnsi="Arial" w:cs="Arial"/>
          <w:lang w:val="en-US"/>
        </w:rPr>
        <w:t>F</w:t>
      </w:r>
      <w:r w:rsidR="00E432E6">
        <w:rPr>
          <w:rFonts w:ascii="Arial" w:hAnsi="Arial" w:cs="Arial"/>
          <w:lang w:val="en-US"/>
        </w:rPr>
        <w:t>igure 3</w:t>
      </w:r>
      <w:r w:rsidR="00825146">
        <w:rPr>
          <w:rFonts w:ascii="Arial" w:hAnsi="Arial" w:cs="Arial"/>
          <w:lang w:val="en-US"/>
        </w:rPr>
        <w:t>b</w:t>
      </w:r>
      <w:r w:rsidR="00E432E6">
        <w:rPr>
          <w:rFonts w:ascii="Arial" w:hAnsi="Arial" w:cs="Arial"/>
          <w:lang w:val="en-US"/>
        </w:rPr>
        <w:t xml:space="preserve">. </w:t>
      </w:r>
      <w:r w:rsidR="00EA385B">
        <w:rPr>
          <w:rFonts w:ascii="Arial" w:hAnsi="Arial" w:cs="Arial"/>
          <w:lang w:val="en-US"/>
        </w:rPr>
        <w:t>C</w:t>
      </w:r>
      <w:r w:rsidR="008260C8">
        <w:rPr>
          <w:rFonts w:ascii="Arial" w:hAnsi="Arial" w:cs="Arial"/>
          <w:lang w:val="en-US"/>
        </w:rPr>
        <w:t>oefficient = -0.13, 95% credible interval -3.93</w:t>
      </w:r>
      <w:r w:rsidR="008260C8" w:rsidRPr="007F05C5">
        <w:rPr>
          <w:rFonts w:ascii="Arial" w:hAnsi="Arial" w:cs="Arial"/>
          <w:lang w:val="en-US"/>
        </w:rPr>
        <w:t xml:space="preserve"> –</w:t>
      </w:r>
      <w:r w:rsidR="008260C8">
        <w:rPr>
          <w:rFonts w:ascii="Arial" w:hAnsi="Arial" w:cs="Arial"/>
          <w:lang w:val="en-US"/>
        </w:rPr>
        <w:t xml:space="preserve"> 3.77</w:t>
      </w:r>
      <w:r w:rsidR="001A7465" w:rsidRPr="007F05C5">
        <w:rPr>
          <w:rFonts w:ascii="Arial" w:hAnsi="Arial" w:cs="Arial"/>
          <w:lang w:val="en-US"/>
        </w:rPr>
        <w:t xml:space="preserve">). </w:t>
      </w:r>
      <w:r w:rsidR="00A40313" w:rsidRPr="007F05C5">
        <w:rPr>
          <w:rFonts w:ascii="Arial" w:hAnsi="Arial" w:cs="Arial"/>
          <w:lang w:val="en-US"/>
        </w:rPr>
        <w:t>When exposed to acute sublethal low temperature (5</w:t>
      </w:r>
      <w:r w:rsidR="00A40313" w:rsidRPr="007F05C5">
        <w:rPr>
          <w:rFonts w:ascii="Arial" w:hAnsi="Arial" w:cs="Arial"/>
        </w:rPr>
        <w:t>°C</w:t>
      </w:r>
      <w:r w:rsidR="00A40313" w:rsidRPr="007F05C5">
        <w:rPr>
          <w:rFonts w:ascii="Arial" w:hAnsi="Arial" w:cs="Arial"/>
          <w:lang w:val="en-US"/>
        </w:rPr>
        <w:t xml:space="preserve">), </w:t>
      </w:r>
      <w:r w:rsidR="000553CF">
        <w:rPr>
          <w:rFonts w:ascii="Arial" w:hAnsi="Arial" w:cs="Arial"/>
          <w:lang w:val="en-US"/>
        </w:rPr>
        <w:t>all</w:t>
      </w:r>
      <w:r w:rsidR="00A40313" w:rsidRPr="007F05C5">
        <w:rPr>
          <w:rFonts w:ascii="Arial" w:hAnsi="Arial" w:cs="Arial"/>
          <w:lang w:val="en-US"/>
        </w:rPr>
        <w:t xml:space="preserve"> </w:t>
      </w:r>
      <w:r w:rsidR="000553CF">
        <w:rPr>
          <w:rFonts w:ascii="Arial" w:hAnsi="Arial" w:cs="Arial"/>
          <w:lang w:val="en-US"/>
        </w:rPr>
        <w:t>seven tropical</w:t>
      </w:r>
      <w:r w:rsidR="00A40313" w:rsidRPr="007F05C5">
        <w:rPr>
          <w:rFonts w:ascii="Arial" w:hAnsi="Arial" w:cs="Arial"/>
          <w:lang w:val="en-US"/>
        </w:rPr>
        <w:t xml:space="preserve"> </w:t>
      </w:r>
      <w:r w:rsidR="00A40313" w:rsidRPr="007F05C5">
        <w:rPr>
          <w:rFonts w:ascii="Arial" w:hAnsi="Arial" w:cs="Arial"/>
          <w:i/>
          <w:iCs/>
          <w:lang w:val="en-US"/>
        </w:rPr>
        <w:t>Drosophila</w:t>
      </w:r>
      <w:r w:rsidR="00A40313" w:rsidRPr="007F05C5">
        <w:rPr>
          <w:rFonts w:ascii="Arial" w:hAnsi="Arial" w:cs="Arial"/>
          <w:lang w:val="en-US"/>
        </w:rPr>
        <w:t xml:space="preserve"> specie</w:t>
      </w:r>
      <w:r w:rsidR="000553CF">
        <w:rPr>
          <w:rFonts w:ascii="Arial" w:hAnsi="Arial" w:cs="Arial"/>
          <w:lang w:val="en-US"/>
        </w:rPr>
        <w:t xml:space="preserve">s </w:t>
      </w:r>
      <w:r w:rsidR="00A40313" w:rsidRPr="007F05C5">
        <w:rPr>
          <w:rFonts w:ascii="Arial" w:hAnsi="Arial" w:cs="Arial"/>
          <w:lang w:val="en-US"/>
        </w:rPr>
        <w:t>show</w:t>
      </w:r>
      <w:r w:rsidR="000553CF">
        <w:rPr>
          <w:rFonts w:ascii="Arial" w:hAnsi="Arial" w:cs="Arial"/>
          <w:lang w:val="en-US"/>
        </w:rPr>
        <w:t>ed</w:t>
      </w:r>
      <w:r w:rsidR="00A40313" w:rsidRPr="007F05C5">
        <w:rPr>
          <w:rFonts w:ascii="Arial" w:hAnsi="Arial" w:cs="Arial"/>
          <w:lang w:val="en-US"/>
        </w:rPr>
        <w:t xml:space="preserve"> similar</w:t>
      </w:r>
      <w:r w:rsidR="000553CF">
        <w:rPr>
          <w:rFonts w:ascii="Arial" w:hAnsi="Arial" w:cs="Arial"/>
          <w:lang w:val="en-US"/>
        </w:rPr>
        <w:t>ly weak</w:t>
      </w:r>
      <w:r w:rsidR="00A40313" w:rsidRPr="007F05C5">
        <w:rPr>
          <w:rFonts w:ascii="Arial" w:hAnsi="Arial" w:cs="Arial"/>
          <w:lang w:val="en-US"/>
        </w:rPr>
        <w:t xml:space="preserve"> resistance </w:t>
      </w:r>
      <w:r w:rsidR="000553CF">
        <w:rPr>
          <w:rFonts w:ascii="Arial" w:hAnsi="Arial" w:cs="Arial"/>
          <w:lang w:val="en-US"/>
        </w:rPr>
        <w:t xml:space="preserve">compared to </w:t>
      </w:r>
      <w:r w:rsidR="000553CF" w:rsidRPr="007F05C5">
        <w:rPr>
          <w:rFonts w:ascii="Arial" w:hAnsi="Arial" w:cs="Arial"/>
          <w:i/>
          <w:iCs/>
          <w:lang w:val="en-US"/>
        </w:rPr>
        <w:t>D. simulans</w:t>
      </w:r>
      <w:r w:rsidR="000553CF" w:rsidRPr="007F05C5">
        <w:rPr>
          <w:rFonts w:ascii="Arial" w:hAnsi="Arial" w:cs="Arial"/>
          <w:lang w:val="en-US"/>
        </w:rPr>
        <w:t xml:space="preserve"> and </w:t>
      </w:r>
      <w:r w:rsidR="000553CF" w:rsidRPr="007F05C5">
        <w:rPr>
          <w:rFonts w:ascii="Arial" w:hAnsi="Arial" w:cs="Arial"/>
          <w:i/>
          <w:iCs/>
          <w:lang w:val="en-US"/>
        </w:rPr>
        <w:t>D. melanogaster</w:t>
      </w:r>
      <w:r w:rsidR="000553CF" w:rsidRPr="007F05C5">
        <w:rPr>
          <w:rFonts w:ascii="Arial" w:hAnsi="Arial" w:cs="Arial"/>
          <w:lang w:val="en-US"/>
        </w:rPr>
        <w:t xml:space="preserve"> </w:t>
      </w:r>
      <w:r w:rsidR="00A40313" w:rsidRPr="007F05C5">
        <w:rPr>
          <w:rFonts w:ascii="Arial" w:hAnsi="Arial" w:cs="Arial"/>
          <w:lang w:val="en-US"/>
        </w:rPr>
        <w:t>(</w:t>
      </w:r>
      <w:commentRangeStart w:id="108"/>
      <w:r w:rsidR="00651714">
        <w:rPr>
          <w:rFonts w:ascii="Arial" w:hAnsi="Arial" w:cs="Arial"/>
          <w:lang w:val="en-US"/>
        </w:rPr>
        <w:t xml:space="preserve">Supplementary table </w:t>
      </w:r>
      <w:r w:rsidR="0048031B">
        <w:rPr>
          <w:rFonts w:ascii="Arial" w:hAnsi="Arial" w:cs="Arial"/>
          <w:lang w:val="en-US"/>
        </w:rPr>
        <w:t>2</w:t>
      </w:r>
      <w:r w:rsidR="008D6F16">
        <w:rPr>
          <w:rFonts w:ascii="Arial" w:hAnsi="Arial" w:cs="Arial"/>
          <w:lang w:val="en-US"/>
        </w:rPr>
        <w:t xml:space="preserve"> for Tukey multiple pairwise-comparisons</w:t>
      </w:r>
      <w:commentRangeEnd w:id="108"/>
      <w:r w:rsidR="009268D1">
        <w:rPr>
          <w:rStyle w:val="CommentReference"/>
          <w:rFonts w:asciiTheme="minorHAnsi" w:eastAsiaTheme="minorHAnsi" w:hAnsiTheme="minorHAnsi" w:cstheme="minorBidi"/>
          <w:lang w:eastAsia="en-US"/>
        </w:rPr>
        <w:commentReference w:id="108"/>
      </w:r>
      <w:r w:rsidR="00A40313" w:rsidRPr="007F05C5">
        <w:rPr>
          <w:rFonts w:ascii="Arial" w:hAnsi="Arial" w:cs="Arial"/>
          <w:lang w:val="en-US"/>
        </w:rPr>
        <w:t xml:space="preserve">). </w:t>
      </w:r>
      <w:r w:rsidR="001A7465" w:rsidRPr="007F05C5">
        <w:rPr>
          <w:rFonts w:ascii="Arial" w:hAnsi="Arial" w:cs="Arial"/>
          <w:lang w:val="en-US"/>
        </w:rPr>
        <w:t>All species recovered their fecundity after eight-day exposure to 14</w:t>
      </w:r>
      <w:r w:rsidR="001A7465" w:rsidRPr="007F05C5">
        <w:rPr>
          <w:rFonts w:ascii="Arial" w:hAnsi="Arial" w:cs="Arial"/>
        </w:rPr>
        <w:t>°C</w:t>
      </w:r>
      <w:r w:rsidR="001A7465" w:rsidRPr="007F05C5">
        <w:rPr>
          <w:rFonts w:ascii="Arial" w:hAnsi="Arial" w:cs="Arial"/>
          <w:lang w:val="en-US"/>
        </w:rPr>
        <w:t>. This recovered fecundity showed a minor but no</w:t>
      </w:r>
      <w:r w:rsidR="00D1467F">
        <w:rPr>
          <w:rFonts w:ascii="Arial" w:hAnsi="Arial" w:cs="Arial"/>
          <w:lang w:val="en-US"/>
        </w:rPr>
        <w:t>n-</w:t>
      </w:r>
      <w:r w:rsidR="001A7465" w:rsidRPr="007F05C5">
        <w:rPr>
          <w:rFonts w:ascii="Arial" w:hAnsi="Arial" w:cs="Arial"/>
          <w:lang w:val="en-US"/>
        </w:rPr>
        <w:t>significant increase</w:t>
      </w:r>
      <w:r w:rsidR="00825146">
        <w:rPr>
          <w:rFonts w:ascii="Arial" w:hAnsi="Arial" w:cs="Arial"/>
          <w:lang w:val="en-US"/>
        </w:rPr>
        <w:t xml:space="preserve"> among upland species</w:t>
      </w:r>
      <w:r w:rsidR="001A7465" w:rsidRPr="007F05C5">
        <w:rPr>
          <w:rFonts w:ascii="Arial" w:hAnsi="Arial" w:cs="Arial"/>
          <w:lang w:val="en-US"/>
        </w:rPr>
        <w:t xml:space="preserve"> (</w:t>
      </w:r>
      <w:r w:rsidR="00EA385B">
        <w:rPr>
          <w:rFonts w:ascii="Arial" w:hAnsi="Arial" w:cs="Arial"/>
          <w:lang w:val="en-US"/>
        </w:rPr>
        <w:t>F</w:t>
      </w:r>
      <w:r w:rsidR="00386252">
        <w:rPr>
          <w:rFonts w:ascii="Arial" w:hAnsi="Arial" w:cs="Arial"/>
          <w:lang w:val="en-US"/>
        </w:rPr>
        <w:t>igure 3</w:t>
      </w:r>
      <w:r w:rsidR="00825146">
        <w:rPr>
          <w:rFonts w:ascii="Arial" w:hAnsi="Arial" w:cs="Arial"/>
          <w:lang w:val="en-US"/>
        </w:rPr>
        <w:t>c</w:t>
      </w:r>
      <w:r w:rsidR="00386252">
        <w:rPr>
          <w:rFonts w:ascii="Arial" w:hAnsi="Arial" w:cs="Arial"/>
          <w:lang w:val="en-US"/>
        </w:rPr>
        <w:t xml:space="preserve">. </w:t>
      </w:r>
      <w:r w:rsidR="00EA385B">
        <w:rPr>
          <w:rFonts w:ascii="Arial" w:hAnsi="Arial" w:cs="Arial"/>
          <w:lang w:val="en-US"/>
        </w:rPr>
        <w:t>C</w:t>
      </w:r>
      <w:r w:rsidR="001A7465" w:rsidRPr="007F05C5">
        <w:rPr>
          <w:rFonts w:ascii="Arial" w:hAnsi="Arial" w:cs="Arial"/>
          <w:lang w:val="en-US"/>
        </w:rPr>
        <w:t>oefficient = 0.3</w:t>
      </w:r>
      <w:r w:rsidR="00825146">
        <w:rPr>
          <w:rFonts w:ascii="Arial" w:hAnsi="Arial" w:cs="Arial"/>
          <w:lang w:val="en-US"/>
        </w:rPr>
        <w:t>4</w:t>
      </w:r>
      <w:r w:rsidR="001A7465" w:rsidRPr="007F05C5">
        <w:rPr>
          <w:rFonts w:ascii="Arial" w:hAnsi="Arial" w:cs="Arial"/>
          <w:lang w:val="en-US"/>
        </w:rPr>
        <w:t>,</w:t>
      </w:r>
      <w:r w:rsidR="00825146">
        <w:rPr>
          <w:rFonts w:ascii="Arial" w:hAnsi="Arial" w:cs="Arial"/>
          <w:lang w:val="en-US"/>
        </w:rPr>
        <w:t xml:space="preserve"> 95% credible interval -0.52</w:t>
      </w:r>
      <w:r w:rsidR="00825146" w:rsidRPr="007F05C5">
        <w:rPr>
          <w:rFonts w:ascii="Arial" w:hAnsi="Arial" w:cs="Arial"/>
          <w:lang w:val="en-US"/>
        </w:rPr>
        <w:t xml:space="preserve"> –</w:t>
      </w:r>
      <w:r w:rsidR="00825146">
        <w:rPr>
          <w:rFonts w:ascii="Arial" w:hAnsi="Arial" w:cs="Arial"/>
          <w:lang w:val="en-US"/>
        </w:rPr>
        <w:t xml:space="preserve"> 1.18</w:t>
      </w:r>
      <w:r w:rsidR="001A7465" w:rsidRPr="007F05C5">
        <w:rPr>
          <w:rFonts w:ascii="Arial" w:hAnsi="Arial" w:cs="Arial"/>
          <w:lang w:val="en-US"/>
        </w:rPr>
        <w:t>).</w:t>
      </w:r>
      <w:r w:rsidR="00A40313" w:rsidRPr="007F05C5">
        <w:rPr>
          <w:rFonts w:ascii="Arial" w:hAnsi="Arial" w:cs="Arial"/>
          <w:lang w:val="en-US"/>
        </w:rPr>
        <w:t xml:space="preserve"> </w:t>
      </w:r>
      <w:r w:rsidR="0003504A">
        <w:rPr>
          <w:rFonts w:ascii="Arial" w:hAnsi="Arial" w:cs="Arial"/>
          <w:lang w:val="en-US"/>
        </w:rPr>
        <w:t xml:space="preserve">It took longer for upland species </w:t>
      </w:r>
      <w:r w:rsidR="00A40313" w:rsidRPr="007F05C5">
        <w:rPr>
          <w:rFonts w:ascii="Arial" w:hAnsi="Arial" w:cs="Arial"/>
          <w:lang w:val="en-US"/>
        </w:rPr>
        <w:t>to re</w:t>
      </w:r>
      <w:r w:rsidR="006B1674">
        <w:rPr>
          <w:rFonts w:ascii="Arial" w:hAnsi="Arial" w:cs="Arial"/>
          <w:lang w:val="en-US"/>
        </w:rPr>
        <w:t>gain mobility</w:t>
      </w:r>
      <w:r w:rsidR="00A40313" w:rsidRPr="007F05C5">
        <w:rPr>
          <w:rFonts w:ascii="Arial" w:hAnsi="Arial" w:cs="Arial"/>
          <w:lang w:val="en-US"/>
        </w:rPr>
        <w:t xml:space="preserve"> </w:t>
      </w:r>
      <w:r w:rsidR="006B1674">
        <w:rPr>
          <w:rFonts w:ascii="Arial" w:hAnsi="Arial" w:cs="Arial"/>
          <w:lang w:val="en-US"/>
        </w:rPr>
        <w:t>after</w:t>
      </w:r>
      <w:r w:rsidR="00A40313" w:rsidRPr="007F05C5">
        <w:rPr>
          <w:rFonts w:ascii="Arial" w:hAnsi="Arial" w:cs="Arial"/>
          <w:lang w:val="en-US"/>
        </w:rPr>
        <w:t xml:space="preserve"> the chill coma (</w:t>
      </w:r>
      <w:r w:rsidR="00EA385B">
        <w:rPr>
          <w:rFonts w:ascii="Arial" w:hAnsi="Arial" w:cs="Arial"/>
          <w:lang w:val="en-US"/>
        </w:rPr>
        <w:t>F</w:t>
      </w:r>
      <w:r w:rsidR="00386252">
        <w:rPr>
          <w:rFonts w:ascii="Arial" w:hAnsi="Arial" w:cs="Arial"/>
          <w:lang w:val="en-US"/>
        </w:rPr>
        <w:t>igure 3</w:t>
      </w:r>
      <w:r w:rsidR="00825146">
        <w:rPr>
          <w:rFonts w:ascii="Arial" w:hAnsi="Arial" w:cs="Arial"/>
          <w:lang w:val="en-US"/>
        </w:rPr>
        <w:t>d</w:t>
      </w:r>
      <w:r w:rsidR="00386252">
        <w:rPr>
          <w:rFonts w:ascii="Arial" w:hAnsi="Arial" w:cs="Arial"/>
          <w:lang w:val="en-US"/>
        </w:rPr>
        <w:t xml:space="preserve">. </w:t>
      </w:r>
      <w:r w:rsidR="00EA385B">
        <w:rPr>
          <w:rFonts w:ascii="Arial" w:hAnsi="Arial" w:cs="Arial"/>
          <w:lang w:val="en-US"/>
        </w:rPr>
        <w:t>M</w:t>
      </w:r>
      <w:r w:rsidR="00A40313" w:rsidRPr="007F05C5">
        <w:rPr>
          <w:rFonts w:ascii="Arial" w:hAnsi="Arial" w:cs="Arial"/>
          <w:lang w:val="en-US"/>
        </w:rPr>
        <w:t xml:space="preserve">ale: </w:t>
      </w:r>
      <w:r w:rsidR="00825146">
        <w:rPr>
          <w:rFonts w:ascii="Arial" w:hAnsi="Arial" w:cs="Arial"/>
          <w:lang w:val="en-US"/>
        </w:rPr>
        <w:t>coefficient</w:t>
      </w:r>
      <w:r w:rsidR="00A40313" w:rsidRPr="007F05C5">
        <w:rPr>
          <w:rFonts w:ascii="Arial" w:hAnsi="Arial" w:cs="Arial"/>
          <w:lang w:val="en-US"/>
        </w:rPr>
        <w:t xml:space="preserve"> = </w:t>
      </w:r>
      <w:r w:rsidR="00825146">
        <w:rPr>
          <w:rFonts w:ascii="Arial" w:hAnsi="Arial" w:cs="Arial"/>
          <w:lang w:val="en-US"/>
        </w:rPr>
        <w:t xml:space="preserve">14.14 (-8.43 </w:t>
      </w:r>
      <w:r w:rsidR="00825146" w:rsidRPr="007F05C5">
        <w:rPr>
          <w:rFonts w:ascii="Arial" w:hAnsi="Arial" w:cs="Arial"/>
          <w:lang w:val="en-US"/>
        </w:rPr>
        <w:t>–</w:t>
      </w:r>
      <w:r w:rsidR="00825146">
        <w:rPr>
          <w:rFonts w:ascii="Arial" w:hAnsi="Arial" w:cs="Arial"/>
          <w:lang w:val="en-US"/>
        </w:rPr>
        <w:t xml:space="preserve"> 36.8); </w:t>
      </w:r>
      <w:r w:rsidR="00A40313" w:rsidRPr="007F05C5">
        <w:rPr>
          <w:rFonts w:ascii="Arial" w:hAnsi="Arial" w:cs="Arial"/>
          <w:lang w:val="en-US"/>
        </w:rPr>
        <w:t xml:space="preserve">female: </w:t>
      </w:r>
      <w:r w:rsidR="00825146">
        <w:rPr>
          <w:rFonts w:ascii="Arial" w:hAnsi="Arial" w:cs="Arial"/>
          <w:lang w:val="en-US"/>
        </w:rPr>
        <w:t>coefficient</w:t>
      </w:r>
      <w:r w:rsidR="00825146" w:rsidRPr="007F05C5">
        <w:rPr>
          <w:rFonts w:ascii="Arial" w:hAnsi="Arial" w:cs="Arial"/>
          <w:lang w:val="en-US"/>
        </w:rPr>
        <w:t xml:space="preserve"> = </w:t>
      </w:r>
      <w:r w:rsidR="00825146">
        <w:rPr>
          <w:rFonts w:ascii="Arial" w:hAnsi="Arial" w:cs="Arial"/>
          <w:lang w:val="en-US"/>
        </w:rPr>
        <w:t xml:space="preserve">9.44 (-1.77 </w:t>
      </w:r>
      <w:r w:rsidR="00825146" w:rsidRPr="007F05C5">
        <w:rPr>
          <w:rFonts w:ascii="Arial" w:hAnsi="Arial" w:cs="Arial"/>
          <w:lang w:val="en-US"/>
        </w:rPr>
        <w:t>–</w:t>
      </w:r>
      <w:r w:rsidR="00825146">
        <w:rPr>
          <w:rFonts w:ascii="Arial" w:hAnsi="Arial" w:cs="Arial"/>
          <w:lang w:val="en-US"/>
        </w:rPr>
        <w:t xml:space="preserve"> 22.26)</w:t>
      </w:r>
      <w:r w:rsidR="00A40313" w:rsidRPr="007F05C5">
        <w:rPr>
          <w:rFonts w:ascii="Arial" w:hAnsi="Arial" w:cs="Arial"/>
          <w:lang w:val="en-US"/>
        </w:rPr>
        <w:t>),</w:t>
      </w:r>
      <w:r w:rsidR="0003504A">
        <w:rPr>
          <w:rFonts w:ascii="Arial" w:hAnsi="Arial" w:cs="Arial"/>
          <w:lang w:val="en-US"/>
        </w:rPr>
        <w:t xml:space="preserve"> </w:t>
      </w:r>
      <w:r w:rsidR="00A40313" w:rsidRPr="007F05C5">
        <w:rPr>
          <w:rFonts w:ascii="Arial" w:hAnsi="Arial" w:cs="Arial"/>
          <w:lang w:val="en-US"/>
        </w:rPr>
        <w:t>presumably disadvantaged in the upland environment.</w:t>
      </w:r>
    </w:p>
    <w:p w14:paraId="6C9E7A68" w14:textId="7C4C29C2" w:rsidR="00417B81" w:rsidRDefault="00883AA4" w:rsidP="007C1BC4">
      <w:pPr>
        <w:ind w:firstLine="720"/>
        <w:rPr>
          <w:rFonts w:ascii="Arial" w:hAnsi="Arial" w:cs="Arial"/>
          <w:lang w:val="en-US"/>
        </w:rPr>
      </w:pPr>
      <w:commentRangeStart w:id="109"/>
      <w:r>
        <w:rPr>
          <w:rFonts w:ascii="Arial" w:hAnsi="Arial" w:cs="Arial"/>
          <w:lang w:val="en-US"/>
        </w:rPr>
        <w:t xml:space="preserve">Regardless of the small variation of </w:t>
      </w:r>
      <w:proofErr w:type="spellStart"/>
      <w:r w:rsidRPr="004B0C39">
        <w:rPr>
          <w:rFonts w:ascii="Arial" w:hAnsi="Arial" w:cs="Arial"/>
          <w:i/>
          <w:iCs/>
          <w:lang w:val="en-US"/>
        </w:rPr>
        <w:t>RTmax</w:t>
      </w:r>
      <w:proofErr w:type="spellEnd"/>
      <w:r>
        <w:rPr>
          <w:rFonts w:ascii="Arial" w:hAnsi="Arial" w:cs="Arial"/>
          <w:lang w:val="en-US"/>
        </w:rPr>
        <w:t xml:space="preserve"> compared with </w:t>
      </w:r>
      <w:proofErr w:type="spellStart"/>
      <w:r w:rsidRPr="004B0C39">
        <w:rPr>
          <w:rFonts w:ascii="Arial" w:hAnsi="Arial" w:cs="Arial"/>
          <w:i/>
          <w:iCs/>
          <w:lang w:val="en-US"/>
        </w:rPr>
        <w:t>RTmin</w:t>
      </w:r>
      <w:proofErr w:type="spellEnd"/>
      <w:r>
        <w:rPr>
          <w:rFonts w:ascii="Arial" w:hAnsi="Arial" w:cs="Arial"/>
          <w:lang w:val="en-US"/>
        </w:rPr>
        <w:t>,</w:t>
      </w:r>
      <w:commentRangeEnd w:id="109"/>
      <w:r w:rsidR="00420F29">
        <w:rPr>
          <w:rStyle w:val="CommentReference"/>
          <w:rFonts w:asciiTheme="minorHAnsi" w:eastAsiaTheme="minorHAnsi" w:hAnsiTheme="minorHAnsi" w:cstheme="minorBidi"/>
          <w:lang w:eastAsia="en-US"/>
        </w:rPr>
        <w:commentReference w:id="109"/>
      </w:r>
      <w:r>
        <w:rPr>
          <w:rFonts w:ascii="Arial" w:hAnsi="Arial" w:cs="Arial"/>
          <w:lang w:val="en-US"/>
        </w:rPr>
        <w:t xml:space="preserve"> s</w:t>
      </w:r>
      <w:r w:rsidR="001555F7" w:rsidRPr="007F05C5">
        <w:rPr>
          <w:rFonts w:ascii="Arial" w:hAnsi="Arial" w:cs="Arial"/>
          <w:lang w:val="en-US"/>
        </w:rPr>
        <w:t xml:space="preserve">pecies whose distribution were biased towards lowland </w:t>
      </w:r>
      <w:r>
        <w:rPr>
          <w:rFonts w:ascii="Arial" w:hAnsi="Arial" w:cs="Arial"/>
          <w:lang w:val="en-US"/>
        </w:rPr>
        <w:t xml:space="preserve">consistently had </w:t>
      </w:r>
      <w:r w:rsidR="001555F7" w:rsidRPr="007F05C5">
        <w:rPr>
          <w:rFonts w:ascii="Arial" w:hAnsi="Arial" w:cs="Arial"/>
          <w:lang w:val="en-US"/>
        </w:rPr>
        <w:t xml:space="preserve">higher </w:t>
      </w:r>
      <w:proofErr w:type="spellStart"/>
      <w:r w:rsidR="001555F7" w:rsidRPr="004B0C39">
        <w:rPr>
          <w:rFonts w:ascii="Arial" w:hAnsi="Arial" w:cs="Arial"/>
          <w:i/>
          <w:iCs/>
          <w:lang w:val="en-US"/>
        </w:rPr>
        <w:t>RTmax</w:t>
      </w:r>
      <w:proofErr w:type="spellEnd"/>
      <w:r w:rsidR="001555F7" w:rsidRPr="007F05C5">
        <w:rPr>
          <w:rFonts w:ascii="Arial" w:hAnsi="Arial" w:cs="Arial"/>
          <w:lang w:val="en-US"/>
        </w:rPr>
        <w:t xml:space="preserve"> (</w:t>
      </w:r>
      <w:r w:rsidR="00EA385B">
        <w:rPr>
          <w:rFonts w:ascii="Arial" w:hAnsi="Arial" w:cs="Arial"/>
          <w:lang w:val="en-US"/>
        </w:rPr>
        <w:t>F</w:t>
      </w:r>
      <w:r w:rsidR="00386252">
        <w:rPr>
          <w:rFonts w:ascii="Arial" w:hAnsi="Arial" w:cs="Arial"/>
          <w:lang w:val="en-US"/>
        </w:rPr>
        <w:t>igure 3</w:t>
      </w:r>
      <w:r w:rsidR="00C178C5">
        <w:rPr>
          <w:rFonts w:ascii="Arial" w:hAnsi="Arial" w:cs="Arial"/>
          <w:lang w:val="en-US"/>
        </w:rPr>
        <w:t>e</w:t>
      </w:r>
      <w:r w:rsidR="00386252">
        <w:rPr>
          <w:rFonts w:ascii="Arial" w:hAnsi="Arial" w:cs="Arial"/>
          <w:lang w:val="en-US"/>
        </w:rPr>
        <w:t xml:space="preserve">. </w:t>
      </w:r>
      <w:r w:rsidR="00EA385B">
        <w:rPr>
          <w:rFonts w:ascii="Arial" w:hAnsi="Arial" w:cs="Arial"/>
          <w:lang w:val="en-US"/>
        </w:rPr>
        <w:t>C</w:t>
      </w:r>
      <w:r w:rsidR="00C178C5">
        <w:rPr>
          <w:rFonts w:ascii="Arial" w:hAnsi="Arial" w:cs="Arial"/>
          <w:lang w:val="en-US"/>
        </w:rPr>
        <w:t>oefficient = -3.34, 95% credible interval -5.42</w:t>
      </w:r>
      <w:r w:rsidR="00C178C5" w:rsidRPr="007F05C5">
        <w:rPr>
          <w:rFonts w:ascii="Arial" w:hAnsi="Arial" w:cs="Arial"/>
          <w:lang w:val="en-US"/>
        </w:rPr>
        <w:t xml:space="preserve"> –</w:t>
      </w:r>
      <w:r w:rsidR="00C178C5">
        <w:rPr>
          <w:rFonts w:ascii="Arial" w:hAnsi="Arial" w:cs="Arial"/>
          <w:lang w:val="en-US"/>
        </w:rPr>
        <w:t xml:space="preserve"> -1.17</w:t>
      </w:r>
      <w:r w:rsidR="001555F7" w:rsidRPr="007F05C5">
        <w:rPr>
          <w:rFonts w:ascii="Arial" w:hAnsi="Arial" w:cs="Arial"/>
          <w:lang w:val="en-US"/>
        </w:rPr>
        <w:t xml:space="preserve">). </w:t>
      </w:r>
      <w:r w:rsidR="00A14342" w:rsidRPr="007F05C5">
        <w:rPr>
          <w:rFonts w:ascii="Arial" w:hAnsi="Arial" w:cs="Arial"/>
          <w:lang w:val="en-US"/>
        </w:rPr>
        <w:t>Reproductive performance at 29</w:t>
      </w:r>
      <w:r w:rsidR="00A14342" w:rsidRPr="007F05C5">
        <w:rPr>
          <w:rFonts w:ascii="Arial" w:hAnsi="Arial" w:cs="Arial"/>
        </w:rPr>
        <w:t>°C</w:t>
      </w:r>
      <w:r w:rsidR="00A14342" w:rsidRPr="007F05C5">
        <w:rPr>
          <w:rFonts w:ascii="Arial" w:hAnsi="Arial" w:cs="Arial"/>
          <w:lang w:val="en-US"/>
        </w:rPr>
        <w:t xml:space="preserve"> </w:t>
      </w:r>
      <w:r w:rsidR="00537FA7">
        <w:rPr>
          <w:rFonts w:ascii="Arial" w:hAnsi="Arial" w:cs="Arial"/>
          <w:lang w:val="en-US"/>
        </w:rPr>
        <w:t xml:space="preserve">also </w:t>
      </w:r>
      <w:r w:rsidR="00A14342" w:rsidRPr="007F05C5">
        <w:rPr>
          <w:rFonts w:ascii="Arial" w:hAnsi="Arial" w:cs="Arial"/>
          <w:lang w:val="en-US"/>
        </w:rPr>
        <w:t xml:space="preserve">decrease with </w:t>
      </w:r>
      <w:proofErr w:type="spellStart"/>
      <w:r w:rsidR="007F2000">
        <w:rPr>
          <w:rFonts w:ascii="Arial" w:hAnsi="Arial" w:cs="Arial"/>
          <w:lang w:val="en-US"/>
        </w:rPr>
        <w:t>hIndex</w:t>
      </w:r>
      <w:proofErr w:type="spellEnd"/>
      <w:r w:rsidR="00A14342" w:rsidRPr="007F05C5">
        <w:rPr>
          <w:rFonts w:ascii="Arial" w:hAnsi="Arial" w:cs="Arial"/>
          <w:lang w:val="en-US"/>
        </w:rPr>
        <w:t xml:space="preserve"> (</w:t>
      </w:r>
      <w:r w:rsidR="00EA385B">
        <w:rPr>
          <w:rFonts w:ascii="Arial" w:hAnsi="Arial" w:cs="Arial"/>
          <w:lang w:val="en-US"/>
        </w:rPr>
        <w:t>F</w:t>
      </w:r>
      <w:r w:rsidR="00386252">
        <w:rPr>
          <w:rFonts w:ascii="Arial" w:hAnsi="Arial" w:cs="Arial"/>
          <w:lang w:val="en-US"/>
        </w:rPr>
        <w:t>igure 3</w:t>
      </w:r>
      <w:r w:rsidR="00C178C5">
        <w:rPr>
          <w:rFonts w:ascii="Arial" w:hAnsi="Arial" w:cs="Arial"/>
          <w:lang w:val="en-US"/>
        </w:rPr>
        <w:t>f</w:t>
      </w:r>
      <w:r w:rsidR="00386252">
        <w:rPr>
          <w:rFonts w:ascii="Arial" w:hAnsi="Arial" w:cs="Arial"/>
          <w:lang w:val="en-US"/>
        </w:rPr>
        <w:t xml:space="preserve">. </w:t>
      </w:r>
      <w:r w:rsidR="00EA385B">
        <w:rPr>
          <w:rFonts w:ascii="Arial" w:hAnsi="Arial" w:cs="Arial"/>
          <w:lang w:val="en-US"/>
        </w:rPr>
        <w:t>C</w:t>
      </w:r>
      <w:r w:rsidR="00C178C5">
        <w:rPr>
          <w:rFonts w:ascii="Arial" w:hAnsi="Arial" w:cs="Arial"/>
          <w:lang w:val="en-US"/>
        </w:rPr>
        <w:t>oefficient = -5.68, 95% credible interval -9.08</w:t>
      </w:r>
      <w:r w:rsidR="00C178C5" w:rsidRPr="007F05C5">
        <w:rPr>
          <w:rFonts w:ascii="Arial" w:hAnsi="Arial" w:cs="Arial"/>
          <w:lang w:val="en-US"/>
        </w:rPr>
        <w:t xml:space="preserve"> –</w:t>
      </w:r>
      <w:r w:rsidR="00C178C5">
        <w:rPr>
          <w:rFonts w:ascii="Arial" w:hAnsi="Arial" w:cs="Arial"/>
          <w:lang w:val="en-US"/>
        </w:rPr>
        <w:t xml:space="preserve"> -2.11</w:t>
      </w:r>
      <w:r w:rsidR="00A14342" w:rsidRPr="007F05C5">
        <w:rPr>
          <w:rFonts w:ascii="Arial" w:hAnsi="Arial" w:cs="Arial"/>
          <w:lang w:val="en-US"/>
        </w:rPr>
        <w:t>). After exposure to 29</w:t>
      </w:r>
      <w:r w:rsidR="00A14342" w:rsidRPr="007F05C5">
        <w:rPr>
          <w:rFonts w:ascii="Arial" w:hAnsi="Arial" w:cs="Arial"/>
        </w:rPr>
        <w:t>°C</w:t>
      </w:r>
      <w:r w:rsidR="00A14342" w:rsidRPr="007F05C5">
        <w:rPr>
          <w:rFonts w:ascii="Arial" w:hAnsi="Arial" w:cs="Arial"/>
          <w:lang w:val="en-US"/>
        </w:rPr>
        <w:t xml:space="preserve"> for eight days, neither the two </w:t>
      </w:r>
      <w:r w:rsidR="007638ED">
        <w:rPr>
          <w:rFonts w:ascii="Arial" w:hAnsi="Arial" w:cs="Arial"/>
          <w:lang w:val="en-US"/>
        </w:rPr>
        <w:t>upland</w:t>
      </w:r>
      <w:r w:rsidR="00A14342" w:rsidRPr="007F05C5">
        <w:rPr>
          <w:rFonts w:ascii="Arial" w:hAnsi="Arial" w:cs="Arial"/>
          <w:lang w:val="en-US"/>
        </w:rPr>
        <w:t xml:space="preserve"> species could reproduce when transferred back to mild temperature. F</w:t>
      </w:r>
      <w:r w:rsidR="002D17F8">
        <w:rPr>
          <w:rFonts w:ascii="Arial" w:hAnsi="Arial" w:cs="Arial"/>
          <w:lang w:val="en-US"/>
        </w:rPr>
        <w:t>our</w:t>
      </w:r>
      <w:r w:rsidR="00A14342" w:rsidRPr="007F05C5">
        <w:rPr>
          <w:rFonts w:ascii="Arial" w:hAnsi="Arial" w:cs="Arial"/>
          <w:lang w:val="en-US"/>
        </w:rPr>
        <w:t xml:space="preserve"> out of the </w:t>
      </w:r>
      <w:r w:rsidR="002D17F8">
        <w:rPr>
          <w:rFonts w:ascii="Arial" w:hAnsi="Arial" w:cs="Arial"/>
          <w:lang w:val="en-US"/>
        </w:rPr>
        <w:t>five</w:t>
      </w:r>
      <w:r w:rsidR="00A14342" w:rsidRPr="007F05C5">
        <w:rPr>
          <w:rFonts w:ascii="Arial" w:hAnsi="Arial" w:cs="Arial"/>
          <w:lang w:val="en-US"/>
        </w:rPr>
        <w:t xml:space="preserve"> non-biased and lowland-biased species resumed reproduction</w:t>
      </w:r>
      <w:r w:rsidR="00386252">
        <w:rPr>
          <w:rFonts w:ascii="Arial" w:hAnsi="Arial" w:cs="Arial"/>
          <w:lang w:val="en-US"/>
        </w:rPr>
        <w:t xml:space="preserve"> (</w:t>
      </w:r>
      <w:r w:rsidR="00EA385B">
        <w:rPr>
          <w:rFonts w:ascii="Arial" w:hAnsi="Arial" w:cs="Arial"/>
          <w:lang w:val="en-US"/>
        </w:rPr>
        <w:t>F</w:t>
      </w:r>
      <w:r w:rsidR="00386252">
        <w:rPr>
          <w:rFonts w:ascii="Arial" w:hAnsi="Arial" w:cs="Arial"/>
          <w:lang w:val="en-US"/>
        </w:rPr>
        <w:t>igure 3</w:t>
      </w:r>
      <w:r w:rsidR="008911CD">
        <w:rPr>
          <w:rFonts w:ascii="Arial" w:hAnsi="Arial" w:cs="Arial"/>
          <w:lang w:val="en-US"/>
        </w:rPr>
        <w:t>g</w:t>
      </w:r>
      <w:r w:rsidR="00386252">
        <w:rPr>
          <w:rFonts w:ascii="Arial" w:hAnsi="Arial" w:cs="Arial"/>
          <w:lang w:val="en-US"/>
        </w:rPr>
        <w:t>)</w:t>
      </w:r>
      <w:r w:rsidR="00A14342" w:rsidRPr="007F05C5">
        <w:rPr>
          <w:rFonts w:ascii="Arial" w:hAnsi="Arial" w:cs="Arial"/>
          <w:lang w:val="en-US"/>
        </w:rPr>
        <w:t xml:space="preserve">. </w:t>
      </w:r>
      <w:r w:rsidR="008911CD">
        <w:rPr>
          <w:rFonts w:ascii="Arial" w:hAnsi="Arial" w:cs="Arial"/>
          <w:lang w:val="en-US"/>
        </w:rPr>
        <w:t>K</w:t>
      </w:r>
      <w:r w:rsidR="00A14342" w:rsidRPr="007F05C5">
        <w:rPr>
          <w:rFonts w:ascii="Arial" w:hAnsi="Arial" w:cs="Arial"/>
          <w:lang w:val="en-US"/>
        </w:rPr>
        <w:t xml:space="preserve">nockdown time at </w:t>
      </w:r>
      <w:r w:rsidR="00276DCF">
        <w:rPr>
          <w:rFonts w:ascii="Arial" w:hAnsi="Arial" w:cs="Arial"/>
          <w:lang w:val="en-US"/>
        </w:rPr>
        <w:t xml:space="preserve">lethal </w:t>
      </w:r>
      <w:r w:rsidR="00A14342" w:rsidRPr="007F05C5">
        <w:rPr>
          <w:rFonts w:ascii="Arial" w:hAnsi="Arial" w:cs="Arial"/>
          <w:lang w:val="en-US"/>
        </w:rPr>
        <w:t>high temperature</w:t>
      </w:r>
      <w:r w:rsidR="00276DCF">
        <w:rPr>
          <w:rFonts w:ascii="Arial" w:hAnsi="Arial" w:cs="Arial"/>
          <w:lang w:val="en-US"/>
        </w:rPr>
        <w:t xml:space="preserve"> (40</w:t>
      </w:r>
      <w:r w:rsidR="00276DCF" w:rsidRPr="007F05C5">
        <w:rPr>
          <w:rFonts w:ascii="Arial" w:hAnsi="Arial" w:cs="Arial"/>
        </w:rPr>
        <w:t>°C</w:t>
      </w:r>
      <w:r w:rsidR="00276DCF">
        <w:rPr>
          <w:rFonts w:ascii="Arial" w:hAnsi="Arial" w:cs="Arial"/>
          <w:lang w:val="en-US"/>
        </w:rPr>
        <w:t>)</w:t>
      </w:r>
      <w:r w:rsidR="00A14342" w:rsidRPr="007F05C5">
        <w:rPr>
          <w:rFonts w:ascii="Arial" w:hAnsi="Arial" w:cs="Arial"/>
          <w:lang w:val="en-US"/>
        </w:rPr>
        <w:t xml:space="preserve"> was lower among </w:t>
      </w:r>
      <w:r w:rsidR="008911CD">
        <w:rPr>
          <w:rFonts w:ascii="Arial" w:hAnsi="Arial" w:cs="Arial"/>
          <w:lang w:val="en-US"/>
        </w:rPr>
        <w:t xml:space="preserve">upland </w:t>
      </w:r>
      <w:r w:rsidR="00A14342" w:rsidRPr="007F05C5">
        <w:rPr>
          <w:rFonts w:ascii="Arial" w:hAnsi="Arial" w:cs="Arial"/>
          <w:lang w:val="en-US"/>
        </w:rPr>
        <w:t>species</w:t>
      </w:r>
      <w:r w:rsidR="008911CD">
        <w:rPr>
          <w:rFonts w:ascii="Arial" w:hAnsi="Arial" w:cs="Arial"/>
          <w:lang w:val="en-US"/>
        </w:rPr>
        <w:t xml:space="preserve"> </w:t>
      </w:r>
      <w:r w:rsidR="00A14342" w:rsidRPr="007F05C5">
        <w:rPr>
          <w:rFonts w:ascii="Arial" w:hAnsi="Arial" w:cs="Arial"/>
          <w:lang w:val="en-US"/>
        </w:rPr>
        <w:t>(</w:t>
      </w:r>
      <w:r w:rsidR="00EA385B">
        <w:rPr>
          <w:rFonts w:ascii="Arial" w:hAnsi="Arial" w:cs="Arial"/>
          <w:lang w:val="en-US"/>
        </w:rPr>
        <w:t>F</w:t>
      </w:r>
      <w:r w:rsidR="00386252">
        <w:rPr>
          <w:rFonts w:ascii="Arial" w:hAnsi="Arial" w:cs="Arial"/>
          <w:lang w:val="en-US"/>
        </w:rPr>
        <w:t>igure 3</w:t>
      </w:r>
      <w:r w:rsidR="008911CD">
        <w:rPr>
          <w:rFonts w:ascii="Arial" w:hAnsi="Arial" w:cs="Arial"/>
          <w:lang w:val="en-US"/>
        </w:rPr>
        <w:t>h</w:t>
      </w:r>
      <w:r w:rsidR="00386252">
        <w:rPr>
          <w:rFonts w:ascii="Arial" w:hAnsi="Arial" w:cs="Arial"/>
          <w:lang w:val="en-US"/>
        </w:rPr>
        <w:t xml:space="preserve">. </w:t>
      </w:r>
      <w:r w:rsidR="00EA385B">
        <w:rPr>
          <w:rFonts w:ascii="Arial" w:hAnsi="Arial" w:cs="Arial"/>
          <w:lang w:val="en-US"/>
        </w:rPr>
        <w:t>M</w:t>
      </w:r>
      <w:r w:rsidR="008911CD" w:rsidRPr="007F05C5">
        <w:rPr>
          <w:rFonts w:ascii="Arial" w:hAnsi="Arial" w:cs="Arial"/>
          <w:lang w:val="en-US"/>
        </w:rPr>
        <w:t xml:space="preserve">ale: </w:t>
      </w:r>
      <w:r w:rsidR="008911CD">
        <w:rPr>
          <w:rFonts w:ascii="Arial" w:hAnsi="Arial" w:cs="Arial"/>
          <w:lang w:val="en-US"/>
        </w:rPr>
        <w:t>coefficient</w:t>
      </w:r>
      <w:r w:rsidR="008911CD" w:rsidRPr="007F05C5">
        <w:rPr>
          <w:rFonts w:ascii="Arial" w:hAnsi="Arial" w:cs="Arial"/>
          <w:lang w:val="en-US"/>
        </w:rPr>
        <w:t xml:space="preserve"> = </w:t>
      </w:r>
      <w:r w:rsidR="008911CD">
        <w:rPr>
          <w:rFonts w:ascii="Arial" w:hAnsi="Arial" w:cs="Arial"/>
          <w:lang w:val="en-US"/>
        </w:rPr>
        <w:t xml:space="preserve">-7.83 (-14.67 </w:t>
      </w:r>
      <w:r w:rsidR="008911CD" w:rsidRPr="007F05C5">
        <w:rPr>
          <w:rFonts w:ascii="Arial" w:hAnsi="Arial" w:cs="Arial"/>
          <w:lang w:val="en-US"/>
        </w:rPr>
        <w:t>–</w:t>
      </w:r>
      <w:r w:rsidR="008911CD">
        <w:rPr>
          <w:rFonts w:ascii="Arial" w:hAnsi="Arial" w:cs="Arial"/>
          <w:lang w:val="en-US"/>
        </w:rPr>
        <w:t xml:space="preserve"> -1.20); </w:t>
      </w:r>
      <w:r w:rsidR="008911CD" w:rsidRPr="007F05C5">
        <w:rPr>
          <w:rFonts w:ascii="Arial" w:hAnsi="Arial" w:cs="Arial"/>
          <w:lang w:val="en-US"/>
        </w:rPr>
        <w:t xml:space="preserve">female: </w:t>
      </w:r>
      <w:r w:rsidR="008911CD">
        <w:rPr>
          <w:rFonts w:ascii="Arial" w:hAnsi="Arial" w:cs="Arial"/>
          <w:lang w:val="en-US"/>
        </w:rPr>
        <w:t>coefficient</w:t>
      </w:r>
      <w:r w:rsidR="008911CD" w:rsidRPr="007F05C5">
        <w:rPr>
          <w:rFonts w:ascii="Arial" w:hAnsi="Arial" w:cs="Arial"/>
          <w:lang w:val="en-US"/>
        </w:rPr>
        <w:t xml:space="preserve"> = </w:t>
      </w:r>
      <w:r w:rsidR="008911CD">
        <w:rPr>
          <w:rFonts w:ascii="Arial" w:hAnsi="Arial" w:cs="Arial"/>
          <w:lang w:val="en-US"/>
        </w:rPr>
        <w:t xml:space="preserve">-3.12 (-10.43 </w:t>
      </w:r>
      <w:r w:rsidR="008911CD" w:rsidRPr="007F05C5">
        <w:rPr>
          <w:rFonts w:ascii="Arial" w:hAnsi="Arial" w:cs="Arial"/>
          <w:lang w:val="en-US"/>
        </w:rPr>
        <w:t>–</w:t>
      </w:r>
      <w:r w:rsidR="008911CD">
        <w:rPr>
          <w:rFonts w:ascii="Arial" w:hAnsi="Arial" w:cs="Arial"/>
          <w:lang w:val="en-US"/>
        </w:rPr>
        <w:t xml:space="preserve"> 3.77)</w:t>
      </w:r>
      <w:r w:rsidR="00A14342" w:rsidRPr="007F05C5">
        <w:rPr>
          <w:rFonts w:ascii="Arial" w:hAnsi="Arial" w:cs="Arial"/>
          <w:lang w:val="en-US"/>
        </w:rPr>
        <w:t>)</w:t>
      </w:r>
      <w:r w:rsidR="008911CD">
        <w:rPr>
          <w:rFonts w:ascii="Arial" w:hAnsi="Arial" w:cs="Arial"/>
          <w:lang w:val="en-US"/>
        </w:rPr>
        <w:t>, indicating these species lose their mobility faster in high temperature.</w:t>
      </w:r>
    </w:p>
    <w:p w14:paraId="0FFAE947" w14:textId="60E96141" w:rsidR="006B7A92" w:rsidRDefault="00EA385B" w:rsidP="007C1BC4">
      <w:pPr>
        <w:ind w:firstLine="720"/>
        <w:rPr>
          <w:rFonts w:ascii="Arial" w:hAnsi="Arial" w:cs="Arial"/>
          <w:lang w:val="en-US"/>
        </w:rPr>
      </w:pPr>
      <w:r>
        <w:rPr>
          <w:rFonts w:ascii="Arial" w:hAnsi="Arial" w:cs="Arial"/>
          <w:lang w:val="en-US"/>
        </w:rPr>
        <w:lastRenderedPageBreak/>
        <w:t>W</w:t>
      </w:r>
      <w:r w:rsidR="007F2000">
        <w:rPr>
          <w:rFonts w:ascii="Arial" w:hAnsi="Arial" w:cs="Arial"/>
          <w:lang w:val="en-US"/>
        </w:rPr>
        <w:t>hen raised i</w:t>
      </w:r>
      <w:r w:rsidR="006B7A92">
        <w:rPr>
          <w:rFonts w:ascii="Arial" w:hAnsi="Arial" w:cs="Arial"/>
          <w:lang w:val="en-US"/>
        </w:rPr>
        <w:t xml:space="preserve">n </w:t>
      </w:r>
      <w:r w:rsidR="007974D2">
        <w:rPr>
          <w:rFonts w:ascii="Arial" w:hAnsi="Arial" w:cs="Arial"/>
          <w:lang w:val="en-US"/>
        </w:rPr>
        <w:t xml:space="preserve">the </w:t>
      </w:r>
      <w:r w:rsidR="007F2000">
        <w:rPr>
          <w:rFonts w:ascii="Arial" w:hAnsi="Arial" w:cs="Arial"/>
          <w:lang w:val="en-US"/>
        </w:rPr>
        <w:t>laboratory environment</w:t>
      </w:r>
      <w:r>
        <w:rPr>
          <w:rFonts w:ascii="Arial" w:hAnsi="Arial" w:cs="Arial"/>
          <w:lang w:val="en-US"/>
        </w:rPr>
        <w:t xml:space="preserve"> mimicking the </w:t>
      </w:r>
      <w:ins w:id="110" w:author="Chris Terry" w:date="2021-11-22T13:47:00Z">
        <w:r w:rsidR="00E87046">
          <w:rPr>
            <w:rFonts w:ascii="Arial" w:hAnsi="Arial" w:cs="Arial"/>
            <w:lang w:val="en-US"/>
          </w:rPr>
          <w:t xml:space="preserve">warmer, </w:t>
        </w:r>
      </w:ins>
      <w:r>
        <w:rPr>
          <w:rFonts w:ascii="Arial" w:hAnsi="Arial" w:cs="Arial"/>
          <w:lang w:val="en-US"/>
        </w:rPr>
        <w:t>lowland sites</w:t>
      </w:r>
      <w:r w:rsidR="006B7A92">
        <w:rPr>
          <w:rFonts w:ascii="Arial" w:hAnsi="Arial" w:cs="Arial"/>
          <w:lang w:val="en-US"/>
        </w:rPr>
        <w:t xml:space="preserve">, the reproductive success of </w:t>
      </w:r>
      <w:r w:rsidR="007F2000">
        <w:rPr>
          <w:rFonts w:ascii="Arial" w:hAnsi="Arial" w:cs="Arial"/>
          <w:lang w:val="en-US"/>
        </w:rPr>
        <w:t xml:space="preserve">the two </w:t>
      </w:r>
      <w:r w:rsidR="006B7A92">
        <w:rPr>
          <w:rFonts w:ascii="Arial" w:hAnsi="Arial" w:cs="Arial"/>
          <w:lang w:val="en-US"/>
        </w:rPr>
        <w:t xml:space="preserve">lowland-biased species </w:t>
      </w:r>
      <w:r w:rsidR="007F2000">
        <w:rPr>
          <w:rFonts w:ascii="Arial" w:hAnsi="Arial" w:cs="Arial"/>
          <w:lang w:val="en-US"/>
        </w:rPr>
        <w:t>w</w:t>
      </w:r>
      <w:r w:rsidR="00891023">
        <w:rPr>
          <w:rFonts w:ascii="Arial" w:hAnsi="Arial" w:cs="Arial"/>
          <w:lang w:val="en-US"/>
        </w:rPr>
        <w:t>as</w:t>
      </w:r>
      <w:r w:rsidR="007F2000">
        <w:rPr>
          <w:rFonts w:ascii="Arial" w:hAnsi="Arial" w:cs="Arial"/>
          <w:lang w:val="en-US"/>
        </w:rPr>
        <w:t xml:space="preserve"> </w:t>
      </w:r>
      <w:r w:rsidR="006B7A92">
        <w:rPr>
          <w:rFonts w:ascii="Arial" w:hAnsi="Arial" w:cs="Arial"/>
          <w:lang w:val="en-US"/>
        </w:rPr>
        <w:t xml:space="preserve">the highest, followed by the widespread species, </w:t>
      </w:r>
      <w:r w:rsidR="006B7A92" w:rsidRPr="00FF7A67">
        <w:rPr>
          <w:rFonts w:ascii="Arial" w:hAnsi="Arial" w:cs="Arial"/>
          <w:i/>
          <w:iCs/>
          <w:lang w:val="en-US"/>
        </w:rPr>
        <w:t xml:space="preserve">D. </w:t>
      </w:r>
      <w:proofErr w:type="spellStart"/>
      <w:r w:rsidR="006B7A92" w:rsidRPr="00FF7A67">
        <w:rPr>
          <w:rFonts w:ascii="Arial" w:hAnsi="Arial" w:cs="Arial"/>
          <w:i/>
          <w:iCs/>
          <w:lang w:val="en-US"/>
        </w:rPr>
        <w:t>sulfurigaster</w:t>
      </w:r>
      <w:proofErr w:type="spellEnd"/>
      <w:r w:rsidR="006B7A92">
        <w:rPr>
          <w:rFonts w:ascii="Arial" w:hAnsi="Arial" w:cs="Arial"/>
          <w:lang w:val="en-US"/>
        </w:rPr>
        <w:t xml:space="preserve">. The </w:t>
      </w:r>
      <w:r w:rsidR="007F2000">
        <w:rPr>
          <w:rFonts w:ascii="Arial" w:hAnsi="Arial" w:cs="Arial"/>
          <w:lang w:val="en-US"/>
        </w:rPr>
        <w:t xml:space="preserve">two </w:t>
      </w:r>
      <w:r w:rsidR="006B7A92">
        <w:rPr>
          <w:rFonts w:ascii="Arial" w:hAnsi="Arial" w:cs="Arial"/>
          <w:lang w:val="en-US"/>
        </w:rPr>
        <w:t xml:space="preserve">upland species could barely reproduce regardless of the presence of competitors (Figure </w:t>
      </w:r>
      <w:r w:rsidR="00E432E6">
        <w:rPr>
          <w:rFonts w:ascii="Arial" w:hAnsi="Arial" w:cs="Arial"/>
          <w:lang w:val="en-US"/>
        </w:rPr>
        <w:t>4</w:t>
      </w:r>
      <w:r w:rsidR="006B7A92">
        <w:rPr>
          <w:rFonts w:ascii="Arial" w:hAnsi="Arial" w:cs="Arial"/>
          <w:lang w:val="en-US"/>
        </w:rPr>
        <w:t xml:space="preserve">a). </w:t>
      </w:r>
      <w:r w:rsidR="00841508">
        <w:rPr>
          <w:rFonts w:ascii="Arial" w:hAnsi="Arial" w:cs="Arial"/>
          <w:lang w:val="en-US"/>
        </w:rPr>
        <w:t>When r</w:t>
      </w:r>
      <w:r w:rsidR="007F2000">
        <w:rPr>
          <w:rFonts w:ascii="Arial" w:hAnsi="Arial" w:cs="Arial"/>
          <w:lang w:val="en-US"/>
        </w:rPr>
        <w:t xml:space="preserve">aised in the </w:t>
      </w:r>
      <w:ins w:id="111" w:author="Chris Terry" w:date="2021-11-22T13:48:00Z">
        <w:r w:rsidR="00E87046">
          <w:rPr>
            <w:rFonts w:ascii="Arial" w:hAnsi="Arial" w:cs="Arial"/>
            <w:lang w:val="en-US"/>
          </w:rPr>
          <w:t xml:space="preserve">cooler, </w:t>
        </w:r>
      </w:ins>
      <w:r w:rsidR="006B7A92">
        <w:rPr>
          <w:rFonts w:ascii="Arial" w:hAnsi="Arial" w:cs="Arial"/>
          <w:lang w:val="en-US"/>
        </w:rPr>
        <w:t>upland environment, all species c</w:t>
      </w:r>
      <w:r w:rsidR="007F2000">
        <w:rPr>
          <w:rFonts w:ascii="Arial" w:hAnsi="Arial" w:cs="Arial"/>
          <w:lang w:val="en-US"/>
        </w:rPr>
        <w:t>ould</w:t>
      </w:r>
      <w:r w:rsidR="006B7A92">
        <w:rPr>
          <w:rFonts w:ascii="Arial" w:hAnsi="Arial" w:cs="Arial"/>
          <w:lang w:val="en-US"/>
        </w:rPr>
        <w:t xml:space="preserve"> reproduce and sustain their populations. Lowland species were strongly </w:t>
      </w:r>
      <w:r w:rsidR="007974D2">
        <w:rPr>
          <w:rFonts w:ascii="Arial" w:hAnsi="Arial" w:cs="Arial"/>
          <w:lang w:val="en-US"/>
        </w:rPr>
        <w:t>affected</w:t>
      </w:r>
      <w:r w:rsidR="006B7A92">
        <w:rPr>
          <w:rFonts w:ascii="Arial" w:hAnsi="Arial" w:cs="Arial"/>
          <w:lang w:val="en-US"/>
        </w:rPr>
        <w:t xml:space="preserve"> by the density of </w:t>
      </w:r>
      <w:r w:rsidR="006B7A92" w:rsidRPr="00FF7A67">
        <w:rPr>
          <w:rFonts w:ascii="Arial" w:hAnsi="Arial" w:cs="Arial"/>
          <w:i/>
          <w:iCs/>
          <w:lang w:val="en-US"/>
        </w:rPr>
        <w:t xml:space="preserve">D. </w:t>
      </w:r>
      <w:proofErr w:type="spellStart"/>
      <w:r w:rsidR="00EA5252">
        <w:rPr>
          <w:rFonts w:ascii="Arial" w:hAnsi="Arial" w:cs="Arial"/>
          <w:i/>
          <w:iCs/>
          <w:lang w:val="en-US"/>
        </w:rPr>
        <w:t>pallidifrons</w:t>
      </w:r>
      <w:proofErr w:type="spellEnd"/>
      <w:r w:rsidR="006B7A92">
        <w:rPr>
          <w:rFonts w:ascii="Arial" w:hAnsi="Arial" w:cs="Arial"/>
          <w:lang w:val="en-US"/>
        </w:rPr>
        <w:t xml:space="preserve">, an upland species. While upland species </w:t>
      </w:r>
      <w:r w:rsidR="007625A8">
        <w:rPr>
          <w:rFonts w:ascii="Arial" w:hAnsi="Arial" w:cs="Arial"/>
          <w:lang w:val="en-US"/>
        </w:rPr>
        <w:t>were</w:t>
      </w:r>
      <w:r w:rsidR="006B7A92">
        <w:rPr>
          <w:rFonts w:ascii="Arial" w:hAnsi="Arial" w:cs="Arial"/>
          <w:lang w:val="en-US"/>
        </w:rPr>
        <w:t xml:space="preserve"> significantly less affected by </w:t>
      </w:r>
      <w:r w:rsidR="005F4C4E">
        <w:rPr>
          <w:rFonts w:ascii="Arial" w:hAnsi="Arial" w:cs="Arial"/>
          <w:lang w:val="en-US"/>
        </w:rPr>
        <w:t>low</w:t>
      </w:r>
      <w:r w:rsidR="006B7A92">
        <w:rPr>
          <w:rFonts w:ascii="Arial" w:hAnsi="Arial" w:cs="Arial"/>
          <w:lang w:val="en-US"/>
        </w:rPr>
        <w:t>land species, shown by lower interspecific competition coefficients</w:t>
      </w:r>
      <w:r w:rsidR="00E12A4C">
        <w:rPr>
          <w:rFonts w:ascii="Arial" w:hAnsi="Arial" w:cs="Arial"/>
          <w:lang w:val="en-US"/>
        </w:rPr>
        <w:t xml:space="preserve">, </w:t>
      </w:r>
      <w:r w:rsidR="00E12A4C">
        <w:rPr>
          <w:rFonts w:ascii="Arial" w:hAnsi="Arial" w:cs="Arial"/>
          <w:lang w:val="en-US"/>
        </w:rPr>
        <w:sym w:font="Symbol" w:char="F062"/>
      </w:r>
      <w:r w:rsidR="006B7A92">
        <w:rPr>
          <w:rFonts w:ascii="Arial" w:hAnsi="Arial" w:cs="Arial"/>
          <w:lang w:val="en-US"/>
        </w:rPr>
        <w:t xml:space="preserve"> (</w:t>
      </w:r>
      <w:r w:rsidR="005F4C4E">
        <w:rPr>
          <w:rFonts w:ascii="Arial" w:hAnsi="Arial" w:cs="Arial"/>
          <w:lang w:val="en-US"/>
        </w:rPr>
        <w:t>F</w:t>
      </w:r>
      <w:r w:rsidR="006B7A92">
        <w:rPr>
          <w:rFonts w:ascii="Arial" w:hAnsi="Arial" w:cs="Arial"/>
          <w:lang w:val="en-US"/>
        </w:rPr>
        <w:t xml:space="preserve">igure </w:t>
      </w:r>
      <w:r w:rsidR="00E432E6">
        <w:rPr>
          <w:rFonts w:ascii="Arial" w:hAnsi="Arial" w:cs="Arial"/>
          <w:lang w:val="en-US"/>
        </w:rPr>
        <w:t>4</w:t>
      </w:r>
      <w:r w:rsidR="006B7A92">
        <w:rPr>
          <w:rFonts w:ascii="Arial" w:hAnsi="Arial" w:cs="Arial"/>
          <w:lang w:val="en-US"/>
        </w:rPr>
        <w:t>a</w:t>
      </w:r>
      <w:r w:rsidR="007625A8">
        <w:rPr>
          <w:rFonts w:ascii="Arial" w:hAnsi="Arial" w:cs="Arial"/>
          <w:lang w:val="en-US"/>
        </w:rPr>
        <w:t xml:space="preserve">, </w:t>
      </w:r>
      <w:r w:rsidR="005F4C4E">
        <w:rPr>
          <w:rFonts w:ascii="Arial" w:hAnsi="Arial" w:cs="Arial"/>
          <w:lang w:val="en-US"/>
        </w:rPr>
        <w:t>T</w:t>
      </w:r>
      <w:r w:rsidR="007625A8">
        <w:rPr>
          <w:rFonts w:ascii="Arial" w:hAnsi="Arial" w:cs="Arial"/>
          <w:lang w:val="en-US"/>
        </w:rPr>
        <w:t>able 2</w:t>
      </w:r>
      <w:r w:rsidR="006B7A92">
        <w:rPr>
          <w:rFonts w:ascii="Arial" w:hAnsi="Arial" w:cs="Arial"/>
          <w:lang w:val="en-US"/>
        </w:rPr>
        <w:t>).</w:t>
      </w:r>
      <w:r w:rsidR="007625A8">
        <w:rPr>
          <w:rFonts w:ascii="Arial" w:hAnsi="Arial" w:cs="Arial"/>
          <w:lang w:val="en-US"/>
        </w:rPr>
        <w:t xml:space="preserve"> </w:t>
      </w:r>
      <w:r w:rsidR="007974D2">
        <w:rPr>
          <w:rFonts w:ascii="Arial" w:hAnsi="Arial" w:cs="Arial"/>
          <w:lang w:val="en-US"/>
        </w:rPr>
        <w:t>Competition</w:t>
      </w:r>
      <w:r w:rsidR="007625A8">
        <w:rPr>
          <w:rFonts w:ascii="Arial" w:hAnsi="Arial" w:cs="Arial"/>
          <w:lang w:val="en-US"/>
        </w:rPr>
        <w:t xml:space="preserve"> </w:t>
      </w:r>
      <w:r w:rsidR="00D22E43">
        <w:rPr>
          <w:rFonts w:ascii="Arial" w:hAnsi="Arial" w:cs="Arial"/>
          <w:lang w:val="en-US"/>
        </w:rPr>
        <w:t xml:space="preserve">under </w:t>
      </w:r>
      <w:r w:rsidR="007974D2">
        <w:rPr>
          <w:rFonts w:ascii="Arial" w:hAnsi="Arial" w:cs="Arial"/>
          <w:lang w:val="en-US"/>
        </w:rPr>
        <w:t>upland</w:t>
      </w:r>
      <w:r w:rsidR="007625A8">
        <w:rPr>
          <w:rFonts w:ascii="Arial" w:hAnsi="Arial" w:cs="Arial"/>
          <w:lang w:val="en-US"/>
        </w:rPr>
        <w:t xml:space="preserve"> </w:t>
      </w:r>
      <w:r w:rsidR="00D22E43">
        <w:rPr>
          <w:rFonts w:ascii="Arial" w:hAnsi="Arial" w:cs="Arial"/>
          <w:lang w:val="en-US"/>
        </w:rPr>
        <w:t xml:space="preserve">conditions </w:t>
      </w:r>
      <w:r w:rsidR="007625A8">
        <w:rPr>
          <w:rFonts w:ascii="Arial" w:hAnsi="Arial" w:cs="Arial"/>
          <w:lang w:val="en-US"/>
        </w:rPr>
        <w:t>was predicted to drive lowland species to exclusion (Table 2, SI 3abf).</w:t>
      </w:r>
      <w:r w:rsidR="00A76C14">
        <w:rPr>
          <w:rFonts w:ascii="Arial" w:hAnsi="Arial" w:cs="Arial"/>
          <w:lang w:val="en-US"/>
        </w:rPr>
        <w:t xml:space="preserve"> In the empirical test of the long-term competition between two representative upland and lowland species,</w:t>
      </w:r>
      <w:r w:rsidR="007625A8">
        <w:rPr>
          <w:rFonts w:ascii="Arial" w:hAnsi="Arial" w:cs="Arial"/>
          <w:lang w:val="en-US"/>
        </w:rPr>
        <w:t xml:space="preserve"> </w:t>
      </w:r>
      <w:r w:rsidR="00FF7A67">
        <w:rPr>
          <w:rFonts w:ascii="Arial" w:hAnsi="Arial" w:cs="Arial"/>
          <w:lang w:val="en-US"/>
        </w:rPr>
        <w:t xml:space="preserve">high temperature drove </w:t>
      </w:r>
      <w:r w:rsidR="00FF7A67" w:rsidRPr="00FF7A67">
        <w:rPr>
          <w:rFonts w:ascii="Arial" w:hAnsi="Arial" w:cs="Arial"/>
          <w:i/>
          <w:iCs/>
          <w:lang w:val="en-US"/>
        </w:rPr>
        <w:t xml:space="preserve">D. </w:t>
      </w:r>
      <w:proofErr w:type="spellStart"/>
      <w:r w:rsidR="00EA5252">
        <w:rPr>
          <w:rFonts w:ascii="Arial" w:hAnsi="Arial" w:cs="Arial"/>
          <w:i/>
          <w:iCs/>
          <w:lang w:val="en-US"/>
        </w:rPr>
        <w:t>pallidifrons</w:t>
      </w:r>
      <w:proofErr w:type="spellEnd"/>
      <w:r w:rsidR="00FF7A67">
        <w:rPr>
          <w:rFonts w:ascii="Arial" w:hAnsi="Arial" w:cs="Arial"/>
          <w:lang w:val="en-US"/>
        </w:rPr>
        <w:t xml:space="preserve"> to extinction regardless of the </w:t>
      </w:r>
      <w:r w:rsidR="00F9470A">
        <w:rPr>
          <w:rFonts w:ascii="Arial" w:hAnsi="Arial" w:cs="Arial"/>
          <w:lang w:val="en-US"/>
        </w:rPr>
        <w:t xml:space="preserve">starting </w:t>
      </w:r>
      <w:r w:rsidR="00803F56">
        <w:rPr>
          <w:rFonts w:ascii="Arial" w:hAnsi="Arial" w:cs="Arial"/>
          <w:lang w:val="en-US"/>
        </w:rPr>
        <w:t xml:space="preserve">species </w:t>
      </w:r>
      <w:r w:rsidR="00F9470A">
        <w:rPr>
          <w:rFonts w:ascii="Arial" w:hAnsi="Arial" w:cs="Arial"/>
          <w:lang w:val="en-US"/>
        </w:rPr>
        <w:t>composition</w:t>
      </w:r>
      <w:r w:rsidR="00A76C14">
        <w:rPr>
          <w:rFonts w:ascii="Arial" w:hAnsi="Arial" w:cs="Arial"/>
          <w:lang w:val="en-US"/>
        </w:rPr>
        <w:t xml:space="preserve"> (monoculture versus mixed species culture)</w:t>
      </w:r>
      <w:r w:rsidR="00FF7A67">
        <w:rPr>
          <w:rFonts w:ascii="Arial" w:hAnsi="Arial" w:cs="Arial"/>
          <w:lang w:val="en-US"/>
        </w:rPr>
        <w:t xml:space="preserve">. In contrast, </w:t>
      </w:r>
      <w:r w:rsidR="007974D2">
        <w:rPr>
          <w:rFonts w:ascii="Arial" w:hAnsi="Arial" w:cs="Arial"/>
          <w:lang w:val="en-US"/>
        </w:rPr>
        <w:t>the monoculture</w:t>
      </w:r>
      <w:r w:rsidR="00FF7A67">
        <w:rPr>
          <w:rFonts w:ascii="Arial" w:hAnsi="Arial" w:cs="Arial"/>
          <w:lang w:val="en-US"/>
        </w:rPr>
        <w:t xml:space="preserve"> of </w:t>
      </w:r>
      <w:r w:rsidR="00FF7A67" w:rsidRPr="00FF7A67">
        <w:rPr>
          <w:rFonts w:ascii="Arial" w:hAnsi="Arial" w:cs="Arial"/>
          <w:i/>
          <w:iCs/>
          <w:lang w:val="en-US"/>
        </w:rPr>
        <w:t>D. pandora</w:t>
      </w:r>
      <w:r w:rsidR="00FF7A67">
        <w:rPr>
          <w:rFonts w:ascii="Arial" w:hAnsi="Arial" w:cs="Arial"/>
          <w:lang w:val="en-US"/>
        </w:rPr>
        <w:t xml:space="preserve"> </w:t>
      </w:r>
      <w:r w:rsidR="00D22E43">
        <w:rPr>
          <w:rFonts w:ascii="Arial" w:hAnsi="Arial" w:cs="Arial"/>
          <w:lang w:val="en-US"/>
        </w:rPr>
        <w:t xml:space="preserve">remained </w:t>
      </w:r>
      <w:r w:rsidR="007F2000">
        <w:rPr>
          <w:rFonts w:ascii="Arial" w:hAnsi="Arial" w:cs="Arial"/>
          <w:lang w:val="en-US"/>
        </w:rPr>
        <w:t>abundant</w:t>
      </w:r>
      <w:r w:rsidR="00FF7A67">
        <w:rPr>
          <w:rFonts w:ascii="Arial" w:hAnsi="Arial" w:cs="Arial"/>
          <w:lang w:val="en-US"/>
        </w:rPr>
        <w:t xml:space="preserve"> in both temperature</w:t>
      </w:r>
      <w:r w:rsidR="007974D2">
        <w:rPr>
          <w:rFonts w:ascii="Arial" w:hAnsi="Arial" w:cs="Arial"/>
          <w:lang w:val="en-US"/>
        </w:rPr>
        <w:t>s</w:t>
      </w:r>
      <w:r w:rsidR="00FF7A67">
        <w:rPr>
          <w:rFonts w:ascii="Arial" w:hAnsi="Arial" w:cs="Arial"/>
          <w:lang w:val="en-US"/>
        </w:rPr>
        <w:t xml:space="preserve"> when raised alone. </w:t>
      </w:r>
      <w:r w:rsidR="007F2000">
        <w:rPr>
          <w:rFonts w:ascii="Arial" w:hAnsi="Arial" w:cs="Arial"/>
          <w:lang w:val="en-US"/>
        </w:rPr>
        <w:t xml:space="preserve">However, </w:t>
      </w:r>
      <w:r w:rsidR="004161ED">
        <w:rPr>
          <w:rFonts w:ascii="Arial" w:hAnsi="Arial" w:cs="Arial"/>
          <w:lang w:val="en-US"/>
        </w:rPr>
        <w:t xml:space="preserve">their </w:t>
      </w:r>
      <w:r w:rsidR="00FF7A67">
        <w:rPr>
          <w:rFonts w:ascii="Arial" w:hAnsi="Arial" w:cs="Arial"/>
          <w:lang w:val="en-US"/>
        </w:rPr>
        <w:t>population</w:t>
      </w:r>
      <w:r w:rsidR="004161ED">
        <w:rPr>
          <w:rFonts w:ascii="Arial" w:hAnsi="Arial" w:cs="Arial"/>
          <w:lang w:val="en-US"/>
        </w:rPr>
        <w:t>s</w:t>
      </w:r>
      <w:r w:rsidR="00FF7A67">
        <w:rPr>
          <w:rFonts w:ascii="Arial" w:hAnsi="Arial" w:cs="Arial"/>
          <w:lang w:val="en-US"/>
        </w:rPr>
        <w:t xml:space="preserve"> w</w:t>
      </w:r>
      <w:r w:rsidR="004161ED">
        <w:rPr>
          <w:rFonts w:ascii="Arial" w:hAnsi="Arial" w:cs="Arial"/>
          <w:lang w:val="en-US"/>
        </w:rPr>
        <w:t>ere</w:t>
      </w:r>
      <w:r w:rsidR="00FF7A67">
        <w:rPr>
          <w:rFonts w:ascii="Arial" w:hAnsi="Arial" w:cs="Arial"/>
          <w:lang w:val="en-US"/>
        </w:rPr>
        <w:t xml:space="preserve"> significantly reduced </w:t>
      </w:r>
      <w:r w:rsidR="00D22E43">
        <w:rPr>
          <w:rFonts w:ascii="Arial" w:hAnsi="Arial" w:cs="Arial"/>
          <w:lang w:val="en-US"/>
        </w:rPr>
        <w:t xml:space="preserve">at </w:t>
      </w:r>
      <w:r w:rsidR="00841508">
        <w:rPr>
          <w:rFonts w:ascii="Arial" w:hAnsi="Arial" w:cs="Arial"/>
          <w:lang w:val="en-US"/>
        </w:rPr>
        <w:t xml:space="preserve">the </w:t>
      </w:r>
      <w:r w:rsidR="00FF7A67">
        <w:rPr>
          <w:rFonts w:ascii="Arial" w:hAnsi="Arial" w:cs="Arial"/>
          <w:lang w:val="en-US"/>
        </w:rPr>
        <w:t xml:space="preserve">low temperature only when in the presence of </w:t>
      </w:r>
      <w:r w:rsidR="00C8402E" w:rsidRPr="00FF7A67">
        <w:rPr>
          <w:rFonts w:ascii="Arial" w:hAnsi="Arial" w:cs="Arial"/>
          <w:i/>
          <w:iCs/>
          <w:lang w:val="en-US"/>
        </w:rPr>
        <w:t xml:space="preserve">D. </w:t>
      </w:r>
      <w:proofErr w:type="spellStart"/>
      <w:r w:rsidR="00EA5252">
        <w:rPr>
          <w:rFonts w:ascii="Arial" w:hAnsi="Arial" w:cs="Arial"/>
          <w:i/>
          <w:iCs/>
          <w:lang w:val="en-US"/>
        </w:rPr>
        <w:t>pallidifrons</w:t>
      </w:r>
      <w:proofErr w:type="spellEnd"/>
      <w:r w:rsidR="00C8402E">
        <w:rPr>
          <w:rFonts w:ascii="Arial" w:hAnsi="Arial" w:cs="Arial"/>
          <w:lang w:val="en-US"/>
        </w:rPr>
        <w:t xml:space="preserve"> </w:t>
      </w:r>
      <w:r w:rsidR="00803F56">
        <w:rPr>
          <w:rFonts w:ascii="Arial" w:hAnsi="Arial" w:cs="Arial"/>
          <w:lang w:val="en-US"/>
        </w:rPr>
        <w:t xml:space="preserve">(Figure </w:t>
      </w:r>
      <w:r w:rsidR="00E432E6">
        <w:rPr>
          <w:rFonts w:ascii="Arial" w:hAnsi="Arial" w:cs="Arial"/>
          <w:lang w:val="en-US"/>
        </w:rPr>
        <w:t>5</w:t>
      </w:r>
      <w:r w:rsidR="00803F56">
        <w:rPr>
          <w:rFonts w:ascii="Arial" w:hAnsi="Arial" w:cs="Arial"/>
          <w:lang w:val="en-US"/>
        </w:rPr>
        <w:t>)</w:t>
      </w:r>
      <w:r w:rsidR="00FF7A67">
        <w:rPr>
          <w:rFonts w:ascii="Arial" w:hAnsi="Arial" w:cs="Arial"/>
          <w:lang w:val="en-US"/>
        </w:rPr>
        <w:t>.</w:t>
      </w:r>
    </w:p>
    <w:p w14:paraId="1F7B90A4" w14:textId="77777777" w:rsidR="00036A2A" w:rsidRPr="006132F4" w:rsidRDefault="00036A2A" w:rsidP="007C1BC4">
      <w:pPr>
        <w:rPr>
          <w:rFonts w:ascii="Arial" w:hAnsi="Arial" w:cs="Arial"/>
          <w:lang w:val="en-US"/>
        </w:rPr>
      </w:pPr>
    </w:p>
    <w:p w14:paraId="3CFACF74" w14:textId="77777777" w:rsidR="00930FF3" w:rsidRPr="007F05C5" w:rsidRDefault="00930FF3" w:rsidP="007C1BC4">
      <w:pPr>
        <w:rPr>
          <w:rFonts w:ascii="Arial" w:hAnsi="Arial" w:cs="Arial"/>
          <w:lang w:val="en-US"/>
        </w:rPr>
      </w:pPr>
    </w:p>
    <w:p w14:paraId="62FB0282" w14:textId="3A33ECB9" w:rsidR="00930FF3" w:rsidRPr="007F05C5" w:rsidRDefault="00930FF3" w:rsidP="007C1BC4">
      <w:pPr>
        <w:rPr>
          <w:rFonts w:ascii="Arial" w:hAnsi="Arial" w:cs="Arial"/>
          <w:lang w:val="en-US"/>
        </w:rPr>
      </w:pPr>
      <w:r w:rsidRPr="007F05C5">
        <w:rPr>
          <w:rFonts w:ascii="Arial" w:hAnsi="Arial" w:cs="Arial"/>
          <w:b/>
          <w:bCs/>
          <w:lang w:val="en-US"/>
        </w:rPr>
        <w:t>Discussion</w:t>
      </w:r>
    </w:p>
    <w:p w14:paraId="3C794036" w14:textId="1C48EE4E" w:rsidR="00B30C51" w:rsidRDefault="00D82A0C" w:rsidP="007C1BC4">
      <w:pPr>
        <w:ind w:firstLine="720"/>
        <w:rPr>
          <w:rFonts w:ascii="Arial" w:hAnsi="Arial" w:cs="Arial"/>
          <w:lang w:val="en-US"/>
        </w:rPr>
      </w:pPr>
      <w:commentRangeStart w:id="112"/>
      <w:r>
        <w:rPr>
          <w:rFonts w:ascii="Arial" w:hAnsi="Arial" w:cs="Arial"/>
          <w:lang w:val="en-US"/>
        </w:rPr>
        <w:t>Our results run counter to the</w:t>
      </w:r>
      <w:r w:rsidR="000625C0">
        <w:rPr>
          <w:rFonts w:ascii="Arial" w:hAnsi="Arial" w:cs="Arial"/>
          <w:lang w:val="en-US"/>
        </w:rPr>
        <w:t xml:space="preserve"> common assum</w:t>
      </w:r>
      <w:r>
        <w:rPr>
          <w:rFonts w:ascii="Arial" w:hAnsi="Arial" w:cs="Arial"/>
          <w:lang w:val="en-US"/>
        </w:rPr>
        <w:t>ption</w:t>
      </w:r>
      <w:r w:rsidR="000625C0">
        <w:rPr>
          <w:rFonts w:ascii="Arial" w:hAnsi="Arial" w:cs="Arial"/>
          <w:lang w:val="en-US"/>
        </w:rPr>
        <w:t xml:space="preserve"> </w:t>
      </w:r>
      <w:r w:rsidR="00B30C51" w:rsidRPr="002A0FC2">
        <w:rPr>
          <w:rFonts w:ascii="Arial" w:hAnsi="Arial" w:cs="Arial"/>
          <w:lang w:val="en-US"/>
        </w:rPr>
        <w:t>that cold boundaries</w:t>
      </w:r>
      <w:r w:rsidR="003D6BD4">
        <w:rPr>
          <w:rFonts w:ascii="Arial" w:hAnsi="Arial" w:cs="Arial"/>
          <w:lang w:val="en-US"/>
        </w:rPr>
        <w:t xml:space="preserve"> to species’ ranges</w:t>
      </w:r>
      <w:r w:rsidR="00B30C51" w:rsidRPr="002A0FC2">
        <w:rPr>
          <w:rFonts w:ascii="Arial" w:hAnsi="Arial" w:cs="Arial"/>
          <w:lang w:val="en-US"/>
        </w:rPr>
        <w:t xml:space="preserve"> </w:t>
      </w:r>
      <w:r w:rsidR="003D6BD4">
        <w:rPr>
          <w:rFonts w:ascii="Arial" w:hAnsi="Arial" w:cs="Arial"/>
          <w:lang w:val="en-US"/>
        </w:rPr>
        <w:t>are constrained abiotically and reflect</w:t>
      </w:r>
      <w:r w:rsidR="003D6BD4" w:rsidRPr="002A0FC2">
        <w:rPr>
          <w:rFonts w:ascii="Arial" w:hAnsi="Arial" w:cs="Arial"/>
          <w:lang w:val="en-US"/>
        </w:rPr>
        <w:t xml:space="preserve"> </w:t>
      </w:r>
      <w:r w:rsidR="00B30C51" w:rsidRPr="002A0FC2">
        <w:rPr>
          <w:rFonts w:ascii="Arial" w:hAnsi="Arial" w:cs="Arial"/>
          <w:lang w:val="en-US"/>
        </w:rPr>
        <w:t>thermal niche</w:t>
      </w:r>
      <w:r w:rsidR="003D6BD4">
        <w:rPr>
          <w:rFonts w:ascii="Arial" w:hAnsi="Arial" w:cs="Arial"/>
          <w:lang w:val="en-US"/>
        </w:rPr>
        <w:t xml:space="preserve">s, </w:t>
      </w:r>
      <w:r>
        <w:rPr>
          <w:rFonts w:ascii="Arial" w:hAnsi="Arial" w:cs="Arial"/>
          <w:lang w:val="en-US"/>
        </w:rPr>
        <w:t>while</w:t>
      </w:r>
      <w:r w:rsidR="00B30C51" w:rsidRPr="002A0FC2">
        <w:rPr>
          <w:rFonts w:ascii="Arial" w:hAnsi="Arial" w:cs="Arial"/>
          <w:lang w:val="en-US"/>
        </w:rPr>
        <w:t xml:space="preserve"> biotic interactions define warm boundaries</w:t>
      </w:r>
      <w:r>
        <w:rPr>
          <w:rFonts w:ascii="Arial" w:hAnsi="Arial" w:cs="Arial"/>
          <w:lang w:val="en-US"/>
        </w:rPr>
        <w:t xml:space="preserve">. </w:t>
      </w:r>
      <w:commentRangeEnd w:id="112"/>
      <w:r w:rsidR="00E87046">
        <w:rPr>
          <w:rStyle w:val="CommentReference"/>
          <w:rFonts w:asciiTheme="minorHAnsi" w:eastAsiaTheme="minorHAnsi" w:hAnsiTheme="minorHAnsi" w:cstheme="minorBidi"/>
          <w:lang w:eastAsia="en-US"/>
        </w:rPr>
        <w:commentReference w:id="112"/>
      </w:r>
      <w:r>
        <w:rPr>
          <w:rFonts w:ascii="Arial" w:hAnsi="Arial" w:cs="Arial"/>
          <w:lang w:val="en-US"/>
        </w:rPr>
        <w:t>W</w:t>
      </w:r>
      <w:r w:rsidR="004B1834">
        <w:rPr>
          <w:rFonts w:ascii="Arial" w:hAnsi="Arial" w:cs="Arial"/>
          <w:lang w:val="en-US"/>
        </w:rPr>
        <w:t>e found that</w:t>
      </w:r>
      <w:r w:rsidR="00B30C51" w:rsidRPr="002A0FC2">
        <w:rPr>
          <w:rFonts w:ascii="Arial" w:hAnsi="Arial" w:cs="Arial"/>
          <w:lang w:val="en-US"/>
        </w:rPr>
        <w:t xml:space="preserve"> </w:t>
      </w:r>
      <w:r w:rsidR="00CC58AC" w:rsidRPr="002A0FC2">
        <w:rPr>
          <w:rFonts w:ascii="Arial" w:hAnsi="Arial" w:cs="Arial"/>
          <w:lang w:val="en-US"/>
        </w:rPr>
        <w:t>high temperature</w:t>
      </w:r>
      <w:r w:rsidR="00CC58AC">
        <w:rPr>
          <w:rFonts w:ascii="Arial" w:hAnsi="Arial" w:cs="Arial"/>
          <w:lang w:val="en-US"/>
        </w:rPr>
        <w:t>s</w:t>
      </w:r>
      <w:r w:rsidR="00CC58AC" w:rsidRPr="002A0FC2">
        <w:rPr>
          <w:rFonts w:ascii="Arial" w:hAnsi="Arial" w:cs="Arial"/>
          <w:lang w:val="en-US"/>
        </w:rPr>
        <w:t xml:space="preserve"> experienced </w:t>
      </w:r>
      <w:proofErr w:type="gramStart"/>
      <w:r w:rsidR="00CC58AC">
        <w:rPr>
          <w:rFonts w:ascii="Arial" w:hAnsi="Arial" w:cs="Arial"/>
          <w:lang w:val="en-US"/>
        </w:rPr>
        <w:t>on a daily basis</w:t>
      </w:r>
      <w:proofErr w:type="gramEnd"/>
      <w:r w:rsidR="00CC58AC" w:rsidRPr="002A0FC2">
        <w:rPr>
          <w:rFonts w:ascii="Arial" w:hAnsi="Arial" w:cs="Arial"/>
          <w:lang w:val="en-US"/>
        </w:rPr>
        <w:t xml:space="preserve"> </w:t>
      </w:r>
      <w:r w:rsidR="00CC58AC">
        <w:rPr>
          <w:rFonts w:ascii="Arial" w:hAnsi="Arial" w:cs="Arial"/>
          <w:lang w:val="en-US"/>
        </w:rPr>
        <w:t>at</w:t>
      </w:r>
      <w:r w:rsidR="00CC58AC" w:rsidRPr="002A0FC2">
        <w:rPr>
          <w:rFonts w:ascii="Arial" w:hAnsi="Arial" w:cs="Arial"/>
          <w:lang w:val="en-US"/>
        </w:rPr>
        <w:t xml:space="preserve"> lowland</w:t>
      </w:r>
      <w:r w:rsidR="00CC58AC">
        <w:rPr>
          <w:rFonts w:ascii="Arial" w:hAnsi="Arial" w:cs="Arial"/>
          <w:lang w:val="en-US"/>
        </w:rPr>
        <w:t xml:space="preserve"> sites</w:t>
      </w:r>
      <w:r w:rsidR="00623168">
        <w:rPr>
          <w:rFonts w:ascii="Arial" w:hAnsi="Arial" w:cs="Arial"/>
          <w:lang w:val="en-US"/>
        </w:rPr>
        <w:t xml:space="preserve"> were sufficiently high to serve as an environmental filter determining the composition of</w:t>
      </w:r>
      <w:r w:rsidR="00CC58AC" w:rsidRPr="002A0FC2" w:rsidDel="004B1834">
        <w:rPr>
          <w:rFonts w:ascii="Arial" w:hAnsi="Arial" w:cs="Arial"/>
          <w:lang w:val="en-US"/>
        </w:rPr>
        <w:t xml:space="preserve"> </w:t>
      </w:r>
      <w:r w:rsidR="00B30C51" w:rsidRPr="000B7346">
        <w:rPr>
          <w:rFonts w:ascii="Arial" w:hAnsi="Arial" w:cs="Arial"/>
          <w:i/>
          <w:iCs/>
          <w:lang w:val="en-US"/>
        </w:rPr>
        <w:t>Drosophila</w:t>
      </w:r>
      <w:r w:rsidR="00B30C51" w:rsidRPr="002A0FC2">
        <w:rPr>
          <w:rFonts w:ascii="Arial" w:hAnsi="Arial" w:cs="Arial"/>
          <w:lang w:val="en-US"/>
        </w:rPr>
        <w:t xml:space="preserve"> communit</w:t>
      </w:r>
      <w:r>
        <w:rPr>
          <w:rFonts w:ascii="Arial" w:hAnsi="Arial" w:cs="Arial"/>
          <w:lang w:val="en-US"/>
        </w:rPr>
        <w:t>ies</w:t>
      </w:r>
      <w:r w:rsidR="00B30C51" w:rsidRPr="002A0FC2">
        <w:rPr>
          <w:rFonts w:ascii="Arial" w:hAnsi="Arial" w:cs="Arial"/>
          <w:lang w:val="en-US"/>
        </w:rPr>
        <w:t xml:space="preserve">. </w:t>
      </w:r>
      <w:r w:rsidR="008F40A7">
        <w:rPr>
          <w:rFonts w:ascii="Arial" w:hAnsi="Arial" w:cs="Arial"/>
          <w:lang w:val="en-US"/>
        </w:rPr>
        <w:t>In</w:t>
      </w:r>
      <w:r w:rsidR="0081173E">
        <w:rPr>
          <w:rFonts w:ascii="Arial" w:hAnsi="Arial" w:cs="Arial"/>
          <w:lang w:val="en-US"/>
        </w:rPr>
        <w:t xml:space="preserve"> </w:t>
      </w:r>
      <w:r w:rsidR="008F40A7">
        <w:rPr>
          <w:rFonts w:ascii="Arial" w:hAnsi="Arial" w:cs="Arial"/>
          <w:lang w:val="en-US"/>
        </w:rPr>
        <w:t xml:space="preserve">cooler environment at </w:t>
      </w:r>
      <w:r w:rsidR="0081173E">
        <w:rPr>
          <w:rFonts w:ascii="Arial" w:hAnsi="Arial" w:cs="Arial"/>
          <w:lang w:val="en-US"/>
        </w:rPr>
        <w:t xml:space="preserve">high elevations, </w:t>
      </w:r>
      <w:r w:rsidR="00B30C51" w:rsidRPr="002A0FC2">
        <w:rPr>
          <w:rFonts w:ascii="Arial" w:hAnsi="Arial" w:cs="Arial"/>
          <w:lang w:val="en-US"/>
        </w:rPr>
        <w:t xml:space="preserve">lowland species are outcompeted by </w:t>
      </w:r>
      <w:r w:rsidR="00C72931">
        <w:rPr>
          <w:rFonts w:ascii="Arial" w:hAnsi="Arial" w:cs="Arial"/>
          <w:lang w:val="en-US"/>
        </w:rPr>
        <w:t>certain</w:t>
      </w:r>
      <w:r w:rsidR="00B30C51" w:rsidRPr="002A0FC2">
        <w:rPr>
          <w:rFonts w:ascii="Arial" w:hAnsi="Arial" w:cs="Arial"/>
          <w:lang w:val="en-US"/>
        </w:rPr>
        <w:t xml:space="preserve"> upland species whose distribution </w:t>
      </w:r>
      <w:r w:rsidR="00C72931">
        <w:rPr>
          <w:rFonts w:ascii="Arial" w:hAnsi="Arial" w:cs="Arial"/>
          <w:lang w:val="en-US"/>
        </w:rPr>
        <w:t>is</w:t>
      </w:r>
      <w:r w:rsidR="00B30C51" w:rsidRPr="002A0FC2">
        <w:rPr>
          <w:rFonts w:ascii="Arial" w:hAnsi="Arial" w:cs="Arial"/>
          <w:lang w:val="en-US"/>
        </w:rPr>
        <w:t xml:space="preserve"> confined to </w:t>
      </w:r>
      <w:r w:rsidR="0081173E">
        <w:rPr>
          <w:rFonts w:ascii="Arial" w:hAnsi="Arial" w:cs="Arial"/>
          <w:lang w:val="en-US"/>
        </w:rPr>
        <w:t xml:space="preserve">high elevations </w:t>
      </w:r>
      <w:proofErr w:type="gramStart"/>
      <w:r w:rsidR="0081173E">
        <w:rPr>
          <w:rFonts w:ascii="Arial" w:hAnsi="Arial" w:cs="Arial"/>
          <w:lang w:val="en-US"/>
        </w:rPr>
        <w:t>as a result of</w:t>
      </w:r>
      <w:proofErr w:type="gramEnd"/>
      <w:r w:rsidR="00B30C51" w:rsidRPr="002A0FC2">
        <w:rPr>
          <w:rFonts w:ascii="Arial" w:hAnsi="Arial" w:cs="Arial"/>
          <w:lang w:val="en-US"/>
        </w:rPr>
        <w:t xml:space="preserve"> </w:t>
      </w:r>
      <w:r w:rsidR="0081173E">
        <w:rPr>
          <w:rFonts w:ascii="Arial" w:hAnsi="Arial" w:cs="Arial"/>
          <w:lang w:val="en-US"/>
        </w:rPr>
        <w:t>their</w:t>
      </w:r>
      <w:r w:rsidR="0081173E" w:rsidRPr="002A0FC2">
        <w:rPr>
          <w:rFonts w:ascii="Arial" w:hAnsi="Arial" w:cs="Arial"/>
          <w:lang w:val="en-US"/>
        </w:rPr>
        <w:t xml:space="preserve"> </w:t>
      </w:r>
      <w:r w:rsidR="00B30C51" w:rsidRPr="002A0FC2">
        <w:rPr>
          <w:rFonts w:ascii="Arial" w:hAnsi="Arial" w:cs="Arial"/>
          <w:lang w:val="en-US"/>
        </w:rPr>
        <w:t>intolerance to heat.</w:t>
      </w:r>
    </w:p>
    <w:p w14:paraId="0790EA93" w14:textId="77777777" w:rsidR="0046703F" w:rsidRDefault="0046703F" w:rsidP="007C1BC4">
      <w:pPr>
        <w:ind w:firstLine="720"/>
        <w:rPr>
          <w:rFonts w:ascii="Arial" w:hAnsi="Arial" w:cs="Arial"/>
          <w:lang w:val="en-US"/>
        </w:rPr>
      </w:pPr>
    </w:p>
    <w:p w14:paraId="04400E2B" w14:textId="2F670CA7" w:rsidR="00D45499" w:rsidRPr="00AF3153" w:rsidRDefault="00AF3153" w:rsidP="007C1BC4">
      <w:pPr>
        <w:rPr>
          <w:rFonts w:ascii="Arial" w:hAnsi="Arial" w:cs="Arial"/>
          <w:i/>
          <w:iCs/>
          <w:lang w:val="en-US"/>
        </w:rPr>
      </w:pPr>
      <w:r>
        <w:rPr>
          <w:rFonts w:ascii="Arial" w:hAnsi="Arial" w:cs="Arial"/>
          <w:i/>
          <w:iCs/>
          <w:lang w:val="en-US"/>
        </w:rPr>
        <w:t>1.</w:t>
      </w:r>
      <w:r w:rsidR="00D45499" w:rsidRPr="00AF3153">
        <w:rPr>
          <w:rFonts w:ascii="Arial" w:hAnsi="Arial" w:cs="Arial"/>
          <w:i/>
          <w:iCs/>
          <w:lang w:val="en-US"/>
        </w:rPr>
        <w:t>Low variation of upper thermal limit</w:t>
      </w:r>
    </w:p>
    <w:p w14:paraId="3AEED4E9" w14:textId="59A43E59" w:rsidR="00271FFC" w:rsidRPr="001D33EE" w:rsidRDefault="007D4475" w:rsidP="007C1BC4">
      <w:pPr>
        <w:ind w:firstLine="720"/>
      </w:pPr>
      <w:r>
        <w:rPr>
          <w:rFonts w:ascii="Arial" w:hAnsi="Arial" w:cs="Arial"/>
          <w:lang w:val="en-US"/>
        </w:rPr>
        <w:t>Upper thermal limit</w:t>
      </w:r>
      <w:r w:rsidR="00867830">
        <w:rPr>
          <w:rFonts w:ascii="Arial" w:hAnsi="Arial" w:cs="Arial"/>
          <w:lang w:val="en-US"/>
        </w:rPr>
        <w:t>s</w:t>
      </w:r>
      <w:r>
        <w:rPr>
          <w:rFonts w:ascii="Arial" w:hAnsi="Arial" w:cs="Arial"/>
          <w:lang w:val="en-US"/>
        </w:rPr>
        <w:t xml:space="preserve"> </w:t>
      </w:r>
      <w:r w:rsidR="001D33EE">
        <w:rPr>
          <w:rFonts w:ascii="Arial" w:hAnsi="Arial" w:cs="Arial"/>
          <w:lang w:val="en-US"/>
        </w:rPr>
        <w:t>show low level</w:t>
      </w:r>
      <w:r w:rsidR="00867830">
        <w:rPr>
          <w:rFonts w:ascii="Arial" w:hAnsi="Arial" w:cs="Arial"/>
          <w:lang w:val="en-US"/>
        </w:rPr>
        <w:t>s</w:t>
      </w:r>
      <w:r w:rsidR="001D33EE">
        <w:rPr>
          <w:rFonts w:ascii="Arial" w:hAnsi="Arial" w:cs="Arial"/>
          <w:lang w:val="en-US"/>
        </w:rPr>
        <w:t xml:space="preserve"> of variation</w:t>
      </w:r>
      <w:r>
        <w:rPr>
          <w:rFonts w:ascii="Arial" w:hAnsi="Arial" w:cs="Arial"/>
          <w:lang w:val="en-US"/>
        </w:rPr>
        <w:t xml:space="preserve"> among species</w:t>
      </w:r>
      <w:r w:rsidR="001D33EE">
        <w:t xml:space="preserve"> </w:t>
      </w:r>
      <w:r w:rsidR="001A5425">
        <w:rPr>
          <w:rFonts w:ascii="Arial" w:hAnsi="Arial" w:cs="Arial"/>
          <w:lang w:val="en-US"/>
        </w:rPr>
        <w:fldChar w:fldCharType="begin" w:fldLock="1"/>
      </w:r>
      <w:r w:rsidR="00742C6C">
        <w:rPr>
          <w:rFonts w:ascii="Arial" w:hAnsi="Arial" w:cs="Arial"/>
          <w:lang w:val="en-US"/>
        </w:rPr>
        <w:instrText>ADDIN CSL_CITATION {"citationItems":[{"id":"ITEM-1","itemData":{"DOI":"10.1242/jeb.037630","ISSN":"00220949","abstract":"Physiological limits determine susceptibility to environmental changes, and can be assessed at the individual, population or species/lineage levels. Here I discuss these levels in Drosophila, and consider implications for determining species susceptibility to climate change. Limits at the individual level in Drosophila depend on experimental technique and on the context in which traits are evaluated. At the population level, evidence from selection experiments particularly involving Drosophila melanogaster indicate high levels of heritable variation and evolvability for coping with thermal stresses and aridity. An exception is resistance to high temperatures, which reaches a plateau in selection experiments and has a low heritability/evolvability when temperatures are ramped up to a stressful level. In tropical Drosophila species, populations are limited in their ability to evolve increased desiccation and cold resistance. Population limits can arise from trait and gene interactions but results from different laboratory studies are inconsistent and likely to underestimate the strength of interactions under field conditions. Species and lineage comparisons suggest phylogenetic conservatism for resistance to thermal extremes and other stresses. Plastic responses set individual limits but appear to evolve slowly in Drosophila. There is more species-level variation in lower thermal limits and desiccation resistance compared with upper limits, which might reflect different selection pressures and/or low evolvability. When extremes are considered, tropical Drosophila species do not appear more threatened than temperate species by higher temperatures associated with global warming, contrary to recent conjectures. However, species from the humid tropics may be threatened if they cannot adapt genetically to drier conditions. © 2010, Published by The Company of Biologists Ltd.","author":[{"dropping-particle":"","family":"Hoffmann","given":"A. A.","non-dropping-particle":"","parse-names":false,"suffix":""}],"container-title":"Journal of Experimental Biology","id":"ITEM-1","issue":"6","issued":{"date-parts":[["2010"]]},"page":"870-880","title":"Physiological climatic limits in Drosophila: Patterns and implications","type":"article-journal","volume":"213"},"uris":["http://www.mendeley.com/documents/?uuid=3d193ff8-878b-3444-b801-3cbe985d3fe2"]}],"mendeley":{"formattedCitation":"(Hoffmann 2010)","plainTextFormattedCitation":"(Hoffmann 2010)","previouslyFormattedCitation":"(Hoffmann 2010)"},"properties":{"noteIndex":0},"schema":"https://github.com/citation-style-language/schema/raw/master/csl-citation.json"}</w:instrText>
      </w:r>
      <w:r w:rsidR="001A5425">
        <w:rPr>
          <w:rFonts w:ascii="Arial" w:hAnsi="Arial" w:cs="Arial"/>
          <w:lang w:val="en-US"/>
        </w:rPr>
        <w:fldChar w:fldCharType="separate"/>
      </w:r>
      <w:r w:rsidR="001D33EE" w:rsidRPr="001D33EE">
        <w:rPr>
          <w:rFonts w:ascii="Arial" w:hAnsi="Arial" w:cs="Arial"/>
          <w:noProof/>
          <w:lang w:val="en-US"/>
        </w:rPr>
        <w:t>(Hoffmann 2010)</w:t>
      </w:r>
      <w:r w:rsidR="001A5425">
        <w:rPr>
          <w:rFonts w:ascii="Arial" w:hAnsi="Arial" w:cs="Arial"/>
          <w:lang w:val="en-US"/>
        </w:rPr>
        <w:fldChar w:fldCharType="end"/>
      </w:r>
      <w:r w:rsidR="00270BB1">
        <w:rPr>
          <w:rFonts w:ascii="Arial" w:hAnsi="Arial" w:cs="Arial"/>
          <w:lang w:val="en-US"/>
        </w:rPr>
        <w:t xml:space="preserve">. </w:t>
      </w:r>
      <w:r w:rsidR="00271FFC" w:rsidRPr="00742C6C">
        <w:rPr>
          <w:rFonts w:ascii="Arial" w:hAnsi="Arial" w:cs="Arial"/>
          <w:lang w:val="en-US"/>
        </w:rPr>
        <w:t>Consistent with others</w:t>
      </w:r>
      <w:r w:rsidR="00F42D25">
        <w:rPr>
          <w:rFonts w:ascii="Arial" w:hAnsi="Arial" w:cs="Arial"/>
          <w:lang w:val="en-US"/>
        </w:rPr>
        <w:t xml:space="preserve"> </w:t>
      </w:r>
      <w:r w:rsidR="00F42D25">
        <w:rPr>
          <w:rFonts w:ascii="Arial" w:hAnsi="Arial" w:cs="Arial"/>
          <w:lang w:val="en-US"/>
        </w:rPr>
        <w:fldChar w:fldCharType="begin" w:fldLock="1"/>
      </w:r>
      <w:r w:rsidR="00287EB7">
        <w:rPr>
          <w:rFonts w:ascii="Arial" w:hAnsi="Arial" w:cs="Arial"/>
          <w:lang w:val="en-US"/>
        </w:rPr>
        <w:instrText>ADDIN CSL_CITATION {"citationItems":[{"id":"ITEM-1","itemData":{"DOI":"10.1111/1365-2435.12499","ISSN":"13652435","abstract":"Thermal tolerance influences the distribution and abundance of many species, but the adaptive capacity of species to increase upper thermal tolerance is poorly understood. Given that patterns of heat tolerance can strongly depend on assay method, it is crucial to get a better understanding of genetic variances and correlations among different heat tolerance components. This study tests for correlated responses in different heat tolerance assays in Drosophila melanogaster lines selected for increased heat tolerance following exposure to a static high temperature. Traits tested included heat tolerance measured under static (basal and hardened) and ramping assays (using different starting temperatures and ramping rates), with lines exposed to fluctuating conditions (3 days of a cycling temperature regime) and a variable food treatment. Selected lines had higher heat tolerance than control lines in all static and ramping assays. The upper thermal tolerance was up to 0·5 °C higher in the selected compared to control lines after ten generations of strong selection. Selection using a static assay therefore leads to correlated responses in other heat-resistant components, suggesting that traits are genetically correlated and not influenced strongly by assay conditions. While the D. melanogaster population we studied harboured additive genetic variation to evolve increased upper thermal tolerance, the level detected may be insufficient to keep up with temperature increases predicted under climate change.","author":[{"dropping-particle":"","family":"Hangartner","given":"Sandra","non-dropping-particle":"","parse-names":false,"suffix":""},{"dropping-particle":"","family":"Hoffmann","given":"Ary A.","non-dropping-particle":"","parse-names":false,"suffix":""}],"container-title":"Functional Ecology","id":"ITEM-1","issue":"3","issued":{"date-parts":[["2016","3","1"]]},"note":"!!! Artificial selection experiment on thermal tolerance - great example - feasible within 10 generations\n\nPotential problem with my species: \n1. very few isofemale lines to start with\n2. much smaller fecundity than the melanogaster (they used 1000 individuals per selection lines)","page":"442-452","publisher":"John Wiley &amp; Sons, Ltd","title":"Evolutionary potential of multiple measures of upper thermal tolerance in Drosophila melanogaster","type":"article-journal","volume":"30"},"uris":["http://www.mendeley.com/documents/?uuid=d3419747-2ef0-30ae-b703-e163987ecc4d"]},{"id":"ITEM-2","itemData":{"DOI":"10.1002/ece3.2632","ISSN":"2045-7758","abstract":"Across a range of taxa, individuals within a species differ in suites of correlated traits. These trait complexes, known as syndromes, can have dramatic evolutionary consequences as they do not evolve independently but rather as a unit. Current research focuses primarily on syndromes relating to aspects of behavior and life history. What is less clear is whether physiological traits also form a syndrome. We measured 10 thermal traits in the delicate skink, Lampropholis delicata, to test this idea. Repeatability was calculated and their across-context correlations evaluated. Our results were in alignment with our predictions in that individual thermal traits varied consistently and were structured into a physiological syndrome, which we are referring to as the thermal behavior syndrome (TBS). Within this syndrome, lizards exhibited a “thermal type” with each being ranked along a cold–hot continuum. Hot types had faster sprint speeds and higher preferred body temperatures, whereas the opposite was true for cold types. We conclude that physiological traits may evolve as a single unit driven by the need to maintain optimal temperatures that enable fitness-related behaviors to be maximized.","author":[{"dropping-particle":"","family":"Goulet","given":"Celine T.","non-dropping-particle":"","parse-names":false,"suffix":""},{"dropping-particle":"","family":"Thompson","given":"Michael B.","non-dropping-particle":"","parse-names":false,"suffix":""},{"dropping-particle":"","family":"Chapple","given":"David G.","non-dropping-particle":"","parse-names":false,"suffix":""}],"container-title":"Ecology and Evolution","id":"ITEM-2","issue":"2","issued":{"date-parts":[["2017","1","22"]]},"page":"710-719","publisher":"John Wiley and Sons Ltd","title":"Repeatability and correlation of physiological traits: Do ectotherms have a “thermal type”?","type":"article-journal","volume":"7"},"uris":["http://www.mendeley.com/documents/?uuid=e5da22fb-e368-3e64-9991-59f844da73f5"]}],"mendeley":{"formattedCitation":"(Goulet, Thompson, and Chapple 2017; Hangartner and Hoffmann 2016)","plainTextFormattedCitation":"(Goulet, Thompson, and Chapple 2017; Hangartner and Hoffmann 2016)","previouslyFormattedCitation":"(Goulet, Thompson, and Chapple 2017; Hangartner and Hoffmann 2016)"},"properties":{"noteIndex":0},"schema":"https://github.com/citation-style-language/schema/raw/master/csl-citation.json"}</w:instrText>
      </w:r>
      <w:r w:rsidR="00F42D25">
        <w:rPr>
          <w:rFonts w:ascii="Arial" w:hAnsi="Arial" w:cs="Arial"/>
          <w:lang w:val="en-US"/>
        </w:rPr>
        <w:fldChar w:fldCharType="separate"/>
      </w:r>
      <w:r w:rsidR="00742C6C" w:rsidRPr="00742C6C">
        <w:rPr>
          <w:rFonts w:ascii="Arial" w:hAnsi="Arial" w:cs="Arial"/>
          <w:noProof/>
          <w:lang w:val="en-US"/>
        </w:rPr>
        <w:t>(Goulet, Thompson, and Chapple 2017; Hangartner and Hoffmann 2016)</w:t>
      </w:r>
      <w:r w:rsidR="00F42D25">
        <w:rPr>
          <w:rFonts w:ascii="Arial" w:hAnsi="Arial" w:cs="Arial"/>
          <w:lang w:val="en-US"/>
        </w:rPr>
        <w:fldChar w:fldCharType="end"/>
      </w:r>
      <w:r w:rsidR="00271FFC">
        <w:rPr>
          <w:rFonts w:ascii="Arial" w:hAnsi="Arial" w:cs="Arial"/>
          <w:lang w:val="en-US"/>
        </w:rPr>
        <w:t>, our study showed that heat tolerance is a systematic trait manifested in the</w:t>
      </w:r>
      <w:r w:rsidR="007D6259">
        <w:rPr>
          <w:rFonts w:ascii="Arial" w:hAnsi="Arial" w:cs="Arial"/>
          <w:lang w:val="en-US"/>
        </w:rPr>
        <w:t xml:space="preserve"> critical temperature, the</w:t>
      </w:r>
      <w:r w:rsidR="00271FFC">
        <w:rPr>
          <w:rFonts w:ascii="Arial" w:hAnsi="Arial" w:cs="Arial"/>
          <w:lang w:val="en-US"/>
        </w:rPr>
        <w:t xml:space="preserve"> fecundity at a </w:t>
      </w:r>
      <w:r w:rsidR="007D6259">
        <w:rPr>
          <w:rFonts w:ascii="Arial" w:hAnsi="Arial" w:cs="Arial"/>
          <w:lang w:val="en-US"/>
        </w:rPr>
        <w:t>sub-sterile</w:t>
      </w:r>
      <w:r w:rsidR="00271FFC">
        <w:rPr>
          <w:rFonts w:ascii="Arial" w:hAnsi="Arial" w:cs="Arial"/>
          <w:lang w:val="en-US"/>
        </w:rPr>
        <w:t xml:space="preserve"> temperature, the recovered fecundity and the locomotive response. Therefore, </w:t>
      </w:r>
      <w:r w:rsidR="00B30C51">
        <w:rPr>
          <w:rFonts w:ascii="Arial" w:hAnsi="Arial" w:cs="Arial"/>
          <w:lang w:val="en-US"/>
        </w:rPr>
        <w:t xml:space="preserve">a </w:t>
      </w:r>
      <w:r w:rsidR="008201B5">
        <w:rPr>
          <w:rFonts w:ascii="Arial" w:hAnsi="Arial" w:cs="Arial"/>
          <w:lang w:val="en-US"/>
        </w:rPr>
        <w:t xml:space="preserve">modest </w:t>
      </w:r>
      <w:r w:rsidR="00B30C51">
        <w:rPr>
          <w:rFonts w:ascii="Arial" w:hAnsi="Arial" w:cs="Arial"/>
          <w:lang w:val="en-US"/>
        </w:rPr>
        <w:t>difference in</w:t>
      </w:r>
      <w:r w:rsidR="00271FFC">
        <w:rPr>
          <w:rFonts w:ascii="Arial" w:hAnsi="Arial" w:cs="Arial"/>
          <w:lang w:val="en-US"/>
        </w:rPr>
        <w:t xml:space="preserve"> critical temperature</w:t>
      </w:r>
      <w:r w:rsidR="00B30C51">
        <w:rPr>
          <w:rFonts w:ascii="Arial" w:hAnsi="Arial" w:cs="Arial"/>
          <w:lang w:val="en-US"/>
        </w:rPr>
        <w:t xml:space="preserve"> </w:t>
      </w:r>
      <w:r w:rsidR="00271FFC">
        <w:rPr>
          <w:rFonts w:ascii="Arial" w:hAnsi="Arial" w:cs="Arial"/>
          <w:lang w:val="en-US"/>
        </w:rPr>
        <w:t>may</w:t>
      </w:r>
      <w:r w:rsidR="00B30C51">
        <w:rPr>
          <w:rFonts w:ascii="Arial" w:hAnsi="Arial" w:cs="Arial"/>
          <w:lang w:val="en-US"/>
        </w:rPr>
        <w:t xml:space="preserve"> </w:t>
      </w:r>
      <w:r w:rsidR="007D6259">
        <w:rPr>
          <w:rFonts w:ascii="Arial" w:hAnsi="Arial" w:cs="Arial"/>
          <w:lang w:val="en-US"/>
        </w:rPr>
        <w:t>represent</w:t>
      </w:r>
      <w:r w:rsidR="007C2A19">
        <w:rPr>
          <w:rFonts w:ascii="Arial" w:hAnsi="Arial" w:cs="Arial"/>
          <w:lang w:val="en-US"/>
        </w:rPr>
        <w:t xml:space="preserve"> a</w:t>
      </w:r>
      <w:r w:rsidR="00B30C51">
        <w:rPr>
          <w:rFonts w:ascii="Arial" w:hAnsi="Arial" w:cs="Arial"/>
          <w:lang w:val="en-US"/>
        </w:rPr>
        <w:t xml:space="preserve"> distinct difference</w:t>
      </w:r>
      <w:r w:rsidR="00291C3D">
        <w:rPr>
          <w:rFonts w:ascii="Arial" w:hAnsi="Arial" w:cs="Arial"/>
          <w:lang w:val="en-US"/>
        </w:rPr>
        <w:t xml:space="preserve"> in </w:t>
      </w:r>
      <w:r w:rsidR="00E45B8A">
        <w:rPr>
          <w:rFonts w:ascii="Arial" w:hAnsi="Arial" w:cs="Arial"/>
          <w:lang w:val="en-US"/>
        </w:rPr>
        <w:t>overall</w:t>
      </w:r>
      <w:r w:rsidR="00291C3D">
        <w:rPr>
          <w:rFonts w:ascii="Arial" w:hAnsi="Arial" w:cs="Arial"/>
          <w:lang w:val="en-US"/>
        </w:rPr>
        <w:t xml:space="preserve"> performance</w:t>
      </w:r>
      <w:r w:rsidR="00B30C51">
        <w:rPr>
          <w:rFonts w:ascii="Arial" w:hAnsi="Arial" w:cs="Arial"/>
          <w:lang w:val="en-US"/>
        </w:rPr>
        <w:t xml:space="preserve"> </w:t>
      </w:r>
      <w:r w:rsidR="00291C3D">
        <w:rPr>
          <w:rFonts w:ascii="Arial" w:hAnsi="Arial" w:cs="Arial"/>
          <w:lang w:val="en-US"/>
        </w:rPr>
        <w:t xml:space="preserve">when organisms are </w:t>
      </w:r>
      <w:r w:rsidR="00DE1C6D">
        <w:rPr>
          <w:rFonts w:ascii="Arial" w:hAnsi="Arial" w:cs="Arial"/>
          <w:lang w:val="en-US"/>
        </w:rPr>
        <w:t xml:space="preserve">operating at real, variable </w:t>
      </w:r>
      <w:r w:rsidR="00B30C51">
        <w:rPr>
          <w:rFonts w:ascii="Arial" w:hAnsi="Arial" w:cs="Arial"/>
          <w:lang w:val="en-US"/>
        </w:rPr>
        <w:t xml:space="preserve">temperature </w:t>
      </w:r>
      <w:r w:rsidR="00DE1C6D">
        <w:rPr>
          <w:rFonts w:ascii="Arial" w:hAnsi="Arial" w:cs="Arial"/>
          <w:lang w:val="en-US"/>
        </w:rPr>
        <w:t>regimes</w:t>
      </w:r>
      <w:r w:rsidR="00B30C51">
        <w:rPr>
          <w:rFonts w:ascii="Arial" w:hAnsi="Arial" w:cs="Arial"/>
          <w:lang w:val="en-US"/>
        </w:rPr>
        <w:t>.</w:t>
      </w:r>
    </w:p>
    <w:p w14:paraId="50B6BD08" w14:textId="5A9D8A41" w:rsidR="0014129F" w:rsidRDefault="00AE1E38" w:rsidP="007C1BC4">
      <w:pPr>
        <w:ind w:firstLine="720"/>
        <w:rPr>
          <w:rFonts w:ascii="Arial" w:hAnsi="Arial" w:cs="Arial"/>
          <w:lang w:val="en-US"/>
        </w:rPr>
      </w:pPr>
      <w:r>
        <w:rPr>
          <w:rFonts w:ascii="Arial" w:hAnsi="Arial" w:cs="Arial"/>
          <w:lang w:val="en-US"/>
        </w:rPr>
        <w:t xml:space="preserve">Small thermal </w:t>
      </w:r>
      <w:r w:rsidR="00DE1C6D">
        <w:rPr>
          <w:rFonts w:ascii="Arial" w:hAnsi="Arial" w:cs="Arial"/>
          <w:lang w:val="en-US"/>
        </w:rPr>
        <w:t xml:space="preserve">safety </w:t>
      </w:r>
      <w:r>
        <w:rPr>
          <w:rFonts w:ascii="Arial" w:hAnsi="Arial" w:cs="Arial"/>
          <w:lang w:val="en-US"/>
        </w:rPr>
        <w:t>margin</w:t>
      </w:r>
      <w:r w:rsidR="00D45499">
        <w:rPr>
          <w:rFonts w:ascii="Arial" w:hAnsi="Arial" w:cs="Arial"/>
          <w:lang w:val="en-US"/>
        </w:rPr>
        <w:t>s</w:t>
      </w:r>
      <w:r>
        <w:rPr>
          <w:rFonts w:ascii="Arial" w:hAnsi="Arial" w:cs="Arial"/>
          <w:lang w:val="en-US"/>
        </w:rPr>
        <w:t xml:space="preserve"> </w:t>
      </w:r>
      <w:r w:rsidR="00D45499">
        <w:rPr>
          <w:rFonts w:ascii="Arial" w:hAnsi="Arial" w:cs="Arial"/>
          <w:lang w:val="en-US"/>
        </w:rPr>
        <w:t>suggest</w:t>
      </w:r>
      <w:r>
        <w:rPr>
          <w:rFonts w:ascii="Arial" w:hAnsi="Arial" w:cs="Arial"/>
          <w:lang w:val="en-US"/>
        </w:rPr>
        <w:t xml:space="preserve"> </w:t>
      </w:r>
      <w:r w:rsidR="00A72192">
        <w:rPr>
          <w:rFonts w:ascii="Arial" w:hAnsi="Arial" w:cs="Arial"/>
          <w:lang w:val="en-US"/>
        </w:rPr>
        <w:t xml:space="preserve">a </w:t>
      </w:r>
      <w:r>
        <w:rPr>
          <w:rFonts w:ascii="Arial" w:hAnsi="Arial" w:cs="Arial"/>
          <w:lang w:val="en-US"/>
        </w:rPr>
        <w:t xml:space="preserve">severe threat of biotic attrition </w:t>
      </w:r>
      <w:r w:rsidR="00A72192">
        <w:rPr>
          <w:rFonts w:ascii="Arial" w:hAnsi="Arial" w:cs="Arial"/>
          <w:lang w:val="en-US"/>
        </w:rPr>
        <w:t xml:space="preserve">in </w:t>
      </w:r>
      <w:r>
        <w:rPr>
          <w:rFonts w:ascii="Arial" w:hAnsi="Arial" w:cs="Arial"/>
          <w:lang w:val="en-US"/>
        </w:rPr>
        <w:t>tropical lowland</w:t>
      </w:r>
      <w:r w:rsidR="005B0470">
        <w:rPr>
          <w:rFonts w:ascii="Arial" w:hAnsi="Arial" w:cs="Arial"/>
          <w:lang w:val="en-US"/>
        </w:rPr>
        <w:t>s</w:t>
      </w:r>
      <w:r w:rsidR="00D66031">
        <w:rPr>
          <w:rFonts w:ascii="Arial" w:hAnsi="Arial" w:cs="Arial"/>
          <w:lang w:val="en-US"/>
        </w:rPr>
        <w:t xml:space="preserve"> </w:t>
      </w:r>
      <w:r w:rsidR="00D66031">
        <w:rPr>
          <w:rFonts w:ascii="Arial" w:hAnsi="Arial" w:cs="Arial"/>
          <w:lang w:val="en-US"/>
        </w:rPr>
        <w:fldChar w:fldCharType="begin" w:fldLock="1"/>
      </w:r>
      <w:r w:rsidR="009C7B0A">
        <w:rPr>
          <w:rFonts w:ascii="Arial" w:hAnsi="Arial" w:cs="Arial"/>
          <w:lang w:val="en-US"/>
        </w:rPr>
        <w:instrText>ADDIN CSL_CITATION {"citationItems":[{"id":"ITEM-1","itemData":{"DOI":"10.1126/science.1162547","ISSN":"00368075","PMID":"18845754","abstract":"Many studies suggest that global warming is driving species ranges poleward and toward higher elevations at temperate latitudes, but evidence for range shifts is scarce for the tropics, where the shallow latitudinal temperature gradient makes upslope shifts more likely than poleward shifts. Based on new data for plants and insects on an elevational transect in Costa Rica, we assess the potential for lowland biotic attrition, range-shift gaps, and mountaintop extinctions under projected warming. We conclude that tropical lowland biotas may face a level of net lowland biotic attrition without parallel at higher latitudes (where range shifts may be compensated for by species from lower latitudes) and that a high proportion of tropical species soon faces gaps between current and projected elevational ranges.","author":[{"dropping-particle":"","family":"Colwell","given":"Robert K.","non-dropping-particle":"","parse-names":false,"suffix":""},{"dropping-particle":"","family":"Brehm","given":"Gunnar","non-dropping-particle":"","parse-names":false,"suffix":""},{"dropping-particle":"","family":"Cardelús","given":"Catherine L.","non-dropping-particle":"","parse-names":false,"suffix":""},{"dropping-particle":"","family":"Gilman","given":"Alex C.","non-dropping-particle":"","parse-names":false,"suffix":""},{"dropping-particle":"","family":"Longino","given":"John T.","non-dropping-particle":"","parse-names":false,"suffix":""}],"container-title":"Science","id":"ITEM-1","issue":"5899","issued":{"date-parts":[["2008","10","10"]]},"page":"258-261","publisher":"American Association for the Advancement of Science","title":"Global warming, elevational range shifts, and lowland biotic attrition in the wet tropics","type":"article-journal","volume":"322"},"uris":["http://www.mendeley.com/documents/?uuid=efcbb00a-4f36-3d21-bf39-1166fa394a51"]},{"id":"ITEM-2","itemData":{"DOI":"10.1073/pnas.0709472105","ISSN":"00278424","PMID":"18458348","abstract":"The impact of anthropogenic climate change on terrestrial organisms is often predicted to increase with latitude, in parallel with the rate of warming. Yet the biological impact of rising temperatures also depends on the physiological sensitivity of organisms to temperature change. We integrate empirical fitness curves describing the thermal tolerance of terrestrial insects from around the world with the projected geographic distribution of climate change for the next century to estimate the direct impact of warming on insect fitness across latitude. The results show that warming in the tropics, although relatively small in magnitude, is likely to have the most deleterious consequences because tropical insects are relatively sensitive to temperature change and are currently living very close to their optimal temperature. In contrast, species at higher latitudes have broader thermal tolerance and are living in climates that are currently cooler than their physiological optima, so that warming may even enhance their fitness. Available thermal tolerance data for several vertebrate taxa exhibit similar patterns, suggesting that these results are general for terrestrial ectotherms. Our analyses imply that, in the absence of ameliorating factors such as migration and adaptation, the greatest extinction risks from global warming may be in the tropics, where biological diversity is also greatest. © 2008 by The National Academy of Sciences of the USA.","author":[{"dropping-particle":"","family":"Deutsch","given":"Curtis A.","non-dropping-particle":"","parse-names":false,"suffix":""},{"dropping-particle":"","family":"Tewksbury","given":"Joshua J.","non-dropping-particle":"","parse-names":false,"suffix":""},{"dropping-particle":"","family":"Huey","given":"Raymond B.","non-dropping-particle":"","parse-names":false,"suffix":""},{"dropping-particle":"","family":"Sheldon","given":"Kimberly S.","non-dropping-particle":"","parse-names":false,"suffix":""},{"dropping-particle":"","family":"Ghalambor","given":"Cameron K.","non-dropping-particle":"","parse-names":false,"suffix":""},{"dropping-particle":"","family":"Haak","given":"David C.","non-dropping-particle":"","parse-names":false,"suffix":""},{"dropping-particle":"","family":"Martin","given":"Paul R.","non-dropping-particle":"","parse-names":false,"suffix":""}],"container-title":"Proceedings of the National Academy of Sciences of the United States of America","id":"ITEM-2","issue":"18","issued":{"date-parts":[["2008","5","6"]]},"page":"6668-6672","publisher":"National Academy of Sciences","title":"Impacts of climate warming on terrestrial ectotherms across latitude","type":"article-journal","volume":"105"},"uris":["http://www.mendeley.com/documents/?uuid=a4ded3da-faa1-35c9-92a5-8209db87cb05"]},{"id":"ITEM-3","itemData":{"DOI":"10.1111/j.1365-2486.2011.02518.x","ISSN":"13541013","abstract":"Predicting the biodiversity impacts of global warming implies that we know where and with what magnitude these impacts will be encountered. Amphibians are currently the most threatened vertebrates, mainly due to habitat loss and to emerging infectious diseases. Global warming may further exacerbate their decline in the near future, although the impact might vary geographically. We predicted that subtropical amphibians should be relatively susceptible to warming-induced extinctions because their upper critical thermal limits (CT max) might be only slightly higher than maximum pond temperatures (T max). We tested this prediction by measuring CT max and T max for 47 larval amphibian species from two thermally distinct subtropical communities (the warm community of the Gran Chaco and the cool community of Atlantic Forest, northern Argentina), as well as from one European temperate community. Upper thermal tolerances of tadpoles were positively correlated (controlling for phylogeny) with maximum pond temperatures, although the slope was steeper in subtropical than in temperate species. CT max values were lowest in temperate species and highest in the subtropical warm community, which paradoxically, had very low warming tolerance (CT max-T max) and therefore may be prone to future local extinction from acute thermal stress if rising pond T max soon exceeds their CT max. Canopy-protected subtropical cool species have larger warming tolerance and thus should be less impacted by peak temperatures. Temperate species are relatively secure to warming impacts, except for late breeders with low thermal tolerance, which may be exposed to physiological thermal stress in the coming years. © 2011 Blackwell Publishing Ltd.","author":[{"dropping-particle":"","family":"Duarte","given":"Helder","non-dropping-particle":"","parse-names":false,"suffix":""},{"dropping-particle":"","family":"Tejedo","given":"Miguel","non-dropping-particle":"","parse-names":false,"suffix":""},{"dropping-particle":"","family":"Katzenberger","given":"Marco","non-dropping-particle":"","parse-names":false,"suffix":""},{"dropping-particle":"","family":"Marangoni","given":"Federico","non-dropping-particle":"","parse-names":false,"suffix":""},{"dropping-particle":"","family":"Baldo","given":"Diego","non-dropping-particle":"","parse-names":false,"suffix":""},{"dropping-particle":"","family":"Beltrán","given":"Juan Francisco","non-dropping-particle":"","parse-names":false,"suffix":""},{"dropping-particle":"","family":"Martí","given":"Dardo Andrea","non-dropping-particle":"","parse-names":false,"suffix":""},{"dropping-particle":"","family":"Richter-Boix","given":"Alex","non-dropping-particle":"","parse-names":false,"suffix":""},{"dropping-particle":"","family":"Gonzalez-Voyer","given":"Alejandro","non-dropping-particle":"","parse-names":false,"suffix":""}],"container-title":"Global Change Biology","id":"ITEM-3","issue":"2","issued":{"date-parts":[["2012","2","1"]]},"page":"412-421","publisher":"John Wiley &amp; Sons, Ltd","title":"Can amphibians take the heat? Vulnerability to climate warming in subtropical and temperate larval amphibian communities","type":"article-journal","volume":"18"},"uris":["http://www.mendeley.com/documents/?uuid=29e85837-7e5e-37e1-9aca-e0aaad27676b"]}],"mendeley":{"formattedCitation":"(Colwell et al. 2008; Deutsch et al. 2008; Duarte et al. 2012)","plainTextFormattedCitation":"(Colwell et al. 2008; Deutsch et al. 2008; Duarte et al. 2012)","previouslyFormattedCitation":"(Colwell et al. 2008; Deutsch et al. 2008; Duarte et al. 2012)"},"properties":{"noteIndex":0},"schema":"https://github.com/citation-style-language/schema/raw/master/csl-citation.json"}</w:instrText>
      </w:r>
      <w:r w:rsidR="00D66031">
        <w:rPr>
          <w:rFonts w:ascii="Arial" w:hAnsi="Arial" w:cs="Arial"/>
          <w:lang w:val="en-US"/>
        </w:rPr>
        <w:fldChar w:fldCharType="separate"/>
      </w:r>
      <w:r w:rsidR="00287EB7" w:rsidRPr="00287EB7">
        <w:rPr>
          <w:rFonts w:ascii="Arial" w:hAnsi="Arial" w:cs="Arial"/>
          <w:noProof/>
          <w:lang w:val="en-US"/>
        </w:rPr>
        <w:t>(Colwell et al. 2008; Deutsch et al. 2008; Duarte et al. 2012)</w:t>
      </w:r>
      <w:r w:rsidR="00D66031">
        <w:rPr>
          <w:rFonts w:ascii="Arial" w:hAnsi="Arial" w:cs="Arial"/>
          <w:lang w:val="en-US"/>
        </w:rPr>
        <w:fldChar w:fldCharType="end"/>
      </w:r>
      <w:r>
        <w:rPr>
          <w:rFonts w:ascii="Arial" w:hAnsi="Arial" w:cs="Arial"/>
          <w:lang w:val="en-US"/>
        </w:rPr>
        <w:t xml:space="preserve">. Discussion about </w:t>
      </w:r>
      <w:r w:rsidR="001C6D59">
        <w:rPr>
          <w:rFonts w:ascii="Arial" w:hAnsi="Arial" w:cs="Arial"/>
          <w:lang w:val="en-US"/>
        </w:rPr>
        <w:t xml:space="preserve">biotic attrition faces </w:t>
      </w:r>
      <w:r w:rsidR="00FB247F">
        <w:rPr>
          <w:rFonts w:ascii="Arial" w:hAnsi="Arial" w:cs="Arial"/>
          <w:lang w:val="en-US"/>
        </w:rPr>
        <w:t>great</w:t>
      </w:r>
      <w:r w:rsidR="001C6D59">
        <w:rPr>
          <w:rFonts w:ascii="Arial" w:hAnsi="Arial" w:cs="Arial"/>
          <w:lang w:val="en-US"/>
        </w:rPr>
        <w:t xml:space="preserve"> uncertainty. </w:t>
      </w:r>
      <w:r w:rsidR="005D26B0">
        <w:rPr>
          <w:rFonts w:ascii="Arial" w:hAnsi="Arial" w:cs="Arial"/>
          <w:lang w:val="en-US"/>
        </w:rPr>
        <w:t xml:space="preserve">The </w:t>
      </w:r>
      <w:r w:rsidR="00A72192">
        <w:rPr>
          <w:rFonts w:ascii="Arial" w:hAnsi="Arial" w:cs="Arial"/>
          <w:lang w:val="en-US"/>
        </w:rPr>
        <w:t xml:space="preserve">thermal </w:t>
      </w:r>
      <w:r w:rsidR="005D26B0">
        <w:rPr>
          <w:rFonts w:ascii="Arial" w:hAnsi="Arial" w:cs="Arial"/>
          <w:lang w:val="en-US"/>
        </w:rPr>
        <w:t>niches of tropical lowland species estimated by their extant distribution may</w:t>
      </w:r>
      <w:r w:rsidR="00A72192">
        <w:rPr>
          <w:rFonts w:ascii="Arial" w:hAnsi="Arial" w:cs="Arial"/>
          <w:lang w:val="en-US"/>
        </w:rPr>
        <w:t xml:space="preserve"> be</w:t>
      </w:r>
      <w:r w:rsidR="00FB247F">
        <w:rPr>
          <w:rFonts w:ascii="Arial" w:hAnsi="Arial" w:cs="Arial"/>
          <w:lang w:val="en-US"/>
        </w:rPr>
        <w:t xml:space="preserve"> </w:t>
      </w:r>
      <w:r w:rsidR="005D26B0">
        <w:rPr>
          <w:rFonts w:ascii="Arial" w:hAnsi="Arial" w:cs="Arial"/>
          <w:lang w:val="en-US"/>
        </w:rPr>
        <w:t>truncate</w:t>
      </w:r>
      <w:r w:rsidR="00A72192">
        <w:rPr>
          <w:rFonts w:ascii="Arial" w:hAnsi="Arial" w:cs="Arial"/>
          <w:lang w:val="en-US"/>
        </w:rPr>
        <w:t>d</w:t>
      </w:r>
      <w:r w:rsidR="005D26B0">
        <w:rPr>
          <w:rFonts w:ascii="Arial" w:hAnsi="Arial" w:cs="Arial"/>
          <w:lang w:val="en-US"/>
        </w:rPr>
        <w:t xml:space="preserve"> </w:t>
      </w:r>
      <w:r w:rsidR="00EB37E8">
        <w:rPr>
          <w:rFonts w:ascii="Arial" w:hAnsi="Arial" w:cs="Arial"/>
          <w:lang w:val="en-US"/>
        </w:rPr>
        <w:t xml:space="preserve">because </w:t>
      </w:r>
      <w:r w:rsidR="005D26B0">
        <w:rPr>
          <w:rFonts w:ascii="Arial" w:hAnsi="Arial" w:cs="Arial"/>
          <w:lang w:val="en-US"/>
        </w:rPr>
        <w:t xml:space="preserve">hotter areas </w:t>
      </w:r>
      <w:r w:rsidR="00EB37E8">
        <w:rPr>
          <w:rFonts w:ascii="Arial" w:hAnsi="Arial" w:cs="Arial"/>
          <w:lang w:val="en-US"/>
        </w:rPr>
        <w:t xml:space="preserve">are unavailable for species </w:t>
      </w:r>
      <w:r w:rsidR="005D26B0">
        <w:rPr>
          <w:rFonts w:ascii="Arial" w:hAnsi="Arial" w:cs="Arial"/>
          <w:lang w:val="en-US"/>
        </w:rPr>
        <w:t>to occupy</w:t>
      </w:r>
      <w:r w:rsidR="00D66031">
        <w:rPr>
          <w:rFonts w:ascii="Arial" w:hAnsi="Arial" w:cs="Arial"/>
          <w:lang w:val="en-US"/>
        </w:rPr>
        <w:t xml:space="preserve"> </w:t>
      </w:r>
      <w:r w:rsidR="00D66031">
        <w:rPr>
          <w:rFonts w:ascii="Arial" w:hAnsi="Arial" w:cs="Arial"/>
          <w:lang w:val="en-US"/>
        </w:rPr>
        <w:fldChar w:fldCharType="begin" w:fldLock="1"/>
      </w:r>
      <w:r w:rsidR="00D66031">
        <w:rPr>
          <w:rFonts w:ascii="Arial" w:hAnsi="Arial" w:cs="Arial"/>
          <w:lang w:val="en-US"/>
        </w:rPr>
        <w:instrText>ADDIN CSL_CITATION {"citationItems":[{"id":"ITEM-1","itemData":{"DOI":"10.1111/j.1365-2486.2009.02085.x","ISSN":"13541013","abstract":"Species migration in response to warming temperatures is expected to lead to 'biotic attrition,' or loss of local diversity, in areas where the number of species emigrating or going locally extinct exceeds the number immigrating. Biotic attrition is predicted be especially severe in the low-lying hot tropics since elevated temperatures may surpass the observed tolerances of most extant species. It is possible, however, that the estimated temperature niches of many species are inaccurate and truncated with respect to their true tolerances due to the absence of hotter areas under current global climate. If so, these species will be capable of persisting in some areas where future temperatures exceed current temperatures, reducing rates of biotic attrition. Here, we use natural history collections data to estimate the realized thermal niches of &gt; 2000 plant species from the tropical forests of South America. In accord with the truncation hypothesis, we find that the thermal niches of species from hot lowland areas are several degrees narrower than the thermal niches of species from cooler areas. We estimate rates of biotic attrition for South American tropical forests due to temperature increases ranging from 1 to 5 °C, and under two niche assumptions. The first is that the observed thermal niches truly reflect the plant's tolerances and that the reduction in niche breadth is due to increased specialization. The second is that lowland species have the same mean thermal niche breadth as nonlowland and nonequatorial species. The differences between these two models are dramatic. For example, using observed thermal niches we predict an almost complete loss of plant diversity in most South American tropical forests due to a 5 °C temperature increase, but correcting for possible niche truncation we estimate that most forests will retain &gt; 50-70% of their current species richness. The different predictions highlight the importance of using fundamental vs. realized niches in predicting the responses of species to global climate change. © 2009 Blackwell Publishing Ltd.","author":[{"dropping-particle":"","family":"Feeley","given":"Kenneth J.","non-dropping-particle":"","parse-names":false,"suffix":""},{"dropping-particle":"","family":"Silman","given":"Miles R.","non-dropping-particle":"","parse-names":false,"suffix":""}],"container-title":"Global Change Biology","id":"ITEM-1","issue":"6","issued":{"date-parts":[["2010","6","1"]]},"page":"1830-1836","publisher":"John Wiley &amp; Sons, Ltd","title":"Biotic attrition from tropical forests correcting for truncated temperature niches","type":"article-journal","volume":"16"},"uris":["http://www.mendeley.com/documents/?uuid=8c1135b6-358f-32e7-808f-016e0005616c"]}],"mendeley":{"formattedCitation":"(Feeley and Silman 2010)","plainTextFormattedCitation":"(Feeley and Silman 2010)","previouslyFormattedCitation":"(Feeley and Silman 2010)"},"properties":{"noteIndex":0},"schema":"https://github.com/citation-style-language/schema/raw/master/csl-citation.json"}</w:instrText>
      </w:r>
      <w:r w:rsidR="00D66031">
        <w:rPr>
          <w:rFonts w:ascii="Arial" w:hAnsi="Arial" w:cs="Arial"/>
          <w:lang w:val="en-US"/>
        </w:rPr>
        <w:fldChar w:fldCharType="separate"/>
      </w:r>
      <w:r w:rsidR="00D66031" w:rsidRPr="00D66031">
        <w:rPr>
          <w:rFonts w:ascii="Arial" w:hAnsi="Arial" w:cs="Arial"/>
          <w:noProof/>
          <w:lang w:val="en-US"/>
        </w:rPr>
        <w:t>(Feeley and Silman 2010)</w:t>
      </w:r>
      <w:r w:rsidR="00D66031">
        <w:rPr>
          <w:rFonts w:ascii="Arial" w:hAnsi="Arial" w:cs="Arial"/>
          <w:lang w:val="en-US"/>
        </w:rPr>
        <w:fldChar w:fldCharType="end"/>
      </w:r>
      <w:r w:rsidR="005D26B0">
        <w:rPr>
          <w:rFonts w:ascii="Arial" w:hAnsi="Arial" w:cs="Arial"/>
          <w:lang w:val="en-US"/>
        </w:rPr>
        <w:t>.</w:t>
      </w:r>
      <w:r w:rsidR="007775E9">
        <w:rPr>
          <w:rFonts w:ascii="Arial" w:hAnsi="Arial" w:cs="Arial"/>
          <w:lang w:val="en-US"/>
        </w:rPr>
        <w:t xml:space="preserve"> </w:t>
      </w:r>
      <w:r w:rsidR="00EB37E8">
        <w:rPr>
          <w:rFonts w:ascii="Arial" w:hAnsi="Arial" w:cs="Arial"/>
          <w:lang w:val="en-US"/>
        </w:rPr>
        <w:t>L</w:t>
      </w:r>
      <w:r w:rsidR="00BB52D4">
        <w:rPr>
          <w:rFonts w:ascii="Arial" w:hAnsi="Arial" w:cs="Arial"/>
          <w:lang w:val="en-US"/>
        </w:rPr>
        <w:t xml:space="preserve">aboratory-measured </w:t>
      </w:r>
      <w:r w:rsidR="00FB247F" w:rsidRPr="00FB247F">
        <w:rPr>
          <w:rFonts w:ascii="Arial" w:hAnsi="Arial" w:cs="Arial"/>
          <w:lang w:val="en-US"/>
        </w:rPr>
        <w:t xml:space="preserve">critical temperatures </w:t>
      </w:r>
      <w:r w:rsidR="00C706E1">
        <w:rPr>
          <w:rFonts w:ascii="Arial" w:hAnsi="Arial" w:cs="Arial"/>
          <w:lang w:val="en-US"/>
        </w:rPr>
        <w:t>are sensitive to</w:t>
      </w:r>
      <w:r w:rsidR="00FB247F" w:rsidRPr="00FB247F">
        <w:rPr>
          <w:rFonts w:ascii="Arial" w:hAnsi="Arial" w:cs="Arial"/>
          <w:lang w:val="en-US"/>
        </w:rPr>
        <w:t xml:space="preserve"> experimental conditions, making </w:t>
      </w:r>
      <w:r w:rsidR="00CC4C23">
        <w:rPr>
          <w:rFonts w:ascii="Arial" w:hAnsi="Arial" w:cs="Arial"/>
          <w:lang w:val="en-US"/>
        </w:rPr>
        <w:t>it difficult to relate these temperatures to</w:t>
      </w:r>
      <w:r w:rsidR="00FB247F" w:rsidRPr="00FB247F">
        <w:rPr>
          <w:rFonts w:ascii="Arial" w:hAnsi="Arial" w:cs="Arial"/>
          <w:lang w:val="en-US"/>
        </w:rPr>
        <w:t xml:space="preserve"> </w:t>
      </w:r>
      <w:commentRangeStart w:id="113"/>
      <w:r w:rsidR="00FB247F" w:rsidRPr="00FB247F">
        <w:rPr>
          <w:rFonts w:ascii="Arial" w:hAnsi="Arial" w:cs="Arial"/>
          <w:lang w:val="en-US"/>
        </w:rPr>
        <w:t xml:space="preserve">climatological </w:t>
      </w:r>
      <w:commentRangeEnd w:id="113"/>
      <w:r w:rsidR="00420F29">
        <w:rPr>
          <w:rStyle w:val="CommentReference"/>
          <w:rFonts w:asciiTheme="minorHAnsi" w:eastAsiaTheme="minorHAnsi" w:hAnsiTheme="minorHAnsi" w:cstheme="minorBidi"/>
          <w:lang w:eastAsia="en-US"/>
        </w:rPr>
        <w:commentReference w:id="113"/>
      </w:r>
      <w:r w:rsidR="00FB247F" w:rsidRPr="00FB247F">
        <w:rPr>
          <w:rFonts w:ascii="Arial" w:hAnsi="Arial" w:cs="Arial"/>
          <w:lang w:val="en-US"/>
        </w:rPr>
        <w:t>mean</w:t>
      </w:r>
      <w:r w:rsidR="00A46AB6">
        <w:rPr>
          <w:rFonts w:ascii="Arial" w:hAnsi="Arial" w:cs="Arial"/>
          <w:lang w:val="en-US"/>
        </w:rPr>
        <w:t>s</w:t>
      </w:r>
      <w:r w:rsidR="00FB247F" w:rsidRPr="00FB247F">
        <w:rPr>
          <w:rFonts w:ascii="Arial" w:hAnsi="Arial" w:cs="Arial"/>
          <w:lang w:val="en-US"/>
        </w:rPr>
        <w:t xml:space="preserve"> or maxima</w:t>
      </w:r>
      <w:r w:rsidR="00A46AB6">
        <w:rPr>
          <w:rFonts w:ascii="Arial" w:hAnsi="Arial" w:cs="Arial"/>
          <w:lang w:val="en-US"/>
        </w:rPr>
        <w:t>, and</w:t>
      </w:r>
      <w:r w:rsidR="00FB247F" w:rsidRPr="00FB247F">
        <w:rPr>
          <w:rFonts w:ascii="Arial" w:hAnsi="Arial" w:cs="Arial"/>
          <w:lang w:val="en-US"/>
        </w:rPr>
        <w:t xml:space="preserve"> </w:t>
      </w:r>
      <w:r w:rsidR="00A46AB6">
        <w:rPr>
          <w:rFonts w:ascii="Arial" w:hAnsi="Arial" w:cs="Arial"/>
          <w:lang w:val="en-US"/>
        </w:rPr>
        <w:t>thus the</w:t>
      </w:r>
      <w:r w:rsidR="00FB247F" w:rsidRPr="00FB247F">
        <w:rPr>
          <w:rFonts w:ascii="Arial" w:hAnsi="Arial" w:cs="Arial"/>
          <w:lang w:val="en-US"/>
        </w:rPr>
        <w:t xml:space="preserve"> threat of rising temperature</w:t>
      </w:r>
      <w:r w:rsidR="00A46AB6">
        <w:rPr>
          <w:rFonts w:ascii="Arial" w:hAnsi="Arial" w:cs="Arial"/>
          <w:lang w:val="en-US"/>
        </w:rPr>
        <w:t>s</w:t>
      </w:r>
      <w:r w:rsidR="00D66031">
        <w:rPr>
          <w:rFonts w:ascii="Arial" w:hAnsi="Arial" w:cs="Arial"/>
          <w:lang w:val="en-US"/>
        </w:rPr>
        <w:t xml:space="preserve"> </w:t>
      </w:r>
      <w:r w:rsidR="00D66031">
        <w:rPr>
          <w:rFonts w:ascii="Arial" w:hAnsi="Arial" w:cs="Arial"/>
          <w:lang w:val="en-US"/>
        </w:rPr>
        <w:fldChar w:fldCharType="begin" w:fldLock="1"/>
      </w:r>
      <w:r w:rsidR="00D66031">
        <w:rPr>
          <w:rFonts w:ascii="Arial" w:hAnsi="Arial" w:cs="Arial"/>
          <w:lang w:val="en-US"/>
        </w:rPr>
        <w:instrText>ADDIN CSL_CITATION {"citationItems":[{"id":"ITEM-1","itemData":{"DOI":"10.1111/ele.12686","ISSN":"14610248","abstract":"Thermal performance curves (TPCs), which quantify how an ectotherm's body temperature (Tb) affects its performance or fitness, are often used in an attempt to predict organismal responses to climate change. Here, we examine the key – but often biologically unreasonable – assumptions underlying this approach; for example, that physiology and thermal regimes are invariant over ontogeny, space and time, and also that TPCs are independent of previously experienced Tb. We show how a critical consideration of these assumptions can lead to biologically useful hypotheses and experimental designs. For example, rather than assuming that TPCs are fixed during ontogeny, one can measure TPCs for each major life stage and incorporate these into stage-specific ecological models to reveal the life stage most likely to be vulnerable to climate change. Our overall goal is to explicitly examine the assumptions underlying the integration of TPCs with Tb, to develop a framework within which empiricists can place their work within these limitations, and to facilitate the application of thermal physiology to understanding the biological implications of climate change.","author":[{"dropping-particle":"","family":"Sinclair","given":"Brent J.","non-dropping-particle":"","parse-names":false,"suffix":""},{"dropping-particle":"","family":"Marshall","given":"Katie E.","non-dropping-particle":"","parse-names":false,"suffix":""},{"dropping-particle":"","family":"Sewell","given":"Mary A.","non-dropping-particle":"","parse-names":false,"suffix":""},{"dropping-particle":"","family":"Levesque","given":"Danielle L.","non-dropping-particle":"","parse-names":false,"suffix":""},{"dropping-particle":"","family":"Willett","given":"Christopher S.","non-dropping-particle":"","parse-names":false,"suffix":""},{"dropping-particle":"","family":"Slotsbo","given":"Stine","non-dropping-particle":"","parse-names":false,"suffix":""},{"dropping-particle":"","family":"Dong","given":"Yunwei","non-dropping-particle":"","parse-names":false,"suffix":""},{"dropping-particle":"","family":"Harley","given":"Christopher D.G.","non-dropping-particle":"","parse-names":false,"suffix":""},{"dropping-particle":"","family":"Marshall","given":"David J.","non-dropping-particle":"","parse-names":false,"suffix":""},{"dropping-particle":"","family":"Helmuth","given":"Brian S.","non-dropping-particle":"","parse-names":false,"suffix":""},{"dropping-particle":"","family":"Huey","given":"Raymond B.","non-dropping-particle":"","parse-names":false,"suffix":""}],"container-title":"Ecology Letters","editor":[{"dropping-particle":"","family":"Vasseur","given":"David","non-dropping-particle":"","parse-names":false,"suffix":""}],"id":"ITEM-1","issue":"11","issued":{"date-parts":[["2016","11"]]},"page":"1372-1385","title":"Can we predict ectotherm responses to climate change using thermal performance curves and body temperatures?","type":"article","volume":"19"},"uris":["http://www.mendeley.com/documents/?uuid=47921bb8-1382-31d7-8811-e3b3602347d6"]}],"mendeley":{"formattedCitation":"(Sinclair et al. 2016)","plainTextFormattedCitation":"(Sinclair et al. 2016)","previouslyFormattedCitation":"(Sinclair et al. 2016)"},"properties":{"noteIndex":0},"schema":"https://github.com/citation-style-language/schema/raw/master/csl-citation.json"}</w:instrText>
      </w:r>
      <w:r w:rsidR="00D66031">
        <w:rPr>
          <w:rFonts w:ascii="Arial" w:hAnsi="Arial" w:cs="Arial"/>
          <w:lang w:val="en-US"/>
        </w:rPr>
        <w:fldChar w:fldCharType="separate"/>
      </w:r>
      <w:r w:rsidR="00D66031" w:rsidRPr="00D66031">
        <w:rPr>
          <w:rFonts w:ascii="Arial" w:hAnsi="Arial" w:cs="Arial"/>
          <w:noProof/>
          <w:lang w:val="en-US"/>
        </w:rPr>
        <w:t>(Sinclair et al. 2016)</w:t>
      </w:r>
      <w:r w:rsidR="00D66031">
        <w:rPr>
          <w:rFonts w:ascii="Arial" w:hAnsi="Arial" w:cs="Arial"/>
          <w:lang w:val="en-US"/>
        </w:rPr>
        <w:fldChar w:fldCharType="end"/>
      </w:r>
      <w:r w:rsidR="00FB247F" w:rsidRPr="00FB247F">
        <w:rPr>
          <w:rFonts w:ascii="Arial" w:hAnsi="Arial" w:cs="Arial"/>
          <w:lang w:val="en-US"/>
        </w:rPr>
        <w:t>.</w:t>
      </w:r>
      <w:r w:rsidR="00C65E30">
        <w:rPr>
          <w:rFonts w:ascii="Arial" w:hAnsi="Arial" w:cs="Arial"/>
          <w:lang w:val="en-US"/>
        </w:rPr>
        <w:t xml:space="preserve"> </w:t>
      </w:r>
      <w:r w:rsidR="00FB247F" w:rsidRPr="00FB247F">
        <w:rPr>
          <w:rFonts w:ascii="Arial" w:hAnsi="Arial" w:cs="Arial"/>
          <w:lang w:val="en-US"/>
        </w:rPr>
        <w:t>This study benefits from a comparative approach with detailed quantification of species with different thermal traits and distribution.</w:t>
      </w:r>
      <w:r w:rsidR="0010270E">
        <w:rPr>
          <w:rFonts w:ascii="Arial" w:hAnsi="Arial" w:cs="Arial"/>
          <w:lang w:val="en-US"/>
        </w:rPr>
        <w:t xml:space="preserve"> W</w:t>
      </w:r>
      <w:r w:rsidR="00C65E30">
        <w:rPr>
          <w:rFonts w:ascii="Arial" w:hAnsi="Arial" w:cs="Arial"/>
          <w:lang w:val="en-US"/>
        </w:rPr>
        <w:t xml:space="preserve">e first showed that upland species </w:t>
      </w:r>
      <w:del w:id="114" w:author="Chris Terry" w:date="2021-11-22T13:51:00Z">
        <w:r w:rsidR="00C65E30" w:rsidDel="00420F29">
          <w:rPr>
            <w:rFonts w:ascii="Arial" w:hAnsi="Arial" w:cs="Arial"/>
            <w:lang w:val="en-US"/>
          </w:rPr>
          <w:delText xml:space="preserve">is </w:delText>
        </w:r>
      </w:del>
      <w:ins w:id="115" w:author="Chris Terry" w:date="2021-11-22T13:51:00Z">
        <w:r w:rsidR="00420F29">
          <w:rPr>
            <w:rFonts w:ascii="Arial" w:hAnsi="Arial" w:cs="Arial"/>
            <w:lang w:val="en-US"/>
          </w:rPr>
          <w:t>are</w:t>
        </w:r>
        <w:r w:rsidR="00420F29">
          <w:rPr>
            <w:rFonts w:ascii="Arial" w:hAnsi="Arial" w:cs="Arial"/>
            <w:lang w:val="en-US"/>
          </w:rPr>
          <w:t xml:space="preserve"> </w:t>
        </w:r>
      </w:ins>
      <w:r w:rsidR="00C65E30">
        <w:rPr>
          <w:rFonts w:ascii="Arial" w:hAnsi="Arial" w:cs="Arial"/>
          <w:lang w:val="en-US"/>
        </w:rPr>
        <w:t xml:space="preserve">already constrained by </w:t>
      </w:r>
      <w:del w:id="116" w:author="Chris Terry" w:date="2021-11-22T13:52:00Z">
        <w:r w:rsidR="00C65E30" w:rsidDel="00420F29">
          <w:rPr>
            <w:rFonts w:ascii="Arial" w:hAnsi="Arial" w:cs="Arial"/>
            <w:lang w:val="en-US"/>
          </w:rPr>
          <w:delText xml:space="preserve">lowland </w:delText>
        </w:r>
      </w:del>
      <w:ins w:id="117" w:author="Chris Terry" w:date="2021-11-22T13:52:00Z">
        <w:r w:rsidR="00420F29">
          <w:rPr>
            <w:rFonts w:ascii="Arial" w:hAnsi="Arial" w:cs="Arial"/>
            <w:lang w:val="en-US"/>
          </w:rPr>
          <w:t>high-</w:t>
        </w:r>
      </w:ins>
      <w:r w:rsidR="00C65E30">
        <w:rPr>
          <w:rFonts w:ascii="Arial" w:hAnsi="Arial" w:cs="Arial"/>
          <w:lang w:val="en-US"/>
        </w:rPr>
        <w:t>temperature</w:t>
      </w:r>
      <w:ins w:id="118" w:author="Chris Terry" w:date="2021-11-22T13:52:00Z">
        <w:r w:rsidR="00420F29">
          <w:rPr>
            <w:rFonts w:ascii="Arial" w:hAnsi="Arial" w:cs="Arial"/>
            <w:lang w:val="en-US"/>
          </w:rPr>
          <w:t>s</w:t>
        </w:r>
      </w:ins>
      <w:r w:rsidR="00C65E30">
        <w:rPr>
          <w:rFonts w:ascii="Arial" w:hAnsi="Arial" w:cs="Arial"/>
          <w:lang w:val="en-US"/>
        </w:rPr>
        <w:t xml:space="preserve">, </w:t>
      </w:r>
      <w:proofErr w:type="gramStart"/>
      <w:r w:rsidR="00C65E30">
        <w:rPr>
          <w:rFonts w:ascii="Arial" w:hAnsi="Arial" w:cs="Arial"/>
          <w:lang w:val="en-US"/>
        </w:rPr>
        <w:t>and also</w:t>
      </w:r>
      <w:proofErr w:type="gramEnd"/>
      <w:r w:rsidR="00C65E30">
        <w:rPr>
          <w:rFonts w:ascii="Arial" w:hAnsi="Arial" w:cs="Arial"/>
          <w:lang w:val="en-US"/>
        </w:rPr>
        <w:t xml:space="preserve"> showed the marginal difference</w:t>
      </w:r>
      <w:r w:rsidR="004C12A5">
        <w:rPr>
          <w:rFonts w:ascii="Arial" w:hAnsi="Arial" w:cs="Arial"/>
          <w:lang w:val="en-US"/>
        </w:rPr>
        <w:t xml:space="preserve"> (about one degree Celsius)</w:t>
      </w:r>
      <w:r w:rsidR="00C65E30">
        <w:rPr>
          <w:rFonts w:ascii="Arial" w:hAnsi="Arial" w:cs="Arial"/>
          <w:lang w:val="en-US"/>
        </w:rPr>
        <w:t xml:space="preserve"> in upper thermal limits between lowland species and upland species. Given the l</w:t>
      </w:r>
      <w:r w:rsidR="002A0FC2">
        <w:rPr>
          <w:rFonts w:ascii="Arial" w:hAnsi="Arial" w:cs="Arial"/>
          <w:lang w:val="en-US"/>
        </w:rPr>
        <w:t xml:space="preserve">ow evolutionary potential of the </w:t>
      </w:r>
      <w:r w:rsidR="00C65E30">
        <w:rPr>
          <w:rFonts w:ascii="Arial" w:hAnsi="Arial" w:cs="Arial"/>
          <w:lang w:val="en-US"/>
        </w:rPr>
        <w:t>heat tolerance</w:t>
      </w:r>
      <w:r w:rsidR="00D66031">
        <w:rPr>
          <w:rFonts w:ascii="Arial" w:hAnsi="Arial" w:cs="Arial"/>
          <w:lang w:val="en-US"/>
        </w:rPr>
        <w:t xml:space="preserve"> </w:t>
      </w:r>
      <w:r w:rsidR="00D66031">
        <w:rPr>
          <w:rFonts w:ascii="Arial" w:hAnsi="Arial" w:cs="Arial"/>
          <w:lang w:val="en-US"/>
        </w:rPr>
        <w:fldChar w:fldCharType="begin" w:fldLock="1"/>
      </w:r>
      <w:r w:rsidR="00331823">
        <w:rPr>
          <w:rFonts w:ascii="Arial" w:hAnsi="Arial" w:cs="Arial"/>
          <w:lang w:val="en-US"/>
        </w:rPr>
        <w:instrText>ADDIN CSL_CITATION {"citationItems":[{"id":"ITEM-1","itemData":{"DOI":"10.1111/j.1365-2435.2012.02036.x","ISSN":"02698463","abstract":"1. Terrestrial ectotherms are likely to face increased periods of heat stress as mean temperatures and temperature variability increase over the next few decades. Here, we consider the extent to which changes in upper thermal limits, through plasticity or evolution, might be constrained, and we survey insect and reptile data to identify groups likely to be particularly susceptible to thermal stress. 2. Plastic changes increase thermal limits in many terrestrial ectotherms, but tend to have less effect on upper limits than lower limits. 3. Although comparisons across insect species have normally not taken into account the potential for plastic responses, mid-latitude species seem most prone to experience heat stress now and into the future, consistent with data from lizards and other groups. 4. Evolutionary adaptive potential has only been measured for some species; there is likely to be genetic variation for heat responses in populations, but selection and heritability experiments suggest that upper thermal limits may not increase much. 5. Although related species can differ by several degrees in their upper thermal limits, there is strong phylogenetic signal for upper limits. If these reflect evolutionary constraints, substantial molecular changes may be required to increase upper thermal limits. 6. Findings point to many terrestrial ectotherms having a limited potential to change their thermal limits particularly within the context of an average predicted temperature increase of 2-4 °C for mid-latitude populations over the next few decades. © 2012 British Ecological Society.","author":[{"dropping-particle":"","family":"Hoffmann","given":"Ary A.","non-dropping-particle":"","parse-names":false,"suffix":""},{"dropping-particle":"","family":"Chown","given":"Steven L.","non-dropping-particle":"","parse-names":false,"suffix":""},{"dropping-particle":"","family":"Clusella-Trullas","given":"Susana","non-dropping-particle":"","parse-names":false,"suffix":""}],"container-title":"Functional Ecology","editor":[{"dropping-particle":"","family":"Fox","given":"Charles","non-dropping-particle":"","parse-names":false,"suffix":""}],"id":"ITEM-1","issue":"4","issued":{"date-parts":[["2013","8"]]},"page":"934-949","title":"Upper thermal limits in terrestrial ectotherms: How constrained are they?","type":"article-journal","volume":"27"},"uris":["http://www.mendeley.com/documents/?uuid=46fe1280-fc82-389a-98cc-b9da950fbf46"]}],"mendeley":{"formattedCitation":"(Hoffmann, Chown, and Clusella-Trullas 2013)","plainTextFormattedCitation":"(Hoffmann, Chown, and Clusella-Trullas 2013)","previouslyFormattedCitation":"(Hoffmann, Chown, and Clusella-Trullas 2013)"},"properties":{"noteIndex":0},"schema":"https://github.com/citation-style-language/schema/raw/master/csl-citation.json"}</w:instrText>
      </w:r>
      <w:r w:rsidR="00D66031">
        <w:rPr>
          <w:rFonts w:ascii="Arial" w:hAnsi="Arial" w:cs="Arial"/>
          <w:lang w:val="en-US"/>
        </w:rPr>
        <w:fldChar w:fldCharType="separate"/>
      </w:r>
      <w:r w:rsidR="00D66031" w:rsidRPr="00D66031">
        <w:rPr>
          <w:rFonts w:ascii="Arial" w:hAnsi="Arial" w:cs="Arial"/>
          <w:noProof/>
          <w:lang w:val="en-US"/>
        </w:rPr>
        <w:t>(Hoffmann, Chown, and Clusella-Trullas 2013)</w:t>
      </w:r>
      <w:r w:rsidR="00D66031">
        <w:rPr>
          <w:rFonts w:ascii="Arial" w:hAnsi="Arial" w:cs="Arial"/>
          <w:lang w:val="en-US"/>
        </w:rPr>
        <w:fldChar w:fldCharType="end"/>
      </w:r>
      <w:r w:rsidR="00C65E30">
        <w:rPr>
          <w:rFonts w:ascii="Arial" w:hAnsi="Arial" w:cs="Arial"/>
          <w:lang w:val="en-US"/>
        </w:rPr>
        <w:t xml:space="preserve">, </w:t>
      </w:r>
      <w:r w:rsidR="0014129F">
        <w:rPr>
          <w:rFonts w:ascii="Arial" w:hAnsi="Arial" w:cs="Arial"/>
          <w:lang w:val="en-US"/>
        </w:rPr>
        <w:t xml:space="preserve">the lowland species are </w:t>
      </w:r>
      <w:r w:rsidR="00C72931">
        <w:rPr>
          <w:rFonts w:ascii="Arial" w:hAnsi="Arial" w:cs="Arial"/>
          <w:lang w:val="en-US"/>
        </w:rPr>
        <w:lastRenderedPageBreak/>
        <w:t xml:space="preserve">likely </w:t>
      </w:r>
      <w:r w:rsidR="0014129F">
        <w:rPr>
          <w:rFonts w:ascii="Arial" w:hAnsi="Arial" w:cs="Arial"/>
          <w:lang w:val="en-US"/>
        </w:rPr>
        <w:t xml:space="preserve">vulnerable to </w:t>
      </w:r>
      <w:r w:rsidR="00ED5028">
        <w:rPr>
          <w:rFonts w:ascii="Arial" w:hAnsi="Arial" w:cs="Arial"/>
          <w:lang w:val="en-US"/>
        </w:rPr>
        <w:t>small amount of</w:t>
      </w:r>
      <w:r w:rsidR="0014129F">
        <w:rPr>
          <w:rFonts w:ascii="Arial" w:hAnsi="Arial" w:cs="Arial"/>
          <w:lang w:val="en-US"/>
        </w:rPr>
        <w:t xml:space="preserve"> warming at lowland</w:t>
      </w:r>
      <w:r w:rsidR="00A46AB6">
        <w:rPr>
          <w:rFonts w:ascii="Arial" w:hAnsi="Arial" w:cs="Arial"/>
          <w:lang w:val="en-US"/>
        </w:rPr>
        <w:t xml:space="preserve"> </w:t>
      </w:r>
      <w:r w:rsidR="005B0470">
        <w:rPr>
          <w:rFonts w:ascii="Arial" w:hAnsi="Arial" w:cs="Arial"/>
          <w:lang w:val="en-US"/>
        </w:rPr>
        <w:t>s</w:t>
      </w:r>
      <w:r w:rsidR="00A46AB6">
        <w:rPr>
          <w:rFonts w:ascii="Arial" w:hAnsi="Arial" w:cs="Arial"/>
          <w:lang w:val="en-US"/>
        </w:rPr>
        <w:t>ites</w:t>
      </w:r>
      <w:r w:rsidR="0014129F">
        <w:rPr>
          <w:rFonts w:ascii="Arial" w:hAnsi="Arial" w:cs="Arial"/>
          <w:lang w:val="en-US"/>
        </w:rPr>
        <w:t xml:space="preserve">. </w:t>
      </w:r>
      <w:r w:rsidR="00FB247F" w:rsidRPr="00FB247F">
        <w:rPr>
          <w:rFonts w:ascii="Arial" w:hAnsi="Arial" w:cs="Arial"/>
          <w:lang w:val="en-US"/>
        </w:rPr>
        <w:t xml:space="preserve">Thus, lowland biotic attrition and upland range contraction are likely to happen with future climate change, leading to cascading effects </w:t>
      </w:r>
      <w:r w:rsidR="008F40A7">
        <w:rPr>
          <w:rFonts w:ascii="Arial" w:hAnsi="Arial" w:cs="Arial"/>
          <w:lang w:val="en-US"/>
        </w:rPr>
        <w:t>in</w:t>
      </w:r>
      <w:r w:rsidR="00FB247F" w:rsidRPr="00FB247F">
        <w:rPr>
          <w:rFonts w:ascii="Arial" w:hAnsi="Arial" w:cs="Arial"/>
          <w:lang w:val="en-US"/>
        </w:rPr>
        <w:t xml:space="preserve"> lowland</w:t>
      </w:r>
      <w:r w:rsidR="008F40A7">
        <w:rPr>
          <w:rFonts w:ascii="Arial" w:hAnsi="Arial" w:cs="Arial"/>
          <w:lang w:val="en-US"/>
        </w:rPr>
        <w:t xml:space="preserve"> communities</w:t>
      </w:r>
      <w:r w:rsidR="00FB247F" w:rsidRPr="00FB247F">
        <w:rPr>
          <w:rFonts w:ascii="Arial" w:hAnsi="Arial" w:cs="Arial"/>
          <w:lang w:val="en-US"/>
        </w:rPr>
        <w:t xml:space="preserve"> </w:t>
      </w:r>
      <w:commentRangeStart w:id="119"/>
      <w:r w:rsidR="00FB247F" w:rsidRPr="00FB247F">
        <w:rPr>
          <w:rFonts w:ascii="Arial" w:hAnsi="Arial" w:cs="Arial"/>
          <w:lang w:val="en-US"/>
        </w:rPr>
        <w:t>and threatening endemic upland species</w:t>
      </w:r>
      <w:r w:rsidR="00D66031">
        <w:rPr>
          <w:rFonts w:ascii="Arial" w:hAnsi="Arial" w:cs="Arial"/>
          <w:lang w:val="en-US"/>
        </w:rPr>
        <w:t xml:space="preserve"> </w:t>
      </w:r>
      <w:r w:rsidR="00D66031">
        <w:rPr>
          <w:rFonts w:ascii="Arial" w:hAnsi="Arial" w:cs="Arial"/>
          <w:lang w:val="en-US"/>
        </w:rPr>
        <w:fldChar w:fldCharType="begin" w:fldLock="1"/>
      </w:r>
      <w:r w:rsidR="00D66031">
        <w:rPr>
          <w:rFonts w:ascii="Arial" w:hAnsi="Arial" w:cs="Arial"/>
          <w:lang w:val="en-US"/>
        </w:rPr>
        <w:instrText>ADDIN CSL_CITATION {"citationItems":[{"id":"ITEM-1","itemData":{"DOI":"10.1073/pnas.1804224115","ISSN":"10916490","PMID":"30373825","abstract":"Montane species worldwide are shifting upslope in response to recent temperature increases. These upslope shifts are predicted to lead to mountaintop extinctions of species that live only near mountain summits, but empirical examples of populations that have disappeared are sparse. We show that recent warming constitutes an “escalator to extinction” for birds on a remote Peruvian mountain—high-elevation species have declined in both range size and abundance, and several previously common mountaintop residents have disappeared from the local community. Our findings support projections that warming will likely drive widespread extirpations and extinctions of high-elevation taxa in the tropical Andes. Such climate change-driven mountaintop extirpations may be more likely in the tropics, where temperature seems to exert a stronger control on species’ range limits than in the temperate zone. In contrast, we show that lowland bird species at our study site are expanding in range size as they shift their upper limits upslope and may thus benefit from climate change.","author":[{"dropping-particle":"","family":"Freeman","given":"Benjamin G.","non-dropping-particle":"","parse-names":false,"suffix":""},{"dropping-particle":"","family":"Scholer","given":"Micah N.","non-dropping-particle":"","parse-names":false,"suffix":""},{"dropping-particle":"","family":"Ruiz-Gutierrez","given":"Viviana","non-dropping-particle":"","parse-names":false,"suffix":""},{"dropping-particle":"","family":"Fitzpatrick","given":"John W.","non-dropping-particle":"","parse-names":false,"suffix":""}],"container-title":"Proceedings of the National Academy of Sciences of the United States of America","id":"ITEM-1","issue":"47","issued":{"date-parts":[["2018","11","20"]]},"page":"11982-11987","publisher":"National Academy of Sciences","title":"Climate change causes upslope shifts and mountaintop extirpations in a tropical bird community","type":"article-journal","volume":"115"},"uris":["http://www.mendeley.com/documents/?uuid=d6776e45-a7a2-33a4-856f-0312d2784be6"]}],"mendeley":{"formattedCitation":"(Freeman et al. 2018)","plainTextFormattedCitation":"(Freeman et al. 2018)","previouslyFormattedCitation":"(Freeman et al. 2018)"},"properties":{"noteIndex":0},"schema":"https://github.com/citation-style-language/schema/raw/master/csl-citation.json"}</w:instrText>
      </w:r>
      <w:r w:rsidR="00D66031">
        <w:rPr>
          <w:rFonts w:ascii="Arial" w:hAnsi="Arial" w:cs="Arial"/>
          <w:lang w:val="en-US"/>
        </w:rPr>
        <w:fldChar w:fldCharType="separate"/>
      </w:r>
      <w:r w:rsidR="00D66031" w:rsidRPr="00D66031">
        <w:rPr>
          <w:rFonts w:ascii="Arial" w:hAnsi="Arial" w:cs="Arial"/>
          <w:noProof/>
          <w:lang w:val="en-US"/>
        </w:rPr>
        <w:t>(Freeman et al. 2018)</w:t>
      </w:r>
      <w:r w:rsidR="00D66031">
        <w:rPr>
          <w:rFonts w:ascii="Arial" w:hAnsi="Arial" w:cs="Arial"/>
          <w:lang w:val="en-US"/>
        </w:rPr>
        <w:fldChar w:fldCharType="end"/>
      </w:r>
      <w:r w:rsidR="00FB247F" w:rsidRPr="00FB247F">
        <w:rPr>
          <w:rFonts w:ascii="Arial" w:hAnsi="Arial" w:cs="Arial"/>
          <w:lang w:val="en-US"/>
        </w:rPr>
        <w:t>.</w:t>
      </w:r>
      <w:commentRangeEnd w:id="119"/>
      <w:r w:rsidR="00420F29">
        <w:rPr>
          <w:rStyle w:val="CommentReference"/>
          <w:rFonts w:asciiTheme="minorHAnsi" w:eastAsiaTheme="minorHAnsi" w:hAnsiTheme="minorHAnsi" w:cstheme="minorBidi"/>
          <w:lang w:eastAsia="en-US"/>
        </w:rPr>
        <w:commentReference w:id="119"/>
      </w:r>
    </w:p>
    <w:p w14:paraId="465D820C" w14:textId="77777777" w:rsidR="0046703F" w:rsidRDefault="0046703F" w:rsidP="007C1BC4">
      <w:pPr>
        <w:ind w:firstLine="720"/>
        <w:rPr>
          <w:rFonts w:ascii="Arial" w:hAnsi="Arial" w:cs="Arial"/>
          <w:lang w:val="en-US"/>
        </w:rPr>
      </w:pPr>
    </w:p>
    <w:p w14:paraId="30365B1A" w14:textId="401D6265" w:rsidR="00D45499" w:rsidRPr="00AF3153" w:rsidRDefault="00AF3153" w:rsidP="007C1BC4">
      <w:pPr>
        <w:rPr>
          <w:rFonts w:ascii="Arial" w:hAnsi="Arial" w:cs="Arial"/>
          <w:i/>
          <w:iCs/>
          <w:lang w:val="en-US"/>
        </w:rPr>
      </w:pPr>
      <w:r>
        <w:rPr>
          <w:rFonts w:ascii="Arial" w:hAnsi="Arial" w:cs="Arial"/>
          <w:i/>
          <w:iCs/>
          <w:lang w:val="en-US"/>
        </w:rPr>
        <w:t>2.</w:t>
      </w:r>
      <w:r w:rsidR="00781CD6" w:rsidRPr="00AF3153">
        <w:rPr>
          <w:rFonts w:ascii="Arial" w:hAnsi="Arial" w:cs="Arial"/>
          <w:i/>
          <w:iCs/>
          <w:lang w:val="en-US"/>
        </w:rPr>
        <w:t>Controversy over t</w:t>
      </w:r>
      <w:r w:rsidR="00D45499" w:rsidRPr="00AF3153">
        <w:rPr>
          <w:rFonts w:ascii="Arial" w:hAnsi="Arial" w:cs="Arial"/>
          <w:i/>
          <w:iCs/>
          <w:lang w:val="en-US"/>
        </w:rPr>
        <w:t>he contribution of abiotic and biotic factor in deciding distribution</w:t>
      </w:r>
    </w:p>
    <w:p w14:paraId="56A0B68F" w14:textId="7701182C" w:rsidR="000C4B32" w:rsidRDefault="00DF6CBA" w:rsidP="002C67DF">
      <w:pPr>
        <w:ind w:firstLine="720"/>
        <w:rPr>
          <w:rFonts w:ascii="Arial" w:hAnsi="Arial" w:cs="Arial"/>
          <w:lang w:val="en-US"/>
        </w:rPr>
      </w:pPr>
      <w:r>
        <w:rPr>
          <w:rFonts w:ascii="Arial" w:hAnsi="Arial" w:cs="Arial"/>
          <w:lang w:val="en-US"/>
        </w:rPr>
        <w:t xml:space="preserve">The idea of comparing the contribution of abiotic </w:t>
      </w:r>
      <w:del w:id="120" w:author="Chris Terry" w:date="2021-11-22T13:53:00Z">
        <w:r w:rsidDel="00420F29">
          <w:rPr>
            <w:rFonts w:ascii="Arial" w:hAnsi="Arial" w:cs="Arial"/>
            <w:lang w:val="en-US"/>
          </w:rPr>
          <w:delText xml:space="preserve">factor </w:delText>
        </w:r>
      </w:del>
      <w:r w:rsidR="00812680" w:rsidRPr="00812680">
        <w:rPr>
          <w:rFonts w:ascii="Arial" w:hAnsi="Arial" w:cs="Arial"/>
          <w:lang w:val="en-US"/>
        </w:rPr>
        <w:t>versus</w:t>
      </w:r>
      <w:r w:rsidR="00812680">
        <w:rPr>
          <w:rFonts w:ascii="Arial" w:hAnsi="Arial" w:cs="Arial"/>
          <w:lang w:val="en-US"/>
        </w:rPr>
        <w:t xml:space="preserve"> </w:t>
      </w:r>
      <w:r>
        <w:rPr>
          <w:rFonts w:ascii="Arial" w:hAnsi="Arial" w:cs="Arial"/>
          <w:lang w:val="en-US"/>
        </w:rPr>
        <w:t>biotic factor</w:t>
      </w:r>
      <w:ins w:id="121" w:author="Chris Terry" w:date="2021-11-22T13:53:00Z">
        <w:r w:rsidR="00420F29">
          <w:rPr>
            <w:rFonts w:ascii="Arial" w:hAnsi="Arial" w:cs="Arial"/>
            <w:lang w:val="en-US"/>
          </w:rPr>
          <w:t>s</w:t>
        </w:r>
      </w:ins>
      <w:r>
        <w:rPr>
          <w:rFonts w:ascii="Arial" w:hAnsi="Arial" w:cs="Arial"/>
          <w:lang w:val="en-US"/>
        </w:rPr>
        <w:t xml:space="preserve"> in warm </w:t>
      </w:r>
      <w:r w:rsidR="00812680" w:rsidRPr="00812680">
        <w:rPr>
          <w:rFonts w:ascii="Arial" w:hAnsi="Arial" w:cs="Arial"/>
          <w:lang w:val="en-US"/>
        </w:rPr>
        <w:t>versus</w:t>
      </w:r>
      <w:r>
        <w:rPr>
          <w:rFonts w:ascii="Arial" w:hAnsi="Arial" w:cs="Arial"/>
          <w:lang w:val="en-US"/>
        </w:rPr>
        <w:t xml:space="preserve"> cold boundaries has </w:t>
      </w:r>
      <w:r w:rsidR="00A37EF1">
        <w:rPr>
          <w:rFonts w:ascii="Arial" w:hAnsi="Arial" w:cs="Arial"/>
          <w:lang w:val="en-US"/>
        </w:rPr>
        <w:t xml:space="preserve">a </w:t>
      </w:r>
      <w:r>
        <w:rPr>
          <w:rFonts w:ascii="Arial" w:hAnsi="Arial" w:cs="Arial"/>
          <w:lang w:val="en-US"/>
        </w:rPr>
        <w:t xml:space="preserve">deep root </w:t>
      </w:r>
      <w:r w:rsidR="0074313A">
        <w:rPr>
          <w:rFonts w:ascii="Arial" w:hAnsi="Arial" w:cs="Arial"/>
          <w:lang w:val="en-US"/>
        </w:rPr>
        <w:t>since</w:t>
      </w:r>
      <w:r>
        <w:rPr>
          <w:rFonts w:ascii="Arial" w:hAnsi="Arial" w:cs="Arial"/>
          <w:lang w:val="en-US"/>
        </w:rPr>
        <w:t xml:space="preserve"> </w:t>
      </w:r>
      <w:r w:rsidR="0074313A">
        <w:rPr>
          <w:rFonts w:ascii="Arial" w:hAnsi="Arial" w:cs="Arial"/>
          <w:lang w:val="en-US"/>
        </w:rPr>
        <w:t xml:space="preserve">Charles </w:t>
      </w:r>
      <w:r>
        <w:rPr>
          <w:rFonts w:ascii="Arial" w:hAnsi="Arial" w:cs="Arial"/>
          <w:lang w:val="en-US"/>
        </w:rPr>
        <w:t>Darwin but remain contested until now</w:t>
      </w:r>
      <w:r w:rsidR="003D4B4F">
        <w:rPr>
          <w:rFonts w:ascii="Arial" w:hAnsi="Arial" w:cs="Arial"/>
          <w:lang w:val="en-US"/>
        </w:rPr>
        <w:t xml:space="preserve"> </w:t>
      </w:r>
      <w:r w:rsidR="003D4B4F">
        <w:rPr>
          <w:rFonts w:ascii="Arial" w:hAnsi="Arial" w:cs="Arial"/>
          <w:lang w:val="en-US"/>
        </w:rPr>
        <w:fldChar w:fldCharType="begin" w:fldLock="1"/>
      </w:r>
      <w:r w:rsidR="00BB52D4">
        <w:rPr>
          <w:rFonts w:ascii="Arial" w:hAnsi="Arial" w:cs="Arial"/>
          <w:lang w:val="en-US"/>
        </w:rPr>
        <w:instrText>ADDIN CSL_CITATION {"citationItems":[{"id":"ITEM-1","itemData":{"DOI":"10.1086/674525","ISSN":"00030147","PMID":"24464192","abstract":"Many species' range limits (RL) occur across continuous environmental gradients without obvious barriers imposing them. Such RL are expected to reflect niche limits (NL) and thus to occur where populations cease to be self-sustaining. Transplant experiments comparing fitness within and beyond species' ranges can test this hypothesis, but interpretive power depends strongly on experimental design.We first identify often overlooked aspects of transplant design that are critical to establishing the causes of RL, especially incorporating transplant sites at, and source populations from, the range edge. We then conduct a meta-analysis of published beyond-range transplant experiments (n= 111 tests). Most tests (75%) found that performance declined beyond the range, with the strongest declines detected when the measure of performance was lifetime fitness (83%), suggesting that RL commonly involve niche constraints (declining habitat quality). However, only 46% supported range limits occurring at NL; 26% (mostly geographic RL) fell short of NL with self-sustaining transplants beyond the range, and 23% (all elevational RL) exceeded NL with range-edge populations acting as demographic sinks. These data suggest an important but divergent role for dispersal, which may commonly constrain geographic distributions while extending elevational limits. Meta-analysis results also supported the importance of biotic interactions at RL, particularly the long-held assertion of their role in causing low-elevation and equatorial limits. © 2013 by The University of Chicago.","author":[{"dropping-particle":"","family":"Hargreaves","given":"Anna L.","non-dropping-particle":"","parse-names":false,"suffix":""},{"dropping-particle":"","family":"Samis","given":"Karen E.","non-dropping-particle":"","parse-names":false,"suffix":""},{"dropping-particle":"","family":"Eckert","given":"Christopher G.","non-dropping-particle":"","parse-names":false,"suffix":""}],"container-title":"American Naturalist","id":"ITEM-1","issue":"2","issued":{"date-parts":[["2014","1","17"]]},"page":"157-173","publisher":"University of Chicago PressChicago, IL","title":"Are species' range limits simply niche limits writ large? A review of transplant experiments beyond the range","type":"article-journal","volume":"183"},"uris":["http://www.mendeley.com/documents/?uuid=9326a7e9-8b53-3520-b708-1f6c7c85ae33"]},{"id":"ITEM-2","itemData":{"DOI":"10.1111/jbi.12231","ISSN":"03050270","abstract":"Aim: The factors that set species range limits underlie many patterns in ecology, evolution, biogeography and conservation. These factors have been the subject of several reviews, but there has been no systematic review of the causes of warm-edge limits (low elevations and latitudes). Understanding these causes is urgent, given that the factors that set these limits might also drive extinction at warm edges as global climate changes. Many authors have suggested that warm-edge limits are set by biotic factors (particularly competition) whereas others have stressed abiotic factors (particularly temperature). We synthesize the known causes of species' warm-edge range limits, with emphasis on the underlying mechanisms (proximate causes). Location: Global. Methods: We systematically searched the literature for studies testing the causes of warm-edge range limits. Results: We found 125 studies that address the causes of warm-edge limits, from a search including &gt; 4000 studies. Among the species in these studies, abiotic factors are supported more often than biotic factors in setting species range limits at warm edges, in contrast to the widely held view that biotic factors are more important. Studies that test both types of factors support abiotic factors significantly more frequently. In addition, only 23 studies (61 species) identified proximate causes of these limits, and these overwhelmingly support physiological tolerances to abiotic factors (primarily temperature). Only eight species with identified proximate causes were tested for both biotic and abiotic factors, but the majority support abiotic factors. Main conclusions: Although it is often assumed that warm-edge limits are set by biotic factors, our review shows that abiotic factors are supported more often among the species in these 125 studies. However, few studies both identify proximate causes and test alternative mechanisms, or examine the interaction between biotic and abiotic factors. Filling these gaps should be a high priority as warm-edge populations are increasingly driven to extinction by climate change. © 2013 John Wiley &amp; Sons Ltd.","author":[{"dropping-particle":"","family":"Cahill","given":"Abigail E.","non-dropping-particle":"","parse-names":false,"suffix":""},{"dropping-particle":"","family":"Aiello-Lammens","given":"Matthew E.","non-dropping-particle":"","parse-names":false,"suffix":""},{"dropping-particle":"","family":"Caitlin Fisher-Reid","given":"M.","non-dropping-particle":"","parse-names":false,"suffix":""},{"dropping-particle":"","family":"Hua","given":"Xia","non-dropping-particle":"","parse-names":false,"suffix":""},{"dropping-particle":"","family":"Karanewsky","given":"Caitlin J.","non-dropping-particle":"","parse-names":false,"suffix":""},{"dropping-particle":"","family":"Ryu","given":"Hae Yeong","non-dropping-particle":"","parse-names":false,"suffix":""},{"dropping-particle":"","family":"Sbeglia","given":"Gena C.","non-dropping-particle":"","parse-names":false,"suffix":""},{"dropping-particle":"","family":"Spagnolo","given":"Fabrizio","non-dropping-particle":"","parse-names":false,"suffix":""},{"dropping-particle":"","family":"Waldron","given":"John B.","non-dropping-particle":"","parse-names":false,"suffix":""},{"dropping-particle":"","family":"Wiens","given":"John J.","non-dropping-particle":"","parse-names":false,"suffix":""}],"container-title":"Journal of Biogeography","editor":[{"dropping-particle":"","family":"Daniel Kissling","given":"W.","non-dropping-particle":"","parse-names":false,"suffix":""}],"id":"ITEM-2","issue":"3","issued":{"date-parts":[["2014","3","1"]]},"page":"429-442","publisher":"John Wiley &amp; Sons, Ltd","title":"Causes of warm-edge range limits: systematic review, proximate factors and implications for climate change","type":"article-journal","volume":"41"},"uris":["http://www.mendeley.com/documents/?uuid=1bddb131-a70f-39a0-98b5-2d307a8472d9"]}],"mendeley":{"formattedCitation":"(Cahill et al. 2014; Hargreaves, Samis, and Eckert 2014)","plainTextFormattedCitation":"(Cahill et al. 2014; Hargreaves, Samis, and Eckert 2014)","previouslyFormattedCitation":"(Cahill et al. 2014; Hargreaves, Samis, and Eckert 2014)"},"properties":{"noteIndex":0},"schema":"https://github.com/citation-style-language/schema/raw/master/csl-citation.json"}</w:instrText>
      </w:r>
      <w:r w:rsidR="003D4B4F">
        <w:rPr>
          <w:rFonts w:ascii="Arial" w:hAnsi="Arial" w:cs="Arial"/>
          <w:lang w:val="en-US"/>
        </w:rPr>
        <w:fldChar w:fldCharType="separate"/>
      </w:r>
      <w:r w:rsidR="003D4B4F" w:rsidRPr="003D4B4F">
        <w:rPr>
          <w:rFonts w:ascii="Arial" w:hAnsi="Arial" w:cs="Arial"/>
          <w:noProof/>
          <w:lang w:val="en-US"/>
        </w:rPr>
        <w:t>(Cahill et al. 2014; Hargreaves, Samis, and Eckert 2014)</w:t>
      </w:r>
      <w:r w:rsidR="003D4B4F">
        <w:rPr>
          <w:rFonts w:ascii="Arial" w:hAnsi="Arial" w:cs="Arial"/>
          <w:lang w:val="en-US"/>
        </w:rPr>
        <w:fldChar w:fldCharType="end"/>
      </w:r>
      <w:r w:rsidR="003D4B4F">
        <w:rPr>
          <w:rFonts w:ascii="Arial" w:hAnsi="Arial" w:cs="Arial"/>
          <w:lang w:val="en-US"/>
        </w:rPr>
        <w:t>.</w:t>
      </w:r>
      <w:r w:rsidR="00781CD6">
        <w:rPr>
          <w:rFonts w:ascii="Arial" w:hAnsi="Arial" w:cs="Arial"/>
          <w:lang w:val="en-US"/>
        </w:rPr>
        <w:t xml:space="preserve"> </w:t>
      </w:r>
      <w:r w:rsidR="00287EB7">
        <w:rPr>
          <w:rFonts w:ascii="Arial" w:hAnsi="Arial" w:cs="Arial"/>
          <w:lang w:val="en-US"/>
        </w:rPr>
        <w:t>There is especially mixed evidence on the importance of heat tolerance in deciding warm boundaries (positive</w:t>
      </w:r>
      <w:r w:rsidR="001D62CE">
        <w:rPr>
          <w:rFonts w:ascii="Arial" w:hAnsi="Arial" w:cs="Arial"/>
          <w:lang w:val="en-US"/>
        </w:rPr>
        <w:t xml:space="preserve"> </w:t>
      </w:r>
      <w:r w:rsidR="00722543">
        <w:rPr>
          <w:rFonts w:ascii="Arial" w:hAnsi="Arial" w:cs="Arial"/>
          <w:lang w:val="en-US"/>
        </w:rPr>
        <w:t>relationship</w:t>
      </w:r>
      <w:r w:rsidR="00287EB7">
        <w:rPr>
          <w:rFonts w:ascii="Arial" w:hAnsi="Arial" w:cs="Arial"/>
          <w:lang w:val="en-US"/>
        </w:rPr>
        <w:t xml:space="preserve">: </w:t>
      </w:r>
      <w:r w:rsidR="009C7B0A">
        <w:rPr>
          <w:rFonts w:ascii="Arial" w:hAnsi="Arial" w:cs="Arial"/>
          <w:lang w:val="en-US"/>
        </w:rPr>
        <w:fldChar w:fldCharType="begin" w:fldLock="1"/>
      </w:r>
      <w:r w:rsidR="009C7B0A">
        <w:rPr>
          <w:rFonts w:ascii="Arial" w:hAnsi="Arial" w:cs="Arial"/>
          <w:lang w:val="en-US"/>
        </w:rPr>
        <w:instrText>ADDIN CSL_CITATION {"citationItems":[{"id":"ITEM-1","itemData":{"DOI":"10.1016/j.jtherbio.2017.10.019","ISSN":"18790992","PMID":"29301702","abstract":"Variation of ecophysiological traits may help to explain geographic distribution patterns of Drosophila sibling species. Many traits in ectotherms have optimal performance within specific temperature ranges. Altitudinal gradients are potentially informative for characterizing differences of sibling species distributions. We collected two sibling species of the tripunctata group – Drosophila mediopunctata (MPT) and D. unipunctata (UNI) – at eight altitudes (ranging from 593 to 1185 m above sea level) located at a continuous Atlantic Rainforest reserve in consecutive years (2009–2011), with two collections at the hot-rainy season and two at the cold-dry season. Mean altitude was significantly different between species and seasons. Their distributions showed a consistent pattern with MPT always occurring at higher altitudes than UNI. A significant correlation was found between altitude and species relative abundance. We characterized the thermal range of fertility, an important fitness component, for each species and found evidence for differential thermal adaptation. Our results suggest that the two species altitudinal distributions and seasonal relative abundances are consistent with their differential thermal adaptations: MPT seems to be adapted to lower temperatures, occupies higher altitudes and occurs at higher relative abundances in the cold-dry season; while UNI tolerates higher temperatures and occurs at lower altitudes and higher relative abundances in the hot-rainy season. However, their thermal ranges overlap at most temperatures, suggesting that additional variables (e.g. habitat choice, competition, differential survival etc.) may also play a role to determine their distribution in the field.","author":[{"dropping-particle":"","family":"Batista","given":"Marcos Roberto Dias","non-dropping-particle":"","parse-names":false,"suffix":""},{"dropping-particle":"","family":"Rocha","given":"Felipe Bastos","non-dropping-particle":"","parse-names":false,"suffix":""},{"dropping-particle":"","family":"Klaczko","given":"Louis Bernard","non-dropping-particle":"","parse-names":false,"suffix":""}],"container-title":"Journal of Thermal Biology","id":"ITEM-1","issued":{"date-parts":[["2018","1","1"]]},"page":"69-73","publisher":"Elsevier Ltd","title":"Altitudinal distribution of two sibling species of the Drosophila tripunctata group in a preserved tropical forest and their male sterility thermal thresholds","type":"article-journal","volume":"71"},"uris":["http://www.mendeley.com/documents/?uuid=3cfdb7e0-176f-3065-a232-372e9d6b85e9"]},{"id":"ITEM-2","itemData":{"DOI":"10.1073/pnas.1207553109","ISSN":"00278424","abstract":"Upper thermal limits vary less than lower limits among related species of terrestrial ectotherms. This pattern may reflect weak or uniform selection on upper limits, or alternatively tight evolutionary constraints. We investigated this issue in 94 Drosophila species from diverse climates and reared in a common environment to control for plastic effects that may confound species comparisons. We found substantial variation in upper thermal limits among species, negatively correlated with annual precipitation at the central point of their distribution and also with the interaction between precipitation and maximum temperature, showing that heat resistance is an important determinant of Drosophila species distributions. Species from hot and relatively dry regions had higher resistance, whereas resistance was uncorrelated with temperature in wetter regions. Using a suite of analyses we showed that phylogenetic signal in heat resistance reflects phylogenetic inertia rather than common selection pressures. Current species distributions are therefore more likely to reflect environmental sorting of lineages rather than local adaptation. Similar to previous studies, thermal safety margins were small at low latitudes, with safety margins smallest for species occupying both humid and dry tropical environments. Thus, species from a range of environments are likely to be at risk owing to climate change. Together these findings suggest that this group of insects is unlikely to buffer global change effects throughmarked evolutionary changes, highlighting the importance of facilitating range shifts for maintaining biodiversity.","author":[{"dropping-particle":"","family":"Kellermann","given":"Vanessa","non-dropping-particle":"","parse-names":false,"suffix":""},{"dropping-particle":"","family":"Overgaard","given":"Johannes","non-dropping-particle":"","parse-names":false,"suffix":""},{"dropping-particle":"","family":"Hoffmann","given":"Ary A.","non-dropping-particle":"","parse-names":false,"suffix":""},{"dropping-particle":"","family":"Fljøgaard","given":"Camilla","non-dropping-particle":"","parse-names":false,"suffix":""},{"dropping-particle":"","family":"Svenning","given":"Jens Christian","non-dropping-particle":"","parse-names":false,"suffix":""},{"dropping-particle":"","family":"Loeschcke","given":"Volker","non-dropping-particle":"","parse-names":false,"suffix":""}],"container-title":"Proceedings of the National Academy of Sciences of the United States of America","id":"ITEM-2","issue":"40","issued":{"date-parts":[["2012"]]},"page":"16228-16233","title":"Upper thermal limits of Drosophila are linked to species distributions and strongly constrained phylogenetically","type":"article-journal","volume":"109"},"uris":["http://www.mendeley.com/documents/?uuid=fda03cb5-0910-39da-97ce-ca7e1c3ab356"]},{"id":"ITEM-3","itemData":{"DOI":"10.1111/j.1365-2656.2007.01303.x","ISSN":"00218790","PMID":"18177334","abstract":"1. The ranges of many species have expanded in cool regions but contracted at warm margins in response to recent climate warming, but the mechanisms behind such changes remain unclear. Particular debate concerns the roles of direct climatic limitation vs. the effects of interacting species in explaining the location of low latitude or low elevation range margins. 2. The mountains of the Sierra de Guadarrama (central Spain) include both cool and warm range margins for the black-veined white butterfly, Aporia crataegi, which has disappeared from low elevations since the 1970s without colonizing the highest elevations. 3. We found that the current upper elevation limit to A. crataegi's distribution coincided closely with that of its host plants, but that the species was absent from elevations below 900 m, even where host plants were present. The density of A. crataegi per host plant increased with elevation, but overall abundance of the species declined at high elevations where host plants were rare. 4. The flight period of A. crataegi was later at higher elevations, meaning that butterflies in higher populations flew at hotter times of year; nevertheless, daytime temperatures for the month of peak flight decreased by 6.2 °C per 1 km increase in elevation. 5. At higher elevations A. crataegi eggs were laid on the south side of host plants (expected to correspond to hotter microclimates), whereas at lower sites the (cooler) north side of plants was selected. Field transplant experiments showed that egg survival increased with elevation. 6. Climatic limitation is the most likely explanation for the low elevation range margin of A. crataegi, whereas the absence of host plants from high elevations sets the upper limit. This contrasts with the frequent assumption that biotic interactions typically determine warm range margins, and thermal limitation cool margins. 7. Studies that have modelled distribution changes in response to climate change may have underestimated declines for many specialist species, because range contractions will be exacerbated by mismatch between the future distribution of suitable climate space and the availability of resources such as host plants. © 2007 The Authors.","author":[{"dropping-particle":"","family":"Merrill","given":"Richard M.","non-dropping-particle":"","parse-names":false,"suffix":""},{"dropping-particle":"","family":"Gutiérrez","given":"David","non-dropping-particle":"","parse-names":false,"suffix":""},{"dropping-particle":"","family":"Lewis","given":"Owen T.","non-dropping-particle":"","parse-names":false,"suffix":""},{"dropping-particle":"","family":"Gutiérrez","given":"Javier","non-dropping-particle":"","parse-names":false,"suffix":""},{"dropping-particle":"","family":"Díez","given":"Sonia B.","non-dropping-particle":"","parse-names":false,"suffix":""},{"dropping-particle":"","family":"Wilson","given":"Robert J.","non-dropping-particle":"","parse-names":false,"suffix":""}],"container-title":"Journal of Animal Ecology","id":"ITEM-3","issue":"1","issued":{"date-parts":[["2008"]]},"note":"This is the evidence that high temperature is the restriction for distribution at lowland!","page":"145-155","title":"Combined effects of climate and biotic interactions on the elevational range of a phytophagous insect","type":"article-journal","volume":"77"},"uris":["http://www.mendeley.com/documents/?uuid=5303e261-0e4e-326d-8c2c-f56bd1797ed4"]},{"id":"ITEM-4","itemData":{"DOI":"10.1111/j.1365-2486.2011.02518.x","ISSN":"13541013","abstract":"Predicting the biodiversity impacts of global warming implies that we know where and with what magnitude these impacts will be encountered. Amphibians are currently the most threatened vertebrates, mainly due to habitat loss and to emerging infectious diseases. Global warming may further exacerbate their decline in the near future, although the impact might vary geographically. We predicted that subtropical amphibians should be relatively susceptible to warming-induced extinctions because their upper critical thermal limits (CT max) might be only slightly higher than maximum pond temperatures (T max). We tested this prediction by measuring CT max and T max for 47 larval amphibian species from two thermally distinct subtropical communities (the warm community of the Gran Chaco and the cool community of Atlantic Forest, northern Argentina), as well as from one European temperate community. Upper thermal tolerances of tadpoles were positively correlated (controlling for phylogeny) with maximum pond temperatures, although the slope was steeper in subtropical than in temperate species. CT max values were lowest in temperate species and highest in the subtropical warm community, which paradoxically, had very low warming tolerance (CT max-T max) and therefore may be prone to future local extinction from acute thermal stress if rising pond T max soon exceeds their CT max. Canopy-protected subtropical cool species have larger warming tolerance and thus should be less impacted by peak temperatures. Temperate species are relatively secure to warming impacts, except for late breeders with low thermal tolerance, which may be exposed to physiological thermal stress in the coming years. © 2011 Blackwell Publishing Ltd.","author":[{"dropping-particle":"","family":"Duarte","given":"Helder","non-dropping-particle":"","parse-names":false,"suffix":""},{"dropping-particle":"","family":"Tejedo","given":"Miguel","non-dropping-particle":"","parse-names":false,"suffix":""},{"dropping-particle":"","family":"Katzenberger","given":"Marco","non-dropping-particle":"","parse-names":false,"suffix":""},{"dropping-particle":"","family":"Marangoni","given":"Federico","non-dropping-particle":"","parse-names":false,"suffix":""},{"dropping-particle":"","family":"Baldo","given":"Diego","non-dropping-particle":"","parse-names":false,"suffix":""},{"dropping-particle":"","family":"Beltrán","given":"Juan Francisco","non-dropping-particle":"","parse-names":false,"suffix":""},{"dropping-particle":"","family":"Martí","given":"Dardo Andrea","non-dropping-particle":"","parse-names":false,"suffix":""},{"dropping-particle":"","family":"Richter-Boix","given":"Alex","non-dropping-particle":"","parse-names":false,"suffix":""},{"dropping-particle":"","family":"Gonzalez-Voyer","given":"Alejandro","non-dropping-particle":"","parse-names":false,"suffix":""}],"container-title":"Global Change Biology","id":"ITEM-4","issue":"2","issued":{"date-parts":[["2012","2","1"]]},"page":"412-421","publisher":"John Wiley &amp; Sons, Ltd","title":"Can amphibians take the heat? Vulnerability to climate warming in subtropical and temperate larval amphibian communities","type":"article-journal","volume":"18"},"uris":["http://www.mendeley.com/documents/?uuid=29e85837-7e5e-37e1-9aca-e0aaad27676b"]},{"id":"ITEM-5","itemData":{"DOI":"10.1073/pnas.1507681113","ISSN":"10916490","PMID":"26729867","abstract":"The critical thermal maximum (CTmax), the temperature at which motor control is lost in animals, has the potential to determine if species will tolerate global warming. For insects, tolerance to high temperatures decreases with latitude, suggesting that similar patterns may exist along elevational gradients as well. This study explored how CTmax varies among species and populations of a group of diverse tropical insect herbivores, the rolled-leaf beetles, across both broad and narrow elevational gradients. Data from 6,948 field observations and 8,700 museum specimens were used to map the elevational distributions of rolled-leaf beetles on two mountains in Costa Rica. CTmax was determined for 1,252 individual beetles representing all populations across the gradients. Initial morphological identifications suggested a total of 26 species with populations at different elevations displaying contrasting upper thermal limits. However, compared with morphological identifications, DNA barcodes (cytochrome oxidase I) revealed significant cryptic species diversity. DNA barcodes identified 42 species and haplotypes across 11 species complexes. These 42 species displayed much narrower elevational distributions and values of CTmax than the 26 morphologically defined species. In general, species found at middle elevations and on mountaintops are less tolerant to high temperatures than species restricted to lowland habitats. Species with broad elevational distributions display high CTmax throughout their ranges. We found no significant phylogenetic signal in CTmax, geography, or elevational range. The narrow variance in CTmaxvalues for most rolled-leaf beetles, especially high-elevation species, suggests that the risk of extinction of insects may be substantial under some projected rates of global warming.","author":[{"dropping-particle":"","family":"García-Robledo","given":"Carlos","non-dropping-particle":"","parse-names":false,"suffix":""},{"dropping-particle":"","family":"Kuprewicz","given":"Erin K.","non-dropping-particle":"","parse-names":false,"suffix":""},{"dropping-particle":"","family":"Staines","given":"Charles L.","non-dropping-particle":"","parse-names":false,"suffix":""},{"dropping-particle":"","family":"Erwin","given":"Terry L.","non-dropping-particle":"","parse-names":false,"suffix":""},{"dropping-particle":"","family":"Kress","given":"W. John","non-dropping-particle":"","parse-names":false,"suffix":""}],"container-title":"Proceedings of the National Academy of Sciences of the United States of America","id":"ITEM-5","issue":"3","issued":{"date-parts":[["2016","1","19"]]},"page":"680-685","publisher":"National Academy of Sciences","title":"Limited tolerance by insects to high temperatures across tropical elevational gradients and the implications of global warming for extinction","type":"article-journal","volume":"113"},"uris":["http://www.mendeley.com/documents/?uuid=ccd0f931-edae-31b4-9391-b90d476cb476"]}],"mendeley":{"formattedCitation":"(Batista et al. 2018; Duarte et al. 2012; García-Robledo et al. 2016; Kellermann et al. 2012; Merrill et al. 2008)","plainTextFormattedCitation":"(Batista et al. 2018; Duarte et al. 2012; García-Robledo et al. 2016; Kellermann et al. 2012; Merrill et al. 2008)","previouslyFormattedCitation":"(Batista et al. 2018; Duarte et al. 2012; García-Robledo et al. 2016; Kellermann et al. 2012; Merrill et al. 2008)"},"properties":{"noteIndex":0},"schema":"https://github.com/citation-style-language/schema/raw/master/csl-citation.json"}</w:instrText>
      </w:r>
      <w:r w:rsidR="009C7B0A">
        <w:rPr>
          <w:rFonts w:ascii="Arial" w:hAnsi="Arial" w:cs="Arial"/>
          <w:lang w:val="en-US"/>
        </w:rPr>
        <w:fldChar w:fldCharType="separate"/>
      </w:r>
      <w:r w:rsidR="009C7B0A" w:rsidRPr="009C7B0A">
        <w:rPr>
          <w:rFonts w:ascii="Arial" w:hAnsi="Arial" w:cs="Arial"/>
          <w:noProof/>
          <w:lang w:val="en-US"/>
        </w:rPr>
        <w:t>(Batista et al. 2018; Duarte et al. 2012; García-Robledo et al. 2016; Kellermann et al. 2012; Merrill et al. 2008)</w:t>
      </w:r>
      <w:r w:rsidR="009C7B0A">
        <w:rPr>
          <w:rFonts w:ascii="Arial" w:hAnsi="Arial" w:cs="Arial"/>
          <w:lang w:val="en-US"/>
        </w:rPr>
        <w:fldChar w:fldCharType="end"/>
      </w:r>
      <w:r w:rsidR="009C7B0A">
        <w:rPr>
          <w:rFonts w:ascii="Arial" w:hAnsi="Arial" w:cs="Arial"/>
          <w:lang w:val="en-US"/>
        </w:rPr>
        <w:t xml:space="preserve">; </w:t>
      </w:r>
      <w:r w:rsidR="001D62CE">
        <w:rPr>
          <w:rFonts w:ascii="Arial" w:hAnsi="Arial" w:cs="Arial"/>
          <w:lang w:val="en-US"/>
        </w:rPr>
        <w:t xml:space="preserve">null </w:t>
      </w:r>
      <w:r w:rsidR="00722543">
        <w:rPr>
          <w:rFonts w:ascii="Arial" w:hAnsi="Arial" w:cs="Arial"/>
          <w:lang w:val="en-US"/>
        </w:rPr>
        <w:t>relationship</w:t>
      </w:r>
      <w:r w:rsidR="009C7B0A">
        <w:rPr>
          <w:rFonts w:ascii="Arial" w:hAnsi="Arial" w:cs="Arial"/>
          <w:lang w:val="en-US"/>
        </w:rPr>
        <w:t xml:space="preserve">: </w:t>
      </w:r>
      <w:r w:rsidR="009C7B0A">
        <w:rPr>
          <w:rFonts w:ascii="Arial" w:hAnsi="Arial" w:cs="Arial"/>
          <w:lang w:val="en-US"/>
        </w:rPr>
        <w:fldChar w:fldCharType="begin" w:fldLock="1"/>
      </w:r>
      <w:r w:rsidR="00BC7557">
        <w:rPr>
          <w:rFonts w:ascii="Arial" w:hAnsi="Arial" w:cs="Arial"/>
          <w:lang w:val="en-US"/>
        </w:rPr>
        <w:instrText>ADDIN CSL_CITATION {"citationItems":[{"id":"ITEM-1","itemData":{"DOI":"10.1007/s00442-004-1605-4","ISSN":"00298549","PMID":"15221433","abstract":"The relation between thermal tolerance and latitudinal distribution was studied with 30 drosophilid species collected from the cool-temperate region (Sapporo), the warm-temperate region (Tokyo and Kyoto) and the subtropical region (Iriomote island) in Japan. In addition, intraspecific variation was examined for five species collected from two localities. The subtropical strains of Scaptodrosophila coracina, Drosophila bizonata and D. daruma were less tolerant to cold than their temperate strains. However, the difference of cold tolerance between these two geographic strains was much smaller than the difference between the species restricted to the subtropical region and those occurring in the temperate region. In D. auraria and D. suzukii, no difference was observed in thermal tolerance between their cool- and warm-temperate strains. Thus, geographic variation in thermal tolerance within species was low or negligible. Interspecific comparisons by phylogenetic independent contrasts revealed that species which had the northern boundaries of their distributions at higher latitudes were generally more tolerant to cold than those which had their boundaries at lower latitudes. However, the data for some species did not agree with this trend. The use of man-protected warm places for overwintering, competition or predation would also affect their distributions. It also appeared that species which had their southern boundaries at higher latitudes were generally more cold-tolerant. The acquisition of cold tolerance may lower a fly's capacity to compete, survive or reproduce in warmer climates. On the other hand, no relation was observed between heat tolerance and latitudinal distribution. Heat tolerance was higher in species inhabiting openlands or the forest canopy than in those inhabiting the forest understorey. © Springer-Verlag 2004.","author":[{"dropping-particle":"","family":"Kimura","given":"Masahito T.","non-dropping-particle":"","parse-names":false,"suffix":""}],"container-title":"Oecologia","id":"ITEM-1","issue":"3","issued":{"date-parts":[["2004"]]},"note":"1) indication of cold tolerance - competition trade-off;\n2) geographic variation in thermal tolerance within species was low or negligible\n3)","page":"442-449","publisher":"Springer Verlag","title":"Cold and heat tolerance of drosophilid flies with reference to their latitudinal distributions","type":"article-journal","volume":"140"},"uris":["http://www.mendeley.com/documents/?uuid=91aec852-2862-3ed1-9022-83d9484f77d3"]},{"id":"ITEM-2","itemData":{"DOI":"10.1007/s00442-018-4154-y","ISSN":"00298549","PMID":"29736865","abstract":"Terrestrial ectotherms are likely to be especially sensitive to rising temperatures over coming decades. Thermal limits are used to measure climatic tolerances that potentially affect ectotherm distribution. While there is a strong relationship between the critical thermal maximum (CTmax) of insects and their latitudinal ranges, the nature of this relationship across elevation is less clear. Here we investigated the combined relationships between CTmax, elevation and ant body mass, given that CTmax can also be influenced by body mass, in the World Heritage-listed rainforests of the Australian Wet Tropics. We measured the CTmax and body mass of 20 ant species across an elevational gradient from 350 to 1000 m a.s.l. Community CTmax did not vary systematically with increasing elevation and there was no correlation between elevation and elevational ranges of species. However, body mass significantly decreased at higher elevations. Despite the negative correlation between CTmax and body mass at the community level, there was no significant difference in CTmax of different-sized ants within a species. These findings are not consistent with either the climatic variability hypothesis, Rapoport’s rule or Bergmann’s rule. Models indicated that elevation and body mass had limited influences on CTmax. Our results suggest that the distribution of most montane ants in the region is not strongly driven by thermal limitation, and climate change will likely impact ant species differently. This is likely to occur primarily through changes in rainfall via its effects on vegetation structure and therefore thermal microhabitats, rather than through direct temperature changes.","author":[{"dropping-particle":"","family":"Nowrouzi","given":"Somayeh","non-dropping-particle":"","parse-names":false,"suffix":""},{"dropping-particle":"","family":"Andersen","given":"Alan N.","non-dropping-particle":"","parse-names":false,"suffix":""},{"dropping-particle":"","family":"Bishop","given":"Tom R.","non-dropping-particle":"","parse-names":false,"suffix":""},{"dropping-particle":"","family":"Robson","given":"Simon K.A.","non-dropping-particle":"","parse-names":false,"suffix":""}],"container-title":"Oecologia","id":"ITEM-2","issue":"2","issued":{"date-parts":[["2018","10","1"]]},"note":"[check cited; ]","page":"333-342","publisher":"Springer Verlag","title":"Is thermal limitation the primary driver of elevational distributions? Not for montane rainforest ants in the Australian Wet Tropics","type":"article-journal","volume":"188"},"uris":["http://www.mendeley.com/documents/?uuid=e248f6da-505a-3873-b4f9-13e28dd410a6"]},{"id":"ITEM-3","itemData":{"DOI":"10.1016/j.jtherbio.2007.09.007","ISSN":"03064565","abstract":"1.We investigated whether heat tolerance has a crucial impact on the altitudinal distribution of a high-altitude lizard, Takydromus hsuehshanensis (&gt;1800 m altitude).2.We measured and compared its heat tolerance with that of another two lowland species. Heat tolerance measurement included critical thermal maximum (CTMax) and survival rates under three fluctuating daily temperature treatments over a 3-month period. Two of the three temperature treatments, the extremely high temperature (EH treatment) and the average temperature (H treatment), were set to approximate lowland summer temperatures. The third one was set to approximate cool temperature in mountain areas (C treatment).3.Our results showed that (1) CTMax of T. hsuehshanensis was higher than the summer temperature in the lowland areas, and not significantly lower than that of two other lowland species, (2) T. hsuehshanensis survived the H and EH treatments over a 3-month period and its survival rate was not significantly lower than that of the other two lowland species. Therefore, T. hsuehshanensis was not only able to tolerate high temperatures mimicking lowland areas for a short period of time, but also for a much longer period of time.4.We conclude that the heat tolerance of T. hsuehshanensis is not a crucial factor limiting its current altitudinal distribution. © 2007 Elsevier Ltd. All rights reserved.","author":[{"dropping-particle":"","family":"Huang","given":"Shu Ping","non-dropping-particle":"","parse-names":false,"suffix":""},{"dropping-particle":"","family":"Tu","given":"Ming Chung","non-dropping-particle":"","parse-names":false,"suffix":""}],"container-title":"Journal of Thermal Biology","id":"ITEM-3","issue":"1","issued":{"date-parts":[["2008","1","1"]]},"page":"48-56","publisher":"Pergamon","title":"Heat tolerance and altitudinal distribution of a mountainous lizard, Takydromus hsuehshanensis, in Taiwan","type":"article-journal","volume":"33"},"uris":["http://www.mendeley.com/documents/?uuid=d319b509-8e7f-3f1e-9510-6587a59d08f3"]},{"id":"ITEM-4","itemData":{"DOI":"10.2307/3546663","ISSN":"00301299","abstract":"An increase in the altitudinal range of occurrence of species in an assemblage with increasing elevation has been explained as a consequence of individual organisms having to be able to withstand a broader range of climatic conditions at higher elevations; the climatic variability hypothesis. Here we show that for scarab dung beetles (26 species) across an elevational transect (approx. 2500 In) in southern Africa thermal tolerance range does increase with increasing elevation across individuals and across species. The maximal thermal tolerance range exhibited increases slowly with elevation and the minimum range increases more rapidly. The mechanistic basis of the change appears to be one of rapidly changing critical thermal minimum (CTmin) with elevation and only small changes in critical thermal maximum (CTmax). Of course, even if the pattern of tolerance of species assumed by the climatic variability hypothesis is correct, an increase in altitudinal range with increasing elevation need not necessarily follow. However, although sampling has been limited, there does appear to be an elevational increase in altitudinal range for this species assemblage.","author":[{"dropping-particle":"","family":"Gaston","given":"Kevin J.","non-dropping-particle":"","parse-names":false,"suffix":""},{"dropping-particle":"","family":"Chown","given":"Steven L.","non-dropping-particle":"","parse-names":false,"suffix":""}],"container-title":"Oikos","id":"ITEM-4","issue":"3","issued":{"date-parts":[["1999","9"]]},"page":"584","publisher":"JSTOR","title":"Elevation and Climatic Tolerance: A Test Using Dung Beetles","type":"article-journal","volume":"86"},"uris":["http://www.mendeley.com/documents/?uuid=57497583-32b5-34a9-8ced-3b4b3b3b7cd8"]}],"mendeley":{"formattedCitation":"(Gaston and Chown 1999; Huang and Tu 2008; Kimura 2004; Nowrouzi et al. 2018)","plainTextFormattedCitation":"(Gaston and Chown 1999; Huang and Tu 2008; Kimura 2004; Nowrouzi et al. 2018)","previouslyFormattedCitation":"(Gaston and Chown 1999; Huang and Tu 2008; Kimura 2004; Nowrouzi et al. 2018)"},"properties":{"noteIndex":0},"schema":"https://github.com/citation-style-language/schema/raw/master/csl-citation.json"}</w:instrText>
      </w:r>
      <w:r w:rsidR="009C7B0A">
        <w:rPr>
          <w:rFonts w:ascii="Arial" w:hAnsi="Arial" w:cs="Arial"/>
          <w:lang w:val="en-US"/>
        </w:rPr>
        <w:fldChar w:fldCharType="separate"/>
      </w:r>
      <w:r w:rsidR="009C7B0A" w:rsidRPr="009C7B0A">
        <w:rPr>
          <w:rFonts w:ascii="Arial" w:hAnsi="Arial" w:cs="Arial"/>
          <w:noProof/>
          <w:lang w:val="en-US"/>
        </w:rPr>
        <w:t>(Gaston and Chown 1999; Huang and Tu 2008; Kimura 2004; Nowrouzi et al. 2018)</w:t>
      </w:r>
      <w:r w:rsidR="009C7B0A">
        <w:rPr>
          <w:rFonts w:ascii="Arial" w:hAnsi="Arial" w:cs="Arial"/>
          <w:lang w:val="en-US"/>
        </w:rPr>
        <w:fldChar w:fldCharType="end"/>
      </w:r>
      <w:r w:rsidR="00287EB7">
        <w:rPr>
          <w:rFonts w:ascii="Arial" w:hAnsi="Arial" w:cs="Arial"/>
          <w:lang w:val="en-US"/>
        </w:rPr>
        <w:t>)</w:t>
      </w:r>
      <w:r w:rsidR="009C7B0A">
        <w:rPr>
          <w:rFonts w:ascii="Arial" w:hAnsi="Arial" w:cs="Arial"/>
          <w:lang w:val="en-US"/>
        </w:rPr>
        <w:t xml:space="preserve">. </w:t>
      </w:r>
      <w:r>
        <w:rPr>
          <w:rFonts w:ascii="Arial" w:hAnsi="Arial" w:cs="Arial"/>
          <w:lang w:val="en-US"/>
        </w:rPr>
        <w:t xml:space="preserve">The discrepancy </w:t>
      </w:r>
      <w:r w:rsidR="006618AB">
        <w:rPr>
          <w:rFonts w:ascii="Arial" w:hAnsi="Arial" w:cs="Arial"/>
          <w:lang w:val="en-US"/>
        </w:rPr>
        <w:t>could</w:t>
      </w:r>
      <w:r>
        <w:rPr>
          <w:rFonts w:ascii="Arial" w:hAnsi="Arial" w:cs="Arial"/>
          <w:lang w:val="en-US"/>
        </w:rPr>
        <w:t xml:space="preserve"> arise from</w:t>
      </w:r>
      <w:r w:rsidR="008215BB">
        <w:rPr>
          <w:rFonts w:ascii="Arial" w:hAnsi="Arial" w:cs="Arial"/>
          <w:lang w:val="en-US"/>
        </w:rPr>
        <w:t xml:space="preserve"> at least</w:t>
      </w:r>
      <w:r>
        <w:rPr>
          <w:rFonts w:ascii="Arial" w:hAnsi="Arial" w:cs="Arial"/>
          <w:lang w:val="en-US"/>
        </w:rPr>
        <w:t xml:space="preserve"> three reasons: geographic bias of research effort, the </w:t>
      </w:r>
      <w:r w:rsidR="00EE311B">
        <w:rPr>
          <w:rFonts w:ascii="Arial" w:hAnsi="Arial" w:cs="Arial"/>
          <w:lang w:val="en-US"/>
        </w:rPr>
        <w:t>distinctive</w:t>
      </w:r>
      <w:r>
        <w:rPr>
          <w:rFonts w:ascii="Arial" w:hAnsi="Arial" w:cs="Arial"/>
          <w:lang w:val="en-US"/>
        </w:rPr>
        <w:t xml:space="preserve"> nature of mechanisms governing latitudinal </w:t>
      </w:r>
      <w:r w:rsidR="00812680" w:rsidRPr="00812680">
        <w:rPr>
          <w:rFonts w:ascii="Arial" w:hAnsi="Arial" w:cs="Arial"/>
          <w:lang w:val="en-US"/>
        </w:rPr>
        <w:t>versus</w:t>
      </w:r>
      <w:r>
        <w:rPr>
          <w:rFonts w:ascii="Arial" w:hAnsi="Arial" w:cs="Arial"/>
          <w:lang w:val="en-US"/>
        </w:rPr>
        <w:t xml:space="preserve"> </w:t>
      </w:r>
      <w:r w:rsidR="00D12862">
        <w:rPr>
          <w:rFonts w:ascii="Arial" w:hAnsi="Arial" w:cs="Arial"/>
          <w:lang w:val="en-US"/>
        </w:rPr>
        <w:t>elevationa</w:t>
      </w:r>
      <w:r>
        <w:rPr>
          <w:rFonts w:ascii="Arial" w:hAnsi="Arial" w:cs="Arial"/>
          <w:lang w:val="en-US"/>
        </w:rPr>
        <w:t xml:space="preserve">l distribution and </w:t>
      </w:r>
      <w:r w:rsidR="00EE311B">
        <w:rPr>
          <w:rFonts w:ascii="Arial" w:hAnsi="Arial" w:cs="Arial"/>
          <w:lang w:val="en-US"/>
        </w:rPr>
        <w:t>methodological difference when measuring traits.</w:t>
      </w:r>
    </w:p>
    <w:p w14:paraId="2EA87AD3" w14:textId="30CF10EE" w:rsidR="009D2B25" w:rsidRDefault="006618AB" w:rsidP="007C1BC4">
      <w:pPr>
        <w:rPr>
          <w:rFonts w:ascii="Arial" w:hAnsi="Arial" w:cs="Arial"/>
          <w:lang w:val="en-US"/>
        </w:rPr>
      </w:pPr>
      <w:r>
        <w:rPr>
          <w:rFonts w:ascii="Arial" w:hAnsi="Arial" w:cs="Arial"/>
          <w:lang w:val="en-US"/>
        </w:rPr>
        <w:t xml:space="preserve">First, data available for synthetic studies </w:t>
      </w:r>
      <w:r w:rsidR="00054B94">
        <w:rPr>
          <w:rFonts w:ascii="Arial" w:hAnsi="Arial" w:cs="Arial"/>
          <w:lang w:val="en-US"/>
        </w:rPr>
        <w:t xml:space="preserve">is </w:t>
      </w:r>
      <w:r>
        <w:rPr>
          <w:rFonts w:ascii="Arial" w:hAnsi="Arial" w:cs="Arial"/>
          <w:lang w:val="en-US"/>
        </w:rPr>
        <w:t>dominated by temperate latitudes in the northern hemisphere</w:t>
      </w:r>
      <w:r w:rsidR="00035188">
        <w:rPr>
          <w:rFonts w:ascii="Arial" w:hAnsi="Arial" w:cs="Arial"/>
          <w:lang w:val="en-US"/>
        </w:rPr>
        <w:t xml:space="preserve"> </w:t>
      </w:r>
      <w:r w:rsidR="00035188">
        <w:rPr>
          <w:rFonts w:ascii="Arial" w:hAnsi="Arial" w:cs="Arial"/>
          <w:lang w:val="en-US"/>
        </w:rPr>
        <w:fldChar w:fldCharType="begin" w:fldLock="1"/>
      </w:r>
      <w:r w:rsidR="00B308DE">
        <w:rPr>
          <w:rFonts w:ascii="Arial" w:hAnsi="Arial" w:cs="Arial"/>
          <w:lang w:val="en-US"/>
        </w:rPr>
        <w:instrText>ADDIN CSL_CITATION {"citationItems":[{"id":"ITEM-1","itemData":{"DOI":"10.1111/ddi.12517","ISSN":"14724642","abstract":"It is critical that we understand the effects of climate change on natural systems if we ever hope to predict or mitigate consequent changes in diversity and ecosystem function. In order to identify coherent ‘fingerprints’ of climate change across Earth's terrestrial and marine ecosystems, various reviews have been conducted to synthesize studies of climate change impacts on individual species, assemblages and systems. These reviews help to make information about climate change impacts accessible for researchers as well as for the general public and policymakers. As such, these reviews can be highly influential in setting the direction of policy and research. Unfortunately, due to limited data availability, the majority of reviews of climate change impacts suffer from severe taxonomic and geographic biases. In particular, tropical and marine systems are grossly underrepresented, as are plants and endothermic animals. These biases may preclude a comprehensive understanding of how climate change is affecting Earth's natural systems at a global scale. In order to advance our understanding of climate change impacts on species and ecosystems, we need to first assess the types of data that are and are not available and then correct these biases through directed studies and initiatives.","author":[{"dropping-particle":"","family":"Feeley","given":"Kenneth J.","non-dropping-particle":"","parse-names":false,"suffix":""},{"dropping-particle":"","family":"Stroud","given":"James T.","non-dropping-particle":"","parse-names":false,"suffix":""},{"dropping-particle":"","family":"Perez","given":"Timothy M.","non-dropping-particle":"","parse-names":false,"suffix":""}],"container-title":"Diversity and Distributions","editor":[{"dropping-particle":"","family":"Kühn","given":"Ingolf","non-dropping-particle":"","parse-names":false,"suffix":""}],"id":"ITEM-1","issue":"3","issued":{"date-parts":[["2017","3"]]},"note":"1. very valuable reading list of reviews \n2. tropical area and tropical species are underpresented","page":"231-234","title":"Most ‘global’ reviews of species’ responses to climate change are not truly global","type":"article","volume":"23"},"uris":["http://www.mendeley.com/documents/?uuid=be1f3190-5768-353b-8895-f62cd83bf5be"]}],"mendeley":{"formattedCitation":"(Feeley et al. 2017)","plainTextFormattedCitation":"(Feeley et al. 2017)","previouslyFormattedCitation":"(Feeley et al. 2017)"},"properties":{"noteIndex":0},"schema":"https://github.com/citation-style-language/schema/raw/master/csl-citation.json"}</w:instrText>
      </w:r>
      <w:r w:rsidR="00035188">
        <w:rPr>
          <w:rFonts w:ascii="Arial" w:hAnsi="Arial" w:cs="Arial"/>
          <w:lang w:val="en-US"/>
        </w:rPr>
        <w:fldChar w:fldCharType="separate"/>
      </w:r>
      <w:r w:rsidR="00B308DE" w:rsidRPr="00B308DE">
        <w:rPr>
          <w:rFonts w:ascii="Arial" w:hAnsi="Arial" w:cs="Arial"/>
          <w:noProof/>
          <w:lang w:val="en-US"/>
        </w:rPr>
        <w:t>(Feeley et al. 2017)</w:t>
      </w:r>
      <w:r w:rsidR="00035188">
        <w:rPr>
          <w:rFonts w:ascii="Arial" w:hAnsi="Arial" w:cs="Arial"/>
          <w:lang w:val="en-US"/>
        </w:rPr>
        <w:fldChar w:fldCharType="end"/>
      </w:r>
      <w:r w:rsidR="008A37B2">
        <w:rPr>
          <w:rFonts w:ascii="Arial" w:hAnsi="Arial" w:cs="Arial"/>
          <w:lang w:val="en-US"/>
        </w:rPr>
        <w:t xml:space="preserve"> and focus on cold limits </w:t>
      </w:r>
      <w:r w:rsidR="008A37B2">
        <w:rPr>
          <w:rFonts w:ascii="Arial" w:hAnsi="Arial" w:cs="Arial"/>
          <w:lang w:val="en-US"/>
        </w:rPr>
        <w:fldChar w:fldCharType="begin" w:fldLock="1"/>
      </w:r>
      <w:r w:rsidR="006F1C62">
        <w:rPr>
          <w:rFonts w:ascii="Arial" w:hAnsi="Arial" w:cs="Arial"/>
          <w:lang w:val="en-US"/>
        </w:rPr>
        <w:instrText>ADDIN CSL_CITATION {"citationItems":[{"id":"ITEM-1","itemData":{"DOI":"10.1111/jbi.12231","ISSN":"03050270","abstract":"Aim: The factors that set species range limits underlie many patterns in ecology, evolution, biogeography and conservation. These factors have been the subject of several reviews, but there has been no systematic review of the causes of warm-edge limits (low elevations and latitudes). Understanding these causes is urgent, given that the factors that set these limits might also drive extinction at warm edges as global climate changes. Many authors have suggested that warm-edge limits are set by biotic factors (particularly competition) whereas others have stressed abiotic factors (particularly temperature). We synthesize the known causes of species' warm-edge range limits, with emphasis on the underlying mechanisms (proximate causes). Location: Global. Methods: We systematically searched the literature for studies testing the causes of warm-edge range limits. Results: We found 125 studies that address the causes of warm-edge limits, from a search including &gt; 4000 studies. Among the species in these studies, abiotic factors are supported more often than biotic factors in setting species range limits at warm edges, in contrast to the widely held view that biotic factors are more important. Studies that test both types of factors support abiotic factors significantly more frequently. In addition, only 23 studies (61 species) identified proximate causes of these limits, and these overwhelmingly support physiological tolerances to abiotic factors (primarily temperature). Only eight species with identified proximate causes were tested for both biotic and abiotic factors, but the majority support abiotic factors. Main conclusions: Although it is often assumed that warm-edge limits are set by biotic factors, our review shows that abiotic factors are supported more often among the species in these 125 studies. However, few studies both identify proximate causes and test alternative mechanisms, or examine the interaction between biotic and abiotic factors. Filling these gaps should be a high priority as warm-edge populations are increasingly driven to extinction by climate change. © 2013 John Wiley &amp; Sons Ltd.","author":[{"dropping-particle":"","family":"Cahill","given":"Abigail E.","non-dropping-particle":"","parse-names":false,"suffix":""},{"dropping-particle":"","family":"Aiello-Lammens","given":"Matthew E.","non-dropping-particle":"","parse-names":false,"suffix":""},{"dropping-particle":"","family":"Caitlin Fisher-Reid","given":"M.","non-dropping-particle":"","parse-names":false,"suffix":""},{"dropping-particle":"","family":"Hua","given":"Xia","non-dropping-particle":"","parse-names":false,"suffix":""},{"dropping-particle":"","family":"Karanewsky","given":"Caitlin J.","non-dropping-particle":"","parse-names":false,"suffix":""},{"dropping-particle":"","family":"Ryu","given":"Hae Yeong","non-dropping-particle":"","parse-names":false,"suffix":""},{"dropping-particle":"","family":"Sbeglia","given":"Gena C.","non-dropping-particle":"","parse-names":false,"suffix":""},{"dropping-particle":"","family":"Spagnolo","given":"Fabrizio","non-dropping-particle":"","parse-names":false,"suffix":""},{"dropping-particle":"","family":"Waldron","given":"John B.","non-dropping-particle":"","parse-names":false,"suffix":""},{"dropping-particle":"","family":"Wiens","given":"John J.","non-dropping-particle":"","parse-names":false,"suffix":""}],"container-title":"Journal of Biogeography","editor":[{"dropping-particle":"","family":"Daniel Kissling","given":"W.","non-dropping-particle":"","parse-names":false,"suffix":""}],"id":"ITEM-1","issue":"3","issued":{"date-parts":[["2014","3","1"]]},"page":"429-442","publisher":"John Wiley &amp; Sons, Ltd","title":"Causes of warm-edge range limits: systematic review, proximate factors and implications for climate change","type":"article-journal","volume":"41"},"uris":["http://www.mendeley.com/documents/?uuid=1bddb131-a70f-39a0-98b5-2d307a8472d9"]}],"mendeley":{"formattedCitation":"(Cahill et al. 2014)","plainTextFormattedCitation":"(Cahill et al. 2014)","previouslyFormattedCitation":"(Cahill et al. 2014)"},"properties":{"noteIndex":0},"schema":"https://github.com/citation-style-language/schema/raw/master/csl-citation.json"}</w:instrText>
      </w:r>
      <w:r w:rsidR="008A37B2">
        <w:rPr>
          <w:rFonts w:ascii="Arial" w:hAnsi="Arial" w:cs="Arial"/>
          <w:lang w:val="en-US"/>
        </w:rPr>
        <w:fldChar w:fldCharType="separate"/>
      </w:r>
      <w:r w:rsidR="008A37B2" w:rsidRPr="008A37B2">
        <w:rPr>
          <w:rFonts w:ascii="Arial" w:hAnsi="Arial" w:cs="Arial"/>
          <w:noProof/>
          <w:lang w:val="en-US"/>
        </w:rPr>
        <w:t>(Cahill et al. 2014)</w:t>
      </w:r>
      <w:r w:rsidR="008A37B2">
        <w:rPr>
          <w:rFonts w:ascii="Arial" w:hAnsi="Arial" w:cs="Arial"/>
          <w:lang w:val="en-US"/>
        </w:rPr>
        <w:fldChar w:fldCharType="end"/>
      </w:r>
      <w:r>
        <w:rPr>
          <w:rFonts w:ascii="Arial" w:hAnsi="Arial" w:cs="Arial"/>
          <w:lang w:val="en-US"/>
        </w:rPr>
        <w:t xml:space="preserve">. </w:t>
      </w:r>
      <w:commentRangeStart w:id="122"/>
      <w:r>
        <w:rPr>
          <w:rFonts w:ascii="Arial" w:hAnsi="Arial" w:cs="Arial"/>
          <w:lang w:val="en-US"/>
        </w:rPr>
        <w:t xml:space="preserve">However, a recent </w:t>
      </w:r>
      <w:r w:rsidR="00C03B2E">
        <w:rPr>
          <w:rFonts w:ascii="Arial" w:hAnsi="Arial" w:cs="Arial"/>
          <w:lang w:val="en-US"/>
        </w:rPr>
        <w:t>synthesis</w:t>
      </w:r>
      <w:r>
        <w:rPr>
          <w:rFonts w:ascii="Arial" w:hAnsi="Arial" w:cs="Arial"/>
          <w:lang w:val="en-US"/>
        </w:rPr>
        <w:t xml:space="preserve"> of </w:t>
      </w:r>
      <w:r w:rsidR="00C505E9">
        <w:rPr>
          <w:rFonts w:ascii="Arial" w:hAnsi="Arial" w:cs="Arial"/>
          <w:lang w:val="en-US"/>
        </w:rPr>
        <w:t xml:space="preserve">the </w:t>
      </w:r>
      <w:r>
        <w:rPr>
          <w:rFonts w:ascii="Arial" w:hAnsi="Arial" w:cs="Arial"/>
          <w:lang w:val="en-US"/>
        </w:rPr>
        <w:t>global latitudinal trend shows that the difference in the contribution of biotic factors to warm v</w:t>
      </w:r>
      <w:r w:rsidR="00C505E9">
        <w:rPr>
          <w:rFonts w:ascii="Arial" w:hAnsi="Arial" w:cs="Arial"/>
          <w:lang w:val="en-US"/>
        </w:rPr>
        <w:t>ersus</w:t>
      </w:r>
      <w:r>
        <w:rPr>
          <w:rFonts w:ascii="Arial" w:hAnsi="Arial" w:cs="Arial"/>
          <w:lang w:val="en-US"/>
        </w:rPr>
        <w:t xml:space="preserve"> cold boundaries disappear</w:t>
      </w:r>
      <w:r w:rsidR="00C505E9">
        <w:rPr>
          <w:rFonts w:ascii="Arial" w:hAnsi="Arial" w:cs="Arial"/>
          <w:lang w:val="en-US"/>
        </w:rPr>
        <w:t>s</w:t>
      </w:r>
      <w:r>
        <w:rPr>
          <w:rFonts w:ascii="Arial" w:hAnsi="Arial" w:cs="Arial"/>
          <w:lang w:val="en-US"/>
        </w:rPr>
        <w:t xml:space="preserve"> toward </w:t>
      </w:r>
      <w:r w:rsidR="00C505E9">
        <w:rPr>
          <w:rFonts w:ascii="Arial" w:hAnsi="Arial" w:cs="Arial"/>
          <w:lang w:val="en-US"/>
        </w:rPr>
        <w:t xml:space="preserve">the </w:t>
      </w:r>
      <w:r>
        <w:rPr>
          <w:rFonts w:ascii="Arial" w:hAnsi="Arial" w:cs="Arial"/>
          <w:lang w:val="en-US"/>
        </w:rPr>
        <w:t>equator</w:t>
      </w:r>
      <w:r w:rsidR="00287A8E">
        <w:rPr>
          <w:rFonts w:ascii="Arial" w:hAnsi="Arial" w:cs="Arial"/>
          <w:lang w:val="en-US"/>
        </w:rPr>
        <w:t xml:space="preserve"> </w:t>
      </w:r>
      <w:r w:rsidR="00287A8E">
        <w:rPr>
          <w:rFonts w:ascii="Arial" w:hAnsi="Arial" w:cs="Arial"/>
          <w:lang w:val="en-US"/>
        </w:rPr>
        <w:fldChar w:fldCharType="begin" w:fldLock="1"/>
      </w:r>
      <w:r w:rsidR="00EC538B">
        <w:rPr>
          <w:rFonts w:ascii="Arial" w:hAnsi="Arial" w:cs="Arial"/>
          <w:lang w:val="en-US"/>
        </w:rPr>
        <w:instrText>ADDIN CSL_CITATION {"citationItems":[{"id":"ITEM-1","itemData":{"DOI":"10.1111/ele.13864","ISSN":"1461-023X","abstract":"Predicting which ecological factors constrain species distributions is a fundamental ecological question and critical to forecasting geographic responses to global change. Darwin hypothesised that abiotic factors generally impose species’ high-latitude and high-elevation (typically cool) range limits, whereas biotic interactions more often impose species’ low-latitude/low-elevation (typically warm) limits, but empirical support has been mixed. Here, we clarify three predictions arising from Darwin's hypothesis and show that previously mixed support is partially due to researchers testing different predictions. Using a comprehensive literature review (885 range limits), we find that biotic interactions, including competition, predation and parasitism, contributed to &gt;60% of range limits and influenced species’ warm limits more often than cool limits. Abiotic factors contributed more often than biotic interactions to cool range limits, but temperature contributed frequently to both cool and warm limits. Our results suggest that most range limits will be sensitive to climate warming, but warm-limit responses in particular will depend strongly on biotic interactions.","author":[{"dropping-particle":"","family":"Paquette","given":"Alexandra","non-dropping-particle":"","parse-names":false,"suffix":""},{"dropping-particle":"","family":"Hargreaves","given":"Anna L.","non-dropping-particle":"","parse-names":false,"suffix":""}],"container-title":"Ecology Letters","editor":[{"dropping-particle":"","family":"Ghalambor","given":"Cameron","non-dropping-particle":"","parse-names":false,"suffix":""}],"id":"ITEM-1","issue":"11","issued":{"date-parts":[["2021","11","27"]]},"page":"2427-2438","publisher":"John Wiley and Sons Inc","title":"Biotic interactions are more often important at species’ warm versus cool range edges","type":"article-journal","volume":"24"},"uris":["http://www.mendeley.com/documents/?uuid=a1f2dbfc-9730-3744-8aa8-4f7542435a1d"]}],"mendeley":{"formattedCitation":"(Paquette and Hargreaves 2021)","plainTextFormattedCitation":"(Paquette and Hargreaves 2021)","previouslyFormattedCitation":"(Paquette and Hargreaves 2021)"},"properties":{"noteIndex":0},"schema":"https://github.com/citation-style-language/schema/raw/master/csl-citation.json"}</w:instrText>
      </w:r>
      <w:r w:rsidR="00287A8E">
        <w:rPr>
          <w:rFonts w:ascii="Arial" w:hAnsi="Arial" w:cs="Arial"/>
          <w:lang w:val="en-US"/>
        </w:rPr>
        <w:fldChar w:fldCharType="separate"/>
      </w:r>
      <w:r w:rsidR="00287A8E" w:rsidRPr="00287A8E">
        <w:rPr>
          <w:rFonts w:ascii="Arial" w:hAnsi="Arial" w:cs="Arial"/>
          <w:noProof/>
          <w:lang w:val="en-US"/>
        </w:rPr>
        <w:t>(Paquette and Hargreaves 2021)</w:t>
      </w:r>
      <w:r w:rsidR="00287A8E">
        <w:rPr>
          <w:rFonts w:ascii="Arial" w:hAnsi="Arial" w:cs="Arial"/>
          <w:lang w:val="en-US"/>
        </w:rPr>
        <w:fldChar w:fldCharType="end"/>
      </w:r>
      <w:r>
        <w:rPr>
          <w:rFonts w:ascii="Arial" w:hAnsi="Arial" w:cs="Arial"/>
          <w:lang w:val="en-US"/>
        </w:rPr>
        <w:t xml:space="preserve">. </w:t>
      </w:r>
      <w:commentRangeEnd w:id="122"/>
      <w:r w:rsidR="00420F29">
        <w:rPr>
          <w:rStyle w:val="CommentReference"/>
          <w:rFonts w:asciiTheme="minorHAnsi" w:eastAsiaTheme="minorHAnsi" w:hAnsiTheme="minorHAnsi" w:cstheme="minorBidi"/>
          <w:lang w:eastAsia="en-US"/>
        </w:rPr>
        <w:commentReference w:id="122"/>
      </w:r>
      <w:commentRangeStart w:id="123"/>
      <w:r>
        <w:rPr>
          <w:rFonts w:ascii="Arial" w:hAnsi="Arial" w:cs="Arial"/>
          <w:lang w:val="en-US"/>
        </w:rPr>
        <w:t>Limited and mixed results from tropical system</w:t>
      </w:r>
      <w:r w:rsidR="008612B5">
        <w:rPr>
          <w:rFonts w:ascii="Arial" w:hAnsi="Arial" w:cs="Arial"/>
          <w:lang w:val="en-US"/>
        </w:rPr>
        <w:t>s</w:t>
      </w:r>
      <w:r>
        <w:rPr>
          <w:rFonts w:ascii="Arial" w:hAnsi="Arial" w:cs="Arial"/>
          <w:lang w:val="en-US"/>
        </w:rPr>
        <w:t xml:space="preserve"> cast </w:t>
      </w:r>
      <w:r w:rsidR="00C505E9">
        <w:rPr>
          <w:rFonts w:ascii="Arial" w:hAnsi="Arial" w:cs="Arial"/>
          <w:lang w:val="en-US"/>
        </w:rPr>
        <w:t>great</w:t>
      </w:r>
      <w:r>
        <w:rPr>
          <w:rFonts w:ascii="Arial" w:hAnsi="Arial" w:cs="Arial"/>
          <w:lang w:val="en-US"/>
        </w:rPr>
        <w:t xml:space="preserve"> uncertainty </w:t>
      </w:r>
      <w:r w:rsidR="00D97EAA">
        <w:rPr>
          <w:rFonts w:ascii="Arial" w:hAnsi="Arial" w:cs="Arial"/>
          <w:lang w:val="en-US"/>
        </w:rPr>
        <w:t xml:space="preserve">on the importance of biotic and abiotic contribution </w:t>
      </w:r>
      <w:r w:rsidR="00C72931">
        <w:rPr>
          <w:rFonts w:ascii="Arial" w:hAnsi="Arial" w:cs="Arial"/>
          <w:lang w:val="en-US"/>
        </w:rPr>
        <w:t>in tropics</w:t>
      </w:r>
      <w:r w:rsidR="00C03B2E">
        <w:rPr>
          <w:rFonts w:ascii="Arial" w:hAnsi="Arial" w:cs="Arial"/>
          <w:lang w:val="en-US"/>
        </w:rPr>
        <w:t xml:space="preserve"> </w:t>
      </w:r>
      <w:r w:rsidR="008A37B2">
        <w:rPr>
          <w:rFonts w:ascii="Arial" w:hAnsi="Arial" w:cs="Arial"/>
          <w:lang w:val="en-US"/>
        </w:rPr>
        <w:fldChar w:fldCharType="begin" w:fldLock="1"/>
      </w:r>
      <w:r w:rsidR="00EF7825">
        <w:rPr>
          <w:rFonts w:ascii="Arial" w:hAnsi="Arial" w:cs="Arial"/>
          <w:lang w:val="en-US"/>
        </w:rPr>
        <w:instrText>ADDIN CSL_CITATION {"citationItems":[{"id":"ITEM-1","itemData":{"DOI":"10.1111/jbi.12231","ISSN":"03050270","abstract":"Aim: The factors that set species range limits underlie many patterns in ecology, evolution, biogeography and conservation. These factors have been the subject of several reviews, but there has been no systematic review of the causes of warm-edge limits (low elevations and latitudes). Understanding these causes is urgent, given that the factors that set these limits might also drive extinction at warm edges as global climate changes. Many authors have suggested that warm-edge limits are set by biotic factors (particularly competition) whereas others have stressed abiotic factors (particularly temperature). We synthesize the known causes of species' warm-edge range limits, with emphasis on the underlying mechanisms (proximate causes). Location: Global. Methods: We systematically searched the literature for studies testing the causes of warm-edge range limits. Results: We found 125 studies that address the causes of warm-edge limits, from a search including &gt; 4000 studies. Among the species in these studies, abiotic factors are supported more often than biotic factors in setting species range limits at warm edges, in contrast to the widely held view that biotic factors are more important. Studies that test both types of factors support abiotic factors significantly more frequently. In addition, only 23 studies (61 species) identified proximate causes of these limits, and these overwhelmingly support physiological tolerances to abiotic factors (primarily temperature). Only eight species with identified proximate causes were tested for both biotic and abiotic factors, but the majority support abiotic factors. Main conclusions: Although it is often assumed that warm-edge limits are set by biotic factors, our review shows that abiotic factors are supported more often among the species in these 125 studies. However, few studies both identify proximate causes and test alternative mechanisms, or examine the interaction between biotic and abiotic factors. Filling these gaps should be a high priority as warm-edge populations are increasingly driven to extinction by climate change. © 2013 John Wiley &amp; Sons Ltd.","author":[{"dropping-particle":"","family":"Cahill","given":"Abigail E.","non-dropping-particle":"","parse-names":false,"suffix":""},{"dropping-particle":"","family":"Aiello-Lammens","given":"Matthew E.","non-dropping-particle":"","parse-names":false,"suffix":""},{"dropping-particle":"","family":"Caitlin Fisher-Reid","given":"M.","non-dropping-particle":"","parse-names":false,"suffix":""},{"dropping-particle":"","family":"Hua","given":"Xia","non-dropping-particle":"","parse-names":false,"suffix":""},{"dropping-particle":"","family":"Karanewsky","given":"Caitlin J.","non-dropping-particle":"","parse-names":false,"suffix":""},{"dropping-particle":"","family":"Ryu","given":"Hae Yeong","non-dropping-particle":"","parse-names":false,"suffix":""},{"dropping-particle":"","family":"Sbeglia","given":"Gena C.","non-dropping-particle":"","parse-names":false,"suffix":""},{"dropping-particle":"","family":"Spagnolo","given":"Fabrizio","non-dropping-particle":"","parse-names":false,"suffix":""},{"dropping-particle":"","family":"Waldron","given":"John B.","non-dropping-particle":"","parse-names":false,"suffix":""},{"dropping-particle":"","family":"Wiens","given":"John J.","non-dropping-particle":"","parse-names":false,"suffix":""}],"container-title":"Journal of Biogeography","editor":[{"dropping-particle":"","family":"Daniel Kissling","given":"W.","non-dropping-particle":"","parse-names":false,"suffix":""}],"id":"ITEM-1","issue":"3","issued":{"date-parts":[["2014","3","1"]]},"page":"429-442","publisher":"John Wiley &amp; Sons, Ltd","title":"Causes of warm-edge range limits: systematic review, proximate factors and implications for climate change","type":"article-journal","volume":"41"},"uris":["http://www.mendeley.com/documents/?uuid=1bddb131-a70f-39a0-98b5-2d307a8472d9"]}],"mendeley":{"formattedCitation":"(Cahill et al. 2014)","plainTextFormattedCitation":"(Cahill et al. 2014)","previouslyFormattedCitation":"(Cahill et al. 2014)"},"properties":{"noteIndex":0},"schema":"https://github.com/citation-style-language/schema/raw/master/csl-citation.json"}</w:instrText>
      </w:r>
      <w:r w:rsidR="008A37B2">
        <w:rPr>
          <w:rFonts w:ascii="Arial" w:hAnsi="Arial" w:cs="Arial"/>
          <w:lang w:val="en-US"/>
        </w:rPr>
        <w:fldChar w:fldCharType="separate"/>
      </w:r>
      <w:r w:rsidR="005808BA" w:rsidRPr="005808BA">
        <w:rPr>
          <w:rFonts w:ascii="Arial" w:hAnsi="Arial" w:cs="Arial"/>
          <w:noProof/>
          <w:lang w:val="en-US"/>
        </w:rPr>
        <w:t>(Cahill et al. 2014)</w:t>
      </w:r>
      <w:r w:rsidR="008A37B2">
        <w:rPr>
          <w:rFonts w:ascii="Arial" w:hAnsi="Arial" w:cs="Arial"/>
          <w:lang w:val="en-US"/>
        </w:rPr>
        <w:fldChar w:fldCharType="end"/>
      </w:r>
      <w:r w:rsidR="00D97EAA">
        <w:rPr>
          <w:rFonts w:ascii="Arial" w:hAnsi="Arial" w:cs="Arial"/>
          <w:lang w:val="en-US"/>
        </w:rPr>
        <w:t>. Second,</w:t>
      </w:r>
      <w:r w:rsidR="008215BB">
        <w:rPr>
          <w:rFonts w:ascii="Arial" w:hAnsi="Arial" w:cs="Arial"/>
          <w:lang w:val="en-US"/>
        </w:rPr>
        <w:t xml:space="preserve"> mechanisms governing latitudinal or altitudinal distribution patterns could be very different, </w:t>
      </w:r>
      <w:r w:rsidR="009D3948">
        <w:rPr>
          <w:rFonts w:ascii="Arial" w:hAnsi="Arial" w:cs="Arial"/>
          <w:lang w:val="en-US"/>
        </w:rPr>
        <w:t xml:space="preserve">indicated by that their recorded responses to past warming are very different </w:t>
      </w:r>
      <w:r w:rsidR="009D3948">
        <w:rPr>
          <w:rFonts w:ascii="Arial" w:hAnsi="Arial" w:cs="Arial"/>
          <w:lang w:val="en-US"/>
        </w:rPr>
        <w:fldChar w:fldCharType="begin" w:fldLock="1"/>
      </w:r>
      <w:r w:rsidR="005808BA">
        <w:rPr>
          <w:rFonts w:ascii="Arial" w:hAnsi="Arial" w:cs="Arial"/>
          <w:lang w:val="en-US"/>
        </w:rPr>
        <w:instrText>ADDIN CSL_CITATION {"citationItems":[{"id":"ITEM-1","itemData":{"DOI":"10.1126/science.1206432","ISSN":"00368075","PMID":"21852500","abstract":"The distributions of many terrestrial organisms are currently shifting in latitude or elevation in response to changing climate. Using a meta-analysis, we estimated that the distributions of species have recently shifted to higher elevations at a median rate of 11.0 meters per decade, and to higher latitudes at a median rate of 16.9 kilometers per decade. These rates are approximately two and three times faster than previously reported. The distances moved by species are greatest in studies showing the highest levels of warming, with average latitudinal shifts being generally sufficient to track temperature changes. However, individual species vary greatly in their rates of change, suggesting that the range shift of each species depends on multiple internal species traits and external drivers of change. Rapid average shifts derive from a wide diversity of responses by individual species.","author":[{"dropping-particle":"","family":"Chen","given":"I. Ching","non-dropping-particle":"","parse-names":false,"suffix":""},{"dropping-particle":"","family":"Hill","given":"Jane K.","non-dropping-particle":"","parse-names":false,"suffix":""},{"dropping-particle":"","family":"Ohlemüller","given":"Ralf","non-dropping-particle":"","parse-names":false,"suffix":""},{"dropping-particle":"","family":"Roy","given":"David B.","non-dropping-particle":"","parse-names":false,"suffix":""},{"dropping-particle":"","family":"Thomas","given":"Chris D.","non-dropping-particle":"","parse-names":false,"suffix":""}],"container-title":"Science","id":"ITEM-1","issue":"6045","issued":{"date-parts":[["2011","8","19"]]},"page":"1024-1026","publisher":"American Association for the Advancement of Science","title":"Rapid range shifts of species associated with high levels of climate warming","type":"article-journal","volume":"333"},"uris":["http://www.mendeley.com/documents/?uuid=d9e0a38b-92ef-3b67-8fba-3f95d819d54b"]}],"mendeley":{"formattedCitation":"(Chen, Hill, Ohlemüller, et al. 2011)","plainTextFormattedCitation":"(Chen, Hill, Ohlemüller, et al. 2011)","previouslyFormattedCitation":"(Chen, Hill, Ohlemüller, et al. 2011)"},"properties":{"noteIndex":0},"schema":"https://github.com/citation-style-language/schema/raw/master/csl-citation.json"}</w:instrText>
      </w:r>
      <w:r w:rsidR="009D3948">
        <w:rPr>
          <w:rFonts w:ascii="Arial" w:hAnsi="Arial" w:cs="Arial"/>
          <w:lang w:val="en-US"/>
        </w:rPr>
        <w:fldChar w:fldCharType="separate"/>
      </w:r>
      <w:r w:rsidR="005808BA" w:rsidRPr="005808BA">
        <w:rPr>
          <w:rFonts w:ascii="Arial" w:hAnsi="Arial" w:cs="Arial"/>
          <w:noProof/>
          <w:lang w:val="en-US"/>
        </w:rPr>
        <w:t>(Chen, Hill, Ohlemüller, et al. 2011)</w:t>
      </w:r>
      <w:r w:rsidR="009D3948">
        <w:rPr>
          <w:rFonts w:ascii="Arial" w:hAnsi="Arial" w:cs="Arial"/>
          <w:lang w:val="en-US"/>
        </w:rPr>
        <w:fldChar w:fldCharType="end"/>
      </w:r>
      <w:r w:rsidR="002061ED">
        <w:rPr>
          <w:rFonts w:ascii="Arial" w:hAnsi="Arial" w:cs="Arial"/>
          <w:lang w:val="en-US"/>
        </w:rPr>
        <w:t xml:space="preserve">. </w:t>
      </w:r>
      <w:r w:rsidR="00C505E9">
        <w:rPr>
          <w:rFonts w:ascii="Arial" w:hAnsi="Arial" w:cs="Arial"/>
          <w:lang w:val="en-US"/>
        </w:rPr>
        <w:t>Region-specific rules may emerge upon</w:t>
      </w:r>
      <w:r w:rsidR="00E629F1">
        <w:rPr>
          <w:rFonts w:ascii="Arial" w:hAnsi="Arial" w:cs="Arial"/>
          <w:lang w:val="en-US"/>
        </w:rPr>
        <w:t xml:space="preserve"> accumulating datasets from neglected locations</w:t>
      </w:r>
      <w:r w:rsidR="005808BA">
        <w:rPr>
          <w:rFonts w:ascii="Arial" w:hAnsi="Arial" w:cs="Arial"/>
          <w:lang w:val="en-US"/>
        </w:rPr>
        <w:t xml:space="preserve"> </w:t>
      </w:r>
      <w:r w:rsidR="005808BA">
        <w:rPr>
          <w:rFonts w:ascii="Arial" w:hAnsi="Arial" w:cs="Arial"/>
          <w:lang w:val="en-US"/>
        </w:rPr>
        <w:fldChar w:fldCharType="begin" w:fldLock="1"/>
      </w:r>
      <w:r w:rsidR="00287EB7">
        <w:rPr>
          <w:rFonts w:ascii="Arial" w:hAnsi="Arial" w:cs="Arial"/>
          <w:lang w:val="en-US"/>
        </w:rPr>
        <w:instrText>ADDIN CSL_CITATION {"citationItems":[{"id":"ITEM-1","itemData":{"DOI":"10.1111/ele.13762","ISSN":"1461-023X","author":[{"dropping-particle":"","family":"Freeman","given":"Benjamin G.","non-dropping-particle":"","parse-names":false,"suffix":""},{"dropping-particle":"","family":"Song","given":"Yiluan","non-dropping-particle":"","parse-names":false,"suffix":""},{"dropping-particle":"","family":"Feeley","given":"Kenneth J.","non-dropping-particle":"","parse-names":false,"suffix":""},{"dropping-particle":"","family":"Zhu","given":"Kai","non-dropping-particle":"","parse-names":false,"suffix":""}],"container-title":"Ecology Letters","id":"ITEM-1","issued":{"date-parts":[["2021","5","17"]]},"page":"ele.13762","publisher":"John Wiley &amp; Sons, Ltd","title":"Montane species track rising temperatures better in the tropics than in the temperate zone","type":"article-journal"},"uris":["http://www.mendeley.com/documents/?uuid=7502fce3-22ba-376f-a214-c0accc7b8ce6"]},{"id":"ITEM-2","itemData":{"DOI":"10.1111/j.1365-2486.2011.02518.x","ISSN":"13541013","abstract":"Predicting the biodiversity impacts of global warming implies that we know where and with what magnitude these impacts will be encountered. Amphibians are currently the most threatened vertebrates, mainly due to habitat loss and to emerging infectious diseases. Global warming may further exacerbate their decline in the near future, although the impact might vary geographically. We predicted that subtropical amphibians should be relatively susceptible to warming-induced extinctions because their upper critical thermal limits (CT max) might be only slightly higher than maximum pond temperatures (T max). We tested this prediction by measuring CT max and T max for 47 larval amphibian species from two thermally distinct subtropical communities (the warm community of the Gran Chaco and the cool community of Atlantic Forest, northern Argentina), as well as from one European temperate community. Upper thermal tolerances of tadpoles were positively correlated (controlling for phylogeny) with maximum pond temperatures, although the slope was steeper in subtropical than in temperate species. CT max values were lowest in temperate species and highest in the subtropical warm community, which paradoxically, had very low warming tolerance (CT max-T max) and therefore may be prone to future local extinction from acute thermal stress if rising pond T max soon exceeds their CT max. Canopy-protected subtropical cool species have larger warming tolerance and thus should be less impacted by peak temperatures. Temperate species are relatively secure to warming impacts, except for late breeders with low thermal tolerance, which may be exposed to physiological thermal stress in the coming years. © 2011 Blackwell Publishing Ltd.","author":[{"dropping-particle":"","family":"Duarte","given":"Helder","non-dropping-particle":"","parse-names":false,"suffix":""},{"dropping-particle":"","family":"Tejedo","given":"Miguel","non-dropping-particle":"","parse-names":false,"suffix":""},{"dropping-particle":"","family":"Katzenberger","given":"Marco","non-dropping-particle":"","parse-names":false,"suffix":""},{"dropping-particle":"","family":"Marangoni","given":"Federico","non-dropping-particle":"","parse-names":false,"suffix":""},{"dropping-particle":"","family":"Baldo","given":"Diego","non-dropping-particle":"","parse-names":false,"suffix":""},{"dropping-particle":"","family":"Beltrán","given":"Juan Francisco","non-dropping-particle":"","parse-names":false,"suffix":""},{"dropping-particle":"","family":"Martí","given":"Dardo Andrea","non-dropping-particle":"","parse-names":false,"suffix":""},{"dropping-particle":"","family":"Richter-Boix","given":"Alex","non-dropping-particle":"","parse-names":false,"suffix":""},{"dropping-particle":"","family":"Gonzalez-Voyer","given":"Alejandro","non-dropping-particle":"","parse-names":false,"suffix":""}],"container-title":"Global Change Biology","id":"ITEM-2","issue":"2","issued":{"date-parts":[["2012","2","1"]]},"page":"412-421","publisher":"John Wiley &amp; Sons, Ltd","title":"Can amphibians take the heat? Vulnerability to climate warming in subtropical and temperate larval amphibian communities","type":"article-journal","volume":"18"},"uris":["http://www.mendeley.com/documents/?uuid=29e85837-7e5e-37e1-9aca-e0aaad27676b"]}],"mendeley":{"formattedCitation":"(Duarte et al. 2012; Freeman et al. 2021)","plainTextFormattedCitation":"(Duarte et al. 2012; Freeman et al. 2021)","previouslyFormattedCitation":"(Duarte et al. 2012; Freeman et al. 2021)"},"properties":{"noteIndex":0},"schema":"https://github.com/citation-style-language/schema/raw/master/csl-citation.json"}</w:instrText>
      </w:r>
      <w:r w:rsidR="005808BA">
        <w:rPr>
          <w:rFonts w:ascii="Arial" w:hAnsi="Arial" w:cs="Arial"/>
          <w:lang w:val="en-US"/>
        </w:rPr>
        <w:fldChar w:fldCharType="separate"/>
      </w:r>
      <w:r w:rsidR="00287EB7" w:rsidRPr="00287EB7">
        <w:rPr>
          <w:rFonts w:ascii="Arial" w:hAnsi="Arial" w:cs="Arial"/>
          <w:noProof/>
          <w:lang w:val="en-US"/>
        </w:rPr>
        <w:t>(Duarte et al. 2012; Freeman et al. 2021)</w:t>
      </w:r>
      <w:r w:rsidR="005808BA">
        <w:rPr>
          <w:rFonts w:ascii="Arial" w:hAnsi="Arial" w:cs="Arial"/>
          <w:lang w:val="en-US"/>
        </w:rPr>
        <w:fldChar w:fldCharType="end"/>
      </w:r>
      <w:r w:rsidR="00C505E9">
        <w:rPr>
          <w:rFonts w:ascii="Arial" w:hAnsi="Arial" w:cs="Arial"/>
          <w:lang w:val="en-US"/>
        </w:rPr>
        <w:t>.</w:t>
      </w:r>
      <w:r w:rsidR="00E629F1">
        <w:rPr>
          <w:rFonts w:ascii="Arial" w:hAnsi="Arial" w:cs="Arial"/>
          <w:lang w:val="en-US"/>
        </w:rPr>
        <w:t xml:space="preserve"> </w:t>
      </w:r>
      <w:r w:rsidR="00C505E9">
        <w:rPr>
          <w:rFonts w:ascii="Arial" w:hAnsi="Arial" w:cs="Arial"/>
          <w:lang w:val="en-US"/>
        </w:rPr>
        <w:t>C</w:t>
      </w:r>
      <w:r w:rsidR="00E629F1">
        <w:rPr>
          <w:rFonts w:ascii="Arial" w:hAnsi="Arial" w:cs="Arial"/>
          <w:lang w:val="en-US"/>
        </w:rPr>
        <w:t xml:space="preserve">omparative studies can shed light on </w:t>
      </w:r>
      <w:r w:rsidR="00EA3F78">
        <w:rPr>
          <w:rFonts w:ascii="Arial" w:hAnsi="Arial" w:cs="Arial"/>
          <w:lang w:val="en-US"/>
        </w:rPr>
        <w:t>the</w:t>
      </w:r>
      <w:r w:rsidR="005808BA">
        <w:rPr>
          <w:rFonts w:ascii="Arial" w:hAnsi="Arial" w:cs="Arial"/>
          <w:lang w:val="en-US"/>
        </w:rPr>
        <w:t xml:space="preserve"> general</w:t>
      </w:r>
      <w:r w:rsidR="00E629F1">
        <w:rPr>
          <w:rFonts w:ascii="Arial" w:hAnsi="Arial" w:cs="Arial"/>
          <w:lang w:val="en-US"/>
        </w:rPr>
        <w:t xml:space="preserve"> </w:t>
      </w:r>
      <w:r w:rsidR="00EA3F78">
        <w:rPr>
          <w:rFonts w:ascii="Arial" w:hAnsi="Arial" w:cs="Arial"/>
          <w:lang w:val="en-US"/>
        </w:rPr>
        <w:t>relationships between biotic and abiotic factors</w:t>
      </w:r>
      <w:r w:rsidR="009D3948">
        <w:rPr>
          <w:rFonts w:ascii="Arial" w:hAnsi="Arial" w:cs="Arial"/>
          <w:lang w:val="en-US"/>
        </w:rPr>
        <w:t xml:space="preserve"> </w:t>
      </w:r>
      <w:r w:rsidR="006F1C62">
        <w:rPr>
          <w:rFonts w:ascii="Arial" w:hAnsi="Arial" w:cs="Arial"/>
          <w:lang w:val="en-US"/>
        </w:rPr>
        <w:fldChar w:fldCharType="begin" w:fldLock="1"/>
      </w:r>
      <w:r w:rsidR="009C7B0A">
        <w:rPr>
          <w:rFonts w:ascii="Arial" w:hAnsi="Arial" w:cs="Arial"/>
          <w:lang w:val="en-US"/>
        </w:rPr>
        <w:instrText>ADDIN CSL_CITATION {"citationItems":[{"id":"ITEM-1","itemData":{"DOI":"10.1098/rspb.2017.2593","ISSN":"0962-8452","abstract":"&lt;p&gt;Longstanding theory predicts that competitive interactions set species' range limits in relatively aseasonal, species-rich regions, while temperature limits distributions in more seasonal, species-poor areas. More recent theory holds that species evolve narrow physiological tolerances in aseasonal regions, with temperature being an important determining factor in such zones. We tested how abiotic (temperature) and biotic (competition) factors set range limits and structure bird communities along strong, opposing, temperature-seasonality and species-richness gradients in the Himalayas, in two regions separated by 1500 km. By examining the degree to which seasonal elevational migration conserves year-round thermal niches across species, we show that species in the relatively aseasonal and speciose east are more constrained by temperature compared with species in the highly seasonal west. We further show that seasonality has a profound effect on the strength of competition between congeneric species. Competition appears to be stronger in winter, a period of resource scarcity in the Himalayas, in both the east and the west, with similarly sized eastern species more likely to segregate in thermal niche space in winter. Our results indicate that rather than acting in isolation, abiotic and biotic factors mediate each other to structure ecological communities.&lt;/p&gt;","author":[{"dropping-particle":"","family":"Srinivasan","given":"Umesh","non-dropping-particle":"","parse-names":false,"suffix":""},{"dropping-particle":"","family":"Elsen","given":"Paul R.","non-dropping-particle":"","parse-names":false,"suffix":""},{"dropping-particle":"","family":"Tingley","given":"Morgan W.","non-dropping-particle":"","parse-names":false,"suffix":""},{"dropping-particle":"","family":"Wilcove","given":"David S.","non-dropping-particle":"","parse-names":false,"suffix":""}],"container-title":"Proceedings of the Royal Society B: Biological Sciences","id":"ITEM-1","issue":"1874","issued":{"date-parts":[["2018","3","14"]]},"page":"20172593","publisher":"Royal Society Publishing","title":"Temperature and competition interact to structure Himalayan bird communities","type":"article-journal","volume":"285"},"uris":["http://www.mendeley.com/documents/?uuid=ec3fa006-f486-38b9-a54a-f43c7dc01653"]},{"id":"ITEM-2","itemData":{"DOI":"10.1146/annurev.ecolsys.39.110707.173430","ISSN":"1543-592X","abstract":"Biotic interactions are believed to play a role in the origin and maintenance of species diversity, and multiple hypotheses link the latitudinal diversity gradient to a presumed gradient in the importance of biotic interactions. Here we address whether biotic interactions are more important at low latitudes, finding support for this hypothesis from a wide range of interactions. Some of the best-supported examples are higher herbivory and insect predation in the tropics, and predominantly tropical mutualisms such as cleaning symbioses and ant-plant interactions. For studies that included tropical regions, biotic interactions were never more important at high latitudes. Although our results support the hypothesis that biotic interactions are more important in the tropics, additional research is needed, including latitudinal comparisons of rates of molecular evolution for genes involved in biotic interactions, estimates of gradients in interaction strength, and phylogenetic comparisons of the traits that mediate biotic interactions. Copyright © 2009 by Annual Reviews. All rights reserved.","author":[{"dropping-particle":"","family":"Schemske","given":"Douglas W.","non-dropping-particle":"","parse-names":false,"suffix":""},{"dropping-particle":"","family":"Mittelbach","given":"Gary G.","non-dropping-particle":"","parse-names":false,"suffix":""},{"dropping-particle":"V.","family":"Cornell","given":"Howard","non-dropping-particle":"","parse-names":false,"suffix":""},{"dropping-particle":"","family":"Sobel","given":"James M.","non-dropping-particle":"","parse-names":false,"suffix":""},{"dropping-particle":"","family":"Roy","given":"Kaustuv","non-dropping-particle":"","parse-names":false,"suffix":""}],"container-title":"Annual Review of Ecology, Evolution, and Systematics","id":"ITEM-2","issue":"1","issued":{"date-parts":[["2009","12","1"]]},"note":"[The interaction density (e.g. predation rate) may not directly positively related to its &amp;quot;importance&amp;quot;. HOW to define &amp;quot;importance&amp;quot;?]","page":"245-269","publisher":" Annual Reviews ","title":"Is There a Latitudinal Gradient in the Importance of Biotic Interactions?","type":"article-journal","volume":"40"},"uris":["http://www.mendeley.com/documents/?uuid=77a445c6-e693-3b62-a351-1c7dbd416e71"]},{"id":"ITEM-3","itemData":{"DOI":"10.1111/geb.13106","ISSN":"14668238","abstract":"Aim: Physiological limits to thermal extremes are often thought to determine the abundance and geographical distribution of species, but more recent evidence suggests that species interactions might be equally important. Moreover, the relative importance of these constraints might shift with changing abiotic conditions, such as climate change. Here, we explore the relative importance of physiological tolerances to heat and species interactions in determining the distribution of insects along two elevational gradients. The gradients contrast in precipitation but not temperature, allowing us to separate these two climatic factors. Location: Montane rainforest in Costa Rica. Time period: 2015–2016. Major taxa studied: Bromeliad-dwelling aquatic insect larvae. Methods: We estimated the elevational preferences of five insect taxa by surveying 170 bromeliads along the moist Atlantic and the dry Pacific slopes of Monteverde and determined their critical thermal maxima (CTmax) experimentally. We determined whether taxon-specific heat tolerances predicted their elevational preferences, using Deming regressions, and tested whether potential predators mediated effects on the elevation of insect distributions, using structural equation models. Results: On the moist Atlantic slope, heat tolerances of insects explained their elevational distributions: taxa with high heat tolerances preferred low elevations where conditions were warmest, whereas taxa with low heat tolerances preferred high elevations where conditions were coldest. In contrast, on the drier Pacific slope, the elevational abundance pattern of many insects reflected negative interactions from crane fly larvae. These larvae are known to become predatory in drought conditions and were disproportionally abundant at low elevations on the Pacific slope. Main conclusions: We show that under drought, indirect effects mediated by species interactions can override any direct physiological effects of environmental conditions on insect distributions. The relative importance of limits to physiological tolerance and species interactions thus depends on the environmental context, an important insight given that environmental conditions are expected to shift with climate change.","author":[{"dropping-particle":"","family":"Amundrud","given":"Sarah L.","non-dropping-particle":"","parse-names":false,"suffix":""},{"dropping-particle":"","family":"Srivastava","given":"Diane S.","non-dropping-particle":"","parse-names":false,"suffix":""}],"container-title":"Global Ecology and Biogeography","id":"ITEM-3","issue":"8","issued":{"date-parts":[["2020","8","1"]]},"note":"Very similar study to mine but with less details of thermal traits. It supports the limitation of thermal tolerance in one of its mountain gradient. But when it get drier (which is good for their predators), their abundance patterns are further shaped by predators.\n\nGood dataset to include if to do the warm-biotic vs. cold-abiotic meta-analysis.\n\n[Checked reference]","page":"1315-1327","publisher":"Blackwell Publishing Ltd","title":"Thermal tolerances and species interactions determine the elevational distributions of insects","type":"article-journal","volume":"29"},"uris":["http://www.mendeley.com/documents/?uuid=552def8a-6f0b-30b1-b740-0985b8f3f90e"]}],"mendeley":{"formattedCitation":"(Amundrud and Srivastava 2020; Schemske et al. 2009; Srinivasan et al. 2018)","plainTextFormattedCitation":"(Amundrud and Srivastava 2020; Schemske et al. 2009; Srinivasan et al. 2018)","previouslyFormattedCitation":"(Amundrud and Srivastava 2020; Schemske et al. 2009; Srinivasan et al. 2018)"},"properties":{"noteIndex":0},"schema":"https://github.com/citation-style-language/schema/raw/master/csl-citation.json"}</w:instrText>
      </w:r>
      <w:r w:rsidR="006F1C62">
        <w:rPr>
          <w:rFonts w:ascii="Arial" w:hAnsi="Arial" w:cs="Arial"/>
          <w:lang w:val="en-US"/>
        </w:rPr>
        <w:fldChar w:fldCharType="separate"/>
      </w:r>
      <w:r w:rsidR="009C7B0A" w:rsidRPr="009C7B0A">
        <w:rPr>
          <w:rFonts w:ascii="Arial" w:hAnsi="Arial" w:cs="Arial"/>
          <w:noProof/>
          <w:lang w:val="en-US"/>
        </w:rPr>
        <w:t>(Amundrud and Srivastava 2020; Schemske et al. 2009; Srinivasan et al. 2018)</w:t>
      </w:r>
      <w:r w:rsidR="006F1C62">
        <w:rPr>
          <w:rFonts w:ascii="Arial" w:hAnsi="Arial" w:cs="Arial"/>
          <w:lang w:val="en-US"/>
        </w:rPr>
        <w:fldChar w:fldCharType="end"/>
      </w:r>
      <w:r w:rsidR="00EA3F78">
        <w:rPr>
          <w:rFonts w:ascii="Arial" w:hAnsi="Arial" w:cs="Arial"/>
          <w:lang w:val="en-US"/>
        </w:rPr>
        <w:t>.</w:t>
      </w:r>
      <w:commentRangeEnd w:id="123"/>
      <w:r w:rsidR="00420F29">
        <w:rPr>
          <w:rStyle w:val="CommentReference"/>
          <w:rFonts w:asciiTheme="minorHAnsi" w:eastAsiaTheme="minorHAnsi" w:hAnsiTheme="minorHAnsi" w:cstheme="minorBidi"/>
          <w:lang w:eastAsia="en-US"/>
        </w:rPr>
        <w:commentReference w:id="123"/>
      </w:r>
    </w:p>
    <w:p w14:paraId="5E6968E1" w14:textId="32C2029A" w:rsidR="00E44238" w:rsidRDefault="00092038" w:rsidP="007C1BC4">
      <w:pPr>
        <w:ind w:firstLine="720"/>
        <w:rPr>
          <w:rFonts w:ascii="Arial" w:hAnsi="Arial" w:cs="Arial"/>
          <w:lang w:val="en-US"/>
        </w:rPr>
      </w:pPr>
      <w:r>
        <w:rPr>
          <w:rFonts w:ascii="Arial" w:hAnsi="Arial" w:cs="Arial"/>
          <w:lang w:val="en-US"/>
        </w:rPr>
        <w:t xml:space="preserve">Methods of measuring thermal traits will also affect conclusions. </w:t>
      </w:r>
      <w:r w:rsidR="003B71D1">
        <w:rPr>
          <w:rFonts w:ascii="Arial" w:hAnsi="Arial" w:cs="Arial"/>
          <w:lang w:val="en-US"/>
        </w:rPr>
        <w:fldChar w:fldCharType="begin" w:fldLock="1"/>
      </w:r>
      <w:r w:rsidR="00EC538B">
        <w:rPr>
          <w:rFonts w:ascii="Arial" w:hAnsi="Arial" w:cs="Arial"/>
          <w:lang w:val="en-US"/>
        </w:rPr>
        <w:instrText>ADDIN CSL_CITATION {"citationItems":[{"id":"ITEM-1","itemData":{"DOI":"10.1111/gcb.12521","ISSN":"13652486","abstract":"Climatic factors influence the distribution of ectotherms, raising the possibility that distributions of many species will shift rapidly under climate change and/or that species will become locally extinct. Recent studies have compared performance curves of species from different climate zones and suggested that tropical species may be more susceptible to climate change than those from temperate environments. However, in other comparisons involving responses to thermal extremes it has been suggested that mid-latitude populations are more susceptible. Using a group of 10 closely related Drosophila species with known tropical or widespread distribution, we undertake a detailed investigation of their growth performance curves and their tolerance to thermal extremes. Thermal sensitivity of life history traits (fecundity, developmental success, and developmental time) and adult heat resistance were similar in tropical and widespread species groups, while widespread species had higher adult cold tolerance under all acclimation regimes. Laboratory measurements of either population growth capacity or acute tolerance to heat and cold extremes were compared to daily air temperature under current (2002-2007) and future (2100) conditions to investigate if these traits could explain current distributions and, therefore, also forecast future effects of climate change. Life history traits examining the thermal sensitivity of population growth proved to be a poor predictor of current species distributions. In contrast, we validate that adult tolerance to thermal extremes provides a good correlate of current distributions. Thus, in their current distribution range, most of the examined species experience heat exposure close to, but rarely above, the functional heat resistance limit. Similarly, adult functional cold resistance proved a good predictor of species distribution in cooler climates. When using the species' functional tolerance limits under a global warming scenario, we find that both tropical and widespread Drosophila species will face a similar proportional reduction in distribution range under future warming. © 2014 John Wiley &amp; Sons Ltd.","author":[{"dropping-particle":"","family":"Overgaard","given":"Johannes","non-dropping-particle":"","parse-names":false,"suffix":""},{"dropping-particle":"","family":"Kearney","given":"Michael R.","non-dropping-particle":"","parse-names":false,"suffix":""},{"dropping-particle":"","family":"Hoffmann","given":"Ary A.","non-dropping-particle":"","parse-names":false,"suffix":""}],"container-title":"Global Change Biology","id":"ITEM-1","issue":"6","issued":{"date-parts":[["2014","6"]]},"note":"supplementary data has more detailed information on the thermal performance curves of the 5 + 5 species.","page":"1738-1750","title":"Sensitivity to thermal extremes in Australian Drosophila implies similar impacts of climate change on the distribution of widespread and tropical species","type":"article-journal","volume":"20"},"uris":["http://www.mendeley.com/documents/?uuid=2dfe635d-e3e1-3d6e-b39f-b4bbbfce86d9"]}],"mendeley":{"formattedCitation":"(Overgaard et al. 2014)","plainTextFormattedCitation":"(Overgaard et al. 2014)","previouslyFormattedCitation":"(Overgaard et al. 2014)"},"properties":{"noteIndex":0},"schema":"https://github.com/citation-style-language/schema/raw/master/csl-citation.json"}</w:instrText>
      </w:r>
      <w:r w:rsidR="003B71D1">
        <w:rPr>
          <w:rFonts w:ascii="Arial" w:hAnsi="Arial" w:cs="Arial"/>
          <w:lang w:val="en-US"/>
        </w:rPr>
        <w:fldChar w:fldCharType="separate"/>
      </w:r>
      <w:r w:rsidR="00287A8E" w:rsidRPr="00287A8E">
        <w:rPr>
          <w:rFonts w:ascii="Arial" w:hAnsi="Arial" w:cs="Arial"/>
          <w:noProof/>
          <w:lang w:val="en-US"/>
        </w:rPr>
        <w:t>(Overgaard et al. 2014)</w:t>
      </w:r>
      <w:r w:rsidR="003B71D1">
        <w:rPr>
          <w:rFonts w:ascii="Arial" w:hAnsi="Arial" w:cs="Arial"/>
          <w:lang w:val="en-US"/>
        </w:rPr>
        <w:fldChar w:fldCharType="end"/>
      </w:r>
      <w:r w:rsidR="003B71D1">
        <w:rPr>
          <w:rFonts w:ascii="Arial" w:hAnsi="Arial" w:cs="Arial"/>
          <w:lang w:val="en-US"/>
        </w:rPr>
        <w:t xml:space="preserve"> </w:t>
      </w:r>
      <w:r w:rsidR="005D3E5C">
        <w:rPr>
          <w:rFonts w:ascii="Arial" w:hAnsi="Arial" w:cs="Arial"/>
          <w:lang w:val="en-US"/>
        </w:rPr>
        <w:t xml:space="preserve">examined a similar subset of tropical rainforest </w:t>
      </w:r>
      <w:r w:rsidR="005D3E5C" w:rsidRPr="00FD514C">
        <w:rPr>
          <w:rFonts w:ascii="Arial" w:hAnsi="Arial" w:cs="Arial"/>
          <w:i/>
          <w:iCs/>
          <w:lang w:val="en-US"/>
        </w:rPr>
        <w:t>Drosophila</w:t>
      </w:r>
      <w:r w:rsidR="005D3E5C">
        <w:rPr>
          <w:rFonts w:ascii="Arial" w:hAnsi="Arial" w:cs="Arial"/>
          <w:lang w:val="en-US"/>
        </w:rPr>
        <w:t xml:space="preserve"> species and concluded that sensitivity of demographic traits to temperature </w:t>
      </w:r>
      <w:r w:rsidR="00FD514C">
        <w:rPr>
          <w:rFonts w:ascii="Arial" w:hAnsi="Arial" w:cs="Arial"/>
          <w:lang w:val="en-US"/>
        </w:rPr>
        <w:t>were</w:t>
      </w:r>
      <w:r w:rsidR="005D3E5C">
        <w:rPr>
          <w:rFonts w:ascii="Arial" w:hAnsi="Arial" w:cs="Arial"/>
          <w:lang w:val="en-US"/>
        </w:rPr>
        <w:t xml:space="preserve"> indistinguishable between widespread and tropical species </w:t>
      </w:r>
      <w:r w:rsidR="00AA120D">
        <w:rPr>
          <w:rFonts w:ascii="Arial" w:hAnsi="Arial" w:cs="Arial"/>
          <w:lang w:val="en-US"/>
        </w:rPr>
        <w:t xml:space="preserve">and </w:t>
      </w:r>
      <w:r w:rsidR="00FD514C">
        <w:rPr>
          <w:rFonts w:ascii="Arial" w:hAnsi="Arial" w:cs="Arial"/>
          <w:lang w:val="en-US"/>
        </w:rPr>
        <w:t>were</w:t>
      </w:r>
      <w:r w:rsidR="00AA120D">
        <w:rPr>
          <w:rFonts w:ascii="Arial" w:hAnsi="Arial" w:cs="Arial"/>
          <w:lang w:val="en-US"/>
        </w:rPr>
        <w:t xml:space="preserve"> </w:t>
      </w:r>
      <w:r w:rsidR="005D3E5C">
        <w:rPr>
          <w:rFonts w:ascii="Arial" w:hAnsi="Arial" w:cs="Arial"/>
          <w:lang w:val="en-US"/>
        </w:rPr>
        <w:t>thus a poor predictor of distribution</w:t>
      </w:r>
      <w:r w:rsidR="00E44238">
        <w:rPr>
          <w:rFonts w:ascii="Arial" w:hAnsi="Arial" w:cs="Arial"/>
          <w:lang w:val="en-US"/>
        </w:rPr>
        <w:t>. While in this study, we showed that the interspecific difference in the demographic response to heat correlate</w:t>
      </w:r>
      <w:r w:rsidR="00DF217A">
        <w:rPr>
          <w:rFonts w:ascii="Arial" w:hAnsi="Arial" w:cs="Arial"/>
          <w:lang w:val="en-US"/>
        </w:rPr>
        <w:t>s</w:t>
      </w:r>
      <w:r w:rsidR="00E44238">
        <w:rPr>
          <w:rFonts w:ascii="Arial" w:hAnsi="Arial" w:cs="Arial"/>
          <w:lang w:val="en-US"/>
        </w:rPr>
        <w:t xml:space="preserve"> well with the </w:t>
      </w:r>
      <w:r w:rsidR="00212A8D">
        <w:rPr>
          <w:rFonts w:ascii="Arial" w:hAnsi="Arial" w:cs="Arial"/>
          <w:lang w:val="en-US"/>
        </w:rPr>
        <w:t>elevationa</w:t>
      </w:r>
      <w:r w:rsidR="00E44238">
        <w:rPr>
          <w:rFonts w:ascii="Arial" w:hAnsi="Arial" w:cs="Arial"/>
          <w:lang w:val="en-US"/>
        </w:rPr>
        <w:t>l distribution type</w:t>
      </w:r>
      <w:r w:rsidR="00C72931">
        <w:rPr>
          <w:rFonts w:ascii="Arial" w:hAnsi="Arial" w:cs="Arial"/>
          <w:lang w:val="en-US"/>
        </w:rPr>
        <w:t>s</w:t>
      </w:r>
      <w:r w:rsidR="00E44238">
        <w:rPr>
          <w:rFonts w:ascii="Arial" w:hAnsi="Arial" w:cs="Arial"/>
          <w:lang w:val="en-US"/>
        </w:rPr>
        <w:t xml:space="preserve">. </w:t>
      </w:r>
      <w:r w:rsidR="005523C6">
        <w:rPr>
          <w:rFonts w:ascii="Arial" w:hAnsi="Arial" w:cs="Arial"/>
          <w:lang w:val="en-US"/>
        </w:rPr>
        <w:t>Our main differences in measuring demographic traits are</w:t>
      </w:r>
      <w:r w:rsidR="00DF217A">
        <w:rPr>
          <w:rFonts w:ascii="Arial" w:hAnsi="Arial" w:cs="Arial"/>
          <w:lang w:val="en-US"/>
        </w:rPr>
        <w:t xml:space="preserve"> that</w:t>
      </w:r>
      <w:r w:rsidR="005523C6">
        <w:rPr>
          <w:rFonts w:ascii="Arial" w:hAnsi="Arial" w:cs="Arial"/>
          <w:lang w:val="en-US"/>
        </w:rPr>
        <w:t xml:space="preserve"> 1) we </w:t>
      </w:r>
      <w:r w:rsidR="0055745B">
        <w:rPr>
          <w:rFonts w:ascii="Arial" w:hAnsi="Arial" w:cs="Arial"/>
          <w:lang w:val="en-US"/>
        </w:rPr>
        <w:t>left</w:t>
      </w:r>
      <w:r w:rsidR="005523C6">
        <w:rPr>
          <w:rFonts w:ascii="Arial" w:hAnsi="Arial" w:cs="Arial"/>
          <w:lang w:val="en-US"/>
        </w:rPr>
        <w:t xml:space="preserve"> eggs produced in the tested temperature to</w:t>
      </w:r>
      <w:r w:rsidR="0055745B">
        <w:rPr>
          <w:rFonts w:ascii="Arial" w:hAnsi="Arial" w:cs="Arial"/>
          <w:lang w:val="en-US"/>
        </w:rPr>
        <w:t xml:space="preserve"> develop to adults to</w:t>
      </w:r>
      <w:r w:rsidR="005523C6">
        <w:rPr>
          <w:rFonts w:ascii="Arial" w:hAnsi="Arial" w:cs="Arial"/>
          <w:lang w:val="en-US"/>
        </w:rPr>
        <w:t xml:space="preserve"> measure their </w:t>
      </w:r>
      <w:r w:rsidR="00FD514C">
        <w:rPr>
          <w:rFonts w:ascii="Arial" w:hAnsi="Arial" w:cs="Arial"/>
          <w:lang w:val="en-US"/>
        </w:rPr>
        <w:t>parents’ fecundity</w:t>
      </w:r>
      <w:r w:rsidR="005523C6">
        <w:rPr>
          <w:rFonts w:ascii="Arial" w:hAnsi="Arial" w:cs="Arial"/>
          <w:lang w:val="en-US"/>
        </w:rPr>
        <w:t>, 2) adults are virgins before testing fecundity, 3) we combined two time period</w:t>
      </w:r>
      <w:r w:rsidR="00DF217A">
        <w:rPr>
          <w:rFonts w:ascii="Arial" w:hAnsi="Arial" w:cs="Arial"/>
          <w:lang w:val="en-US"/>
        </w:rPr>
        <w:t>s</w:t>
      </w:r>
      <w:r w:rsidR="005523C6">
        <w:rPr>
          <w:rFonts w:ascii="Arial" w:hAnsi="Arial" w:cs="Arial"/>
          <w:lang w:val="en-US"/>
        </w:rPr>
        <w:t xml:space="preserve"> after exposing to the tested temperature. In our experiment, individuals la</w:t>
      </w:r>
      <w:r w:rsidR="00DF217A">
        <w:rPr>
          <w:rFonts w:ascii="Arial" w:hAnsi="Arial" w:cs="Arial"/>
          <w:lang w:val="en-US"/>
        </w:rPr>
        <w:t>id</w:t>
      </w:r>
      <w:r w:rsidR="005523C6">
        <w:rPr>
          <w:rFonts w:ascii="Arial" w:hAnsi="Arial" w:cs="Arial"/>
          <w:lang w:val="en-US"/>
        </w:rPr>
        <w:t xml:space="preserve"> eggs </w:t>
      </w:r>
      <w:r w:rsidR="00DF217A">
        <w:rPr>
          <w:rFonts w:ascii="Arial" w:hAnsi="Arial" w:cs="Arial"/>
          <w:lang w:val="en-US"/>
        </w:rPr>
        <w:t>at</w:t>
      </w:r>
      <w:r w:rsidR="005523C6">
        <w:rPr>
          <w:rFonts w:ascii="Arial" w:hAnsi="Arial" w:cs="Arial"/>
          <w:lang w:val="en-US"/>
        </w:rPr>
        <w:t xml:space="preserve"> high temperature</w:t>
      </w:r>
      <w:r w:rsidR="00DF217A">
        <w:rPr>
          <w:rFonts w:ascii="Arial" w:hAnsi="Arial" w:cs="Arial"/>
          <w:lang w:val="en-US"/>
        </w:rPr>
        <w:t>s while</w:t>
      </w:r>
      <w:r w:rsidR="005523C6">
        <w:rPr>
          <w:rFonts w:ascii="Arial" w:hAnsi="Arial" w:cs="Arial"/>
          <w:lang w:val="en-US"/>
        </w:rPr>
        <w:t xml:space="preserve"> th</w:t>
      </w:r>
      <w:r w:rsidR="00AD7C4F">
        <w:rPr>
          <w:rFonts w:ascii="Arial" w:hAnsi="Arial" w:cs="Arial"/>
          <w:lang w:val="en-US"/>
        </w:rPr>
        <w:t>ose</w:t>
      </w:r>
      <w:r w:rsidR="005523C6">
        <w:rPr>
          <w:rFonts w:ascii="Arial" w:hAnsi="Arial" w:cs="Arial"/>
          <w:lang w:val="en-US"/>
        </w:rPr>
        <w:t xml:space="preserve"> eggs did not eventually hatch, presumably due to the sterilization of sperm </w:t>
      </w:r>
      <w:r w:rsidR="00AA120D">
        <w:rPr>
          <w:rFonts w:ascii="Arial" w:hAnsi="Arial" w:cs="Arial"/>
          <w:lang w:val="en-US"/>
        </w:rPr>
        <w:t xml:space="preserve">at </w:t>
      </w:r>
      <w:r w:rsidR="005523C6">
        <w:rPr>
          <w:rFonts w:ascii="Arial" w:hAnsi="Arial" w:cs="Arial"/>
          <w:lang w:val="en-US"/>
        </w:rPr>
        <w:t>high temperature</w:t>
      </w:r>
      <w:r w:rsidR="00DE63D0">
        <w:rPr>
          <w:rFonts w:ascii="Arial" w:hAnsi="Arial" w:cs="Arial"/>
          <w:lang w:val="en-US"/>
        </w:rPr>
        <w:t xml:space="preserve"> </w:t>
      </w:r>
      <w:r w:rsidR="005808BA">
        <w:rPr>
          <w:rFonts w:ascii="Arial" w:hAnsi="Arial" w:cs="Arial"/>
          <w:lang w:val="en-US"/>
        </w:rPr>
        <w:fldChar w:fldCharType="begin" w:fldLock="1"/>
      </w:r>
      <w:r w:rsidR="005808BA">
        <w:rPr>
          <w:rFonts w:ascii="Arial" w:hAnsi="Arial" w:cs="Arial"/>
          <w:lang w:val="en-US"/>
        </w:rPr>
        <w:instrText>ADDIN CSL_CITATION {"citationItems":[{"id":"ITEM-1","itemData":{"DOI":"10.1038/s41558-021-01047-0","ISSN":"17586798","abstract":"Attempts to link physiological thermal tolerance to global species distributions have relied on lethal temperature limits, yet many organisms lose fertility at sublethal temperatures. Here we show that, across 43 Drosophila species, global distributions better match male-sterilizing temperatures than lethal temperatures. This suggests that species distributions may be determined by thermal limits to reproduction, not survival, meaning we may be underestimating the impacts of climate change for many organisms.","author":[{"dropping-particle":"","family":"Parratt","given":"Steven R.","non-dropping-particle":"","parse-names":false,"suffix":""},{"dropping-particle":"","family":"Walsh","given":"Benjamin S.","non-dropping-particle":"","parse-names":false,"suffix":""},{"dropping-particle":"","family":"Metelmann","given":"Soeren","non-dropping-particle":"","parse-names":false,"suffix":""},{"dropping-particle":"","family":"White","given":"Nicola","non-dropping-particle":"","parse-names":false,"suffix":""},{"dropping-particle":"","family":"Manser","given":"Andri","non-dropping-particle":"","parse-names":false,"suffix":""},{"dropping-particle":"","family":"Bretman","given":"Amanda J.","non-dropping-particle":"","parse-names":false,"suffix":""},{"dropping-particle":"","family":"Hoffmann","given":"Ary A.","non-dropping-particle":"","parse-names":false,"suffix":""},{"dropping-particle":"","family":"Snook","given":"Rhonda R.","non-dropping-particle":"","parse-names":false,"suffix":""},{"dropping-particle":"","family":"Price","given":"Tom A.R.","non-dropping-particle":"","parse-names":false,"suffix":""}],"container-title":"Nature Climate Change","id":"ITEM-1","issue":"6","issued":{"date-parts":[["2021","6","1"]]},"page":"481-484","publisher":"Nature Research","title":"Temperatures that sterilize males better match global species distributions than lethal temperatures","type":"article-journal","volume":"11"},"uris":["http://www.mendeley.com/documents/?uuid=410f77fc-b69d-3804-8380-22654fe8b575"]}],"mendeley":{"formattedCitation":"(Parratt et al. 2021)","plainTextFormattedCitation":"(Parratt et al. 2021)","previouslyFormattedCitation":"(Parratt et al. 2021)"},"properties":{"noteIndex":0},"schema":"https://github.com/citation-style-language/schema/raw/master/csl-citation.json"}</w:instrText>
      </w:r>
      <w:r w:rsidR="005808BA">
        <w:rPr>
          <w:rFonts w:ascii="Arial" w:hAnsi="Arial" w:cs="Arial"/>
          <w:lang w:val="en-US"/>
        </w:rPr>
        <w:fldChar w:fldCharType="separate"/>
      </w:r>
      <w:r w:rsidR="005808BA" w:rsidRPr="005808BA">
        <w:rPr>
          <w:rFonts w:ascii="Arial" w:hAnsi="Arial" w:cs="Arial"/>
          <w:noProof/>
          <w:lang w:val="en-US"/>
        </w:rPr>
        <w:t>(Parratt et al. 2021)</w:t>
      </w:r>
      <w:r w:rsidR="005808BA">
        <w:rPr>
          <w:rFonts w:ascii="Arial" w:hAnsi="Arial" w:cs="Arial"/>
          <w:lang w:val="en-US"/>
        </w:rPr>
        <w:fldChar w:fldCharType="end"/>
      </w:r>
      <w:r w:rsidR="005523C6">
        <w:rPr>
          <w:rFonts w:ascii="Arial" w:hAnsi="Arial" w:cs="Arial"/>
          <w:lang w:val="en-US"/>
        </w:rPr>
        <w:t>. We also observed different speed</w:t>
      </w:r>
      <w:r w:rsidR="00DF217A">
        <w:rPr>
          <w:rFonts w:ascii="Arial" w:hAnsi="Arial" w:cs="Arial"/>
          <w:lang w:val="en-US"/>
        </w:rPr>
        <w:t>s</w:t>
      </w:r>
      <w:r w:rsidR="005523C6">
        <w:rPr>
          <w:rFonts w:ascii="Arial" w:hAnsi="Arial" w:cs="Arial"/>
          <w:lang w:val="en-US"/>
        </w:rPr>
        <w:t xml:space="preserve"> of </w:t>
      </w:r>
      <w:r w:rsidR="005523C6" w:rsidRPr="005523C6">
        <w:rPr>
          <w:rFonts w:ascii="Arial" w:hAnsi="Arial" w:cs="Arial"/>
          <w:lang w:val="en-US"/>
        </w:rPr>
        <w:t>senescence</w:t>
      </w:r>
      <w:r w:rsidR="005523C6">
        <w:rPr>
          <w:rFonts w:ascii="Arial" w:hAnsi="Arial" w:cs="Arial"/>
          <w:lang w:val="en-US"/>
        </w:rPr>
        <w:t xml:space="preserve"> after exposure to different temperature</w:t>
      </w:r>
      <w:r w:rsidR="00DF217A">
        <w:rPr>
          <w:rFonts w:ascii="Arial" w:hAnsi="Arial" w:cs="Arial"/>
          <w:lang w:val="en-US"/>
        </w:rPr>
        <w:t>s</w:t>
      </w:r>
      <w:r w:rsidR="00DE63D0">
        <w:rPr>
          <w:rFonts w:ascii="Arial" w:hAnsi="Arial" w:cs="Arial"/>
          <w:lang w:val="en-US"/>
        </w:rPr>
        <w:t xml:space="preserve"> (</w:t>
      </w:r>
      <w:r w:rsidR="00DE63D0" w:rsidRPr="005808BA">
        <w:rPr>
          <w:rFonts w:ascii="Arial" w:hAnsi="Arial" w:cs="Arial"/>
          <w:lang w:val="en-US"/>
        </w:rPr>
        <w:t>supplementary figure xxx</w:t>
      </w:r>
      <w:r w:rsidR="00DE63D0">
        <w:rPr>
          <w:rFonts w:ascii="Arial" w:hAnsi="Arial" w:cs="Arial"/>
          <w:lang w:val="en-US"/>
        </w:rPr>
        <w:t>)</w:t>
      </w:r>
      <w:r w:rsidR="005523C6">
        <w:rPr>
          <w:rFonts w:ascii="Arial" w:hAnsi="Arial" w:cs="Arial"/>
          <w:lang w:val="en-US"/>
        </w:rPr>
        <w:t>, which the three-day period of fecundity measurement</w:t>
      </w:r>
      <w:r w:rsidR="00C72931">
        <w:rPr>
          <w:rFonts w:ascii="Arial" w:hAnsi="Arial" w:cs="Arial"/>
          <w:lang w:val="en-US"/>
        </w:rPr>
        <w:t xml:space="preserve"> in Overgaard’s study</w:t>
      </w:r>
      <w:r w:rsidR="005523C6">
        <w:rPr>
          <w:rFonts w:ascii="Arial" w:hAnsi="Arial" w:cs="Arial"/>
          <w:lang w:val="en-US"/>
        </w:rPr>
        <w:t xml:space="preserve"> would not capture. </w:t>
      </w:r>
      <w:r w:rsidR="00B23BEE">
        <w:rPr>
          <w:rFonts w:ascii="Arial" w:hAnsi="Arial" w:cs="Arial"/>
          <w:lang w:val="en-US"/>
        </w:rPr>
        <w:t xml:space="preserve">Nevertheless, both </w:t>
      </w:r>
      <w:ins w:id="124" w:author="Chris Terry" w:date="2021-11-22T13:58:00Z">
        <w:r w:rsidR="004C529E">
          <w:rPr>
            <w:rFonts w:ascii="Arial" w:hAnsi="Arial" w:cs="Arial"/>
            <w:lang w:val="en-US"/>
          </w:rPr>
          <w:t>our study and that of Overgaard et al ….</w:t>
        </w:r>
      </w:ins>
      <w:del w:id="125" w:author="Chris Terry" w:date="2021-11-22T13:58:00Z">
        <w:r w:rsidR="00B23BEE" w:rsidDel="004C529E">
          <w:rPr>
            <w:rFonts w:ascii="Arial" w:hAnsi="Arial" w:cs="Arial"/>
            <w:lang w:val="en-US"/>
          </w:rPr>
          <w:delText xml:space="preserve">studies </w:delText>
        </w:r>
      </w:del>
      <w:r w:rsidR="00B23BEE">
        <w:rPr>
          <w:rFonts w:ascii="Arial" w:hAnsi="Arial" w:cs="Arial"/>
          <w:lang w:val="en-US"/>
        </w:rPr>
        <w:t>show</w:t>
      </w:r>
      <w:del w:id="126" w:author="Chris Terry" w:date="2021-11-22T13:58:00Z">
        <w:r w:rsidR="00B23BEE" w:rsidDel="004C529E">
          <w:rPr>
            <w:rFonts w:ascii="Arial" w:hAnsi="Arial" w:cs="Arial"/>
            <w:lang w:val="en-US"/>
          </w:rPr>
          <w:delText>ed</w:delText>
        </w:r>
      </w:del>
      <w:r w:rsidR="00B23BEE">
        <w:rPr>
          <w:rFonts w:ascii="Arial" w:hAnsi="Arial" w:cs="Arial"/>
          <w:lang w:val="en-US"/>
        </w:rPr>
        <w:t xml:space="preserve"> the conservativeness of physiological heat tolerance and </w:t>
      </w:r>
      <w:r w:rsidR="00AD7C4F">
        <w:rPr>
          <w:rFonts w:ascii="Arial" w:hAnsi="Arial" w:cs="Arial"/>
          <w:lang w:val="en-US"/>
        </w:rPr>
        <w:t>suggested</w:t>
      </w:r>
      <w:r w:rsidR="00B23BEE">
        <w:rPr>
          <w:rFonts w:ascii="Arial" w:hAnsi="Arial" w:cs="Arial"/>
          <w:lang w:val="en-US"/>
        </w:rPr>
        <w:t xml:space="preserve"> small safety thermal margins to warming in the future.</w:t>
      </w:r>
    </w:p>
    <w:p w14:paraId="131F5364" w14:textId="77777777" w:rsidR="0046703F" w:rsidRDefault="0046703F" w:rsidP="007C1BC4">
      <w:pPr>
        <w:ind w:firstLine="720"/>
        <w:rPr>
          <w:rFonts w:ascii="Arial" w:hAnsi="Arial" w:cs="Arial"/>
          <w:lang w:val="en-US"/>
        </w:rPr>
      </w:pPr>
    </w:p>
    <w:p w14:paraId="60CA7B5D" w14:textId="18035AA7" w:rsidR="00D45499" w:rsidRPr="00AF3153" w:rsidRDefault="00AF3153" w:rsidP="007C1BC4">
      <w:pPr>
        <w:rPr>
          <w:rFonts w:ascii="Arial" w:hAnsi="Arial" w:cs="Arial"/>
          <w:i/>
          <w:iCs/>
          <w:lang w:val="en-US"/>
        </w:rPr>
      </w:pPr>
      <w:commentRangeStart w:id="127"/>
      <w:r>
        <w:rPr>
          <w:rFonts w:ascii="Arial" w:hAnsi="Arial" w:cs="Arial"/>
          <w:i/>
          <w:iCs/>
          <w:lang w:val="en-US"/>
        </w:rPr>
        <w:t>3.</w:t>
      </w:r>
      <w:r w:rsidR="00217455" w:rsidRPr="00AF3153">
        <w:rPr>
          <w:rFonts w:ascii="Arial" w:hAnsi="Arial" w:cs="Arial"/>
          <w:i/>
          <w:iCs/>
          <w:lang w:val="en-US"/>
        </w:rPr>
        <w:t>Daily peak and extreme high temperature as the main abiotic filters</w:t>
      </w:r>
      <w:commentRangeEnd w:id="127"/>
      <w:r w:rsidR="004C529E">
        <w:rPr>
          <w:rStyle w:val="CommentReference"/>
          <w:rFonts w:asciiTheme="minorHAnsi" w:eastAsiaTheme="minorHAnsi" w:hAnsiTheme="minorHAnsi" w:cstheme="minorBidi"/>
          <w:lang w:eastAsia="en-US"/>
        </w:rPr>
        <w:commentReference w:id="127"/>
      </w:r>
    </w:p>
    <w:p w14:paraId="492E0173" w14:textId="450C3438" w:rsidR="00AE1E38" w:rsidRDefault="00985B5C" w:rsidP="007C1BC4">
      <w:pPr>
        <w:ind w:firstLine="720"/>
        <w:rPr>
          <w:rFonts w:ascii="Arial" w:hAnsi="Arial" w:cs="Arial"/>
        </w:rPr>
      </w:pPr>
      <w:r>
        <w:rPr>
          <w:rFonts w:ascii="Arial" w:hAnsi="Arial" w:cs="Arial"/>
        </w:rPr>
        <w:t>Daily high</w:t>
      </w:r>
      <w:r w:rsidR="00AF2386" w:rsidRPr="007F05C5">
        <w:rPr>
          <w:rFonts w:ascii="Arial" w:hAnsi="Arial" w:cs="Arial"/>
          <w:lang w:val="en-US"/>
        </w:rPr>
        <w:t xml:space="preserve"> temperature rather than mean </w:t>
      </w:r>
      <w:r>
        <w:rPr>
          <w:rFonts w:ascii="Arial" w:hAnsi="Arial" w:cs="Arial"/>
          <w:lang w:val="en-US"/>
        </w:rPr>
        <w:t>contribute</w:t>
      </w:r>
      <w:r w:rsidR="0010276F">
        <w:rPr>
          <w:rFonts w:ascii="Arial" w:hAnsi="Arial" w:cs="Arial"/>
          <w:lang w:val="en-US"/>
        </w:rPr>
        <w:t>s</w:t>
      </w:r>
      <w:r>
        <w:rPr>
          <w:rFonts w:ascii="Arial" w:hAnsi="Arial" w:cs="Arial"/>
          <w:lang w:val="en-US"/>
        </w:rPr>
        <w:t xml:space="preserve"> more</w:t>
      </w:r>
      <w:r w:rsidR="00AF2386" w:rsidRPr="007F05C5">
        <w:rPr>
          <w:rFonts w:ascii="Arial" w:hAnsi="Arial" w:cs="Arial"/>
          <w:lang w:val="en-US"/>
        </w:rPr>
        <w:t xml:space="preserve"> </w:t>
      </w:r>
      <w:r w:rsidR="00AA120D">
        <w:rPr>
          <w:rFonts w:ascii="Arial" w:hAnsi="Arial" w:cs="Arial"/>
          <w:lang w:val="en-US"/>
        </w:rPr>
        <w:t>to</w:t>
      </w:r>
      <w:r w:rsidR="00AA120D" w:rsidRPr="007F05C5">
        <w:rPr>
          <w:rFonts w:ascii="Arial" w:hAnsi="Arial" w:cs="Arial"/>
          <w:lang w:val="en-US"/>
        </w:rPr>
        <w:t xml:space="preserve"> </w:t>
      </w:r>
      <w:r w:rsidR="00AF2386" w:rsidRPr="007F05C5">
        <w:rPr>
          <w:rFonts w:ascii="Arial" w:hAnsi="Arial" w:cs="Arial"/>
          <w:lang w:val="en-US"/>
        </w:rPr>
        <w:t>structuring distribution</w:t>
      </w:r>
      <w:r w:rsidR="006C5B4F">
        <w:rPr>
          <w:rFonts w:ascii="Arial" w:hAnsi="Arial" w:cs="Arial"/>
          <w:lang w:val="en-US"/>
        </w:rPr>
        <w:t xml:space="preserve"> </w:t>
      </w:r>
      <w:r w:rsidR="006C5B4F">
        <w:rPr>
          <w:rFonts w:ascii="Arial" w:hAnsi="Arial" w:cs="Arial"/>
          <w:lang w:val="en-US"/>
        </w:rPr>
        <w:fldChar w:fldCharType="begin" w:fldLock="1"/>
      </w:r>
      <w:r w:rsidR="003B71D1">
        <w:rPr>
          <w:rFonts w:ascii="Arial" w:hAnsi="Arial" w:cs="Arial"/>
          <w:lang w:val="en-US"/>
        </w:rPr>
        <w:instrText>ADDIN CSL_CITATION {"citationItems":[{"id":"ITEM-1","itemData":{"DOI":"10.1890/12-2235.1","ISSN":"0012-9615","abstract":"Species' geographic range limits interest biologists and resource managers alike; however, scientists lack strong mechanistic understanding of the factors that set geographic range limits in the field, especially for animals. There exists a clear need for detailed case studies that link mechanisms to spatial dynamics and boundaries because such mechanisms allow us to predict whether climate change is likely to change a species' geographic range and, if so, how abundance in marginal populations compares to the core. The bagworm Thyridopteryx ephemeraeformis (Lepidoptera: Psychidae) is a major native pest of cedars, arborvitae, junipers, and other landscape trees throughout much of North America. Across dozens of bagworm populations spread over six degrees of latitude in the American Midwest we find latitudinal declines in fecundity and egg and pupal survivorship as one proceeds toward the northern range boundary. A spatial gradient of bagworm reproductive success emerges, which is associated with a progressive decline in local abundance and an increase in the risk of local population extinction near the species' geographic range boundary. We developed a mathematical model, completely constrained by empirically estimated parameters, to explore the relative roles of reproductive asynchrony and stage-specific survivorship in generating the range limit for this species. We find that overwinter egg mortality is the biggest constraint on bagworm persistence beyond their northern range limit. Overwinter egg mortality is directly related to winter temperatures that fall below the bagworm eggs' physiological limit. This threshold, in conjunction with latitudinal declines in fecundity and pupal survivorship, creates a nonlinear response to climate extremes that sets the geographic boundary and provides a path for predicting northward range expansion under altered climate conditions. Our mechanistic modeling approach demonstrates how species' sensitivity to climate extremes can create population tipping points not reflected in demographic responses to climate means, a distinction that is critical to successful ecological forecasting. © 2014 by the Ecological Society of America.","author":[{"dropping-particle":"","family":"Lynch","given":"Heather J.","non-dropping-particle":"","parse-names":false,"suffix":""},{"dropping-particle":"","family":"Rhainds","given":"Marc","non-dropping-particle":"","parse-names":false,"suffix":""},{"dropping-particle":"","family":"Calabrese","given":"Justin M.","non-dropping-particle":"","parse-names":false,"suffix":""},{"dropping-particle":"","family":"Cantrell","given":"Stephen","non-dropping-particle":"","parse-names":false,"suffix":""},{"dropping-particle":"","family":"Cosner","given":"Chris","non-dropping-particle":"","parse-names":false,"suffix":""},{"dropping-particle":"","family":"Fagan","given":"William F.","non-dropping-particle":"","parse-names":false,"suffix":""}],"container-title":"Ecological Monographs","id":"ITEM-1","issue":"1","issued":{"date-parts":[["2014","2","1"]]},"page":"131-149","publisher":"John Wiley &amp; Sons, Ltd","title":"How climate extremes—not means—define a species' geographic range boundary via a demographic tipping point","type":"article-journal","volume":"84"},"uris":["http://www.mendeley.com/documents/?uuid=d4622c7d-ac8d-3cee-bd97-aa7976fe0255"]}],"mendeley":{"formattedCitation":"(Lynch et al. 2014)","plainTextFormattedCitation":"(Lynch et al. 2014)","previouslyFormattedCitation":"(Lynch et al. 2014)"},"properties":{"noteIndex":0},"schema":"https://github.com/citation-style-language/schema/raw/master/csl-citation.json"}</w:instrText>
      </w:r>
      <w:r w:rsidR="006C5B4F">
        <w:rPr>
          <w:rFonts w:ascii="Arial" w:hAnsi="Arial" w:cs="Arial"/>
          <w:lang w:val="en-US"/>
        </w:rPr>
        <w:fldChar w:fldCharType="separate"/>
      </w:r>
      <w:r w:rsidR="006C5B4F" w:rsidRPr="006C5B4F">
        <w:rPr>
          <w:rFonts w:ascii="Arial" w:hAnsi="Arial" w:cs="Arial"/>
          <w:noProof/>
          <w:lang w:val="en-US"/>
        </w:rPr>
        <w:t>(Lynch et al. 2014)</w:t>
      </w:r>
      <w:r w:rsidR="006C5B4F">
        <w:rPr>
          <w:rFonts w:ascii="Arial" w:hAnsi="Arial" w:cs="Arial"/>
          <w:lang w:val="en-US"/>
        </w:rPr>
        <w:fldChar w:fldCharType="end"/>
      </w:r>
      <w:r w:rsidR="00AF2386" w:rsidRPr="007F05C5">
        <w:rPr>
          <w:rFonts w:ascii="Arial" w:hAnsi="Arial" w:cs="Arial"/>
          <w:lang w:val="en-US"/>
        </w:rPr>
        <w:t xml:space="preserve">. The mean temperature during the survey season </w:t>
      </w:r>
      <w:r w:rsidR="00025301">
        <w:rPr>
          <w:rFonts w:ascii="Arial" w:hAnsi="Arial" w:cs="Arial"/>
          <w:lang w:val="en-US"/>
        </w:rPr>
        <w:t>at</w:t>
      </w:r>
      <w:r w:rsidR="00AF2386" w:rsidRPr="007F05C5">
        <w:rPr>
          <w:rFonts w:ascii="Arial" w:hAnsi="Arial" w:cs="Arial"/>
          <w:lang w:val="en-US"/>
        </w:rPr>
        <w:t xml:space="preserve"> </w:t>
      </w:r>
      <w:r w:rsidR="00AF2386" w:rsidRPr="007F05C5">
        <w:rPr>
          <w:rFonts w:ascii="Arial" w:hAnsi="Arial" w:cs="Arial"/>
          <w:lang w:val="en-US"/>
        </w:rPr>
        <w:lastRenderedPageBreak/>
        <w:t>lowland is around 26</w:t>
      </w:r>
      <w:r w:rsidR="00AF2386" w:rsidRPr="007F05C5">
        <w:rPr>
          <w:rStyle w:val="st"/>
          <w:rFonts w:ascii="Arial" w:hAnsi="Arial" w:cs="Arial"/>
        </w:rPr>
        <w:t>°C</w:t>
      </w:r>
      <w:r w:rsidR="00AF2386" w:rsidRPr="007F05C5">
        <w:rPr>
          <w:rFonts w:ascii="Arial" w:hAnsi="Arial" w:cs="Arial"/>
          <w:lang w:val="en-US"/>
        </w:rPr>
        <w:t xml:space="preserve">, </w:t>
      </w:r>
      <w:r w:rsidR="00152F0B">
        <w:rPr>
          <w:rFonts w:ascii="Arial" w:hAnsi="Arial" w:cs="Arial"/>
          <w:lang w:val="en-US"/>
        </w:rPr>
        <w:t>of which</w:t>
      </w:r>
      <w:r w:rsidR="00025301">
        <w:rPr>
          <w:rFonts w:ascii="Arial" w:hAnsi="Arial" w:cs="Arial"/>
          <w:lang w:val="en-US"/>
        </w:rPr>
        <w:t xml:space="preserve"> </w:t>
      </w:r>
      <w:r w:rsidR="00AF2386" w:rsidRPr="007F05C5">
        <w:rPr>
          <w:rFonts w:ascii="Arial" w:hAnsi="Arial" w:cs="Arial"/>
          <w:lang w:val="en-US"/>
        </w:rPr>
        <w:t xml:space="preserve">all the species are around </w:t>
      </w:r>
      <w:r w:rsidR="00DF217A">
        <w:rPr>
          <w:rFonts w:ascii="Arial" w:hAnsi="Arial" w:cs="Arial"/>
          <w:lang w:val="en-US"/>
        </w:rPr>
        <w:t>their</w:t>
      </w:r>
      <w:r w:rsidR="00AF2386" w:rsidRPr="007F05C5">
        <w:rPr>
          <w:rFonts w:ascii="Arial" w:hAnsi="Arial" w:cs="Arial"/>
          <w:lang w:val="en-US"/>
        </w:rPr>
        <w:t xml:space="preserve"> peak reproductive performance. </w:t>
      </w:r>
      <w:r w:rsidR="00AF2386" w:rsidRPr="007F05C5">
        <w:rPr>
          <w:rFonts w:ascii="Arial" w:hAnsi="Arial" w:cs="Arial"/>
        </w:rPr>
        <w:t xml:space="preserve">In addition to </w:t>
      </w:r>
      <w:r w:rsidR="00DF217A">
        <w:rPr>
          <w:rFonts w:ascii="Arial" w:hAnsi="Arial" w:cs="Arial"/>
        </w:rPr>
        <w:t xml:space="preserve">the </w:t>
      </w:r>
      <w:r w:rsidR="00AF2386" w:rsidRPr="007F05C5">
        <w:rPr>
          <w:rFonts w:ascii="Arial" w:hAnsi="Arial" w:cs="Arial"/>
        </w:rPr>
        <w:t xml:space="preserve">mean, </w:t>
      </w:r>
      <w:r w:rsidR="007638ED">
        <w:rPr>
          <w:rFonts w:ascii="Arial" w:hAnsi="Arial" w:cs="Arial"/>
        </w:rPr>
        <w:t>upland</w:t>
      </w:r>
      <w:r w:rsidR="00AF2386" w:rsidRPr="007F05C5">
        <w:rPr>
          <w:rFonts w:ascii="Arial" w:hAnsi="Arial" w:cs="Arial"/>
        </w:rPr>
        <w:t xml:space="preserve"> and lowland sites significantly differ in the number of days and the daily duration that the temperature reached above </w:t>
      </w:r>
      <w:r w:rsidR="009C50BD">
        <w:rPr>
          <w:rFonts w:ascii="Arial" w:hAnsi="Arial" w:cs="Arial"/>
        </w:rPr>
        <w:t>a stressful level for Drosophila reproduction.</w:t>
      </w:r>
      <w:r w:rsidR="009C50BD" w:rsidRPr="009C50BD">
        <w:rPr>
          <w:rFonts w:ascii="Arial" w:hAnsi="Arial" w:cs="Arial"/>
        </w:rPr>
        <w:t xml:space="preserve"> </w:t>
      </w:r>
      <w:r w:rsidR="009C50BD">
        <w:rPr>
          <w:rFonts w:ascii="Arial" w:hAnsi="Arial" w:cs="Arial"/>
        </w:rPr>
        <w:t>A preliminary experiment</w:t>
      </w:r>
      <w:r w:rsidR="0055745B">
        <w:rPr>
          <w:rFonts w:ascii="Arial" w:hAnsi="Arial" w:cs="Arial"/>
        </w:rPr>
        <w:t xml:space="preserve"> </w:t>
      </w:r>
      <w:commentRangeStart w:id="128"/>
      <w:r w:rsidR="0055745B">
        <w:rPr>
          <w:rFonts w:ascii="Arial" w:hAnsi="Arial" w:cs="Arial"/>
        </w:rPr>
        <w:t>of mine</w:t>
      </w:r>
      <w:r w:rsidR="009C50BD">
        <w:rPr>
          <w:rFonts w:ascii="Arial" w:hAnsi="Arial" w:cs="Arial"/>
        </w:rPr>
        <w:t xml:space="preserve"> </w:t>
      </w:r>
      <w:commentRangeEnd w:id="128"/>
      <w:r w:rsidR="004C529E">
        <w:rPr>
          <w:rStyle w:val="CommentReference"/>
          <w:rFonts w:asciiTheme="minorHAnsi" w:eastAsiaTheme="minorHAnsi" w:hAnsiTheme="minorHAnsi" w:cstheme="minorBidi"/>
          <w:lang w:eastAsia="en-US"/>
        </w:rPr>
        <w:commentReference w:id="128"/>
      </w:r>
      <w:r w:rsidR="009C50BD">
        <w:rPr>
          <w:rFonts w:ascii="Arial" w:hAnsi="Arial" w:cs="Arial"/>
        </w:rPr>
        <w:t>raising long-term populations in constant 20</w:t>
      </w:r>
      <w:r w:rsidR="009C50BD" w:rsidRPr="007F05C5">
        <w:rPr>
          <w:rStyle w:val="st"/>
          <w:rFonts w:ascii="Arial" w:hAnsi="Arial" w:cs="Arial"/>
        </w:rPr>
        <w:t>°C</w:t>
      </w:r>
      <w:r w:rsidR="009C50BD">
        <w:rPr>
          <w:rFonts w:ascii="Arial" w:hAnsi="Arial" w:cs="Arial"/>
        </w:rPr>
        <w:t xml:space="preserve"> and 26</w:t>
      </w:r>
      <w:r w:rsidR="009C50BD" w:rsidRPr="007F05C5">
        <w:rPr>
          <w:rStyle w:val="st"/>
          <w:rFonts w:ascii="Arial" w:hAnsi="Arial" w:cs="Arial"/>
        </w:rPr>
        <w:t>°C</w:t>
      </w:r>
      <w:r w:rsidR="009C50BD">
        <w:rPr>
          <w:rFonts w:ascii="Arial" w:hAnsi="Arial" w:cs="Arial"/>
        </w:rPr>
        <w:t xml:space="preserve"> showed that </w:t>
      </w:r>
      <w:r w:rsidR="009C50BD" w:rsidRPr="00152F0B">
        <w:rPr>
          <w:rFonts w:ascii="Arial" w:hAnsi="Arial" w:cs="Arial"/>
          <w:i/>
          <w:iCs/>
        </w:rPr>
        <w:t xml:space="preserve">D. </w:t>
      </w:r>
      <w:proofErr w:type="spellStart"/>
      <w:r w:rsidR="00EA5252">
        <w:rPr>
          <w:rFonts w:ascii="Arial" w:hAnsi="Arial" w:cs="Arial"/>
          <w:i/>
          <w:iCs/>
        </w:rPr>
        <w:t>pallidifrons</w:t>
      </w:r>
      <w:proofErr w:type="spellEnd"/>
      <w:r w:rsidR="009C50BD">
        <w:rPr>
          <w:rFonts w:ascii="Arial" w:hAnsi="Arial" w:cs="Arial"/>
        </w:rPr>
        <w:t xml:space="preserve"> always out-</w:t>
      </w:r>
      <w:r w:rsidR="0055745B">
        <w:rPr>
          <w:rFonts w:ascii="Arial" w:hAnsi="Arial" w:cs="Arial"/>
        </w:rPr>
        <w:t>numbered</w:t>
      </w:r>
      <w:r w:rsidR="009C50BD">
        <w:rPr>
          <w:rFonts w:ascii="Arial" w:hAnsi="Arial" w:cs="Arial"/>
        </w:rPr>
        <w:t xml:space="preserve"> </w:t>
      </w:r>
      <w:r w:rsidR="009C50BD" w:rsidRPr="00046EDE">
        <w:rPr>
          <w:rFonts w:ascii="Arial" w:hAnsi="Arial" w:cs="Arial"/>
          <w:i/>
          <w:iCs/>
        </w:rPr>
        <w:t>D. pandora</w:t>
      </w:r>
      <w:r w:rsidR="009C50BD">
        <w:rPr>
          <w:rFonts w:ascii="Arial" w:hAnsi="Arial" w:cs="Arial"/>
        </w:rPr>
        <w:t xml:space="preserve"> in mixed-species culture, contrasting the poor performance of </w:t>
      </w:r>
      <w:r w:rsidR="009C50BD" w:rsidRPr="00152F0B">
        <w:rPr>
          <w:rFonts w:ascii="Arial" w:hAnsi="Arial" w:cs="Arial"/>
          <w:i/>
          <w:iCs/>
        </w:rPr>
        <w:t xml:space="preserve">D. </w:t>
      </w:r>
      <w:proofErr w:type="spellStart"/>
      <w:r w:rsidR="00EA5252">
        <w:rPr>
          <w:rFonts w:ascii="Arial" w:hAnsi="Arial" w:cs="Arial"/>
          <w:i/>
          <w:iCs/>
        </w:rPr>
        <w:t>pallidifrons</w:t>
      </w:r>
      <w:proofErr w:type="spellEnd"/>
      <w:r w:rsidR="009C50BD">
        <w:rPr>
          <w:rFonts w:ascii="Arial" w:hAnsi="Arial" w:cs="Arial"/>
        </w:rPr>
        <w:t xml:space="preserve"> when raised in 24</w:t>
      </w:r>
      <w:r w:rsidR="009C50BD" w:rsidRPr="007F05C5">
        <w:rPr>
          <w:rStyle w:val="st"/>
          <w:rFonts w:ascii="Arial" w:hAnsi="Arial" w:cs="Arial"/>
        </w:rPr>
        <w:t>°C</w:t>
      </w:r>
      <w:r w:rsidR="009C50BD" w:rsidRPr="007F05C5">
        <w:rPr>
          <w:rFonts w:ascii="Arial" w:hAnsi="Arial" w:cs="Arial"/>
        </w:rPr>
        <w:t xml:space="preserve"> </w:t>
      </w:r>
      <w:r w:rsidR="009C50BD">
        <w:rPr>
          <w:rFonts w:ascii="Arial" w:hAnsi="Arial" w:cs="Arial"/>
        </w:rPr>
        <w:t>/28.5</w:t>
      </w:r>
      <w:r w:rsidR="009C50BD" w:rsidRPr="007F05C5">
        <w:rPr>
          <w:rStyle w:val="st"/>
          <w:rFonts w:ascii="Arial" w:hAnsi="Arial" w:cs="Arial"/>
        </w:rPr>
        <w:t>°C</w:t>
      </w:r>
      <w:r w:rsidR="009C50BD">
        <w:rPr>
          <w:rStyle w:val="st"/>
          <w:rFonts w:ascii="Arial" w:hAnsi="Arial" w:cs="Arial"/>
        </w:rPr>
        <w:t xml:space="preserve"> scenario. </w:t>
      </w:r>
      <w:r w:rsidR="00D50807">
        <w:rPr>
          <w:rFonts w:ascii="Arial" w:hAnsi="Arial" w:cs="Arial"/>
        </w:rPr>
        <w:t>B</w:t>
      </w:r>
      <w:r w:rsidR="00D50807" w:rsidRPr="007F05C5">
        <w:rPr>
          <w:rFonts w:ascii="Arial" w:hAnsi="Arial" w:cs="Arial"/>
        </w:rPr>
        <w:t>rief exposure to stressful thermal environment</w:t>
      </w:r>
      <w:r w:rsidR="00DF217A">
        <w:rPr>
          <w:rFonts w:ascii="Arial" w:hAnsi="Arial" w:cs="Arial"/>
        </w:rPr>
        <w:t>s</w:t>
      </w:r>
      <w:r w:rsidR="00D50807">
        <w:rPr>
          <w:rFonts w:ascii="Arial" w:hAnsi="Arial" w:cs="Arial"/>
        </w:rPr>
        <w:t xml:space="preserve"> </w:t>
      </w:r>
      <w:r w:rsidR="0055745B">
        <w:rPr>
          <w:rFonts w:ascii="Arial" w:hAnsi="Arial" w:cs="Arial"/>
        </w:rPr>
        <w:t xml:space="preserve">is suggested to </w:t>
      </w:r>
      <w:r w:rsidR="00D50807">
        <w:rPr>
          <w:rFonts w:ascii="Arial" w:hAnsi="Arial" w:cs="Arial"/>
        </w:rPr>
        <w:t>ha</w:t>
      </w:r>
      <w:r w:rsidR="0055745B">
        <w:rPr>
          <w:rFonts w:ascii="Arial" w:hAnsi="Arial" w:cs="Arial"/>
        </w:rPr>
        <w:t>ve</w:t>
      </w:r>
      <w:r w:rsidR="00D50807" w:rsidRPr="007F05C5">
        <w:rPr>
          <w:rFonts w:ascii="Arial" w:hAnsi="Arial" w:cs="Arial"/>
        </w:rPr>
        <w:t xml:space="preserve"> similar fitness costs to continuously stressful conditions </w:t>
      </w:r>
      <w:r w:rsidR="00D50807" w:rsidRPr="007F05C5">
        <w:rPr>
          <w:rFonts w:ascii="Arial" w:hAnsi="Arial" w:cs="Arial"/>
        </w:rPr>
        <w:fldChar w:fldCharType="begin" w:fldLock="1"/>
      </w:r>
      <w:r w:rsidR="00D50807" w:rsidRPr="007F05C5">
        <w:rPr>
          <w:rFonts w:ascii="Arial" w:hAnsi="Arial" w:cs="Arial"/>
        </w:rPr>
        <w:instrText>ADDIN CSL_CITATION {"citationItems":[{"id":"ITEM-1","itemData":{"DOI":"10.1111/jeb.13231","ISSN":"14209101","PMID":"29282784","abstract":"Understanding the potential for organisms to tolerate thermal stress through physiological or evolutionary responses is crucial given rapid climate change. Although climate models predict increases in both temperature mean and variance, such tolerances are typically assessed under constant conditions. We tested the effects of temperature variability during development on male fitness in the rainforest fly Drosophila birchii, by simulating thermal variation typical of the warm and cool margins of its elevational distribution, and estimated heritabilities and genetic correlations of fitness traits. Reproductive success was reduced for males reared in warm (mean 24 °C) fluctuating (±3 °C) vs. constant conditions but not in cool fluctuating conditions (mean 17 °C), although fluctuations reduced body size at both temperatures. Male reproductive success under warm fluctuating conditions was similar to that at constant 27 °C, indicating that briefly exceeding critical thermal limits has similar fitness costs to continuously stressful conditions. There was substantial heritable variation in all traits. However, reproductive success traits showed no genetic correlation between treatments reflecting temperature variation at elevational extremes, which may constrain evolutionary responses at these ecological margins. Our data suggest that even small increases in temperature variability will threaten tropical ectotherms living close to their upper thermal limits, both through direct effects on fitness and by limiting their adaptive potential.","author":[{"dropping-particle":"","family":"Saxon","given":"A. D.","non-dropping-particle":"","parse-names":false,"suffix":""},{"dropping-particle":"","family":"O'Brien","given":"E. K.","non-dropping-particle":"","parse-names":false,"suffix":""},{"dropping-particle":"","family":"Bridle","given":"J. R.","non-dropping-particle":"","parse-names":false,"suffix":""}],"container-title":"Journal of Evolutionary Biology","id":"ITEM-1","issue":"3","issued":{"date-parts":[["2018","3","1"]]},"page":"405-415","publisher":"Blackwell Publishing Ltd","title":"Temperature fluctuations during development reduce male fitness and may limit adaptive potential in tropical rainforest Drosophila","type":"article-journal","volume":"31"},"uris":["http://www.mendeley.com/documents/?uuid=192c0add-cbed-31c9-bb74-ff8ef6de3d4a"]}],"mendeley":{"formattedCitation":"(Saxon, O’Brien, and Bridle 2018)","plainTextFormattedCitation":"(Saxon, O’Brien, and Bridle 2018)","previouslyFormattedCitation":"(Saxon, O’Brien, and Bridle 2018)"},"properties":{"noteIndex":0},"schema":"https://github.com/citation-style-language/schema/raw/master/csl-citation.json"}</w:instrText>
      </w:r>
      <w:r w:rsidR="00D50807" w:rsidRPr="007F05C5">
        <w:rPr>
          <w:rFonts w:ascii="Arial" w:hAnsi="Arial" w:cs="Arial"/>
        </w:rPr>
        <w:fldChar w:fldCharType="separate"/>
      </w:r>
      <w:r w:rsidR="00D50807" w:rsidRPr="007F05C5">
        <w:rPr>
          <w:rFonts w:ascii="Arial" w:hAnsi="Arial" w:cs="Arial"/>
          <w:noProof/>
        </w:rPr>
        <w:t>(Saxon, O’Brien, and Bridle 2018)</w:t>
      </w:r>
      <w:r w:rsidR="00D50807" w:rsidRPr="007F05C5">
        <w:rPr>
          <w:rFonts w:ascii="Arial" w:hAnsi="Arial" w:cs="Arial"/>
        </w:rPr>
        <w:fldChar w:fldCharType="end"/>
      </w:r>
      <w:r w:rsidR="00D50807" w:rsidRPr="007F05C5">
        <w:rPr>
          <w:rFonts w:ascii="Arial" w:hAnsi="Arial" w:cs="Arial"/>
        </w:rPr>
        <w:t>.</w:t>
      </w:r>
      <w:r w:rsidR="00D50807">
        <w:rPr>
          <w:rFonts w:ascii="Arial" w:hAnsi="Arial" w:cs="Arial"/>
        </w:rPr>
        <w:t xml:space="preserve"> Therefore, it is essential to </w:t>
      </w:r>
      <w:r w:rsidR="00AF2386" w:rsidRPr="007F05C5">
        <w:rPr>
          <w:rFonts w:ascii="Arial" w:hAnsi="Arial" w:cs="Arial"/>
        </w:rPr>
        <w:t>consider daily temperature variation and extreme temperature event</w:t>
      </w:r>
      <w:r w:rsidR="00D50807">
        <w:rPr>
          <w:rFonts w:ascii="Arial" w:hAnsi="Arial" w:cs="Arial"/>
        </w:rPr>
        <w:t>s</w:t>
      </w:r>
      <w:r w:rsidR="00AF2386" w:rsidRPr="007F05C5">
        <w:rPr>
          <w:rFonts w:ascii="Arial" w:hAnsi="Arial" w:cs="Arial"/>
        </w:rPr>
        <w:t xml:space="preserve"> </w:t>
      </w:r>
      <w:r w:rsidR="00D50807">
        <w:rPr>
          <w:rFonts w:ascii="Arial" w:hAnsi="Arial" w:cs="Arial"/>
        </w:rPr>
        <w:t>when</w:t>
      </w:r>
      <w:r w:rsidR="00AF2386" w:rsidRPr="007F05C5">
        <w:rPr>
          <w:rFonts w:ascii="Arial" w:hAnsi="Arial" w:cs="Arial"/>
        </w:rPr>
        <w:t xml:space="preserve"> studying</w:t>
      </w:r>
      <w:r w:rsidR="00D50807">
        <w:rPr>
          <w:rFonts w:ascii="Arial" w:hAnsi="Arial" w:cs="Arial"/>
        </w:rPr>
        <w:t xml:space="preserve"> </w:t>
      </w:r>
      <w:r w:rsidR="00DF217A">
        <w:rPr>
          <w:rFonts w:ascii="Arial" w:hAnsi="Arial" w:cs="Arial"/>
        </w:rPr>
        <w:t xml:space="preserve">species </w:t>
      </w:r>
      <w:r w:rsidR="00AF2386" w:rsidRPr="007F05C5">
        <w:rPr>
          <w:rFonts w:ascii="Arial" w:hAnsi="Arial" w:cs="Arial"/>
        </w:rPr>
        <w:t>distribution</w:t>
      </w:r>
      <w:r w:rsidR="008F001A">
        <w:rPr>
          <w:rFonts w:ascii="Arial" w:hAnsi="Arial" w:cs="Arial"/>
        </w:rPr>
        <w:t>s</w:t>
      </w:r>
      <w:r w:rsidR="00AF2386" w:rsidRPr="007F05C5">
        <w:rPr>
          <w:rFonts w:ascii="Arial" w:hAnsi="Arial" w:cs="Arial"/>
        </w:rPr>
        <w:t xml:space="preserve"> and </w:t>
      </w:r>
      <w:r w:rsidR="00D50807">
        <w:rPr>
          <w:rFonts w:ascii="Arial" w:hAnsi="Arial" w:cs="Arial"/>
        </w:rPr>
        <w:t xml:space="preserve">making </w:t>
      </w:r>
      <w:r w:rsidR="00AF2386" w:rsidRPr="007F05C5">
        <w:rPr>
          <w:rFonts w:ascii="Arial" w:hAnsi="Arial" w:cs="Arial"/>
        </w:rPr>
        <w:t>future projection</w:t>
      </w:r>
      <w:r w:rsidR="00DF217A">
        <w:rPr>
          <w:rFonts w:ascii="Arial" w:hAnsi="Arial" w:cs="Arial"/>
        </w:rPr>
        <w:t>s</w:t>
      </w:r>
      <w:r w:rsidR="00AF2386" w:rsidRPr="007F05C5">
        <w:rPr>
          <w:rFonts w:ascii="Arial" w:hAnsi="Arial" w:cs="Arial"/>
        </w:rPr>
        <w:t xml:space="preserve"> </w:t>
      </w:r>
      <w:r w:rsidR="00AF2386" w:rsidRPr="007F05C5">
        <w:rPr>
          <w:rFonts w:ascii="Arial" w:hAnsi="Arial" w:cs="Arial"/>
        </w:rPr>
        <w:fldChar w:fldCharType="begin" w:fldLock="1"/>
      </w:r>
      <w:r w:rsidR="00D5025A">
        <w:rPr>
          <w:rFonts w:ascii="Arial" w:hAnsi="Arial" w:cs="Arial"/>
        </w:rPr>
        <w:instrText>ADDIN CSL_CITATION {"citationItems":[{"id":"ITEM-1","itemData":{"DOI":"10.1111/1365-2435.12145","ISSN":"13652435","abstract":"Climate change will increase both average temperatures and extreme summer temperatures. Analyses of the fitness consequences of climate change have generally omitted negative fitness and population declines associated with heat stress. Here, we examine how seasonal and interannual temperature variability will impact fitness shifts of ectotherms from the past (1961-1990) to future (2071-2100), by modelling thermal performance curves (TPCs) for insect species across latitudes. In temperate regions, climate change increased the length of the growing season (increasing fitness) and increased the frequency of heat stress (decreasing fitness). Consequently, species at mid-latitudes (20-40°) showed pronounced but heterogeneous responses to climate change. Fitness decreases for these species were accompanied by greater interannual variation in fitness. An alternative TPC model and a larger data set gave qualitatively similar results. How close maximum summer temperatures are to the critical thermal maximum of a species - the thermal buffer - is a good predictor of the change in mean fitness expected under climate change. Thermal buffers will decrease to near or below zero by 2100 for many tropical and mid-latitude species. Our forecasts suggest that mid-latitude species will be particularly susceptible to heat stress associated with climate change due to temperature variation. © 2013 British Ecological Society.","author":[{"dropping-particle":"","family":"Kingsolver","given":"Joel G.","non-dropping-particle":"","parse-names":false,"suffix":""},{"dropping-particle":"","family":"Diamond","given":"Sarah E.","non-dropping-particle":"","parse-names":false,"suffix":""},{"dropping-particle":"","family":"Buckley","given":"Lauren B.","non-dropping-particle":"","parse-names":false,"suffix":""}],"container-title":"Functional Ecology","editor":[{"dropping-particle":"","family":"Grindstaff","given":"Jennifer","non-dropping-particle":"","parse-names":false,"suffix":""}],"id":"ITEM-1","issue":"6","issued":{"date-parts":[["2013","12"]]},"page":"1415-1423","title":"Heat stress and the fitness consequences of climate change for terrestrial ectotherms","type":"article-journal","volume":"27"},"uris":["http://www.mendeley.com/documents/?uuid=f68f7a1c-a501-35d7-96b7-912881dd5091"]},{"id":"ITEM-2","itemData":{"DOI":"10.1242/jeb.122127","ISSN":"00220949","PMID":"26026043","abstract":"Organisms in natural environments experience diel temperature fluctuations, including sporadic extreme conditions, rather than constant temperatures. Studies based mainly on model organisms have tended to focus on responses to average temperatures or short-term heat stress, which overlooks the potential impact of daily fluctuations, including stressful daytime periods and milder night-time periods. Here, we focus on daily maximum temperatures, while holding night-time temperatures constant, to specifically investigate the effects of high temperature on demographic parameters and fitness in the English grain aphid Sitobion avenae. We then compared the observed effects of different daily maximum temperatures with predictions from constant temperature - performance expectations. Moderate daily maximum temperatures depressed aphid performance while extreme conditions had dramatic effects, even when mean temperatures were below the critical maximum. Predictions based on daily average temperature underestimated negative effects of temperature on performance by ignoring daily maximum temperature, while predictions based on daytime maximum temperatures overestimated detrimental impacts by ignoring recovery under mild night-time temperatures. Our findings suggest that daily maximum temperature will play an important role in regulating natural population dynamics and should be considered in predictions. These findings have implications for natural population dynamics, particularly when considering the expected increase in extreme temperature events under climate change.","author":[{"dropping-particle":"","family":"Ma","given":"Gang","non-dropping-particle":"","parse-names":false,"suffix":""},{"dropping-particle":"","family":"Hoffmann","given":"Ary A.","non-dropping-particle":"","parse-names":false,"suffix":""},{"dropping-particle":"Sen","family":"Ma","given":"Chun","non-dropping-particle":"","parse-names":false,"suffix":""}],"container-title":"Journal of Experimental Biology","id":"ITEM-2","issue":"14","issued":{"date-parts":[["2015","7","1"]]},"page":"2289-2296","publisher":"Company of Biologists Ltd","title":"Daily temperature extremes play an important role in predicting thermal effects","type":"article-journal","volume":"218"},"uris":["http://www.mendeley.com/documents/?uuid=79f5a63b-5f95-363c-8895-d5fd0f27c340"]}],"mendeley":{"formattedCitation":"(Kingsolver, Diamond, and Buckley 2013; Ma, Hoffmann, and Ma 2015)","plainTextFormattedCitation":"(Kingsolver, Diamond, and Buckley 2013; Ma, Hoffmann, and Ma 2015)","previouslyFormattedCitation":"(Kingsolver, Diamond, and Buckley 2013; Ma, Hoffmann, and Ma 2015)"},"properties":{"noteIndex":0},"schema":"https://github.com/citation-style-language/schema/raw/master/csl-citation.json"}</w:instrText>
      </w:r>
      <w:r w:rsidR="00AF2386" w:rsidRPr="007F05C5">
        <w:rPr>
          <w:rFonts w:ascii="Arial" w:hAnsi="Arial" w:cs="Arial"/>
        </w:rPr>
        <w:fldChar w:fldCharType="separate"/>
      </w:r>
      <w:r w:rsidR="00331823" w:rsidRPr="00331823">
        <w:rPr>
          <w:rFonts w:ascii="Arial" w:hAnsi="Arial" w:cs="Arial"/>
          <w:noProof/>
        </w:rPr>
        <w:t>(Kingsolver, Diamond, and Buckley 2013; Ma, Hoffmann, and Ma 2015)</w:t>
      </w:r>
      <w:r w:rsidR="00AF2386" w:rsidRPr="007F05C5">
        <w:rPr>
          <w:rFonts w:ascii="Arial" w:hAnsi="Arial" w:cs="Arial"/>
        </w:rPr>
        <w:fldChar w:fldCharType="end"/>
      </w:r>
      <w:r w:rsidR="00AF2386" w:rsidRPr="007F05C5">
        <w:rPr>
          <w:rFonts w:ascii="Arial" w:hAnsi="Arial" w:cs="Arial"/>
        </w:rPr>
        <w:t>.</w:t>
      </w:r>
    </w:p>
    <w:p w14:paraId="78D1E67A" w14:textId="77777777" w:rsidR="0046703F" w:rsidRDefault="0046703F" w:rsidP="007C1BC4">
      <w:pPr>
        <w:ind w:firstLine="720"/>
        <w:rPr>
          <w:rFonts w:ascii="Arial" w:hAnsi="Arial" w:cs="Arial"/>
        </w:rPr>
      </w:pPr>
    </w:p>
    <w:p w14:paraId="05161F23" w14:textId="2849A1F9" w:rsidR="00D45499" w:rsidRPr="00AF3153" w:rsidRDefault="00AF3153" w:rsidP="007C1BC4">
      <w:pPr>
        <w:rPr>
          <w:rFonts w:ascii="Arial" w:hAnsi="Arial" w:cs="Arial"/>
          <w:i/>
          <w:iCs/>
        </w:rPr>
      </w:pPr>
      <w:r>
        <w:rPr>
          <w:rFonts w:ascii="Arial" w:hAnsi="Arial" w:cs="Arial"/>
          <w:i/>
          <w:iCs/>
        </w:rPr>
        <w:t>4.</w:t>
      </w:r>
      <w:r w:rsidR="00D45499" w:rsidRPr="00AF3153">
        <w:rPr>
          <w:rFonts w:ascii="Arial" w:hAnsi="Arial" w:cs="Arial"/>
          <w:i/>
          <w:iCs/>
        </w:rPr>
        <w:t>Thermal performance is context-dependent</w:t>
      </w:r>
    </w:p>
    <w:p w14:paraId="2E4979CB" w14:textId="2BD78F52" w:rsidR="00AF2386" w:rsidRDefault="00985B5C" w:rsidP="007C1BC4">
      <w:pPr>
        <w:ind w:firstLine="720"/>
        <w:rPr>
          <w:rFonts w:ascii="Arial" w:hAnsi="Arial" w:cs="Arial"/>
        </w:rPr>
      </w:pPr>
      <w:r>
        <w:rPr>
          <w:rFonts w:ascii="Arial" w:hAnsi="Arial" w:cs="Arial"/>
        </w:rPr>
        <w:t>Our quantifications of thermal performance traits only focus on local populations and cannot reflect the plasticity and evolutionary response to temperature. Between-population</w:t>
      </w:r>
      <w:r w:rsidR="006D53E8">
        <w:rPr>
          <w:rFonts w:ascii="Arial" w:hAnsi="Arial" w:cs="Arial"/>
        </w:rPr>
        <w:t>s</w:t>
      </w:r>
      <w:r>
        <w:rPr>
          <w:rFonts w:ascii="Arial" w:hAnsi="Arial" w:cs="Arial"/>
        </w:rPr>
        <w:t xml:space="preserve"> variations</w:t>
      </w:r>
      <w:r w:rsidR="00B360B0">
        <w:rPr>
          <w:rFonts w:ascii="Arial" w:hAnsi="Arial" w:cs="Arial"/>
        </w:rPr>
        <w:t xml:space="preserve"> </w:t>
      </w:r>
      <w:r w:rsidR="00B360B0">
        <w:rPr>
          <w:rFonts w:ascii="Arial" w:hAnsi="Arial" w:cs="Arial"/>
        </w:rPr>
        <w:fldChar w:fldCharType="begin" w:fldLock="1"/>
      </w:r>
      <w:r w:rsidR="006D53E8">
        <w:rPr>
          <w:rFonts w:ascii="Arial" w:hAnsi="Arial" w:cs="Arial"/>
        </w:rPr>
        <w:instrText>ADDIN CSL_CITATION {"citationItems":[{"id":"ITEM-1","itemData":{"DOI":"10.1046/j.1461-0248.2002.00367.x","ISSN":"1461023X","abstract":"In insects, species comparisons suggest a weak association between upper thermal limits and latitude in contrast to a stronger association for lower limits. To compare this to latitudinal patterns of thermal responses within species, we considered latitudinal variation in heat and cold resistance in Drosophila melanogaster. We found opposing clines in resistance to these temperature extremes in comparisons of 17-24 populations from coastal eastern Australia. Knockdown time following heat shock increased towards the tropics, whereas recovery time following cold shock decreased towards temperate latitudes. Mortality, following cold shock also showed a clinal pattern. Clinal associations with latitude were linear and related to minimum temperatures in the coldest month (for cold resistance) and maximum temperatures in the warmest month (for heat resistance). This suggests that within species both high and low temperature responses can vary with latitude as a consequence of direct or indirect effects of selection.","author":[{"dropping-particle":"","family":"Hoffmann","given":"Ary A.","non-dropping-particle":"","parse-names":false,"suffix":""},{"dropping-particle":"","family":"Anderson","given":"Alisha","non-dropping-particle":"","parse-names":false,"suffix":""},{"dropping-particle":"","family":"Hallas","given":"Rebecca","non-dropping-particle":"","parse-names":false,"suffix":""}],"container-title":"Ecology Letters","id":"ITEM-1","issue":"5","issued":{"date-parts":[["2002","9"]]},"page":"614-618","title":"Opposing clines for high and low temperature resistance in Drosophila melanogaster","type":"article-journal","volume":"5"},"uris":["http://www.mendeley.com/documents/?uuid=badafca1-5700-3151-ac0f-4f9386a94fb0"]}],"mendeley":{"formattedCitation":"(Hoffmann, Anderson, and Hallas 2002)","plainTextFormattedCitation":"(Hoffmann, Anderson, and Hallas 2002)","previouslyFormattedCitation":"(Hoffmann, Anderson, and Hallas 2002)"},"properties":{"noteIndex":0},"schema":"https://github.com/citation-style-language/schema/raw/master/csl-citation.json"}</w:instrText>
      </w:r>
      <w:r w:rsidR="00B360B0">
        <w:rPr>
          <w:rFonts w:ascii="Arial" w:hAnsi="Arial" w:cs="Arial"/>
        </w:rPr>
        <w:fldChar w:fldCharType="separate"/>
      </w:r>
      <w:r w:rsidR="00B360B0" w:rsidRPr="00B360B0">
        <w:rPr>
          <w:rFonts w:ascii="Arial" w:hAnsi="Arial" w:cs="Arial"/>
          <w:noProof/>
        </w:rPr>
        <w:t>(Hoffmann, Anderson, and Hallas 2002)</w:t>
      </w:r>
      <w:r w:rsidR="00B360B0">
        <w:rPr>
          <w:rFonts w:ascii="Arial" w:hAnsi="Arial" w:cs="Arial"/>
        </w:rPr>
        <w:fldChar w:fldCharType="end"/>
      </w:r>
      <w:r>
        <w:rPr>
          <w:rFonts w:ascii="Arial" w:hAnsi="Arial" w:cs="Arial"/>
        </w:rPr>
        <w:t>, especially the adaptation to abiotic environment</w:t>
      </w:r>
      <w:r w:rsidR="00152F0B">
        <w:rPr>
          <w:rFonts w:ascii="Arial" w:hAnsi="Arial" w:cs="Arial"/>
        </w:rPr>
        <w:t>s</w:t>
      </w:r>
      <w:r>
        <w:rPr>
          <w:rFonts w:ascii="Arial" w:hAnsi="Arial" w:cs="Arial"/>
        </w:rPr>
        <w:t xml:space="preserve"> at distribution boundaries</w:t>
      </w:r>
      <w:r w:rsidR="006D53E8">
        <w:rPr>
          <w:rFonts w:ascii="Arial" w:hAnsi="Arial" w:cs="Arial"/>
        </w:rPr>
        <w:t xml:space="preserve"> </w:t>
      </w:r>
      <w:r w:rsidR="006D53E8">
        <w:rPr>
          <w:rFonts w:ascii="Arial" w:hAnsi="Arial" w:cs="Arial"/>
        </w:rPr>
        <w:fldChar w:fldCharType="begin" w:fldLock="1"/>
      </w:r>
      <w:r w:rsidR="006C5B4F">
        <w:rPr>
          <w:rFonts w:ascii="Arial" w:hAnsi="Arial" w:cs="Arial"/>
        </w:rPr>
        <w:instrText>ADDIN CSL_CITATION {"citationItems":[{"id":"ITEM-1","itemData":{"DOI":"10.1111/gcb.14562","ISSN":"13652486","PMID":"30597712","abstract":"Populations of many species are genetically adapted to local historical climate conditions. Yet most forecasts of species’ distributions under climate change have ignored local adaptation (LA), which may paint a false picture of how species will respond across their geographic ranges. We review recent studies that have incorporated intraspecific variation, a potential proxy for LA, into distribution forecasts, assess their strengths and weaknesses, and make recommendations for how to improve forecasts in the face of LA. The three methods used so far (species distribution models, response functions, and mechanistic models) reflect a trade-off between data availability and the ability to rigorously demonstrate LA to climate. We identify key considerations for incorporating LA into distribution forecasts that are currently missing from many published studies, including testing the spatial scale and pattern of LA, the confounding effects of LA to nonclimatic or biotic drivers, and the need to incorporate empirically based dispersal or gene flow processes. We suggest approaches to better evaluate these aspects of LA and their effects on species-level forecasts. In particular, we highlight demographic and dynamic evolutionary models as promising approaches to better integrate LA into forecasts, and emphasize the importance of independent model validation. Finally, we urge closer examination of how LA will alter the responses of central vs. marginal populations to allow stronger generalizations about changes in distribution and abundance in the face of LA.","author":[{"dropping-particle":"","family":"Peterson","given":"Megan L.","non-dropping-particle":"","parse-names":false,"suffix":""},{"dropping-particle":"","family":"Doak","given":"Daniel F.","non-dropping-particle":"","parse-names":false,"suffix":""},{"dropping-particle":"","family":"Morris","given":"William F.","non-dropping-particle":"","parse-names":false,"suffix":""}],"container-title":"Global Change Biology","id":"ITEM-1","issue":"3","issued":{"date-parts":[["2019","3","1"]]},"page":"775-793","publisher":"Blackwell Publishing Ltd","title":"Incorporating local adaptation into forecasts of species’ distribution and abundance under climate change","type":"article","volume":"25"},"uris":["http://www.mendeley.com/documents/?uuid=1400cf0c-be77-3bff-8682-10afe6a816f2"]}],"mendeley":{"formattedCitation":"(Peterson, Doak, and Morris 2019)","plainTextFormattedCitation":"(Peterson, Doak, and Morris 2019)","previouslyFormattedCitation":"(Peterson, Doak, and Morris 2019)"},"properties":{"noteIndex":0},"schema":"https://github.com/citation-style-language/schema/raw/master/csl-citation.json"}</w:instrText>
      </w:r>
      <w:r w:rsidR="006D53E8">
        <w:rPr>
          <w:rFonts w:ascii="Arial" w:hAnsi="Arial" w:cs="Arial"/>
        </w:rPr>
        <w:fldChar w:fldCharType="separate"/>
      </w:r>
      <w:r w:rsidR="006D53E8" w:rsidRPr="006D53E8">
        <w:rPr>
          <w:rFonts w:ascii="Arial" w:hAnsi="Arial" w:cs="Arial"/>
          <w:noProof/>
        </w:rPr>
        <w:t>(Peterson, Doak, and Morris 2019)</w:t>
      </w:r>
      <w:r w:rsidR="006D53E8">
        <w:rPr>
          <w:rFonts w:ascii="Arial" w:hAnsi="Arial" w:cs="Arial"/>
        </w:rPr>
        <w:fldChar w:fldCharType="end"/>
      </w:r>
      <w:r>
        <w:rPr>
          <w:rFonts w:ascii="Arial" w:hAnsi="Arial" w:cs="Arial"/>
        </w:rPr>
        <w:t xml:space="preserve">, should not be neglected if </w:t>
      </w:r>
      <w:r w:rsidR="00967D8C">
        <w:rPr>
          <w:rFonts w:ascii="Arial" w:hAnsi="Arial" w:cs="Arial"/>
        </w:rPr>
        <w:t xml:space="preserve">studying distribution at </w:t>
      </w:r>
      <w:r w:rsidR="00152F0B">
        <w:rPr>
          <w:rFonts w:ascii="Arial" w:hAnsi="Arial" w:cs="Arial"/>
        </w:rPr>
        <w:t xml:space="preserve">a </w:t>
      </w:r>
      <w:r w:rsidR="00967D8C">
        <w:rPr>
          <w:rFonts w:ascii="Arial" w:hAnsi="Arial" w:cs="Arial"/>
        </w:rPr>
        <w:t xml:space="preserve">large spatial scale (e.g. latitudinal patterns). In our study, our scope is limited to distribution patterns within a mountain range. Mass bred lines are sourced from different </w:t>
      </w:r>
      <w:r w:rsidR="00846F63">
        <w:rPr>
          <w:rFonts w:ascii="Arial" w:hAnsi="Arial" w:cs="Arial"/>
        </w:rPr>
        <w:t>elevation</w:t>
      </w:r>
      <w:r w:rsidR="00152F0B">
        <w:rPr>
          <w:rFonts w:ascii="Arial" w:hAnsi="Arial" w:cs="Arial"/>
        </w:rPr>
        <w:t>s</w:t>
      </w:r>
      <w:r w:rsidR="00967D8C">
        <w:rPr>
          <w:rFonts w:ascii="Arial" w:hAnsi="Arial" w:cs="Arial"/>
        </w:rPr>
        <w:t xml:space="preserve">, if </w:t>
      </w:r>
      <w:r w:rsidR="00152F0B" w:rsidRPr="00152F0B">
        <w:rPr>
          <w:rFonts w:ascii="Arial" w:hAnsi="Arial" w:cs="Arial"/>
        </w:rPr>
        <w:t>available</w:t>
      </w:r>
      <w:r w:rsidR="00967D8C">
        <w:rPr>
          <w:rFonts w:ascii="Arial" w:hAnsi="Arial" w:cs="Arial"/>
        </w:rPr>
        <w:t>, so that they reflect the average features of the local populations</w:t>
      </w:r>
      <w:r w:rsidR="00C75CEB" w:rsidRPr="00C75CEB">
        <w:t xml:space="preserve"> </w:t>
      </w:r>
      <w:r w:rsidR="00C75CEB" w:rsidRPr="00C75CEB">
        <w:rPr>
          <w:rFonts w:ascii="Arial" w:hAnsi="Arial" w:cs="Arial"/>
        </w:rPr>
        <w:t>that have sufficient gene flow</w:t>
      </w:r>
      <w:r w:rsidR="006C5B4F">
        <w:rPr>
          <w:rFonts w:ascii="Arial" w:hAnsi="Arial" w:cs="Arial"/>
        </w:rPr>
        <w:t xml:space="preserve">, </w:t>
      </w:r>
      <w:r w:rsidR="006001F1">
        <w:rPr>
          <w:rFonts w:ascii="Arial" w:hAnsi="Arial" w:cs="Arial"/>
        </w:rPr>
        <w:t>which is the case in our study sites</w:t>
      </w:r>
      <w:r w:rsidR="00DC5D12">
        <w:rPr>
          <w:rFonts w:ascii="Arial" w:hAnsi="Arial" w:cs="Arial"/>
        </w:rPr>
        <w:t xml:space="preserve">. Plasticity and evolutionary adaptation of tropical species are </w:t>
      </w:r>
      <w:r w:rsidR="00152F0B">
        <w:rPr>
          <w:rFonts w:ascii="Arial" w:hAnsi="Arial" w:cs="Arial"/>
        </w:rPr>
        <w:t>suggested</w:t>
      </w:r>
      <w:r w:rsidR="00DC5D12">
        <w:rPr>
          <w:rFonts w:ascii="Arial" w:hAnsi="Arial" w:cs="Arial"/>
        </w:rPr>
        <w:t xml:space="preserve"> to be very limited </w:t>
      </w:r>
      <w:r w:rsidR="00B360B0">
        <w:rPr>
          <w:rFonts w:ascii="Arial" w:hAnsi="Arial" w:cs="Arial"/>
        </w:rPr>
        <w:fldChar w:fldCharType="begin" w:fldLock="1"/>
      </w:r>
      <w:r w:rsidR="0021584F">
        <w:rPr>
          <w:rFonts w:ascii="Arial" w:hAnsi="Arial" w:cs="Arial"/>
        </w:rPr>
        <w:instrText>ADDIN CSL_CITATION {"citationItems":[{"id":"ITEM-1","itemData":{"DOI":"10.1098/rstb.2018.0548","ISSN":"0962-8436","abstract":"&lt;p&gt; The thermal biology of ectotherms is often used to infer species' responses to changes in temperature. It is often proposed that temperate species are more cold-tolerant, less heat-tolerant, more plastic, have broader thermal performance curves (TPCs) and lower optimal temperatures when compared to tropical species. However, relatively little empirical work has provided support for this using large interspecific studies. In the present study, we measure thermal tolerance limits and thermal performance in 22 species of &lt;italic&gt;Drosophila&lt;/italic&gt; that developed under common conditions. Specifically, we measure thermal tolerance (CT &lt;sub&gt;min&lt;/sub&gt; and CT &lt;sub&gt;max&lt;/sub&gt; ) as well as the fitness components viability, developmental speed and fecundity at seven temperatures to construct TPCs for each of these species. For 10 of the species, we also measure thermal tolerance and thermal performance following developmental acclimation to three additional temperatures. Using these data, we test several fundamental hypotheses about the evolution and plasticity of heat and cold resistance and thermal performance. We find that cold tolerance (CT &lt;sub&gt;min&lt;/sub&gt; ) varied between the species according to the environmental temperature in the habitat from which they originated. These data support the idea that the evolution of cold tolerance has allowed species to persist in colder environments. However, contrary to expectation, we find that optimal temperature ( &lt;italic&gt;T&lt;/italic&gt; &lt;sub&gt;opt&lt;/sub&gt; ) and the breadth of thermal performance ( &lt;italic&gt;T&lt;/italic&gt; &lt;sub&gt;breadth&lt;/sub&gt; ) are similar in temperate, widespread and tropical species and we also find that the plasticity of TPCs was constrained. We suggest that the temperature range for optimal thermal performance is either fixed or under selection by the more similar temperatures that prevail during growing seasons. As a consequence, we find that &lt;italic&gt;T&lt;/italic&gt; &lt;sub&gt;opt&lt;/sub&gt; and &lt;italic&gt;T&lt;/italic&gt; &lt;sub&gt;breadth&lt;/sub&gt; are of limited value for predicting past, present and future distributions of species. &lt;/p&gt;","author":[{"dropping-particle":"","family":"MacLean","given":"Heidi J.","non-dropping-particle":"","parse-names":false,"suffix":""},{"dropping-particle":"","family":"Sørensen","given":"Jesper G.","non-dropping-particle":"","parse-names":false,"suffix":""},{"dropping-particle":"","family":"Kristensen","given":"Torsten N.","non-dropping-particle":"","parse-names":false,"suffix":""},{"dropping-particle":"","family":"Loeschcke","given":"Volker","non-dropping-particle":"","parse-names":false,"suffix":""},{"dropping-particle":"","family":"Beedholm","given":"Kristian","non-dropping-particle":"","parse-names":false,"suffix":""},{"dropping-particle":"","family":"Kellermann","given":"Vanessa","non-dropping-particle":"","parse-names":false,"suffix":""},{"dropping-particle":"","family":"Overgaard","given":"Johannes","non-dropping-particle":"","parse-names":false,"suffix":""}],"container-title":"Philosophical Transactions of the Royal Society B: Biological Sciences","id":"ITEM-1","issue":"1778","issued":{"date-parts":[["2019","8","5"]]},"page":"20180548","publisher":"Royal Society Publishing","title":"Evolution and plasticity of thermal performance: an analysis of variation in thermal tolerance and fitness in 22 &lt;i&gt;Drosophila&lt;/i&gt; species","type":"article-journal","volume":"374"},"uris":["http://www.mendeley.com/documents/?uuid=7a69c023-046b-3b79-9458-1b2e0d72de06"]},{"id":"ITEM-2","itemData":{"DOI":"10.1111/gcb.13553","ISSN":"13652486","PMID":"28070978","abstract":"Predicting how species will respond to the rapid climatic changes predicted this century is an urgent task. Species distribution models (SDMs) use the current relationship between environmental variation and species’ abundances to predict the effect of future environmental change on their distributions. However, two common assumptions of SDMs are likely to be violated in many cases: (i) that the relationship of environment with abundance or fitness is constant throughout a species’ range and will remain so in future and (ii) that abiotic factors (e.g. temperature, humidity) determine species’ distributions. We test these assumptions by relating field abundance of the rainforest fruit fly Drosophila birchii to ecological change across gradients that include its low and high altitudinal limits. We then test how such ecological variation affects the fitness of 35 D. birchii families transplanted in 591 cages to sites along two altitudinal gradients, to determine whether genetic variation in fitness responses could facilitate future adaptation to environmental change. Overall, field abundance was highest at cooler, high-altitude sites, and declined towards warmer, low-altitude sites. By contrast, cage fitness (productivity) increased towards warmer, lower-altitude sites, suggesting that biotic interactions (absent from cages) drive ecological limits at warmer margins. In addition, the relationship between environmental variation and abundance varied significantly among gradients, indicating divergence in ecological niche across the species’ range. However, there was no evidence for local adaptation within gradients, despite greater productivity of high-altitude than low-altitude populations when families were reared under laboratory conditions. Families also responded similarly to transplantation along gradients, providing no evidence for fitness trade-offs that would favour local adaptation. These findings highlight the importance of (i) measuring genetic variation in key traits under ecologically relevant conditions, and (ii) considering the effect of biotic interactions when predicting species’ responses to environmental change.","author":[{"dropping-particle":"","family":"O'Brien","given":"Eleanor K.","non-dropping-particle":"","parse-names":false,"suffix":""},{"dropping-particle":"","family":"Higgie","given":"Megan","non-dropping-particle":"","parse-names":false,"suffix":""},{"dropping-particle":"","family":"Reynolds","given":"Alan","non-dropping-particle":"","parse-names":false,"suffix":""},{"dropping-particle":"","family":"Hoffmann","given":"Ary A.","non-dropping-particle":"","parse-names":false,"suffix":""},{"dropping-particle":"","family":"Bridle","given":"Jon R.","non-dropping-particle":"","parse-names":false,"suffix":""}],"container-title":"Global Change Biology","id":"ITEM-2","issue":"5","issued":{"date-parts":[["2017","5","1"]]},"page":"1847-1860","publisher":"Blackwell Publishing Ltd","title":"Testing for local adaptation and evolutionary potential along altitudinal gradients in rainforest Drosophila: beyond laboratory estimates","type":"article-journal","volume":"23"},"uris":["http://www.mendeley.com/documents/?uuid=9d7fb375-23cf-3880-a4a8-b5cea02475e7"]}],"mendeley":{"formattedCitation":"(MacLean et al. 2019; O’Brien et al. 2017)","plainTextFormattedCitation":"(MacLean et al. 2019; O’Brien et al. 2017)","previouslyFormattedCitation":"(MacLean et al. 2019; O’Brien et al. 2017)"},"properties":{"noteIndex":0},"schema":"https://github.com/citation-style-language/schema/raw/master/csl-citation.json"}</w:instrText>
      </w:r>
      <w:r w:rsidR="00B360B0">
        <w:rPr>
          <w:rFonts w:ascii="Arial" w:hAnsi="Arial" w:cs="Arial"/>
        </w:rPr>
        <w:fldChar w:fldCharType="separate"/>
      </w:r>
      <w:r w:rsidR="0021584F" w:rsidRPr="0021584F">
        <w:rPr>
          <w:rFonts w:ascii="Arial" w:hAnsi="Arial" w:cs="Arial"/>
          <w:noProof/>
        </w:rPr>
        <w:t>(MacLean et al. 2019; O’Brien et al. 2017)</w:t>
      </w:r>
      <w:r w:rsidR="00B360B0">
        <w:rPr>
          <w:rFonts w:ascii="Arial" w:hAnsi="Arial" w:cs="Arial"/>
        </w:rPr>
        <w:fldChar w:fldCharType="end"/>
      </w:r>
      <w:r w:rsidR="00DC5D12">
        <w:rPr>
          <w:rFonts w:ascii="Arial" w:hAnsi="Arial" w:cs="Arial"/>
        </w:rPr>
        <w:t>.</w:t>
      </w:r>
    </w:p>
    <w:p w14:paraId="6413060C" w14:textId="3E06A643" w:rsidR="00DC5D12" w:rsidRDefault="00DC5D12" w:rsidP="007C1BC4">
      <w:pPr>
        <w:ind w:firstLine="720"/>
        <w:rPr>
          <w:rFonts w:ascii="Arial" w:hAnsi="Arial" w:cs="Arial"/>
          <w:lang w:val="en-US"/>
        </w:rPr>
      </w:pPr>
      <w:r>
        <w:rPr>
          <w:rFonts w:ascii="Arial" w:hAnsi="Arial" w:cs="Arial"/>
        </w:rPr>
        <w:t>Thermal tolerance interacts with precipitation</w:t>
      </w:r>
      <w:r w:rsidRPr="007F05C5">
        <w:rPr>
          <w:rFonts w:ascii="Arial" w:hAnsi="Arial" w:cs="Arial"/>
          <w:lang w:val="en-US"/>
        </w:rPr>
        <w:t xml:space="preserve"> </w:t>
      </w:r>
      <w:r w:rsidRPr="007F05C5">
        <w:rPr>
          <w:rFonts w:ascii="Arial" w:hAnsi="Arial" w:cs="Arial"/>
          <w:lang w:val="en-US"/>
        </w:rPr>
        <w:fldChar w:fldCharType="begin" w:fldLock="1"/>
      </w:r>
      <w:r w:rsidRPr="007F05C5">
        <w:rPr>
          <w:rFonts w:ascii="Arial" w:hAnsi="Arial" w:cs="Arial"/>
          <w:lang w:val="en-US"/>
        </w:rPr>
        <w:instrText>ADDIN CSL_CITATION {"citationItems":[{"id":"ITEM-1","itemData":{"DOI":"10.1073/pnas.1207553109","ISSN":"00278424","abstract":"Upper thermal limits vary less than lower limits among related species of terrestrial ectotherms. This pattern may reflect weak or uniform selection on upper limits, or alternatively tight evolutionary constraints. We investigated this issue in 94 Drosophila species from diverse climates and reared in a common environment to control for plastic effects that may confound species comparisons. We found substantial variation in upper thermal limits among species, negatively correlated with annual precipitation at the central point of their distribution and also with the interaction between precipitation and maximum temperature, showing that heat resistance is an important determinant of Drosophila species distributions. Species from hot and relatively dry regions had higher resistance, whereas resistance was uncorrelated with temperature in wetter regions. Using a suite of analyses we showed that phylogenetic signal in heat resistance reflects phylogenetic inertia rather than common selection pressures. Current species distributions are therefore more likely to reflect environmental sorting of lineages rather than local adaptation. Similar to previous studies, thermal safety margins were small at low latitudes, with safety margins smallest for species occupying both humid and dry tropical environments. Thus, species from a range of environments are likely to be at risk owing to climate change. Together these findings suggest that this group of insects is unlikely to buffer global change effects throughmarked evolutionary changes, highlighting the importance of facilitating range shifts for maintaining biodiversity.","author":[{"dropping-particle":"","family":"Kellermann","given":"Vanessa","non-dropping-particle":"","parse-names":false,"suffix":""},{"dropping-particle":"","family":"Overgaard","given":"Johannes","non-dropping-particle":"","parse-names":false,"suffix":""},{"dropping-particle":"","family":"Hoffmann","given":"Ary A.","non-dropping-particle":"","parse-names":false,"suffix":""},{"dropping-particle":"","family":"Fljøgaard","given":"Camilla","non-dropping-particle":"","parse-names":false,"suffix":""},{"dropping-particle":"","family":"Svenning","given":"Jens Christian","non-dropping-particle":"","parse-names":false,"suffix":""},{"dropping-particle":"","family":"Loeschcke","given":"Volker","non-dropping-particle":"","parse-names":false,"suffix":""}],"container-title":"Proceedings of the National Academy of Sciences of the United States of America","id":"ITEM-1","issue":"40","issued":{"date-parts":[["2012"]]},"page":"16228-16233","title":"Upper thermal limits of Drosophila are linked to species distributions and strongly constrained phylogenetically","type":"article-journal","volume":"109"},"uris":["http://www.mendeley.com/documents/?uuid=fda03cb5-0910-39da-97ce-ca7e1c3ab356"]},{"id":"ITEM-2","itemData":{"DOI":"10.1002/ece3.1403","ISSN":"20457758","abstract":"In this article, we pointed out that understanding the physiology of differential climate change effects on organisms is one of the many urgent challenges faced in ecology and evolutionary biology. We explore how physiological ecology can contribute to a holistic view of climate change impacts on organisms and ecosystems and their evolutionary responses. We suggest that theoretical and experimental efforts not only need to improve our understanding of thermal limits to organisms, but also to consider multiple stressors both on land and in the oceans. As an example, we discuss recent efforts to understand the effects of various global change drivers on aquatic ectotherms in the field that led to the development of the concept of oxygen and capacity limited thermal tolerance (OCLTT) as a framework integrating various drivers and linking organisational levels from ecosystem to organism, tissue, cell, and molecules. We suggest seven core objectives of a comprehensive research program comprising the interplay among physiological, ecological, and evolutionary approaches for both aquatic and terrestrial organisms. While studies of individual aspects are already underway in many laboratories worldwide, integration of these findings into conceptual frameworks is needed not only within one organism group such as animals but also across organism domains such as Archaea, Bacteria, and Eukarya. Indeed, development of unifying concepts is relevant for interpreting existing and future findings in a coherent way and for projecting the future ecological and evolutionary effects of climate change on functional biodiversity. We also suggest that OCLTT may in the end and from an evolutionary point of view, be able to explain the limited thermal tolerance of metazoans when compared to other organisms.","author":[{"dropping-particle":"","family":"Bozinovic","given":"Francisco","non-dropping-particle":"","parse-names":false,"suffix":""},{"dropping-particle":"","family":"Pörtner","given":"Hans Otto","non-dropping-particle":"","parse-names":false,"suffix":""}],"container-title":"Ecology and Evolution","id":"ITEM-2","issue":"5","issued":{"date-parts":[["2015","3"]]},"note":"They've suggested some directions of physiology study in related to climage change","page":"1025-1030","title":"Physiological ecology meets climate change","type":"article-journal","volume":"5"},"uris":["http://www.mendeley.com/documents/?uuid=218ae687-f626-37ee-9347-7e6e428369b3"]}],"mendeley":{"formattedCitation":"(Bozinovic and Pörtner 2015; Kellermann et al. 2012)","plainTextFormattedCitation":"(Bozinovic and Pörtner 2015; Kellermann et al. 2012)","previouslyFormattedCitation":"(Bozinovic and Pörtner 2015; Kellermann et al. 2012)"},"properties":{"noteIndex":0},"schema":"https://github.com/citation-style-language/schema/raw/master/csl-citation.json"}</w:instrText>
      </w:r>
      <w:r w:rsidRPr="007F05C5">
        <w:rPr>
          <w:rFonts w:ascii="Arial" w:hAnsi="Arial" w:cs="Arial"/>
          <w:lang w:val="en-US"/>
        </w:rPr>
        <w:fldChar w:fldCharType="separate"/>
      </w:r>
      <w:r w:rsidRPr="007F05C5">
        <w:rPr>
          <w:rFonts w:ascii="Arial" w:hAnsi="Arial" w:cs="Arial"/>
          <w:noProof/>
          <w:lang w:val="en-US"/>
        </w:rPr>
        <w:t>(Bozinovic and Pörtner 2015; Kellermann et al. 2012)</w:t>
      </w:r>
      <w:r w:rsidRPr="007F05C5">
        <w:rPr>
          <w:rFonts w:ascii="Arial" w:hAnsi="Arial" w:cs="Arial"/>
          <w:lang w:val="en-US"/>
        </w:rPr>
        <w:fldChar w:fldCharType="end"/>
      </w:r>
      <w:r>
        <w:rPr>
          <w:rFonts w:ascii="Arial" w:hAnsi="Arial" w:cs="Arial"/>
        </w:rPr>
        <w:t>, landscape features (e.g. open v</w:t>
      </w:r>
      <w:r w:rsidR="00676208">
        <w:rPr>
          <w:rFonts w:ascii="Arial" w:hAnsi="Arial" w:cs="Arial"/>
        </w:rPr>
        <w:t>ersus</w:t>
      </w:r>
      <w:r>
        <w:rPr>
          <w:rFonts w:ascii="Arial" w:hAnsi="Arial" w:cs="Arial"/>
        </w:rPr>
        <w:t xml:space="preserve"> close canopy), diet, </w:t>
      </w:r>
      <w:r w:rsidR="008F001A">
        <w:rPr>
          <w:rFonts w:ascii="Arial" w:hAnsi="Arial" w:cs="Arial"/>
        </w:rPr>
        <w:t xml:space="preserve">and </w:t>
      </w:r>
      <w:r>
        <w:rPr>
          <w:rFonts w:ascii="Arial" w:hAnsi="Arial" w:cs="Arial"/>
        </w:rPr>
        <w:t xml:space="preserve">larval conditions </w:t>
      </w:r>
      <w:r w:rsidRPr="007F05C5">
        <w:rPr>
          <w:rFonts w:ascii="Arial" w:hAnsi="Arial" w:cs="Arial"/>
          <w:lang w:val="en-US"/>
        </w:rPr>
        <w:fldChar w:fldCharType="begin" w:fldLock="1"/>
      </w:r>
      <w:r w:rsidRPr="007F05C5">
        <w:rPr>
          <w:rFonts w:ascii="Arial" w:hAnsi="Arial" w:cs="Arial"/>
          <w:lang w:val="en-US"/>
        </w:rPr>
        <w:instrText>ADDIN CSL_CITATION {"citationItems":[{"id":"ITEM-1","itemData":{"DOI":"10.1111/j.1558-5646.1998.tb01661.x","ISSN":"00143820","abstract":"Responses to short-term selection for knockdown resistance to heat (37°C) in Drosophila melanogaster reared under stressful (high larval density) and nonstressful (low larval density) conditions were compared. No difference in selection response between density treatments was found. A test of heat resistance (39°C) after pretreatment (37°C) did not reveal an increase in survival for selected lines as compared to controls. Flies reared at high density had higher knockdown resistance throughout the experiment. Resistance to heat was not associated with body size.","author":[{"dropping-particle":"","family":"Bubli","given":"Oleg A.","non-dropping-particle":"","parse-names":false,"suffix":""},{"dropping-particle":"","family":"Imasheva","given":"Alexandra G.","non-dropping-particle":"","parse-names":false,"suffix":""},{"dropping-particle":"","family":"Loeschcke","given":"Volker","non-dropping-particle":"","parse-names":false,"suffix":""}],"container-title":"Evolution","id":"ITEM-1","issue":"2","issued":{"date-parts":[["1998","4","1"]]},"page":"619-625","publisher":"Wiley-Blackwell","title":"Selection for knockdown resistance to heat in Drosophila melanogaster at high and low larval densities","type":"article-journal","volume":"52"},"uris":["http://www.mendeley.com/documents/?uuid=2b2effd1-a9a7-331f-9ecf-9a0c2bb52a18"]}],"mendeley":{"formattedCitation":"(Bubli, Imasheva, and Loeschcke 1998)","plainTextFormattedCitation":"(Bubli, Imasheva, and Loeschcke 1998)","previouslyFormattedCitation":"(Bubli, Imasheva, and Loeschcke 1998)"},"properties":{"noteIndex":0},"schema":"https://github.com/citation-style-language/schema/raw/master/csl-citation.json"}</w:instrText>
      </w:r>
      <w:r w:rsidRPr="007F05C5">
        <w:rPr>
          <w:rFonts w:ascii="Arial" w:hAnsi="Arial" w:cs="Arial"/>
          <w:lang w:val="en-US"/>
        </w:rPr>
        <w:fldChar w:fldCharType="separate"/>
      </w:r>
      <w:r w:rsidRPr="007F05C5">
        <w:rPr>
          <w:rFonts w:ascii="Arial" w:hAnsi="Arial" w:cs="Arial"/>
          <w:noProof/>
          <w:lang w:val="en-US"/>
        </w:rPr>
        <w:t>(Bubli, Imasheva, and Loeschcke 1998)</w:t>
      </w:r>
      <w:r w:rsidRPr="007F05C5">
        <w:rPr>
          <w:rFonts w:ascii="Arial" w:hAnsi="Arial" w:cs="Arial"/>
          <w:lang w:val="en-US"/>
        </w:rPr>
        <w:fldChar w:fldCharType="end"/>
      </w:r>
      <w:r>
        <w:rPr>
          <w:rFonts w:ascii="Arial" w:hAnsi="Arial" w:cs="Arial"/>
          <w:lang w:val="en-US"/>
        </w:rPr>
        <w:t xml:space="preserve">. </w:t>
      </w:r>
      <w:r w:rsidR="00762EB0">
        <w:rPr>
          <w:rFonts w:ascii="Arial" w:hAnsi="Arial" w:cs="Arial"/>
          <w:lang w:val="en-US"/>
        </w:rPr>
        <w:t xml:space="preserve">Synergistic effects between multiple abiotic factors are widespread </w:t>
      </w:r>
      <w:r w:rsidR="00A117AA">
        <w:rPr>
          <w:rFonts w:ascii="Arial" w:hAnsi="Arial" w:cs="Arial"/>
          <w:lang w:val="en-US"/>
        </w:rPr>
        <w:t>phenomen</w:t>
      </w:r>
      <w:r w:rsidR="0017617F">
        <w:rPr>
          <w:rFonts w:ascii="Arial" w:hAnsi="Arial" w:cs="Arial"/>
          <w:lang w:val="en-US"/>
        </w:rPr>
        <w:t>a</w:t>
      </w:r>
      <w:r w:rsidR="00762EB0">
        <w:rPr>
          <w:rFonts w:ascii="Arial" w:hAnsi="Arial" w:cs="Arial"/>
          <w:lang w:val="en-US"/>
        </w:rPr>
        <w:t xml:space="preserve">, and these effects </w:t>
      </w:r>
      <w:r w:rsidR="007F1454">
        <w:rPr>
          <w:rFonts w:ascii="Arial" w:hAnsi="Arial" w:cs="Arial"/>
          <w:lang w:val="en-US"/>
        </w:rPr>
        <w:t>on</w:t>
      </w:r>
      <w:r w:rsidR="00762EB0">
        <w:rPr>
          <w:rFonts w:ascii="Arial" w:hAnsi="Arial" w:cs="Arial"/>
          <w:lang w:val="en-US"/>
        </w:rPr>
        <w:t xml:space="preserve"> the focal species/trophic depend on the particular structure of the </w:t>
      </w:r>
      <w:r w:rsidR="00762EB0">
        <w:rPr>
          <w:rFonts w:ascii="Arial" w:hAnsi="Arial" w:cs="Arial" w:hint="eastAsia"/>
          <w:lang w:val="en-US"/>
        </w:rPr>
        <w:t>community</w:t>
      </w:r>
      <w:r w:rsidR="00687F5B">
        <w:rPr>
          <w:rFonts w:ascii="Arial" w:hAnsi="Arial" w:cs="Arial"/>
          <w:lang w:val="en-US"/>
        </w:rPr>
        <w:t xml:space="preserve"> </w:t>
      </w:r>
      <w:r w:rsidR="00687F5B">
        <w:rPr>
          <w:rFonts w:ascii="Arial" w:hAnsi="Arial" w:cs="Arial"/>
          <w:lang w:val="en-US"/>
        </w:rPr>
        <w:fldChar w:fldCharType="begin" w:fldLock="1"/>
      </w:r>
      <w:r w:rsidR="000D2B72">
        <w:rPr>
          <w:rFonts w:ascii="Arial" w:hAnsi="Arial" w:cs="Arial"/>
          <w:lang w:val="en-US"/>
        </w:rPr>
        <w:instrText>ADDIN CSL_CITATION {"citationItems":[{"id":"ITEM-1","itemData":{"DOI":"10.1111/ele.13841","ISSN":"14610248","abstract":"Evaluating the effects of multiple stressors on ecosystems is becoming increasingly vital with global changes. The role of species interactions in propagating the effects of stressors, although widely acknowledged, has yet to be formally explored. Here, we conceptualise how stressors propagate through food webs and explore how they affect simulated three-species motifs and food webs of the Canadian St. Lawrence System. We find that overlooking species interactions invariably underestimate the effects of stressors, and that synergistic and antagonistic effects through food webs are prevalent. We also find that interaction type influences a species’ susceptibility to stressors; species in omnivory and tri-trophic food chain interactions in particular are sensitive and prone to synergistic and antagonistic effects. Finally, we find that apex predators were negatively affected and mesopredators benefited from the effects of stressors due to their trophic position in the St. Lawrence System, but that species sensitivity is dependent on food web structure. In conceptualising the effects of multiple stressors on food webs, we bring theory closer to practice and show that considering the intricacies of ecological communities is key to assess the net effects of stressors on species.","author":[{"dropping-particle":"","family":"Beauchesne","given":"David","non-dropping-particle":"","parse-names":false,"suffix":""},{"dropping-particle":"","family":"Cazelles","given":"Kevin","non-dropping-particle":"","parse-names":false,"suffix":""},{"dropping-particle":"","family":"Archambault","given":"Philippe","non-dropping-particle":"","parse-names":false,"suffix":""},{"dropping-particle":"","family":"Dee","given":"Laura E.","non-dropping-particle":"","parse-names":false,"suffix":""},{"dropping-particle":"","family":"Gravel","given":"Dominique","non-dropping-particle":"","parse-names":false,"suffix":""}],"container-title":"Ecology Letters","editor":[{"dropping-particle":"","family":"Wootton","given":"Tim","non-dropping-particle":"","parse-names":false,"suffix":""}],"id":"ITEM-1","issued":{"date-parts":[["2021","7","19"]]},"page":"ele.13841","publisher":"John Wiley &amp; Sons, Ltd","title":"On the sensitivity of food webs to multiple stressors","type":"article-journal"},"uris":["http://www.mendeley.com/documents/?uuid=4b0f995f-c318-387a-9743-0d181252aa62"]}],"mendeley":{"formattedCitation":"(Beauchesne et al. 2021)","plainTextFormattedCitation":"(Beauchesne et al. 2021)","previouslyFormattedCitation":"(Beauchesne et al. 2021)"},"properties":{"noteIndex":0},"schema":"https://github.com/citation-style-language/schema/raw/master/csl-citation.json"}</w:instrText>
      </w:r>
      <w:r w:rsidR="00687F5B">
        <w:rPr>
          <w:rFonts w:ascii="Arial" w:hAnsi="Arial" w:cs="Arial"/>
          <w:lang w:val="en-US"/>
        </w:rPr>
        <w:fldChar w:fldCharType="separate"/>
      </w:r>
      <w:r w:rsidR="00687F5B" w:rsidRPr="00687F5B">
        <w:rPr>
          <w:rFonts w:ascii="Arial" w:hAnsi="Arial" w:cs="Arial"/>
          <w:noProof/>
          <w:lang w:val="en-US"/>
        </w:rPr>
        <w:t>(Beauchesne et al. 2021)</w:t>
      </w:r>
      <w:r w:rsidR="00687F5B">
        <w:rPr>
          <w:rFonts w:ascii="Arial" w:hAnsi="Arial" w:cs="Arial"/>
          <w:lang w:val="en-US"/>
        </w:rPr>
        <w:fldChar w:fldCharType="end"/>
      </w:r>
      <w:r w:rsidR="00762EB0">
        <w:rPr>
          <w:rFonts w:ascii="Arial" w:hAnsi="Arial" w:cs="Arial"/>
          <w:lang w:val="en-US"/>
        </w:rPr>
        <w:t xml:space="preserve">. </w:t>
      </w:r>
      <w:r w:rsidR="00A117AA">
        <w:rPr>
          <w:rFonts w:ascii="Arial" w:hAnsi="Arial" w:cs="Arial"/>
          <w:lang w:val="en-US"/>
        </w:rPr>
        <w:t>Thermal traits measured in isolated laboratory conditions can never overcome this issue</w:t>
      </w:r>
      <w:r w:rsidR="00AE1E38">
        <w:rPr>
          <w:rFonts w:ascii="Arial" w:hAnsi="Arial" w:cs="Arial"/>
          <w:lang w:val="en-US"/>
        </w:rPr>
        <w:t xml:space="preserve">, limiting its predictive power. </w:t>
      </w:r>
      <w:r w:rsidR="00676208">
        <w:rPr>
          <w:rFonts w:ascii="Arial" w:hAnsi="Arial" w:cs="Arial"/>
          <w:lang w:val="en-US"/>
        </w:rPr>
        <w:t xml:space="preserve">As an alternative solution, long-term, high-resolution data which captures the temporal variation of </w:t>
      </w:r>
      <w:r w:rsidR="0055745B">
        <w:rPr>
          <w:rFonts w:ascii="Arial" w:hAnsi="Arial" w:cs="Arial"/>
          <w:lang w:val="en-US"/>
        </w:rPr>
        <w:t>abundance</w:t>
      </w:r>
      <w:r w:rsidR="00676208">
        <w:rPr>
          <w:rFonts w:ascii="Arial" w:hAnsi="Arial" w:cs="Arial"/>
          <w:lang w:val="en-US"/>
        </w:rPr>
        <w:t xml:space="preserve"> and climate is </w:t>
      </w:r>
      <w:r w:rsidR="0093034C">
        <w:rPr>
          <w:rFonts w:ascii="Arial" w:hAnsi="Arial" w:cs="Arial"/>
          <w:lang w:val="en-US"/>
        </w:rPr>
        <w:t>especially</w:t>
      </w:r>
      <w:r w:rsidR="00676208">
        <w:rPr>
          <w:rFonts w:ascii="Arial" w:hAnsi="Arial" w:cs="Arial"/>
          <w:lang w:val="en-US"/>
        </w:rPr>
        <w:t xml:space="preserve"> valuable to understand abiotic limits for field populations</w:t>
      </w:r>
      <w:r w:rsidR="003528C7">
        <w:rPr>
          <w:rFonts w:ascii="Arial" w:hAnsi="Arial" w:cs="Arial"/>
          <w:lang w:val="en-US"/>
        </w:rPr>
        <w:t xml:space="preserve"> </w:t>
      </w:r>
      <w:r w:rsidR="00687F5B">
        <w:rPr>
          <w:rFonts w:ascii="Arial" w:hAnsi="Arial" w:cs="Arial"/>
          <w:lang w:val="en-US"/>
        </w:rPr>
        <w:fldChar w:fldCharType="begin" w:fldLock="1"/>
      </w:r>
      <w:r w:rsidR="00687F5B">
        <w:rPr>
          <w:rFonts w:ascii="Arial" w:hAnsi="Arial" w:cs="Arial"/>
          <w:lang w:val="en-US"/>
        </w:rPr>
        <w:instrText>ADDIN CSL_CITATION {"citationItems":[{"id":"ITEM-1","itemData":{"DOI":"10.1002/ecy.3154","ISSN":"0012-9658","abstract":"Wildlife are faced with numerous threats to survival, none more pressing than that of climate change. Understanding how species will respond to changing climate behaviorally, physiologically, and demographically is a cornerstone of many contemporary ecological studies, especially for organisms, such as amphibians, whose persistence is closely tied to abiotic conditions. Activity is a useful parameter for understanding the effects of climate change because activity is directly linked to fitness as it dictates foraging times, energy budgets, and mating opportunities. However, activity can be challenging to directly measure, especially for secretive organisms like plethodontid salamanders which only become surface active when conditions are cool and moist due to their anatomical and physiological restrictions. We estimated abiotic predictors of surface activity for the seven species of the Plethodon jordani complex. Five independent data sets collected from 2004-2017 were used to determine the parameters driving salamander surface activity in the present-day, which were then used to predict potential activity changes over the next 80 years. Average active season temperature and vapor pressure deficit were the strongest predictors of salamander surface activity and, without physiological or behavioral modifications, salamanders were predicted to exhibit a higher probability of surface activity during peak active season under future climate conditions. Temperatures during the active season likely do not exceed salamander thermal maxima to cause activity suppression and, until physiological limits are reached, future conditions may continue to increase activity. Our model is the first comprehensive field-based study to assess current and future surface activity probability. Our study provides insights into how a key behavior driving fitness may be affected by climate change","author":[{"dropping-particle":"","family":"Gade","given":"Meaghan R.","non-dropping-particle":"","parse-names":false,"suffix":""},{"dropping-particle":"","family":"Connette","given":"Grant M.","non-dropping-particle":"","parse-names":false,"suffix":""},{"dropping-particle":"","family":"Crawford","given":"John A.","non-dropping-particle":"","parse-names":false,"suffix":""},{"dropping-particle":"","family":"Hocking","given":"Daniel J.","non-dropping-particle":"","parse-names":false,"suffix":""},{"dropping-particle":"","family":"Maerz","given":"John C.","non-dropping-particle":"","parse-names":false,"suffix":""},{"dropping-particle":"","family":"Milanovich","given":"Joseph R.","non-dropping-particle":"","parse-names":false,"suffix":""},{"dropping-particle":"","family":"Peterman","given":"William E.","non-dropping-particle":"","parse-names":false,"suffix":""}],"container-title":"Ecology","id":"ITEM-1","issued":{"date-parts":[["2020","8"]]},"note":"a long-term experiment correlating activity with temperature. \n\n[Activity may influence the ecological function the organisms, especially the insects]","publisher":"John Wiley &amp; Sons, Ltd","title":"Predicted alteration of surface activity as a consequence of climate change","type":"article-journal"},"uris":["http://www.mendeley.com/documents/?uuid=63c6f9e6-7acc-351c-a068-52da9d2753d2"]},{"id":"ITEM-2","itemData":{"DOI":"10.1016/j.tree.2011.06.015","ISSN":"01695347","PMID":"21803440","abstract":"Before the end of this century, tropical rainforests will be subject to climatic conditions that have not existed anywhere on Earth for millions of years. These forests are the most species-rich ecosystems in the world and play a crucial role in regulating carbon and water feedbacks in the global climate system; therefore, it is important that the probable impacts of anthropogenic climate change are understood. However, the recent literature shows a striking range of views on the vulnerability of tropical rainforests, from least to most concern among major ecosystems. This review, which focuses on the impact of rising temperatures, examines the evidence for and against high vulnerability, identifies key research needs for resolving current differences and suggests ways of mitigating or adapting to potential impacts. © 2011 Elsevier Ltd.","author":[{"dropping-particle":"","family":"Corlett","given":"Richard T.","non-dropping-particle":"","parse-names":false,"suffix":""}],"container-title":"Trends in Ecology and Evolution","id":"ITEM-2","issue":"11","issued":{"date-parts":[["2011","11","1"]]},"page":"606-613","publisher":"Elsevier Current Trends","title":"Impacts of warming on tropical lowland rainforests","type":"article","volume":"26"},"uris":["http://www.mendeley.com/documents/?uuid=ca6d4cae-925f-3f05-b024-f09bdb964355"]}],"mendeley":{"formattedCitation":"(Corlett 2011; Gade et al. 2020)","plainTextFormattedCitation":"(Corlett 2011; Gade et al. 2020)","previouslyFormattedCitation":"(Corlett 2011; Gade et al. 2020)"},"properties":{"noteIndex":0},"schema":"https://github.com/citation-style-language/schema/raw/master/csl-citation.json"}</w:instrText>
      </w:r>
      <w:r w:rsidR="00687F5B">
        <w:rPr>
          <w:rFonts w:ascii="Arial" w:hAnsi="Arial" w:cs="Arial"/>
          <w:lang w:val="en-US"/>
        </w:rPr>
        <w:fldChar w:fldCharType="separate"/>
      </w:r>
      <w:r w:rsidR="00687F5B" w:rsidRPr="00687F5B">
        <w:rPr>
          <w:rFonts w:ascii="Arial" w:hAnsi="Arial" w:cs="Arial"/>
          <w:noProof/>
          <w:lang w:val="en-US"/>
        </w:rPr>
        <w:t>(Corlett 2011; Gade et al. 2020)</w:t>
      </w:r>
      <w:r w:rsidR="00687F5B">
        <w:rPr>
          <w:rFonts w:ascii="Arial" w:hAnsi="Arial" w:cs="Arial"/>
          <w:lang w:val="en-US"/>
        </w:rPr>
        <w:fldChar w:fldCharType="end"/>
      </w:r>
      <w:r w:rsidR="00676208">
        <w:rPr>
          <w:rFonts w:ascii="Arial" w:hAnsi="Arial" w:cs="Arial"/>
          <w:lang w:val="en-US"/>
        </w:rPr>
        <w:t>.</w:t>
      </w:r>
    </w:p>
    <w:p w14:paraId="6ECC8109" w14:textId="00CDDB48" w:rsidR="00AF3153" w:rsidRDefault="00D45499" w:rsidP="007C1BC4">
      <w:pPr>
        <w:ind w:firstLine="720"/>
        <w:rPr>
          <w:rFonts w:ascii="Arial" w:hAnsi="Arial" w:cs="Arial"/>
        </w:rPr>
      </w:pPr>
      <w:del w:id="129" w:author="Chris Terry" w:date="2021-11-22T14:01:00Z">
        <w:r w:rsidDel="004C529E">
          <w:rPr>
            <w:rFonts w:ascii="Arial" w:hAnsi="Arial" w:cs="Arial"/>
          </w:rPr>
          <w:delText>Last but not least,</w:delText>
        </w:r>
        <w:r w:rsidR="00837EBC" w:rsidDel="004C529E">
          <w:rPr>
            <w:rFonts w:ascii="Arial" w:hAnsi="Arial" w:cs="Arial"/>
          </w:rPr>
          <w:delText xml:space="preserve"> </w:delText>
        </w:r>
      </w:del>
      <w:r w:rsidR="00837EBC">
        <w:rPr>
          <w:rFonts w:ascii="Arial" w:hAnsi="Arial" w:cs="Arial"/>
        </w:rPr>
        <w:t>the</w:t>
      </w:r>
      <w:r>
        <w:rPr>
          <w:rFonts w:ascii="Arial" w:hAnsi="Arial" w:cs="Arial"/>
        </w:rPr>
        <w:t xml:space="preserve"> sensitivity </w:t>
      </w:r>
      <w:r w:rsidR="00D15550">
        <w:rPr>
          <w:rFonts w:ascii="Arial" w:hAnsi="Arial" w:cs="Arial"/>
        </w:rPr>
        <w:t>to</w:t>
      </w:r>
      <w:r w:rsidR="001C6D59">
        <w:rPr>
          <w:rFonts w:ascii="Arial" w:hAnsi="Arial" w:cs="Arial"/>
        </w:rPr>
        <w:t xml:space="preserve"> temperature depends on the biotic environment</w:t>
      </w:r>
      <w:r w:rsidR="001E2217">
        <w:rPr>
          <w:rFonts w:ascii="Arial" w:hAnsi="Arial" w:cs="Arial"/>
        </w:rPr>
        <w:t xml:space="preserve"> </w:t>
      </w:r>
      <w:r w:rsidR="001E2217">
        <w:rPr>
          <w:rFonts w:ascii="Arial" w:hAnsi="Arial" w:cs="Arial"/>
        </w:rPr>
        <w:fldChar w:fldCharType="begin" w:fldLock="1"/>
      </w:r>
      <w:r w:rsidR="00655A0E">
        <w:rPr>
          <w:rFonts w:ascii="Arial" w:hAnsi="Arial" w:cs="Arial"/>
        </w:rPr>
        <w:instrText>ADDIN CSL_CITATION {"citationItems":[{"id":"ITEM-1","itemData":{"DOI":"10.1016/j.tree.2010.03.002","ISSN":"01695347","PMID":"20392517","abstract":"Predicting the impacts of climate change on species is one of the biggest challenges that ecologists face. Predictions routinely focus on the direct effects of climate change on individual species, yet interactions between species can strongly influence how climate change affects organisms at every scale by altering their individual fitness, geographic ranges and the structure and dynamics of their community. Failure to incorporate these interactions limits the ability to predict responses of species to climate change. We propose a framework based on ideas from global-change biology, community ecology, and invasion biology that uses community modules to assess how species interactions shape responses to climate change. © 2010 Elsevier Ltd.","author":[{"dropping-particle":"","family":"Gilman","given":"Sarah E.","non-dropping-particle":"","parse-names":false,"suffix":""},{"dropping-particle":"","family":"Urban","given":"Mark C.","non-dropping-particle":"","parse-names":false,"suffix":""},{"dropping-particle":"","family":"Tewksbury","given":"Joshua","non-dropping-particle":"","parse-names":false,"suffix":""},{"dropping-particle":"","family":"Gilchrist","given":"George W.","non-dropping-particle":"","parse-names":false,"suffix":""},{"dropping-particle":"","family":"Holt","given":"Robert D.","non-dropping-particle":"","parse-names":false,"suffix":""}],"container-title":"Trends in Ecology and Evolution","id":"ITEM-1","issue":"6","issued":{"date-parts":[["2010","6","1"]]},"page":"325-331","publisher":"Elsevier Current Trends","title":"A framework for community interactions under climate change","type":"article-journal","volume":"25"},"uris":["http://www.mendeley.com/documents/?uuid=b94ca844-130f-3f67-bc81-bf71af16bb08"]}],"mendeley":{"formattedCitation":"(Gilman et al. 2010)","plainTextFormattedCitation":"(Gilman et al. 2010)","previouslyFormattedCitation":"(Gilman et al. 2010)"},"properties":{"noteIndex":0},"schema":"https://github.com/citation-style-language/schema/raw/master/csl-citation.json"}</w:instrText>
      </w:r>
      <w:r w:rsidR="001E2217">
        <w:rPr>
          <w:rFonts w:ascii="Arial" w:hAnsi="Arial" w:cs="Arial"/>
        </w:rPr>
        <w:fldChar w:fldCharType="separate"/>
      </w:r>
      <w:r w:rsidR="00BC7557" w:rsidRPr="00BC7557">
        <w:rPr>
          <w:rFonts w:ascii="Arial" w:hAnsi="Arial" w:cs="Arial"/>
          <w:noProof/>
        </w:rPr>
        <w:t>(Gilman et al. 2010)</w:t>
      </w:r>
      <w:r w:rsidR="001E2217">
        <w:rPr>
          <w:rFonts w:ascii="Arial" w:hAnsi="Arial" w:cs="Arial"/>
        </w:rPr>
        <w:fldChar w:fldCharType="end"/>
      </w:r>
      <w:r w:rsidR="001C6D59">
        <w:rPr>
          <w:rFonts w:ascii="Arial" w:hAnsi="Arial" w:cs="Arial"/>
        </w:rPr>
        <w:t>.</w:t>
      </w:r>
      <w:r w:rsidR="00795D8A">
        <w:rPr>
          <w:rFonts w:ascii="Arial" w:hAnsi="Arial" w:cs="Arial"/>
        </w:rPr>
        <w:t xml:space="preserve"> </w:t>
      </w:r>
      <w:r w:rsidR="0017617F">
        <w:rPr>
          <w:rFonts w:ascii="Arial" w:hAnsi="Arial" w:cs="Arial"/>
        </w:rPr>
        <w:t>It is n</w:t>
      </w:r>
      <w:r w:rsidR="003477EA">
        <w:rPr>
          <w:rFonts w:ascii="Arial" w:hAnsi="Arial" w:cs="Arial"/>
        </w:rPr>
        <w:t>ot only the</w:t>
      </w:r>
      <w:r w:rsidR="00B14D62">
        <w:rPr>
          <w:rFonts w:ascii="Arial" w:hAnsi="Arial" w:cs="Arial"/>
        </w:rPr>
        <w:t xml:space="preserve"> </w:t>
      </w:r>
      <w:r w:rsidR="00270432">
        <w:rPr>
          <w:rFonts w:ascii="Arial" w:hAnsi="Arial" w:cs="Arial"/>
        </w:rPr>
        <w:t xml:space="preserve">demographics of the </w:t>
      </w:r>
      <w:r w:rsidR="00B14D62">
        <w:rPr>
          <w:rFonts w:ascii="Arial" w:hAnsi="Arial" w:cs="Arial"/>
        </w:rPr>
        <w:t>interact</w:t>
      </w:r>
      <w:r w:rsidR="00270432">
        <w:rPr>
          <w:rFonts w:ascii="Arial" w:hAnsi="Arial" w:cs="Arial"/>
        </w:rPr>
        <w:t>ing species</w:t>
      </w:r>
      <w:r w:rsidR="00B14D62">
        <w:rPr>
          <w:rFonts w:ascii="Arial" w:hAnsi="Arial" w:cs="Arial"/>
        </w:rPr>
        <w:t xml:space="preserve"> </w:t>
      </w:r>
      <w:r w:rsidR="0017617F">
        <w:rPr>
          <w:rFonts w:ascii="Arial" w:hAnsi="Arial" w:cs="Arial"/>
        </w:rPr>
        <w:t xml:space="preserve">that </w:t>
      </w:r>
      <w:r w:rsidR="00270432">
        <w:rPr>
          <w:rFonts w:ascii="Arial" w:hAnsi="Arial" w:cs="Arial"/>
        </w:rPr>
        <w:t xml:space="preserve">are </w:t>
      </w:r>
      <w:r w:rsidR="00837EBC">
        <w:rPr>
          <w:rFonts w:ascii="Arial" w:hAnsi="Arial" w:cs="Arial"/>
        </w:rPr>
        <w:t>affected</w:t>
      </w:r>
      <w:r w:rsidR="00270432">
        <w:rPr>
          <w:rFonts w:ascii="Arial" w:hAnsi="Arial" w:cs="Arial"/>
        </w:rPr>
        <w:t xml:space="preserve"> by temperature</w:t>
      </w:r>
      <w:r w:rsidR="00403519">
        <w:rPr>
          <w:rFonts w:ascii="Arial" w:hAnsi="Arial" w:cs="Arial"/>
        </w:rPr>
        <w:t xml:space="preserve"> </w:t>
      </w:r>
      <w:r w:rsidR="00403519">
        <w:rPr>
          <w:rFonts w:ascii="Arial" w:hAnsi="Arial" w:cs="Arial"/>
        </w:rPr>
        <w:fldChar w:fldCharType="begin" w:fldLock="1"/>
      </w:r>
      <w:r w:rsidR="00931414">
        <w:rPr>
          <w:rFonts w:ascii="Arial" w:hAnsi="Arial" w:cs="Arial"/>
        </w:rPr>
        <w:instrText>ADDIN CSL_CITATION {"citationItems":[{"id":"ITEM-1","itemData":{"DOI":"10.1016/0169-5347(89)90211-5","ISSN":"01695347","PMID":"21227334","abstract":"Most ectothermal animals have variable body temperatures. Because physiological rates are temperature sensitive, an ectotherm's behavioural and ecological performance - even its fitness - can be influenced by body temperature. As a result, the thermal sensitivity of ectotherm performance is relevant to diverse issues in physiology, ecology and evolution. This review formalizes an emerging framework for investigating the evolution of thermal sensitivity, outlines some functional and genetical constraints on that evolution, and summarizes comparative and experimental advances in this field. © 1989.","author":[{"dropping-particle":"","family":"Huey","given":"Raymond B.","non-dropping-particle":"","parse-names":false,"suffix":""},{"dropping-particle":"","family":"Kingsolver","given":"Joel G.","non-dropping-particle":"","parse-names":false,"suffix":""}],"container-title":"Trends in Ecology and Evolution","id":"ITEM-1","issue":"5","issued":{"date-parts":[["1989","5","1"]]},"page":"131-135","publisher":"Elsevier Current Trends","title":"Evolution of thermal sensitivity of ectotherm performance","type":"article-journal","volume":"4"},"uris":["http://www.mendeley.com/documents/?uuid=f7fd8879-b29a-3315-8a1e-b8512bc8aaa6"]}],"mendeley":{"formattedCitation":"(Huey and Kingsolver 1989)","plainTextFormattedCitation":"(Huey and Kingsolver 1989)","previouslyFormattedCitation":"(Huey and Kingsolver 1989)"},"properties":{"noteIndex":0},"schema":"https://github.com/citation-style-language/schema/raw/master/csl-citation.json"}</w:instrText>
      </w:r>
      <w:r w:rsidR="00403519">
        <w:rPr>
          <w:rFonts w:ascii="Arial" w:hAnsi="Arial" w:cs="Arial"/>
        </w:rPr>
        <w:fldChar w:fldCharType="separate"/>
      </w:r>
      <w:r w:rsidR="00403519" w:rsidRPr="00403519">
        <w:rPr>
          <w:rFonts w:ascii="Arial" w:hAnsi="Arial" w:cs="Arial"/>
          <w:noProof/>
        </w:rPr>
        <w:t>(Huey and Kingsolver 1989)</w:t>
      </w:r>
      <w:r w:rsidR="00403519">
        <w:rPr>
          <w:rFonts w:ascii="Arial" w:hAnsi="Arial" w:cs="Arial"/>
        </w:rPr>
        <w:fldChar w:fldCharType="end"/>
      </w:r>
      <w:r w:rsidR="00796E22">
        <w:rPr>
          <w:rFonts w:ascii="Arial" w:hAnsi="Arial" w:cs="Arial"/>
        </w:rPr>
        <w:t>;</w:t>
      </w:r>
      <w:r w:rsidR="00270432">
        <w:rPr>
          <w:rFonts w:ascii="Arial" w:hAnsi="Arial" w:cs="Arial"/>
        </w:rPr>
        <w:t xml:space="preserve"> interactions themselves may change with temperature </w:t>
      </w:r>
      <w:del w:id="130" w:author="Chris Terry" w:date="2021-11-22T14:01:00Z">
        <w:r w:rsidR="00270432" w:rsidDel="009575ED">
          <w:rPr>
            <w:rFonts w:ascii="Arial" w:hAnsi="Arial" w:cs="Arial"/>
          </w:rPr>
          <w:delText xml:space="preserve">due to </w:delText>
        </w:r>
        <w:commentRangeStart w:id="131"/>
        <w:r w:rsidR="00270432" w:rsidDel="009575ED">
          <w:rPr>
            <w:rFonts w:ascii="Arial" w:hAnsi="Arial" w:cs="Arial"/>
          </w:rPr>
          <w:delText xml:space="preserve">behavioural </w:delText>
        </w:r>
      </w:del>
      <w:commentRangeEnd w:id="131"/>
      <w:r w:rsidR="009575ED">
        <w:rPr>
          <w:rStyle w:val="CommentReference"/>
          <w:rFonts w:asciiTheme="minorHAnsi" w:eastAsiaTheme="minorHAnsi" w:hAnsiTheme="minorHAnsi" w:cstheme="minorBidi"/>
          <w:lang w:eastAsia="en-US"/>
        </w:rPr>
        <w:commentReference w:id="131"/>
      </w:r>
      <w:del w:id="132" w:author="Chris Terry" w:date="2021-11-22T14:01:00Z">
        <w:r w:rsidR="00270432" w:rsidDel="009575ED">
          <w:rPr>
            <w:rFonts w:ascii="Arial" w:hAnsi="Arial" w:cs="Arial"/>
          </w:rPr>
          <w:delText xml:space="preserve">change </w:delText>
        </w:r>
      </w:del>
      <w:r w:rsidR="000D2B72">
        <w:rPr>
          <w:rFonts w:ascii="Arial" w:hAnsi="Arial" w:cs="Arial"/>
        </w:rPr>
        <w:fldChar w:fldCharType="begin" w:fldLock="1"/>
      </w:r>
      <w:r w:rsidR="00403519">
        <w:rPr>
          <w:rFonts w:ascii="Arial" w:hAnsi="Arial" w:cs="Arial"/>
        </w:rPr>
        <w:instrText>ADDIN CSL_CITATION {"citationItems":[{"id":"ITEM-1","itemData":{"DOI":"10.1111/oik.01199","ISSN":"00301299","abstract":"Most biological processes are temperature dependent. To quantify the temperature dependence of biotic interactions and evaluate predictions of metabolic theory, we: 1) compiled a database of 81 studies that provided 112 measures of rates of herbivory, predation, parasitism, parasitoidy, or competition between two species at two or more temperatures; and 2) analyzed the temperature dependence of these rates in the framework of metabolic ecology to test our prediction that the “activation energy,”E, centers around 0.65 eV. We focused on studies that assessed rates or associated times of entire biotic interactions, such as time to consumption of all prey, rather than rates of components of these interactions, such as prey encounter rate. Results were: 1) the frequency distribution of E for each interaction type was typically peaked and right skewed; 2) the overall mean is E= 0.96 eV and median E= 0.78 eV; 3) there was significant variation in E within but not across interaction types; but 4) average values of E were not significantly different from 0.65 eV by interaction type and 5) studies with measurements at more temperatures were more consistent with E= 0.65 eV. These synthetic findings suggest that, despite the many complicating factors, the temperature-dependence of rates of biotic interactions broadly reflect of rates of metabolism, a relationship with important implications for a warming world.","author":[{"dropping-particle":"","family":"Burnside","given":"William R.","non-dropping-particle":"","parse-names":false,"suffix":""},{"dropping-particle":"","family":"Erhardt","given":"Erik B.","non-dropping-particle":"","parse-names":false,"suffix":""},{"dropping-particle":"","family":"Hammond","given":"Sean T.","non-dropping-particle":"","parse-names":false,"suffix":""},{"dropping-particle":"","family":"Brown","given":"James H.","non-dropping-particle":"","parse-names":false,"suffix":""}],"container-title":"Oikos","id":"ITEM-1","issue":"12","issued":{"date-parts":[["2014","12","1"]]},"page":"1449-1456","publisher":"Wiley","title":"Rates of biotic interactions scale predictably with temperature despite variation","type":"article-journal","volume":"123"},"uris":["http://www.mendeley.com/documents/?uuid=d1bc358c-5134-3ffc-af76-7d4e19cdf5b7"]}],"mendeley":{"formattedCitation":"(Burnside et al. 2014)","plainTextFormattedCitation":"(Burnside et al. 2014)","previouslyFormattedCitation":"(Burnside et al. 2014)"},"properties":{"noteIndex":0},"schema":"https://github.com/citation-style-language/schema/raw/master/csl-citation.json"}</w:instrText>
      </w:r>
      <w:r w:rsidR="000D2B72">
        <w:rPr>
          <w:rFonts w:ascii="Arial" w:hAnsi="Arial" w:cs="Arial"/>
        </w:rPr>
        <w:fldChar w:fldCharType="separate"/>
      </w:r>
      <w:r w:rsidR="000D2B72" w:rsidRPr="000D2B72">
        <w:rPr>
          <w:rFonts w:ascii="Arial" w:hAnsi="Arial" w:cs="Arial"/>
          <w:noProof/>
        </w:rPr>
        <w:t>(Burnside et al. 2014)</w:t>
      </w:r>
      <w:r w:rsidR="000D2B72">
        <w:rPr>
          <w:rFonts w:ascii="Arial" w:hAnsi="Arial" w:cs="Arial"/>
        </w:rPr>
        <w:fldChar w:fldCharType="end"/>
      </w:r>
      <w:r w:rsidR="00270432">
        <w:rPr>
          <w:rFonts w:ascii="Arial" w:hAnsi="Arial" w:cs="Arial"/>
        </w:rPr>
        <w:t xml:space="preserve">. Our long-term experiment showed that </w:t>
      </w:r>
      <w:r w:rsidR="00796E22">
        <w:rPr>
          <w:rFonts w:ascii="Arial" w:hAnsi="Arial" w:cs="Arial"/>
        </w:rPr>
        <w:t xml:space="preserve">the </w:t>
      </w:r>
      <w:r w:rsidR="00270432">
        <w:rPr>
          <w:rFonts w:ascii="Arial" w:hAnsi="Arial" w:cs="Arial"/>
        </w:rPr>
        <w:t>thermal response of population size to temperature depends on the competitive conditions, highlighting the difference between thermal performance curve</w:t>
      </w:r>
      <w:r w:rsidR="00140342">
        <w:rPr>
          <w:rFonts w:ascii="Arial" w:hAnsi="Arial" w:cs="Arial"/>
        </w:rPr>
        <w:t>s of organism</w:t>
      </w:r>
      <w:r>
        <w:rPr>
          <w:rFonts w:ascii="Arial" w:hAnsi="Arial" w:cs="Arial"/>
        </w:rPr>
        <w:t>s</w:t>
      </w:r>
      <w:r w:rsidR="00140342">
        <w:rPr>
          <w:rFonts w:ascii="Arial" w:hAnsi="Arial" w:cs="Arial"/>
        </w:rPr>
        <w:t xml:space="preserve"> and their population when</w:t>
      </w:r>
      <w:r w:rsidR="00290ED3">
        <w:rPr>
          <w:rFonts w:ascii="Arial" w:hAnsi="Arial" w:cs="Arial"/>
        </w:rPr>
        <w:t xml:space="preserve"> considering</w:t>
      </w:r>
      <w:r w:rsidR="00140342">
        <w:rPr>
          <w:rFonts w:ascii="Arial" w:hAnsi="Arial" w:cs="Arial"/>
        </w:rPr>
        <w:t xml:space="preserve"> </w:t>
      </w:r>
      <w:r w:rsidR="00DC0514">
        <w:rPr>
          <w:rFonts w:ascii="Arial" w:hAnsi="Arial" w:cs="Arial"/>
        </w:rPr>
        <w:t>biotic interactions</w:t>
      </w:r>
      <w:r w:rsidR="00931414">
        <w:rPr>
          <w:rFonts w:ascii="Arial" w:hAnsi="Arial" w:cs="Arial"/>
        </w:rPr>
        <w:t xml:space="preserve"> </w:t>
      </w:r>
      <w:r w:rsidR="00931414">
        <w:rPr>
          <w:rFonts w:ascii="Arial" w:hAnsi="Arial" w:cs="Arial"/>
        </w:rPr>
        <w:fldChar w:fldCharType="begin" w:fldLock="1"/>
      </w:r>
      <w:r w:rsidR="001E2217">
        <w:rPr>
          <w:rFonts w:ascii="Arial" w:hAnsi="Arial" w:cs="Arial"/>
        </w:rPr>
        <w:instrText>ADDIN CSL_CITATION {"citationItems":[{"id":"ITEM-1","itemData":{"DOI":"10.1038/35842","ISSN":"00280836","abstract":"Many attempts to predict the biotic responses to climate change rely on the 'climate envelope' approach, in which the current distribution of a species is mapped in climate-space and then, if the position of that climate- space changes, the distribution of the species is predicted to shift accordingly. The flaw in this approach is that distributions of species also reflect the influence of interactions with other species, so predictions based on climate envelopes may be very misleading if the interactions between species are altered by climate change. An additional problem is that current distributions may be the result of sources and sinks, in which species appear to thrive in places where they really persist only because individuals disperse into them from elsewhere. Here we use microcosm experiments on simple but realistic assemblages to show how misleading the climate envelope approach can be. We show that dispersal and interactions, which are important elements of population dynamics, must be included in predictions of biotic responses to climate change.","author":[{"dropping-particle":"","family":"Davis","given":"A. J.","non-dropping-particle":"","parse-names":false,"suffix":""},{"dropping-particle":"","family":"Jenkinson","given":"L. S.","non-dropping-particle":"","parse-names":false,"suffix":""},{"dropping-particle":"","family":"Lawton","given":"J. H.","non-dropping-particle":"","parse-names":false,"suffix":""},{"dropping-particle":"","family":"Shorrocks","given":"B.","non-dropping-particle":"","parse-names":false,"suffix":""},{"dropping-particle":"","family":"Wood","given":"S.","non-dropping-particle":"","parse-names":false,"suffix":""}],"container-title":"Nature","id":"ITEM-1","issue":"6669","issued":{"date-parts":[["1998"]]},"page":"783-786","title":"Making mistakes when predicting shifts in species range in response to global warming","type":"article-journal","volume":"391"},"uris":["http://www.mendeley.com/documents/?uuid=fee850e6-0852-3c7f-a987-c20b48ae00a5"]}],"mendeley":{"formattedCitation":"(Davis et al. 1998)","plainTextFormattedCitation":"(Davis et al. 1998)","previouslyFormattedCitation":"(Davis et al. 1998)"},"properties":{"noteIndex":0},"schema":"https://github.com/citation-style-language/schema/raw/master/csl-citation.json"}</w:instrText>
      </w:r>
      <w:r w:rsidR="00931414">
        <w:rPr>
          <w:rFonts w:ascii="Arial" w:hAnsi="Arial" w:cs="Arial"/>
        </w:rPr>
        <w:fldChar w:fldCharType="separate"/>
      </w:r>
      <w:r w:rsidR="00931414" w:rsidRPr="00931414">
        <w:rPr>
          <w:rFonts w:ascii="Arial" w:hAnsi="Arial" w:cs="Arial"/>
          <w:noProof/>
        </w:rPr>
        <w:t>(Davis et al. 1998)</w:t>
      </w:r>
      <w:r w:rsidR="00931414">
        <w:rPr>
          <w:rFonts w:ascii="Arial" w:hAnsi="Arial" w:cs="Arial"/>
        </w:rPr>
        <w:fldChar w:fldCharType="end"/>
      </w:r>
      <w:r w:rsidR="00140342">
        <w:rPr>
          <w:rFonts w:ascii="Arial" w:hAnsi="Arial" w:cs="Arial"/>
        </w:rPr>
        <w:t>.</w:t>
      </w:r>
      <w:r w:rsidR="002D6259">
        <w:rPr>
          <w:rFonts w:ascii="Arial" w:hAnsi="Arial" w:cs="Arial"/>
        </w:rPr>
        <w:t xml:space="preserve"> </w:t>
      </w:r>
      <w:commentRangeStart w:id="133"/>
      <w:r w:rsidR="00ED0F62">
        <w:rPr>
          <w:rFonts w:ascii="Arial" w:hAnsi="Arial" w:cs="Arial"/>
        </w:rPr>
        <w:t xml:space="preserve">My </w:t>
      </w:r>
      <w:commentRangeEnd w:id="133"/>
      <w:r w:rsidR="004C529E">
        <w:rPr>
          <w:rStyle w:val="CommentReference"/>
          <w:rFonts w:asciiTheme="minorHAnsi" w:eastAsiaTheme="minorHAnsi" w:hAnsiTheme="minorHAnsi" w:cstheme="minorBidi"/>
          <w:lang w:eastAsia="en-US"/>
        </w:rPr>
        <w:commentReference w:id="133"/>
      </w:r>
      <w:r w:rsidR="00ED0F62">
        <w:rPr>
          <w:rFonts w:ascii="Arial" w:hAnsi="Arial" w:cs="Arial"/>
        </w:rPr>
        <w:t xml:space="preserve">experiment only examined pair-wise competition and found that </w:t>
      </w:r>
      <w:r w:rsidR="001518AD">
        <w:rPr>
          <w:rFonts w:ascii="Arial" w:hAnsi="Arial" w:cs="Arial"/>
        </w:rPr>
        <w:t xml:space="preserve">the </w:t>
      </w:r>
      <w:r w:rsidR="00ED0F62">
        <w:rPr>
          <w:rFonts w:ascii="Arial" w:hAnsi="Arial" w:cs="Arial"/>
        </w:rPr>
        <w:t xml:space="preserve">competitive </w:t>
      </w:r>
      <w:r w:rsidR="001518AD">
        <w:rPr>
          <w:rFonts w:ascii="Arial" w:hAnsi="Arial" w:cs="Arial"/>
        </w:rPr>
        <w:t>effect of</w:t>
      </w:r>
      <w:r w:rsidR="00ED0F62">
        <w:rPr>
          <w:rFonts w:ascii="Arial" w:hAnsi="Arial" w:cs="Arial"/>
        </w:rPr>
        <w:t xml:space="preserve"> one particular upland species </w:t>
      </w:r>
      <w:r w:rsidR="001518AD">
        <w:rPr>
          <w:rFonts w:ascii="Arial" w:hAnsi="Arial" w:cs="Arial"/>
        </w:rPr>
        <w:t xml:space="preserve">could drive the observed decrease of lowland species at higher </w:t>
      </w:r>
      <w:r w:rsidR="00846F63">
        <w:rPr>
          <w:rFonts w:ascii="Arial" w:hAnsi="Arial" w:cs="Arial"/>
        </w:rPr>
        <w:t>elevation</w:t>
      </w:r>
      <w:r w:rsidR="00837EBC">
        <w:rPr>
          <w:rFonts w:ascii="Arial" w:hAnsi="Arial" w:cs="Arial"/>
        </w:rPr>
        <w:t>s</w:t>
      </w:r>
      <w:r w:rsidR="001518AD">
        <w:rPr>
          <w:rFonts w:ascii="Arial" w:hAnsi="Arial" w:cs="Arial"/>
        </w:rPr>
        <w:t>.</w:t>
      </w:r>
      <w:r w:rsidR="00ED0F62">
        <w:rPr>
          <w:rFonts w:ascii="Arial" w:hAnsi="Arial" w:cs="Arial"/>
        </w:rPr>
        <w:t xml:space="preserve"> </w:t>
      </w:r>
      <w:commentRangeStart w:id="134"/>
      <w:r w:rsidR="00ED0F62">
        <w:rPr>
          <w:rFonts w:ascii="Arial" w:hAnsi="Arial" w:cs="Arial"/>
        </w:rPr>
        <w:t>It did not rule out the contribution by other biotic interactions, for example, predation, parasitism and pathogen load</w:t>
      </w:r>
      <w:r w:rsidR="00EF7825">
        <w:rPr>
          <w:rFonts w:ascii="Arial" w:hAnsi="Arial" w:cs="Arial"/>
        </w:rPr>
        <w:t xml:space="preserve"> </w:t>
      </w:r>
      <w:r w:rsidR="00EF7825">
        <w:rPr>
          <w:rFonts w:ascii="Arial" w:hAnsi="Arial" w:cs="Arial"/>
        </w:rPr>
        <w:fldChar w:fldCharType="begin" w:fldLock="1"/>
      </w:r>
      <w:r w:rsidR="00EF7825">
        <w:rPr>
          <w:rFonts w:ascii="Arial" w:hAnsi="Arial" w:cs="Arial"/>
        </w:rPr>
        <w:instrText>ADDIN CSL_CITATION {"citationItems":[{"id":"ITEM-1","itemData":{"DOI":"10.1111/j.1600-0587.2012.07785.x","ISSN":"09067590","abstract":"Tropical mountains contain some of the world's richest animal communities as a result of high turnover of species along elevational gradients. We describe an approach to study the roles of biotic and abiotic factors in establishing elevational ranges, and to improve our ability to predict the effects of climate change on these communities. As a framework we use Hutchinson's concept of the fundamental niche (determined by the match between the physical environment and the organism's physiological and biophysical characteristics) and realized niche (the subset of the fundamental niche determined by biotic interactions). Using tropical birds as an example, we propose a method for estimating fundamental niches and discuss five biotic interactions that we expect to influence distributions of tropical montane animals: predation, competition, parasites and pathogens, mutualisms, and habitat associations. The effects of biotic factors on elevational ranges have been studied to some extent, but there is little information on physiological responses of tropical montane animals. It will be necessary to understand all of these ecological constraints in concert to predict current and future elevational ranges and potential threats to montane species. Given the importance of tropical mountains as global biodiversity hotspots, we argue that this area of research requires urgent attention. © 2012 The Authors. Ecography © 2012 Nordic Society Oikos.","author":[{"dropping-particle":"","family":"Jankowski","given":"Jill E.","non-dropping-particle":"","parse-names":false,"suffix":""},{"dropping-particle":"","family":"Londoño","given":"Gustavo A.","non-dropping-particle":"","parse-names":false,"suffix":""},{"dropping-particle":"","family":"Robinson","given":"Scott K.","non-dropping-particle":"","parse-names":false,"suffix":""},{"dropping-particle":"","family":"Chappell","given":"Mark A.","non-dropping-particle":"","parse-names":false,"suffix":""}],"container-title":"Ecography","id":"ITEM-1","issue":"1","issued":{"date-parts":[["2013","1","1"]]},"page":"1-12","publisher":"Blackwell Publishing Ltd","title":"Exploring the role of physiology and biotic interactions in determining elevational ranges of tropical animals","type":"article-journal","volume":"36"},"uris":["http://www.mendeley.com/documents/?uuid=79bdc774-3506-33cf-a9e4-4cacfa6def97"]}],"mendeley":{"formattedCitation":"(Jankowski et al. 2013b)","plainTextFormattedCitation":"(Jankowski et al. 2013b)","previouslyFormattedCitation":"(Jankowski et al. 2013b)"},"properties":{"noteIndex":0},"schema":"https://github.com/citation-style-language/schema/raw/master/csl-citation.json"}</w:instrText>
      </w:r>
      <w:r w:rsidR="00EF7825">
        <w:rPr>
          <w:rFonts w:ascii="Arial" w:hAnsi="Arial" w:cs="Arial"/>
        </w:rPr>
        <w:fldChar w:fldCharType="separate"/>
      </w:r>
      <w:r w:rsidR="00EF7825" w:rsidRPr="00EF7825">
        <w:rPr>
          <w:rFonts w:ascii="Arial" w:hAnsi="Arial" w:cs="Arial"/>
          <w:noProof/>
        </w:rPr>
        <w:t>(Jankowski et al. 2013b)</w:t>
      </w:r>
      <w:r w:rsidR="00EF7825">
        <w:rPr>
          <w:rFonts w:ascii="Arial" w:hAnsi="Arial" w:cs="Arial"/>
        </w:rPr>
        <w:fldChar w:fldCharType="end"/>
      </w:r>
      <w:r w:rsidR="00A83144">
        <w:rPr>
          <w:rFonts w:ascii="Arial" w:hAnsi="Arial" w:cs="Arial"/>
        </w:rPr>
        <w:t>,</w:t>
      </w:r>
      <w:r w:rsidR="00ED0F62">
        <w:rPr>
          <w:rFonts w:ascii="Arial" w:hAnsi="Arial" w:cs="Arial"/>
        </w:rPr>
        <w:t xml:space="preserve"> </w:t>
      </w:r>
      <w:r w:rsidR="00A83144">
        <w:rPr>
          <w:rFonts w:ascii="Arial" w:hAnsi="Arial" w:cs="Arial"/>
        </w:rPr>
        <w:t>a</w:t>
      </w:r>
      <w:r w:rsidR="00ED0F62">
        <w:rPr>
          <w:rFonts w:ascii="Arial" w:hAnsi="Arial" w:cs="Arial"/>
        </w:rPr>
        <w:t xml:space="preserve">nd it did not explain the coexistence between some upland species pairs. Higher-order interactions, intransitivity </w:t>
      </w:r>
      <w:r w:rsidR="001E2217">
        <w:rPr>
          <w:rFonts w:ascii="Arial" w:hAnsi="Arial" w:cs="Arial"/>
        </w:rPr>
        <w:t xml:space="preserve">and trophic interaction modifications </w:t>
      </w:r>
      <w:r w:rsidR="00A83144">
        <w:rPr>
          <w:rFonts w:ascii="Arial" w:hAnsi="Arial" w:cs="Arial"/>
        </w:rPr>
        <w:t xml:space="preserve">are </w:t>
      </w:r>
      <w:r w:rsidR="00C06422">
        <w:rPr>
          <w:rFonts w:ascii="Arial" w:hAnsi="Arial" w:cs="Arial"/>
        </w:rPr>
        <w:t xml:space="preserve">also </w:t>
      </w:r>
      <w:r w:rsidR="00A83144">
        <w:rPr>
          <w:rFonts w:ascii="Arial" w:hAnsi="Arial" w:cs="Arial"/>
        </w:rPr>
        <w:t xml:space="preserve">likely to </w:t>
      </w:r>
      <w:r w:rsidR="00C06422">
        <w:rPr>
          <w:rFonts w:ascii="Arial" w:hAnsi="Arial" w:cs="Arial"/>
        </w:rPr>
        <w:t>contribute</w:t>
      </w:r>
      <w:r w:rsidR="001E2217">
        <w:rPr>
          <w:rFonts w:ascii="Arial" w:hAnsi="Arial" w:cs="Arial"/>
        </w:rPr>
        <w:t xml:space="preserve"> to coexistence</w:t>
      </w:r>
      <w:r w:rsidR="00A83144">
        <w:rPr>
          <w:rFonts w:ascii="Arial" w:hAnsi="Arial" w:cs="Arial"/>
        </w:rPr>
        <w:t xml:space="preserve">, </w:t>
      </w:r>
      <w:r w:rsidR="006C2CCE">
        <w:rPr>
          <w:rFonts w:ascii="Arial" w:hAnsi="Arial" w:cs="Arial"/>
        </w:rPr>
        <w:t xml:space="preserve">while </w:t>
      </w:r>
      <w:r w:rsidR="00A83144">
        <w:rPr>
          <w:rFonts w:ascii="Arial" w:hAnsi="Arial" w:cs="Arial"/>
        </w:rPr>
        <w:t>their response to temperature</w:t>
      </w:r>
      <w:r w:rsidR="00217455">
        <w:rPr>
          <w:rFonts w:ascii="Arial" w:hAnsi="Arial" w:cs="Arial"/>
        </w:rPr>
        <w:t xml:space="preserve"> is even more elusive </w:t>
      </w:r>
      <w:r w:rsidR="00217455">
        <w:rPr>
          <w:rFonts w:ascii="Arial" w:hAnsi="Arial" w:cs="Arial"/>
        </w:rPr>
        <w:lastRenderedPageBreak/>
        <w:t>to quantify</w:t>
      </w:r>
      <w:r w:rsidR="00A83144">
        <w:rPr>
          <w:rFonts w:ascii="Arial" w:hAnsi="Arial" w:cs="Arial"/>
        </w:rPr>
        <w:t xml:space="preserve">. </w:t>
      </w:r>
      <w:r w:rsidR="004C607B">
        <w:rPr>
          <w:rFonts w:ascii="Arial" w:hAnsi="Arial" w:cs="Arial"/>
        </w:rPr>
        <w:t xml:space="preserve">Nevertheless, </w:t>
      </w:r>
      <w:proofErr w:type="gramStart"/>
      <w:r w:rsidR="004C607B">
        <w:rPr>
          <w:rFonts w:ascii="Arial" w:hAnsi="Arial" w:cs="Arial"/>
        </w:rPr>
        <w:t>theoretical</w:t>
      </w:r>
      <w:proofErr w:type="gramEnd"/>
      <w:r w:rsidR="004C607B">
        <w:rPr>
          <w:rFonts w:ascii="Arial" w:hAnsi="Arial" w:cs="Arial"/>
        </w:rPr>
        <w:t xml:space="preserve"> and empirical studies </w:t>
      </w:r>
      <w:r w:rsidR="00742C6C">
        <w:rPr>
          <w:rFonts w:ascii="Arial" w:hAnsi="Arial" w:cs="Arial"/>
        </w:rPr>
        <w:t>are needed</w:t>
      </w:r>
      <w:r w:rsidR="004C607B">
        <w:rPr>
          <w:rFonts w:ascii="Arial" w:hAnsi="Arial" w:cs="Arial"/>
        </w:rPr>
        <w:t xml:space="preserve"> to reveal </w:t>
      </w:r>
      <w:r w:rsidR="00C06422">
        <w:rPr>
          <w:rFonts w:ascii="Arial" w:hAnsi="Arial" w:cs="Arial"/>
        </w:rPr>
        <w:t xml:space="preserve">how </w:t>
      </w:r>
      <w:r w:rsidR="0053234F">
        <w:rPr>
          <w:rFonts w:ascii="Arial" w:hAnsi="Arial" w:cs="Arial"/>
        </w:rPr>
        <w:t>thermal sensitivity is dependent on their position</w:t>
      </w:r>
      <w:r w:rsidR="00B94BEA">
        <w:rPr>
          <w:rFonts w:ascii="Arial" w:hAnsi="Arial" w:cs="Arial"/>
        </w:rPr>
        <w:t>s</w:t>
      </w:r>
      <w:r w:rsidR="0053234F">
        <w:rPr>
          <w:rFonts w:ascii="Arial" w:hAnsi="Arial" w:cs="Arial"/>
        </w:rPr>
        <w:t xml:space="preserve"> in</w:t>
      </w:r>
      <w:r w:rsidR="00C06422">
        <w:rPr>
          <w:rFonts w:ascii="Arial" w:hAnsi="Arial" w:cs="Arial"/>
        </w:rPr>
        <w:t xml:space="preserve"> and </w:t>
      </w:r>
      <w:r w:rsidR="006354ED">
        <w:rPr>
          <w:rFonts w:ascii="Arial" w:hAnsi="Arial" w:cs="Arial"/>
        </w:rPr>
        <w:t xml:space="preserve">the </w:t>
      </w:r>
      <w:r w:rsidR="00C06422">
        <w:rPr>
          <w:rFonts w:ascii="Arial" w:hAnsi="Arial" w:cs="Arial"/>
        </w:rPr>
        <w:t>structure of</w:t>
      </w:r>
      <w:r w:rsidR="0053234F">
        <w:rPr>
          <w:rFonts w:ascii="Arial" w:hAnsi="Arial" w:cs="Arial"/>
        </w:rPr>
        <w:t xml:space="preserve"> the ecological networks.</w:t>
      </w:r>
      <w:commentRangeEnd w:id="134"/>
      <w:r w:rsidR="009575ED">
        <w:rPr>
          <w:rStyle w:val="CommentReference"/>
          <w:rFonts w:asciiTheme="minorHAnsi" w:eastAsiaTheme="minorHAnsi" w:hAnsiTheme="minorHAnsi" w:cstheme="minorBidi"/>
          <w:lang w:eastAsia="en-US"/>
        </w:rPr>
        <w:commentReference w:id="134"/>
      </w:r>
    </w:p>
    <w:p w14:paraId="64083126" w14:textId="77777777" w:rsidR="0046703F" w:rsidRPr="00801349" w:rsidRDefault="0046703F" w:rsidP="007C1BC4">
      <w:pPr>
        <w:ind w:firstLine="720"/>
        <w:rPr>
          <w:rFonts w:ascii="Arial" w:hAnsi="Arial" w:cs="Arial"/>
        </w:rPr>
      </w:pPr>
    </w:p>
    <w:p w14:paraId="7799CE70" w14:textId="24D73F2A" w:rsidR="00BA5C54" w:rsidRPr="00AF3153" w:rsidRDefault="00AF3153" w:rsidP="007C1BC4">
      <w:pPr>
        <w:rPr>
          <w:rFonts w:ascii="Arial" w:hAnsi="Arial" w:cs="Arial"/>
          <w:i/>
          <w:iCs/>
        </w:rPr>
      </w:pPr>
      <w:r>
        <w:rPr>
          <w:rFonts w:ascii="Arial" w:hAnsi="Arial" w:cs="Arial"/>
          <w:i/>
          <w:iCs/>
        </w:rPr>
        <w:t>5.</w:t>
      </w:r>
      <w:r w:rsidR="00BC2D87" w:rsidRPr="00AF3153">
        <w:rPr>
          <w:rFonts w:ascii="Arial" w:hAnsi="Arial" w:cs="Arial"/>
          <w:i/>
          <w:iCs/>
        </w:rPr>
        <w:t>Conclusions</w:t>
      </w:r>
    </w:p>
    <w:p w14:paraId="42A0E2BB" w14:textId="55E71307" w:rsidR="00A86E65" w:rsidRDefault="00292EB4" w:rsidP="007C1BC4">
      <w:pPr>
        <w:ind w:firstLine="720"/>
        <w:rPr>
          <w:rFonts w:ascii="Arial" w:hAnsi="Arial" w:cs="Arial"/>
          <w:lang w:val="en-US"/>
        </w:rPr>
      </w:pPr>
      <w:r w:rsidRPr="007F05C5">
        <w:rPr>
          <w:rFonts w:ascii="Arial" w:hAnsi="Arial" w:cs="Arial"/>
          <w:lang w:val="en-US"/>
        </w:rPr>
        <w:t>This study contribute</w:t>
      </w:r>
      <w:r w:rsidR="00BC2D87">
        <w:rPr>
          <w:rFonts w:ascii="Arial" w:hAnsi="Arial" w:cs="Arial"/>
          <w:lang w:val="en-US"/>
        </w:rPr>
        <w:t>s</w:t>
      </w:r>
      <w:r w:rsidRPr="007F05C5">
        <w:rPr>
          <w:rFonts w:ascii="Arial" w:hAnsi="Arial" w:cs="Arial"/>
          <w:lang w:val="en-US"/>
        </w:rPr>
        <w:t xml:space="preserve"> to the growing literature </w:t>
      </w:r>
      <w:r w:rsidR="001B6BF7">
        <w:rPr>
          <w:rFonts w:ascii="Arial" w:hAnsi="Arial" w:cs="Arial"/>
          <w:lang w:val="en-US"/>
        </w:rPr>
        <w:t>that</w:t>
      </w:r>
      <w:r w:rsidRPr="007F05C5">
        <w:rPr>
          <w:rFonts w:ascii="Arial" w:hAnsi="Arial" w:cs="Arial"/>
          <w:lang w:val="en-US"/>
        </w:rPr>
        <w:t xml:space="preserve"> show</w:t>
      </w:r>
      <w:r w:rsidR="00837EBC">
        <w:rPr>
          <w:rFonts w:ascii="Arial" w:hAnsi="Arial" w:cs="Arial"/>
          <w:lang w:val="en-US"/>
        </w:rPr>
        <w:t>s</w:t>
      </w:r>
      <w:r w:rsidRPr="007F05C5">
        <w:rPr>
          <w:rFonts w:ascii="Arial" w:hAnsi="Arial" w:cs="Arial"/>
          <w:lang w:val="en-US"/>
        </w:rPr>
        <w:t xml:space="preserve"> the warmer margins</w:t>
      </w:r>
      <w:r w:rsidR="00BC2D87">
        <w:rPr>
          <w:rFonts w:ascii="Arial" w:hAnsi="Arial" w:cs="Arial"/>
          <w:lang w:val="en-US"/>
        </w:rPr>
        <w:t xml:space="preserve"> of distribution</w:t>
      </w:r>
      <w:r w:rsidRPr="007F05C5">
        <w:rPr>
          <w:rFonts w:ascii="Arial" w:hAnsi="Arial" w:cs="Arial"/>
          <w:lang w:val="en-US"/>
        </w:rPr>
        <w:t xml:space="preserve"> are also sensitive to warming </w:t>
      </w:r>
      <w:r w:rsidRPr="007F05C5">
        <w:rPr>
          <w:rFonts w:ascii="Arial" w:hAnsi="Arial" w:cs="Arial"/>
          <w:lang w:val="en-US"/>
        </w:rPr>
        <w:fldChar w:fldCharType="begin" w:fldLock="1"/>
      </w:r>
      <w:r w:rsidRPr="007F05C5">
        <w:rPr>
          <w:rFonts w:ascii="Arial" w:hAnsi="Arial" w:cs="Arial"/>
          <w:lang w:val="en-US"/>
        </w:rPr>
        <w:instrText>ADDIN CSL_CITATION {"citationItems":[{"id":"ITEM-1","itemData":{"DOI":"10.1111/j.1461-0248.2005.00824.x","ISSN":"1461023X","abstract":"The first expected symptoms of a climate change-generated biodiversity crisis are range contractions and extinctions at lower elevational and latitudinal limits to species distributions. However, whilst range expansions at high elevations and latitudes have been widely documented, there has been surprisingly little evidence for contractions at warm margins. We show that lower elevational limits for 16 butterfly species in central Spain have risen on average by 212 m (± SE 60) in 30 years, accompanying a 1.3°C rise (equivalent to c. 225 m) in mean annual temperature. These elevational shifts signify an average reduction in habitable area by one-third, with losses of 50-80% projected for the coming century, given maintenance of the species thermal associations. The results suggest that many species have already suffered climate-mediated habitat losses that may threaten their long-term chances of survival. ©2005 Blackwell Publishing Ltd/CNRS.","author":[{"dropping-particle":"","family":"Wilson","given":"Robert J.","non-dropping-particle":"","parse-names":false,"suffix":""},{"dropping-particle":"","family":"Gutiérrez","given":"David","non-dropping-particle":"","parse-names":false,"suffix":""},{"dropping-particle":"","family":"Gutiérrez","given":"Javier","non-dropping-particle":"","parse-names":false,"suffix":""},{"dropping-particle":"","family":"Martínez","given":"David","non-dropping-particle":"","parse-names":false,"suffix":""},{"dropping-particle":"","family":"Agudo","given":"Rosa","non-dropping-particle":"","parse-names":false,"suffix":""},{"dropping-particle":"","family":"Monserrat","given":"Victor J.","non-dropping-particle":"","parse-names":false,"suffix":""}],"container-title":"Ecology Letters","id":"ITEM-1","issue":"11","issued":{"date-parts":[["2005","11","1"]]},"page":"1138-1146","publisher":"John Wiley &amp; Sons, Ltd","title":"Changes to the elevational limits and extent of species ranges associated with climate change","type":"article-journal","volume":"8"},"uris":["http://www.mendeley.com/documents/?uuid=1c6c4a69-1208-36e5-a54e-8762c4281fe3"]}],"mendeley":{"formattedCitation":"(Wilson et al. 2005)","plainTextFormattedCitation":"(Wilson et al. 2005)","previouslyFormattedCitation":"(Wilson et al. 2005)"},"properties":{"noteIndex":0},"schema":"https://github.com/citation-style-language/schema/raw/master/csl-citation.json"}</w:instrText>
      </w:r>
      <w:r w:rsidRPr="007F05C5">
        <w:rPr>
          <w:rFonts w:ascii="Arial" w:hAnsi="Arial" w:cs="Arial"/>
          <w:lang w:val="en-US"/>
        </w:rPr>
        <w:fldChar w:fldCharType="separate"/>
      </w:r>
      <w:r w:rsidRPr="007F05C5">
        <w:rPr>
          <w:rFonts w:ascii="Arial" w:hAnsi="Arial" w:cs="Arial"/>
          <w:noProof/>
          <w:lang w:val="en-US"/>
        </w:rPr>
        <w:t>(Wilson et al. 2005)</w:t>
      </w:r>
      <w:r w:rsidRPr="007F05C5">
        <w:rPr>
          <w:rFonts w:ascii="Arial" w:hAnsi="Arial" w:cs="Arial"/>
          <w:lang w:val="en-US"/>
        </w:rPr>
        <w:fldChar w:fldCharType="end"/>
      </w:r>
      <w:r w:rsidRPr="007F05C5">
        <w:rPr>
          <w:rFonts w:ascii="Arial" w:hAnsi="Arial" w:cs="Arial"/>
          <w:lang w:val="en-US"/>
        </w:rPr>
        <w:t>.</w:t>
      </w:r>
      <w:r w:rsidR="00AF3153">
        <w:rPr>
          <w:rFonts w:ascii="Arial" w:hAnsi="Arial" w:cs="Arial"/>
          <w:lang w:val="en-US"/>
        </w:rPr>
        <w:t xml:space="preserve"> </w:t>
      </w:r>
      <w:r w:rsidR="00D45A0D">
        <w:rPr>
          <w:rFonts w:ascii="Arial" w:hAnsi="Arial" w:cs="Arial"/>
          <w:lang w:val="en-US"/>
        </w:rPr>
        <w:t>Benefit</w:t>
      </w:r>
      <w:r w:rsidR="00F46711">
        <w:rPr>
          <w:rFonts w:ascii="Arial" w:hAnsi="Arial" w:cs="Arial"/>
          <w:lang w:val="en-US"/>
        </w:rPr>
        <w:t>ing</w:t>
      </w:r>
      <w:r w:rsidR="00D45A0D">
        <w:rPr>
          <w:rFonts w:ascii="Arial" w:hAnsi="Arial" w:cs="Arial"/>
          <w:lang w:val="en-US"/>
        </w:rPr>
        <w:t xml:space="preserve"> from </w:t>
      </w:r>
      <w:del w:id="135" w:author="Chris Terry" w:date="2021-11-22T14:03:00Z">
        <w:r w:rsidR="00D45A0D" w:rsidDel="009575ED">
          <w:rPr>
            <w:rFonts w:ascii="Arial" w:hAnsi="Arial" w:cs="Arial"/>
            <w:lang w:val="en-US"/>
          </w:rPr>
          <w:delText xml:space="preserve">the </w:delText>
        </w:r>
      </w:del>
      <w:ins w:id="136" w:author="Chris Terry" w:date="2021-11-22T14:03:00Z">
        <w:r w:rsidR="009575ED">
          <w:rPr>
            <w:rFonts w:ascii="Arial" w:hAnsi="Arial" w:cs="Arial"/>
            <w:lang w:val="en-US"/>
          </w:rPr>
          <w:t>a tractable</w:t>
        </w:r>
        <w:r w:rsidR="009575ED">
          <w:rPr>
            <w:rFonts w:ascii="Arial" w:hAnsi="Arial" w:cs="Arial"/>
            <w:lang w:val="en-US"/>
          </w:rPr>
          <w:t xml:space="preserve"> </w:t>
        </w:r>
      </w:ins>
      <w:r w:rsidR="00D45A0D" w:rsidRPr="009575ED">
        <w:rPr>
          <w:rFonts w:ascii="Arial" w:hAnsi="Arial" w:cs="Arial"/>
          <w:i/>
          <w:iCs/>
          <w:lang w:val="en-US"/>
          <w:rPrChange w:id="137" w:author="Chris Terry" w:date="2021-11-22T14:03:00Z">
            <w:rPr>
              <w:rFonts w:ascii="Arial" w:hAnsi="Arial" w:cs="Arial"/>
              <w:lang w:val="en-US"/>
            </w:rPr>
          </w:rPrChange>
        </w:rPr>
        <w:t>Drosophila</w:t>
      </w:r>
      <w:r w:rsidR="00D45A0D">
        <w:rPr>
          <w:rFonts w:ascii="Arial" w:hAnsi="Arial" w:cs="Arial"/>
          <w:lang w:val="en-US"/>
        </w:rPr>
        <w:t xml:space="preserve"> system, we c</w:t>
      </w:r>
      <w:r w:rsidR="00F46711">
        <w:rPr>
          <w:rFonts w:ascii="Arial" w:hAnsi="Arial" w:cs="Arial"/>
          <w:lang w:val="en-US"/>
        </w:rPr>
        <w:t>ould</w:t>
      </w:r>
      <w:r w:rsidR="00D45A0D">
        <w:rPr>
          <w:rFonts w:ascii="Arial" w:hAnsi="Arial" w:cs="Arial"/>
          <w:lang w:val="en-US"/>
        </w:rPr>
        <w:t xml:space="preserve"> examine </w:t>
      </w:r>
      <w:ins w:id="138" w:author="Chris Terry" w:date="2021-11-22T14:03:00Z">
        <w:r w:rsidR="009575ED">
          <w:rPr>
            <w:rFonts w:ascii="Arial" w:hAnsi="Arial" w:cs="Arial"/>
            <w:lang w:val="en-US"/>
          </w:rPr>
          <w:t xml:space="preserve">in depth </w:t>
        </w:r>
      </w:ins>
      <w:r w:rsidR="00D45A0D">
        <w:rPr>
          <w:rFonts w:ascii="Arial" w:hAnsi="Arial" w:cs="Arial"/>
          <w:lang w:val="en-US"/>
        </w:rPr>
        <w:t xml:space="preserve">the roles of both abiotic (temperature) and biotic factors </w:t>
      </w:r>
      <w:r w:rsidR="00F46711">
        <w:rPr>
          <w:rFonts w:ascii="Arial" w:hAnsi="Arial" w:cs="Arial"/>
          <w:lang w:val="en-US"/>
        </w:rPr>
        <w:t>as</w:t>
      </w:r>
      <w:r w:rsidR="00D45A0D">
        <w:rPr>
          <w:rFonts w:ascii="Arial" w:hAnsi="Arial" w:cs="Arial"/>
          <w:lang w:val="en-US"/>
        </w:rPr>
        <w:t xml:space="preserve"> </w:t>
      </w:r>
      <w:r w:rsidR="00F46711">
        <w:rPr>
          <w:rFonts w:ascii="Arial" w:hAnsi="Arial" w:cs="Arial"/>
          <w:lang w:val="en-US"/>
        </w:rPr>
        <w:t>direct determinants</w:t>
      </w:r>
      <w:r w:rsidR="00D45A0D">
        <w:rPr>
          <w:rFonts w:ascii="Arial" w:hAnsi="Arial" w:cs="Arial"/>
          <w:lang w:val="en-US"/>
        </w:rPr>
        <w:t xml:space="preserve"> of species</w:t>
      </w:r>
      <w:r w:rsidR="00F46711">
        <w:rPr>
          <w:rFonts w:ascii="Arial" w:hAnsi="Arial" w:cs="Arial"/>
          <w:lang w:val="en-US"/>
        </w:rPr>
        <w:t xml:space="preserve"> abundance</w:t>
      </w:r>
      <w:r w:rsidR="00D45A0D">
        <w:rPr>
          <w:rFonts w:ascii="Arial" w:hAnsi="Arial" w:cs="Arial"/>
          <w:lang w:val="en-US"/>
        </w:rPr>
        <w:t xml:space="preserve"> a</w:t>
      </w:r>
      <w:r w:rsidR="00F46711">
        <w:rPr>
          <w:rFonts w:ascii="Arial" w:hAnsi="Arial" w:cs="Arial"/>
          <w:lang w:val="en-US"/>
        </w:rPr>
        <w:t>long</w:t>
      </w:r>
      <w:r w:rsidR="00D45A0D">
        <w:rPr>
          <w:rFonts w:ascii="Arial" w:hAnsi="Arial" w:cs="Arial"/>
          <w:lang w:val="en-US"/>
        </w:rPr>
        <w:t xml:space="preserve"> environmental gradient</w:t>
      </w:r>
      <w:r w:rsidR="00837EBC">
        <w:rPr>
          <w:rFonts w:ascii="Arial" w:hAnsi="Arial" w:cs="Arial"/>
          <w:lang w:val="en-US"/>
        </w:rPr>
        <w:t>s</w:t>
      </w:r>
      <w:r w:rsidR="00D45A0D">
        <w:rPr>
          <w:rFonts w:ascii="Arial" w:hAnsi="Arial" w:cs="Arial"/>
          <w:lang w:val="en-US"/>
        </w:rPr>
        <w:t>.</w:t>
      </w:r>
      <w:r w:rsidR="0084003C">
        <w:rPr>
          <w:rFonts w:ascii="Arial" w:hAnsi="Arial" w:cs="Arial"/>
          <w:lang w:val="en-US"/>
        </w:rPr>
        <w:t xml:space="preserve"> </w:t>
      </w:r>
      <w:r w:rsidR="0084003C" w:rsidRPr="007F05C5">
        <w:rPr>
          <w:rFonts w:ascii="Arial" w:hAnsi="Arial" w:cs="Arial"/>
          <w:lang w:val="en-US"/>
        </w:rPr>
        <w:t>The generality of th</w:t>
      </w:r>
      <w:r w:rsidR="00D15550">
        <w:rPr>
          <w:rFonts w:ascii="Arial" w:hAnsi="Arial" w:cs="Arial"/>
          <w:lang w:val="en-US"/>
        </w:rPr>
        <w:t>is</w:t>
      </w:r>
      <w:r w:rsidR="0084003C" w:rsidRPr="007F05C5">
        <w:rPr>
          <w:rFonts w:ascii="Arial" w:hAnsi="Arial" w:cs="Arial"/>
          <w:lang w:val="en-US"/>
        </w:rPr>
        <w:t xml:space="preserve"> relationship is essential to realistically estimate the magnitude of the impact of warming on tropical species.</w:t>
      </w:r>
      <w:r w:rsidR="00D45A0D">
        <w:rPr>
          <w:rFonts w:ascii="Arial" w:hAnsi="Arial" w:cs="Arial"/>
          <w:lang w:val="en-US"/>
        </w:rPr>
        <w:t xml:space="preserve"> Our case study </w:t>
      </w:r>
      <w:r w:rsidR="00FB47C3">
        <w:rPr>
          <w:rFonts w:ascii="Arial" w:hAnsi="Arial" w:cs="Arial"/>
          <w:lang w:val="en-US"/>
        </w:rPr>
        <w:t>emphasize</w:t>
      </w:r>
      <w:r w:rsidR="00AF3153">
        <w:rPr>
          <w:rFonts w:ascii="Arial" w:hAnsi="Arial" w:cs="Arial"/>
          <w:lang w:val="en-US"/>
        </w:rPr>
        <w:t>s</w:t>
      </w:r>
      <w:r w:rsidR="00FB47C3">
        <w:rPr>
          <w:rFonts w:ascii="Arial" w:hAnsi="Arial" w:cs="Arial"/>
          <w:lang w:val="en-US"/>
        </w:rPr>
        <w:t xml:space="preserve"> the environmental sorting</w:t>
      </w:r>
      <w:r w:rsidR="00AF3153">
        <w:rPr>
          <w:rFonts w:ascii="Arial" w:hAnsi="Arial" w:cs="Arial"/>
          <w:lang w:val="en-US"/>
        </w:rPr>
        <w:t xml:space="preserve"> by </w:t>
      </w:r>
      <w:commentRangeStart w:id="139"/>
      <w:r w:rsidR="00837EBC">
        <w:rPr>
          <w:rFonts w:ascii="Arial" w:hAnsi="Arial" w:cs="Arial"/>
          <w:lang w:val="en-US"/>
        </w:rPr>
        <w:t xml:space="preserve">the </w:t>
      </w:r>
      <w:r w:rsidR="00AF3153">
        <w:rPr>
          <w:rFonts w:ascii="Arial" w:hAnsi="Arial" w:cs="Arial"/>
          <w:lang w:val="en-US"/>
        </w:rPr>
        <w:t xml:space="preserve">daily </w:t>
      </w:r>
      <w:r w:rsidR="001271E7">
        <w:rPr>
          <w:rFonts w:ascii="Arial" w:hAnsi="Arial" w:cs="Arial"/>
          <w:lang w:val="en-US"/>
        </w:rPr>
        <w:t>high</w:t>
      </w:r>
      <w:r w:rsidR="00AF3153">
        <w:rPr>
          <w:rFonts w:ascii="Arial" w:hAnsi="Arial" w:cs="Arial"/>
          <w:lang w:val="en-US"/>
        </w:rPr>
        <w:t xml:space="preserve"> temperature</w:t>
      </w:r>
      <w:r w:rsidR="00FB47C3">
        <w:rPr>
          <w:rFonts w:ascii="Arial" w:hAnsi="Arial" w:cs="Arial"/>
          <w:lang w:val="en-US"/>
        </w:rPr>
        <w:t xml:space="preserve"> </w:t>
      </w:r>
      <w:commentRangeEnd w:id="139"/>
      <w:r w:rsidR="009575ED">
        <w:rPr>
          <w:rStyle w:val="CommentReference"/>
          <w:rFonts w:asciiTheme="minorHAnsi" w:eastAsiaTheme="minorHAnsi" w:hAnsiTheme="minorHAnsi" w:cstheme="minorBidi"/>
          <w:lang w:eastAsia="en-US"/>
        </w:rPr>
        <w:commentReference w:id="139"/>
      </w:r>
      <w:r w:rsidR="00AF3153">
        <w:rPr>
          <w:rFonts w:ascii="Arial" w:hAnsi="Arial" w:cs="Arial"/>
          <w:lang w:val="en-US"/>
        </w:rPr>
        <w:t>at</w:t>
      </w:r>
      <w:r w:rsidR="00FB47C3">
        <w:rPr>
          <w:rFonts w:ascii="Arial" w:hAnsi="Arial" w:cs="Arial"/>
          <w:lang w:val="en-US"/>
        </w:rPr>
        <w:t xml:space="preserve"> tropical lowland</w:t>
      </w:r>
      <w:r w:rsidR="00AF3153">
        <w:rPr>
          <w:rFonts w:ascii="Arial" w:hAnsi="Arial" w:cs="Arial"/>
          <w:lang w:val="en-US"/>
        </w:rPr>
        <w:t xml:space="preserve">, </w:t>
      </w:r>
      <w:r w:rsidR="00FB47C3">
        <w:rPr>
          <w:rFonts w:ascii="Arial" w:hAnsi="Arial" w:cs="Arial"/>
          <w:lang w:val="en-US"/>
        </w:rPr>
        <w:t xml:space="preserve">highlighting the vulnerability to increasing temperature and extremes given the limited evolutionary potential of upper thermal limits. </w:t>
      </w:r>
      <w:r w:rsidR="00837EBC" w:rsidRPr="00837EBC">
        <w:rPr>
          <w:rFonts w:ascii="Arial" w:hAnsi="Arial" w:cs="Arial"/>
          <w:lang w:val="en-US"/>
        </w:rPr>
        <w:t>The long-standing understanding of the relative contribution of abiotic and biotic factors in determining distribution need</w:t>
      </w:r>
      <w:ins w:id="140" w:author="Chris Terry" w:date="2021-11-22T14:04:00Z">
        <w:r w:rsidR="009575ED">
          <w:rPr>
            <w:rFonts w:ascii="Arial" w:hAnsi="Arial" w:cs="Arial"/>
            <w:lang w:val="en-US"/>
          </w:rPr>
          <w:t>s</w:t>
        </w:r>
      </w:ins>
      <w:r w:rsidR="00837EBC" w:rsidRPr="00837EBC">
        <w:rPr>
          <w:rFonts w:ascii="Arial" w:hAnsi="Arial" w:cs="Arial"/>
          <w:lang w:val="en-US"/>
        </w:rPr>
        <w:t xml:space="preserve"> to </w:t>
      </w:r>
      <w:ins w:id="141" w:author="Chris Terry" w:date="2021-11-22T14:04:00Z">
        <w:r w:rsidR="009575ED">
          <w:rPr>
            <w:rFonts w:ascii="Arial" w:hAnsi="Arial" w:cs="Arial"/>
            <w:lang w:val="en-US"/>
          </w:rPr>
          <w:t xml:space="preserve">be </w:t>
        </w:r>
      </w:ins>
      <w:r w:rsidR="00837EBC" w:rsidRPr="00837EBC">
        <w:rPr>
          <w:rFonts w:ascii="Arial" w:hAnsi="Arial" w:cs="Arial"/>
          <w:lang w:val="en-US"/>
        </w:rPr>
        <w:t>update</w:t>
      </w:r>
      <w:ins w:id="142" w:author="Chris Terry" w:date="2021-11-22T14:04:00Z">
        <w:r w:rsidR="009575ED">
          <w:rPr>
            <w:rFonts w:ascii="Arial" w:hAnsi="Arial" w:cs="Arial"/>
            <w:lang w:val="en-US"/>
          </w:rPr>
          <w:t>d</w:t>
        </w:r>
      </w:ins>
      <w:r w:rsidR="00837EBC" w:rsidRPr="00837EBC">
        <w:rPr>
          <w:rFonts w:ascii="Arial" w:hAnsi="Arial" w:cs="Arial"/>
          <w:lang w:val="en-US"/>
        </w:rPr>
        <w:t xml:space="preserve"> with the recognition of regional difference and standardized methods to measure traits.</w:t>
      </w:r>
      <w:r w:rsidR="00A9310E">
        <w:rPr>
          <w:rFonts w:ascii="Arial" w:hAnsi="Arial" w:cs="Arial"/>
          <w:lang w:val="en-US"/>
        </w:rPr>
        <w:t xml:space="preserve"> </w:t>
      </w:r>
      <w:r w:rsidR="0084003C">
        <w:rPr>
          <w:rFonts w:ascii="Arial" w:hAnsi="Arial" w:cs="Arial"/>
          <w:lang w:val="en-US"/>
        </w:rPr>
        <w:t>T</w:t>
      </w:r>
      <w:r w:rsidR="00BC6304">
        <w:rPr>
          <w:rFonts w:ascii="Arial" w:hAnsi="Arial" w:cs="Arial"/>
          <w:lang w:val="en-US"/>
        </w:rPr>
        <w:t>he t</w:t>
      </w:r>
      <w:r w:rsidR="0084003C">
        <w:rPr>
          <w:rFonts w:ascii="Arial" w:hAnsi="Arial" w:cs="Arial"/>
          <w:lang w:val="en-US"/>
        </w:rPr>
        <w:t xml:space="preserve">ropics host a </w:t>
      </w:r>
      <w:r w:rsidR="00837EBC">
        <w:rPr>
          <w:rFonts w:ascii="Arial" w:hAnsi="Arial" w:cs="Arial"/>
          <w:lang w:val="en-US"/>
        </w:rPr>
        <w:t>broad</w:t>
      </w:r>
      <w:r w:rsidR="0084003C">
        <w:rPr>
          <w:rFonts w:ascii="Arial" w:hAnsi="Arial" w:cs="Arial"/>
          <w:lang w:val="en-US"/>
        </w:rPr>
        <w:t xml:space="preserve"> suit</w:t>
      </w:r>
      <w:r w:rsidR="00837EBC">
        <w:rPr>
          <w:rFonts w:ascii="Arial" w:hAnsi="Arial" w:cs="Arial"/>
          <w:lang w:val="en-US"/>
        </w:rPr>
        <w:t>e</w:t>
      </w:r>
      <w:r w:rsidR="0084003C">
        <w:rPr>
          <w:rFonts w:ascii="Arial" w:hAnsi="Arial" w:cs="Arial"/>
          <w:lang w:val="en-US"/>
        </w:rPr>
        <w:t xml:space="preserve"> of endemic species</w:t>
      </w:r>
      <w:r w:rsidR="00E34263">
        <w:rPr>
          <w:rFonts w:ascii="Arial" w:hAnsi="Arial" w:cs="Arial"/>
          <w:lang w:val="en-US"/>
        </w:rPr>
        <w:t xml:space="preserve"> </w:t>
      </w:r>
      <w:r w:rsidR="00E34263">
        <w:rPr>
          <w:rFonts w:ascii="Arial" w:hAnsi="Arial" w:cs="Arial"/>
          <w:lang w:val="en-US"/>
        </w:rPr>
        <w:fldChar w:fldCharType="begin" w:fldLock="1"/>
      </w:r>
      <w:r w:rsidR="00F76624">
        <w:rPr>
          <w:rFonts w:ascii="Arial" w:hAnsi="Arial" w:cs="Arial"/>
          <w:lang w:val="en-US"/>
        </w:rPr>
        <w:instrText>ADDIN CSL_CITATION {"citationItems":[{"id":"ITEM-1","itemData":{"DOI":"10.1016/j.biocon.2010.10.010","ISSN":"00063207","abstract":"Tropical species with narrow elevational ranges may be thermally specialized and vulnerable to global warming. Local studies of distributions along elevational gradients reveal small-scale patterns but do not allow generalizations among geographic regions or taxa. We critically assessed data from 249 studies of species elevational distributions in the American, African, and Asia-Pacific tropics. Of these, 150 had sufficient data quality, sampling intensity, elevational range, and freedom from serious habitat disturbance to permit robust across-study comparisons. We found four main patterns: (1) species classified as elevational specialists (upper- or lower-zone specialists) are relatively more frequent in the American than Asia-Pacific tropics, with African tropics being intermediate; (2) elevational specialists are rare on islands, especially oceanic and smaller continental islands, largely due to a paucity of upper-zone specialists; (3) a relatively high proportion of plants and ectothermic vertebrates (amphibians and reptiles) are upper-zone specialists; and (4) relatively few endothermic vertebrates (birds and mammals) are upper-zone specialists. Understanding these broad-scale trends will help identify taxa and geographic regions vulnerable to global warming and highlight future research priorities. © 2010 Elsevier Ltd.","author":[{"dropping-particle":"","family":"Laurance","given":"William F.","non-dropping-particle":"","parse-names":false,"suffix":""},{"dropping-particle":"","family":"Carolina Useche","given":"D.","non-dropping-particle":"","parse-names":false,"suffix":""},{"dropping-particle":"","family":"Shoo","given":"Luke P.","non-dropping-particle":"","parse-names":false,"suffix":""},{"dropping-particle":"","family":"Herzog","given":"Sebastian K.","non-dropping-particle":"","parse-names":false,"suffix":""},{"dropping-particle":"","family":"Kessler","given":"Michael","non-dropping-particle":"","parse-names":false,"suffix":""},{"dropping-particle":"","family":"Escobar","given":"Federico","non-dropping-particle":"","parse-names":false,"suffix":""},{"dropping-particle":"","family":"Brehm","given":"Gunnar","non-dropping-particle":"","parse-names":false,"suffix":""},{"dropping-particle":"","family":"Axmacher","given":"Jan C.","non-dropping-particle":"","parse-names":false,"suffix":""},{"dropping-particle":"","family":"Chen","given":"I. Ching","non-dropping-particle":"","parse-names":false,"suffix":""},{"dropping-particle":"","family":"Gámez","given":"Lucrecia Arellano","non-dropping-particle":"","parse-names":false,"suffix":""},{"dropping-particle":"","family":"Hietz","given":"Peter","non-dropping-particle":"","parse-names":false,"suffix":""},{"dropping-particle":"","family":"Fiedler","given":"Konrad","non-dropping-particle":"","parse-names":false,"suffix":""},{"dropping-particle":"","family":"Pyrcz","given":"Tomasz","non-dropping-particle":"","parse-names":false,"suffix":""},{"dropping-particle":"","family":"Wolf","given":"Jan","non-dropping-particle":"","parse-names":false,"suffix":""},{"dropping-particle":"","family":"Merkord","given":"Christopher L.","non-dropping-particle":"","parse-names":false,"suffix":""},{"dropping-particle":"","family":"Cardelus","given":"Catherine","non-dropping-particle":"","parse-names":false,"suffix":""},{"dropping-particle":"","family":"Marshall","given":"Andrew R.","non-dropping-particle":"","parse-names":false,"suffix":""},{"dropping-particle":"","family":"Ah-Peng","given":"Claudine","non-dropping-particle":"","parse-names":false,"suffix":""},{"dropping-particle":"","family":"Aplet","given":"Gregory H.","non-dropping-particle":"","parse-names":false,"suffix":""},{"dropping-particle":"","family":"Coro Arizmendi","given":"M.","non-dropping-particle":"del","parse-names":false,"suffix":""},{"dropping-particle":"","family":"Baker","given":"William J.","non-dropping-particle":"","parse-names":false,"suffix":""},{"dropping-particle":"","family":"Barone","given":"John","non-dropping-particle":"","parse-names":false,"suffix":""},{"dropping-particle":"","family":"Brühl","given":"Carsten A.","non-dropping-particle":"","parse-names":false,"suffix":""},{"dropping-particle":"","family":"Bussmann","given":"Rainer W.","non-dropping-particle":"","parse-names":false,"suffix":""},{"dropping-particle":"","family":"Cicuzza","given":"Daniele","non-dropping-particle":"","parse-names":false,"suffix":""},{"dropping-particle":"","family":"Eilu","given":"Gerald","non-dropping-particle":"","parse-names":false,"suffix":""},{"dropping-particle":"","family":"Favila","given":"Mario E.","non-dropping-particle":"","parse-names":false,"suffix":""},{"dropping-particle":"","family":"Hemp","given":"Andreas","non-dropping-particle":"","parse-names":false,"suffix":""},{"dropping-particle":"","family":"Hemp","given":"Claudia","non-dropping-particle":"","parse-names":false,"suffix":""},{"dropping-particle":"","family":"Homeier","given":"Jürgen","non-dropping-particle":"","parse-names":false,"suffix":""},{"dropping-particle":"","family":"Hurtado","given":"Johanna","non-dropping-particle":"","parse-names":false,"suffix":""},{"dropping-particle":"","family":"Jankowski","given":"Jill","non-dropping-particle":"","parse-names":false,"suffix":""},{"dropping-particle":"","family":"Kattán","given":"Gustavo","non-dropping-particle":"","parse-names":false,"suffix":""},{"dropping-particle":"","family":"Kluge","given":"Jürgen","non-dropping-particle":"","parse-names":false,"suffix":""},{"dropping-particle":"","family":"Krömer","given":"Thorsten","non-dropping-particle":"","parse-names":false,"suffix":""},{"dropping-particle":"","family":"Lees","given":"David C.","non-dropping-particle":"","parse-names":false,"suffix":""},{"dropping-particle":"","family":"Lehnert","given":"Marcus","non-dropping-particle":"","parse-names":false,"suffix":""},{"dropping-particle":"","family":"Longino","given":"John T.","non-dropping-particle":"","parse-names":false,"suffix":""},{"dropping-particle":"","family":"Lovett","given":"Jon","non-dropping-particle":"","parse-names":false,"suffix":""},{"dropping-particle":"","family":"Martin","given":"Patrick H.","non-dropping-particle":"","parse-names":false,"suffix":""},{"dropping-particle":"","family":"Patterson","given":"Bruce D.","non-dropping-particle":"","parse-names":false,"suffix":""},{"dropping-particle":"","family":"Pearson","given":"Richard G.","non-dropping-particle":"","parse-names":false,"suffix":""},{"dropping-particle":"","family":"Peh","given":"Kelvin S.H.","non-dropping-particle":"","parse-names":false,"suffix":""},{"dropping-particle":"","family":"Richardson","given":"Barbara","non-dropping-particle":"","parse-names":false,"suffix":""},{"dropping-particle":"","family":"Richardson","given":"Michael","non-dropping-particle":"","parse-names":false,"suffix":""},{"dropping-particle":"","family":"Samways","given":"Michael J.","non-dropping-particle":"","parse-names":false,"suffix":""},{"dropping-particle":"","family":"Senbeta","given":"Feyera","non-dropping-particle":"","parse-names":false,"suffix":""},{"dropping-particle":"","family":"Smith","given":"Thomas B.","non-dropping-particle":"","parse-names":false,"suffix":""},{"dropping-particle":"","family":"Utteridge","given":"Timothy M.A.","non-dropping-particle":"","parse-names":false,"suffix":""},{"dropping-particle":"","family":"Watkins","given":"James E.","non-dropping-particle":"","parse-names":false,"suffix":""},{"dropping-particle":"","family":"Wilson","given":"Rohan","non-dropping-particle":"","parse-names":false,"suffix":""},{"dropping-particle":"","family":"Williams","given":"Stephen E.","non-dropping-particle":"","parse-names":false,"suffix":""},{"dropping-particle":"","family":"Thomas","given":"Chris D.","non-dropping-particle":"","parse-names":false,"suffix":""}],"container-title":"Biological Conservation","id":"ITEM-1","issue":"1","issued":{"date-parts":[["2011","1","1"]]},"page":"548-557","publisher":"Elsevier Ltd","title":"Global warming, elevational ranges and the vulnerability of tropical biota","type":"article-journal","volume":"144"},"uris":["http://www.mendeley.com/documents/?uuid=8c5d3b7f-87e3-3116-ba2b-7a49d246d9c9"]}],"mendeley":{"formattedCitation":"(Laurance et al. 2011)","plainTextFormattedCitation":"(Laurance et al. 2011)","previouslyFormattedCitation":"(Laurance et al. 2011)"},"properties":{"noteIndex":0},"schema":"https://github.com/citation-style-language/schema/raw/master/csl-citation.json"}</w:instrText>
      </w:r>
      <w:r w:rsidR="00E34263">
        <w:rPr>
          <w:rFonts w:ascii="Arial" w:hAnsi="Arial" w:cs="Arial"/>
          <w:lang w:val="en-US"/>
        </w:rPr>
        <w:fldChar w:fldCharType="separate"/>
      </w:r>
      <w:r w:rsidR="00E34263" w:rsidRPr="00E34263">
        <w:rPr>
          <w:rFonts w:ascii="Arial" w:hAnsi="Arial" w:cs="Arial"/>
          <w:noProof/>
          <w:lang w:val="en-US"/>
        </w:rPr>
        <w:t>(Laurance et al. 2011)</w:t>
      </w:r>
      <w:r w:rsidR="00E34263">
        <w:rPr>
          <w:rFonts w:ascii="Arial" w:hAnsi="Arial" w:cs="Arial"/>
          <w:lang w:val="en-US"/>
        </w:rPr>
        <w:fldChar w:fldCharType="end"/>
      </w:r>
      <w:r w:rsidR="00837EBC">
        <w:rPr>
          <w:rFonts w:ascii="Arial" w:hAnsi="Arial" w:cs="Arial"/>
          <w:lang w:val="en-US"/>
        </w:rPr>
        <w:t xml:space="preserve">. </w:t>
      </w:r>
      <w:commentRangeStart w:id="143"/>
      <w:r w:rsidR="00837EBC">
        <w:rPr>
          <w:rFonts w:ascii="Arial" w:hAnsi="Arial" w:cs="Arial"/>
          <w:lang w:val="en-US"/>
        </w:rPr>
        <w:t>T</w:t>
      </w:r>
      <w:r w:rsidR="0084003C">
        <w:rPr>
          <w:rFonts w:ascii="Arial" w:hAnsi="Arial" w:cs="Arial"/>
          <w:lang w:val="en-US"/>
        </w:rPr>
        <w:t>ropical insects are essential to the delivery of key ecosystem functions of tropical forests</w:t>
      </w:r>
      <w:r w:rsidR="00E34263">
        <w:rPr>
          <w:rFonts w:ascii="Arial" w:hAnsi="Arial" w:cs="Arial"/>
          <w:lang w:val="en-US"/>
        </w:rPr>
        <w:t xml:space="preserve"> </w:t>
      </w:r>
      <w:r w:rsidR="00F76624">
        <w:rPr>
          <w:rFonts w:ascii="Arial" w:hAnsi="Arial" w:cs="Arial"/>
          <w:lang w:val="en-US"/>
        </w:rPr>
        <w:fldChar w:fldCharType="begin" w:fldLock="1"/>
      </w:r>
      <w:r w:rsidR="00687F5B">
        <w:rPr>
          <w:rFonts w:ascii="Arial" w:hAnsi="Arial" w:cs="Arial"/>
          <w:lang w:val="en-US"/>
        </w:rPr>
        <w:instrText>ADDIN CSL_CITATION {"citationItems":[{"id":"ITEM-1","itemData":{"DOI":"10.1016/j.cois.2020.05.016","ISSN":"22145753","PMID":"32563991","abstract":"Tropical insects are astonishingly diverse and abundant yet receive only marginal scientific attention. In natural tropical settings, insects are involved in regulating and supporting ecosystem services including seed dispersal, pollination, organic matter decomposition, nutrient cycling, herbivory, food webs and water quality, which in turn help fulfill UN Sustainable Development Goals (SDGs). Current and future global changes that affect insect diversity and distribution could disrupt key ecosystem services and impose important threats on ecosystems and human well-being. A significant increase in our knowledge of tropical insect roles in ecosystem processes is thus vital to ensure sustainable development on a rapidly changing planet.","author":[{"dropping-particle":"","family":"Crespo-Pérez","given":"Verónica","non-dropping-particle":"","parse-names":false,"suffix":""},{"dropping-particle":"","family":"Kazakou","given":"Elena","non-dropping-particle":"","parse-names":false,"suffix":""},{"dropping-particle":"","family":"Roubik","given":"David W.","non-dropping-particle":"","parse-names":false,"suffix":""},{"dropping-particle":"","family":"Cárdenas","given":"Rafael E.","non-dropping-particle":"","parse-names":false,"suffix":""}],"container-title":"Current Opinion in Insect Science","id":"ITEM-1","issued":{"date-parts":[["2020","8","1"]]},"page":"31-38","publisher":"Elsevier Inc.","title":"The importance of insects on land and in water: a tropical view","type":"article","volume":"40"},"uris":["http://www.mendeley.com/documents/?uuid=1aad99b7-2d5f-3ec8-a975-1ee0604090e9"]}],"mendeley":{"formattedCitation":"(Crespo-Pérez et al. 2020)","plainTextFormattedCitation":"(Crespo-Pérez et al. 2020)","previouslyFormattedCitation":"(Crespo-Pérez et al. 2020)"},"properties":{"noteIndex":0},"schema":"https://github.com/citation-style-language/schema/raw/master/csl-citation.json"}</w:instrText>
      </w:r>
      <w:r w:rsidR="00F76624">
        <w:rPr>
          <w:rFonts w:ascii="Arial" w:hAnsi="Arial" w:cs="Arial"/>
          <w:lang w:val="en-US"/>
        </w:rPr>
        <w:fldChar w:fldCharType="separate"/>
      </w:r>
      <w:r w:rsidR="00F76624" w:rsidRPr="00F76624">
        <w:rPr>
          <w:rFonts w:ascii="Arial" w:hAnsi="Arial" w:cs="Arial"/>
          <w:noProof/>
          <w:lang w:val="en-US"/>
        </w:rPr>
        <w:t>(Crespo-Pérez et al. 2020)</w:t>
      </w:r>
      <w:r w:rsidR="00F76624">
        <w:rPr>
          <w:rFonts w:ascii="Arial" w:hAnsi="Arial" w:cs="Arial"/>
          <w:lang w:val="en-US"/>
        </w:rPr>
        <w:fldChar w:fldCharType="end"/>
      </w:r>
      <w:r w:rsidR="0084003C">
        <w:rPr>
          <w:rFonts w:ascii="Arial" w:hAnsi="Arial" w:cs="Arial"/>
          <w:lang w:val="en-US"/>
        </w:rPr>
        <w:t xml:space="preserve">. </w:t>
      </w:r>
      <w:commentRangeEnd w:id="143"/>
      <w:r w:rsidR="009575ED">
        <w:rPr>
          <w:rStyle w:val="CommentReference"/>
          <w:rFonts w:asciiTheme="minorHAnsi" w:eastAsiaTheme="minorHAnsi" w:hAnsiTheme="minorHAnsi" w:cstheme="minorBidi"/>
          <w:lang w:eastAsia="en-US"/>
        </w:rPr>
        <w:commentReference w:id="143"/>
      </w:r>
      <w:r w:rsidR="0084003C">
        <w:rPr>
          <w:rFonts w:ascii="Arial" w:hAnsi="Arial" w:cs="Arial"/>
          <w:lang w:val="en-US"/>
        </w:rPr>
        <w:t>Predicting their thermal sensitivity</w:t>
      </w:r>
      <w:r w:rsidR="001B6BF7">
        <w:rPr>
          <w:rFonts w:ascii="Arial" w:hAnsi="Arial" w:cs="Arial"/>
          <w:lang w:val="en-US"/>
        </w:rPr>
        <w:t xml:space="preserve"> to climate change</w:t>
      </w:r>
      <w:r w:rsidR="0084003C">
        <w:rPr>
          <w:rFonts w:ascii="Arial" w:hAnsi="Arial" w:cs="Arial"/>
          <w:lang w:val="en-US"/>
        </w:rPr>
        <w:t xml:space="preserve"> is urgent</w:t>
      </w:r>
      <w:r w:rsidR="00A6312F">
        <w:rPr>
          <w:rFonts w:ascii="Arial" w:hAnsi="Arial" w:cs="Arial"/>
          <w:lang w:val="en-US"/>
        </w:rPr>
        <w:t>ly</w:t>
      </w:r>
      <w:r w:rsidR="0084003C">
        <w:rPr>
          <w:rFonts w:ascii="Arial" w:hAnsi="Arial" w:cs="Arial"/>
          <w:lang w:val="en-US"/>
        </w:rPr>
        <w:t xml:space="preserve"> important, which requires identification of proximate causes of current distribution and </w:t>
      </w:r>
      <w:r w:rsidR="00A6312F">
        <w:rPr>
          <w:rFonts w:ascii="Arial" w:hAnsi="Arial" w:cs="Arial"/>
          <w:lang w:val="en-US"/>
        </w:rPr>
        <w:t>understanding about the interactions between thermal tolerance and other environmental (abiotic and biotic) factors.</w:t>
      </w:r>
    </w:p>
    <w:p w14:paraId="4198B772" w14:textId="77777777" w:rsidR="00A86E65" w:rsidRDefault="00A86E65" w:rsidP="007C1BC4">
      <w:pPr>
        <w:rPr>
          <w:rFonts w:ascii="Arial" w:hAnsi="Arial" w:cs="Arial"/>
          <w:lang w:val="en-US"/>
        </w:rPr>
      </w:pPr>
    </w:p>
    <w:p w14:paraId="37C87572" w14:textId="77777777" w:rsidR="00D83F9A" w:rsidRPr="007F05C5" w:rsidRDefault="00D83F9A" w:rsidP="007C1BC4">
      <w:pPr>
        <w:rPr>
          <w:rFonts w:ascii="Arial" w:hAnsi="Arial" w:cs="Arial"/>
          <w:lang w:val="en-US"/>
        </w:rPr>
      </w:pPr>
    </w:p>
    <w:p w14:paraId="4160ED2F" w14:textId="6BB94FBD" w:rsidR="004D6646" w:rsidRDefault="004D6646" w:rsidP="007C1BC4">
      <w:pPr>
        <w:rPr>
          <w:rFonts w:ascii="Arial" w:hAnsi="Arial" w:cs="Arial"/>
          <w:b/>
          <w:bCs/>
          <w:lang w:val="en-US"/>
        </w:rPr>
      </w:pPr>
      <w:r w:rsidRPr="007F05C5">
        <w:rPr>
          <w:rFonts w:ascii="Arial" w:hAnsi="Arial" w:cs="Arial"/>
          <w:b/>
          <w:bCs/>
          <w:lang w:val="en-US"/>
        </w:rPr>
        <w:t>References:</w:t>
      </w:r>
    </w:p>
    <w:p w14:paraId="5EC1499C" w14:textId="69D4C33F" w:rsidR="00E9125B" w:rsidRPr="00E9125B" w:rsidRDefault="00EC538B" w:rsidP="00E9125B">
      <w:pPr>
        <w:widowControl w:val="0"/>
        <w:autoSpaceDE w:val="0"/>
        <w:autoSpaceDN w:val="0"/>
        <w:adjustRightInd w:val="0"/>
        <w:ind w:left="480" w:hanging="480"/>
        <w:rPr>
          <w:rFonts w:ascii="Arial" w:hAnsi="Arial" w:cs="Arial"/>
          <w:noProof/>
        </w:rPr>
      </w:pPr>
      <w:r>
        <w:rPr>
          <w:rFonts w:ascii="Arial" w:hAnsi="Arial" w:cs="Arial"/>
          <w:b/>
          <w:bCs/>
          <w:lang w:val="en-US"/>
        </w:rPr>
        <w:fldChar w:fldCharType="begin" w:fldLock="1"/>
      </w:r>
      <w:r>
        <w:rPr>
          <w:rFonts w:ascii="Arial" w:hAnsi="Arial" w:cs="Arial"/>
          <w:b/>
          <w:bCs/>
          <w:lang w:val="en-US"/>
        </w:rPr>
        <w:instrText xml:space="preserve">ADDIN Mendeley Bibliography CSL_BIBLIOGRAPHY </w:instrText>
      </w:r>
      <w:r>
        <w:rPr>
          <w:rFonts w:ascii="Arial" w:hAnsi="Arial" w:cs="Arial"/>
          <w:b/>
          <w:bCs/>
          <w:lang w:val="en-US"/>
        </w:rPr>
        <w:fldChar w:fldCharType="separate"/>
      </w:r>
      <w:r w:rsidR="00E9125B" w:rsidRPr="00E9125B">
        <w:rPr>
          <w:rFonts w:ascii="Arial" w:hAnsi="Arial" w:cs="Arial"/>
          <w:noProof/>
        </w:rPr>
        <w:t xml:space="preserve">Amundrud, Sarah L. and Diane S. Srivastava. 2020. “Thermal Tolerances and Species Interactions Determine the Elevational Distributions of Insects.” </w:t>
      </w:r>
      <w:r w:rsidR="00E9125B" w:rsidRPr="00E9125B">
        <w:rPr>
          <w:rFonts w:ascii="Arial" w:hAnsi="Arial" w:cs="Arial"/>
          <w:i/>
          <w:iCs/>
          <w:noProof/>
        </w:rPr>
        <w:t>Global Ecology and Biogeography</w:t>
      </w:r>
      <w:r w:rsidR="00E9125B" w:rsidRPr="00E9125B">
        <w:rPr>
          <w:rFonts w:ascii="Arial" w:hAnsi="Arial" w:cs="Arial"/>
          <w:noProof/>
        </w:rPr>
        <w:t xml:space="preserve"> 29(8):1315–27.</w:t>
      </w:r>
    </w:p>
    <w:p w14:paraId="3831D10B"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Ayala, Francisco J., Michael E. Gilpin, and Joan G. Ehrenfeld. 1973. “Competition between Species: Theoretical Models and Experimental Tests.” </w:t>
      </w:r>
      <w:r w:rsidRPr="00E9125B">
        <w:rPr>
          <w:rFonts w:ascii="Arial" w:hAnsi="Arial" w:cs="Arial"/>
          <w:i/>
          <w:iCs/>
          <w:noProof/>
        </w:rPr>
        <w:t>Theoretical Population Biology</w:t>
      </w:r>
      <w:r w:rsidRPr="00E9125B">
        <w:rPr>
          <w:rFonts w:ascii="Arial" w:hAnsi="Arial" w:cs="Arial"/>
          <w:noProof/>
        </w:rPr>
        <w:t xml:space="preserve"> 4(3):331–56.</w:t>
      </w:r>
    </w:p>
    <w:p w14:paraId="6A2D77FF"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Batista, Marcos Roberto Dias, Felipe Bastos Rocha, and Louis Bernard Klaczko. 2018. “Altitudinal Distribution of Two Sibling Species of the Drosophila Tripunctata Group in a Preserved Tropical Forest and Their Male Sterility Thermal Thresholds.” </w:t>
      </w:r>
      <w:r w:rsidRPr="00E9125B">
        <w:rPr>
          <w:rFonts w:ascii="Arial" w:hAnsi="Arial" w:cs="Arial"/>
          <w:i/>
          <w:iCs/>
          <w:noProof/>
        </w:rPr>
        <w:t>Journal of Thermal Biology</w:t>
      </w:r>
      <w:r w:rsidRPr="00E9125B">
        <w:rPr>
          <w:rFonts w:ascii="Arial" w:hAnsi="Arial" w:cs="Arial"/>
          <w:noProof/>
        </w:rPr>
        <w:t xml:space="preserve"> 71:69–73.</w:t>
      </w:r>
    </w:p>
    <w:p w14:paraId="6D616C24"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Beauchesne, David, Kevin Cazelles, Philippe Archambault, Laura E. Dee, and Dominique Gravel. 2021. “On the Sensitivity of Food Webs to Multiple Stressors” edited by T. Wootton. </w:t>
      </w:r>
      <w:r w:rsidRPr="00E9125B">
        <w:rPr>
          <w:rFonts w:ascii="Arial" w:hAnsi="Arial" w:cs="Arial"/>
          <w:i/>
          <w:iCs/>
          <w:noProof/>
        </w:rPr>
        <w:t>Ecology Letters</w:t>
      </w:r>
      <w:r w:rsidRPr="00E9125B">
        <w:rPr>
          <w:rFonts w:ascii="Arial" w:hAnsi="Arial" w:cs="Arial"/>
          <w:noProof/>
        </w:rPr>
        <w:t xml:space="preserve"> ele.13841.</w:t>
      </w:r>
    </w:p>
    <w:p w14:paraId="4D7EA09B"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Bonebrake, Timothy C. and Curtis A. Deutsch. 2012. “Climate Heterogeneity Modulates Impact of Warming on Tropical Insects.” </w:t>
      </w:r>
      <w:r w:rsidRPr="00E9125B">
        <w:rPr>
          <w:rFonts w:ascii="Arial" w:hAnsi="Arial" w:cs="Arial"/>
          <w:i/>
          <w:iCs/>
          <w:noProof/>
        </w:rPr>
        <w:t>Ecology</w:t>
      </w:r>
      <w:r w:rsidRPr="00E9125B">
        <w:rPr>
          <w:rFonts w:ascii="Arial" w:hAnsi="Arial" w:cs="Arial"/>
          <w:noProof/>
        </w:rPr>
        <w:t xml:space="preserve"> 93(3):449–55.</w:t>
      </w:r>
    </w:p>
    <w:p w14:paraId="0DE43A25"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Bozinovic, Francisco and Hans Otto Pörtner. 2015. “Physiological Ecology Meets Climate Change.” </w:t>
      </w:r>
      <w:r w:rsidRPr="00E9125B">
        <w:rPr>
          <w:rFonts w:ascii="Arial" w:hAnsi="Arial" w:cs="Arial"/>
          <w:i/>
          <w:iCs/>
          <w:noProof/>
        </w:rPr>
        <w:t>Ecology and Evolution</w:t>
      </w:r>
      <w:r w:rsidRPr="00E9125B">
        <w:rPr>
          <w:rFonts w:ascii="Arial" w:hAnsi="Arial" w:cs="Arial"/>
          <w:noProof/>
        </w:rPr>
        <w:t xml:space="preserve"> 5(5):1025–30.</w:t>
      </w:r>
    </w:p>
    <w:p w14:paraId="07975D22"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Briere, Jean Francois, Pascale Pracros, Alain Yves Le Roux, and Jean Sebastien Pierre. 1999. “A Novel Rate Model of Temperature-Dependent Development for Arthropods.” </w:t>
      </w:r>
      <w:r w:rsidRPr="00E9125B">
        <w:rPr>
          <w:rFonts w:ascii="Arial" w:hAnsi="Arial" w:cs="Arial"/>
          <w:i/>
          <w:iCs/>
          <w:noProof/>
        </w:rPr>
        <w:t>Environmental Entomology</w:t>
      </w:r>
      <w:r w:rsidRPr="00E9125B">
        <w:rPr>
          <w:rFonts w:ascii="Arial" w:hAnsi="Arial" w:cs="Arial"/>
          <w:noProof/>
        </w:rPr>
        <w:t xml:space="preserve"> 28(1):22–29.</w:t>
      </w:r>
    </w:p>
    <w:p w14:paraId="54DCA3F6"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Bubli, Oleg A., Alexandra G. Imasheva, and Volker Loeschcke. 1998. “Selection for Knockdown Resistance to Heat in Drosophila Melanogaster at High and Low Larval Densities.” </w:t>
      </w:r>
      <w:r w:rsidRPr="00E9125B">
        <w:rPr>
          <w:rFonts w:ascii="Arial" w:hAnsi="Arial" w:cs="Arial"/>
          <w:i/>
          <w:iCs/>
          <w:noProof/>
        </w:rPr>
        <w:t>Evolution</w:t>
      </w:r>
      <w:r w:rsidRPr="00E9125B">
        <w:rPr>
          <w:rFonts w:ascii="Arial" w:hAnsi="Arial" w:cs="Arial"/>
          <w:noProof/>
        </w:rPr>
        <w:t xml:space="preserve"> 52(2):619–25.</w:t>
      </w:r>
    </w:p>
    <w:p w14:paraId="2F8B0091"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Burnside, William R., Erik B. Erhardt, Sean T. Hammond, and James H. Brown. </w:t>
      </w:r>
      <w:r w:rsidRPr="00E9125B">
        <w:rPr>
          <w:rFonts w:ascii="Arial" w:hAnsi="Arial" w:cs="Arial"/>
          <w:noProof/>
        </w:rPr>
        <w:lastRenderedPageBreak/>
        <w:t xml:space="preserve">2014. “Rates of Biotic Interactions Scale Predictably with Temperature despite Variation.” </w:t>
      </w:r>
      <w:r w:rsidRPr="00E9125B">
        <w:rPr>
          <w:rFonts w:ascii="Arial" w:hAnsi="Arial" w:cs="Arial"/>
          <w:i/>
          <w:iCs/>
          <w:noProof/>
        </w:rPr>
        <w:t>Oikos</w:t>
      </w:r>
      <w:r w:rsidRPr="00E9125B">
        <w:rPr>
          <w:rFonts w:ascii="Arial" w:hAnsi="Arial" w:cs="Arial"/>
          <w:noProof/>
        </w:rPr>
        <w:t xml:space="preserve"> 123(12):1449–56.</w:t>
      </w:r>
    </w:p>
    <w:p w14:paraId="02A1793F"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Cahill, Abigail E., Matthew E. Aiello-Lammens, M. Caitlin Fisher-Reid, Xia Hua, Caitlin J. Karanewsky, Hae Yeong Ryu, Gena C. Sbeglia, Fabrizio Spagnolo, John B. Waldron, and John J. Wiens. 2014. “Causes of Warm-Edge Range Limits: Systematic Review, Proximate Factors and Implications for Climate Change” edited by W. Daniel Kissling. </w:t>
      </w:r>
      <w:r w:rsidRPr="00E9125B">
        <w:rPr>
          <w:rFonts w:ascii="Arial" w:hAnsi="Arial" w:cs="Arial"/>
          <w:i/>
          <w:iCs/>
          <w:noProof/>
        </w:rPr>
        <w:t>Journal of Biogeography</w:t>
      </w:r>
      <w:r w:rsidRPr="00E9125B">
        <w:rPr>
          <w:rFonts w:ascii="Arial" w:hAnsi="Arial" w:cs="Arial"/>
          <w:noProof/>
        </w:rPr>
        <w:t xml:space="preserve"> 41(3):429–42.</w:t>
      </w:r>
    </w:p>
    <w:p w14:paraId="07B50CB4"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Chen, I. Ching, Jane K. Hill, Ralf Ohlemüller, David B. Roy, and Chris D. Thomas. 2011. “Rapid Range Shifts of Species Associated with High Levels of Climate Warming.” </w:t>
      </w:r>
      <w:r w:rsidRPr="00E9125B">
        <w:rPr>
          <w:rFonts w:ascii="Arial" w:hAnsi="Arial" w:cs="Arial"/>
          <w:i/>
          <w:iCs/>
          <w:noProof/>
        </w:rPr>
        <w:t>Science</w:t>
      </w:r>
      <w:r w:rsidRPr="00E9125B">
        <w:rPr>
          <w:rFonts w:ascii="Arial" w:hAnsi="Arial" w:cs="Arial"/>
          <w:noProof/>
        </w:rPr>
        <w:t xml:space="preserve"> 333(6045):1024–26.</w:t>
      </w:r>
    </w:p>
    <w:p w14:paraId="47B50C51"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Chen, I. Ching, Jane K. Hill, Hau Jie Shiu, Jeremy D. Holloway, Suzan Benedick, Vun Khen Chey, Henry S. Barlow, and Chris D. Thomas. 2011. “Asymmetric Boundary Shifts of Tropical Montane Lepidoptera over Four Decades of Climate Warming.” </w:t>
      </w:r>
      <w:r w:rsidRPr="00E9125B">
        <w:rPr>
          <w:rFonts w:ascii="Arial" w:hAnsi="Arial" w:cs="Arial"/>
          <w:i/>
          <w:iCs/>
          <w:noProof/>
        </w:rPr>
        <w:t>Global Ecology and Biogeography</w:t>
      </w:r>
      <w:r w:rsidRPr="00E9125B">
        <w:rPr>
          <w:rFonts w:ascii="Arial" w:hAnsi="Arial" w:cs="Arial"/>
          <w:noProof/>
        </w:rPr>
        <w:t xml:space="preserve"> 20(1):34–45.</w:t>
      </w:r>
    </w:p>
    <w:p w14:paraId="07A64F5E"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Colwell, Robert K., Gunnar Brehm, Catherine L. Cardelús, Alex C. Gilman, and John T. Longino. 2008. “Global Warming, Elevational Range Shifts, and Lowland Biotic Attrition in the Wet Tropics.” </w:t>
      </w:r>
      <w:r w:rsidRPr="00E9125B">
        <w:rPr>
          <w:rFonts w:ascii="Arial" w:hAnsi="Arial" w:cs="Arial"/>
          <w:i/>
          <w:iCs/>
          <w:noProof/>
        </w:rPr>
        <w:t>Science</w:t>
      </w:r>
      <w:r w:rsidRPr="00E9125B">
        <w:rPr>
          <w:rFonts w:ascii="Arial" w:hAnsi="Arial" w:cs="Arial"/>
          <w:noProof/>
        </w:rPr>
        <w:t xml:space="preserve"> 322(5899):258–61.</w:t>
      </w:r>
    </w:p>
    <w:p w14:paraId="123F8C70"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Corlett, Richard T. 2011. “Impacts of Warming on Tropical Lowland Rainforests.” </w:t>
      </w:r>
      <w:r w:rsidRPr="00E9125B">
        <w:rPr>
          <w:rFonts w:ascii="Arial" w:hAnsi="Arial" w:cs="Arial"/>
          <w:i/>
          <w:iCs/>
          <w:noProof/>
        </w:rPr>
        <w:t>Trends in Ecology and Evolution</w:t>
      </w:r>
      <w:r w:rsidRPr="00E9125B">
        <w:rPr>
          <w:rFonts w:ascii="Arial" w:hAnsi="Arial" w:cs="Arial"/>
          <w:noProof/>
        </w:rPr>
        <w:t xml:space="preserve"> 26(11):606–13.</w:t>
      </w:r>
    </w:p>
    <w:p w14:paraId="2AFB5C83"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Corlett, Richard T. 2012. “Climate Change in the Tropics: The End of the World as We Know It?” </w:t>
      </w:r>
      <w:r w:rsidRPr="00E9125B">
        <w:rPr>
          <w:rFonts w:ascii="Arial" w:hAnsi="Arial" w:cs="Arial"/>
          <w:i/>
          <w:iCs/>
          <w:noProof/>
        </w:rPr>
        <w:t>Biological Conservation</w:t>
      </w:r>
      <w:r w:rsidRPr="00E9125B">
        <w:rPr>
          <w:rFonts w:ascii="Arial" w:hAnsi="Arial" w:cs="Arial"/>
          <w:noProof/>
        </w:rPr>
        <w:t xml:space="preserve"> 151(1):22–25.</w:t>
      </w:r>
    </w:p>
    <w:p w14:paraId="0818CD6F"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Crespo-Pérez, Verónica, Elena Kazakou, David W. Roubik, and Rafael E. Cárdenas. 2020. “The Importance of Insects on Land and in Water: A Tropical View.” </w:t>
      </w:r>
      <w:r w:rsidRPr="00E9125B">
        <w:rPr>
          <w:rFonts w:ascii="Arial" w:hAnsi="Arial" w:cs="Arial"/>
          <w:i/>
          <w:iCs/>
          <w:noProof/>
        </w:rPr>
        <w:t>Current Opinion in Insect Science</w:t>
      </w:r>
      <w:r w:rsidRPr="00E9125B">
        <w:rPr>
          <w:rFonts w:ascii="Arial" w:hAnsi="Arial" w:cs="Arial"/>
          <w:noProof/>
        </w:rPr>
        <w:t xml:space="preserve"> 40:31–38.</w:t>
      </w:r>
    </w:p>
    <w:p w14:paraId="3A8DC582"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Davis, A. J., L. S. Jenkinson, J. H. Lawton, B. Shorrocks, and S. Wood. 1998. “Making Mistakes When Predicting Shifts in Species Range in Response to Global Warming.” </w:t>
      </w:r>
      <w:r w:rsidRPr="00E9125B">
        <w:rPr>
          <w:rFonts w:ascii="Arial" w:hAnsi="Arial" w:cs="Arial"/>
          <w:i/>
          <w:iCs/>
          <w:noProof/>
        </w:rPr>
        <w:t>Nature</w:t>
      </w:r>
      <w:r w:rsidRPr="00E9125B">
        <w:rPr>
          <w:rFonts w:ascii="Arial" w:hAnsi="Arial" w:cs="Arial"/>
          <w:noProof/>
        </w:rPr>
        <w:t xml:space="preserve"> 391(6669):783–86.</w:t>
      </w:r>
    </w:p>
    <w:p w14:paraId="6BDEF02E"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Deutsch, Curtis A., Joshua J. Tewksbury, Raymond B. Huey, Kimberly S. Sheldon, Cameron K. Ghalambor, David C. Haak, and Paul R. Martin. 2008. “Impacts of Climate Warming on Terrestrial Ectotherms across Latitude.” </w:t>
      </w:r>
      <w:r w:rsidRPr="00E9125B">
        <w:rPr>
          <w:rFonts w:ascii="Arial" w:hAnsi="Arial" w:cs="Arial"/>
          <w:i/>
          <w:iCs/>
          <w:noProof/>
        </w:rPr>
        <w:t>Proceedings of the National Academy of Sciences of the United States of America</w:t>
      </w:r>
      <w:r w:rsidRPr="00E9125B">
        <w:rPr>
          <w:rFonts w:ascii="Arial" w:hAnsi="Arial" w:cs="Arial"/>
          <w:noProof/>
        </w:rPr>
        <w:t xml:space="preserve"> 105(18):6668–72.</w:t>
      </w:r>
    </w:p>
    <w:p w14:paraId="62B0FA63"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Deutsch, Curtis A., Joshua J. Tewksbury, Michelle Tigchelaar, David S. Battisti, Scott C. Merrill, Raymond B. Huey, and Rosamond L. Naylor. 2018. “Increase in Crop Losses to Insect Pests in a Warming Climate.” </w:t>
      </w:r>
      <w:r w:rsidRPr="00E9125B">
        <w:rPr>
          <w:rFonts w:ascii="Arial" w:hAnsi="Arial" w:cs="Arial"/>
          <w:i/>
          <w:iCs/>
          <w:noProof/>
        </w:rPr>
        <w:t>Science</w:t>
      </w:r>
      <w:r w:rsidRPr="00E9125B">
        <w:rPr>
          <w:rFonts w:ascii="Arial" w:hAnsi="Arial" w:cs="Arial"/>
          <w:noProof/>
        </w:rPr>
        <w:t xml:space="preserve"> 361(6405):916–19.</w:t>
      </w:r>
    </w:p>
    <w:p w14:paraId="3A829489"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Diamond, Sarah E., D. Magdalena Sorger, Jiri Hulcr, Shannon L. Pelini, Israel Del Toro, Christopher Hirsch, Erik Oberg, and Robert R. Dunn. 2012. “Who Likes It Hot? A Global Analysis of the Climatic, Ecological, and Evolutionary Determinants of Warming Tolerance in Ants.” </w:t>
      </w:r>
      <w:r w:rsidRPr="00E9125B">
        <w:rPr>
          <w:rFonts w:ascii="Arial" w:hAnsi="Arial" w:cs="Arial"/>
          <w:i/>
          <w:iCs/>
          <w:noProof/>
        </w:rPr>
        <w:t>Global Change Biology</w:t>
      </w:r>
      <w:r w:rsidRPr="00E9125B">
        <w:rPr>
          <w:rFonts w:ascii="Arial" w:hAnsi="Arial" w:cs="Arial"/>
          <w:noProof/>
        </w:rPr>
        <w:t xml:space="preserve"> 18(2):448–56.</w:t>
      </w:r>
    </w:p>
    <w:p w14:paraId="3E892D2D"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Duarte, Helder, Miguel Tejedo, Marco Katzenberger, Federico Marangoni, Diego Baldo, Juan Francisco Beltrán, Dardo Andrea Martí, Alex Richter-Boix, and Alejandro Gonzalez-Voyer. 2012. “Can Amphibians Take the Heat? Vulnerability to Climate Warming in Subtropical and Temperate Larval Amphibian Communities.” </w:t>
      </w:r>
      <w:r w:rsidRPr="00E9125B">
        <w:rPr>
          <w:rFonts w:ascii="Arial" w:hAnsi="Arial" w:cs="Arial"/>
          <w:i/>
          <w:iCs/>
          <w:noProof/>
        </w:rPr>
        <w:t>Global Change Biology</w:t>
      </w:r>
      <w:r w:rsidRPr="00E9125B">
        <w:rPr>
          <w:rFonts w:ascii="Arial" w:hAnsi="Arial" w:cs="Arial"/>
          <w:noProof/>
        </w:rPr>
        <w:t xml:space="preserve"> 18(2):412–21.</w:t>
      </w:r>
    </w:p>
    <w:p w14:paraId="2F96F648"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Engelbrecht, Bettina M. J., Liza S. Comita, Richard Condit, Thomas A. Kursar, Melvin T. Tyree, Benjamin L. Turner, and Stephen P. Hubbell. 2007. “Drought Sensitivity Shapes Species Distribution Patterns in Tropical Forests.” </w:t>
      </w:r>
      <w:r w:rsidRPr="00E9125B">
        <w:rPr>
          <w:rFonts w:ascii="Arial" w:hAnsi="Arial" w:cs="Arial"/>
          <w:i/>
          <w:iCs/>
          <w:noProof/>
        </w:rPr>
        <w:t>Nature</w:t>
      </w:r>
      <w:r w:rsidRPr="00E9125B">
        <w:rPr>
          <w:rFonts w:ascii="Arial" w:hAnsi="Arial" w:cs="Arial"/>
          <w:noProof/>
        </w:rPr>
        <w:t xml:space="preserve"> 447(7140):80–82.</w:t>
      </w:r>
    </w:p>
    <w:p w14:paraId="4D730751"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Feeley, Kenneth J. and Miles R. Silman. 2010. “Biotic Attrition from Tropical Forests </w:t>
      </w:r>
      <w:r w:rsidRPr="00E9125B">
        <w:rPr>
          <w:rFonts w:ascii="Arial" w:hAnsi="Arial" w:cs="Arial"/>
          <w:noProof/>
        </w:rPr>
        <w:lastRenderedPageBreak/>
        <w:t xml:space="preserve">Correcting for Truncated Temperature Niches.” </w:t>
      </w:r>
      <w:r w:rsidRPr="00E9125B">
        <w:rPr>
          <w:rFonts w:ascii="Arial" w:hAnsi="Arial" w:cs="Arial"/>
          <w:i/>
          <w:iCs/>
          <w:noProof/>
        </w:rPr>
        <w:t>Global Change Biology</w:t>
      </w:r>
      <w:r w:rsidRPr="00E9125B">
        <w:rPr>
          <w:rFonts w:ascii="Arial" w:hAnsi="Arial" w:cs="Arial"/>
          <w:noProof/>
        </w:rPr>
        <w:t xml:space="preserve"> 16(6):1830–36.</w:t>
      </w:r>
    </w:p>
    <w:p w14:paraId="50EC7C20"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Feeley, Kenneth J., James T. Stroud, and Timothy M. Perez. 2017. “Most ‘Global’ Reviews of Species’ Responses to Climate Change Are Not Truly Global” edited by I. Kühn. </w:t>
      </w:r>
      <w:r w:rsidRPr="00E9125B">
        <w:rPr>
          <w:rFonts w:ascii="Arial" w:hAnsi="Arial" w:cs="Arial"/>
          <w:i/>
          <w:iCs/>
          <w:noProof/>
        </w:rPr>
        <w:t>Diversity and Distributions</w:t>
      </w:r>
      <w:r w:rsidRPr="00E9125B">
        <w:rPr>
          <w:rFonts w:ascii="Arial" w:hAnsi="Arial" w:cs="Arial"/>
          <w:noProof/>
        </w:rPr>
        <w:t xml:space="preserve"> 23(3):231–34.</w:t>
      </w:r>
    </w:p>
    <w:p w14:paraId="1B62BF54"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Fletcher, B. S. 1973. “The Ecology of a Natural Population of the Queensland.” </w:t>
      </w:r>
      <w:r w:rsidRPr="00E9125B">
        <w:rPr>
          <w:rFonts w:ascii="Arial" w:hAnsi="Arial" w:cs="Arial"/>
          <w:i/>
          <w:iCs/>
          <w:noProof/>
        </w:rPr>
        <w:t>Australian Journal of Zoology</w:t>
      </w:r>
      <w:r w:rsidRPr="00E9125B">
        <w:rPr>
          <w:rFonts w:ascii="Arial" w:hAnsi="Arial" w:cs="Arial"/>
          <w:noProof/>
        </w:rPr>
        <w:t xml:space="preserve"> 21(4):437–75.</w:t>
      </w:r>
    </w:p>
    <w:p w14:paraId="3652BBFA"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Freeman, Benjamin G., Micah N. Scholer, Viviana Ruiz-Gutierrez, and John W. Fitzpatrick. 2018. “Climate Change Causes Upslope Shifts and Mountaintop Extirpations in a Tropical Bird Community.” </w:t>
      </w:r>
      <w:r w:rsidRPr="00E9125B">
        <w:rPr>
          <w:rFonts w:ascii="Arial" w:hAnsi="Arial" w:cs="Arial"/>
          <w:i/>
          <w:iCs/>
          <w:noProof/>
        </w:rPr>
        <w:t>Proceedings of the National Academy of Sciences of the United States of America</w:t>
      </w:r>
      <w:r w:rsidRPr="00E9125B">
        <w:rPr>
          <w:rFonts w:ascii="Arial" w:hAnsi="Arial" w:cs="Arial"/>
          <w:noProof/>
        </w:rPr>
        <w:t xml:space="preserve"> 115(47):11982–87.</w:t>
      </w:r>
    </w:p>
    <w:p w14:paraId="1F024415"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Freeman, Benjamin G., Yiluan Song, Kenneth J. Feeley, and Kai Zhu. 2021. “Montane Species Track Rising Temperatures Better in the Tropics than in the Temperate Zone.” </w:t>
      </w:r>
      <w:r w:rsidRPr="00E9125B">
        <w:rPr>
          <w:rFonts w:ascii="Arial" w:hAnsi="Arial" w:cs="Arial"/>
          <w:i/>
          <w:iCs/>
          <w:noProof/>
        </w:rPr>
        <w:t>Ecology Letters</w:t>
      </w:r>
      <w:r w:rsidRPr="00E9125B">
        <w:rPr>
          <w:rFonts w:ascii="Arial" w:hAnsi="Arial" w:cs="Arial"/>
          <w:noProof/>
        </w:rPr>
        <w:t xml:space="preserve"> ele.13762.</w:t>
      </w:r>
    </w:p>
    <w:p w14:paraId="34FAA070"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Gade, Meaghan R., Grant M. Connette, John A. Crawford, Daniel J. Hocking, John C. Maerz, Joseph R. Milanovich, and William E. Peterman. 2020. “Predicted Alteration of Surface Activity as a Consequence of Climate Change.” </w:t>
      </w:r>
      <w:r w:rsidRPr="00E9125B">
        <w:rPr>
          <w:rFonts w:ascii="Arial" w:hAnsi="Arial" w:cs="Arial"/>
          <w:i/>
          <w:iCs/>
          <w:noProof/>
        </w:rPr>
        <w:t>Ecology</w:t>
      </w:r>
      <w:r w:rsidRPr="00E9125B">
        <w:rPr>
          <w:rFonts w:ascii="Arial" w:hAnsi="Arial" w:cs="Arial"/>
          <w:noProof/>
        </w:rPr>
        <w:t>.</w:t>
      </w:r>
    </w:p>
    <w:p w14:paraId="0DE9B51E"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García-Robledo, Carlos, Erin K. Kuprewicz, Charles L. Staines, Terry L. Erwin, and W. John Kress. 2016. “Limited Tolerance by Insects to High Temperatures across Tropical Elevational Gradients and the Implications of Global Warming for Extinction.” </w:t>
      </w:r>
      <w:r w:rsidRPr="00E9125B">
        <w:rPr>
          <w:rFonts w:ascii="Arial" w:hAnsi="Arial" w:cs="Arial"/>
          <w:i/>
          <w:iCs/>
          <w:noProof/>
        </w:rPr>
        <w:t>Proceedings of the National Academy of Sciences of the United States of America</w:t>
      </w:r>
      <w:r w:rsidRPr="00E9125B">
        <w:rPr>
          <w:rFonts w:ascii="Arial" w:hAnsi="Arial" w:cs="Arial"/>
          <w:noProof/>
        </w:rPr>
        <w:t xml:space="preserve"> 113(3):680–85.</w:t>
      </w:r>
    </w:p>
    <w:p w14:paraId="59D5FDDD"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Gaston, Kevin J. and Steven L. Chown. 1999. “Elevation and Climatic Tolerance: A Test Using Dung Beetles.” </w:t>
      </w:r>
      <w:r w:rsidRPr="00E9125B">
        <w:rPr>
          <w:rFonts w:ascii="Arial" w:hAnsi="Arial" w:cs="Arial"/>
          <w:i/>
          <w:iCs/>
          <w:noProof/>
        </w:rPr>
        <w:t>Oikos</w:t>
      </w:r>
      <w:r w:rsidRPr="00E9125B">
        <w:rPr>
          <w:rFonts w:ascii="Arial" w:hAnsi="Arial" w:cs="Arial"/>
          <w:noProof/>
        </w:rPr>
        <w:t xml:space="preserve"> 86(3):584.</w:t>
      </w:r>
    </w:p>
    <w:p w14:paraId="0178E972"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Gibert, Patricia, Brigitte Moreteau, Georges Pétavy, Dev Karan, and Jean R. David. 2001. “Chill-Coma Tolerance, a Major Climatic Adaptation among Drosophila Species.” </w:t>
      </w:r>
      <w:r w:rsidRPr="00E9125B">
        <w:rPr>
          <w:rFonts w:ascii="Arial" w:hAnsi="Arial" w:cs="Arial"/>
          <w:i/>
          <w:iCs/>
          <w:noProof/>
        </w:rPr>
        <w:t>Evolution</w:t>
      </w:r>
      <w:r w:rsidRPr="00E9125B">
        <w:rPr>
          <w:rFonts w:ascii="Arial" w:hAnsi="Arial" w:cs="Arial"/>
          <w:noProof/>
        </w:rPr>
        <w:t xml:space="preserve"> 55(5):1063–68.</w:t>
      </w:r>
    </w:p>
    <w:p w14:paraId="16A06BF2"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Gilman, Sarah E., Mark C. Urban, Joshua Tewksbury, George W. Gilchrist, and Robert D. Holt. 2010. “A Framework for Community Interactions under Climate Change.” </w:t>
      </w:r>
      <w:r w:rsidRPr="00E9125B">
        <w:rPr>
          <w:rFonts w:ascii="Arial" w:hAnsi="Arial" w:cs="Arial"/>
          <w:i/>
          <w:iCs/>
          <w:noProof/>
        </w:rPr>
        <w:t>Trends in Ecology and Evolution</w:t>
      </w:r>
      <w:r w:rsidRPr="00E9125B">
        <w:rPr>
          <w:rFonts w:ascii="Arial" w:hAnsi="Arial" w:cs="Arial"/>
          <w:noProof/>
        </w:rPr>
        <w:t xml:space="preserve"> 25(6):325–31.</w:t>
      </w:r>
    </w:p>
    <w:p w14:paraId="2359D8DE"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Goulet, Celine T., Michael B. Thompson, and David G. Chapple. 2017. “Repeatability and Correlation of Physiological Traits: Do Ectotherms Have a ‘Thermal Type’?” </w:t>
      </w:r>
      <w:r w:rsidRPr="00E9125B">
        <w:rPr>
          <w:rFonts w:ascii="Arial" w:hAnsi="Arial" w:cs="Arial"/>
          <w:i/>
          <w:iCs/>
          <w:noProof/>
        </w:rPr>
        <w:t>Ecology and Evolution</w:t>
      </w:r>
      <w:r w:rsidRPr="00E9125B">
        <w:rPr>
          <w:rFonts w:ascii="Arial" w:hAnsi="Arial" w:cs="Arial"/>
          <w:noProof/>
        </w:rPr>
        <w:t xml:space="preserve"> 7(2):710–19.</w:t>
      </w:r>
    </w:p>
    <w:p w14:paraId="48E1733C"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Hangartner, Sandra and Ary A. Hoffmann. 2016. “Evolutionary Potential of Multiple Measures of Upper Thermal Tolerance in Drosophila Melanogaster.” </w:t>
      </w:r>
      <w:r w:rsidRPr="00E9125B">
        <w:rPr>
          <w:rFonts w:ascii="Arial" w:hAnsi="Arial" w:cs="Arial"/>
          <w:i/>
          <w:iCs/>
          <w:noProof/>
        </w:rPr>
        <w:t>Functional Ecology</w:t>
      </w:r>
      <w:r w:rsidRPr="00E9125B">
        <w:rPr>
          <w:rFonts w:ascii="Arial" w:hAnsi="Arial" w:cs="Arial"/>
          <w:noProof/>
        </w:rPr>
        <w:t xml:space="preserve"> 30(3):442–52.</w:t>
      </w:r>
    </w:p>
    <w:p w14:paraId="0C0E97EF"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Hargreaves, Anna L., Karen E. Samis, and Christopher G. Eckert. 2014. “Are Species’ Range Limits Simply Niche Limits Writ Large? A Review of Transplant Experiments beyond the Range.” </w:t>
      </w:r>
      <w:r w:rsidRPr="00E9125B">
        <w:rPr>
          <w:rFonts w:ascii="Arial" w:hAnsi="Arial" w:cs="Arial"/>
          <w:i/>
          <w:iCs/>
          <w:noProof/>
        </w:rPr>
        <w:t>American Naturalist</w:t>
      </w:r>
      <w:r w:rsidRPr="00E9125B">
        <w:rPr>
          <w:rFonts w:ascii="Arial" w:hAnsi="Arial" w:cs="Arial"/>
          <w:noProof/>
        </w:rPr>
        <w:t xml:space="preserve"> 183(2):157–73.</w:t>
      </w:r>
    </w:p>
    <w:p w14:paraId="26E7606D"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Hassell, M. P. and H. N. Comins. 1976. “Discrete Time Models for Two-Species Competition.” </w:t>
      </w:r>
      <w:r w:rsidRPr="00E9125B">
        <w:rPr>
          <w:rFonts w:ascii="Arial" w:hAnsi="Arial" w:cs="Arial"/>
          <w:i/>
          <w:iCs/>
          <w:noProof/>
        </w:rPr>
        <w:t>Theoretical Population Biology</w:t>
      </w:r>
      <w:r w:rsidRPr="00E9125B">
        <w:rPr>
          <w:rFonts w:ascii="Arial" w:hAnsi="Arial" w:cs="Arial"/>
          <w:noProof/>
        </w:rPr>
        <w:t xml:space="preserve"> 9(2):202–21.</w:t>
      </w:r>
    </w:p>
    <w:p w14:paraId="156AFCB5"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HilleRisLambers, J., P. B. Adler, W. S. Harpole, J. M. Levine, and M. M. Mayfield. 2012. “Rethinking Community Assembly through the Lens of Coexistence Theory.” </w:t>
      </w:r>
      <w:r w:rsidRPr="00E9125B">
        <w:rPr>
          <w:rFonts w:ascii="Arial" w:hAnsi="Arial" w:cs="Arial"/>
          <w:i/>
          <w:iCs/>
          <w:noProof/>
        </w:rPr>
        <w:t>Annual Review of Ecology, Evolution, and Systematics</w:t>
      </w:r>
      <w:r w:rsidRPr="00E9125B">
        <w:rPr>
          <w:rFonts w:ascii="Arial" w:hAnsi="Arial" w:cs="Arial"/>
          <w:noProof/>
        </w:rPr>
        <w:t xml:space="preserve"> 43(1):227–48.</w:t>
      </w:r>
    </w:p>
    <w:p w14:paraId="446D6DB1"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Hoffmann, A. A. 2010. “Physiological Climatic Limits in Drosophila: Patterns and Implications.” </w:t>
      </w:r>
      <w:r w:rsidRPr="00E9125B">
        <w:rPr>
          <w:rFonts w:ascii="Arial" w:hAnsi="Arial" w:cs="Arial"/>
          <w:i/>
          <w:iCs/>
          <w:noProof/>
        </w:rPr>
        <w:t>Journal of Experimental Biology</w:t>
      </w:r>
      <w:r w:rsidRPr="00E9125B">
        <w:rPr>
          <w:rFonts w:ascii="Arial" w:hAnsi="Arial" w:cs="Arial"/>
          <w:noProof/>
        </w:rPr>
        <w:t xml:space="preserve"> 213(6):870–80.</w:t>
      </w:r>
    </w:p>
    <w:p w14:paraId="3515F326"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Hoffmann, Ary A., Alisha Anderson, and Rebecca Hallas. 2002. “Opposing Clines for High and Low Temperature Resistance in Drosophila Melanogaster.” </w:t>
      </w:r>
      <w:r w:rsidRPr="00E9125B">
        <w:rPr>
          <w:rFonts w:ascii="Arial" w:hAnsi="Arial" w:cs="Arial"/>
          <w:i/>
          <w:iCs/>
          <w:noProof/>
        </w:rPr>
        <w:t>Ecology Letters</w:t>
      </w:r>
      <w:r w:rsidRPr="00E9125B">
        <w:rPr>
          <w:rFonts w:ascii="Arial" w:hAnsi="Arial" w:cs="Arial"/>
          <w:noProof/>
        </w:rPr>
        <w:t xml:space="preserve"> 5(5):614–18.</w:t>
      </w:r>
    </w:p>
    <w:p w14:paraId="261DB619"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Hoffmann, Ary A. and Mark W. Blows. 1994. “Species Borders: Ecological and </w:t>
      </w:r>
      <w:r w:rsidRPr="00E9125B">
        <w:rPr>
          <w:rFonts w:ascii="Arial" w:hAnsi="Arial" w:cs="Arial"/>
          <w:noProof/>
        </w:rPr>
        <w:lastRenderedPageBreak/>
        <w:t xml:space="preserve">Evolutionary Perspectives.” </w:t>
      </w:r>
      <w:r w:rsidRPr="00E9125B">
        <w:rPr>
          <w:rFonts w:ascii="Arial" w:hAnsi="Arial" w:cs="Arial"/>
          <w:i/>
          <w:iCs/>
          <w:noProof/>
        </w:rPr>
        <w:t>Trends in Ecology and Evolution</w:t>
      </w:r>
      <w:r w:rsidRPr="00E9125B">
        <w:rPr>
          <w:rFonts w:ascii="Arial" w:hAnsi="Arial" w:cs="Arial"/>
          <w:noProof/>
        </w:rPr>
        <w:t xml:space="preserve"> 9(6):223–27.</w:t>
      </w:r>
    </w:p>
    <w:p w14:paraId="5CDFA6E3"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Hoffmann, Ary A., Steven L. Chown, and Susana Clusella-Trullas. 2013. “Upper Thermal Limits in Terrestrial Ectotherms: How Constrained Are They?” edited by C. Fox. </w:t>
      </w:r>
      <w:r w:rsidRPr="00E9125B">
        <w:rPr>
          <w:rFonts w:ascii="Arial" w:hAnsi="Arial" w:cs="Arial"/>
          <w:i/>
          <w:iCs/>
          <w:noProof/>
        </w:rPr>
        <w:t>Functional Ecology</w:t>
      </w:r>
      <w:r w:rsidRPr="00E9125B">
        <w:rPr>
          <w:rFonts w:ascii="Arial" w:hAnsi="Arial" w:cs="Arial"/>
          <w:noProof/>
        </w:rPr>
        <w:t xml:space="preserve"> 27(4):934–49.</w:t>
      </w:r>
    </w:p>
    <w:p w14:paraId="0B122916"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Hoffmann, Ary A., Jesper G. Sørensen, and Volker Loeschcke. 2003. “Adaptation of Drosophila to Temperature Extremes: Bringing Together Quantitative and Molecular Approaches.” </w:t>
      </w:r>
      <w:r w:rsidRPr="00E9125B">
        <w:rPr>
          <w:rFonts w:ascii="Arial" w:hAnsi="Arial" w:cs="Arial"/>
          <w:i/>
          <w:iCs/>
          <w:noProof/>
        </w:rPr>
        <w:t>Journal of Thermal Biology</w:t>
      </w:r>
      <w:r w:rsidRPr="00E9125B">
        <w:rPr>
          <w:rFonts w:ascii="Arial" w:hAnsi="Arial" w:cs="Arial"/>
          <w:noProof/>
        </w:rPr>
        <w:t xml:space="preserve"> 28(3):175–216.</w:t>
      </w:r>
    </w:p>
    <w:p w14:paraId="52BEE391"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Huang, Shu Ping and Ming Chung Tu. 2008. “Heat Tolerance and Altitudinal Distribution of a Mountainous Lizard, Takydromus Hsuehshanensis, in Taiwan.” </w:t>
      </w:r>
      <w:r w:rsidRPr="00E9125B">
        <w:rPr>
          <w:rFonts w:ascii="Arial" w:hAnsi="Arial" w:cs="Arial"/>
          <w:i/>
          <w:iCs/>
          <w:noProof/>
        </w:rPr>
        <w:t>Journal of Thermal Biology</w:t>
      </w:r>
      <w:r w:rsidRPr="00E9125B">
        <w:rPr>
          <w:rFonts w:ascii="Arial" w:hAnsi="Arial" w:cs="Arial"/>
          <w:noProof/>
        </w:rPr>
        <w:t xml:space="preserve"> 33(1):48–56.</w:t>
      </w:r>
    </w:p>
    <w:p w14:paraId="002D22D2"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Huey, Raymond B., Curtis A. Deutsch, Joshua J. Tewksbury, Laurie J. Vitt, Paul E. Hertz, Héctor J. Álvare. Pérez, and Theodore Garland. 2009. “Why Tropical Forest Lizards Are Vulnerable to Climate Warming.” </w:t>
      </w:r>
      <w:r w:rsidRPr="00E9125B">
        <w:rPr>
          <w:rFonts w:ascii="Arial" w:hAnsi="Arial" w:cs="Arial"/>
          <w:i/>
          <w:iCs/>
          <w:noProof/>
        </w:rPr>
        <w:t>Proceedings of the Royal Society B: Biological Sciences</w:t>
      </w:r>
      <w:r w:rsidRPr="00E9125B">
        <w:rPr>
          <w:rFonts w:ascii="Arial" w:hAnsi="Arial" w:cs="Arial"/>
          <w:noProof/>
        </w:rPr>
        <w:t xml:space="preserve"> 276(1664):1939–48.</w:t>
      </w:r>
    </w:p>
    <w:p w14:paraId="5E9D9067"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Huey, Raymond B. and Joel G. Kingsolver. 1989. “Evolution of Thermal Sensitivity of Ectotherm Performance.” </w:t>
      </w:r>
      <w:r w:rsidRPr="00E9125B">
        <w:rPr>
          <w:rFonts w:ascii="Arial" w:hAnsi="Arial" w:cs="Arial"/>
          <w:i/>
          <w:iCs/>
          <w:noProof/>
        </w:rPr>
        <w:t>Trends in Ecology and Evolution</w:t>
      </w:r>
      <w:r w:rsidRPr="00E9125B">
        <w:rPr>
          <w:rFonts w:ascii="Arial" w:hAnsi="Arial" w:cs="Arial"/>
          <w:noProof/>
        </w:rPr>
        <w:t xml:space="preserve"> 4(5):131–35.</w:t>
      </w:r>
    </w:p>
    <w:p w14:paraId="5DB9AF83"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Huey, Raymond B. and R. D. Stevenson. 1979. “Integrating Thermal Physiology and Ecology of Ectotherms: A Discussion of Approaches.” </w:t>
      </w:r>
      <w:r w:rsidRPr="00E9125B">
        <w:rPr>
          <w:rFonts w:ascii="Arial" w:hAnsi="Arial" w:cs="Arial"/>
          <w:i/>
          <w:iCs/>
          <w:noProof/>
        </w:rPr>
        <w:t>Integrative and Comparative Biology</w:t>
      </w:r>
      <w:r w:rsidRPr="00E9125B">
        <w:rPr>
          <w:rFonts w:ascii="Arial" w:hAnsi="Arial" w:cs="Arial"/>
          <w:noProof/>
        </w:rPr>
        <w:t xml:space="preserve"> 19(1):357–66.</w:t>
      </w:r>
    </w:p>
    <w:p w14:paraId="378F12A0"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Jankowski, Jill E., Gustavo A. Londoño, Scott K. Robinson, and Mark A. Chappell. 2013a. “Exploring the Role of Physiology and Biotic Interactions in Determining Elevational Ranges of Tropical Animals.” </w:t>
      </w:r>
      <w:r w:rsidRPr="00E9125B">
        <w:rPr>
          <w:rFonts w:ascii="Arial" w:hAnsi="Arial" w:cs="Arial"/>
          <w:i/>
          <w:iCs/>
          <w:noProof/>
        </w:rPr>
        <w:t>Ecography</w:t>
      </w:r>
      <w:r w:rsidRPr="00E9125B">
        <w:rPr>
          <w:rFonts w:ascii="Arial" w:hAnsi="Arial" w:cs="Arial"/>
          <w:noProof/>
        </w:rPr>
        <w:t xml:space="preserve"> 36(1):1–12.</w:t>
      </w:r>
    </w:p>
    <w:p w14:paraId="06CA5C65"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Jankowski, Jill E., Gustavo A. Londoño, Scott K. Robinson, and Mark A. Chappell. 2013b. “Exploring the Role of Physiology and Biotic Interactions in Determining Elevational Ranges of Tropical Animals.” </w:t>
      </w:r>
      <w:r w:rsidRPr="00E9125B">
        <w:rPr>
          <w:rFonts w:ascii="Arial" w:hAnsi="Arial" w:cs="Arial"/>
          <w:i/>
          <w:iCs/>
          <w:noProof/>
        </w:rPr>
        <w:t>Ecography</w:t>
      </w:r>
      <w:r w:rsidRPr="00E9125B">
        <w:rPr>
          <w:rFonts w:ascii="Arial" w:hAnsi="Arial" w:cs="Arial"/>
          <w:noProof/>
        </w:rPr>
        <w:t xml:space="preserve"> 36(1):1–12.</w:t>
      </w:r>
    </w:p>
    <w:p w14:paraId="1C47411F"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Jeffs, Christopher T., J. Christopher D. Terry, Megan Higgie, Anna Jandová, Hana Konvičková, Joel J. Brown, Chia-Hua Lue, Michele Schiffer, Eleanor K. O’Brien, Jon Bridle, Jan Hrček, and Owen T. Lewis. 2020. “Molecular Analyses Reveal Consistent Food Web Structure with Elevation in Rainforest Drosophila - Parasitoid Communities.” </w:t>
      </w:r>
      <w:r w:rsidRPr="00E9125B">
        <w:rPr>
          <w:rFonts w:ascii="Arial" w:hAnsi="Arial" w:cs="Arial"/>
          <w:i/>
          <w:iCs/>
          <w:noProof/>
        </w:rPr>
        <w:t>BioRxiv</w:t>
      </w:r>
      <w:r w:rsidRPr="00E9125B">
        <w:rPr>
          <w:rFonts w:ascii="Arial" w:hAnsi="Arial" w:cs="Arial"/>
          <w:noProof/>
        </w:rPr>
        <w:t xml:space="preserve"> 1-16 https://doi.org/10.1101/2020.07.21.213678.</w:t>
      </w:r>
    </w:p>
    <w:p w14:paraId="7499FF1A"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Jørgensen, Lisa Bjerregaard, Hans Malte, and Johannes Overgaard. 2019. “How to Assess Drosophila Heat Tolerance: Unifying Static and Dynamic Tolerance Assays to Predict Heat Distribution Limits” edited by C. White. </w:t>
      </w:r>
      <w:r w:rsidRPr="00E9125B">
        <w:rPr>
          <w:rFonts w:ascii="Arial" w:hAnsi="Arial" w:cs="Arial"/>
          <w:i/>
          <w:iCs/>
          <w:noProof/>
        </w:rPr>
        <w:t>Functional Ecology</w:t>
      </w:r>
      <w:r w:rsidRPr="00E9125B">
        <w:rPr>
          <w:rFonts w:ascii="Arial" w:hAnsi="Arial" w:cs="Arial"/>
          <w:noProof/>
        </w:rPr>
        <w:t xml:space="preserve"> 33(4):629–42.</w:t>
      </w:r>
    </w:p>
    <w:p w14:paraId="52DC752A"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Kearney, Michael and Warren Porter. 2009. “Mechanistic Niche Modelling: Combining Physiological and Spatial Data to Predict Species’ Ranges.” </w:t>
      </w:r>
      <w:r w:rsidRPr="00E9125B">
        <w:rPr>
          <w:rFonts w:ascii="Arial" w:hAnsi="Arial" w:cs="Arial"/>
          <w:i/>
          <w:iCs/>
          <w:noProof/>
        </w:rPr>
        <w:t>Ecology Letters</w:t>
      </w:r>
      <w:r w:rsidRPr="00E9125B">
        <w:rPr>
          <w:rFonts w:ascii="Arial" w:hAnsi="Arial" w:cs="Arial"/>
          <w:noProof/>
        </w:rPr>
        <w:t xml:space="preserve"> 12(4):334–50.</w:t>
      </w:r>
    </w:p>
    <w:p w14:paraId="6E87BBAC"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Kellermann, Vanessa, Johannes Overgaard, Ary A. Hoffmann, Camilla Fljøgaard, Jens Christian Svenning, and Volker Loeschcke. 2012. “Upper Thermal Limits of Drosophila Are Linked to Species Distributions and Strongly Constrained Phylogenetically.” </w:t>
      </w:r>
      <w:r w:rsidRPr="00E9125B">
        <w:rPr>
          <w:rFonts w:ascii="Arial" w:hAnsi="Arial" w:cs="Arial"/>
          <w:i/>
          <w:iCs/>
          <w:noProof/>
        </w:rPr>
        <w:t>Proceedings of the National Academy of Sciences of the United States of America</w:t>
      </w:r>
      <w:r w:rsidRPr="00E9125B">
        <w:rPr>
          <w:rFonts w:ascii="Arial" w:hAnsi="Arial" w:cs="Arial"/>
          <w:noProof/>
        </w:rPr>
        <w:t xml:space="preserve"> 109(40):16228–33.</w:t>
      </w:r>
    </w:p>
    <w:p w14:paraId="6837B982"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Khaliq, Imran, Christian Hof, Roland Prinzinger, Katrin Böhning-Gaese, and Markus Pfenninger. 2014. “Global Variation in Thermal Tolerances and Vulnerability of Endotherms to Climate Change.” </w:t>
      </w:r>
      <w:r w:rsidRPr="00E9125B">
        <w:rPr>
          <w:rFonts w:ascii="Arial" w:hAnsi="Arial" w:cs="Arial"/>
          <w:i/>
          <w:iCs/>
          <w:noProof/>
        </w:rPr>
        <w:t>Proceedings of the Royal Society B: Biological Sciences</w:t>
      </w:r>
      <w:r w:rsidRPr="00E9125B">
        <w:rPr>
          <w:rFonts w:ascii="Arial" w:hAnsi="Arial" w:cs="Arial"/>
          <w:noProof/>
        </w:rPr>
        <w:t xml:space="preserve"> 281(1789).</w:t>
      </w:r>
    </w:p>
    <w:p w14:paraId="3CD48C2A"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Kimura, Masahito T. 2004. “Cold and Heat Tolerance of Drosophilid Flies with Reference to Their Latitudinal Distributions.” </w:t>
      </w:r>
      <w:r w:rsidRPr="00E9125B">
        <w:rPr>
          <w:rFonts w:ascii="Arial" w:hAnsi="Arial" w:cs="Arial"/>
          <w:i/>
          <w:iCs/>
          <w:noProof/>
        </w:rPr>
        <w:t>Oecologia</w:t>
      </w:r>
      <w:r w:rsidRPr="00E9125B">
        <w:rPr>
          <w:rFonts w:ascii="Arial" w:hAnsi="Arial" w:cs="Arial"/>
          <w:noProof/>
        </w:rPr>
        <w:t xml:space="preserve"> 140(3):442–49.</w:t>
      </w:r>
    </w:p>
    <w:p w14:paraId="4111FC3A"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Kingsolver, Joel G., Sarah E. Diamond, and Lauren B. Buckley. 2013. “Heat Stress </w:t>
      </w:r>
      <w:r w:rsidRPr="00E9125B">
        <w:rPr>
          <w:rFonts w:ascii="Arial" w:hAnsi="Arial" w:cs="Arial"/>
          <w:noProof/>
        </w:rPr>
        <w:lastRenderedPageBreak/>
        <w:t xml:space="preserve">and the Fitness Consequences of Climate Change for Terrestrial Ectotherms” edited by J. Grindstaff. </w:t>
      </w:r>
      <w:r w:rsidRPr="00E9125B">
        <w:rPr>
          <w:rFonts w:ascii="Arial" w:hAnsi="Arial" w:cs="Arial"/>
          <w:i/>
          <w:iCs/>
          <w:noProof/>
        </w:rPr>
        <w:t>Functional Ecology</w:t>
      </w:r>
      <w:r w:rsidRPr="00E9125B">
        <w:rPr>
          <w:rFonts w:ascii="Arial" w:hAnsi="Arial" w:cs="Arial"/>
          <w:noProof/>
        </w:rPr>
        <w:t xml:space="preserve"> 27(6):1415–23.</w:t>
      </w:r>
    </w:p>
    <w:p w14:paraId="6A061628"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Krebs, Robert A. and J. S. F. Barker. 1991. “Coexistence of Ecologically Similar Colonising Species: Intra- and Interspecific Competition in Drosophila Aldrichi and D. Buzzatii.” </w:t>
      </w:r>
      <w:r w:rsidRPr="00E9125B">
        <w:rPr>
          <w:rFonts w:ascii="Arial" w:hAnsi="Arial" w:cs="Arial"/>
          <w:i/>
          <w:iCs/>
          <w:noProof/>
        </w:rPr>
        <w:t>Australian Journal of Zoology</w:t>
      </w:r>
      <w:r w:rsidRPr="00E9125B">
        <w:rPr>
          <w:rFonts w:ascii="Arial" w:hAnsi="Arial" w:cs="Arial"/>
          <w:noProof/>
        </w:rPr>
        <w:t xml:space="preserve"> 39(5):499–508.</w:t>
      </w:r>
    </w:p>
    <w:p w14:paraId="068CFB9D"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Laurance, William F., D. Carolina Useche, Luke P. Shoo, Sebastian K. Herzog, Michael Kessler, Federico Escobar, Gunnar Brehm, Jan C. Axmacher, I. Ching Chen, Lucrecia Arellano Gámez, Peter Hietz, Konrad Fiedler, Tomasz Pyrcz, Jan Wolf, Christopher L. Merkord, Catherine Cardelus, Andrew R. Marshall, Claudine Ah-Peng, Gregory H. Aplet, M. del Coro Arizmendi, William J. Baker, John Barone, Carsten A. Brühl, Rainer W. Bussmann, Daniele Cicuzza, Gerald Eilu, Mario E. Favila, Andreas Hemp, Claudia Hemp, Jürgen Homeier, Johanna Hurtado, Jill Jankowski, Gustavo Kattán, Jürgen Kluge, Thorsten Krömer, David C. Lees, Marcus Lehnert, John T. Longino, Jon Lovett, Patrick H. Martin, Bruce D. Patterson, Richard G. Pearson, Kelvin S. H. Peh, Barbara Richardson, Michael Richardson, Michael J. Samways, Feyera Senbeta, Thomas B. Smith, Timothy M. A. Utteridge, James E. Watkins, Rohan Wilson, Stephen E. Williams, and Chris D. Thomas. 2011. “Global Warming, Elevational Ranges and the Vulnerability of Tropical Biota.” </w:t>
      </w:r>
      <w:r w:rsidRPr="00E9125B">
        <w:rPr>
          <w:rFonts w:ascii="Arial" w:hAnsi="Arial" w:cs="Arial"/>
          <w:i/>
          <w:iCs/>
          <w:noProof/>
        </w:rPr>
        <w:t>Biological Conservation</w:t>
      </w:r>
      <w:r w:rsidRPr="00E9125B">
        <w:rPr>
          <w:rFonts w:ascii="Arial" w:hAnsi="Arial" w:cs="Arial"/>
          <w:noProof/>
        </w:rPr>
        <w:t xml:space="preserve"> 144(1):548–57.</w:t>
      </w:r>
    </w:p>
    <w:p w14:paraId="699D6BE8"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Logan, Jesse A., Jacques Régnière, and James A. Powell. 2003. “Assessing the Impacts of Global Warming on Forest Pest Dynamics.” Pp. 130–37 in </w:t>
      </w:r>
      <w:r w:rsidRPr="00E9125B">
        <w:rPr>
          <w:rFonts w:ascii="Arial" w:hAnsi="Arial" w:cs="Arial"/>
          <w:i/>
          <w:iCs/>
          <w:noProof/>
        </w:rPr>
        <w:t>Frontiers in Ecology and the Environment</w:t>
      </w:r>
      <w:r w:rsidRPr="00E9125B">
        <w:rPr>
          <w:rFonts w:ascii="Arial" w:hAnsi="Arial" w:cs="Arial"/>
          <w:noProof/>
        </w:rPr>
        <w:t>. Vol. 1. Ecological Society of America.</w:t>
      </w:r>
    </w:p>
    <w:p w14:paraId="5741941F"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Louthan, Allison M., Daniel F. Doak, and Amy L. Angert. 2015. “Where and When Do Species Interactions Set Range Limits?” </w:t>
      </w:r>
      <w:r w:rsidRPr="00E9125B">
        <w:rPr>
          <w:rFonts w:ascii="Arial" w:hAnsi="Arial" w:cs="Arial"/>
          <w:i/>
          <w:iCs/>
          <w:noProof/>
        </w:rPr>
        <w:t>Trends in Ecology and Evolution</w:t>
      </w:r>
      <w:r w:rsidRPr="00E9125B">
        <w:rPr>
          <w:rFonts w:ascii="Arial" w:hAnsi="Arial" w:cs="Arial"/>
          <w:noProof/>
        </w:rPr>
        <w:t xml:space="preserve"> 30(12):780–92.</w:t>
      </w:r>
    </w:p>
    <w:p w14:paraId="09DC583C"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Lynch, Heather J., Marc Rhainds, Justin M. Calabrese, Stephen Cantrell, Chris Cosner, and William F. Fagan. 2014. “How Climate Extremes—Not Means—Define a Species’ Geographic Range Boundary via a Demographic Tipping Point.” </w:t>
      </w:r>
      <w:r w:rsidRPr="00E9125B">
        <w:rPr>
          <w:rFonts w:ascii="Arial" w:hAnsi="Arial" w:cs="Arial"/>
          <w:i/>
          <w:iCs/>
          <w:noProof/>
        </w:rPr>
        <w:t>Ecological Monographs</w:t>
      </w:r>
      <w:r w:rsidRPr="00E9125B">
        <w:rPr>
          <w:rFonts w:ascii="Arial" w:hAnsi="Arial" w:cs="Arial"/>
          <w:noProof/>
        </w:rPr>
        <w:t xml:space="preserve"> 84(1):131–49.</w:t>
      </w:r>
    </w:p>
    <w:p w14:paraId="6531A9A5"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Ma, Gang, Ary A. Hoffmann, and Chun Sen Ma. 2015. “Daily Temperature Extremes Play an Important Role in Predicting Thermal Effects.” </w:t>
      </w:r>
      <w:r w:rsidRPr="00E9125B">
        <w:rPr>
          <w:rFonts w:ascii="Arial" w:hAnsi="Arial" w:cs="Arial"/>
          <w:i/>
          <w:iCs/>
          <w:noProof/>
        </w:rPr>
        <w:t>Journal of Experimental Biology</w:t>
      </w:r>
      <w:r w:rsidRPr="00E9125B">
        <w:rPr>
          <w:rFonts w:ascii="Arial" w:hAnsi="Arial" w:cs="Arial"/>
          <w:noProof/>
        </w:rPr>
        <w:t xml:space="preserve"> 218(14):2289–96.</w:t>
      </w:r>
    </w:p>
    <w:p w14:paraId="3D461375"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MacLean, Heidi J., Jesper G. Sørensen, Torsten N. Kristensen, Volker Loeschcke, Kristian Beedholm, Vanessa Kellermann, and Johannes Overgaard. 2019. “Evolution and Plasticity of Thermal Performance: An Analysis of Variation in Thermal Tolerance and Fitness in 22 </w:t>
      </w:r>
      <w:r w:rsidRPr="00E9125B">
        <w:rPr>
          <w:rFonts w:ascii="Arial" w:hAnsi="Arial" w:cs="Arial"/>
          <w:i/>
          <w:iCs/>
          <w:noProof/>
        </w:rPr>
        <w:t>Drosophila</w:t>
      </w:r>
      <w:r w:rsidRPr="00E9125B">
        <w:rPr>
          <w:rFonts w:ascii="Arial" w:hAnsi="Arial" w:cs="Arial"/>
          <w:noProof/>
        </w:rPr>
        <w:t xml:space="preserve"> Species.” </w:t>
      </w:r>
      <w:r w:rsidRPr="00E9125B">
        <w:rPr>
          <w:rFonts w:ascii="Arial" w:hAnsi="Arial" w:cs="Arial"/>
          <w:i/>
          <w:iCs/>
          <w:noProof/>
        </w:rPr>
        <w:t>Philosophical Transactions of the Royal Society B: Biological Sciences</w:t>
      </w:r>
      <w:r w:rsidRPr="00E9125B">
        <w:rPr>
          <w:rFonts w:ascii="Arial" w:hAnsi="Arial" w:cs="Arial"/>
          <w:noProof/>
        </w:rPr>
        <w:t xml:space="preserve"> 374(1778):20180548.</w:t>
      </w:r>
    </w:p>
    <w:p w14:paraId="4465344A"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Merrill, Richard M., David Gutiérrez, Owen T. Lewis, Javier Gutiérrez, Sonia B. Díez, and Robert J. Wilson. 2008. “Combined Effects of Climate and Biotic Interactions on the Elevational Range of a Phytophagous Insect.” </w:t>
      </w:r>
      <w:r w:rsidRPr="00E9125B">
        <w:rPr>
          <w:rFonts w:ascii="Arial" w:hAnsi="Arial" w:cs="Arial"/>
          <w:i/>
          <w:iCs/>
          <w:noProof/>
        </w:rPr>
        <w:t>Journal of Animal Ecology</w:t>
      </w:r>
      <w:r w:rsidRPr="00E9125B">
        <w:rPr>
          <w:rFonts w:ascii="Arial" w:hAnsi="Arial" w:cs="Arial"/>
          <w:noProof/>
        </w:rPr>
        <w:t xml:space="preserve"> 77(1):145–55.</w:t>
      </w:r>
    </w:p>
    <w:p w14:paraId="7993CAFA"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Mitsui, Hideyuki, Kees Van Achterberg, Göran Nordlander, and Masahito T. Kimura. 2007. “Geographical Distributions and Host Associations of Larval Parasitoids of Frugivorous Drosophilidae in Japan.” </w:t>
      </w:r>
      <w:r w:rsidRPr="00E9125B">
        <w:rPr>
          <w:rFonts w:ascii="Arial" w:hAnsi="Arial" w:cs="Arial"/>
          <w:i/>
          <w:iCs/>
          <w:noProof/>
        </w:rPr>
        <w:t>Journal of Natural History</w:t>
      </w:r>
      <w:r w:rsidRPr="00E9125B">
        <w:rPr>
          <w:rFonts w:ascii="Arial" w:hAnsi="Arial" w:cs="Arial"/>
          <w:noProof/>
        </w:rPr>
        <w:t xml:space="preserve"> 41(25–28):1731–38.</w:t>
      </w:r>
    </w:p>
    <w:p w14:paraId="35DEDFB1"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Nowrouzi, Somayeh, Alan N. Andersen, Tom R. Bishop, and Simon K. A. Robson. 2018. “Is Thermal Limitation the Primary Driver of Elevational Distributions? Not for Montane Rainforest Ants in the Australian Wet Tropics.” </w:t>
      </w:r>
      <w:r w:rsidRPr="00E9125B">
        <w:rPr>
          <w:rFonts w:ascii="Arial" w:hAnsi="Arial" w:cs="Arial"/>
          <w:i/>
          <w:iCs/>
          <w:noProof/>
        </w:rPr>
        <w:t>Oecologia</w:t>
      </w:r>
      <w:r w:rsidRPr="00E9125B">
        <w:rPr>
          <w:rFonts w:ascii="Arial" w:hAnsi="Arial" w:cs="Arial"/>
          <w:noProof/>
        </w:rPr>
        <w:t xml:space="preserve"> 188(2):333–42.</w:t>
      </w:r>
    </w:p>
    <w:p w14:paraId="42386157"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O’Brien, Eleanor K., Megan Higgie, Alan Reynolds, Ary A. Hoffmann, and Jon R. </w:t>
      </w:r>
      <w:r w:rsidRPr="00E9125B">
        <w:rPr>
          <w:rFonts w:ascii="Arial" w:hAnsi="Arial" w:cs="Arial"/>
          <w:noProof/>
        </w:rPr>
        <w:lastRenderedPageBreak/>
        <w:t xml:space="preserve">Bridle. 2017. “Testing for Local Adaptation and Evolutionary Potential along Altitudinal Gradients in Rainforest Drosophila: Beyond Laboratory Estimates.” </w:t>
      </w:r>
      <w:r w:rsidRPr="00E9125B">
        <w:rPr>
          <w:rFonts w:ascii="Arial" w:hAnsi="Arial" w:cs="Arial"/>
          <w:i/>
          <w:iCs/>
          <w:noProof/>
        </w:rPr>
        <w:t>Global Change Biology</w:t>
      </w:r>
      <w:r w:rsidRPr="00E9125B">
        <w:rPr>
          <w:rFonts w:ascii="Arial" w:hAnsi="Arial" w:cs="Arial"/>
          <w:noProof/>
        </w:rPr>
        <w:t xml:space="preserve"> 23(5):1847–60.</w:t>
      </w:r>
    </w:p>
    <w:p w14:paraId="07FB30DC"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Overgaard, Johannes, Michael R. Kearney, and Ary A. Hoffmann. 2014. “Sensitivity to Thermal Extremes in Australian Drosophila Implies Similar Impacts of Climate Change on the Distribution of Widespread and Tropical Species.” </w:t>
      </w:r>
      <w:r w:rsidRPr="00E9125B">
        <w:rPr>
          <w:rFonts w:ascii="Arial" w:hAnsi="Arial" w:cs="Arial"/>
          <w:i/>
          <w:iCs/>
          <w:noProof/>
        </w:rPr>
        <w:t>Global Change Biology</w:t>
      </w:r>
      <w:r w:rsidRPr="00E9125B">
        <w:rPr>
          <w:rFonts w:ascii="Arial" w:hAnsi="Arial" w:cs="Arial"/>
          <w:noProof/>
        </w:rPr>
        <w:t xml:space="preserve"> 20(6):1738–50.</w:t>
      </w:r>
    </w:p>
    <w:p w14:paraId="4A8E0AC3"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Paquette, Alexandra and Anna L. Hargreaves. 2021. “Biotic Interactions Are More Often Important at Species’ Warm versus Cool Range Edges” edited by C. Ghalambor. </w:t>
      </w:r>
      <w:r w:rsidRPr="00E9125B">
        <w:rPr>
          <w:rFonts w:ascii="Arial" w:hAnsi="Arial" w:cs="Arial"/>
          <w:i/>
          <w:iCs/>
          <w:noProof/>
        </w:rPr>
        <w:t>Ecology Letters</w:t>
      </w:r>
      <w:r w:rsidRPr="00E9125B">
        <w:rPr>
          <w:rFonts w:ascii="Arial" w:hAnsi="Arial" w:cs="Arial"/>
          <w:noProof/>
        </w:rPr>
        <w:t xml:space="preserve"> 24(11):2427–38.</w:t>
      </w:r>
    </w:p>
    <w:p w14:paraId="463FC670"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Parratt, Steven R., Benjamin S. Walsh, Soeren Metelmann, Nicola White, Andri Manser, Amanda J. Bretman, Ary A. Hoffmann, Rhonda R. Snook, and Tom A. R. Price. 2021. “Temperatures That Sterilize Males Better Match Global Species Distributions than Lethal Temperatures.” </w:t>
      </w:r>
      <w:r w:rsidRPr="00E9125B">
        <w:rPr>
          <w:rFonts w:ascii="Arial" w:hAnsi="Arial" w:cs="Arial"/>
          <w:i/>
          <w:iCs/>
          <w:noProof/>
        </w:rPr>
        <w:t>Nature Climate Change</w:t>
      </w:r>
      <w:r w:rsidRPr="00E9125B">
        <w:rPr>
          <w:rFonts w:ascii="Arial" w:hAnsi="Arial" w:cs="Arial"/>
          <w:noProof/>
        </w:rPr>
        <w:t xml:space="preserve"> 11(6):481–84.</w:t>
      </w:r>
    </w:p>
    <w:p w14:paraId="17AC8A3C"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Pecl, Gretta T., Miguel B. Araújo, Johann D. Bell, Julia Blanchard, Timothy C. Bonebrake, I. Ching Chen, Timothy D. Clark, Robert K. Colwell, Finn Danielsen, Birgitta Evengård, Lorena Falconi, Simon Ferrier, Stewart Frusher, Raquel A. Garcia, Roger B. Griffis, Alistair J. Hobday, Charlene Janion-Scheepers, Marta A. Jarzyna, Sarah Jennings, Jonathan Lenoir, Hlif I. Linnetved, Victoria Y. Martin, Phillipa C. McCormack, Jan McDonald, Nicola J. Mitchell, Tero Mustonen, John M. Pandolfi, Nathalie Pettorelli, Ekaterina Popova, Sharon A. Robinson, Brett R. Scheffers, Justine D. Shaw, Cascade J. B. Sorte, Jan M. Strugnell, Jennifer M. Sunday, Mao Ning Tuanmu, Adriana Vergés, Cecilia Villanueva, Thomas Wernberg, Erik Wapstra, and Stephen E. Williams. 2017. “Biodiversity Redistribution under Climate Change: Impacts on Ecosystems and Human Well-Being.” </w:t>
      </w:r>
      <w:r w:rsidRPr="00E9125B">
        <w:rPr>
          <w:rFonts w:ascii="Arial" w:hAnsi="Arial" w:cs="Arial"/>
          <w:i/>
          <w:iCs/>
          <w:noProof/>
        </w:rPr>
        <w:t>Science</w:t>
      </w:r>
      <w:r w:rsidRPr="00E9125B">
        <w:rPr>
          <w:rFonts w:ascii="Arial" w:hAnsi="Arial" w:cs="Arial"/>
          <w:noProof/>
        </w:rPr>
        <w:t xml:space="preserve"> 355(6332):1–9.</w:t>
      </w:r>
    </w:p>
    <w:p w14:paraId="513FE794"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Peterson, Megan L., Daniel F. Doak, and William F. Morris. 2019. “Incorporating Local Adaptation into Forecasts of Species’ Distribution and Abundance under Climate Change.” </w:t>
      </w:r>
      <w:r w:rsidRPr="00E9125B">
        <w:rPr>
          <w:rFonts w:ascii="Arial" w:hAnsi="Arial" w:cs="Arial"/>
          <w:i/>
          <w:iCs/>
          <w:noProof/>
        </w:rPr>
        <w:t>Global Change Biology</w:t>
      </w:r>
      <w:r w:rsidRPr="00E9125B">
        <w:rPr>
          <w:rFonts w:ascii="Arial" w:hAnsi="Arial" w:cs="Arial"/>
          <w:noProof/>
        </w:rPr>
        <w:t xml:space="preserve"> 25(3):775–93.</w:t>
      </w:r>
    </w:p>
    <w:p w14:paraId="1BA3F30F"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Saxon, A. D., E. K. O’Brien, and J. R. Bridle. 2018. “Temperature Fluctuations during Development Reduce Male Fitness and May Limit Adaptive Potential in Tropical Rainforest Drosophila.” </w:t>
      </w:r>
      <w:r w:rsidRPr="00E9125B">
        <w:rPr>
          <w:rFonts w:ascii="Arial" w:hAnsi="Arial" w:cs="Arial"/>
          <w:i/>
          <w:iCs/>
          <w:noProof/>
        </w:rPr>
        <w:t>Journal of Evolutionary Biology</w:t>
      </w:r>
      <w:r w:rsidRPr="00E9125B">
        <w:rPr>
          <w:rFonts w:ascii="Arial" w:hAnsi="Arial" w:cs="Arial"/>
          <w:noProof/>
        </w:rPr>
        <w:t xml:space="preserve"> 31(3):405–15.</w:t>
      </w:r>
    </w:p>
    <w:p w14:paraId="7BB03533"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Schemske, Douglas W., Gary G. Mittelbach, Howard V. Cornell, James M. Sobel, and Kaustuv Roy. 2009. “Is There a Latitudinal Gradient in the Importance of Biotic Interactions?” </w:t>
      </w:r>
      <w:r w:rsidRPr="00E9125B">
        <w:rPr>
          <w:rFonts w:ascii="Arial" w:hAnsi="Arial" w:cs="Arial"/>
          <w:i/>
          <w:iCs/>
          <w:noProof/>
        </w:rPr>
        <w:t>Annual Review of Ecology, Evolution, and Systematics</w:t>
      </w:r>
      <w:r w:rsidRPr="00E9125B">
        <w:rPr>
          <w:rFonts w:ascii="Arial" w:hAnsi="Arial" w:cs="Arial"/>
          <w:noProof/>
        </w:rPr>
        <w:t xml:space="preserve"> 40(1):245–69.</w:t>
      </w:r>
    </w:p>
    <w:p w14:paraId="31F5F2EB"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Schiffer, Michele and Shane F. McEvey. 2006. “Drosophila Bunnanda - A New Species from Northern Australia with Notes on Other Australian Members of the Montium Subgroup (Diptera: Drosophilidae).” </w:t>
      </w:r>
      <w:r w:rsidRPr="00E9125B">
        <w:rPr>
          <w:rFonts w:ascii="Arial" w:hAnsi="Arial" w:cs="Arial"/>
          <w:i/>
          <w:iCs/>
          <w:noProof/>
        </w:rPr>
        <w:t>Zootaxa</w:t>
      </w:r>
      <w:r w:rsidRPr="00E9125B">
        <w:rPr>
          <w:rFonts w:ascii="Arial" w:hAnsi="Arial" w:cs="Arial"/>
          <w:noProof/>
        </w:rPr>
        <w:t xml:space="preserve"> (1333):1–23.</w:t>
      </w:r>
    </w:p>
    <w:p w14:paraId="4374F1EB"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Sheldon, Kimberly S., Sylvia Yang, and Joshua J. Tewksbury. 2011. “Climate Change and Community Disassembly: Impacts of Warming on Tropical and Temperate Montane Community Structure.” </w:t>
      </w:r>
      <w:r w:rsidRPr="00E9125B">
        <w:rPr>
          <w:rFonts w:ascii="Arial" w:hAnsi="Arial" w:cs="Arial"/>
          <w:i/>
          <w:iCs/>
          <w:noProof/>
        </w:rPr>
        <w:t>Ecology Letters</w:t>
      </w:r>
      <w:r w:rsidRPr="00E9125B">
        <w:rPr>
          <w:rFonts w:ascii="Arial" w:hAnsi="Arial" w:cs="Arial"/>
          <w:noProof/>
        </w:rPr>
        <w:t xml:space="preserve"> 14(12):1191–1200.</w:t>
      </w:r>
    </w:p>
    <w:p w14:paraId="7871A853"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Sinclair, Brent J., Katie E. Marshall, Mary A. Sewell, Danielle L. Levesque, Christopher S. Willett, Stine Slotsbo, Yunwei Dong, Christopher D. G. Harley, David J. Marshall, Brian S. Helmuth, and Raymond B. Huey. 2016. “Can We Predict Ectotherm Responses to Climate Change Using Thermal Performance Curves and Body Temperatures?” edited by D. Vasseur. </w:t>
      </w:r>
      <w:r w:rsidRPr="00E9125B">
        <w:rPr>
          <w:rFonts w:ascii="Arial" w:hAnsi="Arial" w:cs="Arial"/>
          <w:i/>
          <w:iCs/>
          <w:noProof/>
        </w:rPr>
        <w:t>Ecology Letters</w:t>
      </w:r>
      <w:r w:rsidRPr="00E9125B">
        <w:rPr>
          <w:rFonts w:ascii="Arial" w:hAnsi="Arial" w:cs="Arial"/>
          <w:noProof/>
        </w:rPr>
        <w:t xml:space="preserve"> 19(11):1372–85.</w:t>
      </w:r>
    </w:p>
    <w:p w14:paraId="3B535DD5"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Srinivasan, Umesh, Paul R. Elsen, Morgan W. Tingley, and David S. Wilcove. 2018. “Temperature and Competition Interact to Structure Himalayan Bird </w:t>
      </w:r>
      <w:r w:rsidRPr="00E9125B">
        <w:rPr>
          <w:rFonts w:ascii="Arial" w:hAnsi="Arial" w:cs="Arial"/>
          <w:noProof/>
        </w:rPr>
        <w:lastRenderedPageBreak/>
        <w:t xml:space="preserve">Communities.” </w:t>
      </w:r>
      <w:r w:rsidRPr="00E9125B">
        <w:rPr>
          <w:rFonts w:ascii="Arial" w:hAnsi="Arial" w:cs="Arial"/>
          <w:i/>
          <w:iCs/>
          <w:noProof/>
        </w:rPr>
        <w:t>Proceedings of the Royal Society B: Biological Sciences</w:t>
      </w:r>
      <w:r w:rsidRPr="00E9125B">
        <w:rPr>
          <w:rFonts w:ascii="Arial" w:hAnsi="Arial" w:cs="Arial"/>
          <w:noProof/>
        </w:rPr>
        <w:t xml:space="preserve"> 285(1874):20172593.</w:t>
      </w:r>
    </w:p>
    <w:p w14:paraId="08437A97"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Sunday, Jennifer M., Amanda E. Bates, and Nicholas K. Dulvy. 2012. “Thermal Tolerance and the Global Redistribution of Animals.” </w:t>
      </w:r>
      <w:r w:rsidRPr="00E9125B">
        <w:rPr>
          <w:rFonts w:ascii="Arial" w:hAnsi="Arial" w:cs="Arial"/>
          <w:i/>
          <w:iCs/>
          <w:noProof/>
        </w:rPr>
        <w:t>Nature Climate Change</w:t>
      </w:r>
      <w:r w:rsidRPr="00E9125B">
        <w:rPr>
          <w:rFonts w:ascii="Arial" w:hAnsi="Arial" w:cs="Arial"/>
          <w:noProof/>
        </w:rPr>
        <w:t xml:space="preserve"> 2(9):686–90.</w:t>
      </w:r>
    </w:p>
    <w:p w14:paraId="1FC2ADE7"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Terry, J. Christopher D., Jinlin Chen, and Owen T. Lewis. 2021. “Natural Enemies Have Inconsistent Impacts on the Coexistence of Competing Species.” </w:t>
      </w:r>
      <w:r w:rsidRPr="00E9125B">
        <w:rPr>
          <w:rFonts w:ascii="Arial" w:hAnsi="Arial" w:cs="Arial"/>
          <w:i/>
          <w:iCs/>
          <w:noProof/>
        </w:rPr>
        <w:t>Journal of Animal Ecology</w:t>
      </w:r>
      <w:r w:rsidRPr="00E9125B">
        <w:rPr>
          <w:rFonts w:ascii="Arial" w:hAnsi="Arial" w:cs="Arial"/>
          <w:noProof/>
        </w:rPr>
        <w:t xml:space="preserve"> 1365-2656.13534.</w:t>
      </w:r>
    </w:p>
    <w:p w14:paraId="0A962F7E"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Williams, Stephen E., Elizabeth E. Bolitho, and Samantha Fox. 2003. “Climate Change in Australian Tropical Rainforests: An Impending Environmental Catastrophe.” </w:t>
      </w:r>
      <w:r w:rsidRPr="00E9125B">
        <w:rPr>
          <w:rFonts w:ascii="Arial" w:hAnsi="Arial" w:cs="Arial"/>
          <w:i/>
          <w:iCs/>
          <w:noProof/>
        </w:rPr>
        <w:t>Proceedings of the Royal Society B: Biological Sciences</w:t>
      </w:r>
      <w:r w:rsidRPr="00E9125B">
        <w:rPr>
          <w:rFonts w:ascii="Arial" w:hAnsi="Arial" w:cs="Arial"/>
          <w:noProof/>
        </w:rPr>
        <w:t xml:space="preserve"> 270(1527):1887–92.</w:t>
      </w:r>
    </w:p>
    <w:p w14:paraId="3EA8AD92"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Wilson, Robert J., David Gutiérrez, Javier Gutiérrez, David Martínez, Rosa Agudo, and Victor J. Monserrat. 2005. “Changes to the Elevational Limits and Extent of Species Ranges Associated with Climate Change.” </w:t>
      </w:r>
      <w:r w:rsidRPr="00E9125B">
        <w:rPr>
          <w:rFonts w:ascii="Arial" w:hAnsi="Arial" w:cs="Arial"/>
          <w:i/>
          <w:iCs/>
          <w:noProof/>
        </w:rPr>
        <w:t>Ecology Letters</w:t>
      </w:r>
      <w:r w:rsidRPr="00E9125B">
        <w:rPr>
          <w:rFonts w:ascii="Arial" w:hAnsi="Arial" w:cs="Arial"/>
          <w:noProof/>
        </w:rPr>
        <w:t xml:space="preserve"> 8(11):1138–46.</w:t>
      </w:r>
    </w:p>
    <w:p w14:paraId="1BB632E4" w14:textId="681787BD" w:rsidR="00507849" w:rsidRPr="00EC538B" w:rsidRDefault="00EC538B" w:rsidP="00E9125B">
      <w:pPr>
        <w:widowControl w:val="0"/>
        <w:autoSpaceDE w:val="0"/>
        <w:autoSpaceDN w:val="0"/>
        <w:adjustRightInd w:val="0"/>
        <w:ind w:left="480" w:hanging="480"/>
        <w:rPr>
          <w:rFonts w:ascii="Arial" w:hAnsi="Arial" w:cs="Arial"/>
          <w:b/>
          <w:bCs/>
          <w:lang w:val="en-US"/>
        </w:rPr>
      </w:pPr>
      <w:r>
        <w:rPr>
          <w:rFonts w:ascii="Arial" w:hAnsi="Arial" w:cs="Arial"/>
          <w:b/>
          <w:bCs/>
          <w:lang w:val="en-US"/>
        </w:rPr>
        <w:fldChar w:fldCharType="end"/>
      </w:r>
    </w:p>
    <w:p w14:paraId="020F45A4" w14:textId="6207B64C" w:rsidR="00886388" w:rsidRPr="007F05C5" w:rsidRDefault="00507849" w:rsidP="007C1BC4">
      <w:pPr>
        <w:rPr>
          <w:rFonts w:ascii="Arial" w:hAnsi="Arial" w:cs="Arial"/>
          <w:lang w:val="en-US"/>
        </w:rPr>
      </w:pPr>
      <w:r w:rsidRPr="007F05C5">
        <w:rPr>
          <w:rFonts w:ascii="Arial" w:hAnsi="Arial" w:cs="Arial"/>
          <w:lang w:val="en-US"/>
        </w:rPr>
        <w:br w:type="page"/>
      </w:r>
    </w:p>
    <w:p w14:paraId="7531790E" w14:textId="48F6B91E" w:rsidR="00507849" w:rsidRPr="007F05C5" w:rsidRDefault="00507849" w:rsidP="007C1BC4">
      <w:pPr>
        <w:rPr>
          <w:rFonts w:ascii="Arial" w:hAnsi="Arial" w:cs="Arial"/>
          <w:lang w:val="en-US"/>
        </w:rPr>
      </w:pPr>
      <w:r w:rsidRPr="00DE4099">
        <w:rPr>
          <w:rFonts w:ascii="Arial" w:hAnsi="Arial" w:cs="Arial"/>
          <w:b/>
          <w:bCs/>
          <w:lang w:val="en-US"/>
        </w:rPr>
        <w:lastRenderedPageBreak/>
        <w:t>Figure 1.</w:t>
      </w:r>
      <w:r w:rsidR="00DE4099" w:rsidRPr="00DE4099">
        <w:rPr>
          <w:rFonts w:ascii="Arial" w:hAnsi="Arial" w:cs="Arial"/>
          <w:b/>
          <w:bCs/>
          <w:lang w:val="en-US"/>
        </w:rPr>
        <w:t xml:space="preserve"> Distribution patterns</w:t>
      </w:r>
      <w:r w:rsidR="00DE4099">
        <w:rPr>
          <w:rFonts w:ascii="Arial" w:hAnsi="Arial" w:cs="Arial"/>
          <w:b/>
          <w:bCs/>
          <w:lang w:val="en-US"/>
        </w:rPr>
        <w:t>.</w:t>
      </w:r>
      <w:r w:rsidRPr="00106141">
        <w:rPr>
          <w:rFonts w:ascii="Arial" w:hAnsi="Arial" w:cs="Arial"/>
          <w:lang w:val="en-US"/>
        </w:rPr>
        <w:t xml:space="preserve"> a</w:t>
      </w:r>
      <w:r w:rsidR="0089271B" w:rsidRPr="00106141">
        <w:rPr>
          <w:rFonts w:ascii="Arial" w:hAnsi="Arial" w:cs="Arial"/>
          <w:lang w:val="en-US"/>
        </w:rPr>
        <w:t>)</w:t>
      </w:r>
      <w:r w:rsidRPr="00106141">
        <w:rPr>
          <w:rFonts w:ascii="Arial" w:hAnsi="Arial" w:cs="Arial"/>
          <w:lang w:val="en-US"/>
        </w:rPr>
        <w:t xml:space="preserve"> </w:t>
      </w:r>
      <w:r w:rsidR="0089271B" w:rsidRPr="00106141">
        <w:rPr>
          <w:rFonts w:ascii="Arial" w:hAnsi="Arial" w:cs="Arial"/>
          <w:lang w:val="en-US"/>
        </w:rPr>
        <w:t>P</w:t>
      </w:r>
      <w:r w:rsidRPr="00106141">
        <w:rPr>
          <w:rFonts w:ascii="Arial" w:hAnsi="Arial" w:cs="Arial"/>
          <w:lang w:val="en-US"/>
        </w:rPr>
        <w:t xml:space="preserve">roportion of </w:t>
      </w:r>
      <w:r w:rsidR="00DB7A26">
        <w:rPr>
          <w:rFonts w:ascii="Arial" w:hAnsi="Arial" w:cs="Arial"/>
          <w:lang w:val="en-US"/>
        </w:rPr>
        <w:t xml:space="preserve">all </w:t>
      </w:r>
      <w:r w:rsidR="0089271B" w:rsidRPr="00106141">
        <w:rPr>
          <w:rFonts w:ascii="Arial" w:hAnsi="Arial" w:cs="Arial"/>
          <w:lang w:val="en-US"/>
        </w:rPr>
        <w:t>samples</w:t>
      </w:r>
      <w:r w:rsidRPr="00106141">
        <w:rPr>
          <w:rFonts w:ascii="Arial" w:hAnsi="Arial" w:cs="Arial"/>
          <w:lang w:val="en-US"/>
        </w:rPr>
        <w:t xml:space="preserve"> found </w:t>
      </w:r>
      <w:r w:rsidR="00DB7A26">
        <w:rPr>
          <w:rFonts w:ascii="Arial" w:hAnsi="Arial" w:cs="Arial"/>
          <w:lang w:val="en-US"/>
        </w:rPr>
        <w:t>at</w:t>
      </w:r>
      <w:r w:rsidR="00DB7A26" w:rsidRPr="00106141">
        <w:rPr>
          <w:rFonts w:ascii="Arial" w:hAnsi="Arial" w:cs="Arial"/>
          <w:lang w:val="en-US"/>
        </w:rPr>
        <w:t xml:space="preserve"> </w:t>
      </w:r>
      <w:r w:rsidRPr="00106141">
        <w:rPr>
          <w:rFonts w:ascii="Arial" w:hAnsi="Arial" w:cs="Arial"/>
          <w:lang w:val="en-US"/>
        </w:rPr>
        <w:t>the low-, middle- and high-</w:t>
      </w:r>
      <w:r w:rsidR="00846F63">
        <w:rPr>
          <w:rFonts w:ascii="Arial" w:hAnsi="Arial" w:cs="Arial"/>
          <w:lang w:val="en-US"/>
        </w:rPr>
        <w:t>elevation</w:t>
      </w:r>
      <w:r w:rsidRPr="00106141">
        <w:rPr>
          <w:rFonts w:ascii="Arial" w:hAnsi="Arial" w:cs="Arial"/>
          <w:lang w:val="en-US"/>
        </w:rPr>
        <w:t xml:space="preserve"> site</w:t>
      </w:r>
      <w:r w:rsidR="00BC6304">
        <w:rPr>
          <w:rFonts w:ascii="Arial" w:hAnsi="Arial" w:cs="Arial"/>
          <w:lang w:val="en-US"/>
        </w:rPr>
        <w:t>s</w:t>
      </w:r>
      <w:r w:rsidRPr="00106141">
        <w:rPr>
          <w:rFonts w:ascii="Arial" w:hAnsi="Arial" w:cs="Arial"/>
          <w:lang w:val="en-US"/>
        </w:rPr>
        <w:t xml:space="preserve"> for the </w:t>
      </w:r>
      <w:r w:rsidR="0089271B" w:rsidRPr="00106141">
        <w:rPr>
          <w:rFonts w:ascii="Arial" w:hAnsi="Arial" w:cs="Arial"/>
          <w:lang w:val="en-US"/>
        </w:rPr>
        <w:t>nine</w:t>
      </w:r>
      <w:r w:rsidRPr="00106141">
        <w:rPr>
          <w:rFonts w:ascii="Arial" w:hAnsi="Arial" w:cs="Arial"/>
          <w:lang w:val="en-US"/>
        </w:rPr>
        <w:t xml:space="preserve"> </w:t>
      </w:r>
      <w:r w:rsidRPr="008816B7">
        <w:rPr>
          <w:rFonts w:ascii="Arial" w:hAnsi="Arial" w:cs="Arial"/>
          <w:i/>
          <w:iCs/>
          <w:lang w:val="en-US"/>
        </w:rPr>
        <w:t>Drosophila</w:t>
      </w:r>
      <w:r w:rsidRPr="00106141">
        <w:rPr>
          <w:rFonts w:ascii="Arial" w:hAnsi="Arial" w:cs="Arial"/>
          <w:lang w:val="en-US"/>
        </w:rPr>
        <w:t xml:space="preserve"> species. b</w:t>
      </w:r>
      <w:r w:rsidR="0089271B" w:rsidRPr="00106141">
        <w:rPr>
          <w:rFonts w:ascii="Arial" w:hAnsi="Arial" w:cs="Arial"/>
          <w:lang w:val="en-US"/>
        </w:rPr>
        <w:t>)</w:t>
      </w:r>
      <w:r w:rsidRPr="00106141">
        <w:rPr>
          <w:rFonts w:ascii="Arial" w:hAnsi="Arial" w:cs="Arial"/>
          <w:lang w:val="en-US"/>
        </w:rPr>
        <w:t xml:space="preserve"> </w:t>
      </w:r>
      <w:r w:rsidR="0089271B" w:rsidRPr="00106141">
        <w:rPr>
          <w:rFonts w:ascii="Arial" w:hAnsi="Arial" w:cs="Arial"/>
          <w:lang w:val="en-US"/>
        </w:rPr>
        <w:t>R</w:t>
      </w:r>
      <w:r w:rsidRPr="00106141">
        <w:rPr>
          <w:rFonts w:ascii="Arial" w:hAnsi="Arial" w:cs="Arial"/>
          <w:lang w:val="en-US"/>
        </w:rPr>
        <w:t>egression coefficients</w:t>
      </w:r>
      <w:r w:rsidR="0089271B" w:rsidRPr="00106141">
        <w:rPr>
          <w:rFonts w:ascii="Arial" w:hAnsi="Arial" w:cs="Arial"/>
          <w:lang w:val="en-US"/>
        </w:rPr>
        <w:t xml:space="preserve"> </w:t>
      </w:r>
      <w:r w:rsidR="0089271B" w:rsidRPr="00106141">
        <w:rPr>
          <w:rFonts w:ascii="Arial" w:eastAsia="SimSun" w:hAnsi="Arial" w:cs="Arial"/>
          <w:lang w:val="en-US"/>
        </w:rPr>
        <w:t xml:space="preserve">and </w:t>
      </w:r>
      <w:proofErr w:type="spellStart"/>
      <w:r w:rsidR="0089271B" w:rsidRPr="00106141">
        <w:rPr>
          <w:rFonts w:ascii="Arial" w:eastAsia="SimSun" w:hAnsi="Arial" w:cs="Arial"/>
          <w:lang w:val="en-US"/>
        </w:rPr>
        <w:t>hIndex</w:t>
      </w:r>
      <w:proofErr w:type="spellEnd"/>
      <w:r w:rsidR="0089271B" w:rsidRPr="00106141">
        <w:rPr>
          <w:rFonts w:ascii="Arial" w:eastAsia="SimSun" w:hAnsi="Arial" w:cs="Arial"/>
          <w:lang w:val="en-US"/>
        </w:rPr>
        <w:t xml:space="preserve"> </w:t>
      </w:r>
      <w:r w:rsidR="00DB7A26">
        <w:rPr>
          <w:rFonts w:ascii="Arial" w:eastAsia="SimSun" w:hAnsi="Arial" w:cs="Arial"/>
          <w:lang w:val="en-US"/>
        </w:rPr>
        <w:t>give consistent</w:t>
      </w:r>
      <w:r w:rsidR="00DB7A26" w:rsidRPr="00106141">
        <w:rPr>
          <w:rFonts w:ascii="Arial" w:eastAsia="SimSun" w:hAnsi="Arial" w:cs="Arial"/>
          <w:lang w:val="en-US"/>
        </w:rPr>
        <w:t xml:space="preserve"> </w:t>
      </w:r>
      <w:r w:rsidRPr="00106141">
        <w:rPr>
          <w:rFonts w:ascii="Arial" w:hAnsi="Arial" w:cs="Arial"/>
          <w:lang w:val="en-US"/>
        </w:rPr>
        <w:t>descri</w:t>
      </w:r>
      <w:r w:rsidR="00DB7A26">
        <w:rPr>
          <w:rFonts w:ascii="Arial" w:hAnsi="Arial" w:cs="Arial"/>
          <w:lang w:val="en-US"/>
        </w:rPr>
        <w:t>ptions of</w:t>
      </w:r>
      <w:r w:rsidRPr="00106141">
        <w:rPr>
          <w:rFonts w:ascii="Arial" w:hAnsi="Arial" w:cs="Arial"/>
          <w:lang w:val="en-US"/>
        </w:rPr>
        <w:t xml:space="preserve"> </w:t>
      </w:r>
      <w:r w:rsidR="00AE7D15">
        <w:rPr>
          <w:rFonts w:ascii="Arial" w:hAnsi="Arial" w:cs="Arial"/>
          <w:lang w:val="en-US"/>
        </w:rPr>
        <w:t>elevational</w:t>
      </w:r>
      <w:r w:rsidRPr="00106141">
        <w:rPr>
          <w:rFonts w:ascii="Arial" w:hAnsi="Arial" w:cs="Arial"/>
          <w:lang w:val="en-US"/>
        </w:rPr>
        <w:t xml:space="preserve"> distribution pattern</w:t>
      </w:r>
      <w:r w:rsidR="0089271B" w:rsidRPr="00106141">
        <w:rPr>
          <w:rFonts w:ascii="Arial" w:hAnsi="Arial" w:cs="Arial"/>
          <w:lang w:val="en-US"/>
        </w:rPr>
        <w:t>s</w:t>
      </w:r>
      <w:r w:rsidRPr="00106141">
        <w:rPr>
          <w:rFonts w:ascii="Arial" w:hAnsi="Arial" w:cs="Arial"/>
          <w:lang w:val="en-US"/>
        </w:rPr>
        <w:t xml:space="preserve">. </w:t>
      </w:r>
      <w:r w:rsidRPr="00106141">
        <w:rPr>
          <w:rFonts w:ascii="Arial" w:hAnsi="Arial" w:cs="Arial"/>
          <w:i/>
          <w:iCs/>
          <w:lang w:val="en-US"/>
        </w:rPr>
        <w:t>D</w:t>
      </w:r>
      <w:r w:rsidR="00E102BF">
        <w:rPr>
          <w:rFonts w:ascii="Arial" w:hAnsi="Arial" w:cs="Arial"/>
          <w:i/>
          <w:iCs/>
          <w:lang w:val="en-US"/>
        </w:rPr>
        <w:t>rosophila</w:t>
      </w:r>
      <w:r w:rsidRPr="00106141">
        <w:rPr>
          <w:rFonts w:ascii="Arial" w:hAnsi="Arial" w:cs="Arial"/>
          <w:i/>
          <w:iCs/>
          <w:lang w:val="en-US"/>
        </w:rPr>
        <w:t xml:space="preserve"> </w:t>
      </w:r>
      <w:proofErr w:type="spellStart"/>
      <w:r w:rsidRPr="00106141">
        <w:rPr>
          <w:rFonts w:ascii="Arial" w:hAnsi="Arial" w:cs="Arial"/>
          <w:i/>
          <w:iCs/>
          <w:lang w:val="en-US"/>
        </w:rPr>
        <w:t>bunnanda</w:t>
      </w:r>
      <w:proofErr w:type="spellEnd"/>
      <w:r w:rsidRPr="00106141">
        <w:rPr>
          <w:rFonts w:ascii="Arial" w:hAnsi="Arial" w:cs="Arial"/>
          <w:lang w:val="en-US"/>
        </w:rPr>
        <w:t xml:space="preserve"> is not included in the </w:t>
      </w:r>
      <w:r w:rsidR="00243604">
        <w:rPr>
          <w:rFonts w:ascii="Arial" w:hAnsi="Arial" w:cs="Arial"/>
          <w:lang w:val="en-US"/>
        </w:rPr>
        <w:t>figure</w:t>
      </w:r>
      <w:r w:rsidR="00243604" w:rsidRPr="00106141">
        <w:rPr>
          <w:rFonts w:ascii="Arial" w:hAnsi="Arial" w:cs="Arial"/>
          <w:lang w:val="en-US"/>
        </w:rPr>
        <w:t xml:space="preserve"> </w:t>
      </w:r>
      <w:r w:rsidRPr="00106141">
        <w:rPr>
          <w:rFonts w:ascii="Arial" w:hAnsi="Arial" w:cs="Arial"/>
          <w:lang w:val="en-US"/>
        </w:rPr>
        <w:t xml:space="preserve">because its regression coefficient </w:t>
      </w:r>
      <w:r w:rsidR="0089271B" w:rsidRPr="00106141">
        <w:rPr>
          <w:rFonts w:ascii="Arial" w:hAnsi="Arial" w:cs="Arial"/>
          <w:lang w:val="en-US"/>
        </w:rPr>
        <w:t xml:space="preserve">and standard error </w:t>
      </w:r>
      <w:r w:rsidR="00DE2C42" w:rsidRPr="00106141">
        <w:rPr>
          <w:rFonts w:ascii="Arial" w:hAnsi="Arial" w:cs="Arial"/>
          <w:lang w:val="en-US"/>
        </w:rPr>
        <w:t>are</w:t>
      </w:r>
      <w:r w:rsidRPr="00106141">
        <w:rPr>
          <w:rFonts w:ascii="Arial" w:hAnsi="Arial" w:cs="Arial"/>
          <w:lang w:val="en-US"/>
        </w:rPr>
        <w:t xml:space="preserve"> peculiarly large in absolute value due to its small sample size. Error bars show </w:t>
      </w:r>
      <w:r w:rsidR="004B5E2F" w:rsidRPr="00106141">
        <w:rPr>
          <w:rFonts w:ascii="Arial" w:hAnsi="Arial" w:cs="Arial"/>
          <w:lang w:val="en-US"/>
        </w:rPr>
        <w:t xml:space="preserve">90% </w:t>
      </w:r>
      <w:r w:rsidRPr="00106141">
        <w:rPr>
          <w:rFonts w:ascii="Arial" w:hAnsi="Arial" w:cs="Arial"/>
          <w:lang w:val="en-US"/>
        </w:rPr>
        <w:t>confidence intervals.</w:t>
      </w:r>
    </w:p>
    <w:p w14:paraId="63E0825C" w14:textId="4542B602" w:rsidR="00301C2F" w:rsidRDefault="00301C2F" w:rsidP="007C1BC4">
      <w:pPr>
        <w:rPr>
          <w:rFonts w:ascii="Arial" w:hAnsi="Arial" w:cs="Arial"/>
          <w:lang w:val="en-US"/>
        </w:rPr>
      </w:pPr>
      <w:r>
        <w:rPr>
          <w:rFonts w:ascii="Arial" w:hAnsi="Arial" w:cs="Arial"/>
          <w:noProof/>
          <w:lang w:val="en-US"/>
        </w:rPr>
        <w:drawing>
          <wp:inline distT="0" distB="0" distL="0" distR="0" wp14:anchorId="00372D22" wp14:editId="5497A29F">
            <wp:extent cx="4657565" cy="6448301"/>
            <wp:effectExtent l="0" t="0" r="3810" b="3810"/>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58940" cy="6450205"/>
                    </a:xfrm>
                    <a:prstGeom prst="rect">
                      <a:avLst/>
                    </a:prstGeom>
                  </pic:spPr>
                </pic:pic>
              </a:graphicData>
            </a:graphic>
          </wp:inline>
        </w:drawing>
      </w:r>
    </w:p>
    <w:p w14:paraId="1E92C471" w14:textId="569316DA" w:rsidR="00017D17" w:rsidRDefault="00017D17" w:rsidP="007C1BC4">
      <w:pPr>
        <w:rPr>
          <w:rFonts w:ascii="Arial" w:hAnsi="Arial" w:cs="Arial"/>
          <w:lang w:val="en-US"/>
        </w:rPr>
      </w:pPr>
      <w:r>
        <w:rPr>
          <w:rFonts w:ascii="Arial" w:hAnsi="Arial" w:cs="Arial"/>
          <w:lang w:val="en-US"/>
        </w:rPr>
        <w:br w:type="page"/>
      </w:r>
    </w:p>
    <w:p w14:paraId="4659A6A0" w14:textId="302C3F4E" w:rsidR="007363C5" w:rsidRPr="00157313" w:rsidRDefault="00157313" w:rsidP="007C1BC4">
      <w:pPr>
        <w:rPr>
          <w:rFonts w:ascii="Arial" w:hAnsi="Arial" w:cs="Arial"/>
        </w:rPr>
      </w:pPr>
      <w:r w:rsidRPr="00B23F2E">
        <w:rPr>
          <w:rFonts w:ascii="Arial" w:hAnsi="Arial" w:cs="Arial"/>
          <w:b/>
          <w:bCs/>
          <w:color w:val="0E101A"/>
        </w:rPr>
        <w:lastRenderedPageBreak/>
        <w:t>Figure 2. The thermal performance curve of reproduction.</w:t>
      </w:r>
      <w:r w:rsidRPr="00B23F2E">
        <w:rPr>
          <w:rFonts w:ascii="Arial" w:hAnsi="Arial" w:cs="Arial"/>
        </w:rPr>
        <w:t> The numbers of adult offspring produced per female parent per day are fitted against temperatures. Line colours are ordered by the species’ distribution pattern, with upland-biased species represented by cold colours and lowland-biased species represented by warm colours.</w:t>
      </w:r>
    </w:p>
    <w:p w14:paraId="61FE1955" w14:textId="5BE8D1A6" w:rsidR="007363C5" w:rsidRPr="007F05C5" w:rsidRDefault="00301C2F" w:rsidP="007C1BC4">
      <w:pPr>
        <w:rPr>
          <w:rFonts w:ascii="Arial" w:hAnsi="Arial" w:cs="Arial"/>
          <w:lang w:val="en-US"/>
        </w:rPr>
      </w:pPr>
      <w:commentRangeStart w:id="144"/>
      <w:r>
        <w:rPr>
          <w:rFonts w:ascii="Arial" w:hAnsi="Arial" w:cs="Arial"/>
          <w:noProof/>
          <w:lang w:val="en-US"/>
        </w:rPr>
        <w:drawing>
          <wp:inline distT="0" distB="0" distL="0" distR="0" wp14:anchorId="6D1ED90D" wp14:editId="441CDA65">
            <wp:extent cx="5727700" cy="3436620"/>
            <wp:effectExtent l="0" t="0" r="0" b="508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3436620"/>
                    </a:xfrm>
                    <a:prstGeom prst="rect">
                      <a:avLst/>
                    </a:prstGeom>
                  </pic:spPr>
                </pic:pic>
              </a:graphicData>
            </a:graphic>
          </wp:inline>
        </w:drawing>
      </w:r>
      <w:commentRangeEnd w:id="144"/>
      <w:r w:rsidR="0043009B">
        <w:rPr>
          <w:rStyle w:val="CommentReference"/>
          <w:rFonts w:asciiTheme="minorHAnsi" w:eastAsiaTheme="minorHAnsi" w:hAnsiTheme="minorHAnsi" w:cstheme="minorBidi"/>
          <w:lang w:eastAsia="en-US"/>
        </w:rPr>
        <w:commentReference w:id="144"/>
      </w:r>
    </w:p>
    <w:p w14:paraId="1B801742" w14:textId="117324A3" w:rsidR="006A5712" w:rsidRDefault="00EF3BCB" w:rsidP="007C1BC4">
      <w:pPr>
        <w:rPr>
          <w:rFonts w:ascii="Arial" w:hAnsi="Arial" w:cs="Arial"/>
          <w:lang w:val="en-US"/>
        </w:rPr>
      </w:pPr>
      <w:r w:rsidRPr="007F05C5">
        <w:rPr>
          <w:rFonts w:ascii="Arial" w:hAnsi="Arial" w:cs="Arial"/>
          <w:lang w:val="en-US"/>
        </w:rPr>
        <w:br w:type="page"/>
      </w:r>
    </w:p>
    <w:p w14:paraId="4707063D" w14:textId="7F9D231C" w:rsidR="005F0295" w:rsidRDefault="006A5712" w:rsidP="007C1BC4">
      <w:pPr>
        <w:rPr>
          <w:rFonts w:ascii="Arial" w:hAnsi="Arial" w:cs="Arial"/>
          <w:lang w:val="en-US"/>
        </w:rPr>
      </w:pPr>
      <w:r w:rsidRPr="00DE4099">
        <w:rPr>
          <w:rFonts w:ascii="Arial" w:hAnsi="Arial" w:cs="Arial"/>
          <w:b/>
          <w:bCs/>
          <w:lang w:val="en-US"/>
        </w:rPr>
        <w:lastRenderedPageBreak/>
        <w:t xml:space="preserve">Figure 3. Reproductive and physiological thermal tolerance of </w:t>
      </w:r>
      <w:r w:rsidR="008816B7" w:rsidRPr="00DE4099">
        <w:rPr>
          <w:rFonts w:ascii="Arial" w:hAnsi="Arial" w:cs="Arial"/>
          <w:b/>
          <w:bCs/>
          <w:lang w:val="en-US"/>
        </w:rPr>
        <w:t xml:space="preserve">the seven tropical </w:t>
      </w:r>
      <w:r w:rsidR="008816B7" w:rsidRPr="00DE4099">
        <w:rPr>
          <w:rFonts w:ascii="Arial" w:hAnsi="Arial" w:cs="Arial"/>
          <w:b/>
          <w:bCs/>
          <w:i/>
          <w:iCs/>
          <w:lang w:val="en-US"/>
        </w:rPr>
        <w:t xml:space="preserve">Drosophila </w:t>
      </w:r>
      <w:r w:rsidRPr="00DE4099">
        <w:rPr>
          <w:rFonts w:ascii="Arial" w:hAnsi="Arial" w:cs="Arial"/>
          <w:b/>
          <w:bCs/>
          <w:lang w:val="en-US"/>
        </w:rPr>
        <w:t>species</w:t>
      </w:r>
      <w:r w:rsidR="008816B7" w:rsidRPr="00DE4099">
        <w:rPr>
          <w:rFonts w:ascii="Arial" w:hAnsi="Arial" w:cs="Arial"/>
          <w:b/>
          <w:bCs/>
          <w:lang w:val="en-US"/>
        </w:rPr>
        <w:t xml:space="preserve"> examined.</w:t>
      </w:r>
      <w:r w:rsidR="008816B7">
        <w:rPr>
          <w:rFonts w:ascii="Arial" w:hAnsi="Arial" w:cs="Arial"/>
          <w:lang w:val="en-US"/>
        </w:rPr>
        <w:t xml:space="preserve"> Species are ordered by their distribution patterns, with lowland-biased species on the left and </w:t>
      </w:r>
      <w:r w:rsidR="007638ED">
        <w:rPr>
          <w:rFonts w:ascii="Arial" w:hAnsi="Arial" w:cs="Arial"/>
          <w:lang w:val="en-US"/>
        </w:rPr>
        <w:t>upland</w:t>
      </w:r>
      <w:r w:rsidR="008816B7">
        <w:rPr>
          <w:rFonts w:ascii="Arial" w:hAnsi="Arial" w:cs="Arial"/>
          <w:lang w:val="en-US"/>
        </w:rPr>
        <w:t>-biased species on the right. C</w:t>
      </w:r>
      <w:r w:rsidR="00A03AC1">
        <w:rPr>
          <w:rFonts w:ascii="Arial" w:hAnsi="Arial" w:cs="Arial"/>
          <w:lang w:val="en-US"/>
        </w:rPr>
        <w:t xml:space="preserve">old tolerance is represented by </w:t>
      </w:r>
      <w:proofErr w:type="spellStart"/>
      <w:r w:rsidR="00A03AC1" w:rsidRPr="002F3A67">
        <w:rPr>
          <w:rFonts w:ascii="Arial" w:hAnsi="Arial" w:cs="Arial"/>
          <w:i/>
          <w:iCs/>
          <w:lang w:val="en-US"/>
        </w:rPr>
        <w:t>RTmin</w:t>
      </w:r>
      <w:proofErr w:type="spellEnd"/>
      <w:r w:rsidR="00A03AC1">
        <w:rPr>
          <w:rFonts w:ascii="Arial" w:hAnsi="Arial" w:cs="Arial"/>
          <w:lang w:val="en-US"/>
        </w:rPr>
        <w:t xml:space="preserve"> (a), fecundity at 17</w:t>
      </w:r>
      <w:r w:rsidR="002F3A67" w:rsidRPr="007F05C5">
        <w:rPr>
          <w:rFonts w:ascii="Arial" w:hAnsi="Arial" w:cs="Arial"/>
        </w:rPr>
        <w:t>°C</w:t>
      </w:r>
      <w:r w:rsidR="00A03AC1">
        <w:rPr>
          <w:rFonts w:ascii="Arial" w:hAnsi="Arial" w:cs="Arial"/>
          <w:lang w:val="en-US"/>
        </w:rPr>
        <w:t xml:space="preserve"> (b), recovered fecundity after 14</w:t>
      </w:r>
      <w:r w:rsidR="002F3A67" w:rsidRPr="007F05C5">
        <w:rPr>
          <w:rFonts w:ascii="Arial" w:hAnsi="Arial" w:cs="Arial"/>
        </w:rPr>
        <w:t>°C</w:t>
      </w:r>
      <w:r w:rsidR="00A03AC1">
        <w:rPr>
          <w:rFonts w:ascii="Arial" w:hAnsi="Arial" w:cs="Arial"/>
          <w:lang w:val="en-US"/>
        </w:rPr>
        <w:t xml:space="preserve"> (c) and recovery time after chill coma (d). Hot tolerance is represented by </w:t>
      </w:r>
      <w:proofErr w:type="spellStart"/>
      <w:r w:rsidR="00A03AC1" w:rsidRPr="002F3A67">
        <w:rPr>
          <w:rFonts w:ascii="Arial" w:hAnsi="Arial" w:cs="Arial"/>
          <w:i/>
          <w:iCs/>
          <w:lang w:val="en-US"/>
        </w:rPr>
        <w:t>RTmax</w:t>
      </w:r>
      <w:proofErr w:type="spellEnd"/>
      <w:r w:rsidR="00A03AC1">
        <w:rPr>
          <w:rFonts w:ascii="Arial" w:hAnsi="Arial" w:cs="Arial"/>
          <w:lang w:val="en-US"/>
        </w:rPr>
        <w:t xml:space="preserve"> (e), fecundity at 29</w:t>
      </w:r>
      <w:r w:rsidR="002F3A67" w:rsidRPr="007F05C5">
        <w:rPr>
          <w:rFonts w:ascii="Arial" w:hAnsi="Arial" w:cs="Arial"/>
        </w:rPr>
        <w:t>°C</w:t>
      </w:r>
      <w:r w:rsidR="00A03AC1">
        <w:rPr>
          <w:rFonts w:ascii="Arial" w:hAnsi="Arial" w:cs="Arial"/>
          <w:lang w:val="en-US"/>
        </w:rPr>
        <w:t xml:space="preserve"> (f), recovered fecundity after 29</w:t>
      </w:r>
      <w:r w:rsidR="002F3A67" w:rsidRPr="007F05C5">
        <w:rPr>
          <w:rFonts w:ascii="Arial" w:hAnsi="Arial" w:cs="Arial"/>
        </w:rPr>
        <w:t>°C</w:t>
      </w:r>
      <w:r w:rsidR="00A03AC1">
        <w:rPr>
          <w:rFonts w:ascii="Arial" w:hAnsi="Arial" w:cs="Arial"/>
          <w:lang w:val="en-US"/>
        </w:rPr>
        <w:t xml:space="preserve"> (g) and knockdown time by high temperature (h)</w:t>
      </w:r>
      <w:commentRangeStart w:id="145"/>
      <w:commentRangeStart w:id="146"/>
      <w:commentRangeStart w:id="147"/>
      <w:r w:rsidR="00A03AC1">
        <w:rPr>
          <w:rFonts w:ascii="Arial" w:hAnsi="Arial" w:cs="Arial"/>
          <w:lang w:val="en-US"/>
        </w:rPr>
        <w:t>.</w:t>
      </w:r>
      <w:commentRangeEnd w:id="145"/>
      <w:r w:rsidR="003B5E47">
        <w:rPr>
          <w:rStyle w:val="CommentReference"/>
          <w:rFonts w:asciiTheme="minorHAnsi" w:eastAsiaTheme="minorHAnsi" w:hAnsiTheme="minorHAnsi" w:cstheme="minorBidi"/>
          <w:lang w:eastAsia="en-US"/>
        </w:rPr>
        <w:commentReference w:id="145"/>
      </w:r>
      <w:commentRangeEnd w:id="146"/>
      <w:r w:rsidR="003B5E47">
        <w:rPr>
          <w:rStyle w:val="CommentReference"/>
          <w:rFonts w:asciiTheme="minorHAnsi" w:eastAsiaTheme="minorHAnsi" w:hAnsiTheme="minorHAnsi" w:cstheme="minorBidi"/>
          <w:lang w:eastAsia="en-US"/>
        </w:rPr>
        <w:commentReference w:id="146"/>
      </w:r>
      <w:commentRangeEnd w:id="147"/>
      <w:r w:rsidR="003B5E47">
        <w:rPr>
          <w:rStyle w:val="CommentReference"/>
          <w:rFonts w:asciiTheme="minorHAnsi" w:eastAsiaTheme="minorHAnsi" w:hAnsiTheme="minorHAnsi" w:cstheme="minorBidi"/>
          <w:lang w:eastAsia="en-US"/>
        </w:rPr>
        <w:commentReference w:id="147"/>
      </w:r>
    </w:p>
    <w:p w14:paraId="2D2D297C" w14:textId="490E43F1" w:rsidR="00C30E88" w:rsidRDefault="005F0295" w:rsidP="007C1BC4">
      <w:pPr>
        <w:rPr>
          <w:rFonts w:ascii="Arial" w:hAnsi="Arial" w:cs="Arial"/>
          <w:lang w:val="en-US"/>
        </w:rPr>
      </w:pPr>
      <w:r>
        <w:rPr>
          <w:rFonts w:ascii="Arial" w:hAnsi="Arial" w:cs="Arial"/>
          <w:noProof/>
          <w:lang w:val="en-US"/>
        </w:rPr>
        <w:drawing>
          <wp:inline distT="0" distB="0" distL="0" distR="0" wp14:anchorId="43515B5A" wp14:editId="0171700F">
            <wp:extent cx="5284716" cy="7147035"/>
            <wp:effectExtent l="0" t="0" r="0" b="3175"/>
            <wp:docPr id="22" name="Picture 2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engineering drawing&#10;&#10;Description automatically generated"/>
                    <pic:cNvPicPr/>
                  </pic:nvPicPr>
                  <pic:blipFill rotWithShape="1">
                    <a:blip r:embed="rId14" cstate="print">
                      <a:extLst>
                        <a:ext uri="{28A0092B-C50C-407E-A947-70E740481C1C}">
                          <a14:useLocalDpi xmlns:a14="http://schemas.microsoft.com/office/drawing/2010/main" val="0"/>
                        </a:ext>
                      </a:extLst>
                    </a:blip>
                    <a:srcRect b="6374"/>
                    <a:stretch/>
                  </pic:blipFill>
                  <pic:spPr bwMode="auto">
                    <a:xfrm>
                      <a:off x="0" y="0"/>
                      <a:ext cx="5298983" cy="7166329"/>
                    </a:xfrm>
                    <a:prstGeom prst="rect">
                      <a:avLst/>
                    </a:prstGeom>
                    <a:ln>
                      <a:noFill/>
                    </a:ln>
                    <a:extLst>
                      <a:ext uri="{53640926-AAD7-44D8-BBD7-CCE9431645EC}">
                        <a14:shadowObscured xmlns:a14="http://schemas.microsoft.com/office/drawing/2010/main"/>
                      </a:ext>
                    </a:extLst>
                  </pic:spPr>
                </pic:pic>
              </a:graphicData>
            </a:graphic>
          </wp:inline>
        </w:drawing>
      </w:r>
      <w:r w:rsidR="00C30E88">
        <w:rPr>
          <w:rFonts w:ascii="Arial" w:hAnsi="Arial" w:cs="Arial"/>
          <w:lang w:val="en-US"/>
        </w:rPr>
        <w:br w:type="page"/>
      </w:r>
    </w:p>
    <w:p w14:paraId="640EA4CD" w14:textId="1E01C00E" w:rsidR="000B6AA6" w:rsidRPr="00B23F2E" w:rsidRDefault="000B6AA6" w:rsidP="000B6AA6">
      <w:pPr>
        <w:rPr>
          <w:rFonts w:ascii="Arial" w:hAnsi="Arial" w:cs="Arial"/>
          <w:lang w:val="en-US"/>
        </w:rPr>
      </w:pPr>
      <w:r w:rsidRPr="00B23F2E">
        <w:rPr>
          <w:rFonts w:ascii="Arial" w:hAnsi="Arial" w:cs="Arial"/>
          <w:b/>
          <w:bCs/>
          <w:lang w:val="en-US"/>
        </w:rPr>
        <w:lastRenderedPageBreak/>
        <w:t>Figure 4. The inter-specific competitive effect of the competing species on the focal species in upland and lowland temperature regimes.</w:t>
      </w:r>
      <w:r w:rsidRPr="00B23F2E">
        <w:rPr>
          <w:rFonts w:ascii="Arial" w:hAnsi="Arial" w:cs="Arial"/>
          <w:lang w:val="en-US"/>
        </w:rPr>
        <w:t xml:space="preserve"> Each line shows the fecundity of the focal species when its founder number is kept at </w:t>
      </w:r>
      <w:r>
        <w:rPr>
          <w:rFonts w:ascii="Arial" w:hAnsi="Arial" w:cs="Arial"/>
          <w:lang w:val="en-US"/>
        </w:rPr>
        <w:t>four</w:t>
      </w:r>
      <w:r w:rsidRPr="00B23F2E">
        <w:rPr>
          <w:rFonts w:ascii="Arial" w:hAnsi="Arial" w:cs="Arial"/>
          <w:lang w:val="en-US"/>
        </w:rPr>
        <w:t xml:space="preserve"> pairs while changing the number of competing species. </w:t>
      </w:r>
      <w:proofErr w:type="spellStart"/>
      <w:r w:rsidRPr="00B23F2E">
        <w:rPr>
          <w:rFonts w:ascii="Arial" w:hAnsi="Arial" w:cs="Arial"/>
          <w:lang w:val="en-US"/>
        </w:rPr>
        <w:t>Colo</w:t>
      </w:r>
      <w:r>
        <w:rPr>
          <w:rFonts w:ascii="Arial" w:hAnsi="Arial" w:cs="Arial"/>
          <w:lang w:val="en-US"/>
        </w:rPr>
        <w:t>u</w:t>
      </w:r>
      <w:r w:rsidRPr="00B23F2E">
        <w:rPr>
          <w:rFonts w:ascii="Arial" w:hAnsi="Arial" w:cs="Arial"/>
          <w:lang w:val="en-US"/>
        </w:rPr>
        <w:t>rs</w:t>
      </w:r>
      <w:proofErr w:type="spellEnd"/>
      <w:r w:rsidRPr="00B23F2E">
        <w:rPr>
          <w:rFonts w:ascii="Arial" w:hAnsi="Arial" w:cs="Arial"/>
          <w:lang w:val="en-US"/>
        </w:rPr>
        <w:t xml:space="preserve"> indicate the identities of the focal species in the tested pairs. The pair names, </w:t>
      </w:r>
      <w:proofErr w:type="gramStart"/>
      <w:r w:rsidRPr="00B23F2E">
        <w:rPr>
          <w:rFonts w:ascii="Arial" w:hAnsi="Arial" w:cs="Arial"/>
          <w:lang w:val="en-US"/>
        </w:rPr>
        <w:t>e.g.</w:t>
      </w:r>
      <w:proofErr w:type="gramEnd"/>
      <w:r w:rsidRPr="00B23F2E">
        <w:rPr>
          <w:rFonts w:ascii="Arial" w:hAnsi="Arial" w:cs="Arial"/>
          <w:lang w:val="en-US"/>
        </w:rPr>
        <w:t xml:space="preserve"> BIP_PST, are structured with the focal species in the front and the competing species behind. </w:t>
      </w:r>
      <w:r>
        <w:rPr>
          <w:rFonts w:ascii="Arial" w:hAnsi="Arial" w:cs="Arial"/>
          <w:lang w:val="en-US"/>
        </w:rPr>
        <w:t>The s</w:t>
      </w:r>
      <w:r w:rsidRPr="00B23F2E">
        <w:rPr>
          <w:rFonts w:ascii="Arial" w:hAnsi="Arial" w:cs="Arial"/>
          <w:lang w:val="en-US"/>
        </w:rPr>
        <w:t xml:space="preserve">haded area indicates the 90% credible interval of the fitted values of fecundity by </w:t>
      </w:r>
      <w:r>
        <w:rPr>
          <w:rFonts w:ascii="Arial" w:hAnsi="Arial" w:cs="Arial"/>
          <w:lang w:val="en-US"/>
        </w:rPr>
        <w:t xml:space="preserve">the </w:t>
      </w:r>
      <w:proofErr w:type="spellStart"/>
      <w:r w:rsidRPr="00B23F2E">
        <w:rPr>
          <w:rFonts w:ascii="Arial" w:hAnsi="Arial" w:cs="Arial"/>
          <w:lang w:val="en-US"/>
        </w:rPr>
        <w:t>Beverton</w:t>
      </w:r>
      <w:proofErr w:type="spellEnd"/>
      <w:r w:rsidRPr="00B23F2E">
        <w:rPr>
          <w:rFonts w:ascii="Arial" w:hAnsi="Arial" w:cs="Arial"/>
          <w:lang w:val="en-US"/>
        </w:rPr>
        <w:t xml:space="preserve">-Holt model of pairwise species competition. PST </w:t>
      </w:r>
      <w:del w:id="148" w:author="Chris Terry" w:date="2021-11-22T14:08:00Z">
        <w:r w:rsidRPr="00B23F2E" w:rsidDel="005D5263">
          <w:rPr>
            <w:rFonts w:ascii="Arial" w:hAnsi="Arial" w:cs="Arial"/>
            <w:lang w:val="en-US"/>
          </w:rPr>
          <w:delText>is short for</w:delText>
        </w:r>
      </w:del>
      <w:ins w:id="149" w:author="Chris Terry" w:date="2021-11-22T14:08:00Z">
        <w:r w:rsidR="005D5263">
          <w:rPr>
            <w:rFonts w:ascii="Arial" w:hAnsi="Arial" w:cs="Arial"/>
            <w:lang w:val="en-US"/>
          </w:rPr>
          <w:t>=</w:t>
        </w:r>
      </w:ins>
      <w:r w:rsidRPr="00B23F2E">
        <w:rPr>
          <w:rFonts w:ascii="Arial" w:hAnsi="Arial" w:cs="Arial"/>
          <w:lang w:val="en-US"/>
        </w:rPr>
        <w:t xml:space="preserve"> </w:t>
      </w:r>
      <w:r w:rsidRPr="00B23F2E">
        <w:rPr>
          <w:rFonts w:ascii="Arial" w:hAnsi="Arial" w:cs="Arial"/>
          <w:i/>
          <w:iCs/>
          <w:lang w:val="en-US"/>
        </w:rPr>
        <w:t xml:space="preserve">D. </w:t>
      </w:r>
      <w:proofErr w:type="spellStart"/>
      <w:r w:rsidRPr="00B23F2E">
        <w:rPr>
          <w:rFonts w:ascii="Arial" w:hAnsi="Arial" w:cs="Arial"/>
          <w:i/>
          <w:iCs/>
          <w:lang w:val="en-US"/>
        </w:rPr>
        <w:t>pseudotakahashii</w:t>
      </w:r>
      <w:proofErr w:type="spellEnd"/>
      <w:r w:rsidRPr="00B23F2E">
        <w:rPr>
          <w:rFonts w:ascii="Arial" w:hAnsi="Arial" w:cs="Arial"/>
          <w:lang w:val="en-US"/>
        </w:rPr>
        <w:t xml:space="preserve">, PAL </w:t>
      </w:r>
      <w:del w:id="150" w:author="Chris Terry" w:date="2021-11-22T14:09:00Z">
        <w:r w:rsidRPr="00B23F2E" w:rsidDel="005D5263">
          <w:rPr>
            <w:rFonts w:ascii="Arial" w:hAnsi="Arial" w:cs="Arial"/>
            <w:lang w:val="en-US"/>
          </w:rPr>
          <w:delText xml:space="preserve">for </w:delText>
        </w:r>
      </w:del>
      <w:ins w:id="151" w:author="Chris Terry" w:date="2021-11-22T14:09:00Z">
        <w:r w:rsidR="005D5263">
          <w:rPr>
            <w:rFonts w:ascii="Arial" w:hAnsi="Arial" w:cs="Arial"/>
            <w:lang w:val="en-US"/>
          </w:rPr>
          <w:t>=</w:t>
        </w:r>
        <w:r w:rsidR="005D5263" w:rsidRPr="00B23F2E">
          <w:rPr>
            <w:rFonts w:ascii="Arial" w:hAnsi="Arial" w:cs="Arial"/>
            <w:lang w:val="en-US"/>
          </w:rPr>
          <w:t xml:space="preserve"> </w:t>
        </w:r>
      </w:ins>
      <w:r w:rsidRPr="00B23F2E">
        <w:rPr>
          <w:rFonts w:ascii="Arial" w:hAnsi="Arial" w:cs="Arial"/>
          <w:i/>
          <w:iCs/>
          <w:lang w:val="en-US"/>
        </w:rPr>
        <w:t xml:space="preserve">D. </w:t>
      </w:r>
      <w:proofErr w:type="spellStart"/>
      <w:r w:rsidRPr="00B23F2E">
        <w:rPr>
          <w:rFonts w:ascii="Arial" w:hAnsi="Arial" w:cs="Arial"/>
          <w:i/>
          <w:iCs/>
          <w:lang w:val="en-US"/>
        </w:rPr>
        <w:t>pallidifrons</w:t>
      </w:r>
      <w:proofErr w:type="spellEnd"/>
      <w:r w:rsidRPr="00B23F2E">
        <w:rPr>
          <w:rFonts w:ascii="Arial" w:hAnsi="Arial" w:cs="Arial"/>
          <w:lang w:val="en-US"/>
        </w:rPr>
        <w:t xml:space="preserve">, SUL </w:t>
      </w:r>
      <w:del w:id="152" w:author="Chris Terry" w:date="2021-11-22T14:09:00Z">
        <w:r w:rsidRPr="00B23F2E" w:rsidDel="005D5263">
          <w:rPr>
            <w:rFonts w:ascii="Arial" w:hAnsi="Arial" w:cs="Arial"/>
            <w:lang w:val="en-US"/>
          </w:rPr>
          <w:delText xml:space="preserve">for </w:delText>
        </w:r>
      </w:del>
      <w:ins w:id="153" w:author="Chris Terry" w:date="2021-11-22T14:09:00Z">
        <w:r w:rsidR="005D5263">
          <w:rPr>
            <w:rFonts w:ascii="Arial" w:hAnsi="Arial" w:cs="Arial"/>
            <w:lang w:val="en-US"/>
          </w:rPr>
          <w:t>=</w:t>
        </w:r>
        <w:r w:rsidR="005D5263" w:rsidRPr="00B23F2E">
          <w:rPr>
            <w:rFonts w:ascii="Arial" w:hAnsi="Arial" w:cs="Arial"/>
            <w:lang w:val="en-US"/>
          </w:rPr>
          <w:t xml:space="preserve"> </w:t>
        </w:r>
      </w:ins>
      <w:r w:rsidRPr="00B23F2E">
        <w:rPr>
          <w:rFonts w:ascii="Arial" w:hAnsi="Arial" w:cs="Arial"/>
          <w:i/>
          <w:iCs/>
          <w:lang w:val="en-US"/>
        </w:rPr>
        <w:t xml:space="preserve">D. </w:t>
      </w:r>
      <w:proofErr w:type="spellStart"/>
      <w:r w:rsidRPr="00B23F2E">
        <w:rPr>
          <w:rFonts w:ascii="Arial" w:hAnsi="Arial" w:cs="Arial"/>
          <w:i/>
          <w:iCs/>
          <w:lang w:val="en-US"/>
        </w:rPr>
        <w:t>sulfurigaster</w:t>
      </w:r>
      <w:proofErr w:type="spellEnd"/>
      <w:r w:rsidRPr="00B23F2E">
        <w:rPr>
          <w:rFonts w:ascii="Arial" w:hAnsi="Arial" w:cs="Arial"/>
          <w:lang w:val="en-US"/>
        </w:rPr>
        <w:t xml:space="preserve">, BIP </w:t>
      </w:r>
      <w:del w:id="154" w:author="Chris Terry" w:date="2021-11-22T14:09:00Z">
        <w:r w:rsidRPr="00B23F2E" w:rsidDel="005D5263">
          <w:rPr>
            <w:rFonts w:ascii="Arial" w:hAnsi="Arial" w:cs="Arial"/>
            <w:lang w:val="en-US"/>
          </w:rPr>
          <w:delText xml:space="preserve">for </w:delText>
        </w:r>
      </w:del>
      <w:ins w:id="155" w:author="Chris Terry" w:date="2021-11-22T14:09:00Z">
        <w:r w:rsidR="005D5263">
          <w:rPr>
            <w:rFonts w:ascii="Arial" w:hAnsi="Arial" w:cs="Arial"/>
            <w:lang w:val="en-US"/>
          </w:rPr>
          <w:t>=</w:t>
        </w:r>
        <w:r w:rsidR="005D5263" w:rsidRPr="00B23F2E">
          <w:rPr>
            <w:rFonts w:ascii="Arial" w:hAnsi="Arial" w:cs="Arial"/>
            <w:lang w:val="en-US"/>
          </w:rPr>
          <w:t xml:space="preserve"> </w:t>
        </w:r>
      </w:ins>
      <w:r w:rsidRPr="00B23F2E">
        <w:rPr>
          <w:rFonts w:ascii="Arial" w:hAnsi="Arial" w:cs="Arial"/>
          <w:i/>
          <w:iCs/>
          <w:lang w:val="en-US"/>
        </w:rPr>
        <w:t xml:space="preserve">D. </w:t>
      </w:r>
      <w:proofErr w:type="spellStart"/>
      <w:r w:rsidRPr="00B23F2E">
        <w:rPr>
          <w:rFonts w:ascii="Arial" w:hAnsi="Arial" w:cs="Arial"/>
          <w:i/>
          <w:iCs/>
          <w:lang w:val="en-US"/>
        </w:rPr>
        <w:t>bipectinata</w:t>
      </w:r>
      <w:proofErr w:type="spellEnd"/>
      <w:r w:rsidRPr="00B23F2E">
        <w:rPr>
          <w:rFonts w:ascii="Arial" w:hAnsi="Arial" w:cs="Arial"/>
          <w:lang w:val="en-US"/>
        </w:rPr>
        <w:t xml:space="preserve">, PAN </w:t>
      </w:r>
      <w:del w:id="156" w:author="Chris Terry" w:date="2021-11-22T14:09:00Z">
        <w:r w:rsidRPr="00B23F2E" w:rsidDel="005D5263">
          <w:rPr>
            <w:rFonts w:ascii="Arial" w:hAnsi="Arial" w:cs="Arial"/>
            <w:lang w:val="en-US"/>
          </w:rPr>
          <w:delText xml:space="preserve">for </w:delText>
        </w:r>
      </w:del>
      <w:ins w:id="157" w:author="Chris Terry" w:date="2021-11-22T14:09:00Z">
        <w:r w:rsidR="005D5263">
          <w:rPr>
            <w:rFonts w:ascii="Arial" w:hAnsi="Arial" w:cs="Arial"/>
            <w:lang w:val="en-US"/>
          </w:rPr>
          <w:t>=</w:t>
        </w:r>
        <w:r w:rsidR="005D5263" w:rsidRPr="00B23F2E">
          <w:rPr>
            <w:rFonts w:ascii="Arial" w:hAnsi="Arial" w:cs="Arial"/>
            <w:lang w:val="en-US"/>
          </w:rPr>
          <w:t xml:space="preserve"> </w:t>
        </w:r>
      </w:ins>
      <w:r w:rsidRPr="00B23F2E">
        <w:rPr>
          <w:rFonts w:ascii="Arial" w:hAnsi="Arial" w:cs="Arial"/>
          <w:i/>
          <w:iCs/>
          <w:lang w:val="en-US"/>
        </w:rPr>
        <w:t>D. pandora</w:t>
      </w:r>
      <w:r w:rsidRPr="00B23F2E">
        <w:rPr>
          <w:rFonts w:ascii="Arial" w:hAnsi="Arial" w:cs="Arial"/>
          <w:lang w:val="en-US"/>
        </w:rPr>
        <w:t>.</w:t>
      </w:r>
    </w:p>
    <w:p w14:paraId="662C86CA" w14:textId="792E1741" w:rsidR="009554FA" w:rsidRDefault="001F612D" w:rsidP="007C1BC4">
      <w:pPr>
        <w:rPr>
          <w:rFonts w:ascii="Arial" w:hAnsi="Arial" w:cs="Arial"/>
          <w:lang w:val="en-US"/>
        </w:rPr>
      </w:pPr>
      <w:commentRangeStart w:id="158"/>
      <w:r>
        <w:rPr>
          <w:rFonts w:ascii="Arial" w:hAnsi="Arial" w:cs="Arial"/>
          <w:noProof/>
          <w:lang w:val="en-US"/>
        </w:rPr>
        <w:drawing>
          <wp:inline distT="0" distB="0" distL="0" distR="0" wp14:anchorId="0A7013FC" wp14:editId="7FFCE6FC">
            <wp:extent cx="5727700" cy="5012055"/>
            <wp:effectExtent l="0" t="0" r="0" b="444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5012055"/>
                    </a:xfrm>
                    <a:prstGeom prst="rect">
                      <a:avLst/>
                    </a:prstGeom>
                  </pic:spPr>
                </pic:pic>
              </a:graphicData>
            </a:graphic>
          </wp:inline>
        </w:drawing>
      </w:r>
      <w:commentRangeEnd w:id="158"/>
      <w:r w:rsidR="005D5263">
        <w:rPr>
          <w:rStyle w:val="CommentReference"/>
          <w:rFonts w:asciiTheme="minorHAnsi" w:eastAsiaTheme="minorHAnsi" w:hAnsiTheme="minorHAnsi" w:cstheme="minorBidi"/>
          <w:lang w:eastAsia="en-US"/>
        </w:rPr>
        <w:commentReference w:id="158"/>
      </w:r>
      <w:r w:rsidR="009554FA">
        <w:rPr>
          <w:rFonts w:ascii="Arial" w:hAnsi="Arial" w:cs="Arial"/>
          <w:lang w:val="en-US"/>
        </w:rPr>
        <w:br w:type="page"/>
      </w:r>
    </w:p>
    <w:p w14:paraId="0AAD9E29" w14:textId="34C504BB" w:rsidR="009254A9" w:rsidRPr="00B23F2E" w:rsidRDefault="009254A9" w:rsidP="009254A9">
      <w:pPr>
        <w:rPr>
          <w:rFonts w:ascii="Arial" w:hAnsi="Arial" w:cs="Arial"/>
          <w:lang w:val="en-US"/>
        </w:rPr>
      </w:pPr>
      <w:r w:rsidRPr="00B23F2E">
        <w:rPr>
          <w:rFonts w:ascii="Arial" w:hAnsi="Arial" w:cs="Arial"/>
          <w:b/>
          <w:bCs/>
          <w:lang w:val="en-US"/>
        </w:rPr>
        <w:lastRenderedPageBreak/>
        <w:t>Figure 5. The</w:t>
      </w:r>
      <w:ins w:id="159" w:author="Chris Terry" w:date="2021-11-22T14:12:00Z">
        <w:r w:rsidR="00EC62DA">
          <w:rPr>
            <w:rFonts w:ascii="Arial" w:hAnsi="Arial" w:cs="Arial"/>
            <w:b/>
            <w:bCs/>
            <w:lang w:val="en-US"/>
          </w:rPr>
          <w:t xml:space="preserve"> long-term (?)</w:t>
        </w:r>
      </w:ins>
      <w:r w:rsidRPr="00B23F2E">
        <w:rPr>
          <w:rFonts w:ascii="Arial" w:hAnsi="Arial" w:cs="Arial"/>
          <w:b/>
          <w:bCs/>
          <w:lang w:val="en-US"/>
        </w:rPr>
        <w:t xml:space="preserve"> effects of temperature and inter-specific competition on the population sizes of </w:t>
      </w:r>
      <w:r w:rsidRPr="00B23F2E">
        <w:rPr>
          <w:rFonts w:ascii="Arial" w:hAnsi="Arial" w:cs="Arial"/>
          <w:b/>
          <w:bCs/>
          <w:i/>
          <w:iCs/>
          <w:lang w:val="en-US"/>
        </w:rPr>
        <w:t xml:space="preserve">D. </w:t>
      </w:r>
      <w:proofErr w:type="spellStart"/>
      <w:r w:rsidRPr="00B23F2E">
        <w:rPr>
          <w:rFonts w:ascii="Arial" w:hAnsi="Arial" w:cs="Arial"/>
          <w:b/>
          <w:bCs/>
          <w:i/>
          <w:iCs/>
          <w:lang w:val="en-US"/>
        </w:rPr>
        <w:t>pallidifrons</w:t>
      </w:r>
      <w:proofErr w:type="spellEnd"/>
      <w:r w:rsidRPr="00B23F2E">
        <w:rPr>
          <w:rFonts w:ascii="Arial" w:hAnsi="Arial" w:cs="Arial"/>
          <w:b/>
          <w:bCs/>
          <w:i/>
          <w:iCs/>
          <w:lang w:val="en-US"/>
        </w:rPr>
        <w:t xml:space="preserve"> </w:t>
      </w:r>
      <w:r w:rsidRPr="00B23F2E">
        <w:rPr>
          <w:rFonts w:ascii="Arial" w:hAnsi="Arial" w:cs="Arial"/>
          <w:b/>
          <w:bCs/>
          <w:lang w:val="en-US"/>
        </w:rPr>
        <w:t xml:space="preserve">and </w:t>
      </w:r>
      <w:r w:rsidRPr="00B23F2E">
        <w:rPr>
          <w:rFonts w:ascii="Arial" w:hAnsi="Arial" w:cs="Arial"/>
          <w:b/>
          <w:bCs/>
          <w:i/>
          <w:iCs/>
          <w:lang w:val="en-US"/>
        </w:rPr>
        <w:t>D. pandora</w:t>
      </w:r>
      <w:r w:rsidRPr="00B23F2E">
        <w:rPr>
          <w:rFonts w:ascii="Arial" w:hAnsi="Arial" w:cs="Arial"/>
          <w:b/>
          <w:bCs/>
          <w:lang w:val="en-US"/>
        </w:rPr>
        <w:t>.</w:t>
      </w:r>
      <w:r w:rsidRPr="00B23F2E">
        <w:rPr>
          <w:rFonts w:ascii="Arial" w:hAnsi="Arial" w:cs="Arial"/>
          <w:lang w:val="en-US"/>
        </w:rPr>
        <w:t xml:space="preserve"> </w:t>
      </w:r>
      <w:commentRangeStart w:id="160"/>
      <w:r w:rsidRPr="00B23F2E">
        <w:rPr>
          <w:rFonts w:ascii="Arial" w:hAnsi="Arial" w:cs="Arial"/>
          <w:lang w:val="en-US"/>
        </w:rPr>
        <w:t>a)</w:t>
      </w:r>
      <w:commentRangeEnd w:id="160"/>
      <w:r w:rsidR="00EC62DA">
        <w:rPr>
          <w:rStyle w:val="CommentReference"/>
          <w:rFonts w:asciiTheme="minorHAnsi" w:eastAsiaTheme="minorHAnsi" w:hAnsiTheme="minorHAnsi" w:cstheme="minorBidi"/>
          <w:lang w:eastAsia="en-US"/>
        </w:rPr>
        <w:commentReference w:id="160"/>
      </w:r>
      <w:r w:rsidRPr="00B23F2E">
        <w:rPr>
          <w:rFonts w:ascii="Arial" w:hAnsi="Arial" w:cs="Arial"/>
          <w:lang w:val="en-US"/>
        </w:rPr>
        <w:t xml:space="preserve"> The ending population sizes of </w:t>
      </w:r>
      <w:r w:rsidRPr="00B23F2E">
        <w:rPr>
          <w:rFonts w:ascii="Arial" w:hAnsi="Arial" w:cs="Arial"/>
          <w:i/>
          <w:iCs/>
          <w:lang w:val="en-US"/>
        </w:rPr>
        <w:t xml:space="preserve">D. </w:t>
      </w:r>
      <w:proofErr w:type="spellStart"/>
      <w:r w:rsidRPr="00B23F2E">
        <w:rPr>
          <w:rFonts w:ascii="Arial" w:hAnsi="Arial" w:cs="Arial"/>
          <w:i/>
          <w:iCs/>
          <w:lang w:val="en-US"/>
        </w:rPr>
        <w:t>pallidifrons</w:t>
      </w:r>
      <w:proofErr w:type="spellEnd"/>
      <w:r w:rsidRPr="00B23F2E">
        <w:rPr>
          <w:rFonts w:ascii="Arial" w:hAnsi="Arial" w:cs="Arial"/>
          <w:i/>
          <w:iCs/>
          <w:lang w:val="en-US"/>
        </w:rPr>
        <w:t xml:space="preserve"> </w:t>
      </w:r>
      <w:r w:rsidRPr="00B23F2E">
        <w:rPr>
          <w:rFonts w:ascii="Arial" w:hAnsi="Arial" w:cs="Arial"/>
          <w:lang w:val="en-US"/>
        </w:rPr>
        <w:t xml:space="preserve">and </w:t>
      </w:r>
      <w:r w:rsidRPr="00B23F2E">
        <w:rPr>
          <w:rFonts w:ascii="Arial" w:hAnsi="Arial" w:cs="Arial"/>
          <w:i/>
          <w:iCs/>
          <w:lang w:val="en-US"/>
        </w:rPr>
        <w:t xml:space="preserve">D. pandora </w:t>
      </w:r>
      <w:r w:rsidRPr="00B23F2E">
        <w:rPr>
          <w:rFonts w:ascii="Arial" w:hAnsi="Arial" w:cs="Arial"/>
          <w:lang w:val="en-US"/>
        </w:rPr>
        <w:t>which</w:t>
      </w:r>
      <w:r w:rsidRPr="00B23F2E">
        <w:rPr>
          <w:rFonts w:ascii="Arial" w:hAnsi="Arial" w:cs="Arial"/>
          <w:i/>
          <w:iCs/>
          <w:lang w:val="en-US"/>
        </w:rPr>
        <w:t xml:space="preserve"> </w:t>
      </w:r>
      <w:r w:rsidRPr="00B23F2E">
        <w:rPr>
          <w:rFonts w:ascii="Arial" w:hAnsi="Arial" w:cs="Arial"/>
          <w:lang w:val="en-US"/>
        </w:rPr>
        <w:t xml:space="preserve">were initiated in monoculture or mixed-species culture in </w:t>
      </w:r>
      <w:r>
        <w:rPr>
          <w:rFonts w:ascii="Arial" w:hAnsi="Arial" w:cs="Arial"/>
          <w:lang w:val="en-US"/>
        </w:rPr>
        <w:t xml:space="preserve">the </w:t>
      </w:r>
      <w:r w:rsidRPr="00B23F2E">
        <w:rPr>
          <w:rFonts w:ascii="Arial" w:hAnsi="Arial" w:cs="Arial"/>
          <w:lang w:val="en-US"/>
        </w:rPr>
        <w:t xml:space="preserve">cold (upland) and hot (lowland) temperature regimes. </w:t>
      </w:r>
      <w:commentRangeStart w:id="161"/>
      <w:r w:rsidRPr="00B23F2E">
        <w:rPr>
          <w:rFonts w:ascii="Arial" w:hAnsi="Arial" w:cs="Arial"/>
          <w:lang w:val="en-US"/>
        </w:rPr>
        <w:t>b) t</w:t>
      </w:r>
      <w:commentRangeEnd w:id="161"/>
      <w:r w:rsidR="00EC62DA">
        <w:rPr>
          <w:rStyle w:val="CommentReference"/>
          <w:rFonts w:asciiTheme="minorHAnsi" w:eastAsiaTheme="minorHAnsi" w:hAnsiTheme="minorHAnsi" w:cstheme="minorBidi"/>
          <w:lang w:eastAsia="en-US"/>
        </w:rPr>
        <w:commentReference w:id="161"/>
      </w:r>
      <w:r w:rsidRPr="00B23F2E">
        <w:rPr>
          <w:rFonts w:ascii="Arial" w:hAnsi="Arial" w:cs="Arial"/>
          <w:lang w:val="en-US"/>
        </w:rPr>
        <w:t>he posterior distribution of the effect of high temperature when the indicated species were maintained alone (single) or with the other species (mix). c) the posterior distribution of the effect of competition when the indicated species were maintained in upland and lowland temperature regimes.</w:t>
      </w:r>
    </w:p>
    <w:p w14:paraId="565AB048" w14:textId="24CD52F6" w:rsidR="00AB4808" w:rsidRDefault="001F612D" w:rsidP="007C1BC4">
      <w:pPr>
        <w:rPr>
          <w:rFonts w:ascii="Arial" w:hAnsi="Arial" w:cs="Arial"/>
          <w:lang w:val="en-US"/>
        </w:rPr>
      </w:pPr>
      <w:r>
        <w:rPr>
          <w:rFonts w:ascii="Arial" w:hAnsi="Arial" w:cs="Arial"/>
          <w:noProof/>
          <w:lang w:val="en-US"/>
        </w:rPr>
        <w:drawing>
          <wp:inline distT="0" distB="0" distL="0" distR="0" wp14:anchorId="73F478E3" wp14:editId="729725E6">
            <wp:extent cx="5727700" cy="3844925"/>
            <wp:effectExtent l="0" t="0" r="0" b="317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27700" cy="3844925"/>
                    </a:xfrm>
                    <a:prstGeom prst="rect">
                      <a:avLst/>
                    </a:prstGeom>
                  </pic:spPr>
                </pic:pic>
              </a:graphicData>
            </a:graphic>
          </wp:inline>
        </w:drawing>
      </w:r>
    </w:p>
    <w:p w14:paraId="37703C7B" w14:textId="7C36A6F3" w:rsidR="00971E2A" w:rsidRDefault="00971E2A" w:rsidP="007C1BC4">
      <w:pPr>
        <w:rPr>
          <w:rFonts w:ascii="Arial" w:hAnsi="Arial" w:cs="Arial"/>
          <w:lang w:val="en-US"/>
        </w:rPr>
      </w:pPr>
    </w:p>
    <w:p w14:paraId="1D0F2F70" w14:textId="77777777" w:rsidR="00971E2A" w:rsidRDefault="00971E2A" w:rsidP="007C1BC4">
      <w:pPr>
        <w:rPr>
          <w:rFonts w:ascii="Arial" w:hAnsi="Arial" w:cs="Arial"/>
          <w:lang w:val="en-US"/>
        </w:rPr>
      </w:pPr>
    </w:p>
    <w:p w14:paraId="6E290068" w14:textId="77777777" w:rsidR="00971E2A" w:rsidRDefault="00971E2A" w:rsidP="007C1BC4">
      <w:pPr>
        <w:rPr>
          <w:rFonts w:ascii="Arial" w:hAnsi="Arial" w:cs="Arial"/>
          <w:lang w:val="en-US"/>
        </w:rPr>
      </w:pPr>
      <w:r>
        <w:rPr>
          <w:rFonts w:ascii="Arial" w:hAnsi="Arial" w:cs="Arial"/>
          <w:lang w:val="en-US"/>
        </w:rPr>
        <w:br w:type="page"/>
      </w:r>
    </w:p>
    <w:p w14:paraId="2D773E9D" w14:textId="0C83E642" w:rsidR="00B36BDD" w:rsidRPr="007F05C5" w:rsidRDefault="00B36BDD" w:rsidP="007C1BC4">
      <w:pPr>
        <w:rPr>
          <w:rFonts w:ascii="Arial" w:hAnsi="Arial" w:cs="Arial"/>
          <w:lang w:val="en-US"/>
        </w:rPr>
        <w:sectPr w:rsidR="00B36BDD" w:rsidRPr="007F05C5" w:rsidSect="004F0763">
          <w:pgSz w:w="11900" w:h="16840"/>
          <w:pgMar w:top="1440" w:right="1440" w:bottom="1440" w:left="1440" w:header="708" w:footer="708" w:gutter="0"/>
          <w:lnNumType w:countBy="1" w:restart="continuous"/>
          <w:cols w:space="708"/>
          <w:docGrid w:linePitch="360"/>
        </w:sectPr>
      </w:pPr>
    </w:p>
    <w:p w14:paraId="5DAC1E58" w14:textId="2A86CB40" w:rsidR="004C5A73" w:rsidRPr="00DE4099" w:rsidRDefault="004C5A73" w:rsidP="004C5A73">
      <w:pPr>
        <w:rPr>
          <w:rFonts w:ascii="Arial" w:hAnsi="Arial" w:cs="Arial"/>
          <w:b/>
          <w:bCs/>
          <w:lang w:val="en-US"/>
        </w:rPr>
      </w:pPr>
      <w:commentRangeStart w:id="162"/>
      <w:r w:rsidRPr="004A4831">
        <w:rPr>
          <w:rFonts w:ascii="Arial" w:hAnsi="Arial" w:cs="Arial"/>
          <w:b/>
          <w:bCs/>
          <w:lang w:val="en-US"/>
        </w:rPr>
        <w:lastRenderedPageBreak/>
        <w:t>Table 1 Estimated</w:t>
      </w:r>
      <w:r w:rsidRPr="00DE4099">
        <w:rPr>
          <w:rFonts w:ascii="Arial" w:hAnsi="Arial" w:cs="Arial"/>
          <w:b/>
          <w:bCs/>
          <w:lang w:val="en-US"/>
        </w:rPr>
        <w:t xml:space="preserve"> parameters of thermal performance functions and their 90% credible intervals (</w:t>
      </w:r>
      <w:r w:rsidR="000B263D">
        <w:rPr>
          <w:rFonts w:ascii="Arial" w:hAnsi="Arial" w:cs="Arial"/>
          <w:b/>
          <w:bCs/>
          <w:lang w:val="en-US"/>
        </w:rPr>
        <w:t>ci</w:t>
      </w:r>
      <w:r w:rsidR="00DE6DA2">
        <w:rPr>
          <w:rFonts w:ascii="Arial" w:hAnsi="Arial" w:cs="Arial"/>
          <w:b/>
          <w:bCs/>
          <w:lang w:val="en-US"/>
        </w:rPr>
        <w:t>90</w:t>
      </w:r>
      <w:r w:rsidRPr="00DE4099">
        <w:rPr>
          <w:rFonts w:ascii="Arial" w:hAnsi="Arial" w:cs="Arial"/>
          <w:b/>
          <w:bCs/>
          <w:lang w:val="en-US"/>
        </w:rPr>
        <w:t>) of the nine species.</w:t>
      </w:r>
      <w:commentRangeEnd w:id="162"/>
      <w:r w:rsidR="00C20F6F">
        <w:rPr>
          <w:rStyle w:val="CommentReference"/>
          <w:rFonts w:asciiTheme="minorHAnsi" w:eastAsiaTheme="minorHAnsi" w:hAnsiTheme="minorHAnsi" w:cstheme="minorBidi"/>
          <w:lang w:eastAsia="en-US"/>
        </w:rPr>
        <w:commentReference w:id="162"/>
      </w:r>
    </w:p>
    <w:tbl>
      <w:tblPr>
        <w:tblW w:w="13750" w:type="dxa"/>
        <w:tblLook w:val="04A0" w:firstRow="1" w:lastRow="0" w:firstColumn="1" w:lastColumn="0" w:noHBand="0" w:noVBand="1"/>
      </w:tblPr>
      <w:tblGrid>
        <w:gridCol w:w="2745"/>
        <w:gridCol w:w="951"/>
        <w:gridCol w:w="1974"/>
        <w:gridCol w:w="851"/>
        <w:gridCol w:w="1417"/>
        <w:gridCol w:w="1134"/>
        <w:gridCol w:w="1843"/>
        <w:gridCol w:w="1134"/>
        <w:gridCol w:w="1701"/>
      </w:tblGrid>
      <w:tr w:rsidR="004C5A73" w:rsidRPr="007F05C5" w14:paraId="4B63D25C" w14:textId="77777777" w:rsidTr="004C5A73">
        <w:trPr>
          <w:trHeight w:val="320"/>
        </w:trPr>
        <w:tc>
          <w:tcPr>
            <w:tcW w:w="2745" w:type="dxa"/>
            <w:tcBorders>
              <w:top w:val="single" w:sz="4" w:space="0" w:color="auto"/>
              <w:left w:val="nil"/>
              <w:bottom w:val="single" w:sz="4" w:space="0" w:color="auto"/>
              <w:right w:val="nil"/>
            </w:tcBorders>
            <w:shd w:val="clear" w:color="auto" w:fill="auto"/>
            <w:noWrap/>
            <w:vAlign w:val="bottom"/>
            <w:hideMark/>
          </w:tcPr>
          <w:p w14:paraId="2F14F341" w14:textId="77777777" w:rsidR="004C5A73" w:rsidRPr="007F05C5" w:rsidRDefault="004C5A73" w:rsidP="001A088D">
            <w:pPr>
              <w:rPr>
                <w:rFonts w:ascii="Arial" w:hAnsi="Arial" w:cs="Arial"/>
                <w:b/>
                <w:bCs/>
                <w:color w:val="000000"/>
              </w:rPr>
            </w:pPr>
            <w:r w:rsidRPr="007F05C5">
              <w:rPr>
                <w:rFonts w:ascii="Arial" w:hAnsi="Arial" w:cs="Arial"/>
                <w:b/>
                <w:bCs/>
                <w:color w:val="000000"/>
              </w:rPr>
              <w:t>species</w:t>
            </w:r>
          </w:p>
        </w:tc>
        <w:tc>
          <w:tcPr>
            <w:tcW w:w="951" w:type="dxa"/>
            <w:tcBorders>
              <w:top w:val="single" w:sz="4" w:space="0" w:color="auto"/>
              <w:left w:val="nil"/>
              <w:bottom w:val="single" w:sz="4" w:space="0" w:color="auto"/>
              <w:right w:val="nil"/>
            </w:tcBorders>
            <w:shd w:val="clear" w:color="auto" w:fill="auto"/>
            <w:noWrap/>
            <w:vAlign w:val="bottom"/>
            <w:hideMark/>
          </w:tcPr>
          <w:p w14:paraId="51C4E3EC" w14:textId="77777777" w:rsidR="004C5A73" w:rsidRPr="007F05C5" w:rsidRDefault="004C5A73" w:rsidP="001A088D">
            <w:pPr>
              <w:rPr>
                <w:rFonts w:ascii="Arial" w:hAnsi="Arial" w:cs="Arial"/>
                <w:b/>
                <w:bCs/>
                <w:color w:val="000000"/>
              </w:rPr>
            </w:pPr>
            <w:r w:rsidRPr="007F05C5">
              <w:rPr>
                <w:rFonts w:ascii="Arial" w:hAnsi="Arial" w:cs="Arial"/>
                <w:b/>
                <w:bCs/>
                <w:color w:val="000000"/>
              </w:rPr>
              <w:t>a</w:t>
            </w:r>
          </w:p>
        </w:tc>
        <w:tc>
          <w:tcPr>
            <w:tcW w:w="1974" w:type="dxa"/>
            <w:tcBorders>
              <w:top w:val="single" w:sz="4" w:space="0" w:color="auto"/>
              <w:left w:val="nil"/>
              <w:bottom w:val="single" w:sz="4" w:space="0" w:color="auto"/>
              <w:right w:val="nil"/>
            </w:tcBorders>
            <w:shd w:val="clear" w:color="auto" w:fill="auto"/>
            <w:noWrap/>
            <w:vAlign w:val="bottom"/>
            <w:hideMark/>
          </w:tcPr>
          <w:p w14:paraId="0968B060" w14:textId="40C7A01B" w:rsidR="004C5A73" w:rsidRPr="007F05C5" w:rsidRDefault="004C5A73" w:rsidP="001A088D">
            <w:pPr>
              <w:rPr>
                <w:rFonts w:ascii="Arial" w:hAnsi="Arial" w:cs="Arial"/>
                <w:b/>
                <w:bCs/>
                <w:color w:val="000000"/>
              </w:rPr>
            </w:pPr>
            <w:r w:rsidRPr="007F05C5">
              <w:rPr>
                <w:rFonts w:ascii="Arial" w:hAnsi="Arial" w:cs="Arial"/>
                <w:b/>
                <w:bCs/>
                <w:color w:val="000000"/>
              </w:rPr>
              <w:t>a</w:t>
            </w:r>
            <w:r w:rsidR="00DE6DA2">
              <w:rPr>
                <w:rFonts w:ascii="Arial" w:hAnsi="Arial" w:cs="Arial"/>
                <w:b/>
                <w:bCs/>
                <w:color w:val="000000"/>
              </w:rPr>
              <w:t>.ci90</w:t>
            </w:r>
          </w:p>
        </w:tc>
        <w:tc>
          <w:tcPr>
            <w:tcW w:w="851" w:type="dxa"/>
            <w:tcBorders>
              <w:top w:val="single" w:sz="4" w:space="0" w:color="auto"/>
              <w:left w:val="nil"/>
              <w:bottom w:val="single" w:sz="4" w:space="0" w:color="auto"/>
              <w:right w:val="nil"/>
            </w:tcBorders>
            <w:shd w:val="clear" w:color="auto" w:fill="auto"/>
            <w:noWrap/>
            <w:vAlign w:val="bottom"/>
            <w:hideMark/>
          </w:tcPr>
          <w:p w14:paraId="10430BF9" w14:textId="77777777" w:rsidR="004C5A73" w:rsidRPr="007F05C5" w:rsidRDefault="004C5A73" w:rsidP="001A088D">
            <w:pPr>
              <w:rPr>
                <w:rFonts w:ascii="Arial" w:hAnsi="Arial" w:cs="Arial"/>
                <w:b/>
                <w:bCs/>
                <w:color w:val="000000"/>
              </w:rPr>
            </w:pPr>
            <w:r w:rsidRPr="007F05C5">
              <w:rPr>
                <w:rFonts w:ascii="Arial" w:hAnsi="Arial" w:cs="Arial"/>
                <w:b/>
                <w:bCs/>
                <w:color w:val="000000"/>
              </w:rPr>
              <w:t>b</w:t>
            </w:r>
          </w:p>
        </w:tc>
        <w:tc>
          <w:tcPr>
            <w:tcW w:w="1417" w:type="dxa"/>
            <w:tcBorders>
              <w:top w:val="single" w:sz="4" w:space="0" w:color="auto"/>
              <w:left w:val="nil"/>
              <w:bottom w:val="single" w:sz="4" w:space="0" w:color="auto"/>
              <w:right w:val="nil"/>
            </w:tcBorders>
            <w:shd w:val="clear" w:color="auto" w:fill="auto"/>
            <w:noWrap/>
            <w:vAlign w:val="bottom"/>
            <w:hideMark/>
          </w:tcPr>
          <w:p w14:paraId="772F12AA" w14:textId="502A662B" w:rsidR="004C5A73" w:rsidRPr="007F05C5" w:rsidRDefault="004C5A73" w:rsidP="001A088D">
            <w:pPr>
              <w:rPr>
                <w:rFonts w:ascii="Arial" w:hAnsi="Arial" w:cs="Arial"/>
                <w:b/>
                <w:bCs/>
                <w:color w:val="000000"/>
              </w:rPr>
            </w:pPr>
            <w:r w:rsidRPr="007F05C5">
              <w:rPr>
                <w:rFonts w:ascii="Arial" w:hAnsi="Arial" w:cs="Arial"/>
                <w:b/>
                <w:bCs/>
                <w:color w:val="000000"/>
              </w:rPr>
              <w:t>b</w:t>
            </w:r>
            <w:r w:rsidR="00DE6DA2">
              <w:rPr>
                <w:rFonts w:ascii="Arial" w:hAnsi="Arial" w:cs="Arial"/>
                <w:b/>
                <w:bCs/>
                <w:color w:val="000000"/>
              </w:rPr>
              <w:t>.ci90</w:t>
            </w:r>
          </w:p>
        </w:tc>
        <w:tc>
          <w:tcPr>
            <w:tcW w:w="1134" w:type="dxa"/>
            <w:tcBorders>
              <w:top w:val="single" w:sz="4" w:space="0" w:color="auto"/>
              <w:left w:val="nil"/>
              <w:bottom w:val="single" w:sz="4" w:space="0" w:color="auto"/>
              <w:right w:val="nil"/>
            </w:tcBorders>
            <w:shd w:val="clear" w:color="auto" w:fill="auto"/>
            <w:noWrap/>
            <w:vAlign w:val="bottom"/>
            <w:hideMark/>
          </w:tcPr>
          <w:p w14:paraId="63EC0156" w14:textId="77777777" w:rsidR="004C5A73" w:rsidRPr="007F05C5" w:rsidRDefault="004C5A73" w:rsidP="001A088D">
            <w:pPr>
              <w:rPr>
                <w:rFonts w:ascii="Arial" w:hAnsi="Arial" w:cs="Arial"/>
                <w:b/>
                <w:bCs/>
                <w:color w:val="000000"/>
              </w:rPr>
            </w:pPr>
            <w:proofErr w:type="spellStart"/>
            <w:r w:rsidRPr="007F05C5">
              <w:rPr>
                <w:rFonts w:ascii="Arial" w:hAnsi="Arial" w:cs="Arial"/>
                <w:b/>
                <w:bCs/>
                <w:color w:val="000000"/>
              </w:rPr>
              <w:t>RTmin</w:t>
            </w:r>
            <w:proofErr w:type="spellEnd"/>
          </w:p>
        </w:tc>
        <w:tc>
          <w:tcPr>
            <w:tcW w:w="1843" w:type="dxa"/>
            <w:tcBorders>
              <w:top w:val="single" w:sz="4" w:space="0" w:color="auto"/>
              <w:left w:val="nil"/>
              <w:bottom w:val="single" w:sz="4" w:space="0" w:color="auto"/>
              <w:right w:val="nil"/>
            </w:tcBorders>
            <w:shd w:val="clear" w:color="auto" w:fill="auto"/>
            <w:noWrap/>
            <w:vAlign w:val="bottom"/>
            <w:hideMark/>
          </w:tcPr>
          <w:p w14:paraId="6FFC2A90" w14:textId="75E242C0" w:rsidR="004C5A73" w:rsidRPr="007F05C5" w:rsidRDefault="004C5A73" w:rsidP="001A088D">
            <w:pPr>
              <w:rPr>
                <w:rFonts w:ascii="Arial" w:hAnsi="Arial" w:cs="Arial"/>
                <w:b/>
                <w:bCs/>
                <w:color w:val="000000"/>
              </w:rPr>
            </w:pPr>
            <w:r w:rsidRPr="007F05C5">
              <w:rPr>
                <w:rFonts w:ascii="Arial" w:hAnsi="Arial" w:cs="Arial"/>
                <w:b/>
                <w:bCs/>
                <w:color w:val="000000"/>
              </w:rPr>
              <w:t>RTmin</w:t>
            </w:r>
            <w:r w:rsidR="00DE6DA2">
              <w:rPr>
                <w:rFonts w:ascii="Arial" w:hAnsi="Arial" w:cs="Arial"/>
                <w:b/>
                <w:bCs/>
                <w:color w:val="000000"/>
              </w:rPr>
              <w:t>.ci90</w:t>
            </w:r>
          </w:p>
        </w:tc>
        <w:tc>
          <w:tcPr>
            <w:tcW w:w="1134" w:type="dxa"/>
            <w:tcBorders>
              <w:top w:val="single" w:sz="4" w:space="0" w:color="auto"/>
              <w:left w:val="nil"/>
              <w:bottom w:val="single" w:sz="4" w:space="0" w:color="auto"/>
              <w:right w:val="nil"/>
            </w:tcBorders>
            <w:shd w:val="clear" w:color="auto" w:fill="auto"/>
            <w:noWrap/>
            <w:vAlign w:val="bottom"/>
            <w:hideMark/>
          </w:tcPr>
          <w:p w14:paraId="37F9CCDA" w14:textId="77777777" w:rsidR="004C5A73" w:rsidRPr="007F05C5" w:rsidRDefault="004C5A73" w:rsidP="001A088D">
            <w:pPr>
              <w:rPr>
                <w:rFonts w:ascii="Arial" w:hAnsi="Arial" w:cs="Arial"/>
                <w:b/>
                <w:bCs/>
                <w:color w:val="000000"/>
              </w:rPr>
            </w:pPr>
            <w:proofErr w:type="spellStart"/>
            <w:r w:rsidRPr="007F05C5">
              <w:rPr>
                <w:rFonts w:ascii="Arial" w:hAnsi="Arial" w:cs="Arial"/>
                <w:b/>
                <w:bCs/>
                <w:color w:val="000000"/>
              </w:rPr>
              <w:t>RTmax</w:t>
            </w:r>
            <w:proofErr w:type="spellEnd"/>
          </w:p>
        </w:tc>
        <w:tc>
          <w:tcPr>
            <w:tcW w:w="1701" w:type="dxa"/>
            <w:tcBorders>
              <w:top w:val="single" w:sz="4" w:space="0" w:color="auto"/>
              <w:left w:val="nil"/>
              <w:bottom w:val="single" w:sz="4" w:space="0" w:color="auto"/>
              <w:right w:val="nil"/>
            </w:tcBorders>
            <w:shd w:val="clear" w:color="auto" w:fill="auto"/>
            <w:noWrap/>
            <w:vAlign w:val="bottom"/>
            <w:hideMark/>
          </w:tcPr>
          <w:p w14:paraId="05348876" w14:textId="19638598" w:rsidR="004C5A73" w:rsidRPr="007F05C5" w:rsidRDefault="004C5A73" w:rsidP="001A088D">
            <w:pPr>
              <w:rPr>
                <w:rFonts w:ascii="Arial" w:hAnsi="Arial" w:cs="Arial"/>
                <w:b/>
                <w:bCs/>
                <w:color w:val="000000"/>
              </w:rPr>
            </w:pPr>
            <w:r w:rsidRPr="007F05C5">
              <w:rPr>
                <w:rFonts w:ascii="Arial" w:hAnsi="Arial" w:cs="Arial"/>
                <w:b/>
                <w:bCs/>
                <w:color w:val="000000"/>
              </w:rPr>
              <w:t>RTmax</w:t>
            </w:r>
            <w:r w:rsidR="00DE6DA2">
              <w:rPr>
                <w:rFonts w:ascii="Arial" w:hAnsi="Arial" w:cs="Arial"/>
                <w:b/>
                <w:bCs/>
                <w:color w:val="000000"/>
              </w:rPr>
              <w:t>.ci90</w:t>
            </w:r>
          </w:p>
        </w:tc>
      </w:tr>
      <w:tr w:rsidR="004C5A73" w:rsidRPr="007F05C5" w14:paraId="6B70A49C" w14:textId="77777777" w:rsidTr="004C5A73">
        <w:trPr>
          <w:trHeight w:val="320"/>
        </w:trPr>
        <w:tc>
          <w:tcPr>
            <w:tcW w:w="2745" w:type="dxa"/>
            <w:tcBorders>
              <w:top w:val="nil"/>
              <w:left w:val="nil"/>
              <w:bottom w:val="nil"/>
              <w:right w:val="nil"/>
            </w:tcBorders>
            <w:shd w:val="clear" w:color="auto" w:fill="auto"/>
            <w:noWrap/>
            <w:vAlign w:val="center"/>
            <w:hideMark/>
          </w:tcPr>
          <w:p w14:paraId="4F89F5CD" w14:textId="77777777" w:rsidR="004C5A73" w:rsidRPr="007F05C5" w:rsidRDefault="004C5A73" w:rsidP="001A088D">
            <w:pPr>
              <w:rPr>
                <w:rFonts w:ascii="Arial" w:hAnsi="Arial" w:cs="Arial"/>
                <w:i/>
                <w:iCs/>
                <w:color w:val="000000"/>
              </w:rPr>
            </w:pPr>
            <w:r w:rsidRPr="007F05C5">
              <w:rPr>
                <w:rFonts w:ascii="Arial" w:hAnsi="Arial" w:cs="Arial"/>
                <w:i/>
                <w:iCs/>
                <w:color w:val="000000"/>
              </w:rPr>
              <w:t xml:space="preserve">D. </w:t>
            </w:r>
            <w:proofErr w:type="spellStart"/>
            <w:r w:rsidRPr="007F05C5">
              <w:rPr>
                <w:rFonts w:ascii="Arial" w:hAnsi="Arial" w:cs="Arial"/>
                <w:i/>
                <w:iCs/>
                <w:color w:val="000000"/>
              </w:rPr>
              <w:t>bipectinata</w:t>
            </w:r>
            <w:proofErr w:type="spellEnd"/>
          </w:p>
        </w:tc>
        <w:tc>
          <w:tcPr>
            <w:tcW w:w="951" w:type="dxa"/>
            <w:tcBorders>
              <w:top w:val="nil"/>
              <w:left w:val="nil"/>
              <w:bottom w:val="nil"/>
              <w:right w:val="nil"/>
            </w:tcBorders>
            <w:shd w:val="clear" w:color="auto" w:fill="auto"/>
            <w:noWrap/>
            <w:vAlign w:val="center"/>
            <w:hideMark/>
          </w:tcPr>
          <w:p w14:paraId="7AA7A644" w14:textId="77777777" w:rsidR="004C5A73" w:rsidRPr="007F05C5" w:rsidRDefault="004C5A73" w:rsidP="001A088D">
            <w:pPr>
              <w:rPr>
                <w:rFonts w:ascii="Arial" w:hAnsi="Arial" w:cs="Arial"/>
                <w:color w:val="000000"/>
              </w:rPr>
            </w:pPr>
            <w:r w:rsidRPr="007F05C5">
              <w:rPr>
                <w:rFonts w:ascii="Arial" w:hAnsi="Arial" w:cs="Arial"/>
                <w:color w:val="000000"/>
              </w:rPr>
              <w:t>0.0046</w:t>
            </w:r>
          </w:p>
        </w:tc>
        <w:tc>
          <w:tcPr>
            <w:tcW w:w="1974" w:type="dxa"/>
            <w:tcBorders>
              <w:top w:val="nil"/>
              <w:left w:val="nil"/>
              <w:bottom w:val="nil"/>
              <w:right w:val="nil"/>
            </w:tcBorders>
            <w:shd w:val="clear" w:color="auto" w:fill="auto"/>
            <w:noWrap/>
            <w:vAlign w:val="center"/>
            <w:hideMark/>
          </w:tcPr>
          <w:p w14:paraId="0CA27505" w14:textId="77777777" w:rsidR="004C5A73" w:rsidRPr="007F05C5" w:rsidRDefault="004C5A73" w:rsidP="001A088D">
            <w:pPr>
              <w:rPr>
                <w:rFonts w:ascii="Arial" w:hAnsi="Arial" w:cs="Arial"/>
                <w:color w:val="000000"/>
              </w:rPr>
            </w:pPr>
            <w:r w:rsidRPr="007F05C5">
              <w:rPr>
                <w:rFonts w:ascii="Arial" w:hAnsi="Arial" w:cs="Arial"/>
                <w:color w:val="000000"/>
              </w:rPr>
              <w:t>0.003</w:t>
            </w:r>
            <w:r>
              <w:rPr>
                <w:rFonts w:ascii="Arial" w:hAnsi="Arial" w:cs="Arial"/>
                <w:color w:val="000000"/>
              </w:rPr>
              <w:t>1</w:t>
            </w:r>
            <w:r w:rsidRPr="007F05C5">
              <w:rPr>
                <w:rFonts w:ascii="Arial" w:hAnsi="Arial" w:cs="Arial"/>
                <w:color w:val="000000"/>
              </w:rPr>
              <w:t xml:space="preserve"> - 0.00</w:t>
            </w:r>
            <w:r>
              <w:rPr>
                <w:rFonts w:ascii="Arial" w:hAnsi="Arial" w:cs="Arial"/>
                <w:color w:val="000000"/>
              </w:rPr>
              <w:t>60</w:t>
            </w:r>
          </w:p>
        </w:tc>
        <w:tc>
          <w:tcPr>
            <w:tcW w:w="851" w:type="dxa"/>
            <w:tcBorders>
              <w:top w:val="nil"/>
              <w:left w:val="nil"/>
              <w:bottom w:val="nil"/>
              <w:right w:val="nil"/>
            </w:tcBorders>
            <w:shd w:val="clear" w:color="auto" w:fill="auto"/>
            <w:noWrap/>
            <w:vAlign w:val="center"/>
            <w:hideMark/>
          </w:tcPr>
          <w:p w14:paraId="4F6FED19" w14:textId="77777777" w:rsidR="004C5A73" w:rsidRPr="007F05C5" w:rsidRDefault="004C5A73" w:rsidP="001A088D">
            <w:pPr>
              <w:rPr>
                <w:rFonts w:ascii="Arial" w:hAnsi="Arial" w:cs="Arial"/>
                <w:color w:val="000000"/>
              </w:rPr>
            </w:pPr>
            <w:r w:rsidRPr="007F05C5">
              <w:rPr>
                <w:rFonts w:ascii="Arial" w:hAnsi="Arial" w:cs="Arial"/>
                <w:color w:val="000000"/>
              </w:rPr>
              <w:t>1.2</w:t>
            </w:r>
            <w:r>
              <w:rPr>
                <w:rFonts w:ascii="Arial" w:hAnsi="Arial" w:cs="Arial"/>
                <w:color w:val="000000"/>
              </w:rPr>
              <w:t>7</w:t>
            </w:r>
          </w:p>
        </w:tc>
        <w:tc>
          <w:tcPr>
            <w:tcW w:w="1417" w:type="dxa"/>
            <w:tcBorders>
              <w:top w:val="nil"/>
              <w:left w:val="nil"/>
              <w:bottom w:val="nil"/>
              <w:right w:val="nil"/>
            </w:tcBorders>
            <w:shd w:val="clear" w:color="auto" w:fill="auto"/>
            <w:noWrap/>
            <w:vAlign w:val="center"/>
            <w:hideMark/>
          </w:tcPr>
          <w:p w14:paraId="13E7BF56" w14:textId="77777777" w:rsidR="004C5A73" w:rsidRPr="007F05C5" w:rsidRDefault="004C5A73" w:rsidP="001A088D">
            <w:pPr>
              <w:rPr>
                <w:rFonts w:ascii="Arial" w:hAnsi="Arial" w:cs="Arial"/>
                <w:color w:val="000000"/>
              </w:rPr>
            </w:pPr>
            <w:r w:rsidRPr="007F05C5">
              <w:rPr>
                <w:rFonts w:ascii="Arial" w:hAnsi="Arial" w:cs="Arial"/>
                <w:color w:val="000000"/>
              </w:rPr>
              <w:t>1.0</w:t>
            </w:r>
            <w:r>
              <w:rPr>
                <w:rFonts w:ascii="Arial" w:hAnsi="Arial" w:cs="Arial"/>
                <w:color w:val="000000"/>
              </w:rPr>
              <w:t>2</w:t>
            </w:r>
            <w:r w:rsidRPr="007F05C5">
              <w:rPr>
                <w:rFonts w:ascii="Arial" w:hAnsi="Arial" w:cs="Arial"/>
                <w:color w:val="000000"/>
              </w:rPr>
              <w:t xml:space="preserve"> - 1.55</w:t>
            </w:r>
          </w:p>
        </w:tc>
        <w:tc>
          <w:tcPr>
            <w:tcW w:w="1134" w:type="dxa"/>
            <w:tcBorders>
              <w:top w:val="nil"/>
              <w:left w:val="nil"/>
              <w:bottom w:val="nil"/>
              <w:right w:val="nil"/>
            </w:tcBorders>
            <w:shd w:val="clear" w:color="auto" w:fill="auto"/>
            <w:noWrap/>
            <w:vAlign w:val="center"/>
            <w:hideMark/>
          </w:tcPr>
          <w:p w14:paraId="3CA40542" w14:textId="77777777" w:rsidR="004C5A73" w:rsidRPr="007F05C5" w:rsidRDefault="004C5A73" w:rsidP="001A088D">
            <w:pPr>
              <w:rPr>
                <w:rFonts w:ascii="Arial" w:hAnsi="Arial" w:cs="Arial"/>
                <w:color w:val="000000"/>
              </w:rPr>
            </w:pPr>
            <w:r w:rsidRPr="007F05C5">
              <w:rPr>
                <w:rFonts w:ascii="Arial" w:hAnsi="Arial" w:cs="Arial"/>
                <w:color w:val="000000"/>
              </w:rPr>
              <w:t>15.28</w:t>
            </w:r>
          </w:p>
        </w:tc>
        <w:tc>
          <w:tcPr>
            <w:tcW w:w="1843" w:type="dxa"/>
            <w:tcBorders>
              <w:top w:val="nil"/>
              <w:left w:val="nil"/>
              <w:bottom w:val="nil"/>
              <w:right w:val="nil"/>
            </w:tcBorders>
            <w:shd w:val="clear" w:color="auto" w:fill="auto"/>
            <w:noWrap/>
            <w:vAlign w:val="center"/>
            <w:hideMark/>
          </w:tcPr>
          <w:p w14:paraId="7B6A8599" w14:textId="77777777" w:rsidR="004C5A73" w:rsidRPr="007F05C5" w:rsidRDefault="004C5A73" w:rsidP="001A088D">
            <w:pPr>
              <w:rPr>
                <w:rFonts w:ascii="Arial" w:hAnsi="Arial" w:cs="Arial"/>
                <w:color w:val="000000"/>
              </w:rPr>
            </w:pPr>
            <w:r w:rsidRPr="007F05C5">
              <w:rPr>
                <w:rFonts w:ascii="Arial" w:hAnsi="Arial" w:cs="Arial"/>
                <w:color w:val="000000"/>
              </w:rPr>
              <w:t>14.5</w:t>
            </w:r>
            <w:r>
              <w:rPr>
                <w:rFonts w:ascii="Arial" w:hAnsi="Arial" w:cs="Arial"/>
                <w:color w:val="000000"/>
              </w:rPr>
              <w:t>4</w:t>
            </w:r>
            <w:r w:rsidRPr="007F05C5">
              <w:rPr>
                <w:rFonts w:ascii="Arial" w:hAnsi="Arial" w:cs="Arial"/>
                <w:color w:val="000000"/>
              </w:rPr>
              <w:t xml:space="preserve"> - 15.8</w:t>
            </w:r>
            <w:r>
              <w:rPr>
                <w:rFonts w:ascii="Arial" w:hAnsi="Arial" w:cs="Arial"/>
                <w:color w:val="000000"/>
              </w:rPr>
              <w:t>7</w:t>
            </w:r>
          </w:p>
        </w:tc>
        <w:tc>
          <w:tcPr>
            <w:tcW w:w="1134" w:type="dxa"/>
            <w:tcBorders>
              <w:top w:val="nil"/>
              <w:left w:val="nil"/>
              <w:bottom w:val="nil"/>
              <w:right w:val="nil"/>
            </w:tcBorders>
            <w:shd w:val="clear" w:color="auto" w:fill="auto"/>
            <w:noWrap/>
            <w:vAlign w:val="center"/>
            <w:hideMark/>
          </w:tcPr>
          <w:p w14:paraId="40942981" w14:textId="77777777" w:rsidR="004C5A73" w:rsidRPr="007F05C5" w:rsidRDefault="004C5A73" w:rsidP="001A088D">
            <w:pPr>
              <w:rPr>
                <w:rFonts w:ascii="Arial" w:hAnsi="Arial" w:cs="Arial"/>
                <w:color w:val="000000"/>
              </w:rPr>
            </w:pPr>
            <w:r w:rsidRPr="007F05C5">
              <w:rPr>
                <w:rFonts w:ascii="Arial" w:hAnsi="Arial" w:cs="Arial"/>
                <w:color w:val="000000"/>
              </w:rPr>
              <w:t>30.4</w:t>
            </w:r>
            <w:r>
              <w:rPr>
                <w:rFonts w:ascii="Arial" w:hAnsi="Arial" w:cs="Arial"/>
                <w:color w:val="000000"/>
              </w:rPr>
              <w:t>4</w:t>
            </w:r>
          </w:p>
        </w:tc>
        <w:tc>
          <w:tcPr>
            <w:tcW w:w="1701" w:type="dxa"/>
            <w:tcBorders>
              <w:top w:val="nil"/>
              <w:left w:val="nil"/>
              <w:bottom w:val="nil"/>
              <w:right w:val="nil"/>
            </w:tcBorders>
            <w:shd w:val="clear" w:color="auto" w:fill="auto"/>
            <w:noWrap/>
            <w:vAlign w:val="center"/>
            <w:hideMark/>
          </w:tcPr>
          <w:p w14:paraId="0F091B80" w14:textId="77777777" w:rsidR="004C5A73" w:rsidRPr="007F05C5" w:rsidRDefault="004C5A73" w:rsidP="001A088D">
            <w:pPr>
              <w:rPr>
                <w:rFonts w:ascii="Arial" w:hAnsi="Arial" w:cs="Arial"/>
                <w:color w:val="000000"/>
              </w:rPr>
            </w:pPr>
            <w:r w:rsidRPr="007F05C5">
              <w:rPr>
                <w:rFonts w:ascii="Arial" w:hAnsi="Arial" w:cs="Arial"/>
                <w:color w:val="000000"/>
              </w:rPr>
              <w:t>30.08 - 31.05</w:t>
            </w:r>
          </w:p>
        </w:tc>
      </w:tr>
      <w:tr w:rsidR="004C5A73" w:rsidRPr="007F05C5" w14:paraId="4CF3FA11" w14:textId="77777777" w:rsidTr="004C5A73">
        <w:trPr>
          <w:trHeight w:val="320"/>
        </w:trPr>
        <w:tc>
          <w:tcPr>
            <w:tcW w:w="2745" w:type="dxa"/>
            <w:tcBorders>
              <w:top w:val="nil"/>
              <w:left w:val="nil"/>
              <w:bottom w:val="nil"/>
              <w:right w:val="nil"/>
            </w:tcBorders>
            <w:shd w:val="clear" w:color="auto" w:fill="auto"/>
            <w:noWrap/>
            <w:vAlign w:val="center"/>
            <w:hideMark/>
          </w:tcPr>
          <w:p w14:paraId="5B67EDD4" w14:textId="77777777" w:rsidR="004C5A73" w:rsidRPr="007F05C5" w:rsidRDefault="004C5A73" w:rsidP="001A088D">
            <w:pPr>
              <w:rPr>
                <w:rFonts w:ascii="Arial" w:hAnsi="Arial" w:cs="Arial"/>
                <w:i/>
                <w:iCs/>
                <w:color w:val="000000"/>
              </w:rPr>
            </w:pPr>
            <w:r w:rsidRPr="007F05C5">
              <w:rPr>
                <w:rFonts w:ascii="Arial" w:hAnsi="Arial" w:cs="Arial"/>
                <w:i/>
                <w:iCs/>
                <w:color w:val="000000"/>
              </w:rPr>
              <w:t xml:space="preserve">D. </w:t>
            </w:r>
            <w:proofErr w:type="spellStart"/>
            <w:r w:rsidRPr="007F05C5">
              <w:rPr>
                <w:rFonts w:ascii="Arial" w:hAnsi="Arial" w:cs="Arial"/>
                <w:i/>
                <w:iCs/>
                <w:color w:val="000000"/>
              </w:rPr>
              <w:t>birchii</w:t>
            </w:r>
            <w:proofErr w:type="spellEnd"/>
          </w:p>
        </w:tc>
        <w:tc>
          <w:tcPr>
            <w:tcW w:w="951" w:type="dxa"/>
            <w:tcBorders>
              <w:top w:val="nil"/>
              <w:left w:val="nil"/>
              <w:bottom w:val="nil"/>
              <w:right w:val="nil"/>
            </w:tcBorders>
            <w:shd w:val="clear" w:color="auto" w:fill="auto"/>
            <w:noWrap/>
            <w:vAlign w:val="center"/>
            <w:hideMark/>
          </w:tcPr>
          <w:p w14:paraId="3D1BD347" w14:textId="77777777" w:rsidR="004C5A73" w:rsidRPr="007F05C5" w:rsidRDefault="004C5A73" w:rsidP="001A088D">
            <w:pPr>
              <w:rPr>
                <w:rFonts w:ascii="Arial" w:hAnsi="Arial" w:cs="Arial"/>
                <w:color w:val="000000"/>
              </w:rPr>
            </w:pPr>
            <w:r w:rsidRPr="007F05C5">
              <w:rPr>
                <w:rFonts w:ascii="Arial" w:hAnsi="Arial" w:cs="Arial"/>
                <w:color w:val="000000"/>
              </w:rPr>
              <w:t>0.0034</w:t>
            </w:r>
          </w:p>
        </w:tc>
        <w:tc>
          <w:tcPr>
            <w:tcW w:w="1974" w:type="dxa"/>
            <w:tcBorders>
              <w:top w:val="nil"/>
              <w:left w:val="nil"/>
              <w:bottom w:val="nil"/>
              <w:right w:val="nil"/>
            </w:tcBorders>
            <w:shd w:val="clear" w:color="auto" w:fill="auto"/>
            <w:noWrap/>
            <w:vAlign w:val="center"/>
            <w:hideMark/>
          </w:tcPr>
          <w:p w14:paraId="6F852EE5" w14:textId="77777777" w:rsidR="004C5A73" w:rsidRPr="007F05C5" w:rsidRDefault="004C5A73" w:rsidP="001A088D">
            <w:pPr>
              <w:rPr>
                <w:rFonts w:ascii="Arial" w:hAnsi="Arial" w:cs="Arial"/>
                <w:color w:val="000000"/>
              </w:rPr>
            </w:pPr>
            <w:r w:rsidRPr="007F05C5">
              <w:rPr>
                <w:rFonts w:ascii="Arial" w:hAnsi="Arial" w:cs="Arial"/>
                <w:color w:val="000000"/>
              </w:rPr>
              <w:t>0.0022 - 0.0056</w:t>
            </w:r>
          </w:p>
        </w:tc>
        <w:tc>
          <w:tcPr>
            <w:tcW w:w="851" w:type="dxa"/>
            <w:tcBorders>
              <w:top w:val="nil"/>
              <w:left w:val="nil"/>
              <w:bottom w:val="nil"/>
              <w:right w:val="nil"/>
            </w:tcBorders>
            <w:shd w:val="clear" w:color="auto" w:fill="auto"/>
            <w:noWrap/>
            <w:vAlign w:val="center"/>
            <w:hideMark/>
          </w:tcPr>
          <w:p w14:paraId="6364FACE" w14:textId="77777777" w:rsidR="004C5A73" w:rsidRPr="007F05C5" w:rsidRDefault="004C5A73" w:rsidP="001A088D">
            <w:pPr>
              <w:rPr>
                <w:rFonts w:ascii="Arial" w:hAnsi="Arial" w:cs="Arial"/>
                <w:color w:val="000000"/>
              </w:rPr>
            </w:pPr>
            <w:r w:rsidRPr="007F05C5">
              <w:rPr>
                <w:rFonts w:ascii="Arial" w:hAnsi="Arial" w:cs="Arial"/>
                <w:color w:val="000000"/>
              </w:rPr>
              <w:t>1.17</w:t>
            </w:r>
          </w:p>
        </w:tc>
        <w:tc>
          <w:tcPr>
            <w:tcW w:w="1417" w:type="dxa"/>
            <w:tcBorders>
              <w:top w:val="nil"/>
              <w:left w:val="nil"/>
              <w:bottom w:val="nil"/>
              <w:right w:val="nil"/>
            </w:tcBorders>
            <w:shd w:val="clear" w:color="auto" w:fill="auto"/>
            <w:noWrap/>
            <w:vAlign w:val="center"/>
            <w:hideMark/>
          </w:tcPr>
          <w:p w14:paraId="33F6952A" w14:textId="77777777" w:rsidR="004C5A73" w:rsidRPr="007F05C5" w:rsidRDefault="004C5A73" w:rsidP="001A088D">
            <w:pPr>
              <w:rPr>
                <w:rFonts w:ascii="Arial" w:hAnsi="Arial" w:cs="Arial"/>
                <w:color w:val="000000"/>
              </w:rPr>
            </w:pPr>
            <w:r w:rsidRPr="007F05C5">
              <w:rPr>
                <w:rFonts w:ascii="Arial" w:hAnsi="Arial" w:cs="Arial"/>
                <w:color w:val="000000"/>
              </w:rPr>
              <w:t>0.95 - 1.5</w:t>
            </w:r>
            <w:r>
              <w:rPr>
                <w:rFonts w:ascii="Arial" w:hAnsi="Arial" w:cs="Arial"/>
                <w:color w:val="000000"/>
              </w:rPr>
              <w:t>6</w:t>
            </w:r>
          </w:p>
        </w:tc>
        <w:tc>
          <w:tcPr>
            <w:tcW w:w="1134" w:type="dxa"/>
            <w:tcBorders>
              <w:top w:val="nil"/>
              <w:left w:val="nil"/>
              <w:bottom w:val="nil"/>
              <w:right w:val="nil"/>
            </w:tcBorders>
            <w:shd w:val="clear" w:color="auto" w:fill="auto"/>
            <w:noWrap/>
            <w:vAlign w:val="center"/>
            <w:hideMark/>
          </w:tcPr>
          <w:p w14:paraId="15C54E6B" w14:textId="77777777" w:rsidR="004C5A73" w:rsidRPr="007F05C5" w:rsidRDefault="004C5A73" w:rsidP="001A088D">
            <w:pPr>
              <w:rPr>
                <w:rFonts w:ascii="Arial" w:hAnsi="Arial" w:cs="Arial"/>
                <w:color w:val="000000"/>
              </w:rPr>
            </w:pPr>
            <w:r w:rsidRPr="007F05C5">
              <w:rPr>
                <w:rFonts w:ascii="Arial" w:hAnsi="Arial" w:cs="Arial"/>
                <w:color w:val="000000"/>
              </w:rPr>
              <w:t>13.45</w:t>
            </w:r>
          </w:p>
        </w:tc>
        <w:tc>
          <w:tcPr>
            <w:tcW w:w="1843" w:type="dxa"/>
            <w:tcBorders>
              <w:top w:val="nil"/>
              <w:left w:val="nil"/>
              <w:bottom w:val="nil"/>
              <w:right w:val="nil"/>
            </w:tcBorders>
            <w:shd w:val="clear" w:color="auto" w:fill="auto"/>
            <w:noWrap/>
            <w:vAlign w:val="center"/>
            <w:hideMark/>
          </w:tcPr>
          <w:p w14:paraId="4D5E1066" w14:textId="77777777" w:rsidR="004C5A73" w:rsidRPr="007F05C5" w:rsidRDefault="004C5A73" w:rsidP="001A088D">
            <w:pPr>
              <w:rPr>
                <w:rFonts w:ascii="Arial" w:hAnsi="Arial" w:cs="Arial"/>
                <w:color w:val="000000"/>
              </w:rPr>
            </w:pPr>
            <w:r w:rsidRPr="007F05C5">
              <w:rPr>
                <w:rFonts w:ascii="Arial" w:hAnsi="Arial" w:cs="Arial"/>
                <w:color w:val="000000"/>
              </w:rPr>
              <w:t>13.0</w:t>
            </w:r>
            <w:r>
              <w:rPr>
                <w:rFonts w:ascii="Arial" w:hAnsi="Arial" w:cs="Arial"/>
                <w:color w:val="000000"/>
              </w:rPr>
              <w:t>7</w:t>
            </w:r>
            <w:r w:rsidRPr="007F05C5">
              <w:rPr>
                <w:rFonts w:ascii="Arial" w:hAnsi="Arial" w:cs="Arial"/>
                <w:color w:val="000000"/>
              </w:rPr>
              <w:t xml:space="preserve"> - 13.7</w:t>
            </w:r>
            <w:r>
              <w:rPr>
                <w:rFonts w:ascii="Arial" w:hAnsi="Arial" w:cs="Arial"/>
                <w:color w:val="000000"/>
              </w:rPr>
              <w:t>7</w:t>
            </w:r>
          </w:p>
        </w:tc>
        <w:tc>
          <w:tcPr>
            <w:tcW w:w="1134" w:type="dxa"/>
            <w:tcBorders>
              <w:top w:val="nil"/>
              <w:left w:val="nil"/>
              <w:bottom w:val="nil"/>
              <w:right w:val="nil"/>
            </w:tcBorders>
            <w:shd w:val="clear" w:color="auto" w:fill="auto"/>
            <w:noWrap/>
            <w:vAlign w:val="center"/>
            <w:hideMark/>
          </w:tcPr>
          <w:p w14:paraId="2CA7F55E" w14:textId="77777777" w:rsidR="004C5A73" w:rsidRPr="007F05C5" w:rsidRDefault="004C5A73" w:rsidP="001A088D">
            <w:pPr>
              <w:rPr>
                <w:rFonts w:ascii="Arial" w:hAnsi="Arial" w:cs="Arial"/>
                <w:color w:val="000000"/>
              </w:rPr>
            </w:pPr>
            <w:r w:rsidRPr="007F05C5">
              <w:rPr>
                <w:rFonts w:ascii="Arial" w:hAnsi="Arial" w:cs="Arial"/>
                <w:color w:val="000000"/>
              </w:rPr>
              <w:t>29.2</w:t>
            </w:r>
            <w:r>
              <w:rPr>
                <w:rFonts w:ascii="Arial" w:hAnsi="Arial" w:cs="Arial"/>
                <w:color w:val="000000"/>
              </w:rPr>
              <w:t>7</w:t>
            </w:r>
          </w:p>
        </w:tc>
        <w:tc>
          <w:tcPr>
            <w:tcW w:w="1701" w:type="dxa"/>
            <w:tcBorders>
              <w:top w:val="nil"/>
              <w:left w:val="nil"/>
              <w:bottom w:val="nil"/>
              <w:right w:val="nil"/>
            </w:tcBorders>
            <w:shd w:val="clear" w:color="auto" w:fill="auto"/>
            <w:noWrap/>
            <w:vAlign w:val="center"/>
            <w:hideMark/>
          </w:tcPr>
          <w:p w14:paraId="427CE898" w14:textId="77777777" w:rsidR="004C5A73" w:rsidRPr="007F05C5" w:rsidRDefault="004C5A73" w:rsidP="001A088D">
            <w:pPr>
              <w:rPr>
                <w:rFonts w:ascii="Arial" w:hAnsi="Arial" w:cs="Arial"/>
                <w:color w:val="000000"/>
              </w:rPr>
            </w:pPr>
            <w:r w:rsidRPr="007F05C5">
              <w:rPr>
                <w:rFonts w:ascii="Arial" w:hAnsi="Arial" w:cs="Arial"/>
                <w:color w:val="000000"/>
              </w:rPr>
              <w:t>28.1</w:t>
            </w:r>
            <w:r>
              <w:rPr>
                <w:rFonts w:ascii="Arial" w:hAnsi="Arial" w:cs="Arial"/>
                <w:color w:val="000000"/>
              </w:rPr>
              <w:t>2</w:t>
            </w:r>
            <w:r w:rsidRPr="007F05C5">
              <w:rPr>
                <w:rFonts w:ascii="Arial" w:hAnsi="Arial" w:cs="Arial"/>
                <w:color w:val="000000"/>
              </w:rPr>
              <w:t xml:space="preserve"> - 29.8</w:t>
            </w:r>
            <w:r>
              <w:rPr>
                <w:rFonts w:ascii="Arial" w:hAnsi="Arial" w:cs="Arial"/>
                <w:color w:val="000000"/>
              </w:rPr>
              <w:t>1</w:t>
            </w:r>
          </w:p>
        </w:tc>
      </w:tr>
      <w:tr w:rsidR="004C5A73" w:rsidRPr="007F05C5" w14:paraId="4F5CCB20" w14:textId="77777777" w:rsidTr="004C5A73">
        <w:trPr>
          <w:trHeight w:val="320"/>
        </w:trPr>
        <w:tc>
          <w:tcPr>
            <w:tcW w:w="2745" w:type="dxa"/>
            <w:tcBorders>
              <w:top w:val="nil"/>
              <w:left w:val="nil"/>
              <w:bottom w:val="nil"/>
              <w:right w:val="nil"/>
            </w:tcBorders>
            <w:shd w:val="clear" w:color="auto" w:fill="auto"/>
            <w:noWrap/>
            <w:vAlign w:val="center"/>
            <w:hideMark/>
          </w:tcPr>
          <w:p w14:paraId="46CD38C4" w14:textId="77777777" w:rsidR="004C5A73" w:rsidRPr="007F05C5" w:rsidRDefault="004C5A73" w:rsidP="001A088D">
            <w:pPr>
              <w:rPr>
                <w:rFonts w:ascii="Arial" w:hAnsi="Arial" w:cs="Arial"/>
                <w:i/>
                <w:iCs/>
                <w:color w:val="000000"/>
              </w:rPr>
            </w:pPr>
            <w:r w:rsidRPr="007F05C5">
              <w:rPr>
                <w:rFonts w:ascii="Arial" w:hAnsi="Arial" w:cs="Arial"/>
                <w:i/>
                <w:iCs/>
                <w:color w:val="000000"/>
              </w:rPr>
              <w:t xml:space="preserve">D. </w:t>
            </w:r>
            <w:proofErr w:type="spellStart"/>
            <w:r w:rsidRPr="007F05C5">
              <w:rPr>
                <w:rFonts w:ascii="Arial" w:hAnsi="Arial" w:cs="Arial"/>
                <w:i/>
                <w:iCs/>
                <w:color w:val="000000"/>
              </w:rPr>
              <w:t>bunnanda</w:t>
            </w:r>
            <w:proofErr w:type="spellEnd"/>
          </w:p>
        </w:tc>
        <w:tc>
          <w:tcPr>
            <w:tcW w:w="951" w:type="dxa"/>
            <w:tcBorders>
              <w:top w:val="nil"/>
              <w:left w:val="nil"/>
              <w:bottom w:val="nil"/>
              <w:right w:val="nil"/>
            </w:tcBorders>
            <w:shd w:val="clear" w:color="auto" w:fill="auto"/>
            <w:noWrap/>
            <w:vAlign w:val="center"/>
            <w:hideMark/>
          </w:tcPr>
          <w:p w14:paraId="4A0781D5" w14:textId="77777777" w:rsidR="004C5A73" w:rsidRPr="007F05C5" w:rsidRDefault="004C5A73" w:rsidP="001A088D">
            <w:pPr>
              <w:rPr>
                <w:rFonts w:ascii="Arial" w:hAnsi="Arial" w:cs="Arial"/>
                <w:color w:val="000000"/>
              </w:rPr>
            </w:pPr>
            <w:r w:rsidRPr="007F05C5">
              <w:rPr>
                <w:rFonts w:ascii="Arial" w:hAnsi="Arial" w:cs="Arial"/>
                <w:color w:val="000000"/>
              </w:rPr>
              <w:t>0.001</w:t>
            </w:r>
            <w:r>
              <w:rPr>
                <w:rFonts w:ascii="Arial" w:hAnsi="Arial" w:cs="Arial"/>
                <w:color w:val="000000"/>
              </w:rPr>
              <w:t>6</w:t>
            </w:r>
          </w:p>
        </w:tc>
        <w:tc>
          <w:tcPr>
            <w:tcW w:w="1974" w:type="dxa"/>
            <w:tcBorders>
              <w:top w:val="nil"/>
              <w:left w:val="nil"/>
              <w:bottom w:val="nil"/>
              <w:right w:val="nil"/>
            </w:tcBorders>
            <w:shd w:val="clear" w:color="auto" w:fill="auto"/>
            <w:noWrap/>
            <w:vAlign w:val="center"/>
            <w:hideMark/>
          </w:tcPr>
          <w:p w14:paraId="1D0C9EEC" w14:textId="77777777" w:rsidR="004C5A73" w:rsidRPr="007F05C5" w:rsidRDefault="004C5A73" w:rsidP="001A088D">
            <w:pPr>
              <w:rPr>
                <w:rFonts w:ascii="Arial" w:hAnsi="Arial" w:cs="Arial"/>
                <w:color w:val="000000"/>
              </w:rPr>
            </w:pPr>
            <w:r w:rsidRPr="007F05C5">
              <w:rPr>
                <w:rFonts w:ascii="Arial" w:hAnsi="Arial" w:cs="Arial"/>
                <w:color w:val="000000"/>
              </w:rPr>
              <w:t>0.0012 - 0.002</w:t>
            </w:r>
            <w:r>
              <w:rPr>
                <w:rFonts w:ascii="Arial" w:hAnsi="Arial" w:cs="Arial"/>
                <w:color w:val="000000"/>
              </w:rPr>
              <w:t>5</w:t>
            </w:r>
          </w:p>
        </w:tc>
        <w:tc>
          <w:tcPr>
            <w:tcW w:w="851" w:type="dxa"/>
            <w:tcBorders>
              <w:top w:val="nil"/>
              <w:left w:val="nil"/>
              <w:bottom w:val="nil"/>
              <w:right w:val="nil"/>
            </w:tcBorders>
            <w:shd w:val="clear" w:color="auto" w:fill="auto"/>
            <w:noWrap/>
            <w:vAlign w:val="center"/>
            <w:hideMark/>
          </w:tcPr>
          <w:p w14:paraId="083995B6" w14:textId="77777777" w:rsidR="004C5A73" w:rsidRPr="007F05C5" w:rsidRDefault="004C5A73" w:rsidP="001A088D">
            <w:pPr>
              <w:rPr>
                <w:rFonts w:ascii="Arial" w:hAnsi="Arial" w:cs="Arial"/>
                <w:color w:val="000000"/>
              </w:rPr>
            </w:pPr>
            <w:r w:rsidRPr="007F05C5">
              <w:rPr>
                <w:rFonts w:ascii="Arial" w:hAnsi="Arial" w:cs="Arial"/>
                <w:color w:val="000000"/>
              </w:rPr>
              <w:t>0.88</w:t>
            </w:r>
          </w:p>
        </w:tc>
        <w:tc>
          <w:tcPr>
            <w:tcW w:w="1417" w:type="dxa"/>
            <w:tcBorders>
              <w:top w:val="nil"/>
              <w:left w:val="nil"/>
              <w:bottom w:val="nil"/>
              <w:right w:val="nil"/>
            </w:tcBorders>
            <w:shd w:val="clear" w:color="auto" w:fill="auto"/>
            <w:noWrap/>
            <w:vAlign w:val="center"/>
            <w:hideMark/>
          </w:tcPr>
          <w:p w14:paraId="24310FA8" w14:textId="77777777" w:rsidR="004C5A73" w:rsidRPr="007F05C5" w:rsidRDefault="004C5A73" w:rsidP="001A088D">
            <w:pPr>
              <w:rPr>
                <w:rFonts w:ascii="Arial" w:hAnsi="Arial" w:cs="Arial"/>
                <w:color w:val="000000"/>
              </w:rPr>
            </w:pPr>
            <w:r w:rsidRPr="007F05C5">
              <w:rPr>
                <w:rFonts w:ascii="Arial" w:hAnsi="Arial" w:cs="Arial"/>
                <w:color w:val="000000"/>
              </w:rPr>
              <w:t>0.81 - 1.0</w:t>
            </w:r>
            <w:r>
              <w:rPr>
                <w:rFonts w:ascii="Arial" w:hAnsi="Arial" w:cs="Arial"/>
                <w:color w:val="000000"/>
              </w:rPr>
              <w:t>6</w:t>
            </w:r>
          </w:p>
        </w:tc>
        <w:tc>
          <w:tcPr>
            <w:tcW w:w="1134" w:type="dxa"/>
            <w:tcBorders>
              <w:top w:val="nil"/>
              <w:left w:val="nil"/>
              <w:bottom w:val="nil"/>
              <w:right w:val="nil"/>
            </w:tcBorders>
            <w:shd w:val="clear" w:color="auto" w:fill="auto"/>
            <w:noWrap/>
            <w:vAlign w:val="center"/>
            <w:hideMark/>
          </w:tcPr>
          <w:p w14:paraId="09325DC7" w14:textId="77777777" w:rsidR="004C5A73" w:rsidRPr="007F05C5" w:rsidRDefault="004C5A73" w:rsidP="001A088D">
            <w:pPr>
              <w:rPr>
                <w:rFonts w:ascii="Arial" w:hAnsi="Arial" w:cs="Arial"/>
                <w:color w:val="000000"/>
              </w:rPr>
            </w:pPr>
            <w:r w:rsidRPr="007F05C5">
              <w:rPr>
                <w:rFonts w:ascii="Arial" w:hAnsi="Arial" w:cs="Arial"/>
                <w:color w:val="000000"/>
              </w:rPr>
              <w:t>14.5</w:t>
            </w:r>
            <w:r>
              <w:rPr>
                <w:rFonts w:ascii="Arial" w:hAnsi="Arial" w:cs="Arial"/>
                <w:color w:val="000000"/>
              </w:rPr>
              <w:t>7</w:t>
            </w:r>
          </w:p>
        </w:tc>
        <w:tc>
          <w:tcPr>
            <w:tcW w:w="1843" w:type="dxa"/>
            <w:tcBorders>
              <w:top w:val="nil"/>
              <w:left w:val="nil"/>
              <w:bottom w:val="nil"/>
              <w:right w:val="nil"/>
            </w:tcBorders>
            <w:shd w:val="clear" w:color="auto" w:fill="auto"/>
            <w:noWrap/>
            <w:vAlign w:val="center"/>
            <w:hideMark/>
          </w:tcPr>
          <w:p w14:paraId="6C44422E" w14:textId="77777777" w:rsidR="004C5A73" w:rsidRPr="007F05C5" w:rsidRDefault="004C5A73" w:rsidP="001A088D">
            <w:pPr>
              <w:rPr>
                <w:rFonts w:ascii="Arial" w:hAnsi="Arial" w:cs="Arial"/>
                <w:color w:val="000000"/>
              </w:rPr>
            </w:pPr>
            <w:r w:rsidRPr="007F05C5">
              <w:rPr>
                <w:rFonts w:ascii="Arial" w:hAnsi="Arial" w:cs="Arial"/>
                <w:color w:val="000000"/>
              </w:rPr>
              <w:t>14.</w:t>
            </w:r>
            <w:r>
              <w:rPr>
                <w:rFonts w:ascii="Arial" w:hAnsi="Arial" w:cs="Arial"/>
                <w:color w:val="000000"/>
              </w:rPr>
              <w:t>10</w:t>
            </w:r>
            <w:r w:rsidRPr="007F05C5">
              <w:rPr>
                <w:rFonts w:ascii="Arial" w:hAnsi="Arial" w:cs="Arial"/>
                <w:color w:val="000000"/>
              </w:rPr>
              <w:t xml:space="preserve"> - 15.</w:t>
            </w:r>
            <w:r>
              <w:rPr>
                <w:rFonts w:ascii="Arial" w:hAnsi="Arial" w:cs="Arial"/>
                <w:color w:val="000000"/>
              </w:rPr>
              <w:t>18</w:t>
            </w:r>
          </w:p>
        </w:tc>
        <w:tc>
          <w:tcPr>
            <w:tcW w:w="1134" w:type="dxa"/>
            <w:tcBorders>
              <w:top w:val="nil"/>
              <w:left w:val="nil"/>
              <w:bottom w:val="nil"/>
              <w:right w:val="nil"/>
            </w:tcBorders>
            <w:shd w:val="clear" w:color="auto" w:fill="auto"/>
            <w:noWrap/>
            <w:vAlign w:val="center"/>
            <w:hideMark/>
          </w:tcPr>
          <w:p w14:paraId="11ABC2F8" w14:textId="77777777" w:rsidR="004C5A73" w:rsidRPr="007F05C5" w:rsidRDefault="004C5A73" w:rsidP="001A088D">
            <w:pPr>
              <w:rPr>
                <w:rFonts w:ascii="Arial" w:hAnsi="Arial" w:cs="Arial"/>
                <w:color w:val="000000"/>
              </w:rPr>
            </w:pPr>
            <w:r w:rsidRPr="007F05C5">
              <w:rPr>
                <w:rFonts w:ascii="Arial" w:hAnsi="Arial" w:cs="Arial"/>
                <w:color w:val="000000"/>
              </w:rPr>
              <w:t>31.</w:t>
            </w:r>
            <w:r>
              <w:rPr>
                <w:rFonts w:ascii="Arial" w:hAnsi="Arial" w:cs="Arial"/>
                <w:color w:val="000000"/>
              </w:rPr>
              <w:t>21</w:t>
            </w:r>
          </w:p>
        </w:tc>
        <w:tc>
          <w:tcPr>
            <w:tcW w:w="1701" w:type="dxa"/>
            <w:tcBorders>
              <w:top w:val="nil"/>
              <w:left w:val="nil"/>
              <w:bottom w:val="nil"/>
              <w:right w:val="nil"/>
            </w:tcBorders>
            <w:shd w:val="clear" w:color="auto" w:fill="auto"/>
            <w:noWrap/>
            <w:vAlign w:val="center"/>
            <w:hideMark/>
          </w:tcPr>
          <w:p w14:paraId="05635912" w14:textId="77777777" w:rsidR="004C5A73" w:rsidRPr="007F05C5" w:rsidRDefault="004C5A73" w:rsidP="001A088D">
            <w:pPr>
              <w:rPr>
                <w:rFonts w:ascii="Arial" w:hAnsi="Arial" w:cs="Arial"/>
                <w:color w:val="000000"/>
              </w:rPr>
            </w:pPr>
            <w:r w:rsidRPr="007F05C5">
              <w:rPr>
                <w:rFonts w:ascii="Arial" w:hAnsi="Arial" w:cs="Arial"/>
                <w:color w:val="000000"/>
              </w:rPr>
              <w:t>30.6</w:t>
            </w:r>
            <w:r>
              <w:rPr>
                <w:rFonts w:ascii="Arial" w:hAnsi="Arial" w:cs="Arial"/>
                <w:color w:val="000000"/>
              </w:rPr>
              <w:t>0</w:t>
            </w:r>
            <w:r w:rsidRPr="007F05C5">
              <w:rPr>
                <w:rFonts w:ascii="Arial" w:hAnsi="Arial" w:cs="Arial"/>
                <w:color w:val="000000"/>
              </w:rPr>
              <w:t xml:space="preserve"> - 31.7</w:t>
            </w:r>
            <w:r>
              <w:rPr>
                <w:rFonts w:ascii="Arial" w:hAnsi="Arial" w:cs="Arial"/>
                <w:color w:val="000000"/>
              </w:rPr>
              <w:t>8</w:t>
            </w:r>
          </w:p>
        </w:tc>
      </w:tr>
      <w:tr w:rsidR="004C5A73" w:rsidRPr="007F05C5" w14:paraId="40C37B80" w14:textId="77777777" w:rsidTr="004C5A73">
        <w:trPr>
          <w:trHeight w:val="320"/>
        </w:trPr>
        <w:tc>
          <w:tcPr>
            <w:tcW w:w="2745" w:type="dxa"/>
            <w:tcBorders>
              <w:top w:val="nil"/>
              <w:left w:val="nil"/>
              <w:bottom w:val="nil"/>
              <w:right w:val="nil"/>
            </w:tcBorders>
            <w:shd w:val="clear" w:color="auto" w:fill="auto"/>
            <w:noWrap/>
            <w:vAlign w:val="center"/>
            <w:hideMark/>
          </w:tcPr>
          <w:p w14:paraId="35E95E52" w14:textId="77777777" w:rsidR="004C5A73" w:rsidRPr="007F05C5" w:rsidRDefault="004C5A73" w:rsidP="001A088D">
            <w:pPr>
              <w:rPr>
                <w:rFonts w:ascii="Arial" w:hAnsi="Arial" w:cs="Arial"/>
                <w:i/>
                <w:iCs/>
                <w:color w:val="000000"/>
              </w:rPr>
            </w:pPr>
            <w:r w:rsidRPr="007F05C5">
              <w:rPr>
                <w:rFonts w:ascii="Arial" w:hAnsi="Arial" w:cs="Arial"/>
                <w:i/>
                <w:iCs/>
                <w:color w:val="000000"/>
              </w:rPr>
              <w:t>D. melanogaster</w:t>
            </w:r>
          </w:p>
        </w:tc>
        <w:tc>
          <w:tcPr>
            <w:tcW w:w="951" w:type="dxa"/>
            <w:tcBorders>
              <w:top w:val="nil"/>
              <w:left w:val="nil"/>
              <w:bottom w:val="nil"/>
              <w:right w:val="nil"/>
            </w:tcBorders>
            <w:shd w:val="clear" w:color="auto" w:fill="auto"/>
            <w:noWrap/>
            <w:vAlign w:val="center"/>
            <w:hideMark/>
          </w:tcPr>
          <w:p w14:paraId="54D44582" w14:textId="77777777" w:rsidR="004C5A73" w:rsidRPr="007F05C5" w:rsidRDefault="004C5A73" w:rsidP="001A088D">
            <w:pPr>
              <w:rPr>
                <w:rFonts w:ascii="Arial" w:hAnsi="Arial" w:cs="Arial"/>
                <w:color w:val="000000"/>
              </w:rPr>
            </w:pPr>
            <w:r w:rsidRPr="007F05C5">
              <w:rPr>
                <w:rFonts w:ascii="Arial" w:hAnsi="Arial" w:cs="Arial"/>
                <w:color w:val="000000"/>
              </w:rPr>
              <w:t>0.0037</w:t>
            </w:r>
          </w:p>
        </w:tc>
        <w:tc>
          <w:tcPr>
            <w:tcW w:w="1974" w:type="dxa"/>
            <w:tcBorders>
              <w:top w:val="nil"/>
              <w:left w:val="nil"/>
              <w:bottom w:val="nil"/>
              <w:right w:val="nil"/>
            </w:tcBorders>
            <w:shd w:val="clear" w:color="auto" w:fill="auto"/>
            <w:noWrap/>
            <w:vAlign w:val="center"/>
            <w:hideMark/>
          </w:tcPr>
          <w:p w14:paraId="6E7B5E45" w14:textId="77777777" w:rsidR="004C5A73" w:rsidRPr="007F05C5" w:rsidRDefault="004C5A73" w:rsidP="001A088D">
            <w:pPr>
              <w:rPr>
                <w:rFonts w:ascii="Arial" w:hAnsi="Arial" w:cs="Arial"/>
                <w:color w:val="000000"/>
              </w:rPr>
            </w:pPr>
            <w:r w:rsidRPr="007F05C5">
              <w:rPr>
                <w:rFonts w:ascii="Arial" w:hAnsi="Arial" w:cs="Arial"/>
                <w:color w:val="000000"/>
              </w:rPr>
              <w:t>0.0032 - 0.0042</w:t>
            </w:r>
          </w:p>
        </w:tc>
        <w:tc>
          <w:tcPr>
            <w:tcW w:w="851" w:type="dxa"/>
            <w:tcBorders>
              <w:top w:val="nil"/>
              <w:left w:val="nil"/>
              <w:bottom w:val="nil"/>
              <w:right w:val="nil"/>
            </w:tcBorders>
            <w:shd w:val="clear" w:color="auto" w:fill="auto"/>
            <w:noWrap/>
            <w:vAlign w:val="center"/>
            <w:hideMark/>
          </w:tcPr>
          <w:p w14:paraId="0DDC794D" w14:textId="77777777" w:rsidR="004C5A73" w:rsidRPr="007F05C5" w:rsidRDefault="004C5A73" w:rsidP="001A088D">
            <w:pPr>
              <w:rPr>
                <w:rFonts w:ascii="Arial" w:hAnsi="Arial" w:cs="Arial"/>
                <w:color w:val="000000"/>
              </w:rPr>
            </w:pPr>
            <w:r w:rsidRPr="007F05C5">
              <w:rPr>
                <w:rFonts w:ascii="Arial" w:hAnsi="Arial" w:cs="Arial"/>
                <w:color w:val="000000"/>
              </w:rPr>
              <w:t>1.72</w:t>
            </w:r>
          </w:p>
        </w:tc>
        <w:tc>
          <w:tcPr>
            <w:tcW w:w="1417" w:type="dxa"/>
            <w:tcBorders>
              <w:top w:val="nil"/>
              <w:left w:val="nil"/>
              <w:bottom w:val="nil"/>
              <w:right w:val="nil"/>
            </w:tcBorders>
            <w:shd w:val="clear" w:color="auto" w:fill="auto"/>
            <w:noWrap/>
            <w:vAlign w:val="center"/>
            <w:hideMark/>
          </w:tcPr>
          <w:p w14:paraId="5E2638BE" w14:textId="77777777" w:rsidR="004C5A73" w:rsidRPr="007F05C5" w:rsidRDefault="004C5A73" w:rsidP="001A088D">
            <w:pPr>
              <w:rPr>
                <w:rFonts w:ascii="Arial" w:hAnsi="Arial" w:cs="Arial"/>
                <w:color w:val="000000"/>
              </w:rPr>
            </w:pPr>
            <w:r w:rsidRPr="007F05C5">
              <w:rPr>
                <w:rFonts w:ascii="Arial" w:hAnsi="Arial" w:cs="Arial"/>
                <w:color w:val="000000"/>
              </w:rPr>
              <w:t>1.48 - 2.0</w:t>
            </w:r>
            <w:r>
              <w:rPr>
                <w:rFonts w:ascii="Arial" w:hAnsi="Arial" w:cs="Arial"/>
                <w:color w:val="000000"/>
              </w:rPr>
              <w:t>3</w:t>
            </w:r>
          </w:p>
        </w:tc>
        <w:tc>
          <w:tcPr>
            <w:tcW w:w="1134" w:type="dxa"/>
            <w:tcBorders>
              <w:top w:val="nil"/>
              <w:left w:val="nil"/>
              <w:bottom w:val="nil"/>
              <w:right w:val="nil"/>
            </w:tcBorders>
            <w:shd w:val="clear" w:color="auto" w:fill="auto"/>
            <w:noWrap/>
            <w:vAlign w:val="center"/>
            <w:hideMark/>
          </w:tcPr>
          <w:p w14:paraId="7B5BAC95" w14:textId="77777777" w:rsidR="004C5A73" w:rsidRPr="007F05C5" w:rsidRDefault="004C5A73" w:rsidP="001A088D">
            <w:pPr>
              <w:rPr>
                <w:rFonts w:ascii="Arial" w:hAnsi="Arial" w:cs="Arial"/>
                <w:color w:val="000000"/>
              </w:rPr>
            </w:pPr>
            <w:r w:rsidRPr="007F05C5">
              <w:rPr>
                <w:rFonts w:ascii="Arial" w:hAnsi="Arial" w:cs="Arial"/>
                <w:color w:val="000000"/>
              </w:rPr>
              <w:t>8.</w:t>
            </w:r>
            <w:r>
              <w:rPr>
                <w:rFonts w:ascii="Arial" w:hAnsi="Arial" w:cs="Arial"/>
                <w:color w:val="000000"/>
              </w:rPr>
              <w:t>29</w:t>
            </w:r>
          </w:p>
        </w:tc>
        <w:tc>
          <w:tcPr>
            <w:tcW w:w="1843" w:type="dxa"/>
            <w:tcBorders>
              <w:top w:val="nil"/>
              <w:left w:val="nil"/>
              <w:bottom w:val="nil"/>
              <w:right w:val="nil"/>
            </w:tcBorders>
            <w:shd w:val="clear" w:color="auto" w:fill="auto"/>
            <w:noWrap/>
            <w:vAlign w:val="center"/>
            <w:hideMark/>
          </w:tcPr>
          <w:p w14:paraId="06F8CEFC" w14:textId="77777777" w:rsidR="004C5A73" w:rsidRPr="007F05C5" w:rsidRDefault="004C5A73" w:rsidP="001A088D">
            <w:pPr>
              <w:rPr>
                <w:rFonts w:ascii="Arial" w:hAnsi="Arial" w:cs="Arial"/>
                <w:color w:val="000000"/>
              </w:rPr>
            </w:pPr>
            <w:r w:rsidRPr="007F05C5">
              <w:rPr>
                <w:rFonts w:ascii="Arial" w:hAnsi="Arial" w:cs="Arial"/>
                <w:color w:val="000000"/>
              </w:rPr>
              <w:t>6.</w:t>
            </w:r>
            <w:r>
              <w:rPr>
                <w:rFonts w:ascii="Arial" w:hAnsi="Arial" w:cs="Arial"/>
                <w:color w:val="000000"/>
              </w:rPr>
              <w:t>89</w:t>
            </w:r>
            <w:r w:rsidRPr="007F05C5">
              <w:rPr>
                <w:rFonts w:ascii="Arial" w:hAnsi="Arial" w:cs="Arial"/>
                <w:color w:val="000000"/>
              </w:rPr>
              <w:t xml:space="preserve"> - 9.3</w:t>
            </w:r>
            <w:r>
              <w:rPr>
                <w:rFonts w:ascii="Arial" w:hAnsi="Arial" w:cs="Arial"/>
                <w:color w:val="000000"/>
              </w:rPr>
              <w:t>7</w:t>
            </w:r>
          </w:p>
        </w:tc>
        <w:tc>
          <w:tcPr>
            <w:tcW w:w="1134" w:type="dxa"/>
            <w:tcBorders>
              <w:top w:val="nil"/>
              <w:left w:val="nil"/>
              <w:bottom w:val="nil"/>
              <w:right w:val="nil"/>
            </w:tcBorders>
            <w:shd w:val="clear" w:color="auto" w:fill="auto"/>
            <w:noWrap/>
            <w:vAlign w:val="center"/>
            <w:hideMark/>
          </w:tcPr>
          <w:p w14:paraId="122960F5" w14:textId="77777777" w:rsidR="004C5A73" w:rsidRPr="007F05C5" w:rsidRDefault="004C5A73" w:rsidP="001A088D">
            <w:pPr>
              <w:rPr>
                <w:rFonts w:ascii="Arial" w:hAnsi="Arial" w:cs="Arial"/>
                <w:color w:val="000000"/>
              </w:rPr>
            </w:pPr>
            <w:r w:rsidRPr="007F05C5">
              <w:rPr>
                <w:rFonts w:ascii="Arial" w:hAnsi="Arial" w:cs="Arial"/>
                <w:color w:val="000000"/>
              </w:rPr>
              <w:t>32.13</w:t>
            </w:r>
          </w:p>
        </w:tc>
        <w:tc>
          <w:tcPr>
            <w:tcW w:w="1701" w:type="dxa"/>
            <w:tcBorders>
              <w:top w:val="nil"/>
              <w:left w:val="nil"/>
              <w:bottom w:val="nil"/>
              <w:right w:val="nil"/>
            </w:tcBorders>
            <w:shd w:val="clear" w:color="auto" w:fill="auto"/>
            <w:noWrap/>
            <w:vAlign w:val="center"/>
            <w:hideMark/>
          </w:tcPr>
          <w:p w14:paraId="58794E73" w14:textId="77777777" w:rsidR="004C5A73" w:rsidRPr="007F05C5" w:rsidRDefault="004C5A73" w:rsidP="001A088D">
            <w:pPr>
              <w:rPr>
                <w:rFonts w:ascii="Arial" w:hAnsi="Arial" w:cs="Arial"/>
                <w:color w:val="000000"/>
              </w:rPr>
            </w:pPr>
            <w:r w:rsidRPr="007F05C5">
              <w:rPr>
                <w:rFonts w:ascii="Arial" w:hAnsi="Arial" w:cs="Arial"/>
                <w:color w:val="000000"/>
              </w:rPr>
              <w:t>32.03 - 32.28</w:t>
            </w:r>
          </w:p>
        </w:tc>
      </w:tr>
      <w:tr w:rsidR="004C5A73" w:rsidRPr="007F05C5" w14:paraId="3A471DF2" w14:textId="77777777" w:rsidTr="004C5A73">
        <w:trPr>
          <w:trHeight w:val="320"/>
        </w:trPr>
        <w:tc>
          <w:tcPr>
            <w:tcW w:w="2745" w:type="dxa"/>
            <w:tcBorders>
              <w:top w:val="nil"/>
              <w:left w:val="nil"/>
              <w:bottom w:val="nil"/>
              <w:right w:val="nil"/>
            </w:tcBorders>
            <w:shd w:val="clear" w:color="auto" w:fill="auto"/>
            <w:noWrap/>
            <w:vAlign w:val="center"/>
            <w:hideMark/>
          </w:tcPr>
          <w:p w14:paraId="2665C2A8" w14:textId="77777777" w:rsidR="004C5A73" w:rsidRPr="007F05C5" w:rsidRDefault="004C5A73" w:rsidP="001A088D">
            <w:pPr>
              <w:rPr>
                <w:rFonts w:ascii="Arial" w:hAnsi="Arial" w:cs="Arial"/>
                <w:i/>
                <w:iCs/>
                <w:color w:val="000000"/>
              </w:rPr>
            </w:pPr>
            <w:r w:rsidRPr="007F05C5">
              <w:rPr>
                <w:rFonts w:ascii="Arial" w:hAnsi="Arial" w:cs="Arial"/>
                <w:i/>
                <w:iCs/>
                <w:color w:val="000000"/>
              </w:rPr>
              <w:t xml:space="preserve">D. </w:t>
            </w:r>
            <w:proofErr w:type="spellStart"/>
            <w:r>
              <w:rPr>
                <w:rFonts w:ascii="Arial" w:hAnsi="Arial" w:cs="Arial"/>
                <w:i/>
                <w:iCs/>
                <w:color w:val="000000"/>
              </w:rPr>
              <w:t>pallidifrons</w:t>
            </w:r>
            <w:proofErr w:type="spellEnd"/>
          </w:p>
        </w:tc>
        <w:tc>
          <w:tcPr>
            <w:tcW w:w="951" w:type="dxa"/>
            <w:tcBorders>
              <w:top w:val="nil"/>
              <w:left w:val="nil"/>
              <w:bottom w:val="nil"/>
              <w:right w:val="nil"/>
            </w:tcBorders>
            <w:shd w:val="clear" w:color="auto" w:fill="auto"/>
            <w:noWrap/>
            <w:vAlign w:val="center"/>
            <w:hideMark/>
          </w:tcPr>
          <w:p w14:paraId="28E962C0" w14:textId="77777777" w:rsidR="004C5A73" w:rsidRPr="007F05C5" w:rsidRDefault="004C5A73" w:rsidP="001A088D">
            <w:pPr>
              <w:rPr>
                <w:rFonts w:ascii="Arial" w:hAnsi="Arial" w:cs="Arial"/>
                <w:color w:val="000000"/>
              </w:rPr>
            </w:pPr>
            <w:r w:rsidRPr="007F05C5">
              <w:rPr>
                <w:rFonts w:ascii="Arial" w:hAnsi="Arial" w:cs="Arial"/>
                <w:color w:val="000000"/>
              </w:rPr>
              <w:t>0.0073</w:t>
            </w:r>
          </w:p>
        </w:tc>
        <w:tc>
          <w:tcPr>
            <w:tcW w:w="1974" w:type="dxa"/>
            <w:tcBorders>
              <w:top w:val="nil"/>
              <w:left w:val="nil"/>
              <w:bottom w:val="nil"/>
              <w:right w:val="nil"/>
            </w:tcBorders>
            <w:shd w:val="clear" w:color="auto" w:fill="auto"/>
            <w:noWrap/>
            <w:vAlign w:val="center"/>
            <w:hideMark/>
          </w:tcPr>
          <w:p w14:paraId="1C7E30AD" w14:textId="77777777" w:rsidR="004C5A73" w:rsidRPr="007F05C5" w:rsidRDefault="004C5A73" w:rsidP="001A088D">
            <w:pPr>
              <w:rPr>
                <w:rFonts w:ascii="Arial" w:hAnsi="Arial" w:cs="Arial"/>
                <w:color w:val="000000"/>
              </w:rPr>
            </w:pPr>
            <w:r w:rsidRPr="007F05C5">
              <w:rPr>
                <w:rFonts w:ascii="Arial" w:hAnsi="Arial" w:cs="Arial"/>
                <w:color w:val="000000"/>
              </w:rPr>
              <w:t>0.005</w:t>
            </w:r>
            <w:r>
              <w:rPr>
                <w:rFonts w:ascii="Arial" w:hAnsi="Arial" w:cs="Arial"/>
                <w:color w:val="000000"/>
              </w:rPr>
              <w:t>6</w:t>
            </w:r>
            <w:r w:rsidRPr="007F05C5">
              <w:rPr>
                <w:rFonts w:ascii="Arial" w:hAnsi="Arial" w:cs="Arial"/>
                <w:color w:val="000000"/>
              </w:rPr>
              <w:t xml:space="preserve"> - 0.009</w:t>
            </w:r>
            <w:r>
              <w:rPr>
                <w:rFonts w:ascii="Arial" w:hAnsi="Arial" w:cs="Arial"/>
                <w:color w:val="000000"/>
              </w:rPr>
              <w:t>8</w:t>
            </w:r>
          </w:p>
        </w:tc>
        <w:tc>
          <w:tcPr>
            <w:tcW w:w="851" w:type="dxa"/>
            <w:tcBorders>
              <w:top w:val="nil"/>
              <w:left w:val="nil"/>
              <w:bottom w:val="nil"/>
              <w:right w:val="nil"/>
            </w:tcBorders>
            <w:shd w:val="clear" w:color="auto" w:fill="auto"/>
            <w:noWrap/>
            <w:vAlign w:val="center"/>
            <w:hideMark/>
          </w:tcPr>
          <w:p w14:paraId="301E16EB" w14:textId="77777777" w:rsidR="004C5A73" w:rsidRPr="007F05C5" w:rsidRDefault="004C5A73" w:rsidP="001A088D">
            <w:pPr>
              <w:rPr>
                <w:rFonts w:ascii="Arial" w:hAnsi="Arial" w:cs="Arial"/>
                <w:color w:val="000000"/>
              </w:rPr>
            </w:pPr>
            <w:r w:rsidRPr="007F05C5">
              <w:rPr>
                <w:rFonts w:ascii="Arial" w:hAnsi="Arial" w:cs="Arial"/>
                <w:color w:val="000000"/>
              </w:rPr>
              <w:t>1.74</w:t>
            </w:r>
          </w:p>
        </w:tc>
        <w:tc>
          <w:tcPr>
            <w:tcW w:w="1417" w:type="dxa"/>
            <w:tcBorders>
              <w:top w:val="nil"/>
              <w:left w:val="nil"/>
              <w:bottom w:val="nil"/>
              <w:right w:val="nil"/>
            </w:tcBorders>
            <w:shd w:val="clear" w:color="auto" w:fill="auto"/>
            <w:noWrap/>
            <w:vAlign w:val="center"/>
            <w:hideMark/>
          </w:tcPr>
          <w:p w14:paraId="0D620672" w14:textId="77777777" w:rsidR="004C5A73" w:rsidRPr="007F05C5" w:rsidRDefault="004C5A73" w:rsidP="001A088D">
            <w:pPr>
              <w:rPr>
                <w:rFonts w:ascii="Arial" w:hAnsi="Arial" w:cs="Arial"/>
                <w:color w:val="000000"/>
              </w:rPr>
            </w:pPr>
            <w:r w:rsidRPr="007F05C5">
              <w:rPr>
                <w:rFonts w:ascii="Arial" w:hAnsi="Arial" w:cs="Arial"/>
                <w:color w:val="000000"/>
              </w:rPr>
              <w:t>1.3</w:t>
            </w:r>
            <w:r>
              <w:rPr>
                <w:rFonts w:ascii="Arial" w:hAnsi="Arial" w:cs="Arial"/>
                <w:color w:val="000000"/>
              </w:rPr>
              <w:t>7</w:t>
            </w:r>
            <w:r w:rsidRPr="007F05C5">
              <w:rPr>
                <w:rFonts w:ascii="Arial" w:hAnsi="Arial" w:cs="Arial"/>
                <w:color w:val="000000"/>
              </w:rPr>
              <w:t xml:space="preserve"> - 2.3</w:t>
            </w:r>
            <w:r>
              <w:rPr>
                <w:rFonts w:ascii="Arial" w:hAnsi="Arial" w:cs="Arial"/>
                <w:color w:val="000000"/>
              </w:rPr>
              <w:t>8</w:t>
            </w:r>
          </w:p>
        </w:tc>
        <w:tc>
          <w:tcPr>
            <w:tcW w:w="1134" w:type="dxa"/>
            <w:tcBorders>
              <w:top w:val="nil"/>
              <w:left w:val="nil"/>
              <w:bottom w:val="nil"/>
              <w:right w:val="nil"/>
            </w:tcBorders>
            <w:shd w:val="clear" w:color="auto" w:fill="auto"/>
            <w:noWrap/>
            <w:vAlign w:val="center"/>
            <w:hideMark/>
          </w:tcPr>
          <w:p w14:paraId="049E0B6D" w14:textId="77777777" w:rsidR="004C5A73" w:rsidRPr="007F05C5" w:rsidRDefault="004C5A73" w:rsidP="001A088D">
            <w:pPr>
              <w:rPr>
                <w:rFonts w:ascii="Arial" w:hAnsi="Arial" w:cs="Arial"/>
                <w:color w:val="000000"/>
              </w:rPr>
            </w:pPr>
            <w:r w:rsidRPr="007F05C5">
              <w:rPr>
                <w:rFonts w:ascii="Arial" w:hAnsi="Arial" w:cs="Arial"/>
                <w:color w:val="000000"/>
              </w:rPr>
              <w:t>16.23</w:t>
            </w:r>
          </w:p>
        </w:tc>
        <w:tc>
          <w:tcPr>
            <w:tcW w:w="1843" w:type="dxa"/>
            <w:tcBorders>
              <w:top w:val="nil"/>
              <w:left w:val="nil"/>
              <w:bottom w:val="nil"/>
              <w:right w:val="nil"/>
            </w:tcBorders>
            <w:shd w:val="clear" w:color="auto" w:fill="auto"/>
            <w:noWrap/>
            <w:vAlign w:val="center"/>
            <w:hideMark/>
          </w:tcPr>
          <w:p w14:paraId="3E28F711" w14:textId="77777777" w:rsidR="004C5A73" w:rsidRPr="007F05C5" w:rsidRDefault="004C5A73" w:rsidP="001A088D">
            <w:pPr>
              <w:rPr>
                <w:rFonts w:ascii="Arial" w:hAnsi="Arial" w:cs="Arial"/>
                <w:color w:val="000000"/>
              </w:rPr>
            </w:pPr>
            <w:r w:rsidRPr="007F05C5">
              <w:rPr>
                <w:rFonts w:ascii="Arial" w:hAnsi="Arial" w:cs="Arial"/>
                <w:color w:val="000000"/>
              </w:rPr>
              <w:t>15.5</w:t>
            </w:r>
            <w:r>
              <w:rPr>
                <w:rFonts w:ascii="Arial" w:hAnsi="Arial" w:cs="Arial"/>
                <w:color w:val="000000"/>
              </w:rPr>
              <w:t>4</w:t>
            </w:r>
            <w:r w:rsidRPr="007F05C5">
              <w:rPr>
                <w:rFonts w:ascii="Arial" w:hAnsi="Arial" w:cs="Arial"/>
                <w:color w:val="000000"/>
              </w:rPr>
              <w:t xml:space="preserve"> - 16.7</w:t>
            </w:r>
            <w:r>
              <w:rPr>
                <w:rFonts w:ascii="Arial" w:hAnsi="Arial" w:cs="Arial"/>
                <w:color w:val="000000"/>
              </w:rPr>
              <w:t>5</w:t>
            </w:r>
          </w:p>
        </w:tc>
        <w:tc>
          <w:tcPr>
            <w:tcW w:w="1134" w:type="dxa"/>
            <w:tcBorders>
              <w:top w:val="nil"/>
              <w:left w:val="nil"/>
              <w:bottom w:val="nil"/>
              <w:right w:val="nil"/>
            </w:tcBorders>
            <w:shd w:val="clear" w:color="auto" w:fill="auto"/>
            <w:noWrap/>
            <w:vAlign w:val="center"/>
            <w:hideMark/>
          </w:tcPr>
          <w:p w14:paraId="449B0FEE" w14:textId="77777777" w:rsidR="004C5A73" w:rsidRPr="007F05C5" w:rsidRDefault="004C5A73" w:rsidP="001A088D">
            <w:pPr>
              <w:rPr>
                <w:rFonts w:ascii="Arial" w:hAnsi="Arial" w:cs="Arial"/>
                <w:color w:val="000000"/>
              </w:rPr>
            </w:pPr>
            <w:r w:rsidRPr="007F05C5">
              <w:rPr>
                <w:rFonts w:ascii="Arial" w:hAnsi="Arial" w:cs="Arial"/>
                <w:color w:val="000000"/>
              </w:rPr>
              <w:t>29.0</w:t>
            </w:r>
            <w:r>
              <w:rPr>
                <w:rFonts w:ascii="Arial" w:hAnsi="Arial" w:cs="Arial"/>
                <w:color w:val="000000"/>
              </w:rPr>
              <w:t>6</w:t>
            </w:r>
          </w:p>
        </w:tc>
        <w:tc>
          <w:tcPr>
            <w:tcW w:w="1701" w:type="dxa"/>
            <w:tcBorders>
              <w:top w:val="nil"/>
              <w:left w:val="nil"/>
              <w:bottom w:val="nil"/>
              <w:right w:val="nil"/>
            </w:tcBorders>
            <w:shd w:val="clear" w:color="auto" w:fill="auto"/>
            <w:noWrap/>
            <w:vAlign w:val="center"/>
            <w:hideMark/>
          </w:tcPr>
          <w:p w14:paraId="0BBF059D" w14:textId="77777777" w:rsidR="004C5A73" w:rsidRPr="007F05C5" w:rsidRDefault="004C5A73" w:rsidP="001A088D">
            <w:pPr>
              <w:rPr>
                <w:rFonts w:ascii="Arial" w:hAnsi="Arial" w:cs="Arial"/>
                <w:color w:val="000000"/>
              </w:rPr>
            </w:pPr>
            <w:r w:rsidRPr="007F05C5">
              <w:rPr>
                <w:rFonts w:ascii="Arial" w:hAnsi="Arial" w:cs="Arial"/>
                <w:color w:val="000000"/>
              </w:rPr>
              <w:t>28.1</w:t>
            </w:r>
            <w:r>
              <w:rPr>
                <w:rFonts w:ascii="Arial" w:hAnsi="Arial" w:cs="Arial"/>
                <w:color w:val="000000"/>
              </w:rPr>
              <w:t>9</w:t>
            </w:r>
            <w:r w:rsidRPr="007F05C5">
              <w:rPr>
                <w:rFonts w:ascii="Arial" w:hAnsi="Arial" w:cs="Arial"/>
                <w:color w:val="000000"/>
              </w:rPr>
              <w:t xml:space="preserve"> - 29.3</w:t>
            </w:r>
            <w:r>
              <w:rPr>
                <w:rFonts w:ascii="Arial" w:hAnsi="Arial" w:cs="Arial"/>
                <w:color w:val="000000"/>
              </w:rPr>
              <w:t>8</w:t>
            </w:r>
          </w:p>
        </w:tc>
      </w:tr>
      <w:tr w:rsidR="004C5A73" w:rsidRPr="007F05C5" w14:paraId="59D6C3F3" w14:textId="77777777" w:rsidTr="004C5A73">
        <w:trPr>
          <w:trHeight w:val="320"/>
        </w:trPr>
        <w:tc>
          <w:tcPr>
            <w:tcW w:w="2745" w:type="dxa"/>
            <w:tcBorders>
              <w:top w:val="nil"/>
              <w:left w:val="nil"/>
              <w:bottom w:val="nil"/>
              <w:right w:val="nil"/>
            </w:tcBorders>
            <w:shd w:val="clear" w:color="auto" w:fill="auto"/>
            <w:noWrap/>
            <w:vAlign w:val="center"/>
            <w:hideMark/>
          </w:tcPr>
          <w:p w14:paraId="55549272" w14:textId="77777777" w:rsidR="004C5A73" w:rsidRPr="007F05C5" w:rsidRDefault="004C5A73" w:rsidP="001A088D">
            <w:pPr>
              <w:rPr>
                <w:rFonts w:ascii="Arial" w:hAnsi="Arial" w:cs="Arial"/>
                <w:i/>
                <w:iCs/>
                <w:color w:val="000000"/>
              </w:rPr>
            </w:pPr>
            <w:r w:rsidRPr="007F05C5">
              <w:rPr>
                <w:rFonts w:ascii="Arial" w:hAnsi="Arial" w:cs="Arial"/>
                <w:i/>
                <w:iCs/>
                <w:color w:val="000000"/>
              </w:rPr>
              <w:t>D. pandora</w:t>
            </w:r>
          </w:p>
        </w:tc>
        <w:tc>
          <w:tcPr>
            <w:tcW w:w="951" w:type="dxa"/>
            <w:tcBorders>
              <w:top w:val="nil"/>
              <w:left w:val="nil"/>
              <w:bottom w:val="nil"/>
              <w:right w:val="nil"/>
            </w:tcBorders>
            <w:shd w:val="clear" w:color="auto" w:fill="auto"/>
            <w:noWrap/>
            <w:vAlign w:val="center"/>
            <w:hideMark/>
          </w:tcPr>
          <w:p w14:paraId="28830ED6" w14:textId="77777777" w:rsidR="004C5A73" w:rsidRPr="007F05C5" w:rsidRDefault="004C5A73" w:rsidP="001A088D">
            <w:pPr>
              <w:rPr>
                <w:rFonts w:ascii="Arial" w:hAnsi="Arial" w:cs="Arial"/>
                <w:color w:val="000000"/>
              </w:rPr>
            </w:pPr>
            <w:r w:rsidRPr="007F05C5">
              <w:rPr>
                <w:rFonts w:ascii="Arial" w:hAnsi="Arial" w:cs="Arial"/>
                <w:color w:val="000000"/>
              </w:rPr>
              <w:t>0.0052</w:t>
            </w:r>
          </w:p>
        </w:tc>
        <w:tc>
          <w:tcPr>
            <w:tcW w:w="1974" w:type="dxa"/>
            <w:tcBorders>
              <w:top w:val="nil"/>
              <w:left w:val="nil"/>
              <w:bottom w:val="nil"/>
              <w:right w:val="nil"/>
            </w:tcBorders>
            <w:shd w:val="clear" w:color="auto" w:fill="auto"/>
            <w:noWrap/>
            <w:vAlign w:val="center"/>
            <w:hideMark/>
          </w:tcPr>
          <w:p w14:paraId="46DCDF0A" w14:textId="77777777" w:rsidR="004C5A73" w:rsidRPr="007F05C5" w:rsidRDefault="004C5A73" w:rsidP="001A088D">
            <w:pPr>
              <w:rPr>
                <w:rFonts w:ascii="Arial" w:hAnsi="Arial" w:cs="Arial"/>
                <w:color w:val="000000"/>
              </w:rPr>
            </w:pPr>
            <w:r w:rsidRPr="007F05C5">
              <w:rPr>
                <w:rFonts w:ascii="Arial" w:hAnsi="Arial" w:cs="Arial"/>
                <w:color w:val="000000"/>
              </w:rPr>
              <w:t>0.0037 - 0.0065</w:t>
            </w:r>
          </w:p>
        </w:tc>
        <w:tc>
          <w:tcPr>
            <w:tcW w:w="851" w:type="dxa"/>
            <w:tcBorders>
              <w:top w:val="nil"/>
              <w:left w:val="nil"/>
              <w:bottom w:val="nil"/>
              <w:right w:val="nil"/>
            </w:tcBorders>
            <w:shd w:val="clear" w:color="auto" w:fill="auto"/>
            <w:noWrap/>
            <w:vAlign w:val="center"/>
            <w:hideMark/>
          </w:tcPr>
          <w:p w14:paraId="22655E6C" w14:textId="77777777" w:rsidR="004C5A73" w:rsidRPr="007F05C5" w:rsidRDefault="004C5A73" w:rsidP="001A088D">
            <w:pPr>
              <w:rPr>
                <w:rFonts w:ascii="Arial" w:hAnsi="Arial" w:cs="Arial"/>
                <w:color w:val="000000"/>
              </w:rPr>
            </w:pPr>
            <w:r w:rsidRPr="007F05C5">
              <w:rPr>
                <w:rFonts w:ascii="Arial" w:hAnsi="Arial" w:cs="Arial"/>
                <w:color w:val="000000"/>
              </w:rPr>
              <w:t>1.2</w:t>
            </w:r>
            <w:r>
              <w:rPr>
                <w:rFonts w:ascii="Arial" w:hAnsi="Arial" w:cs="Arial"/>
                <w:color w:val="000000"/>
              </w:rPr>
              <w:t>6</w:t>
            </w:r>
          </w:p>
        </w:tc>
        <w:tc>
          <w:tcPr>
            <w:tcW w:w="1417" w:type="dxa"/>
            <w:tcBorders>
              <w:top w:val="nil"/>
              <w:left w:val="nil"/>
              <w:bottom w:val="nil"/>
              <w:right w:val="nil"/>
            </w:tcBorders>
            <w:shd w:val="clear" w:color="auto" w:fill="auto"/>
            <w:noWrap/>
            <w:vAlign w:val="center"/>
            <w:hideMark/>
          </w:tcPr>
          <w:p w14:paraId="25E41C45" w14:textId="77777777" w:rsidR="004C5A73" w:rsidRPr="007F05C5" w:rsidRDefault="004C5A73" w:rsidP="001A088D">
            <w:pPr>
              <w:rPr>
                <w:rFonts w:ascii="Arial" w:hAnsi="Arial" w:cs="Arial"/>
                <w:color w:val="000000"/>
              </w:rPr>
            </w:pPr>
            <w:r w:rsidRPr="007F05C5">
              <w:rPr>
                <w:rFonts w:ascii="Arial" w:hAnsi="Arial" w:cs="Arial"/>
                <w:color w:val="000000"/>
              </w:rPr>
              <w:t>1.03 - 1.51</w:t>
            </w:r>
          </w:p>
        </w:tc>
        <w:tc>
          <w:tcPr>
            <w:tcW w:w="1134" w:type="dxa"/>
            <w:tcBorders>
              <w:top w:val="nil"/>
              <w:left w:val="nil"/>
              <w:bottom w:val="nil"/>
              <w:right w:val="nil"/>
            </w:tcBorders>
            <w:shd w:val="clear" w:color="auto" w:fill="auto"/>
            <w:noWrap/>
            <w:vAlign w:val="center"/>
            <w:hideMark/>
          </w:tcPr>
          <w:p w14:paraId="3B1D3E09" w14:textId="77777777" w:rsidR="004C5A73" w:rsidRPr="007F05C5" w:rsidRDefault="004C5A73" w:rsidP="001A088D">
            <w:pPr>
              <w:rPr>
                <w:rFonts w:ascii="Arial" w:hAnsi="Arial" w:cs="Arial"/>
                <w:color w:val="000000"/>
              </w:rPr>
            </w:pPr>
            <w:r w:rsidRPr="007F05C5">
              <w:rPr>
                <w:rFonts w:ascii="Arial" w:hAnsi="Arial" w:cs="Arial"/>
                <w:color w:val="000000"/>
              </w:rPr>
              <w:t>15.2</w:t>
            </w:r>
            <w:r>
              <w:rPr>
                <w:rFonts w:ascii="Arial" w:hAnsi="Arial" w:cs="Arial"/>
                <w:color w:val="000000"/>
              </w:rPr>
              <w:t>5</w:t>
            </w:r>
          </w:p>
        </w:tc>
        <w:tc>
          <w:tcPr>
            <w:tcW w:w="1843" w:type="dxa"/>
            <w:tcBorders>
              <w:top w:val="nil"/>
              <w:left w:val="nil"/>
              <w:bottom w:val="nil"/>
              <w:right w:val="nil"/>
            </w:tcBorders>
            <w:shd w:val="clear" w:color="auto" w:fill="auto"/>
            <w:noWrap/>
            <w:vAlign w:val="center"/>
            <w:hideMark/>
          </w:tcPr>
          <w:p w14:paraId="6BE1B73C" w14:textId="77777777" w:rsidR="004C5A73" w:rsidRPr="007F05C5" w:rsidRDefault="004C5A73" w:rsidP="001A088D">
            <w:pPr>
              <w:rPr>
                <w:rFonts w:ascii="Arial" w:hAnsi="Arial" w:cs="Arial"/>
                <w:color w:val="000000"/>
              </w:rPr>
            </w:pPr>
            <w:r w:rsidRPr="007F05C5">
              <w:rPr>
                <w:rFonts w:ascii="Arial" w:hAnsi="Arial" w:cs="Arial"/>
                <w:color w:val="000000"/>
              </w:rPr>
              <w:t>14.5</w:t>
            </w:r>
            <w:r>
              <w:rPr>
                <w:rFonts w:ascii="Arial" w:hAnsi="Arial" w:cs="Arial"/>
                <w:color w:val="000000"/>
              </w:rPr>
              <w:t>8</w:t>
            </w:r>
            <w:r w:rsidRPr="007F05C5">
              <w:rPr>
                <w:rFonts w:ascii="Arial" w:hAnsi="Arial" w:cs="Arial"/>
                <w:color w:val="000000"/>
              </w:rPr>
              <w:t xml:space="preserve"> - 15.</w:t>
            </w:r>
            <w:r>
              <w:rPr>
                <w:rFonts w:ascii="Arial" w:hAnsi="Arial" w:cs="Arial"/>
                <w:color w:val="000000"/>
              </w:rPr>
              <w:t>80</w:t>
            </w:r>
          </w:p>
        </w:tc>
        <w:tc>
          <w:tcPr>
            <w:tcW w:w="1134" w:type="dxa"/>
            <w:tcBorders>
              <w:top w:val="nil"/>
              <w:left w:val="nil"/>
              <w:bottom w:val="nil"/>
              <w:right w:val="nil"/>
            </w:tcBorders>
            <w:shd w:val="clear" w:color="auto" w:fill="auto"/>
            <w:noWrap/>
            <w:vAlign w:val="center"/>
            <w:hideMark/>
          </w:tcPr>
          <w:p w14:paraId="4D3F5C14" w14:textId="77777777" w:rsidR="004C5A73" w:rsidRPr="007F05C5" w:rsidRDefault="004C5A73" w:rsidP="001A088D">
            <w:pPr>
              <w:rPr>
                <w:rFonts w:ascii="Arial" w:hAnsi="Arial" w:cs="Arial"/>
                <w:color w:val="000000"/>
              </w:rPr>
            </w:pPr>
            <w:r w:rsidRPr="007F05C5">
              <w:rPr>
                <w:rFonts w:ascii="Arial" w:hAnsi="Arial" w:cs="Arial"/>
                <w:color w:val="000000"/>
              </w:rPr>
              <w:t>30.13</w:t>
            </w:r>
          </w:p>
        </w:tc>
        <w:tc>
          <w:tcPr>
            <w:tcW w:w="1701" w:type="dxa"/>
            <w:tcBorders>
              <w:top w:val="nil"/>
              <w:left w:val="nil"/>
              <w:bottom w:val="nil"/>
              <w:right w:val="nil"/>
            </w:tcBorders>
            <w:shd w:val="clear" w:color="auto" w:fill="auto"/>
            <w:noWrap/>
            <w:vAlign w:val="center"/>
            <w:hideMark/>
          </w:tcPr>
          <w:p w14:paraId="12BC38AB" w14:textId="77777777" w:rsidR="004C5A73" w:rsidRPr="007F05C5" w:rsidRDefault="004C5A73" w:rsidP="001A088D">
            <w:pPr>
              <w:rPr>
                <w:rFonts w:ascii="Arial" w:hAnsi="Arial" w:cs="Arial"/>
                <w:color w:val="000000"/>
              </w:rPr>
            </w:pPr>
            <w:r w:rsidRPr="007F05C5">
              <w:rPr>
                <w:rFonts w:ascii="Arial" w:hAnsi="Arial" w:cs="Arial"/>
                <w:color w:val="000000"/>
              </w:rPr>
              <w:t>29.8</w:t>
            </w:r>
            <w:r>
              <w:rPr>
                <w:rFonts w:ascii="Arial" w:hAnsi="Arial" w:cs="Arial"/>
                <w:color w:val="000000"/>
              </w:rPr>
              <w:t>7</w:t>
            </w:r>
            <w:r w:rsidRPr="007F05C5">
              <w:rPr>
                <w:rFonts w:ascii="Arial" w:hAnsi="Arial" w:cs="Arial"/>
                <w:color w:val="000000"/>
              </w:rPr>
              <w:t xml:space="preserve"> - 30.5</w:t>
            </w:r>
            <w:r>
              <w:rPr>
                <w:rFonts w:ascii="Arial" w:hAnsi="Arial" w:cs="Arial"/>
                <w:color w:val="000000"/>
              </w:rPr>
              <w:t>8</w:t>
            </w:r>
          </w:p>
        </w:tc>
      </w:tr>
      <w:tr w:rsidR="004C5A73" w:rsidRPr="007F05C5" w14:paraId="0099E697" w14:textId="77777777" w:rsidTr="004C5A73">
        <w:trPr>
          <w:trHeight w:val="320"/>
        </w:trPr>
        <w:tc>
          <w:tcPr>
            <w:tcW w:w="2745" w:type="dxa"/>
            <w:tcBorders>
              <w:top w:val="nil"/>
              <w:left w:val="nil"/>
              <w:bottom w:val="nil"/>
              <w:right w:val="nil"/>
            </w:tcBorders>
            <w:shd w:val="clear" w:color="auto" w:fill="auto"/>
            <w:noWrap/>
            <w:vAlign w:val="center"/>
            <w:hideMark/>
          </w:tcPr>
          <w:p w14:paraId="1F28143A" w14:textId="77777777" w:rsidR="004C5A73" w:rsidRPr="007F05C5" w:rsidRDefault="004C5A73" w:rsidP="001A088D">
            <w:pPr>
              <w:rPr>
                <w:rFonts w:ascii="Arial" w:hAnsi="Arial" w:cs="Arial"/>
                <w:i/>
                <w:iCs/>
                <w:color w:val="000000"/>
              </w:rPr>
            </w:pPr>
            <w:r w:rsidRPr="007F05C5">
              <w:rPr>
                <w:rFonts w:ascii="Arial" w:hAnsi="Arial" w:cs="Arial"/>
                <w:i/>
                <w:iCs/>
                <w:color w:val="000000"/>
              </w:rPr>
              <w:t xml:space="preserve">D. </w:t>
            </w:r>
            <w:proofErr w:type="spellStart"/>
            <w:r w:rsidRPr="007F05C5">
              <w:rPr>
                <w:rFonts w:ascii="Arial" w:hAnsi="Arial" w:cs="Arial"/>
                <w:i/>
                <w:iCs/>
                <w:color w:val="000000"/>
              </w:rPr>
              <w:t>pseudoananassae</w:t>
            </w:r>
            <w:proofErr w:type="spellEnd"/>
          </w:p>
        </w:tc>
        <w:tc>
          <w:tcPr>
            <w:tcW w:w="951" w:type="dxa"/>
            <w:tcBorders>
              <w:top w:val="nil"/>
              <w:left w:val="nil"/>
              <w:bottom w:val="nil"/>
              <w:right w:val="nil"/>
            </w:tcBorders>
            <w:shd w:val="clear" w:color="auto" w:fill="auto"/>
            <w:noWrap/>
            <w:vAlign w:val="center"/>
            <w:hideMark/>
          </w:tcPr>
          <w:p w14:paraId="5F9CAB77" w14:textId="77777777" w:rsidR="004C5A73" w:rsidRPr="007F05C5" w:rsidRDefault="004C5A73" w:rsidP="001A088D">
            <w:pPr>
              <w:rPr>
                <w:rFonts w:ascii="Arial" w:hAnsi="Arial" w:cs="Arial"/>
                <w:color w:val="000000"/>
              </w:rPr>
            </w:pPr>
            <w:r w:rsidRPr="007F05C5">
              <w:rPr>
                <w:rFonts w:ascii="Arial" w:hAnsi="Arial" w:cs="Arial"/>
                <w:color w:val="000000"/>
              </w:rPr>
              <w:t>0.0053</w:t>
            </w:r>
          </w:p>
        </w:tc>
        <w:tc>
          <w:tcPr>
            <w:tcW w:w="1974" w:type="dxa"/>
            <w:tcBorders>
              <w:top w:val="nil"/>
              <w:left w:val="nil"/>
              <w:bottom w:val="nil"/>
              <w:right w:val="nil"/>
            </w:tcBorders>
            <w:shd w:val="clear" w:color="auto" w:fill="auto"/>
            <w:noWrap/>
            <w:vAlign w:val="center"/>
            <w:hideMark/>
          </w:tcPr>
          <w:p w14:paraId="186AEF7E" w14:textId="77777777" w:rsidR="004C5A73" w:rsidRPr="007F05C5" w:rsidRDefault="004C5A73" w:rsidP="001A088D">
            <w:pPr>
              <w:rPr>
                <w:rFonts w:ascii="Arial" w:hAnsi="Arial" w:cs="Arial"/>
                <w:color w:val="000000"/>
              </w:rPr>
            </w:pPr>
            <w:r w:rsidRPr="007F05C5">
              <w:rPr>
                <w:rFonts w:ascii="Arial" w:hAnsi="Arial" w:cs="Arial"/>
                <w:color w:val="000000"/>
              </w:rPr>
              <w:t>0.0035 - 0.0071</w:t>
            </w:r>
          </w:p>
        </w:tc>
        <w:tc>
          <w:tcPr>
            <w:tcW w:w="851" w:type="dxa"/>
            <w:tcBorders>
              <w:top w:val="nil"/>
              <w:left w:val="nil"/>
              <w:bottom w:val="nil"/>
              <w:right w:val="nil"/>
            </w:tcBorders>
            <w:shd w:val="clear" w:color="auto" w:fill="auto"/>
            <w:noWrap/>
            <w:vAlign w:val="center"/>
            <w:hideMark/>
          </w:tcPr>
          <w:p w14:paraId="59726088" w14:textId="77777777" w:rsidR="004C5A73" w:rsidRPr="007F05C5" w:rsidRDefault="004C5A73" w:rsidP="001A088D">
            <w:pPr>
              <w:rPr>
                <w:rFonts w:ascii="Arial" w:hAnsi="Arial" w:cs="Arial"/>
                <w:color w:val="000000"/>
              </w:rPr>
            </w:pPr>
            <w:r w:rsidRPr="007F05C5">
              <w:rPr>
                <w:rFonts w:ascii="Arial" w:hAnsi="Arial" w:cs="Arial"/>
                <w:color w:val="000000"/>
              </w:rPr>
              <w:t>1.6</w:t>
            </w:r>
            <w:r>
              <w:rPr>
                <w:rFonts w:ascii="Arial" w:hAnsi="Arial" w:cs="Arial"/>
                <w:color w:val="000000"/>
              </w:rPr>
              <w:t>8</w:t>
            </w:r>
          </w:p>
        </w:tc>
        <w:tc>
          <w:tcPr>
            <w:tcW w:w="1417" w:type="dxa"/>
            <w:tcBorders>
              <w:top w:val="nil"/>
              <w:left w:val="nil"/>
              <w:bottom w:val="nil"/>
              <w:right w:val="nil"/>
            </w:tcBorders>
            <w:shd w:val="clear" w:color="auto" w:fill="auto"/>
            <w:noWrap/>
            <w:vAlign w:val="center"/>
            <w:hideMark/>
          </w:tcPr>
          <w:p w14:paraId="13EE1E3F" w14:textId="77777777" w:rsidR="004C5A73" w:rsidRPr="007F05C5" w:rsidRDefault="004C5A73" w:rsidP="001A088D">
            <w:pPr>
              <w:rPr>
                <w:rFonts w:ascii="Arial" w:hAnsi="Arial" w:cs="Arial"/>
                <w:color w:val="000000"/>
              </w:rPr>
            </w:pPr>
            <w:r w:rsidRPr="007F05C5">
              <w:rPr>
                <w:rFonts w:ascii="Arial" w:hAnsi="Arial" w:cs="Arial"/>
                <w:color w:val="000000"/>
              </w:rPr>
              <w:t>1.2</w:t>
            </w:r>
            <w:r>
              <w:rPr>
                <w:rFonts w:ascii="Arial" w:hAnsi="Arial" w:cs="Arial"/>
                <w:color w:val="000000"/>
              </w:rPr>
              <w:t>4</w:t>
            </w:r>
            <w:r w:rsidRPr="007F05C5">
              <w:rPr>
                <w:rFonts w:ascii="Arial" w:hAnsi="Arial" w:cs="Arial"/>
                <w:color w:val="000000"/>
              </w:rPr>
              <w:t xml:space="preserve"> - 2.3</w:t>
            </w:r>
            <w:r>
              <w:rPr>
                <w:rFonts w:ascii="Arial" w:hAnsi="Arial" w:cs="Arial"/>
                <w:color w:val="000000"/>
              </w:rPr>
              <w:t>2</w:t>
            </w:r>
          </w:p>
        </w:tc>
        <w:tc>
          <w:tcPr>
            <w:tcW w:w="1134" w:type="dxa"/>
            <w:tcBorders>
              <w:top w:val="nil"/>
              <w:left w:val="nil"/>
              <w:bottom w:val="nil"/>
              <w:right w:val="nil"/>
            </w:tcBorders>
            <w:shd w:val="clear" w:color="auto" w:fill="auto"/>
            <w:noWrap/>
            <w:vAlign w:val="center"/>
            <w:hideMark/>
          </w:tcPr>
          <w:p w14:paraId="310B0C63" w14:textId="77777777" w:rsidR="004C5A73" w:rsidRPr="007F05C5" w:rsidRDefault="004C5A73" w:rsidP="001A088D">
            <w:pPr>
              <w:rPr>
                <w:rFonts w:ascii="Arial" w:hAnsi="Arial" w:cs="Arial"/>
                <w:color w:val="000000"/>
              </w:rPr>
            </w:pPr>
            <w:r w:rsidRPr="007F05C5">
              <w:rPr>
                <w:rFonts w:ascii="Arial" w:hAnsi="Arial" w:cs="Arial"/>
                <w:color w:val="000000"/>
              </w:rPr>
              <w:t>15.0</w:t>
            </w:r>
            <w:r>
              <w:rPr>
                <w:rFonts w:ascii="Arial" w:hAnsi="Arial" w:cs="Arial"/>
                <w:color w:val="000000"/>
              </w:rPr>
              <w:t>6</w:t>
            </w:r>
          </w:p>
        </w:tc>
        <w:tc>
          <w:tcPr>
            <w:tcW w:w="1843" w:type="dxa"/>
            <w:tcBorders>
              <w:top w:val="nil"/>
              <w:left w:val="nil"/>
              <w:bottom w:val="nil"/>
              <w:right w:val="nil"/>
            </w:tcBorders>
            <w:shd w:val="clear" w:color="auto" w:fill="auto"/>
            <w:noWrap/>
            <w:vAlign w:val="center"/>
            <w:hideMark/>
          </w:tcPr>
          <w:p w14:paraId="0FE6FFF8" w14:textId="77777777" w:rsidR="004C5A73" w:rsidRPr="007F05C5" w:rsidRDefault="004C5A73" w:rsidP="001A088D">
            <w:pPr>
              <w:rPr>
                <w:rFonts w:ascii="Arial" w:hAnsi="Arial" w:cs="Arial"/>
                <w:color w:val="000000"/>
              </w:rPr>
            </w:pPr>
            <w:r w:rsidRPr="007F05C5">
              <w:rPr>
                <w:rFonts w:ascii="Arial" w:hAnsi="Arial" w:cs="Arial"/>
                <w:color w:val="000000"/>
              </w:rPr>
              <w:t>14.1</w:t>
            </w:r>
            <w:r>
              <w:rPr>
                <w:rFonts w:ascii="Arial" w:hAnsi="Arial" w:cs="Arial"/>
                <w:color w:val="000000"/>
              </w:rPr>
              <w:t>7</w:t>
            </w:r>
            <w:r w:rsidRPr="007F05C5">
              <w:rPr>
                <w:rFonts w:ascii="Arial" w:hAnsi="Arial" w:cs="Arial"/>
                <w:color w:val="000000"/>
              </w:rPr>
              <w:t xml:space="preserve"> - 15.</w:t>
            </w:r>
            <w:r>
              <w:rPr>
                <w:rFonts w:ascii="Arial" w:hAnsi="Arial" w:cs="Arial"/>
                <w:color w:val="000000"/>
              </w:rPr>
              <w:t>89</w:t>
            </w:r>
          </w:p>
        </w:tc>
        <w:tc>
          <w:tcPr>
            <w:tcW w:w="1134" w:type="dxa"/>
            <w:tcBorders>
              <w:top w:val="nil"/>
              <w:left w:val="nil"/>
              <w:bottom w:val="nil"/>
              <w:right w:val="nil"/>
            </w:tcBorders>
            <w:shd w:val="clear" w:color="auto" w:fill="auto"/>
            <w:noWrap/>
            <w:vAlign w:val="center"/>
            <w:hideMark/>
          </w:tcPr>
          <w:p w14:paraId="2BF683F1" w14:textId="77777777" w:rsidR="004C5A73" w:rsidRPr="007F05C5" w:rsidRDefault="004C5A73" w:rsidP="001A088D">
            <w:pPr>
              <w:rPr>
                <w:rFonts w:ascii="Arial" w:hAnsi="Arial" w:cs="Arial"/>
                <w:color w:val="000000"/>
              </w:rPr>
            </w:pPr>
            <w:r w:rsidRPr="007F05C5">
              <w:rPr>
                <w:rFonts w:ascii="Arial" w:hAnsi="Arial" w:cs="Arial"/>
                <w:color w:val="000000"/>
              </w:rPr>
              <w:t>29.22</w:t>
            </w:r>
          </w:p>
        </w:tc>
        <w:tc>
          <w:tcPr>
            <w:tcW w:w="1701" w:type="dxa"/>
            <w:tcBorders>
              <w:top w:val="nil"/>
              <w:left w:val="nil"/>
              <w:bottom w:val="nil"/>
              <w:right w:val="nil"/>
            </w:tcBorders>
            <w:shd w:val="clear" w:color="auto" w:fill="auto"/>
            <w:noWrap/>
            <w:vAlign w:val="center"/>
            <w:hideMark/>
          </w:tcPr>
          <w:p w14:paraId="2B308CE5" w14:textId="77777777" w:rsidR="004C5A73" w:rsidRPr="007F05C5" w:rsidRDefault="004C5A73" w:rsidP="001A088D">
            <w:pPr>
              <w:rPr>
                <w:rFonts w:ascii="Arial" w:hAnsi="Arial" w:cs="Arial"/>
                <w:color w:val="000000"/>
              </w:rPr>
            </w:pPr>
            <w:r w:rsidRPr="007F05C5">
              <w:rPr>
                <w:rFonts w:ascii="Arial" w:hAnsi="Arial" w:cs="Arial"/>
                <w:color w:val="000000"/>
              </w:rPr>
              <w:t>28.</w:t>
            </w:r>
            <w:r>
              <w:rPr>
                <w:rFonts w:ascii="Arial" w:hAnsi="Arial" w:cs="Arial"/>
                <w:color w:val="000000"/>
              </w:rPr>
              <w:t>38</w:t>
            </w:r>
            <w:r w:rsidRPr="007F05C5">
              <w:rPr>
                <w:rFonts w:ascii="Arial" w:hAnsi="Arial" w:cs="Arial"/>
                <w:color w:val="000000"/>
              </w:rPr>
              <w:t xml:space="preserve"> - 29.</w:t>
            </w:r>
            <w:r>
              <w:rPr>
                <w:rFonts w:ascii="Arial" w:hAnsi="Arial" w:cs="Arial"/>
                <w:color w:val="000000"/>
              </w:rPr>
              <w:t>77</w:t>
            </w:r>
          </w:p>
        </w:tc>
      </w:tr>
      <w:tr w:rsidR="004C5A73" w:rsidRPr="007F05C5" w14:paraId="2544D40E" w14:textId="77777777" w:rsidTr="004C5A73">
        <w:trPr>
          <w:trHeight w:val="320"/>
        </w:trPr>
        <w:tc>
          <w:tcPr>
            <w:tcW w:w="2745" w:type="dxa"/>
            <w:tcBorders>
              <w:top w:val="nil"/>
              <w:left w:val="nil"/>
              <w:bottom w:val="nil"/>
              <w:right w:val="nil"/>
            </w:tcBorders>
            <w:shd w:val="clear" w:color="auto" w:fill="auto"/>
            <w:noWrap/>
            <w:vAlign w:val="center"/>
            <w:hideMark/>
          </w:tcPr>
          <w:p w14:paraId="2B2FE794" w14:textId="77777777" w:rsidR="004C5A73" w:rsidRPr="007F05C5" w:rsidRDefault="004C5A73" w:rsidP="001A088D">
            <w:pPr>
              <w:rPr>
                <w:rFonts w:ascii="Arial" w:hAnsi="Arial" w:cs="Arial"/>
                <w:i/>
                <w:iCs/>
                <w:color w:val="000000"/>
              </w:rPr>
            </w:pPr>
            <w:r w:rsidRPr="007F05C5">
              <w:rPr>
                <w:rFonts w:ascii="Arial" w:hAnsi="Arial" w:cs="Arial"/>
                <w:i/>
                <w:iCs/>
                <w:color w:val="000000"/>
              </w:rPr>
              <w:t>D. simulans</w:t>
            </w:r>
          </w:p>
        </w:tc>
        <w:tc>
          <w:tcPr>
            <w:tcW w:w="951" w:type="dxa"/>
            <w:tcBorders>
              <w:top w:val="nil"/>
              <w:left w:val="nil"/>
              <w:bottom w:val="nil"/>
              <w:right w:val="nil"/>
            </w:tcBorders>
            <w:shd w:val="clear" w:color="auto" w:fill="auto"/>
            <w:noWrap/>
            <w:vAlign w:val="center"/>
            <w:hideMark/>
          </w:tcPr>
          <w:p w14:paraId="67D3DF7F" w14:textId="77777777" w:rsidR="004C5A73" w:rsidRPr="007F05C5" w:rsidRDefault="004C5A73" w:rsidP="001A088D">
            <w:pPr>
              <w:rPr>
                <w:rFonts w:ascii="Arial" w:hAnsi="Arial" w:cs="Arial"/>
                <w:color w:val="000000"/>
              </w:rPr>
            </w:pPr>
            <w:r w:rsidRPr="007F05C5">
              <w:rPr>
                <w:rFonts w:ascii="Arial" w:hAnsi="Arial" w:cs="Arial"/>
                <w:color w:val="000000"/>
              </w:rPr>
              <w:t>0.0035</w:t>
            </w:r>
          </w:p>
        </w:tc>
        <w:tc>
          <w:tcPr>
            <w:tcW w:w="1974" w:type="dxa"/>
            <w:tcBorders>
              <w:top w:val="nil"/>
              <w:left w:val="nil"/>
              <w:bottom w:val="nil"/>
              <w:right w:val="nil"/>
            </w:tcBorders>
            <w:shd w:val="clear" w:color="auto" w:fill="auto"/>
            <w:noWrap/>
            <w:vAlign w:val="center"/>
            <w:hideMark/>
          </w:tcPr>
          <w:p w14:paraId="46320276" w14:textId="77777777" w:rsidR="004C5A73" w:rsidRPr="007F05C5" w:rsidRDefault="004C5A73" w:rsidP="001A088D">
            <w:pPr>
              <w:rPr>
                <w:rFonts w:ascii="Arial" w:hAnsi="Arial" w:cs="Arial"/>
                <w:color w:val="000000"/>
              </w:rPr>
            </w:pPr>
            <w:r w:rsidRPr="007F05C5">
              <w:rPr>
                <w:rFonts w:ascii="Arial" w:hAnsi="Arial" w:cs="Arial"/>
                <w:color w:val="000000"/>
              </w:rPr>
              <w:t>0.0027 - 0.004</w:t>
            </w:r>
            <w:r>
              <w:rPr>
                <w:rFonts w:ascii="Arial" w:hAnsi="Arial" w:cs="Arial"/>
                <w:color w:val="000000"/>
              </w:rPr>
              <w:t>6</w:t>
            </w:r>
          </w:p>
        </w:tc>
        <w:tc>
          <w:tcPr>
            <w:tcW w:w="851" w:type="dxa"/>
            <w:tcBorders>
              <w:top w:val="nil"/>
              <w:left w:val="nil"/>
              <w:bottom w:val="nil"/>
              <w:right w:val="nil"/>
            </w:tcBorders>
            <w:shd w:val="clear" w:color="auto" w:fill="auto"/>
            <w:noWrap/>
            <w:vAlign w:val="center"/>
            <w:hideMark/>
          </w:tcPr>
          <w:p w14:paraId="079539A5" w14:textId="77777777" w:rsidR="004C5A73" w:rsidRPr="007F05C5" w:rsidRDefault="004C5A73" w:rsidP="001A088D">
            <w:pPr>
              <w:rPr>
                <w:rFonts w:ascii="Arial" w:hAnsi="Arial" w:cs="Arial"/>
                <w:color w:val="000000"/>
              </w:rPr>
            </w:pPr>
            <w:r w:rsidRPr="007F05C5">
              <w:rPr>
                <w:rFonts w:ascii="Arial" w:hAnsi="Arial" w:cs="Arial"/>
                <w:color w:val="000000"/>
              </w:rPr>
              <w:t>1.6</w:t>
            </w:r>
            <w:r>
              <w:rPr>
                <w:rFonts w:ascii="Arial" w:hAnsi="Arial" w:cs="Arial"/>
                <w:color w:val="000000"/>
              </w:rPr>
              <w:t>9</w:t>
            </w:r>
          </w:p>
        </w:tc>
        <w:tc>
          <w:tcPr>
            <w:tcW w:w="1417" w:type="dxa"/>
            <w:tcBorders>
              <w:top w:val="nil"/>
              <w:left w:val="nil"/>
              <w:bottom w:val="nil"/>
              <w:right w:val="nil"/>
            </w:tcBorders>
            <w:shd w:val="clear" w:color="auto" w:fill="auto"/>
            <w:noWrap/>
            <w:vAlign w:val="center"/>
            <w:hideMark/>
          </w:tcPr>
          <w:p w14:paraId="02D11B14" w14:textId="77777777" w:rsidR="004C5A73" w:rsidRPr="007F05C5" w:rsidRDefault="004C5A73" w:rsidP="001A088D">
            <w:pPr>
              <w:rPr>
                <w:rFonts w:ascii="Arial" w:hAnsi="Arial" w:cs="Arial"/>
                <w:color w:val="000000"/>
              </w:rPr>
            </w:pPr>
            <w:r w:rsidRPr="007F05C5">
              <w:rPr>
                <w:rFonts w:ascii="Arial" w:hAnsi="Arial" w:cs="Arial"/>
                <w:color w:val="000000"/>
              </w:rPr>
              <w:t>1.36 - 2.2</w:t>
            </w:r>
            <w:r>
              <w:rPr>
                <w:rFonts w:ascii="Arial" w:hAnsi="Arial" w:cs="Arial"/>
                <w:color w:val="000000"/>
              </w:rPr>
              <w:t>1</w:t>
            </w:r>
          </w:p>
        </w:tc>
        <w:tc>
          <w:tcPr>
            <w:tcW w:w="1134" w:type="dxa"/>
            <w:tcBorders>
              <w:top w:val="nil"/>
              <w:left w:val="nil"/>
              <w:bottom w:val="nil"/>
              <w:right w:val="nil"/>
            </w:tcBorders>
            <w:shd w:val="clear" w:color="auto" w:fill="auto"/>
            <w:noWrap/>
            <w:vAlign w:val="center"/>
            <w:hideMark/>
          </w:tcPr>
          <w:p w14:paraId="2B088138" w14:textId="77777777" w:rsidR="004C5A73" w:rsidRPr="007F05C5" w:rsidRDefault="004C5A73" w:rsidP="001A088D">
            <w:pPr>
              <w:rPr>
                <w:rFonts w:ascii="Arial" w:hAnsi="Arial" w:cs="Arial"/>
                <w:color w:val="000000"/>
              </w:rPr>
            </w:pPr>
            <w:r w:rsidRPr="007F05C5">
              <w:rPr>
                <w:rFonts w:ascii="Arial" w:hAnsi="Arial" w:cs="Arial"/>
                <w:color w:val="000000"/>
              </w:rPr>
              <w:t>8.51</w:t>
            </w:r>
          </w:p>
        </w:tc>
        <w:tc>
          <w:tcPr>
            <w:tcW w:w="1843" w:type="dxa"/>
            <w:tcBorders>
              <w:top w:val="nil"/>
              <w:left w:val="nil"/>
              <w:bottom w:val="nil"/>
              <w:right w:val="nil"/>
            </w:tcBorders>
            <w:shd w:val="clear" w:color="auto" w:fill="auto"/>
            <w:noWrap/>
            <w:vAlign w:val="center"/>
            <w:hideMark/>
          </w:tcPr>
          <w:p w14:paraId="0052089B" w14:textId="77777777" w:rsidR="004C5A73" w:rsidRPr="007F05C5" w:rsidRDefault="004C5A73" w:rsidP="001A088D">
            <w:pPr>
              <w:rPr>
                <w:rFonts w:ascii="Arial" w:hAnsi="Arial" w:cs="Arial"/>
                <w:color w:val="000000"/>
              </w:rPr>
            </w:pPr>
            <w:r w:rsidRPr="007F05C5">
              <w:rPr>
                <w:rFonts w:ascii="Arial" w:hAnsi="Arial" w:cs="Arial"/>
                <w:color w:val="000000"/>
              </w:rPr>
              <w:t>6.94 - 9.6</w:t>
            </w:r>
            <w:r>
              <w:rPr>
                <w:rFonts w:ascii="Arial" w:hAnsi="Arial" w:cs="Arial"/>
                <w:color w:val="000000"/>
              </w:rPr>
              <w:t>4</w:t>
            </w:r>
          </w:p>
        </w:tc>
        <w:tc>
          <w:tcPr>
            <w:tcW w:w="1134" w:type="dxa"/>
            <w:tcBorders>
              <w:top w:val="nil"/>
              <w:left w:val="nil"/>
              <w:bottom w:val="nil"/>
              <w:right w:val="nil"/>
            </w:tcBorders>
            <w:shd w:val="clear" w:color="auto" w:fill="auto"/>
            <w:noWrap/>
            <w:vAlign w:val="center"/>
            <w:hideMark/>
          </w:tcPr>
          <w:p w14:paraId="6620E2D2" w14:textId="77777777" w:rsidR="004C5A73" w:rsidRPr="007F05C5" w:rsidRDefault="004C5A73" w:rsidP="001A088D">
            <w:pPr>
              <w:rPr>
                <w:rFonts w:ascii="Arial" w:hAnsi="Arial" w:cs="Arial"/>
                <w:color w:val="000000"/>
              </w:rPr>
            </w:pPr>
            <w:r w:rsidRPr="007F05C5">
              <w:rPr>
                <w:rFonts w:ascii="Arial" w:hAnsi="Arial" w:cs="Arial"/>
                <w:color w:val="000000"/>
              </w:rPr>
              <w:t>31.0</w:t>
            </w:r>
            <w:r>
              <w:rPr>
                <w:rFonts w:ascii="Arial" w:hAnsi="Arial" w:cs="Arial"/>
                <w:color w:val="000000"/>
              </w:rPr>
              <w:t>9</w:t>
            </w:r>
          </w:p>
        </w:tc>
        <w:tc>
          <w:tcPr>
            <w:tcW w:w="1701" w:type="dxa"/>
            <w:tcBorders>
              <w:top w:val="nil"/>
              <w:left w:val="nil"/>
              <w:bottom w:val="nil"/>
              <w:right w:val="nil"/>
            </w:tcBorders>
            <w:shd w:val="clear" w:color="auto" w:fill="auto"/>
            <w:noWrap/>
            <w:vAlign w:val="center"/>
            <w:hideMark/>
          </w:tcPr>
          <w:p w14:paraId="16AA7B31" w14:textId="77777777" w:rsidR="004C5A73" w:rsidRPr="007F05C5" w:rsidRDefault="004C5A73" w:rsidP="001A088D">
            <w:pPr>
              <w:rPr>
                <w:rFonts w:ascii="Arial" w:hAnsi="Arial" w:cs="Arial"/>
                <w:color w:val="000000"/>
              </w:rPr>
            </w:pPr>
            <w:r w:rsidRPr="007F05C5">
              <w:rPr>
                <w:rFonts w:ascii="Arial" w:hAnsi="Arial" w:cs="Arial"/>
                <w:color w:val="000000"/>
              </w:rPr>
              <w:t>30.3</w:t>
            </w:r>
            <w:r>
              <w:rPr>
                <w:rFonts w:ascii="Arial" w:hAnsi="Arial" w:cs="Arial"/>
                <w:color w:val="000000"/>
              </w:rPr>
              <w:t>9</w:t>
            </w:r>
            <w:r w:rsidRPr="007F05C5">
              <w:rPr>
                <w:rFonts w:ascii="Arial" w:hAnsi="Arial" w:cs="Arial"/>
                <w:color w:val="000000"/>
              </w:rPr>
              <w:t xml:space="preserve"> - 31.78</w:t>
            </w:r>
          </w:p>
        </w:tc>
      </w:tr>
      <w:tr w:rsidR="004C5A73" w:rsidRPr="007F05C5" w14:paraId="6ACF9104" w14:textId="77777777" w:rsidTr="004C5A73">
        <w:trPr>
          <w:trHeight w:val="320"/>
        </w:trPr>
        <w:tc>
          <w:tcPr>
            <w:tcW w:w="2745" w:type="dxa"/>
            <w:tcBorders>
              <w:top w:val="nil"/>
              <w:left w:val="nil"/>
              <w:bottom w:val="single" w:sz="4" w:space="0" w:color="auto"/>
              <w:right w:val="nil"/>
            </w:tcBorders>
            <w:shd w:val="clear" w:color="auto" w:fill="auto"/>
            <w:noWrap/>
            <w:vAlign w:val="center"/>
            <w:hideMark/>
          </w:tcPr>
          <w:p w14:paraId="5C87DAFA" w14:textId="77777777" w:rsidR="004C5A73" w:rsidRPr="007F05C5" w:rsidRDefault="004C5A73" w:rsidP="001A088D">
            <w:pPr>
              <w:rPr>
                <w:rFonts w:ascii="Arial" w:hAnsi="Arial" w:cs="Arial"/>
                <w:i/>
                <w:iCs/>
                <w:color w:val="000000"/>
              </w:rPr>
            </w:pPr>
            <w:r w:rsidRPr="007F05C5">
              <w:rPr>
                <w:rFonts w:ascii="Arial" w:hAnsi="Arial" w:cs="Arial"/>
                <w:i/>
                <w:iCs/>
                <w:color w:val="000000"/>
              </w:rPr>
              <w:t xml:space="preserve">D. </w:t>
            </w:r>
            <w:proofErr w:type="spellStart"/>
            <w:r w:rsidRPr="007F05C5">
              <w:rPr>
                <w:rFonts w:ascii="Arial" w:hAnsi="Arial" w:cs="Arial"/>
                <w:i/>
                <w:iCs/>
                <w:color w:val="000000"/>
              </w:rPr>
              <w:t>sulfurigaster</w:t>
            </w:r>
            <w:proofErr w:type="spellEnd"/>
          </w:p>
        </w:tc>
        <w:tc>
          <w:tcPr>
            <w:tcW w:w="951" w:type="dxa"/>
            <w:tcBorders>
              <w:top w:val="nil"/>
              <w:left w:val="nil"/>
              <w:bottom w:val="single" w:sz="4" w:space="0" w:color="auto"/>
              <w:right w:val="nil"/>
            </w:tcBorders>
            <w:shd w:val="clear" w:color="auto" w:fill="auto"/>
            <w:noWrap/>
            <w:vAlign w:val="center"/>
            <w:hideMark/>
          </w:tcPr>
          <w:p w14:paraId="62E88402" w14:textId="77777777" w:rsidR="004C5A73" w:rsidRPr="007F05C5" w:rsidRDefault="004C5A73" w:rsidP="001A088D">
            <w:pPr>
              <w:rPr>
                <w:rFonts w:ascii="Arial" w:hAnsi="Arial" w:cs="Arial"/>
                <w:color w:val="000000"/>
              </w:rPr>
            </w:pPr>
            <w:r w:rsidRPr="007F05C5">
              <w:rPr>
                <w:rFonts w:ascii="Arial" w:hAnsi="Arial" w:cs="Arial"/>
                <w:color w:val="000000"/>
              </w:rPr>
              <w:t>0.0040</w:t>
            </w:r>
          </w:p>
        </w:tc>
        <w:tc>
          <w:tcPr>
            <w:tcW w:w="1974" w:type="dxa"/>
            <w:tcBorders>
              <w:top w:val="nil"/>
              <w:left w:val="nil"/>
              <w:bottom w:val="single" w:sz="4" w:space="0" w:color="auto"/>
              <w:right w:val="nil"/>
            </w:tcBorders>
            <w:shd w:val="clear" w:color="auto" w:fill="auto"/>
            <w:noWrap/>
            <w:vAlign w:val="center"/>
            <w:hideMark/>
          </w:tcPr>
          <w:p w14:paraId="0D1D1CBE" w14:textId="77777777" w:rsidR="004C5A73" w:rsidRPr="007F05C5" w:rsidRDefault="004C5A73" w:rsidP="001A088D">
            <w:pPr>
              <w:rPr>
                <w:rFonts w:ascii="Arial" w:hAnsi="Arial" w:cs="Arial"/>
                <w:color w:val="000000"/>
              </w:rPr>
            </w:pPr>
            <w:r w:rsidRPr="007F05C5">
              <w:rPr>
                <w:rFonts w:ascii="Arial" w:hAnsi="Arial" w:cs="Arial"/>
                <w:color w:val="000000"/>
              </w:rPr>
              <w:t>0.002</w:t>
            </w:r>
            <w:r>
              <w:rPr>
                <w:rFonts w:ascii="Arial" w:hAnsi="Arial" w:cs="Arial"/>
                <w:color w:val="000000"/>
              </w:rPr>
              <w:t>8</w:t>
            </w:r>
            <w:r w:rsidRPr="007F05C5">
              <w:rPr>
                <w:rFonts w:ascii="Arial" w:hAnsi="Arial" w:cs="Arial"/>
                <w:color w:val="000000"/>
              </w:rPr>
              <w:t xml:space="preserve"> - 0.0051</w:t>
            </w:r>
          </w:p>
        </w:tc>
        <w:tc>
          <w:tcPr>
            <w:tcW w:w="851" w:type="dxa"/>
            <w:tcBorders>
              <w:top w:val="nil"/>
              <w:left w:val="nil"/>
              <w:bottom w:val="single" w:sz="4" w:space="0" w:color="auto"/>
              <w:right w:val="nil"/>
            </w:tcBorders>
            <w:shd w:val="clear" w:color="auto" w:fill="auto"/>
            <w:noWrap/>
            <w:vAlign w:val="center"/>
            <w:hideMark/>
          </w:tcPr>
          <w:p w14:paraId="30E45A99" w14:textId="77777777" w:rsidR="004C5A73" w:rsidRPr="007F05C5" w:rsidRDefault="004C5A73" w:rsidP="001A088D">
            <w:pPr>
              <w:rPr>
                <w:rFonts w:ascii="Arial" w:hAnsi="Arial" w:cs="Arial"/>
                <w:color w:val="000000"/>
              </w:rPr>
            </w:pPr>
            <w:r w:rsidRPr="007F05C5">
              <w:rPr>
                <w:rFonts w:ascii="Arial" w:hAnsi="Arial" w:cs="Arial"/>
                <w:color w:val="000000"/>
              </w:rPr>
              <w:t>1.2</w:t>
            </w:r>
            <w:r>
              <w:rPr>
                <w:rFonts w:ascii="Arial" w:hAnsi="Arial" w:cs="Arial"/>
                <w:color w:val="000000"/>
              </w:rPr>
              <w:t>7</w:t>
            </w:r>
          </w:p>
        </w:tc>
        <w:tc>
          <w:tcPr>
            <w:tcW w:w="1417" w:type="dxa"/>
            <w:tcBorders>
              <w:top w:val="nil"/>
              <w:left w:val="nil"/>
              <w:bottom w:val="single" w:sz="4" w:space="0" w:color="auto"/>
              <w:right w:val="nil"/>
            </w:tcBorders>
            <w:shd w:val="clear" w:color="auto" w:fill="auto"/>
            <w:noWrap/>
            <w:vAlign w:val="center"/>
            <w:hideMark/>
          </w:tcPr>
          <w:p w14:paraId="4374748D" w14:textId="77777777" w:rsidR="004C5A73" w:rsidRPr="007F05C5" w:rsidRDefault="004C5A73" w:rsidP="001A088D">
            <w:pPr>
              <w:rPr>
                <w:rFonts w:ascii="Arial" w:hAnsi="Arial" w:cs="Arial"/>
                <w:color w:val="000000"/>
              </w:rPr>
            </w:pPr>
            <w:r w:rsidRPr="007F05C5">
              <w:rPr>
                <w:rFonts w:ascii="Arial" w:hAnsi="Arial" w:cs="Arial"/>
                <w:color w:val="000000"/>
              </w:rPr>
              <w:t>1.03 - 1.5</w:t>
            </w:r>
            <w:r>
              <w:rPr>
                <w:rFonts w:ascii="Arial" w:hAnsi="Arial" w:cs="Arial"/>
                <w:color w:val="000000"/>
              </w:rPr>
              <w:t>2</w:t>
            </w:r>
          </w:p>
        </w:tc>
        <w:tc>
          <w:tcPr>
            <w:tcW w:w="1134" w:type="dxa"/>
            <w:tcBorders>
              <w:top w:val="nil"/>
              <w:left w:val="nil"/>
              <w:bottom w:val="single" w:sz="4" w:space="0" w:color="auto"/>
              <w:right w:val="nil"/>
            </w:tcBorders>
            <w:shd w:val="clear" w:color="auto" w:fill="auto"/>
            <w:noWrap/>
            <w:vAlign w:val="center"/>
            <w:hideMark/>
          </w:tcPr>
          <w:p w14:paraId="65A81E4F" w14:textId="77777777" w:rsidR="004C5A73" w:rsidRPr="007F05C5" w:rsidRDefault="004C5A73" w:rsidP="001A088D">
            <w:pPr>
              <w:rPr>
                <w:rFonts w:ascii="Arial" w:hAnsi="Arial" w:cs="Arial"/>
                <w:color w:val="000000"/>
              </w:rPr>
            </w:pPr>
            <w:r w:rsidRPr="007F05C5">
              <w:rPr>
                <w:rFonts w:ascii="Arial" w:hAnsi="Arial" w:cs="Arial"/>
                <w:color w:val="000000"/>
              </w:rPr>
              <w:t>14.37</w:t>
            </w:r>
          </w:p>
        </w:tc>
        <w:tc>
          <w:tcPr>
            <w:tcW w:w="1843" w:type="dxa"/>
            <w:tcBorders>
              <w:top w:val="nil"/>
              <w:left w:val="nil"/>
              <w:bottom w:val="single" w:sz="4" w:space="0" w:color="auto"/>
              <w:right w:val="nil"/>
            </w:tcBorders>
            <w:shd w:val="clear" w:color="auto" w:fill="auto"/>
            <w:noWrap/>
            <w:vAlign w:val="center"/>
            <w:hideMark/>
          </w:tcPr>
          <w:p w14:paraId="7D9FBBC6" w14:textId="77777777" w:rsidR="004C5A73" w:rsidRPr="007F05C5" w:rsidRDefault="004C5A73" w:rsidP="001A088D">
            <w:pPr>
              <w:rPr>
                <w:rFonts w:ascii="Arial" w:hAnsi="Arial" w:cs="Arial"/>
                <w:color w:val="000000"/>
              </w:rPr>
            </w:pPr>
            <w:r w:rsidRPr="007F05C5">
              <w:rPr>
                <w:rFonts w:ascii="Arial" w:hAnsi="Arial" w:cs="Arial"/>
                <w:color w:val="000000"/>
              </w:rPr>
              <w:t>13.9</w:t>
            </w:r>
            <w:r>
              <w:rPr>
                <w:rFonts w:ascii="Arial" w:hAnsi="Arial" w:cs="Arial"/>
                <w:color w:val="000000"/>
              </w:rPr>
              <w:t>1</w:t>
            </w:r>
            <w:r w:rsidRPr="007F05C5">
              <w:rPr>
                <w:rFonts w:ascii="Arial" w:hAnsi="Arial" w:cs="Arial"/>
                <w:color w:val="000000"/>
              </w:rPr>
              <w:t xml:space="preserve"> - 14.9</w:t>
            </w:r>
            <w:r>
              <w:rPr>
                <w:rFonts w:ascii="Arial" w:hAnsi="Arial" w:cs="Arial"/>
                <w:color w:val="000000"/>
              </w:rPr>
              <w:t>6</w:t>
            </w:r>
          </w:p>
        </w:tc>
        <w:tc>
          <w:tcPr>
            <w:tcW w:w="1134" w:type="dxa"/>
            <w:tcBorders>
              <w:top w:val="nil"/>
              <w:left w:val="nil"/>
              <w:bottom w:val="single" w:sz="4" w:space="0" w:color="auto"/>
              <w:right w:val="nil"/>
            </w:tcBorders>
            <w:shd w:val="clear" w:color="auto" w:fill="auto"/>
            <w:noWrap/>
            <w:vAlign w:val="center"/>
            <w:hideMark/>
          </w:tcPr>
          <w:p w14:paraId="73F39D87" w14:textId="77777777" w:rsidR="004C5A73" w:rsidRPr="007F05C5" w:rsidRDefault="004C5A73" w:rsidP="001A088D">
            <w:pPr>
              <w:rPr>
                <w:rFonts w:ascii="Arial" w:hAnsi="Arial" w:cs="Arial"/>
                <w:color w:val="000000"/>
              </w:rPr>
            </w:pPr>
            <w:r w:rsidRPr="007F05C5">
              <w:rPr>
                <w:rFonts w:ascii="Arial" w:hAnsi="Arial" w:cs="Arial"/>
                <w:color w:val="000000"/>
              </w:rPr>
              <w:t>30.1</w:t>
            </w:r>
            <w:r>
              <w:rPr>
                <w:rFonts w:ascii="Arial" w:hAnsi="Arial" w:cs="Arial"/>
                <w:color w:val="000000"/>
              </w:rPr>
              <w:t>1</w:t>
            </w:r>
          </w:p>
        </w:tc>
        <w:tc>
          <w:tcPr>
            <w:tcW w:w="1701" w:type="dxa"/>
            <w:tcBorders>
              <w:top w:val="nil"/>
              <w:left w:val="nil"/>
              <w:bottom w:val="single" w:sz="4" w:space="0" w:color="auto"/>
              <w:right w:val="nil"/>
            </w:tcBorders>
            <w:shd w:val="clear" w:color="auto" w:fill="auto"/>
            <w:noWrap/>
            <w:vAlign w:val="center"/>
            <w:hideMark/>
          </w:tcPr>
          <w:p w14:paraId="63EF34F5" w14:textId="77777777" w:rsidR="004C5A73" w:rsidRPr="007F05C5" w:rsidRDefault="004C5A73" w:rsidP="001A088D">
            <w:pPr>
              <w:rPr>
                <w:rFonts w:ascii="Arial" w:hAnsi="Arial" w:cs="Arial"/>
                <w:color w:val="000000"/>
              </w:rPr>
            </w:pPr>
            <w:r w:rsidRPr="007F05C5">
              <w:rPr>
                <w:rFonts w:ascii="Arial" w:hAnsi="Arial" w:cs="Arial"/>
                <w:color w:val="000000"/>
              </w:rPr>
              <w:t>29.84 - 30.63</w:t>
            </w:r>
          </w:p>
        </w:tc>
      </w:tr>
    </w:tbl>
    <w:p w14:paraId="37FB2384" w14:textId="77777777" w:rsidR="004C5A73" w:rsidRPr="007F05C5" w:rsidRDefault="004C5A73" w:rsidP="004C5A73">
      <w:pPr>
        <w:rPr>
          <w:rFonts w:ascii="Arial" w:hAnsi="Arial" w:cs="Arial"/>
          <w:lang w:val="en-US"/>
        </w:rPr>
      </w:pPr>
    </w:p>
    <w:p w14:paraId="32BC4AC9" w14:textId="77777777" w:rsidR="004C5A73" w:rsidRDefault="004C5A73" w:rsidP="007C1BC4">
      <w:pPr>
        <w:rPr>
          <w:rFonts w:ascii="Arial" w:hAnsi="Arial" w:cs="Arial"/>
          <w:b/>
          <w:bCs/>
          <w:lang w:val="en-US"/>
        </w:rPr>
      </w:pPr>
    </w:p>
    <w:p w14:paraId="65D900B5" w14:textId="77777777" w:rsidR="004C5A73" w:rsidRDefault="004C5A73">
      <w:pPr>
        <w:rPr>
          <w:rFonts w:ascii="Arial" w:hAnsi="Arial" w:cs="Arial"/>
          <w:b/>
          <w:bCs/>
          <w:lang w:val="en-US"/>
        </w:rPr>
      </w:pPr>
      <w:r>
        <w:rPr>
          <w:rFonts w:ascii="Arial" w:hAnsi="Arial" w:cs="Arial"/>
          <w:b/>
          <w:bCs/>
          <w:lang w:val="en-US"/>
        </w:rPr>
        <w:br w:type="page"/>
      </w:r>
    </w:p>
    <w:p w14:paraId="0FE09C40" w14:textId="48E77C70" w:rsidR="00DE4099" w:rsidRDefault="00DE4099" w:rsidP="007C1BC4">
      <w:pPr>
        <w:rPr>
          <w:rFonts w:ascii="Arial" w:hAnsi="Arial" w:cs="Arial"/>
        </w:rPr>
      </w:pPr>
      <w:r w:rsidRPr="006A6104">
        <w:rPr>
          <w:rFonts w:ascii="Arial" w:hAnsi="Arial" w:cs="Arial"/>
          <w:b/>
          <w:bCs/>
          <w:lang w:val="en-US"/>
        </w:rPr>
        <w:lastRenderedPageBreak/>
        <w:t>Table 2. Fitted values of the parameters of the competition and their predicted equilibrium states.</w:t>
      </w:r>
      <w:r>
        <w:rPr>
          <w:rFonts w:ascii="Arial" w:hAnsi="Arial" w:cs="Arial"/>
          <w:lang w:val="en-US"/>
        </w:rPr>
        <w:t xml:space="preserve"> </w:t>
      </w:r>
      <w:r w:rsidRPr="00844B36">
        <w:rPr>
          <w:rFonts w:ascii="Arial" w:hAnsi="Arial" w:cs="Arial"/>
          <w:lang w:val="en-US"/>
        </w:rPr>
        <w:t>R</w:t>
      </w:r>
      <w:r w:rsidRPr="008E1D06">
        <w:rPr>
          <w:rFonts w:ascii="Arial" w:hAnsi="Arial" w:cs="Arial"/>
          <w:vertAlign w:val="subscript"/>
          <w:lang w:val="en-US"/>
        </w:rPr>
        <w:t>0</w:t>
      </w:r>
      <w:r w:rsidRPr="00844B36">
        <w:rPr>
          <w:rFonts w:ascii="Arial" w:hAnsi="Arial" w:cs="Arial"/>
          <w:lang w:val="en-US"/>
        </w:rPr>
        <w:t xml:space="preserve"> is the r</w:t>
      </w:r>
      <w:r>
        <w:rPr>
          <w:rFonts w:ascii="Arial" w:hAnsi="Arial" w:cs="Arial"/>
          <w:lang w:val="en-US"/>
        </w:rPr>
        <w:t>eproductive rate</w:t>
      </w:r>
      <w:r w:rsidRPr="00844B36">
        <w:rPr>
          <w:rFonts w:ascii="Arial" w:hAnsi="Arial" w:cs="Arial"/>
          <w:lang w:val="en-US"/>
        </w:rPr>
        <w:t xml:space="preserve">. </w:t>
      </w:r>
      <m:oMath>
        <m:r>
          <w:rPr>
            <w:rFonts w:ascii="Cambria Math" w:hAnsi="Cambria Math" w:cs="Arial"/>
            <w:lang w:val="en-US"/>
          </w:rPr>
          <m:t>a</m:t>
        </m:r>
      </m:oMath>
      <w:r w:rsidRPr="00844B36">
        <w:rPr>
          <w:rFonts w:ascii="Arial" w:hAnsi="Arial" w:cs="Arial"/>
        </w:rPr>
        <w:t xml:space="preserve"> is </w:t>
      </w:r>
      <w:r w:rsidR="005D2610">
        <w:rPr>
          <w:rFonts w:ascii="Arial" w:hAnsi="Arial" w:cs="Arial"/>
        </w:rPr>
        <w:t xml:space="preserve">the </w:t>
      </w:r>
      <w:r w:rsidRPr="00844B36">
        <w:rPr>
          <w:rFonts w:ascii="Arial" w:hAnsi="Arial" w:cs="Arial"/>
        </w:rPr>
        <w:t>intra-specific competition coefficient.</w:t>
      </w:r>
      <w:r w:rsidRPr="00844B36">
        <w:rPr>
          <w:rFonts w:ascii="Arial" w:hAnsi="Arial" w:cs="Arial"/>
          <w:lang w:val="en-US"/>
        </w:rPr>
        <w:t xml:space="preserve"> </w:t>
      </w:r>
      <m:oMath>
        <m:r>
          <w:rPr>
            <w:rFonts w:ascii="Cambria Math" w:hAnsi="Cambria Math" w:cs="Arial"/>
            <w:lang w:val="en-US"/>
          </w:rPr>
          <m:t>β</m:t>
        </m:r>
      </m:oMath>
      <w:r w:rsidRPr="00844B36">
        <w:rPr>
          <w:rFonts w:ascii="Arial" w:hAnsi="Arial" w:cs="Arial"/>
        </w:rPr>
        <w:t xml:space="preserve"> is the </w:t>
      </w:r>
      <w:r>
        <w:rPr>
          <w:rFonts w:ascii="Arial" w:hAnsi="Arial" w:cs="Arial"/>
        </w:rPr>
        <w:t xml:space="preserve">inter-specific </w:t>
      </w:r>
      <w:r w:rsidRPr="00844B36">
        <w:rPr>
          <w:rFonts w:ascii="Arial" w:hAnsi="Arial" w:cs="Arial"/>
        </w:rPr>
        <w:t>competition coefficient</w:t>
      </w:r>
      <w:del w:id="163" w:author="Chris Terry" w:date="2021-11-22T14:18:00Z">
        <w:r w:rsidRPr="00844B36" w:rsidDel="00C20F6F">
          <w:rPr>
            <w:rFonts w:ascii="Arial" w:hAnsi="Arial" w:cs="Arial"/>
          </w:rPr>
          <w:delText>s</w:delText>
        </w:r>
      </w:del>
      <w:r w:rsidRPr="00844B36">
        <w:rPr>
          <w:rFonts w:ascii="Arial" w:hAnsi="Arial" w:cs="Arial"/>
        </w:rPr>
        <w:t>. ci90 represents the 90% credible intervals of each parameter. The equilibrium states of the focal species are inferred from</w:t>
      </w:r>
      <w:r w:rsidR="00E9125B">
        <w:rPr>
          <w:rFonts w:ascii="Arial" w:hAnsi="Arial" w:cs="Arial"/>
        </w:rPr>
        <w:t xml:space="preserve"> </w:t>
      </w:r>
      <w:r w:rsidR="00E9125B">
        <w:rPr>
          <w:rFonts w:ascii="Arial" w:hAnsi="Arial" w:cs="Arial"/>
        </w:rPr>
        <w:fldChar w:fldCharType="begin" w:fldLock="1"/>
      </w:r>
      <w:r w:rsidR="00E9125B">
        <w:rPr>
          <w:rFonts w:ascii="Arial" w:hAnsi="Arial" w:cs="Arial"/>
        </w:rPr>
        <w:instrText>ADDIN CSL_CITATION {"citationItems":[{"id":"ITEM-1","itemData":{"DOI":"10.1016/0040-5809(76)90045-9","ISSN":"10960325","PMID":"1273800","abstract":"A discrete (difference) single age-class model for two-species competition is presented and its stability properties discussed. It resembles the Lotka-Volterra model in having linear zero growth isoclines, and thus, also in its general requirements for the coexistence of competing species. It differs in allowing the populations to show damped oscillations, stable cycles or even apparent \"chaos\" if competition is sufficiently severe. A similar two age-class model is discussed where there is both intra- and interspecific competition in one of the developmental stages, but only intraspecific competition in the other. Even this slight increase in complexity leads to markedly different properties. The zero growth curves become nonlinear and up to three equilibria between two competing species are possible. © 1976.","author":[{"dropping-particle":"","family":"Hassell","given":"M. P.","non-dropping-particle":"","parse-names":false,"suffix":""},{"dropping-particle":"","family":"Comins","given":"H. N.","non-dropping-particle":"","parse-names":false,"suffix":""}],"container-title":"Theoretical Population Biology","id":"ITEM-1","issue":"2","issued":{"date-parts":[["1976","4","1"]]},"page":"202-221","publisher":"Academic Press","title":"Discrete time models for two-species competition","type":"article-journal","volume":"9"},"uris":["http://www.mendeley.com/documents/?uuid=9851368a-6ace-3f97-833c-d25cfc98ec07"]}],"mendeley":{"formattedCitation":"(Hassell and Comins 1976)","plainTextFormattedCitation":"(Hassell and Comins 1976)"},"properties":{"noteIndex":0},"schema":"https://github.com/citation-style-language/schema/raw/master/csl-citation.json"}</w:instrText>
      </w:r>
      <w:r w:rsidR="00E9125B">
        <w:rPr>
          <w:rFonts w:ascii="Arial" w:hAnsi="Arial" w:cs="Arial"/>
        </w:rPr>
        <w:fldChar w:fldCharType="separate"/>
      </w:r>
      <w:r w:rsidR="00E9125B" w:rsidRPr="00E9125B">
        <w:rPr>
          <w:rFonts w:ascii="Arial" w:hAnsi="Arial" w:cs="Arial"/>
          <w:noProof/>
        </w:rPr>
        <w:t>(Hassell and Comins 1976)</w:t>
      </w:r>
      <w:r w:rsidR="00E9125B">
        <w:rPr>
          <w:rFonts w:ascii="Arial" w:hAnsi="Arial" w:cs="Arial"/>
        </w:rPr>
        <w:fldChar w:fldCharType="end"/>
      </w:r>
      <w:r w:rsidRPr="00844B36">
        <w:rPr>
          <w:rFonts w:ascii="Arial" w:hAnsi="Arial" w:cs="Arial"/>
        </w:rPr>
        <w:t>.</w:t>
      </w:r>
    </w:p>
    <w:tbl>
      <w:tblPr>
        <w:tblStyle w:val="PlainTable2"/>
        <w:tblW w:w="13892" w:type="dxa"/>
        <w:tblLook w:val="0600" w:firstRow="0" w:lastRow="0" w:firstColumn="0" w:lastColumn="0" w:noHBand="1" w:noVBand="1"/>
      </w:tblPr>
      <w:tblGrid>
        <w:gridCol w:w="1670"/>
        <w:gridCol w:w="1097"/>
        <w:gridCol w:w="817"/>
        <w:gridCol w:w="1803"/>
        <w:gridCol w:w="1134"/>
        <w:gridCol w:w="1235"/>
        <w:gridCol w:w="1496"/>
        <w:gridCol w:w="847"/>
        <w:gridCol w:w="1266"/>
        <w:gridCol w:w="2527"/>
      </w:tblGrid>
      <w:tr w:rsidR="00A06CCB" w:rsidRPr="00B36BDD" w14:paraId="29E0097E" w14:textId="77777777" w:rsidTr="0055073B">
        <w:trPr>
          <w:trHeight w:hRule="exact" w:val="627"/>
        </w:trPr>
        <w:tc>
          <w:tcPr>
            <w:tcW w:w="1670" w:type="dxa"/>
            <w:tcBorders>
              <w:bottom w:val="single" w:sz="4" w:space="0" w:color="auto"/>
            </w:tcBorders>
            <w:hideMark/>
          </w:tcPr>
          <w:p w14:paraId="0C8CDF2C" w14:textId="77777777" w:rsidR="00703DEF" w:rsidRPr="00B36BDD" w:rsidRDefault="00703DEF" w:rsidP="007C1BC4">
            <w:pPr>
              <w:jc w:val="center"/>
              <w:rPr>
                <w:rFonts w:ascii="Arial" w:hAnsi="Arial" w:cs="Arial"/>
              </w:rPr>
            </w:pPr>
            <w:r w:rsidRPr="00B36BDD">
              <w:rPr>
                <w:rFonts w:ascii="Arial" w:hAnsi="Arial" w:cs="Arial"/>
                <w:b/>
                <w:bCs/>
              </w:rPr>
              <w:t>Temperature</w:t>
            </w:r>
          </w:p>
        </w:tc>
        <w:tc>
          <w:tcPr>
            <w:tcW w:w="1097" w:type="dxa"/>
            <w:tcBorders>
              <w:bottom w:val="single" w:sz="4" w:space="0" w:color="auto"/>
            </w:tcBorders>
            <w:hideMark/>
          </w:tcPr>
          <w:p w14:paraId="135A526F" w14:textId="77777777" w:rsidR="00703DEF" w:rsidRPr="00B36BDD" w:rsidRDefault="00703DEF" w:rsidP="007C1BC4">
            <w:pPr>
              <w:jc w:val="center"/>
              <w:rPr>
                <w:rFonts w:ascii="Arial" w:hAnsi="Arial" w:cs="Arial"/>
              </w:rPr>
            </w:pPr>
            <w:r w:rsidRPr="00B36BDD">
              <w:rPr>
                <w:rFonts w:ascii="Arial" w:hAnsi="Arial" w:cs="Arial"/>
                <w:b/>
                <w:bCs/>
              </w:rPr>
              <w:t>Focal species</w:t>
            </w:r>
          </w:p>
        </w:tc>
        <w:tc>
          <w:tcPr>
            <w:tcW w:w="817" w:type="dxa"/>
            <w:tcBorders>
              <w:bottom w:val="single" w:sz="4" w:space="0" w:color="auto"/>
            </w:tcBorders>
            <w:hideMark/>
          </w:tcPr>
          <w:p w14:paraId="0B192FB0" w14:textId="77777777" w:rsidR="00703DEF" w:rsidRPr="00B36BDD" w:rsidRDefault="00703DEF" w:rsidP="007C1BC4">
            <w:pPr>
              <w:jc w:val="center"/>
              <w:rPr>
                <w:rFonts w:ascii="Arial" w:hAnsi="Arial" w:cs="Arial"/>
              </w:rPr>
            </w:pPr>
            <w:r w:rsidRPr="00B36BDD">
              <w:rPr>
                <w:rFonts w:ascii="Arial" w:hAnsi="Arial" w:cs="Arial"/>
                <w:b/>
                <w:bCs/>
              </w:rPr>
              <w:t>R</w:t>
            </w:r>
            <w:r w:rsidRPr="00B36BDD">
              <w:rPr>
                <w:rFonts w:ascii="Arial" w:hAnsi="Arial" w:cs="Arial"/>
                <w:b/>
                <w:bCs/>
                <w:vertAlign w:val="subscript"/>
              </w:rPr>
              <w:t>0</w:t>
            </w:r>
          </w:p>
        </w:tc>
        <w:tc>
          <w:tcPr>
            <w:tcW w:w="1803" w:type="dxa"/>
            <w:tcBorders>
              <w:bottom w:val="single" w:sz="4" w:space="0" w:color="auto"/>
            </w:tcBorders>
            <w:hideMark/>
          </w:tcPr>
          <w:p w14:paraId="604731BA" w14:textId="77777777" w:rsidR="00703DEF" w:rsidRPr="00B36BDD" w:rsidRDefault="00703DEF" w:rsidP="007C1BC4">
            <w:pPr>
              <w:jc w:val="center"/>
              <w:rPr>
                <w:rFonts w:ascii="Arial" w:hAnsi="Arial" w:cs="Arial"/>
              </w:rPr>
            </w:pPr>
            <w:r w:rsidRPr="00B36BDD">
              <w:rPr>
                <w:rFonts w:ascii="Arial" w:hAnsi="Arial" w:cs="Arial"/>
                <w:b/>
                <w:bCs/>
              </w:rPr>
              <w:t>R</w:t>
            </w:r>
            <w:r w:rsidRPr="00B36BDD">
              <w:rPr>
                <w:rFonts w:ascii="Arial" w:hAnsi="Arial" w:cs="Arial"/>
                <w:b/>
                <w:bCs/>
                <w:vertAlign w:val="subscript"/>
              </w:rPr>
              <w:t>0</w:t>
            </w:r>
            <w:r w:rsidRPr="00B36BDD">
              <w:rPr>
                <w:rFonts w:ascii="Arial" w:hAnsi="Arial" w:cs="Arial"/>
                <w:b/>
                <w:bCs/>
              </w:rPr>
              <w:t>.ci90</w:t>
            </w:r>
          </w:p>
        </w:tc>
        <w:tc>
          <w:tcPr>
            <w:tcW w:w="1134" w:type="dxa"/>
            <w:tcBorders>
              <w:bottom w:val="single" w:sz="4" w:space="0" w:color="auto"/>
            </w:tcBorders>
            <w:hideMark/>
          </w:tcPr>
          <w:p w14:paraId="264B8EA7" w14:textId="77777777" w:rsidR="00703DEF" w:rsidRPr="00B36BDD" w:rsidRDefault="00703DEF" w:rsidP="007C1BC4">
            <w:pPr>
              <w:jc w:val="center"/>
              <w:rPr>
                <w:rFonts w:ascii="Arial" w:hAnsi="Arial" w:cs="Arial"/>
              </w:rPr>
            </w:pPr>
            <m:oMathPara>
              <m:oMathParaPr>
                <m:jc m:val="centerGroup"/>
              </m:oMathParaPr>
              <m:oMath>
                <m:r>
                  <m:rPr>
                    <m:sty m:val="bi"/>
                  </m:rPr>
                  <w:rPr>
                    <w:rFonts w:ascii="Cambria Math" w:hAnsi="Cambria Math" w:cs="Arial"/>
                    <w:lang w:val="en-US"/>
                  </w:rPr>
                  <m:t>a</m:t>
                </m:r>
              </m:oMath>
            </m:oMathPara>
          </w:p>
        </w:tc>
        <w:tc>
          <w:tcPr>
            <w:tcW w:w="1235" w:type="dxa"/>
            <w:tcBorders>
              <w:bottom w:val="single" w:sz="4" w:space="0" w:color="auto"/>
            </w:tcBorders>
            <w:hideMark/>
          </w:tcPr>
          <w:p w14:paraId="3BAC6D97" w14:textId="77777777" w:rsidR="00703DEF" w:rsidRPr="00B36BDD" w:rsidRDefault="00703DEF" w:rsidP="007C1BC4">
            <w:pPr>
              <w:jc w:val="center"/>
              <w:rPr>
                <w:rFonts w:ascii="Arial" w:hAnsi="Arial" w:cs="Arial"/>
              </w:rPr>
            </w:pPr>
            <m:oMath>
              <m:r>
                <m:rPr>
                  <m:sty m:val="bi"/>
                </m:rPr>
                <w:rPr>
                  <w:rFonts w:ascii="Cambria Math" w:hAnsi="Cambria Math" w:cs="Arial"/>
                  <w:lang w:val="en-US"/>
                </w:rPr>
                <m:t>a</m:t>
              </m:r>
            </m:oMath>
            <w:r w:rsidRPr="00B36BDD">
              <w:rPr>
                <w:rFonts w:ascii="Arial" w:hAnsi="Arial" w:cs="Arial"/>
                <w:b/>
                <w:bCs/>
              </w:rPr>
              <w:t>.ci90</w:t>
            </w:r>
          </w:p>
        </w:tc>
        <w:tc>
          <w:tcPr>
            <w:tcW w:w="1496" w:type="dxa"/>
            <w:tcBorders>
              <w:bottom w:val="single" w:sz="4" w:space="0" w:color="auto"/>
            </w:tcBorders>
            <w:hideMark/>
          </w:tcPr>
          <w:p w14:paraId="60F51A49" w14:textId="77777777" w:rsidR="00703DEF" w:rsidRPr="00B36BDD" w:rsidRDefault="00703DEF" w:rsidP="007C1BC4">
            <w:pPr>
              <w:jc w:val="center"/>
              <w:rPr>
                <w:rFonts w:ascii="Arial" w:hAnsi="Arial" w:cs="Arial"/>
              </w:rPr>
            </w:pPr>
            <w:r w:rsidRPr="00B36BDD">
              <w:rPr>
                <w:rFonts w:ascii="Arial" w:hAnsi="Arial" w:cs="Arial"/>
                <w:b/>
                <w:bCs/>
              </w:rPr>
              <w:t>Competitor</w:t>
            </w:r>
          </w:p>
        </w:tc>
        <w:tc>
          <w:tcPr>
            <w:tcW w:w="847" w:type="dxa"/>
            <w:tcBorders>
              <w:bottom w:val="single" w:sz="4" w:space="0" w:color="auto"/>
            </w:tcBorders>
            <w:hideMark/>
          </w:tcPr>
          <w:p w14:paraId="35FE59F5" w14:textId="77777777" w:rsidR="00703DEF" w:rsidRPr="00B36BDD" w:rsidRDefault="00703DEF" w:rsidP="007C1BC4">
            <w:pPr>
              <w:jc w:val="center"/>
              <w:rPr>
                <w:rFonts w:ascii="Arial" w:hAnsi="Arial" w:cs="Arial"/>
              </w:rPr>
            </w:pPr>
            <m:oMathPara>
              <m:oMathParaPr>
                <m:jc m:val="centerGroup"/>
              </m:oMathParaPr>
              <m:oMath>
                <m:r>
                  <m:rPr>
                    <m:sty m:val="bi"/>
                  </m:rPr>
                  <w:rPr>
                    <w:rFonts w:ascii="Cambria Math" w:hAnsi="Cambria Math" w:cs="Arial"/>
                    <w:lang w:val="en-US"/>
                  </w:rPr>
                  <m:t>β</m:t>
                </m:r>
              </m:oMath>
            </m:oMathPara>
          </w:p>
        </w:tc>
        <w:tc>
          <w:tcPr>
            <w:tcW w:w="1266" w:type="dxa"/>
            <w:tcBorders>
              <w:bottom w:val="single" w:sz="4" w:space="0" w:color="auto"/>
            </w:tcBorders>
            <w:hideMark/>
          </w:tcPr>
          <w:p w14:paraId="79CDD402" w14:textId="77777777" w:rsidR="00703DEF" w:rsidRPr="00B36BDD" w:rsidRDefault="00703DEF" w:rsidP="007C1BC4">
            <w:pPr>
              <w:jc w:val="center"/>
              <w:rPr>
                <w:rFonts w:ascii="Arial" w:hAnsi="Arial" w:cs="Arial"/>
              </w:rPr>
            </w:pPr>
            <m:oMath>
              <m:r>
                <m:rPr>
                  <m:sty m:val="bi"/>
                </m:rPr>
                <w:rPr>
                  <w:rFonts w:ascii="Cambria Math" w:hAnsi="Cambria Math" w:cs="Arial"/>
                  <w:lang w:val="en-US"/>
                </w:rPr>
                <m:t>β</m:t>
              </m:r>
            </m:oMath>
            <w:r w:rsidRPr="00B36BDD">
              <w:rPr>
                <w:rFonts w:ascii="Arial" w:hAnsi="Arial" w:cs="Arial"/>
                <w:b/>
                <w:bCs/>
              </w:rPr>
              <w:t>.ci90</w:t>
            </w:r>
          </w:p>
        </w:tc>
        <w:tc>
          <w:tcPr>
            <w:tcW w:w="2527" w:type="dxa"/>
            <w:tcBorders>
              <w:bottom w:val="single" w:sz="4" w:space="0" w:color="auto"/>
            </w:tcBorders>
            <w:hideMark/>
          </w:tcPr>
          <w:p w14:paraId="684B3FEB" w14:textId="77777777" w:rsidR="00703DEF" w:rsidRPr="00B36BDD" w:rsidRDefault="00703DEF" w:rsidP="007C1BC4">
            <w:pPr>
              <w:jc w:val="center"/>
              <w:rPr>
                <w:rFonts w:ascii="Arial" w:hAnsi="Arial" w:cs="Arial"/>
              </w:rPr>
            </w:pPr>
            <w:r w:rsidRPr="00B36BDD">
              <w:rPr>
                <w:rFonts w:ascii="Arial" w:hAnsi="Arial" w:cs="Arial"/>
                <w:b/>
                <w:bCs/>
              </w:rPr>
              <w:t>Equilibrium state of the focal species</w:t>
            </w:r>
          </w:p>
        </w:tc>
      </w:tr>
      <w:tr w:rsidR="00A06CCB" w:rsidRPr="00B36BDD" w14:paraId="0321E6F8" w14:textId="77777777" w:rsidTr="0055073B">
        <w:trPr>
          <w:trHeight w:hRule="exact" w:val="312"/>
        </w:trPr>
        <w:tc>
          <w:tcPr>
            <w:tcW w:w="1670" w:type="dxa"/>
            <w:vMerge w:val="restart"/>
            <w:tcBorders>
              <w:top w:val="single" w:sz="4" w:space="0" w:color="auto"/>
            </w:tcBorders>
            <w:hideMark/>
          </w:tcPr>
          <w:p w14:paraId="12D8E890" w14:textId="24D5245D" w:rsidR="00703DEF" w:rsidRPr="00B30C51" w:rsidRDefault="003C26C1" w:rsidP="007C1BC4">
            <w:pPr>
              <w:jc w:val="center"/>
              <w:rPr>
                <w:rFonts w:ascii="Arial" w:hAnsi="Arial" w:cs="Arial"/>
                <w:lang w:val="en-US"/>
              </w:rPr>
            </w:pPr>
            <w:r>
              <w:rPr>
                <w:rFonts w:ascii="Arial" w:hAnsi="Arial" w:cs="Arial"/>
                <w:lang w:val="en-US"/>
              </w:rPr>
              <w:t>U</w:t>
            </w:r>
            <w:r w:rsidR="005B14D0">
              <w:rPr>
                <w:rFonts w:ascii="Arial" w:hAnsi="Arial" w:cs="Arial"/>
                <w:lang w:val="en-US"/>
              </w:rPr>
              <w:t>pland</w:t>
            </w:r>
          </w:p>
        </w:tc>
        <w:tc>
          <w:tcPr>
            <w:tcW w:w="1097" w:type="dxa"/>
            <w:vMerge w:val="restart"/>
            <w:tcBorders>
              <w:top w:val="single" w:sz="4" w:space="0" w:color="auto"/>
            </w:tcBorders>
            <w:hideMark/>
          </w:tcPr>
          <w:p w14:paraId="265EA239" w14:textId="77777777" w:rsidR="00703DEF" w:rsidRPr="00B36BDD" w:rsidRDefault="00703DEF" w:rsidP="007C1BC4">
            <w:pPr>
              <w:jc w:val="center"/>
              <w:rPr>
                <w:rFonts w:ascii="Arial" w:hAnsi="Arial" w:cs="Arial"/>
              </w:rPr>
            </w:pPr>
            <w:r w:rsidRPr="00B36BDD">
              <w:rPr>
                <w:rFonts w:ascii="Arial" w:hAnsi="Arial" w:cs="Arial"/>
              </w:rPr>
              <w:t>BIP</w:t>
            </w:r>
          </w:p>
        </w:tc>
        <w:tc>
          <w:tcPr>
            <w:tcW w:w="817" w:type="dxa"/>
            <w:vMerge w:val="restart"/>
            <w:tcBorders>
              <w:top w:val="single" w:sz="4" w:space="0" w:color="auto"/>
            </w:tcBorders>
            <w:hideMark/>
          </w:tcPr>
          <w:p w14:paraId="17822A3E" w14:textId="77777777" w:rsidR="00703DEF" w:rsidRPr="00B36BDD" w:rsidRDefault="00703DEF" w:rsidP="007C1BC4">
            <w:pPr>
              <w:jc w:val="center"/>
              <w:rPr>
                <w:rFonts w:ascii="Arial" w:hAnsi="Arial" w:cs="Arial"/>
              </w:rPr>
            </w:pPr>
            <w:r w:rsidRPr="00B36BDD">
              <w:rPr>
                <w:rFonts w:ascii="Arial" w:hAnsi="Arial" w:cs="Arial"/>
              </w:rPr>
              <w:t>11.36</w:t>
            </w:r>
          </w:p>
        </w:tc>
        <w:tc>
          <w:tcPr>
            <w:tcW w:w="1803" w:type="dxa"/>
            <w:vMerge w:val="restart"/>
            <w:tcBorders>
              <w:top w:val="single" w:sz="4" w:space="0" w:color="auto"/>
            </w:tcBorders>
            <w:hideMark/>
          </w:tcPr>
          <w:p w14:paraId="779B5593" w14:textId="77777777" w:rsidR="00703DEF" w:rsidRPr="00B36BDD" w:rsidRDefault="00703DEF" w:rsidP="007C1BC4">
            <w:pPr>
              <w:jc w:val="center"/>
              <w:rPr>
                <w:rFonts w:ascii="Arial" w:hAnsi="Arial" w:cs="Arial"/>
              </w:rPr>
            </w:pPr>
            <w:r w:rsidRPr="00B36BDD">
              <w:rPr>
                <w:rFonts w:ascii="Arial" w:hAnsi="Arial" w:cs="Arial"/>
              </w:rPr>
              <w:t>8.06-15.21</w:t>
            </w:r>
          </w:p>
        </w:tc>
        <w:tc>
          <w:tcPr>
            <w:tcW w:w="1134" w:type="dxa"/>
            <w:vMerge w:val="restart"/>
            <w:tcBorders>
              <w:top w:val="single" w:sz="4" w:space="0" w:color="auto"/>
            </w:tcBorders>
            <w:hideMark/>
          </w:tcPr>
          <w:p w14:paraId="1D2EEC6E" w14:textId="77777777" w:rsidR="00703DEF" w:rsidRPr="00B36BDD" w:rsidRDefault="00703DEF" w:rsidP="007C1BC4">
            <w:pPr>
              <w:jc w:val="center"/>
              <w:rPr>
                <w:rFonts w:ascii="Arial" w:hAnsi="Arial" w:cs="Arial"/>
              </w:rPr>
            </w:pPr>
            <w:r w:rsidRPr="00B36BDD">
              <w:rPr>
                <w:rFonts w:ascii="Arial" w:hAnsi="Arial" w:cs="Arial"/>
              </w:rPr>
              <w:t>0.05</w:t>
            </w:r>
          </w:p>
        </w:tc>
        <w:tc>
          <w:tcPr>
            <w:tcW w:w="1235" w:type="dxa"/>
            <w:vMerge w:val="restart"/>
            <w:tcBorders>
              <w:top w:val="single" w:sz="4" w:space="0" w:color="auto"/>
            </w:tcBorders>
            <w:hideMark/>
          </w:tcPr>
          <w:p w14:paraId="2C30ED89" w14:textId="77777777" w:rsidR="00703DEF" w:rsidRPr="00B36BDD" w:rsidRDefault="00703DEF" w:rsidP="007C1BC4">
            <w:pPr>
              <w:jc w:val="center"/>
              <w:rPr>
                <w:rFonts w:ascii="Arial" w:hAnsi="Arial" w:cs="Arial"/>
              </w:rPr>
            </w:pPr>
            <w:r w:rsidRPr="00B36BDD">
              <w:rPr>
                <w:rFonts w:ascii="Arial" w:hAnsi="Arial" w:cs="Arial"/>
              </w:rPr>
              <w:t>0.02-0.09</w:t>
            </w:r>
          </w:p>
        </w:tc>
        <w:tc>
          <w:tcPr>
            <w:tcW w:w="1496" w:type="dxa"/>
            <w:tcBorders>
              <w:top w:val="single" w:sz="4" w:space="0" w:color="auto"/>
            </w:tcBorders>
            <w:hideMark/>
          </w:tcPr>
          <w:p w14:paraId="6C1575BC" w14:textId="77777777" w:rsidR="00703DEF" w:rsidRPr="00B36BDD" w:rsidRDefault="00703DEF" w:rsidP="007C1BC4">
            <w:pPr>
              <w:jc w:val="center"/>
              <w:rPr>
                <w:rFonts w:ascii="Arial" w:hAnsi="Arial" w:cs="Arial"/>
              </w:rPr>
            </w:pPr>
            <w:r w:rsidRPr="00B36BDD">
              <w:rPr>
                <w:rFonts w:ascii="Arial" w:hAnsi="Arial" w:cs="Arial"/>
              </w:rPr>
              <w:t>PAL</w:t>
            </w:r>
          </w:p>
        </w:tc>
        <w:tc>
          <w:tcPr>
            <w:tcW w:w="847" w:type="dxa"/>
            <w:tcBorders>
              <w:top w:val="single" w:sz="4" w:space="0" w:color="auto"/>
            </w:tcBorders>
            <w:hideMark/>
          </w:tcPr>
          <w:p w14:paraId="0E52ACC1" w14:textId="77777777" w:rsidR="00703DEF" w:rsidRPr="00B36BDD" w:rsidRDefault="00703DEF" w:rsidP="007C1BC4">
            <w:pPr>
              <w:jc w:val="center"/>
              <w:rPr>
                <w:rFonts w:ascii="Arial" w:hAnsi="Arial" w:cs="Arial"/>
              </w:rPr>
            </w:pPr>
            <w:r w:rsidRPr="00B36BDD">
              <w:rPr>
                <w:rFonts w:ascii="Arial" w:hAnsi="Arial" w:cs="Arial"/>
              </w:rPr>
              <w:t>2.26</w:t>
            </w:r>
          </w:p>
        </w:tc>
        <w:tc>
          <w:tcPr>
            <w:tcW w:w="1266" w:type="dxa"/>
            <w:tcBorders>
              <w:top w:val="single" w:sz="4" w:space="0" w:color="auto"/>
            </w:tcBorders>
            <w:hideMark/>
          </w:tcPr>
          <w:p w14:paraId="14BA1A8B" w14:textId="77777777" w:rsidR="00703DEF" w:rsidRPr="00B36BDD" w:rsidRDefault="00703DEF" w:rsidP="007C1BC4">
            <w:pPr>
              <w:jc w:val="center"/>
              <w:rPr>
                <w:rFonts w:ascii="Arial" w:hAnsi="Arial" w:cs="Arial"/>
              </w:rPr>
            </w:pPr>
            <w:r w:rsidRPr="00B36BDD">
              <w:rPr>
                <w:rFonts w:ascii="Arial" w:hAnsi="Arial" w:cs="Arial"/>
              </w:rPr>
              <w:t>1.4-4.08</w:t>
            </w:r>
          </w:p>
        </w:tc>
        <w:tc>
          <w:tcPr>
            <w:tcW w:w="2527" w:type="dxa"/>
            <w:tcBorders>
              <w:top w:val="single" w:sz="4" w:space="0" w:color="auto"/>
            </w:tcBorders>
            <w:hideMark/>
          </w:tcPr>
          <w:p w14:paraId="42990357" w14:textId="77777777" w:rsidR="00703DEF" w:rsidRPr="00B36BDD" w:rsidRDefault="00703DEF" w:rsidP="007C1BC4">
            <w:pPr>
              <w:jc w:val="center"/>
              <w:rPr>
                <w:rFonts w:ascii="Arial" w:hAnsi="Arial" w:cs="Arial"/>
              </w:rPr>
            </w:pPr>
            <w:r w:rsidRPr="00B36BDD">
              <w:rPr>
                <w:rFonts w:ascii="Arial" w:hAnsi="Arial" w:cs="Arial"/>
              </w:rPr>
              <w:t>excluded</w:t>
            </w:r>
          </w:p>
        </w:tc>
      </w:tr>
      <w:tr w:rsidR="0055073B" w:rsidRPr="00B36BDD" w14:paraId="1A070632" w14:textId="77777777" w:rsidTr="0055073B">
        <w:trPr>
          <w:trHeight w:hRule="exact" w:val="312"/>
        </w:trPr>
        <w:tc>
          <w:tcPr>
            <w:tcW w:w="1670" w:type="dxa"/>
            <w:vMerge/>
            <w:hideMark/>
          </w:tcPr>
          <w:p w14:paraId="46A65AB6" w14:textId="77777777" w:rsidR="00703DEF" w:rsidRPr="00B36BDD" w:rsidRDefault="00703DEF" w:rsidP="007C1BC4">
            <w:pPr>
              <w:jc w:val="center"/>
              <w:rPr>
                <w:rFonts w:ascii="Arial" w:hAnsi="Arial" w:cs="Arial"/>
              </w:rPr>
            </w:pPr>
          </w:p>
        </w:tc>
        <w:tc>
          <w:tcPr>
            <w:tcW w:w="1097" w:type="dxa"/>
            <w:vMerge/>
            <w:hideMark/>
          </w:tcPr>
          <w:p w14:paraId="76F2CECF" w14:textId="77777777" w:rsidR="00703DEF" w:rsidRPr="00B36BDD" w:rsidRDefault="00703DEF" w:rsidP="007C1BC4">
            <w:pPr>
              <w:jc w:val="center"/>
              <w:rPr>
                <w:rFonts w:ascii="Arial" w:hAnsi="Arial" w:cs="Arial"/>
              </w:rPr>
            </w:pPr>
          </w:p>
        </w:tc>
        <w:tc>
          <w:tcPr>
            <w:tcW w:w="817" w:type="dxa"/>
            <w:vMerge/>
            <w:hideMark/>
          </w:tcPr>
          <w:p w14:paraId="5BF4D21C" w14:textId="77777777" w:rsidR="00703DEF" w:rsidRPr="00B36BDD" w:rsidRDefault="00703DEF" w:rsidP="007C1BC4">
            <w:pPr>
              <w:jc w:val="center"/>
              <w:rPr>
                <w:rFonts w:ascii="Arial" w:hAnsi="Arial" w:cs="Arial"/>
              </w:rPr>
            </w:pPr>
          </w:p>
        </w:tc>
        <w:tc>
          <w:tcPr>
            <w:tcW w:w="1803" w:type="dxa"/>
            <w:vMerge/>
            <w:hideMark/>
          </w:tcPr>
          <w:p w14:paraId="5A2D6033" w14:textId="77777777" w:rsidR="00703DEF" w:rsidRPr="00B36BDD" w:rsidRDefault="00703DEF" w:rsidP="007C1BC4">
            <w:pPr>
              <w:jc w:val="center"/>
              <w:rPr>
                <w:rFonts w:ascii="Arial" w:hAnsi="Arial" w:cs="Arial"/>
              </w:rPr>
            </w:pPr>
          </w:p>
        </w:tc>
        <w:tc>
          <w:tcPr>
            <w:tcW w:w="1134" w:type="dxa"/>
            <w:vMerge/>
            <w:hideMark/>
          </w:tcPr>
          <w:p w14:paraId="19D0712D" w14:textId="77777777" w:rsidR="00703DEF" w:rsidRPr="00B36BDD" w:rsidRDefault="00703DEF" w:rsidP="007C1BC4">
            <w:pPr>
              <w:jc w:val="center"/>
              <w:rPr>
                <w:rFonts w:ascii="Arial" w:hAnsi="Arial" w:cs="Arial"/>
              </w:rPr>
            </w:pPr>
          </w:p>
        </w:tc>
        <w:tc>
          <w:tcPr>
            <w:tcW w:w="1235" w:type="dxa"/>
            <w:vMerge/>
            <w:hideMark/>
          </w:tcPr>
          <w:p w14:paraId="6C928D5B" w14:textId="77777777" w:rsidR="00703DEF" w:rsidRPr="00B36BDD" w:rsidRDefault="00703DEF" w:rsidP="007C1BC4">
            <w:pPr>
              <w:jc w:val="center"/>
              <w:rPr>
                <w:rFonts w:ascii="Arial" w:hAnsi="Arial" w:cs="Arial"/>
              </w:rPr>
            </w:pPr>
          </w:p>
        </w:tc>
        <w:tc>
          <w:tcPr>
            <w:tcW w:w="1496" w:type="dxa"/>
            <w:hideMark/>
          </w:tcPr>
          <w:p w14:paraId="4D45DD3C" w14:textId="77777777" w:rsidR="00703DEF" w:rsidRPr="00B36BDD" w:rsidRDefault="00703DEF" w:rsidP="007C1BC4">
            <w:pPr>
              <w:jc w:val="center"/>
              <w:rPr>
                <w:rFonts w:ascii="Arial" w:hAnsi="Arial" w:cs="Arial"/>
              </w:rPr>
            </w:pPr>
            <w:r w:rsidRPr="00B36BDD">
              <w:rPr>
                <w:rFonts w:ascii="Arial" w:hAnsi="Arial" w:cs="Arial"/>
              </w:rPr>
              <w:t>PAN</w:t>
            </w:r>
          </w:p>
        </w:tc>
        <w:tc>
          <w:tcPr>
            <w:tcW w:w="847" w:type="dxa"/>
            <w:hideMark/>
          </w:tcPr>
          <w:p w14:paraId="0C452655" w14:textId="77777777" w:rsidR="00703DEF" w:rsidRPr="00B36BDD" w:rsidRDefault="00703DEF" w:rsidP="007C1BC4">
            <w:pPr>
              <w:jc w:val="center"/>
              <w:rPr>
                <w:rFonts w:ascii="Arial" w:hAnsi="Arial" w:cs="Arial"/>
              </w:rPr>
            </w:pPr>
            <w:r w:rsidRPr="00B36BDD">
              <w:rPr>
                <w:rFonts w:ascii="Arial" w:hAnsi="Arial" w:cs="Arial"/>
              </w:rPr>
              <w:t>0.99</w:t>
            </w:r>
          </w:p>
        </w:tc>
        <w:tc>
          <w:tcPr>
            <w:tcW w:w="1266" w:type="dxa"/>
            <w:hideMark/>
          </w:tcPr>
          <w:p w14:paraId="53DC550F" w14:textId="77777777" w:rsidR="00703DEF" w:rsidRPr="00B36BDD" w:rsidRDefault="00703DEF" w:rsidP="007C1BC4">
            <w:pPr>
              <w:jc w:val="center"/>
              <w:rPr>
                <w:rFonts w:ascii="Arial" w:hAnsi="Arial" w:cs="Arial"/>
              </w:rPr>
            </w:pPr>
            <w:r w:rsidRPr="00B36BDD">
              <w:rPr>
                <w:rFonts w:ascii="Arial" w:hAnsi="Arial" w:cs="Arial"/>
              </w:rPr>
              <w:t>0.47-1.95</w:t>
            </w:r>
          </w:p>
        </w:tc>
        <w:tc>
          <w:tcPr>
            <w:tcW w:w="2527" w:type="dxa"/>
            <w:hideMark/>
          </w:tcPr>
          <w:p w14:paraId="46B7F38B" w14:textId="77777777" w:rsidR="00703DEF" w:rsidRPr="00B36BDD" w:rsidRDefault="00703DEF" w:rsidP="007C1BC4">
            <w:pPr>
              <w:jc w:val="center"/>
              <w:rPr>
                <w:rFonts w:ascii="Arial" w:hAnsi="Arial" w:cs="Arial"/>
              </w:rPr>
            </w:pPr>
            <w:r w:rsidRPr="00B36BDD">
              <w:rPr>
                <w:rFonts w:ascii="Arial" w:hAnsi="Arial" w:cs="Arial"/>
              </w:rPr>
              <w:t>excluded</w:t>
            </w:r>
          </w:p>
        </w:tc>
      </w:tr>
      <w:tr w:rsidR="0055073B" w:rsidRPr="00B36BDD" w14:paraId="4FE5032A" w14:textId="77777777" w:rsidTr="0055073B">
        <w:trPr>
          <w:trHeight w:hRule="exact" w:val="312"/>
        </w:trPr>
        <w:tc>
          <w:tcPr>
            <w:tcW w:w="1670" w:type="dxa"/>
            <w:vMerge/>
            <w:hideMark/>
          </w:tcPr>
          <w:p w14:paraId="1A8578D1" w14:textId="77777777" w:rsidR="00703DEF" w:rsidRPr="00B36BDD" w:rsidRDefault="00703DEF" w:rsidP="007C1BC4">
            <w:pPr>
              <w:jc w:val="center"/>
              <w:rPr>
                <w:rFonts w:ascii="Arial" w:hAnsi="Arial" w:cs="Arial"/>
              </w:rPr>
            </w:pPr>
          </w:p>
        </w:tc>
        <w:tc>
          <w:tcPr>
            <w:tcW w:w="1097" w:type="dxa"/>
            <w:vMerge/>
            <w:hideMark/>
          </w:tcPr>
          <w:p w14:paraId="0D78BCCD" w14:textId="77777777" w:rsidR="00703DEF" w:rsidRPr="00B36BDD" w:rsidRDefault="00703DEF" w:rsidP="007C1BC4">
            <w:pPr>
              <w:jc w:val="center"/>
              <w:rPr>
                <w:rFonts w:ascii="Arial" w:hAnsi="Arial" w:cs="Arial"/>
              </w:rPr>
            </w:pPr>
          </w:p>
        </w:tc>
        <w:tc>
          <w:tcPr>
            <w:tcW w:w="817" w:type="dxa"/>
            <w:vMerge/>
            <w:hideMark/>
          </w:tcPr>
          <w:p w14:paraId="6BEFB3E6" w14:textId="77777777" w:rsidR="00703DEF" w:rsidRPr="00B36BDD" w:rsidRDefault="00703DEF" w:rsidP="007C1BC4">
            <w:pPr>
              <w:jc w:val="center"/>
              <w:rPr>
                <w:rFonts w:ascii="Arial" w:hAnsi="Arial" w:cs="Arial"/>
              </w:rPr>
            </w:pPr>
          </w:p>
        </w:tc>
        <w:tc>
          <w:tcPr>
            <w:tcW w:w="1803" w:type="dxa"/>
            <w:vMerge/>
            <w:hideMark/>
          </w:tcPr>
          <w:p w14:paraId="65D57DEE" w14:textId="77777777" w:rsidR="00703DEF" w:rsidRPr="00B36BDD" w:rsidRDefault="00703DEF" w:rsidP="007C1BC4">
            <w:pPr>
              <w:jc w:val="center"/>
              <w:rPr>
                <w:rFonts w:ascii="Arial" w:hAnsi="Arial" w:cs="Arial"/>
              </w:rPr>
            </w:pPr>
          </w:p>
        </w:tc>
        <w:tc>
          <w:tcPr>
            <w:tcW w:w="1134" w:type="dxa"/>
            <w:vMerge/>
            <w:hideMark/>
          </w:tcPr>
          <w:p w14:paraId="4A4D0B92" w14:textId="77777777" w:rsidR="00703DEF" w:rsidRPr="00B36BDD" w:rsidRDefault="00703DEF" w:rsidP="007C1BC4">
            <w:pPr>
              <w:jc w:val="center"/>
              <w:rPr>
                <w:rFonts w:ascii="Arial" w:hAnsi="Arial" w:cs="Arial"/>
              </w:rPr>
            </w:pPr>
          </w:p>
        </w:tc>
        <w:tc>
          <w:tcPr>
            <w:tcW w:w="1235" w:type="dxa"/>
            <w:vMerge/>
            <w:hideMark/>
          </w:tcPr>
          <w:p w14:paraId="08C1C067" w14:textId="77777777" w:rsidR="00703DEF" w:rsidRPr="00B36BDD" w:rsidRDefault="00703DEF" w:rsidP="007C1BC4">
            <w:pPr>
              <w:jc w:val="center"/>
              <w:rPr>
                <w:rFonts w:ascii="Arial" w:hAnsi="Arial" w:cs="Arial"/>
              </w:rPr>
            </w:pPr>
          </w:p>
        </w:tc>
        <w:tc>
          <w:tcPr>
            <w:tcW w:w="1496" w:type="dxa"/>
            <w:hideMark/>
          </w:tcPr>
          <w:p w14:paraId="0BFED32A" w14:textId="77777777" w:rsidR="00703DEF" w:rsidRPr="00B36BDD" w:rsidRDefault="00703DEF" w:rsidP="007C1BC4">
            <w:pPr>
              <w:jc w:val="center"/>
              <w:rPr>
                <w:rFonts w:ascii="Arial" w:hAnsi="Arial" w:cs="Arial"/>
              </w:rPr>
            </w:pPr>
            <w:r w:rsidRPr="00B36BDD">
              <w:rPr>
                <w:rFonts w:ascii="Arial" w:hAnsi="Arial" w:cs="Arial"/>
              </w:rPr>
              <w:t>PST</w:t>
            </w:r>
          </w:p>
        </w:tc>
        <w:tc>
          <w:tcPr>
            <w:tcW w:w="847" w:type="dxa"/>
            <w:hideMark/>
          </w:tcPr>
          <w:p w14:paraId="49F79805" w14:textId="77777777" w:rsidR="00703DEF" w:rsidRPr="00B36BDD" w:rsidRDefault="00703DEF" w:rsidP="007C1BC4">
            <w:pPr>
              <w:jc w:val="center"/>
              <w:rPr>
                <w:rFonts w:ascii="Arial" w:hAnsi="Arial" w:cs="Arial"/>
              </w:rPr>
            </w:pPr>
            <w:r w:rsidRPr="00B36BDD">
              <w:rPr>
                <w:rFonts w:ascii="Arial" w:hAnsi="Arial" w:cs="Arial"/>
              </w:rPr>
              <w:t>0.47</w:t>
            </w:r>
          </w:p>
        </w:tc>
        <w:tc>
          <w:tcPr>
            <w:tcW w:w="1266" w:type="dxa"/>
            <w:hideMark/>
          </w:tcPr>
          <w:p w14:paraId="3A8FE6A3" w14:textId="77777777" w:rsidR="00703DEF" w:rsidRPr="00B36BDD" w:rsidRDefault="00703DEF" w:rsidP="007C1BC4">
            <w:pPr>
              <w:jc w:val="center"/>
              <w:rPr>
                <w:rFonts w:ascii="Arial" w:hAnsi="Arial" w:cs="Arial"/>
              </w:rPr>
            </w:pPr>
            <w:r w:rsidRPr="00B36BDD">
              <w:rPr>
                <w:rFonts w:ascii="Arial" w:hAnsi="Arial" w:cs="Arial"/>
              </w:rPr>
              <w:t>0.12-1.09</w:t>
            </w:r>
          </w:p>
        </w:tc>
        <w:tc>
          <w:tcPr>
            <w:tcW w:w="2527" w:type="dxa"/>
            <w:hideMark/>
          </w:tcPr>
          <w:p w14:paraId="3D8FC77E" w14:textId="77777777" w:rsidR="00703DEF" w:rsidRPr="00B36BDD" w:rsidRDefault="00703DEF" w:rsidP="007C1BC4">
            <w:pPr>
              <w:jc w:val="center"/>
              <w:rPr>
                <w:rFonts w:ascii="Arial" w:hAnsi="Arial" w:cs="Arial"/>
              </w:rPr>
            </w:pPr>
            <w:r w:rsidRPr="00B36BDD">
              <w:rPr>
                <w:rFonts w:ascii="Arial" w:hAnsi="Arial" w:cs="Arial"/>
              </w:rPr>
              <w:t>stable coexistence</w:t>
            </w:r>
          </w:p>
        </w:tc>
      </w:tr>
      <w:tr w:rsidR="0055073B" w:rsidRPr="00B36BDD" w14:paraId="389B22EE" w14:textId="77777777" w:rsidTr="0055073B">
        <w:trPr>
          <w:trHeight w:hRule="exact" w:val="312"/>
        </w:trPr>
        <w:tc>
          <w:tcPr>
            <w:tcW w:w="1670" w:type="dxa"/>
            <w:vMerge/>
            <w:hideMark/>
          </w:tcPr>
          <w:p w14:paraId="1FB74CA9" w14:textId="77777777" w:rsidR="00703DEF" w:rsidRPr="00B36BDD" w:rsidRDefault="00703DEF" w:rsidP="007C1BC4">
            <w:pPr>
              <w:jc w:val="center"/>
              <w:rPr>
                <w:rFonts w:ascii="Arial" w:hAnsi="Arial" w:cs="Arial"/>
              </w:rPr>
            </w:pPr>
          </w:p>
        </w:tc>
        <w:tc>
          <w:tcPr>
            <w:tcW w:w="1097" w:type="dxa"/>
            <w:vMerge/>
            <w:hideMark/>
          </w:tcPr>
          <w:p w14:paraId="5604A02C" w14:textId="77777777" w:rsidR="00703DEF" w:rsidRPr="00B36BDD" w:rsidRDefault="00703DEF" w:rsidP="007C1BC4">
            <w:pPr>
              <w:jc w:val="center"/>
              <w:rPr>
                <w:rFonts w:ascii="Arial" w:hAnsi="Arial" w:cs="Arial"/>
              </w:rPr>
            </w:pPr>
          </w:p>
        </w:tc>
        <w:tc>
          <w:tcPr>
            <w:tcW w:w="817" w:type="dxa"/>
            <w:vMerge/>
            <w:hideMark/>
          </w:tcPr>
          <w:p w14:paraId="0A819B58" w14:textId="77777777" w:rsidR="00703DEF" w:rsidRPr="00B36BDD" w:rsidRDefault="00703DEF" w:rsidP="007C1BC4">
            <w:pPr>
              <w:jc w:val="center"/>
              <w:rPr>
                <w:rFonts w:ascii="Arial" w:hAnsi="Arial" w:cs="Arial"/>
              </w:rPr>
            </w:pPr>
          </w:p>
        </w:tc>
        <w:tc>
          <w:tcPr>
            <w:tcW w:w="1803" w:type="dxa"/>
            <w:vMerge/>
            <w:hideMark/>
          </w:tcPr>
          <w:p w14:paraId="29312CE7" w14:textId="77777777" w:rsidR="00703DEF" w:rsidRPr="00B36BDD" w:rsidRDefault="00703DEF" w:rsidP="007C1BC4">
            <w:pPr>
              <w:jc w:val="center"/>
              <w:rPr>
                <w:rFonts w:ascii="Arial" w:hAnsi="Arial" w:cs="Arial"/>
              </w:rPr>
            </w:pPr>
          </w:p>
        </w:tc>
        <w:tc>
          <w:tcPr>
            <w:tcW w:w="1134" w:type="dxa"/>
            <w:vMerge/>
            <w:hideMark/>
          </w:tcPr>
          <w:p w14:paraId="5E945AA8" w14:textId="77777777" w:rsidR="00703DEF" w:rsidRPr="00B36BDD" w:rsidRDefault="00703DEF" w:rsidP="007C1BC4">
            <w:pPr>
              <w:jc w:val="center"/>
              <w:rPr>
                <w:rFonts w:ascii="Arial" w:hAnsi="Arial" w:cs="Arial"/>
              </w:rPr>
            </w:pPr>
          </w:p>
        </w:tc>
        <w:tc>
          <w:tcPr>
            <w:tcW w:w="1235" w:type="dxa"/>
            <w:vMerge/>
            <w:hideMark/>
          </w:tcPr>
          <w:p w14:paraId="7C66B678" w14:textId="77777777" w:rsidR="00703DEF" w:rsidRPr="00B36BDD" w:rsidRDefault="00703DEF" w:rsidP="007C1BC4">
            <w:pPr>
              <w:jc w:val="center"/>
              <w:rPr>
                <w:rFonts w:ascii="Arial" w:hAnsi="Arial" w:cs="Arial"/>
              </w:rPr>
            </w:pPr>
          </w:p>
        </w:tc>
        <w:tc>
          <w:tcPr>
            <w:tcW w:w="1496" w:type="dxa"/>
            <w:hideMark/>
          </w:tcPr>
          <w:p w14:paraId="0B7318D3" w14:textId="77777777" w:rsidR="00703DEF" w:rsidRPr="00B36BDD" w:rsidRDefault="00703DEF" w:rsidP="007C1BC4">
            <w:pPr>
              <w:jc w:val="center"/>
              <w:rPr>
                <w:rFonts w:ascii="Arial" w:hAnsi="Arial" w:cs="Arial"/>
              </w:rPr>
            </w:pPr>
            <w:r w:rsidRPr="00B36BDD">
              <w:rPr>
                <w:rFonts w:ascii="Arial" w:hAnsi="Arial" w:cs="Arial"/>
              </w:rPr>
              <w:t>SUL</w:t>
            </w:r>
          </w:p>
        </w:tc>
        <w:tc>
          <w:tcPr>
            <w:tcW w:w="847" w:type="dxa"/>
            <w:hideMark/>
          </w:tcPr>
          <w:p w14:paraId="598C1A9C" w14:textId="77777777" w:rsidR="00703DEF" w:rsidRPr="00B36BDD" w:rsidRDefault="00703DEF" w:rsidP="007C1BC4">
            <w:pPr>
              <w:jc w:val="center"/>
              <w:rPr>
                <w:rFonts w:ascii="Arial" w:hAnsi="Arial" w:cs="Arial"/>
              </w:rPr>
            </w:pPr>
            <w:r w:rsidRPr="00B36BDD">
              <w:rPr>
                <w:rFonts w:ascii="Arial" w:hAnsi="Arial" w:cs="Arial"/>
              </w:rPr>
              <w:t>2.95</w:t>
            </w:r>
          </w:p>
        </w:tc>
        <w:tc>
          <w:tcPr>
            <w:tcW w:w="1266" w:type="dxa"/>
            <w:hideMark/>
          </w:tcPr>
          <w:p w14:paraId="6EE5C935" w14:textId="77777777" w:rsidR="00703DEF" w:rsidRPr="00B36BDD" w:rsidRDefault="00703DEF" w:rsidP="007C1BC4">
            <w:pPr>
              <w:jc w:val="center"/>
              <w:rPr>
                <w:rFonts w:ascii="Arial" w:hAnsi="Arial" w:cs="Arial"/>
              </w:rPr>
            </w:pPr>
            <w:r w:rsidRPr="00B36BDD">
              <w:rPr>
                <w:rFonts w:ascii="Arial" w:hAnsi="Arial" w:cs="Arial"/>
              </w:rPr>
              <w:t>1.91-5.25</w:t>
            </w:r>
          </w:p>
        </w:tc>
        <w:tc>
          <w:tcPr>
            <w:tcW w:w="2527" w:type="dxa"/>
            <w:hideMark/>
          </w:tcPr>
          <w:p w14:paraId="0064DDBC" w14:textId="77777777" w:rsidR="00703DEF" w:rsidRPr="00B36BDD" w:rsidRDefault="00703DEF" w:rsidP="007C1BC4">
            <w:pPr>
              <w:jc w:val="center"/>
              <w:rPr>
                <w:rFonts w:ascii="Arial" w:hAnsi="Arial" w:cs="Arial"/>
              </w:rPr>
            </w:pPr>
            <w:r w:rsidRPr="00B36BDD">
              <w:rPr>
                <w:rFonts w:ascii="Arial" w:hAnsi="Arial" w:cs="Arial"/>
              </w:rPr>
              <w:t>excluded</w:t>
            </w:r>
          </w:p>
        </w:tc>
      </w:tr>
      <w:tr w:rsidR="0055073B" w:rsidRPr="00B36BDD" w14:paraId="56651E80" w14:textId="77777777" w:rsidTr="0055073B">
        <w:trPr>
          <w:trHeight w:hRule="exact" w:val="312"/>
        </w:trPr>
        <w:tc>
          <w:tcPr>
            <w:tcW w:w="1670" w:type="dxa"/>
            <w:vMerge/>
            <w:hideMark/>
          </w:tcPr>
          <w:p w14:paraId="3297CFB1" w14:textId="77777777" w:rsidR="00703DEF" w:rsidRPr="00B36BDD" w:rsidRDefault="00703DEF" w:rsidP="007C1BC4">
            <w:pPr>
              <w:jc w:val="center"/>
              <w:rPr>
                <w:rFonts w:ascii="Arial" w:hAnsi="Arial" w:cs="Arial"/>
              </w:rPr>
            </w:pPr>
          </w:p>
        </w:tc>
        <w:tc>
          <w:tcPr>
            <w:tcW w:w="1097" w:type="dxa"/>
            <w:vMerge w:val="restart"/>
            <w:hideMark/>
          </w:tcPr>
          <w:p w14:paraId="05078941" w14:textId="77777777" w:rsidR="00703DEF" w:rsidRPr="00B36BDD" w:rsidRDefault="00703DEF" w:rsidP="007C1BC4">
            <w:pPr>
              <w:jc w:val="center"/>
              <w:rPr>
                <w:rFonts w:ascii="Arial" w:hAnsi="Arial" w:cs="Arial"/>
              </w:rPr>
            </w:pPr>
            <w:r w:rsidRPr="00B36BDD">
              <w:rPr>
                <w:rFonts w:ascii="Arial" w:hAnsi="Arial" w:cs="Arial"/>
              </w:rPr>
              <w:t>PAL</w:t>
            </w:r>
          </w:p>
        </w:tc>
        <w:tc>
          <w:tcPr>
            <w:tcW w:w="817" w:type="dxa"/>
            <w:vMerge w:val="restart"/>
            <w:hideMark/>
          </w:tcPr>
          <w:p w14:paraId="0D292ED3" w14:textId="77777777" w:rsidR="00703DEF" w:rsidRPr="00B36BDD" w:rsidRDefault="00703DEF" w:rsidP="007C1BC4">
            <w:pPr>
              <w:jc w:val="center"/>
              <w:rPr>
                <w:rFonts w:ascii="Arial" w:hAnsi="Arial" w:cs="Arial"/>
              </w:rPr>
            </w:pPr>
            <w:r w:rsidRPr="00B36BDD">
              <w:rPr>
                <w:rFonts w:ascii="Arial" w:hAnsi="Arial" w:cs="Arial"/>
              </w:rPr>
              <w:t>27.94</w:t>
            </w:r>
          </w:p>
        </w:tc>
        <w:tc>
          <w:tcPr>
            <w:tcW w:w="1803" w:type="dxa"/>
            <w:vMerge w:val="restart"/>
            <w:hideMark/>
          </w:tcPr>
          <w:p w14:paraId="7FF60E91" w14:textId="77777777" w:rsidR="00703DEF" w:rsidRPr="00B36BDD" w:rsidRDefault="00703DEF" w:rsidP="007C1BC4">
            <w:pPr>
              <w:jc w:val="center"/>
              <w:rPr>
                <w:rFonts w:ascii="Arial" w:hAnsi="Arial" w:cs="Arial"/>
              </w:rPr>
            </w:pPr>
            <w:r w:rsidRPr="00B36BDD">
              <w:rPr>
                <w:rFonts w:ascii="Arial" w:hAnsi="Arial" w:cs="Arial"/>
              </w:rPr>
              <w:t>19.52-38.66</w:t>
            </w:r>
          </w:p>
        </w:tc>
        <w:tc>
          <w:tcPr>
            <w:tcW w:w="1134" w:type="dxa"/>
            <w:vMerge w:val="restart"/>
            <w:hideMark/>
          </w:tcPr>
          <w:p w14:paraId="1D99E08A" w14:textId="77777777" w:rsidR="00703DEF" w:rsidRPr="00B36BDD" w:rsidRDefault="00703DEF" w:rsidP="007C1BC4">
            <w:pPr>
              <w:jc w:val="center"/>
              <w:rPr>
                <w:rFonts w:ascii="Arial" w:hAnsi="Arial" w:cs="Arial"/>
              </w:rPr>
            </w:pPr>
            <w:r w:rsidRPr="00B36BDD">
              <w:rPr>
                <w:rFonts w:ascii="Arial" w:hAnsi="Arial" w:cs="Arial"/>
              </w:rPr>
              <w:t>0.42</w:t>
            </w:r>
          </w:p>
        </w:tc>
        <w:tc>
          <w:tcPr>
            <w:tcW w:w="1235" w:type="dxa"/>
            <w:vMerge w:val="restart"/>
            <w:hideMark/>
          </w:tcPr>
          <w:p w14:paraId="3347DE62" w14:textId="77777777" w:rsidR="00703DEF" w:rsidRPr="00B36BDD" w:rsidRDefault="00703DEF" w:rsidP="007C1BC4">
            <w:pPr>
              <w:jc w:val="center"/>
              <w:rPr>
                <w:rFonts w:ascii="Arial" w:hAnsi="Arial" w:cs="Arial"/>
              </w:rPr>
            </w:pPr>
            <w:r w:rsidRPr="00B36BDD">
              <w:rPr>
                <w:rFonts w:ascii="Arial" w:hAnsi="Arial" w:cs="Arial"/>
              </w:rPr>
              <w:t>0.27-0.64</w:t>
            </w:r>
          </w:p>
        </w:tc>
        <w:tc>
          <w:tcPr>
            <w:tcW w:w="1496" w:type="dxa"/>
            <w:hideMark/>
          </w:tcPr>
          <w:p w14:paraId="672B1DAE" w14:textId="77777777" w:rsidR="00703DEF" w:rsidRPr="00B36BDD" w:rsidRDefault="00703DEF" w:rsidP="007C1BC4">
            <w:pPr>
              <w:jc w:val="center"/>
              <w:rPr>
                <w:rFonts w:ascii="Arial" w:hAnsi="Arial" w:cs="Arial"/>
              </w:rPr>
            </w:pPr>
            <w:r w:rsidRPr="00B36BDD">
              <w:rPr>
                <w:rFonts w:ascii="Arial" w:hAnsi="Arial" w:cs="Arial"/>
              </w:rPr>
              <w:t>BIP</w:t>
            </w:r>
          </w:p>
        </w:tc>
        <w:tc>
          <w:tcPr>
            <w:tcW w:w="847" w:type="dxa"/>
            <w:hideMark/>
          </w:tcPr>
          <w:p w14:paraId="7C1E925F" w14:textId="77777777" w:rsidR="00703DEF" w:rsidRPr="00B36BDD" w:rsidRDefault="00703DEF" w:rsidP="007C1BC4">
            <w:pPr>
              <w:jc w:val="center"/>
              <w:rPr>
                <w:rFonts w:ascii="Arial" w:hAnsi="Arial" w:cs="Arial"/>
              </w:rPr>
            </w:pPr>
            <w:r w:rsidRPr="00B36BDD">
              <w:rPr>
                <w:rFonts w:ascii="Arial" w:hAnsi="Arial" w:cs="Arial"/>
              </w:rPr>
              <w:t>0.3</w:t>
            </w:r>
          </w:p>
        </w:tc>
        <w:tc>
          <w:tcPr>
            <w:tcW w:w="1266" w:type="dxa"/>
            <w:hideMark/>
          </w:tcPr>
          <w:p w14:paraId="3BE23183" w14:textId="77777777" w:rsidR="00703DEF" w:rsidRPr="00B36BDD" w:rsidRDefault="00703DEF" w:rsidP="007C1BC4">
            <w:pPr>
              <w:jc w:val="center"/>
              <w:rPr>
                <w:rFonts w:ascii="Arial" w:hAnsi="Arial" w:cs="Arial"/>
              </w:rPr>
            </w:pPr>
            <w:r w:rsidRPr="00B36BDD">
              <w:rPr>
                <w:rFonts w:ascii="Arial" w:hAnsi="Arial" w:cs="Arial"/>
              </w:rPr>
              <w:t>0.15-0.49</w:t>
            </w:r>
          </w:p>
        </w:tc>
        <w:tc>
          <w:tcPr>
            <w:tcW w:w="2527" w:type="dxa"/>
            <w:hideMark/>
          </w:tcPr>
          <w:p w14:paraId="6F9230C0" w14:textId="77777777" w:rsidR="00703DEF" w:rsidRPr="00B36BDD" w:rsidRDefault="00703DEF" w:rsidP="007C1BC4">
            <w:pPr>
              <w:jc w:val="center"/>
              <w:rPr>
                <w:rFonts w:ascii="Arial" w:hAnsi="Arial" w:cs="Arial"/>
              </w:rPr>
            </w:pPr>
            <w:r w:rsidRPr="00B36BDD">
              <w:rPr>
                <w:rFonts w:ascii="Arial" w:hAnsi="Arial" w:cs="Arial"/>
              </w:rPr>
              <w:t>dominant</w:t>
            </w:r>
          </w:p>
        </w:tc>
      </w:tr>
      <w:tr w:rsidR="0055073B" w:rsidRPr="00B36BDD" w14:paraId="294117C6" w14:textId="77777777" w:rsidTr="0055073B">
        <w:trPr>
          <w:trHeight w:hRule="exact" w:val="312"/>
        </w:trPr>
        <w:tc>
          <w:tcPr>
            <w:tcW w:w="1670" w:type="dxa"/>
            <w:vMerge/>
            <w:hideMark/>
          </w:tcPr>
          <w:p w14:paraId="004FEBF2" w14:textId="77777777" w:rsidR="00703DEF" w:rsidRPr="00B36BDD" w:rsidRDefault="00703DEF" w:rsidP="007C1BC4">
            <w:pPr>
              <w:jc w:val="center"/>
              <w:rPr>
                <w:rFonts w:ascii="Arial" w:hAnsi="Arial" w:cs="Arial"/>
              </w:rPr>
            </w:pPr>
          </w:p>
        </w:tc>
        <w:tc>
          <w:tcPr>
            <w:tcW w:w="1097" w:type="dxa"/>
            <w:vMerge/>
            <w:hideMark/>
          </w:tcPr>
          <w:p w14:paraId="151B556B" w14:textId="77777777" w:rsidR="00703DEF" w:rsidRPr="00B36BDD" w:rsidRDefault="00703DEF" w:rsidP="007C1BC4">
            <w:pPr>
              <w:jc w:val="center"/>
              <w:rPr>
                <w:rFonts w:ascii="Arial" w:hAnsi="Arial" w:cs="Arial"/>
              </w:rPr>
            </w:pPr>
          </w:p>
        </w:tc>
        <w:tc>
          <w:tcPr>
            <w:tcW w:w="817" w:type="dxa"/>
            <w:vMerge/>
            <w:hideMark/>
          </w:tcPr>
          <w:p w14:paraId="54A8ADAF" w14:textId="77777777" w:rsidR="00703DEF" w:rsidRPr="00B36BDD" w:rsidRDefault="00703DEF" w:rsidP="007C1BC4">
            <w:pPr>
              <w:jc w:val="center"/>
              <w:rPr>
                <w:rFonts w:ascii="Arial" w:hAnsi="Arial" w:cs="Arial"/>
              </w:rPr>
            </w:pPr>
          </w:p>
        </w:tc>
        <w:tc>
          <w:tcPr>
            <w:tcW w:w="1803" w:type="dxa"/>
            <w:vMerge/>
            <w:hideMark/>
          </w:tcPr>
          <w:p w14:paraId="661BE32D" w14:textId="77777777" w:rsidR="00703DEF" w:rsidRPr="00B36BDD" w:rsidRDefault="00703DEF" w:rsidP="007C1BC4">
            <w:pPr>
              <w:jc w:val="center"/>
              <w:rPr>
                <w:rFonts w:ascii="Arial" w:hAnsi="Arial" w:cs="Arial"/>
              </w:rPr>
            </w:pPr>
          </w:p>
        </w:tc>
        <w:tc>
          <w:tcPr>
            <w:tcW w:w="1134" w:type="dxa"/>
            <w:vMerge/>
            <w:hideMark/>
          </w:tcPr>
          <w:p w14:paraId="56E72823" w14:textId="77777777" w:rsidR="00703DEF" w:rsidRPr="00B36BDD" w:rsidRDefault="00703DEF" w:rsidP="007C1BC4">
            <w:pPr>
              <w:jc w:val="center"/>
              <w:rPr>
                <w:rFonts w:ascii="Arial" w:hAnsi="Arial" w:cs="Arial"/>
              </w:rPr>
            </w:pPr>
          </w:p>
        </w:tc>
        <w:tc>
          <w:tcPr>
            <w:tcW w:w="1235" w:type="dxa"/>
            <w:vMerge/>
            <w:hideMark/>
          </w:tcPr>
          <w:p w14:paraId="7CFBAB0A" w14:textId="77777777" w:rsidR="00703DEF" w:rsidRPr="00B36BDD" w:rsidRDefault="00703DEF" w:rsidP="007C1BC4">
            <w:pPr>
              <w:jc w:val="center"/>
              <w:rPr>
                <w:rFonts w:ascii="Arial" w:hAnsi="Arial" w:cs="Arial"/>
              </w:rPr>
            </w:pPr>
          </w:p>
        </w:tc>
        <w:tc>
          <w:tcPr>
            <w:tcW w:w="1496" w:type="dxa"/>
            <w:hideMark/>
          </w:tcPr>
          <w:p w14:paraId="5DDDA727" w14:textId="77777777" w:rsidR="00703DEF" w:rsidRPr="00B36BDD" w:rsidRDefault="00703DEF" w:rsidP="007C1BC4">
            <w:pPr>
              <w:jc w:val="center"/>
              <w:rPr>
                <w:rFonts w:ascii="Arial" w:hAnsi="Arial" w:cs="Arial"/>
              </w:rPr>
            </w:pPr>
            <w:r w:rsidRPr="00B36BDD">
              <w:rPr>
                <w:rFonts w:ascii="Arial" w:hAnsi="Arial" w:cs="Arial"/>
              </w:rPr>
              <w:t>PAN</w:t>
            </w:r>
          </w:p>
        </w:tc>
        <w:tc>
          <w:tcPr>
            <w:tcW w:w="847" w:type="dxa"/>
            <w:hideMark/>
          </w:tcPr>
          <w:p w14:paraId="1B625B36" w14:textId="77777777" w:rsidR="00703DEF" w:rsidRPr="00B36BDD" w:rsidRDefault="00703DEF" w:rsidP="007C1BC4">
            <w:pPr>
              <w:jc w:val="center"/>
              <w:rPr>
                <w:rFonts w:ascii="Arial" w:hAnsi="Arial" w:cs="Arial"/>
              </w:rPr>
            </w:pPr>
            <w:r w:rsidRPr="00B36BDD">
              <w:rPr>
                <w:rFonts w:ascii="Arial" w:hAnsi="Arial" w:cs="Arial"/>
              </w:rPr>
              <w:t>0.32</w:t>
            </w:r>
          </w:p>
        </w:tc>
        <w:tc>
          <w:tcPr>
            <w:tcW w:w="1266" w:type="dxa"/>
            <w:hideMark/>
          </w:tcPr>
          <w:p w14:paraId="2751EA81" w14:textId="77777777" w:rsidR="00703DEF" w:rsidRPr="00B36BDD" w:rsidRDefault="00703DEF" w:rsidP="007C1BC4">
            <w:pPr>
              <w:jc w:val="center"/>
              <w:rPr>
                <w:rFonts w:ascii="Arial" w:hAnsi="Arial" w:cs="Arial"/>
              </w:rPr>
            </w:pPr>
            <w:r w:rsidRPr="00B36BDD">
              <w:rPr>
                <w:rFonts w:ascii="Arial" w:hAnsi="Arial" w:cs="Arial"/>
              </w:rPr>
              <w:t>0.14-0.52</w:t>
            </w:r>
          </w:p>
        </w:tc>
        <w:tc>
          <w:tcPr>
            <w:tcW w:w="2527" w:type="dxa"/>
            <w:hideMark/>
          </w:tcPr>
          <w:p w14:paraId="0C9E2012" w14:textId="77777777" w:rsidR="00703DEF" w:rsidRPr="00B36BDD" w:rsidRDefault="00703DEF" w:rsidP="007C1BC4">
            <w:pPr>
              <w:jc w:val="center"/>
              <w:rPr>
                <w:rFonts w:ascii="Arial" w:hAnsi="Arial" w:cs="Arial"/>
              </w:rPr>
            </w:pPr>
            <w:r w:rsidRPr="00B36BDD">
              <w:rPr>
                <w:rFonts w:ascii="Arial" w:hAnsi="Arial" w:cs="Arial"/>
              </w:rPr>
              <w:t>dominant</w:t>
            </w:r>
          </w:p>
        </w:tc>
      </w:tr>
      <w:tr w:rsidR="0055073B" w:rsidRPr="00B36BDD" w14:paraId="62A8C8A4" w14:textId="77777777" w:rsidTr="0055073B">
        <w:trPr>
          <w:trHeight w:hRule="exact" w:val="312"/>
        </w:trPr>
        <w:tc>
          <w:tcPr>
            <w:tcW w:w="1670" w:type="dxa"/>
            <w:vMerge/>
            <w:hideMark/>
          </w:tcPr>
          <w:p w14:paraId="4139DA7A" w14:textId="77777777" w:rsidR="00703DEF" w:rsidRPr="00B36BDD" w:rsidRDefault="00703DEF" w:rsidP="007C1BC4">
            <w:pPr>
              <w:jc w:val="center"/>
              <w:rPr>
                <w:rFonts w:ascii="Arial" w:hAnsi="Arial" w:cs="Arial"/>
              </w:rPr>
            </w:pPr>
          </w:p>
        </w:tc>
        <w:tc>
          <w:tcPr>
            <w:tcW w:w="1097" w:type="dxa"/>
            <w:vMerge/>
            <w:hideMark/>
          </w:tcPr>
          <w:p w14:paraId="637F421A" w14:textId="77777777" w:rsidR="00703DEF" w:rsidRPr="00B36BDD" w:rsidRDefault="00703DEF" w:rsidP="007C1BC4">
            <w:pPr>
              <w:jc w:val="center"/>
              <w:rPr>
                <w:rFonts w:ascii="Arial" w:hAnsi="Arial" w:cs="Arial"/>
              </w:rPr>
            </w:pPr>
          </w:p>
        </w:tc>
        <w:tc>
          <w:tcPr>
            <w:tcW w:w="817" w:type="dxa"/>
            <w:vMerge/>
            <w:hideMark/>
          </w:tcPr>
          <w:p w14:paraId="2417B9BC" w14:textId="77777777" w:rsidR="00703DEF" w:rsidRPr="00B36BDD" w:rsidRDefault="00703DEF" w:rsidP="007C1BC4">
            <w:pPr>
              <w:jc w:val="center"/>
              <w:rPr>
                <w:rFonts w:ascii="Arial" w:hAnsi="Arial" w:cs="Arial"/>
              </w:rPr>
            </w:pPr>
          </w:p>
        </w:tc>
        <w:tc>
          <w:tcPr>
            <w:tcW w:w="1803" w:type="dxa"/>
            <w:vMerge/>
            <w:hideMark/>
          </w:tcPr>
          <w:p w14:paraId="3D3D366A" w14:textId="77777777" w:rsidR="00703DEF" w:rsidRPr="00B36BDD" w:rsidRDefault="00703DEF" w:rsidP="007C1BC4">
            <w:pPr>
              <w:jc w:val="center"/>
              <w:rPr>
                <w:rFonts w:ascii="Arial" w:hAnsi="Arial" w:cs="Arial"/>
              </w:rPr>
            </w:pPr>
          </w:p>
        </w:tc>
        <w:tc>
          <w:tcPr>
            <w:tcW w:w="1134" w:type="dxa"/>
            <w:vMerge/>
            <w:hideMark/>
          </w:tcPr>
          <w:p w14:paraId="705D6788" w14:textId="77777777" w:rsidR="00703DEF" w:rsidRPr="00B36BDD" w:rsidRDefault="00703DEF" w:rsidP="007C1BC4">
            <w:pPr>
              <w:jc w:val="center"/>
              <w:rPr>
                <w:rFonts w:ascii="Arial" w:hAnsi="Arial" w:cs="Arial"/>
              </w:rPr>
            </w:pPr>
          </w:p>
        </w:tc>
        <w:tc>
          <w:tcPr>
            <w:tcW w:w="1235" w:type="dxa"/>
            <w:vMerge/>
            <w:hideMark/>
          </w:tcPr>
          <w:p w14:paraId="4A59C33E" w14:textId="77777777" w:rsidR="00703DEF" w:rsidRPr="00B36BDD" w:rsidRDefault="00703DEF" w:rsidP="007C1BC4">
            <w:pPr>
              <w:jc w:val="center"/>
              <w:rPr>
                <w:rFonts w:ascii="Arial" w:hAnsi="Arial" w:cs="Arial"/>
              </w:rPr>
            </w:pPr>
          </w:p>
        </w:tc>
        <w:tc>
          <w:tcPr>
            <w:tcW w:w="1496" w:type="dxa"/>
            <w:hideMark/>
          </w:tcPr>
          <w:p w14:paraId="70A3FEA8" w14:textId="77777777" w:rsidR="00703DEF" w:rsidRPr="00B36BDD" w:rsidRDefault="00703DEF" w:rsidP="007C1BC4">
            <w:pPr>
              <w:jc w:val="center"/>
              <w:rPr>
                <w:rFonts w:ascii="Arial" w:hAnsi="Arial" w:cs="Arial"/>
              </w:rPr>
            </w:pPr>
            <w:r w:rsidRPr="00B36BDD">
              <w:rPr>
                <w:rFonts w:ascii="Arial" w:hAnsi="Arial" w:cs="Arial"/>
              </w:rPr>
              <w:t>SUL</w:t>
            </w:r>
          </w:p>
        </w:tc>
        <w:tc>
          <w:tcPr>
            <w:tcW w:w="847" w:type="dxa"/>
            <w:hideMark/>
          </w:tcPr>
          <w:p w14:paraId="5E6D6AC4" w14:textId="77777777" w:rsidR="00703DEF" w:rsidRPr="00B36BDD" w:rsidRDefault="00703DEF" w:rsidP="007C1BC4">
            <w:pPr>
              <w:jc w:val="center"/>
              <w:rPr>
                <w:rFonts w:ascii="Arial" w:hAnsi="Arial" w:cs="Arial"/>
              </w:rPr>
            </w:pPr>
            <w:r w:rsidRPr="00B36BDD">
              <w:rPr>
                <w:rFonts w:ascii="Arial" w:hAnsi="Arial" w:cs="Arial"/>
              </w:rPr>
              <w:t>1.22</w:t>
            </w:r>
          </w:p>
        </w:tc>
        <w:tc>
          <w:tcPr>
            <w:tcW w:w="1266" w:type="dxa"/>
            <w:hideMark/>
          </w:tcPr>
          <w:p w14:paraId="26A5C53C" w14:textId="77777777" w:rsidR="00703DEF" w:rsidRPr="00B36BDD" w:rsidRDefault="00703DEF" w:rsidP="007C1BC4">
            <w:pPr>
              <w:jc w:val="center"/>
              <w:rPr>
                <w:rFonts w:ascii="Arial" w:hAnsi="Arial" w:cs="Arial"/>
              </w:rPr>
            </w:pPr>
            <w:r w:rsidRPr="00B36BDD">
              <w:rPr>
                <w:rFonts w:ascii="Arial" w:hAnsi="Arial" w:cs="Arial"/>
              </w:rPr>
              <w:t>0.9-1.62</w:t>
            </w:r>
          </w:p>
        </w:tc>
        <w:tc>
          <w:tcPr>
            <w:tcW w:w="2527" w:type="dxa"/>
            <w:hideMark/>
          </w:tcPr>
          <w:p w14:paraId="408C5514" w14:textId="77777777" w:rsidR="00703DEF" w:rsidRPr="00B36BDD" w:rsidRDefault="00703DEF" w:rsidP="007C1BC4">
            <w:pPr>
              <w:jc w:val="center"/>
              <w:rPr>
                <w:rFonts w:ascii="Arial" w:hAnsi="Arial" w:cs="Arial"/>
              </w:rPr>
            </w:pPr>
            <w:commentRangeStart w:id="164"/>
            <w:r w:rsidRPr="00B36BDD">
              <w:rPr>
                <w:rFonts w:ascii="Arial" w:hAnsi="Arial" w:cs="Arial"/>
              </w:rPr>
              <w:t>unstable coexistence</w:t>
            </w:r>
            <w:commentRangeEnd w:id="164"/>
            <w:r w:rsidR="00C20F6F">
              <w:rPr>
                <w:rStyle w:val="CommentReference"/>
                <w:rFonts w:asciiTheme="minorHAnsi" w:eastAsiaTheme="minorHAnsi" w:hAnsiTheme="minorHAnsi" w:cstheme="minorBidi"/>
                <w:lang w:eastAsia="en-US"/>
              </w:rPr>
              <w:commentReference w:id="164"/>
            </w:r>
          </w:p>
        </w:tc>
      </w:tr>
      <w:tr w:rsidR="0055073B" w:rsidRPr="00B36BDD" w14:paraId="107BDB0B" w14:textId="77777777" w:rsidTr="0055073B">
        <w:trPr>
          <w:trHeight w:hRule="exact" w:val="312"/>
        </w:trPr>
        <w:tc>
          <w:tcPr>
            <w:tcW w:w="1670" w:type="dxa"/>
            <w:vMerge/>
            <w:hideMark/>
          </w:tcPr>
          <w:p w14:paraId="00261665" w14:textId="77777777" w:rsidR="00703DEF" w:rsidRPr="00B36BDD" w:rsidRDefault="00703DEF" w:rsidP="007C1BC4">
            <w:pPr>
              <w:jc w:val="center"/>
              <w:rPr>
                <w:rFonts w:ascii="Arial" w:hAnsi="Arial" w:cs="Arial"/>
              </w:rPr>
            </w:pPr>
          </w:p>
        </w:tc>
        <w:tc>
          <w:tcPr>
            <w:tcW w:w="1097" w:type="dxa"/>
            <w:vMerge w:val="restart"/>
            <w:hideMark/>
          </w:tcPr>
          <w:p w14:paraId="5035D9DC" w14:textId="77777777" w:rsidR="00703DEF" w:rsidRPr="00B36BDD" w:rsidRDefault="00703DEF" w:rsidP="007C1BC4">
            <w:pPr>
              <w:jc w:val="center"/>
              <w:rPr>
                <w:rFonts w:ascii="Arial" w:hAnsi="Arial" w:cs="Arial"/>
              </w:rPr>
            </w:pPr>
            <w:r w:rsidRPr="00B36BDD">
              <w:rPr>
                <w:rFonts w:ascii="Arial" w:hAnsi="Arial" w:cs="Arial"/>
              </w:rPr>
              <w:t>PAN</w:t>
            </w:r>
          </w:p>
        </w:tc>
        <w:tc>
          <w:tcPr>
            <w:tcW w:w="817" w:type="dxa"/>
            <w:vMerge w:val="restart"/>
            <w:hideMark/>
          </w:tcPr>
          <w:p w14:paraId="3CF3BD77" w14:textId="77777777" w:rsidR="00703DEF" w:rsidRPr="00B36BDD" w:rsidRDefault="00703DEF" w:rsidP="007C1BC4">
            <w:pPr>
              <w:jc w:val="center"/>
              <w:rPr>
                <w:rFonts w:ascii="Arial" w:hAnsi="Arial" w:cs="Arial"/>
              </w:rPr>
            </w:pPr>
            <w:r w:rsidRPr="00B36BDD">
              <w:rPr>
                <w:rFonts w:ascii="Arial" w:hAnsi="Arial" w:cs="Arial"/>
              </w:rPr>
              <w:t>13.68</w:t>
            </w:r>
          </w:p>
        </w:tc>
        <w:tc>
          <w:tcPr>
            <w:tcW w:w="1803" w:type="dxa"/>
            <w:vMerge w:val="restart"/>
            <w:hideMark/>
          </w:tcPr>
          <w:p w14:paraId="6DB85FB6" w14:textId="77777777" w:rsidR="00703DEF" w:rsidRPr="00B36BDD" w:rsidRDefault="00703DEF" w:rsidP="007C1BC4">
            <w:pPr>
              <w:jc w:val="center"/>
              <w:rPr>
                <w:rFonts w:ascii="Arial" w:hAnsi="Arial" w:cs="Arial"/>
              </w:rPr>
            </w:pPr>
            <w:r w:rsidRPr="00B36BDD">
              <w:rPr>
                <w:rFonts w:ascii="Arial" w:hAnsi="Arial" w:cs="Arial"/>
              </w:rPr>
              <w:t>10.4-17.85</w:t>
            </w:r>
          </w:p>
        </w:tc>
        <w:tc>
          <w:tcPr>
            <w:tcW w:w="1134" w:type="dxa"/>
            <w:vMerge w:val="restart"/>
            <w:hideMark/>
          </w:tcPr>
          <w:p w14:paraId="553CAF05" w14:textId="77777777" w:rsidR="00703DEF" w:rsidRPr="00B36BDD" w:rsidRDefault="00703DEF" w:rsidP="007C1BC4">
            <w:pPr>
              <w:jc w:val="center"/>
              <w:rPr>
                <w:rFonts w:ascii="Arial" w:hAnsi="Arial" w:cs="Arial"/>
              </w:rPr>
            </w:pPr>
            <w:r w:rsidRPr="00B36BDD">
              <w:rPr>
                <w:rFonts w:ascii="Arial" w:hAnsi="Arial" w:cs="Arial"/>
              </w:rPr>
              <w:t>0.07</w:t>
            </w:r>
          </w:p>
        </w:tc>
        <w:tc>
          <w:tcPr>
            <w:tcW w:w="1235" w:type="dxa"/>
            <w:vMerge w:val="restart"/>
            <w:hideMark/>
          </w:tcPr>
          <w:p w14:paraId="14132DDB" w14:textId="77777777" w:rsidR="00703DEF" w:rsidRPr="00B36BDD" w:rsidRDefault="00703DEF" w:rsidP="007C1BC4">
            <w:pPr>
              <w:jc w:val="center"/>
              <w:rPr>
                <w:rFonts w:ascii="Arial" w:hAnsi="Arial" w:cs="Arial"/>
              </w:rPr>
            </w:pPr>
            <w:r w:rsidRPr="00B36BDD">
              <w:rPr>
                <w:rFonts w:ascii="Arial" w:hAnsi="Arial" w:cs="Arial"/>
              </w:rPr>
              <w:t>0.04-0.12</w:t>
            </w:r>
          </w:p>
        </w:tc>
        <w:tc>
          <w:tcPr>
            <w:tcW w:w="1496" w:type="dxa"/>
            <w:hideMark/>
          </w:tcPr>
          <w:p w14:paraId="3ED2F8A2" w14:textId="77777777" w:rsidR="00703DEF" w:rsidRPr="00B36BDD" w:rsidRDefault="00703DEF" w:rsidP="007C1BC4">
            <w:pPr>
              <w:jc w:val="center"/>
              <w:rPr>
                <w:rFonts w:ascii="Arial" w:hAnsi="Arial" w:cs="Arial"/>
              </w:rPr>
            </w:pPr>
            <w:r w:rsidRPr="00B36BDD">
              <w:rPr>
                <w:rFonts w:ascii="Arial" w:hAnsi="Arial" w:cs="Arial"/>
              </w:rPr>
              <w:t>BIP</w:t>
            </w:r>
          </w:p>
        </w:tc>
        <w:tc>
          <w:tcPr>
            <w:tcW w:w="847" w:type="dxa"/>
            <w:hideMark/>
          </w:tcPr>
          <w:p w14:paraId="3E994308" w14:textId="77777777" w:rsidR="00703DEF" w:rsidRPr="00B36BDD" w:rsidRDefault="00703DEF" w:rsidP="007C1BC4">
            <w:pPr>
              <w:jc w:val="center"/>
              <w:rPr>
                <w:rFonts w:ascii="Arial" w:hAnsi="Arial" w:cs="Arial"/>
              </w:rPr>
            </w:pPr>
            <w:r w:rsidRPr="00B36BDD">
              <w:rPr>
                <w:rFonts w:ascii="Arial" w:hAnsi="Arial" w:cs="Arial"/>
              </w:rPr>
              <w:t>0.74</w:t>
            </w:r>
          </w:p>
        </w:tc>
        <w:tc>
          <w:tcPr>
            <w:tcW w:w="1266" w:type="dxa"/>
            <w:hideMark/>
          </w:tcPr>
          <w:p w14:paraId="18AD5E21" w14:textId="77777777" w:rsidR="00703DEF" w:rsidRPr="00B36BDD" w:rsidRDefault="00703DEF" w:rsidP="007C1BC4">
            <w:pPr>
              <w:jc w:val="center"/>
              <w:rPr>
                <w:rFonts w:ascii="Arial" w:hAnsi="Arial" w:cs="Arial"/>
              </w:rPr>
            </w:pPr>
            <w:r w:rsidRPr="00B36BDD">
              <w:rPr>
                <w:rFonts w:ascii="Arial" w:hAnsi="Arial" w:cs="Arial"/>
              </w:rPr>
              <w:t>0.33-1.36</w:t>
            </w:r>
          </w:p>
        </w:tc>
        <w:tc>
          <w:tcPr>
            <w:tcW w:w="2527" w:type="dxa"/>
            <w:hideMark/>
          </w:tcPr>
          <w:p w14:paraId="4E00D1C2" w14:textId="77777777" w:rsidR="00703DEF" w:rsidRPr="00B36BDD" w:rsidRDefault="00703DEF" w:rsidP="007C1BC4">
            <w:pPr>
              <w:jc w:val="center"/>
              <w:rPr>
                <w:rFonts w:ascii="Arial" w:hAnsi="Arial" w:cs="Arial"/>
              </w:rPr>
            </w:pPr>
            <w:r w:rsidRPr="00B36BDD">
              <w:rPr>
                <w:rFonts w:ascii="Arial" w:hAnsi="Arial" w:cs="Arial"/>
              </w:rPr>
              <w:t>dominant</w:t>
            </w:r>
          </w:p>
        </w:tc>
      </w:tr>
      <w:tr w:rsidR="0055073B" w:rsidRPr="00B36BDD" w14:paraId="558D8043" w14:textId="77777777" w:rsidTr="0055073B">
        <w:trPr>
          <w:trHeight w:hRule="exact" w:val="312"/>
        </w:trPr>
        <w:tc>
          <w:tcPr>
            <w:tcW w:w="1670" w:type="dxa"/>
            <w:vMerge/>
            <w:hideMark/>
          </w:tcPr>
          <w:p w14:paraId="7A8EE71F" w14:textId="77777777" w:rsidR="00703DEF" w:rsidRPr="00B36BDD" w:rsidRDefault="00703DEF" w:rsidP="007C1BC4">
            <w:pPr>
              <w:jc w:val="center"/>
              <w:rPr>
                <w:rFonts w:ascii="Arial" w:hAnsi="Arial" w:cs="Arial"/>
              </w:rPr>
            </w:pPr>
          </w:p>
        </w:tc>
        <w:tc>
          <w:tcPr>
            <w:tcW w:w="1097" w:type="dxa"/>
            <w:vMerge/>
            <w:hideMark/>
          </w:tcPr>
          <w:p w14:paraId="57457DF5" w14:textId="77777777" w:rsidR="00703DEF" w:rsidRPr="00B36BDD" w:rsidRDefault="00703DEF" w:rsidP="007C1BC4">
            <w:pPr>
              <w:jc w:val="center"/>
              <w:rPr>
                <w:rFonts w:ascii="Arial" w:hAnsi="Arial" w:cs="Arial"/>
              </w:rPr>
            </w:pPr>
          </w:p>
        </w:tc>
        <w:tc>
          <w:tcPr>
            <w:tcW w:w="817" w:type="dxa"/>
            <w:vMerge/>
            <w:hideMark/>
          </w:tcPr>
          <w:p w14:paraId="1FFDF6D9" w14:textId="77777777" w:rsidR="00703DEF" w:rsidRPr="00B36BDD" w:rsidRDefault="00703DEF" w:rsidP="007C1BC4">
            <w:pPr>
              <w:jc w:val="center"/>
              <w:rPr>
                <w:rFonts w:ascii="Arial" w:hAnsi="Arial" w:cs="Arial"/>
              </w:rPr>
            </w:pPr>
          </w:p>
        </w:tc>
        <w:tc>
          <w:tcPr>
            <w:tcW w:w="1803" w:type="dxa"/>
            <w:vMerge/>
            <w:hideMark/>
          </w:tcPr>
          <w:p w14:paraId="6CF3AA50" w14:textId="77777777" w:rsidR="00703DEF" w:rsidRPr="00B36BDD" w:rsidRDefault="00703DEF" w:rsidP="007C1BC4">
            <w:pPr>
              <w:jc w:val="center"/>
              <w:rPr>
                <w:rFonts w:ascii="Arial" w:hAnsi="Arial" w:cs="Arial"/>
              </w:rPr>
            </w:pPr>
          </w:p>
        </w:tc>
        <w:tc>
          <w:tcPr>
            <w:tcW w:w="1134" w:type="dxa"/>
            <w:vMerge/>
            <w:hideMark/>
          </w:tcPr>
          <w:p w14:paraId="5AD9A3D7" w14:textId="77777777" w:rsidR="00703DEF" w:rsidRPr="00B36BDD" w:rsidRDefault="00703DEF" w:rsidP="007C1BC4">
            <w:pPr>
              <w:jc w:val="center"/>
              <w:rPr>
                <w:rFonts w:ascii="Arial" w:hAnsi="Arial" w:cs="Arial"/>
              </w:rPr>
            </w:pPr>
          </w:p>
        </w:tc>
        <w:tc>
          <w:tcPr>
            <w:tcW w:w="1235" w:type="dxa"/>
            <w:vMerge/>
            <w:hideMark/>
          </w:tcPr>
          <w:p w14:paraId="6A6F54C8" w14:textId="77777777" w:rsidR="00703DEF" w:rsidRPr="00B36BDD" w:rsidRDefault="00703DEF" w:rsidP="007C1BC4">
            <w:pPr>
              <w:jc w:val="center"/>
              <w:rPr>
                <w:rFonts w:ascii="Arial" w:hAnsi="Arial" w:cs="Arial"/>
              </w:rPr>
            </w:pPr>
          </w:p>
        </w:tc>
        <w:tc>
          <w:tcPr>
            <w:tcW w:w="1496" w:type="dxa"/>
            <w:hideMark/>
          </w:tcPr>
          <w:p w14:paraId="4C146927" w14:textId="77777777" w:rsidR="00703DEF" w:rsidRPr="00B36BDD" w:rsidRDefault="00703DEF" w:rsidP="007C1BC4">
            <w:pPr>
              <w:jc w:val="center"/>
              <w:rPr>
                <w:rFonts w:ascii="Arial" w:hAnsi="Arial" w:cs="Arial"/>
              </w:rPr>
            </w:pPr>
            <w:r w:rsidRPr="00B36BDD">
              <w:rPr>
                <w:rFonts w:ascii="Arial" w:hAnsi="Arial" w:cs="Arial"/>
              </w:rPr>
              <w:t>PAL</w:t>
            </w:r>
          </w:p>
        </w:tc>
        <w:tc>
          <w:tcPr>
            <w:tcW w:w="847" w:type="dxa"/>
            <w:hideMark/>
          </w:tcPr>
          <w:p w14:paraId="4612D79B" w14:textId="77777777" w:rsidR="00703DEF" w:rsidRPr="00B36BDD" w:rsidRDefault="00703DEF" w:rsidP="007C1BC4">
            <w:pPr>
              <w:jc w:val="center"/>
              <w:rPr>
                <w:rFonts w:ascii="Arial" w:hAnsi="Arial" w:cs="Arial"/>
              </w:rPr>
            </w:pPr>
            <w:r w:rsidRPr="00B36BDD">
              <w:rPr>
                <w:rFonts w:ascii="Arial" w:hAnsi="Arial" w:cs="Arial"/>
              </w:rPr>
              <w:t>3.41</w:t>
            </w:r>
          </w:p>
        </w:tc>
        <w:tc>
          <w:tcPr>
            <w:tcW w:w="1266" w:type="dxa"/>
            <w:hideMark/>
          </w:tcPr>
          <w:p w14:paraId="5BE6385D" w14:textId="77777777" w:rsidR="00703DEF" w:rsidRPr="00B36BDD" w:rsidRDefault="00703DEF" w:rsidP="007C1BC4">
            <w:pPr>
              <w:jc w:val="center"/>
              <w:rPr>
                <w:rFonts w:ascii="Arial" w:hAnsi="Arial" w:cs="Arial"/>
              </w:rPr>
            </w:pPr>
            <w:r w:rsidRPr="00B36BDD">
              <w:rPr>
                <w:rFonts w:ascii="Arial" w:hAnsi="Arial" w:cs="Arial"/>
              </w:rPr>
              <w:t>2.26-5.59</w:t>
            </w:r>
          </w:p>
        </w:tc>
        <w:tc>
          <w:tcPr>
            <w:tcW w:w="2527" w:type="dxa"/>
            <w:hideMark/>
          </w:tcPr>
          <w:p w14:paraId="2A0D2692" w14:textId="77777777" w:rsidR="00703DEF" w:rsidRPr="00B36BDD" w:rsidRDefault="00703DEF" w:rsidP="007C1BC4">
            <w:pPr>
              <w:jc w:val="center"/>
              <w:rPr>
                <w:rFonts w:ascii="Arial" w:hAnsi="Arial" w:cs="Arial"/>
              </w:rPr>
            </w:pPr>
            <w:r w:rsidRPr="00B36BDD">
              <w:rPr>
                <w:rFonts w:ascii="Arial" w:hAnsi="Arial" w:cs="Arial"/>
              </w:rPr>
              <w:t>excluded</w:t>
            </w:r>
          </w:p>
        </w:tc>
      </w:tr>
      <w:tr w:rsidR="0055073B" w:rsidRPr="00B36BDD" w14:paraId="66986476" w14:textId="77777777" w:rsidTr="0055073B">
        <w:trPr>
          <w:trHeight w:hRule="exact" w:val="312"/>
        </w:trPr>
        <w:tc>
          <w:tcPr>
            <w:tcW w:w="1670" w:type="dxa"/>
            <w:vMerge/>
            <w:hideMark/>
          </w:tcPr>
          <w:p w14:paraId="307E6049" w14:textId="77777777" w:rsidR="00703DEF" w:rsidRPr="00B36BDD" w:rsidRDefault="00703DEF" w:rsidP="007C1BC4">
            <w:pPr>
              <w:jc w:val="center"/>
              <w:rPr>
                <w:rFonts w:ascii="Arial" w:hAnsi="Arial" w:cs="Arial"/>
              </w:rPr>
            </w:pPr>
          </w:p>
        </w:tc>
        <w:tc>
          <w:tcPr>
            <w:tcW w:w="1097" w:type="dxa"/>
            <w:hideMark/>
          </w:tcPr>
          <w:p w14:paraId="7B40911B" w14:textId="77777777" w:rsidR="00703DEF" w:rsidRPr="00B36BDD" w:rsidRDefault="00703DEF" w:rsidP="007C1BC4">
            <w:pPr>
              <w:jc w:val="center"/>
              <w:rPr>
                <w:rFonts w:ascii="Arial" w:hAnsi="Arial" w:cs="Arial"/>
              </w:rPr>
            </w:pPr>
            <w:r w:rsidRPr="00B36BDD">
              <w:rPr>
                <w:rFonts w:ascii="Arial" w:hAnsi="Arial" w:cs="Arial"/>
              </w:rPr>
              <w:t>PST</w:t>
            </w:r>
          </w:p>
        </w:tc>
        <w:tc>
          <w:tcPr>
            <w:tcW w:w="817" w:type="dxa"/>
            <w:hideMark/>
          </w:tcPr>
          <w:p w14:paraId="770BA8AC" w14:textId="77777777" w:rsidR="00703DEF" w:rsidRPr="00B36BDD" w:rsidRDefault="00703DEF" w:rsidP="007C1BC4">
            <w:pPr>
              <w:jc w:val="center"/>
              <w:rPr>
                <w:rFonts w:ascii="Arial" w:hAnsi="Arial" w:cs="Arial"/>
              </w:rPr>
            </w:pPr>
            <w:r w:rsidRPr="00B36BDD">
              <w:rPr>
                <w:rFonts w:ascii="Arial" w:hAnsi="Arial" w:cs="Arial"/>
              </w:rPr>
              <w:t>6.27</w:t>
            </w:r>
          </w:p>
        </w:tc>
        <w:tc>
          <w:tcPr>
            <w:tcW w:w="1803" w:type="dxa"/>
            <w:hideMark/>
          </w:tcPr>
          <w:p w14:paraId="1552D608" w14:textId="77777777" w:rsidR="00703DEF" w:rsidRPr="00B36BDD" w:rsidRDefault="00703DEF" w:rsidP="007C1BC4">
            <w:pPr>
              <w:jc w:val="center"/>
              <w:rPr>
                <w:rFonts w:ascii="Arial" w:hAnsi="Arial" w:cs="Arial"/>
              </w:rPr>
            </w:pPr>
            <w:r w:rsidRPr="00B36BDD">
              <w:rPr>
                <w:rFonts w:ascii="Arial" w:hAnsi="Arial" w:cs="Arial"/>
              </w:rPr>
              <w:t>3.4-10.66</w:t>
            </w:r>
          </w:p>
        </w:tc>
        <w:tc>
          <w:tcPr>
            <w:tcW w:w="1134" w:type="dxa"/>
            <w:hideMark/>
          </w:tcPr>
          <w:p w14:paraId="25E9BB03" w14:textId="77777777" w:rsidR="00703DEF" w:rsidRPr="00B36BDD" w:rsidRDefault="00703DEF" w:rsidP="007C1BC4">
            <w:pPr>
              <w:jc w:val="center"/>
              <w:rPr>
                <w:rFonts w:ascii="Arial" w:hAnsi="Arial" w:cs="Arial"/>
              </w:rPr>
            </w:pPr>
            <w:r w:rsidRPr="00B36BDD">
              <w:rPr>
                <w:rFonts w:ascii="Arial" w:hAnsi="Arial" w:cs="Arial"/>
              </w:rPr>
              <w:t>0.08</w:t>
            </w:r>
          </w:p>
        </w:tc>
        <w:tc>
          <w:tcPr>
            <w:tcW w:w="1235" w:type="dxa"/>
            <w:hideMark/>
          </w:tcPr>
          <w:p w14:paraId="12B82E38" w14:textId="77777777" w:rsidR="00703DEF" w:rsidRPr="00B36BDD" w:rsidRDefault="00703DEF" w:rsidP="007C1BC4">
            <w:pPr>
              <w:jc w:val="center"/>
              <w:rPr>
                <w:rFonts w:ascii="Arial" w:hAnsi="Arial" w:cs="Arial"/>
              </w:rPr>
            </w:pPr>
            <w:r w:rsidRPr="00B36BDD">
              <w:rPr>
                <w:rFonts w:ascii="Arial" w:hAnsi="Arial" w:cs="Arial"/>
              </w:rPr>
              <w:t>0.03-0.19</w:t>
            </w:r>
          </w:p>
        </w:tc>
        <w:tc>
          <w:tcPr>
            <w:tcW w:w="1496" w:type="dxa"/>
            <w:hideMark/>
          </w:tcPr>
          <w:p w14:paraId="3ED1E2CD" w14:textId="77777777" w:rsidR="00703DEF" w:rsidRPr="00B36BDD" w:rsidRDefault="00703DEF" w:rsidP="007C1BC4">
            <w:pPr>
              <w:jc w:val="center"/>
              <w:rPr>
                <w:rFonts w:ascii="Arial" w:hAnsi="Arial" w:cs="Arial"/>
              </w:rPr>
            </w:pPr>
            <w:r w:rsidRPr="00B36BDD">
              <w:rPr>
                <w:rFonts w:ascii="Arial" w:hAnsi="Arial" w:cs="Arial"/>
              </w:rPr>
              <w:t>BIP</w:t>
            </w:r>
          </w:p>
        </w:tc>
        <w:tc>
          <w:tcPr>
            <w:tcW w:w="847" w:type="dxa"/>
            <w:hideMark/>
          </w:tcPr>
          <w:p w14:paraId="14F69EC1" w14:textId="77777777" w:rsidR="00703DEF" w:rsidRPr="00B36BDD" w:rsidRDefault="00703DEF" w:rsidP="007C1BC4">
            <w:pPr>
              <w:jc w:val="center"/>
              <w:rPr>
                <w:rFonts w:ascii="Arial" w:hAnsi="Arial" w:cs="Arial"/>
              </w:rPr>
            </w:pPr>
            <w:r w:rsidRPr="00B36BDD">
              <w:rPr>
                <w:rFonts w:ascii="Arial" w:hAnsi="Arial" w:cs="Arial"/>
              </w:rPr>
              <w:t>0.79</w:t>
            </w:r>
          </w:p>
        </w:tc>
        <w:tc>
          <w:tcPr>
            <w:tcW w:w="1266" w:type="dxa"/>
            <w:hideMark/>
          </w:tcPr>
          <w:p w14:paraId="54350224" w14:textId="77777777" w:rsidR="00703DEF" w:rsidRPr="00B36BDD" w:rsidRDefault="00703DEF" w:rsidP="007C1BC4">
            <w:pPr>
              <w:jc w:val="center"/>
              <w:rPr>
                <w:rFonts w:ascii="Arial" w:hAnsi="Arial" w:cs="Arial"/>
              </w:rPr>
            </w:pPr>
            <w:r w:rsidRPr="00B36BDD">
              <w:rPr>
                <w:rFonts w:ascii="Arial" w:hAnsi="Arial" w:cs="Arial"/>
              </w:rPr>
              <w:t>0.35-1.76</w:t>
            </w:r>
          </w:p>
        </w:tc>
        <w:tc>
          <w:tcPr>
            <w:tcW w:w="2527" w:type="dxa"/>
            <w:hideMark/>
          </w:tcPr>
          <w:p w14:paraId="10A0097B" w14:textId="77777777" w:rsidR="00703DEF" w:rsidRPr="00B36BDD" w:rsidRDefault="00703DEF" w:rsidP="007C1BC4">
            <w:pPr>
              <w:jc w:val="center"/>
              <w:rPr>
                <w:rFonts w:ascii="Arial" w:hAnsi="Arial" w:cs="Arial"/>
              </w:rPr>
            </w:pPr>
            <w:r w:rsidRPr="00B36BDD">
              <w:rPr>
                <w:rFonts w:ascii="Arial" w:hAnsi="Arial" w:cs="Arial"/>
              </w:rPr>
              <w:t>stable coexistence</w:t>
            </w:r>
          </w:p>
        </w:tc>
      </w:tr>
      <w:tr w:rsidR="0055073B" w:rsidRPr="00B36BDD" w14:paraId="39B9FDDB" w14:textId="77777777" w:rsidTr="0055073B">
        <w:trPr>
          <w:trHeight w:hRule="exact" w:val="312"/>
        </w:trPr>
        <w:tc>
          <w:tcPr>
            <w:tcW w:w="1670" w:type="dxa"/>
            <w:vMerge/>
            <w:hideMark/>
          </w:tcPr>
          <w:p w14:paraId="7F52E638" w14:textId="77777777" w:rsidR="00703DEF" w:rsidRPr="00B36BDD" w:rsidRDefault="00703DEF" w:rsidP="007C1BC4">
            <w:pPr>
              <w:jc w:val="center"/>
              <w:rPr>
                <w:rFonts w:ascii="Arial" w:hAnsi="Arial" w:cs="Arial"/>
              </w:rPr>
            </w:pPr>
          </w:p>
        </w:tc>
        <w:tc>
          <w:tcPr>
            <w:tcW w:w="1097" w:type="dxa"/>
            <w:vMerge w:val="restart"/>
            <w:hideMark/>
          </w:tcPr>
          <w:p w14:paraId="2A56ED01" w14:textId="77777777" w:rsidR="00703DEF" w:rsidRPr="00B36BDD" w:rsidRDefault="00703DEF" w:rsidP="007C1BC4">
            <w:pPr>
              <w:jc w:val="center"/>
              <w:rPr>
                <w:rFonts w:ascii="Arial" w:hAnsi="Arial" w:cs="Arial"/>
              </w:rPr>
            </w:pPr>
            <w:r w:rsidRPr="00B36BDD">
              <w:rPr>
                <w:rFonts w:ascii="Arial" w:hAnsi="Arial" w:cs="Arial"/>
              </w:rPr>
              <w:t>SUL</w:t>
            </w:r>
          </w:p>
        </w:tc>
        <w:tc>
          <w:tcPr>
            <w:tcW w:w="817" w:type="dxa"/>
            <w:vMerge w:val="restart"/>
            <w:hideMark/>
          </w:tcPr>
          <w:p w14:paraId="63CF002D" w14:textId="77777777" w:rsidR="00703DEF" w:rsidRPr="00B36BDD" w:rsidRDefault="00703DEF" w:rsidP="007C1BC4">
            <w:pPr>
              <w:jc w:val="center"/>
              <w:rPr>
                <w:rFonts w:ascii="Arial" w:hAnsi="Arial" w:cs="Arial"/>
              </w:rPr>
            </w:pPr>
            <w:r w:rsidRPr="00B36BDD">
              <w:rPr>
                <w:rFonts w:ascii="Arial" w:hAnsi="Arial" w:cs="Arial"/>
              </w:rPr>
              <w:t>20.96</w:t>
            </w:r>
          </w:p>
        </w:tc>
        <w:tc>
          <w:tcPr>
            <w:tcW w:w="1803" w:type="dxa"/>
            <w:vMerge w:val="restart"/>
            <w:hideMark/>
          </w:tcPr>
          <w:p w14:paraId="17469CC3" w14:textId="77777777" w:rsidR="00703DEF" w:rsidRPr="00B36BDD" w:rsidRDefault="00703DEF" w:rsidP="007C1BC4">
            <w:pPr>
              <w:jc w:val="center"/>
              <w:rPr>
                <w:rFonts w:ascii="Arial" w:hAnsi="Arial" w:cs="Arial"/>
              </w:rPr>
            </w:pPr>
            <w:r w:rsidRPr="00B36BDD">
              <w:rPr>
                <w:rFonts w:ascii="Arial" w:hAnsi="Arial" w:cs="Arial"/>
              </w:rPr>
              <w:t>14.27-31.13</w:t>
            </w:r>
          </w:p>
        </w:tc>
        <w:tc>
          <w:tcPr>
            <w:tcW w:w="1134" w:type="dxa"/>
            <w:vMerge w:val="restart"/>
            <w:hideMark/>
          </w:tcPr>
          <w:p w14:paraId="0AF89339" w14:textId="77777777" w:rsidR="00703DEF" w:rsidRPr="00B36BDD" w:rsidRDefault="00703DEF" w:rsidP="007C1BC4">
            <w:pPr>
              <w:jc w:val="center"/>
              <w:rPr>
                <w:rFonts w:ascii="Arial" w:hAnsi="Arial" w:cs="Arial"/>
              </w:rPr>
            </w:pPr>
            <w:r w:rsidRPr="00B36BDD">
              <w:rPr>
                <w:rFonts w:ascii="Arial" w:hAnsi="Arial" w:cs="Arial"/>
              </w:rPr>
              <w:t>0.25</w:t>
            </w:r>
          </w:p>
        </w:tc>
        <w:tc>
          <w:tcPr>
            <w:tcW w:w="1235" w:type="dxa"/>
            <w:vMerge w:val="restart"/>
            <w:hideMark/>
          </w:tcPr>
          <w:p w14:paraId="7D34B5E3" w14:textId="77777777" w:rsidR="00703DEF" w:rsidRPr="00B36BDD" w:rsidRDefault="00703DEF" w:rsidP="007C1BC4">
            <w:pPr>
              <w:jc w:val="center"/>
              <w:rPr>
                <w:rFonts w:ascii="Arial" w:hAnsi="Arial" w:cs="Arial"/>
              </w:rPr>
            </w:pPr>
            <w:r w:rsidRPr="00B36BDD">
              <w:rPr>
                <w:rFonts w:ascii="Arial" w:hAnsi="Arial" w:cs="Arial"/>
              </w:rPr>
              <w:t>0.14-0.44</w:t>
            </w:r>
          </w:p>
        </w:tc>
        <w:tc>
          <w:tcPr>
            <w:tcW w:w="1496" w:type="dxa"/>
            <w:hideMark/>
          </w:tcPr>
          <w:p w14:paraId="6A32D0E7" w14:textId="77777777" w:rsidR="00703DEF" w:rsidRPr="00B36BDD" w:rsidRDefault="00703DEF" w:rsidP="007C1BC4">
            <w:pPr>
              <w:jc w:val="center"/>
              <w:rPr>
                <w:rFonts w:ascii="Arial" w:hAnsi="Arial" w:cs="Arial"/>
              </w:rPr>
            </w:pPr>
            <w:r w:rsidRPr="00B36BDD">
              <w:rPr>
                <w:rFonts w:ascii="Arial" w:hAnsi="Arial" w:cs="Arial"/>
              </w:rPr>
              <w:t>BIP</w:t>
            </w:r>
          </w:p>
        </w:tc>
        <w:tc>
          <w:tcPr>
            <w:tcW w:w="847" w:type="dxa"/>
            <w:hideMark/>
          </w:tcPr>
          <w:p w14:paraId="3A852F78" w14:textId="77777777" w:rsidR="00703DEF" w:rsidRPr="00B36BDD" w:rsidRDefault="00703DEF" w:rsidP="007C1BC4">
            <w:pPr>
              <w:jc w:val="center"/>
              <w:rPr>
                <w:rFonts w:ascii="Arial" w:hAnsi="Arial" w:cs="Arial"/>
              </w:rPr>
            </w:pPr>
            <w:r w:rsidRPr="00B36BDD">
              <w:rPr>
                <w:rFonts w:ascii="Arial" w:hAnsi="Arial" w:cs="Arial"/>
              </w:rPr>
              <w:t>0.41</w:t>
            </w:r>
          </w:p>
        </w:tc>
        <w:tc>
          <w:tcPr>
            <w:tcW w:w="1266" w:type="dxa"/>
            <w:hideMark/>
          </w:tcPr>
          <w:p w14:paraId="227AEA9C" w14:textId="77777777" w:rsidR="00703DEF" w:rsidRPr="00B36BDD" w:rsidRDefault="00703DEF" w:rsidP="007C1BC4">
            <w:pPr>
              <w:jc w:val="center"/>
              <w:rPr>
                <w:rFonts w:ascii="Arial" w:hAnsi="Arial" w:cs="Arial"/>
              </w:rPr>
            </w:pPr>
            <w:r w:rsidRPr="00B36BDD">
              <w:rPr>
                <w:rFonts w:ascii="Arial" w:hAnsi="Arial" w:cs="Arial"/>
              </w:rPr>
              <w:t>0.19-0.67</w:t>
            </w:r>
          </w:p>
        </w:tc>
        <w:tc>
          <w:tcPr>
            <w:tcW w:w="2527" w:type="dxa"/>
            <w:hideMark/>
          </w:tcPr>
          <w:p w14:paraId="6087183E" w14:textId="77777777" w:rsidR="00703DEF" w:rsidRPr="00B36BDD" w:rsidRDefault="00703DEF" w:rsidP="007C1BC4">
            <w:pPr>
              <w:jc w:val="center"/>
              <w:rPr>
                <w:rFonts w:ascii="Arial" w:hAnsi="Arial" w:cs="Arial"/>
              </w:rPr>
            </w:pPr>
            <w:r w:rsidRPr="00B36BDD">
              <w:rPr>
                <w:rFonts w:ascii="Arial" w:hAnsi="Arial" w:cs="Arial"/>
              </w:rPr>
              <w:t>dominant</w:t>
            </w:r>
          </w:p>
        </w:tc>
      </w:tr>
      <w:tr w:rsidR="0055073B" w:rsidRPr="00B36BDD" w14:paraId="727A607B" w14:textId="77777777" w:rsidTr="0055073B">
        <w:trPr>
          <w:trHeight w:hRule="exact" w:val="312"/>
        </w:trPr>
        <w:tc>
          <w:tcPr>
            <w:tcW w:w="1670" w:type="dxa"/>
            <w:vMerge/>
            <w:hideMark/>
          </w:tcPr>
          <w:p w14:paraId="2F4C93A6" w14:textId="77777777" w:rsidR="00703DEF" w:rsidRPr="00B36BDD" w:rsidRDefault="00703DEF" w:rsidP="007C1BC4">
            <w:pPr>
              <w:jc w:val="center"/>
              <w:rPr>
                <w:rFonts w:ascii="Arial" w:hAnsi="Arial" w:cs="Arial"/>
              </w:rPr>
            </w:pPr>
          </w:p>
        </w:tc>
        <w:tc>
          <w:tcPr>
            <w:tcW w:w="1097" w:type="dxa"/>
            <w:vMerge/>
            <w:hideMark/>
          </w:tcPr>
          <w:p w14:paraId="27C92006" w14:textId="77777777" w:rsidR="00703DEF" w:rsidRPr="00B36BDD" w:rsidRDefault="00703DEF" w:rsidP="007C1BC4">
            <w:pPr>
              <w:jc w:val="center"/>
              <w:rPr>
                <w:rFonts w:ascii="Arial" w:hAnsi="Arial" w:cs="Arial"/>
              </w:rPr>
            </w:pPr>
          </w:p>
        </w:tc>
        <w:tc>
          <w:tcPr>
            <w:tcW w:w="817" w:type="dxa"/>
            <w:vMerge/>
            <w:hideMark/>
          </w:tcPr>
          <w:p w14:paraId="69DE3C0D" w14:textId="77777777" w:rsidR="00703DEF" w:rsidRPr="00B36BDD" w:rsidRDefault="00703DEF" w:rsidP="007C1BC4">
            <w:pPr>
              <w:jc w:val="center"/>
              <w:rPr>
                <w:rFonts w:ascii="Arial" w:hAnsi="Arial" w:cs="Arial"/>
              </w:rPr>
            </w:pPr>
          </w:p>
        </w:tc>
        <w:tc>
          <w:tcPr>
            <w:tcW w:w="1803" w:type="dxa"/>
            <w:vMerge/>
            <w:hideMark/>
          </w:tcPr>
          <w:p w14:paraId="0DB2AF91" w14:textId="77777777" w:rsidR="00703DEF" w:rsidRPr="00B36BDD" w:rsidRDefault="00703DEF" w:rsidP="007C1BC4">
            <w:pPr>
              <w:jc w:val="center"/>
              <w:rPr>
                <w:rFonts w:ascii="Arial" w:hAnsi="Arial" w:cs="Arial"/>
              </w:rPr>
            </w:pPr>
          </w:p>
        </w:tc>
        <w:tc>
          <w:tcPr>
            <w:tcW w:w="1134" w:type="dxa"/>
            <w:vMerge/>
            <w:hideMark/>
          </w:tcPr>
          <w:p w14:paraId="1B061649" w14:textId="77777777" w:rsidR="00703DEF" w:rsidRPr="00B36BDD" w:rsidRDefault="00703DEF" w:rsidP="007C1BC4">
            <w:pPr>
              <w:jc w:val="center"/>
              <w:rPr>
                <w:rFonts w:ascii="Arial" w:hAnsi="Arial" w:cs="Arial"/>
              </w:rPr>
            </w:pPr>
          </w:p>
        </w:tc>
        <w:tc>
          <w:tcPr>
            <w:tcW w:w="1235" w:type="dxa"/>
            <w:vMerge/>
            <w:hideMark/>
          </w:tcPr>
          <w:p w14:paraId="5391A25E" w14:textId="77777777" w:rsidR="00703DEF" w:rsidRPr="00B36BDD" w:rsidRDefault="00703DEF" w:rsidP="007C1BC4">
            <w:pPr>
              <w:jc w:val="center"/>
              <w:rPr>
                <w:rFonts w:ascii="Arial" w:hAnsi="Arial" w:cs="Arial"/>
              </w:rPr>
            </w:pPr>
          </w:p>
        </w:tc>
        <w:tc>
          <w:tcPr>
            <w:tcW w:w="1496" w:type="dxa"/>
            <w:hideMark/>
          </w:tcPr>
          <w:p w14:paraId="150EE4AA" w14:textId="77777777" w:rsidR="00703DEF" w:rsidRPr="00B36BDD" w:rsidRDefault="00703DEF" w:rsidP="007C1BC4">
            <w:pPr>
              <w:jc w:val="center"/>
              <w:rPr>
                <w:rFonts w:ascii="Arial" w:hAnsi="Arial" w:cs="Arial"/>
              </w:rPr>
            </w:pPr>
            <w:r w:rsidRPr="00B36BDD">
              <w:rPr>
                <w:rFonts w:ascii="Arial" w:hAnsi="Arial" w:cs="Arial"/>
              </w:rPr>
              <w:t>PAL</w:t>
            </w:r>
          </w:p>
        </w:tc>
        <w:tc>
          <w:tcPr>
            <w:tcW w:w="847" w:type="dxa"/>
            <w:hideMark/>
          </w:tcPr>
          <w:p w14:paraId="7767128A" w14:textId="77777777" w:rsidR="00703DEF" w:rsidRPr="00B36BDD" w:rsidRDefault="00703DEF" w:rsidP="007C1BC4">
            <w:pPr>
              <w:jc w:val="center"/>
              <w:rPr>
                <w:rFonts w:ascii="Arial" w:hAnsi="Arial" w:cs="Arial"/>
              </w:rPr>
            </w:pPr>
            <w:r w:rsidRPr="00B36BDD">
              <w:rPr>
                <w:rFonts w:ascii="Arial" w:hAnsi="Arial" w:cs="Arial"/>
              </w:rPr>
              <w:t>1.05</w:t>
            </w:r>
          </w:p>
        </w:tc>
        <w:tc>
          <w:tcPr>
            <w:tcW w:w="1266" w:type="dxa"/>
            <w:hideMark/>
          </w:tcPr>
          <w:p w14:paraId="483F2E98" w14:textId="77777777" w:rsidR="00703DEF" w:rsidRPr="00B36BDD" w:rsidRDefault="00703DEF" w:rsidP="007C1BC4">
            <w:pPr>
              <w:jc w:val="center"/>
              <w:rPr>
                <w:rFonts w:ascii="Arial" w:hAnsi="Arial" w:cs="Arial"/>
              </w:rPr>
            </w:pPr>
            <w:r w:rsidRPr="00B36BDD">
              <w:rPr>
                <w:rFonts w:ascii="Arial" w:hAnsi="Arial" w:cs="Arial"/>
              </w:rPr>
              <w:t>0.71-1.53</w:t>
            </w:r>
          </w:p>
        </w:tc>
        <w:tc>
          <w:tcPr>
            <w:tcW w:w="2527" w:type="dxa"/>
            <w:hideMark/>
          </w:tcPr>
          <w:p w14:paraId="3AEB5DCD" w14:textId="77777777" w:rsidR="00703DEF" w:rsidRPr="00B36BDD" w:rsidRDefault="00703DEF" w:rsidP="007C1BC4">
            <w:pPr>
              <w:jc w:val="center"/>
              <w:rPr>
                <w:rFonts w:ascii="Arial" w:hAnsi="Arial" w:cs="Arial"/>
              </w:rPr>
            </w:pPr>
            <w:r w:rsidRPr="00B36BDD">
              <w:rPr>
                <w:rFonts w:ascii="Arial" w:hAnsi="Arial" w:cs="Arial"/>
              </w:rPr>
              <w:t>unstable coexistence</w:t>
            </w:r>
          </w:p>
        </w:tc>
      </w:tr>
      <w:tr w:rsidR="0055073B" w:rsidRPr="00B36BDD" w14:paraId="1D01BF6D" w14:textId="77777777" w:rsidTr="0055073B">
        <w:trPr>
          <w:trHeight w:hRule="exact" w:val="312"/>
        </w:trPr>
        <w:tc>
          <w:tcPr>
            <w:tcW w:w="1670" w:type="dxa"/>
            <w:vMerge w:val="restart"/>
            <w:hideMark/>
          </w:tcPr>
          <w:p w14:paraId="5BD434CF" w14:textId="0DE2D47C" w:rsidR="00703DEF" w:rsidRPr="00B36BDD" w:rsidRDefault="003C26C1" w:rsidP="007C1BC4">
            <w:pPr>
              <w:jc w:val="center"/>
              <w:rPr>
                <w:rFonts w:ascii="Arial" w:hAnsi="Arial" w:cs="Arial"/>
              </w:rPr>
            </w:pPr>
            <w:r>
              <w:rPr>
                <w:rFonts w:ascii="Arial" w:hAnsi="Arial" w:cs="Arial"/>
              </w:rPr>
              <w:t>L</w:t>
            </w:r>
            <w:r w:rsidR="005B14D0">
              <w:rPr>
                <w:rFonts w:ascii="Arial" w:hAnsi="Arial" w:cs="Arial"/>
              </w:rPr>
              <w:t>owland</w:t>
            </w:r>
          </w:p>
        </w:tc>
        <w:tc>
          <w:tcPr>
            <w:tcW w:w="1097" w:type="dxa"/>
            <w:vMerge w:val="restart"/>
            <w:hideMark/>
          </w:tcPr>
          <w:p w14:paraId="76FAD937" w14:textId="77777777" w:rsidR="00703DEF" w:rsidRPr="00B36BDD" w:rsidRDefault="00703DEF" w:rsidP="007C1BC4">
            <w:pPr>
              <w:jc w:val="center"/>
              <w:rPr>
                <w:rFonts w:ascii="Arial" w:hAnsi="Arial" w:cs="Arial"/>
              </w:rPr>
            </w:pPr>
            <w:r w:rsidRPr="00B36BDD">
              <w:rPr>
                <w:rFonts w:ascii="Arial" w:hAnsi="Arial" w:cs="Arial"/>
              </w:rPr>
              <w:t>BIP</w:t>
            </w:r>
          </w:p>
        </w:tc>
        <w:tc>
          <w:tcPr>
            <w:tcW w:w="817" w:type="dxa"/>
            <w:vMerge w:val="restart"/>
            <w:hideMark/>
          </w:tcPr>
          <w:p w14:paraId="106C0207" w14:textId="77777777" w:rsidR="00703DEF" w:rsidRPr="00B36BDD" w:rsidRDefault="00703DEF" w:rsidP="007C1BC4">
            <w:pPr>
              <w:jc w:val="center"/>
              <w:rPr>
                <w:rFonts w:ascii="Arial" w:hAnsi="Arial" w:cs="Arial"/>
              </w:rPr>
            </w:pPr>
            <w:r w:rsidRPr="00B36BDD">
              <w:rPr>
                <w:rFonts w:ascii="Arial" w:hAnsi="Arial" w:cs="Arial"/>
              </w:rPr>
              <w:t>15.35</w:t>
            </w:r>
          </w:p>
        </w:tc>
        <w:tc>
          <w:tcPr>
            <w:tcW w:w="1803" w:type="dxa"/>
            <w:vMerge w:val="restart"/>
            <w:hideMark/>
          </w:tcPr>
          <w:p w14:paraId="1A968184" w14:textId="77777777" w:rsidR="00703DEF" w:rsidRPr="00B36BDD" w:rsidRDefault="00703DEF" w:rsidP="007C1BC4">
            <w:pPr>
              <w:jc w:val="center"/>
              <w:rPr>
                <w:rFonts w:ascii="Arial" w:hAnsi="Arial" w:cs="Arial"/>
              </w:rPr>
            </w:pPr>
            <w:r w:rsidRPr="00B36BDD">
              <w:rPr>
                <w:rFonts w:ascii="Arial" w:hAnsi="Arial" w:cs="Arial"/>
              </w:rPr>
              <w:t>12.51-19.05</w:t>
            </w:r>
          </w:p>
        </w:tc>
        <w:tc>
          <w:tcPr>
            <w:tcW w:w="1134" w:type="dxa"/>
            <w:vMerge w:val="restart"/>
            <w:hideMark/>
          </w:tcPr>
          <w:p w14:paraId="1AF3568F" w14:textId="77777777" w:rsidR="00703DEF" w:rsidRPr="00B36BDD" w:rsidRDefault="00703DEF" w:rsidP="007C1BC4">
            <w:pPr>
              <w:jc w:val="center"/>
              <w:rPr>
                <w:rFonts w:ascii="Arial" w:hAnsi="Arial" w:cs="Arial"/>
              </w:rPr>
            </w:pPr>
            <w:r w:rsidRPr="00B36BDD">
              <w:rPr>
                <w:rFonts w:ascii="Arial" w:hAnsi="Arial" w:cs="Arial"/>
              </w:rPr>
              <w:t>0.07</w:t>
            </w:r>
          </w:p>
        </w:tc>
        <w:tc>
          <w:tcPr>
            <w:tcW w:w="1235" w:type="dxa"/>
            <w:vMerge w:val="restart"/>
            <w:hideMark/>
          </w:tcPr>
          <w:p w14:paraId="044C68DF" w14:textId="77777777" w:rsidR="00703DEF" w:rsidRPr="00B36BDD" w:rsidRDefault="00703DEF" w:rsidP="007C1BC4">
            <w:pPr>
              <w:jc w:val="center"/>
              <w:rPr>
                <w:rFonts w:ascii="Arial" w:hAnsi="Arial" w:cs="Arial"/>
              </w:rPr>
            </w:pPr>
            <w:r w:rsidRPr="00B36BDD">
              <w:rPr>
                <w:rFonts w:ascii="Arial" w:hAnsi="Arial" w:cs="Arial"/>
              </w:rPr>
              <w:t>0.05-0.11</w:t>
            </w:r>
          </w:p>
        </w:tc>
        <w:tc>
          <w:tcPr>
            <w:tcW w:w="1496" w:type="dxa"/>
            <w:hideMark/>
          </w:tcPr>
          <w:p w14:paraId="025FD9FB" w14:textId="77777777" w:rsidR="00703DEF" w:rsidRPr="00B36BDD" w:rsidRDefault="00703DEF" w:rsidP="007C1BC4">
            <w:pPr>
              <w:jc w:val="center"/>
              <w:rPr>
                <w:rFonts w:ascii="Arial" w:hAnsi="Arial" w:cs="Arial"/>
              </w:rPr>
            </w:pPr>
            <w:r w:rsidRPr="00B36BDD">
              <w:rPr>
                <w:rFonts w:ascii="Arial" w:hAnsi="Arial" w:cs="Arial"/>
              </w:rPr>
              <w:t>PAL</w:t>
            </w:r>
          </w:p>
        </w:tc>
        <w:tc>
          <w:tcPr>
            <w:tcW w:w="847" w:type="dxa"/>
            <w:hideMark/>
          </w:tcPr>
          <w:p w14:paraId="323A10AE" w14:textId="77777777" w:rsidR="00703DEF" w:rsidRPr="00B36BDD" w:rsidRDefault="00703DEF" w:rsidP="007C1BC4">
            <w:pPr>
              <w:jc w:val="center"/>
              <w:rPr>
                <w:rFonts w:ascii="Arial" w:hAnsi="Arial" w:cs="Arial"/>
              </w:rPr>
            </w:pPr>
            <w:r w:rsidRPr="00B36BDD">
              <w:rPr>
                <w:rFonts w:ascii="Arial" w:hAnsi="Arial" w:cs="Arial"/>
              </w:rPr>
              <w:t>0.29</w:t>
            </w:r>
          </w:p>
        </w:tc>
        <w:tc>
          <w:tcPr>
            <w:tcW w:w="1266" w:type="dxa"/>
            <w:hideMark/>
          </w:tcPr>
          <w:p w14:paraId="789EBA47" w14:textId="77777777" w:rsidR="00703DEF" w:rsidRPr="00B36BDD" w:rsidRDefault="00703DEF" w:rsidP="007C1BC4">
            <w:pPr>
              <w:jc w:val="center"/>
              <w:rPr>
                <w:rFonts w:ascii="Arial" w:hAnsi="Arial" w:cs="Arial"/>
              </w:rPr>
            </w:pPr>
            <w:r w:rsidRPr="00B36BDD">
              <w:rPr>
                <w:rFonts w:ascii="Arial" w:hAnsi="Arial" w:cs="Arial"/>
              </w:rPr>
              <w:t>0.07-0.63</w:t>
            </w:r>
          </w:p>
        </w:tc>
        <w:tc>
          <w:tcPr>
            <w:tcW w:w="2527" w:type="dxa"/>
            <w:hideMark/>
          </w:tcPr>
          <w:p w14:paraId="7C5D292E" w14:textId="77777777" w:rsidR="00703DEF" w:rsidRPr="00B36BDD" w:rsidRDefault="00703DEF" w:rsidP="007C1BC4">
            <w:pPr>
              <w:jc w:val="center"/>
              <w:rPr>
                <w:rFonts w:ascii="Arial" w:hAnsi="Arial" w:cs="Arial"/>
              </w:rPr>
            </w:pPr>
            <w:r w:rsidRPr="00B36BDD">
              <w:rPr>
                <w:rFonts w:ascii="Arial" w:hAnsi="Arial" w:cs="Arial"/>
              </w:rPr>
              <w:t>dominant</w:t>
            </w:r>
          </w:p>
        </w:tc>
      </w:tr>
      <w:tr w:rsidR="0055073B" w:rsidRPr="00B36BDD" w14:paraId="34D6A0C3" w14:textId="77777777" w:rsidTr="0055073B">
        <w:trPr>
          <w:trHeight w:hRule="exact" w:val="312"/>
        </w:trPr>
        <w:tc>
          <w:tcPr>
            <w:tcW w:w="1670" w:type="dxa"/>
            <w:vMerge/>
            <w:hideMark/>
          </w:tcPr>
          <w:p w14:paraId="671979DC" w14:textId="77777777" w:rsidR="00703DEF" w:rsidRPr="00B36BDD" w:rsidRDefault="00703DEF" w:rsidP="007C1BC4">
            <w:pPr>
              <w:jc w:val="center"/>
              <w:rPr>
                <w:rFonts w:ascii="Arial" w:hAnsi="Arial" w:cs="Arial"/>
              </w:rPr>
            </w:pPr>
          </w:p>
        </w:tc>
        <w:tc>
          <w:tcPr>
            <w:tcW w:w="1097" w:type="dxa"/>
            <w:vMerge/>
            <w:hideMark/>
          </w:tcPr>
          <w:p w14:paraId="5764CEC7" w14:textId="77777777" w:rsidR="00703DEF" w:rsidRPr="00B36BDD" w:rsidRDefault="00703DEF" w:rsidP="007C1BC4">
            <w:pPr>
              <w:jc w:val="center"/>
              <w:rPr>
                <w:rFonts w:ascii="Arial" w:hAnsi="Arial" w:cs="Arial"/>
              </w:rPr>
            </w:pPr>
          </w:p>
        </w:tc>
        <w:tc>
          <w:tcPr>
            <w:tcW w:w="817" w:type="dxa"/>
            <w:vMerge/>
            <w:hideMark/>
          </w:tcPr>
          <w:p w14:paraId="515D8AAC" w14:textId="77777777" w:rsidR="00703DEF" w:rsidRPr="00B36BDD" w:rsidRDefault="00703DEF" w:rsidP="007C1BC4">
            <w:pPr>
              <w:jc w:val="center"/>
              <w:rPr>
                <w:rFonts w:ascii="Arial" w:hAnsi="Arial" w:cs="Arial"/>
              </w:rPr>
            </w:pPr>
          </w:p>
        </w:tc>
        <w:tc>
          <w:tcPr>
            <w:tcW w:w="1803" w:type="dxa"/>
            <w:vMerge/>
            <w:hideMark/>
          </w:tcPr>
          <w:p w14:paraId="0C9DD549" w14:textId="77777777" w:rsidR="00703DEF" w:rsidRPr="00B36BDD" w:rsidRDefault="00703DEF" w:rsidP="007C1BC4">
            <w:pPr>
              <w:jc w:val="center"/>
              <w:rPr>
                <w:rFonts w:ascii="Arial" w:hAnsi="Arial" w:cs="Arial"/>
              </w:rPr>
            </w:pPr>
          </w:p>
        </w:tc>
        <w:tc>
          <w:tcPr>
            <w:tcW w:w="1134" w:type="dxa"/>
            <w:vMerge/>
            <w:hideMark/>
          </w:tcPr>
          <w:p w14:paraId="1E0BFB1B" w14:textId="77777777" w:rsidR="00703DEF" w:rsidRPr="00B36BDD" w:rsidRDefault="00703DEF" w:rsidP="007C1BC4">
            <w:pPr>
              <w:jc w:val="center"/>
              <w:rPr>
                <w:rFonts w:ascii="Arial" w:hAnsi="Arial" w:cs="Arial"/>
              </w:rPr>
            </w:pPr>
          </w:p>
        </w:tc>
        <w:tc>
          <w:tcPr>
            <w:tcW w:w="1235" w:type="dxa"/>
            <w:vMerge/>
            <w:hideMark/>
          </w:tcPr>
          <w:p w14:paraId="4CAD0D61" w14:textId="77777777" w:rsidR="00703DEF" w:rsidRPr="00B36BDD" w:rsidRDefault="00703DEF" w:rsidP="007C1BC4">
            <w:pPr>
              <w:jc w:val="center"/>
              <w:rPr>
                <w:rFonts w:ascii="Arial" w:hAnsi="Arial" w:cs="Arial"/>
              </w:rPr>
            </w:pPr>
          </w:p>
        </w:tc>
        <w:tc>
          <w:tcPr>
            <w:tcW w:w="1496" w:type="dxa"/>
            <w:hideMark/>
          </w:tcPr>
          <w:p w14:paraId="25E72286" w14:textId="77777777" w:rsidR="00703DEF" w:rsidRPr="00B36BDD" w:rsidRDefault="00703DEF" w:rsidP="007C1BC4">
            <w:pPr>
              <w:jc w:val="center"/>
              <w:rPr>
                <w:rFonts w:ascii="Arial" w:hAnsi="Arial" w:cs="Arial"/>
              </w:rPr>
            </w:pPr>
            <w:r w:rsidRPr="00B36BDD">
              <w:rPr>
                <w:rFonts w:ascii="Arial" w:hAnsi="Arial" w:cs="Arial"/>
              </w:rPr>
              <w:t>PAN</w:t>
            </w:r>
          </w:p>
        </w:tc>
        <w:tc>
          <w:tcPr>
            <w:tcW w:w="847" w:type="dxa"/>
            <w:hideMark/>
          </w:tcPr>
          <w:p w14:paraId="2F2431D1" w14:textId="77777777" w:rsidR="00703DEF" w:rsidRPr="00B36BDD" w:rsidRDefault="00703DEF" w:rsidP="007C1BC4">
            <w:pPr>
              <w:jc w:val="center"/>
              <w:rPr>
                <w:rFonts w:ascii="Arial" w:hAnsi="Arial" w:cs="Arial"/>
              </w:rPr>
            </w:pPr>
            <w:r w:rsidRPr="00B36BDD">
              <w:rPr>
                <w:rFonts w:ascii="Arial" w:hAnsi="Arial" w:cs="Arial"/>
              </w:rPr>
              <w:t>0.87</w:t>
            </w:r>
          </w:p>
        </w:tc>
        <w:tc>
          <w:tcPr>
            <w:tcW w:w="1266" w:type="dxa"/>
            <w:hideMark/>
          </w:tcPr>
          <w:p w14:paraId="1A97EF2D" w14:textId="77777777" w:rsidR="00703DEF" w:rsidRPr="00B36BDD" w:rsidRDefault="00703DEF" w:rsidP="007C1BC4">
            <w:pPr>
              <w:jc w:val="center"/>
              <w:rPr>
                <w:rFonts w:ascii="Arial" w:hAnsi="Arial" w:cs="Arial"/>
              </w:rPr>
            </w:pPr>
            <w:r w:rsidRPr="00B36BDD">
              <w:rPr>
                <w:rFonts w:ascii="Arial" w:hAnsi="Arial" w:cs="Arial"/>
              </w:rPr>
              <w:t>0.54-1.35</w:t>
            </w:r>
          </w:p>
        </w:tc>
        <w:tc>
          <w:tcPr>
            <w:tcW w:w="2527" w:type="dxa"/>
            <w:hideMark/>
          </w:tcPr>
          <w:p w14:paraId="51BF596E" w14:textId="77777777" w:rsidR="00703DEF" w:rsidRPr="00B36BDD" w:rsidRDefault="00703DEF" w:rsidP="007C1BC4">
            <w:pPr>
              <w:jc w:val="center"/>
              <w:rPr>
                <w:rFonts w:ascii="Arial" w:hAnsi="Arial" w:cs="Arial"/>
              </w:rPr>
            </w:pPr>
            <w:r w:rsidRPr="00B36BDD">
              <w:rPr>
                <w:rFonts w:ascii="Arial" w:hAnsi="Arial" w:cs="Arial"/>
              </w:rPr>
              <w:t>stable coexistence</w:t>
            </w:r>
          </w:p>
        </w:tc>
      </w:tr>
      <w:tr w:rsidR="0055073B" w:rsidRPr="00B36BDD" w14:paraId="01AA79E0" w14:textId="77777777" w:rsidTr="0055073B">
        <w:trPr>
          <w:trHeight w:hRule="exact" w:val="312"/>
        </w:trPr>
        <w:tc>
          <w:tcPr>
            <w:tcW w:w="1670" w:type="dxa"/>
            <w:vMerge/>
            <w:hideMark/>
          </w:tcPr>
          <w:p w14:paraId="28E21D7A" w14:textId="77777777" w:rsidR="00703DEF" w:rsidRPr="00B36BDD" w:rsidRDefault="00703DEF" w:rsidP="007C1BC4">
            <w:pPr>
              <w:jc w:val="center"/>
              <w:rPr>
                <w:rFonts w:ascii="Arial" w:hAnsi="Arial" w:cs="Arial"/>
              </w:rPr>
            </w:pPr>
          </w:p>
        </w:tc>
        <w:tc>
          <w:tcPr>
            <w:tcW w:w="1097" w:type="dxa"/>
            <w:vMerge/>
            <w:hideMark/>
          </w:tcPr>
          <w:p w14:paraId="0591937C" w14:textId="77777777" w:rsidR="00703DEF" w:rsidRPr="00B36BDD" w:rsidRDefault="00703DEF" w:rsidP="007C1BC4">
            <w:pPr>
              <w:jc w:val="center"/>
              <w:rPr>
                <w:rFonts w:ascii="Arial" w:hAnsi="Arial" w:cs="Arial"/>
              </w:rPr>
            </w:pPr>
          </w:p>
        </w:tc>
        <w:tc>
          <w:tcPr>
            <w:tcW w:w="817" w:type="dxa"/>
            <w:vMerge/>
            <w:hideMark/>
          </w:tcPr>
          <w:p w14:paraId="3CD3BE6F" w14:textId="77777777" w:rsidR="00703DEF" w:rsidRPr="00B36BDD" w:rsidRDefault="00703DEF" w:rsidP="007C1BC4">
            <w:pPr>
              <w:jc w:val="center"/>
              <w:rPr>
                <w:rFonts w:ascii="Arial" w:hAnsi="Arial" w:cs="Arial"/>
              </w:rPr>
            </w:pPr>
          </w:p>
        </w:tc>
        <w:tc>
          <w:tcPr>
            <w:tcW w:w="1803" w:type="dxa"/>
            <w:vMerge/>
            <w:hideMark/>
          </w:tcPr>
          <w:p w14:paraId="223D7F9E" w14:textId="77777777" w:rsidR="00703DEF" w:rsidRPr="00B36BDD" w:rsidRDefault="00703DEF" w:rsidP="007C1BC4">
            <w:pPr>
              <w:jc w:val="center"/>
              <w:rPr>
                <w:rFonts w:ascii="Arial" w:hAnsi="Arial" w:cs="Arial"/>
              </w:rPr>
            </w:pPr>
          </w:p>
        </w:tc>
        <w:tc>
          <w:tcPr>
            <w:tcW w:w="1134" w:type="dxa"/>
            <w:vMerge/>
            <w:hideMark/>
          </w:tcPr>
          <w:p w14:paraId="2C559B54" w14:textId="77777777" w:rsidR="00703DEF" w:rsidRPr="00B36BDD" w:rsidRDefault="00703DEF" w:rsidP="007C1BC4">
            <w:pPr>
              <w:jc w:val="center"/>
              <w:rPr>
                <w:rFonts w:ascii="Arial" w:hAnsi="Arial" w:cs="Arial"/>
              </w:rPr>
            </w:pPr>
          </w:p>
        </w:tc>
        <w:tc>
          <w:tcPr>
            <w:tcW w:w="1235" w:type="dxa"/>
            <w:vMerge/>
            <w:hideMark/>
          </w:tcPr>
          <w:p w14:paraId="6B34B191" w14:textId="77777777" w:rsidR="00703DEF" w:rsidRPr="00B36BDD" w:rsidRDefault="00703DEF" w:rsidP="007C1BC4">
            <w:pPr>
              <w:jc w:val="center"/>
              <w:rPr>
                <w:rFonts w:ascii="Arial" w:hAnsi="Arial" w:cs="Arial"/>
              </w:rPr>
            </w:pPr>
          </w:p>
        </w:tc>
        <w:tc>
          <w:tcPr>
            <w:tcW w:w="1496" w:type="dxa"/>
            <w:hideMark/>
          </w:tcPr>
          <w:p w14:paraId="5F8CEF86" w14:textId="77777777" w:rsidR="00703DEF" w:rsidRPr="00B36BDD" w:rsidRDefault="00703DEF" w:rsidP="007C1BC4">
            <w:pPr>
              <w:jc w:val="center"/>
              <w:rPr>
                <w:rFonts w:ascii="Arial" w:hAnsi="Arial" w:cs="Arial"/>
              </w:rPr>
            </w:pPr>
            <w:r w:rsidRPr="00B36BDD">
              <w:rPr>
                <w:rFonts w:ascii="Arial" w:hAnsi="Arial" w:cs="Arial"/>
              </w:rPr>
              <w:t>PST</w:t>
            </w:r>
          </w:p>
        </w:tc>
        <w:tc>
          <w:tcPr>
            <w:tcW w:w="847" w:type="dxa"/>
            <w:hideMark/>
          </w:tcPr>
          <w:p w14:paraId="3CCDDE97" w14:textId="77777777" w:rsidR="00703DEF" w:rsidRPr="00B36BDD" w:rsidRDefault="00703DEF" w:rsidP="007C1BC4">
            <w:pPr>
              <w:jc w:val="center"/>
              <w:rPr>
                <w:rFonts w:ascii="Arial" w:hAnsi="Arial" w:cs="Arial"/>
              </w:rPr>
            </w:pPr>
            <w:r w:rsidRPr="00B36BDD">
              <w:rPr>
                <w:rFonts w:ascii="Arial" w:hAnsi="Arial" w:cs="Arial"/>
              </w:rPr>
              <w:t>0.31</w:t>
            </w:r>
          </w:p>
        </w:tc>
        <w:tc>
          <w:tcPr>
            <w:tcW w:w="1266" w:type="dxa"/>
            <w:hideMark/>
          </w:tcPr>
          <w:p w14:paraId="40E12ACF" w14:textId="77777777" w:rsidR="00703DEF" w:rsidRPr="00B36BDD" w:rsidRDefault="00703DEF" w:rsidP="007C1BC4">
            <w:pPr>
              <w:jc w:val="center"/>
              <w:rPr>
                <w:rFonts w:ascii="Arial" w:hAnsi="Arial" w:cs="Arial"/>
              </w:rPr>
            </w:pPr>
            <w:r w:rsidRPr="00B36BDD">
              <w:rPr>
                <w:rFonts w:ascii="Arial" w:hAnsi="Arial" w:cs="Arial"/>
              </w:rPr>
              <w:t>0.07-0.63</w:t>
            </w:r>
          </w:p>
        </w:tc>
        <w:tc>
          <w:tcPr>
            <w:tcW w:w="2527" w:type="dxa"/>
            <w:hideMark/>
          </w:tcPr>
          <w:p w14:paraId="19342CE1" w14:textId="77777777" w:rsidR="00703DEF" w:rsidRPr="00B36BDD" w:rsidRDefault="00703DEF" w:rsidP="007C1BC4">
            <w:pPr>
              <w:jc w:val="center"/>
              <w:rPr>
                <w:rFonts w:ascii="Arial" w:hAnsi="Arial" w:cs="Arial"/>
              </w:rPr>
            </w:pPr>
            <w:r w:rsidRPr="00B36BDD">
              <w:rPr>
                <w:rFonts w:ascii="Arial" w:hAnsi="Arial" w:cs="Arial"/>
              </w:rPr>
              <w:t>dominant</w:t>
            </w:r>
          </w:p>
        </w:tc>
      </w:tr>
      <w:tr w:rsidR="0055073B" w:rsidRPr="00B36BDD" w14:paraId="6647D1BC" w14:textId="77777777" w:rsidTr="0055073B">
        <w:trPr>
          <w:trHeight w:hRule="exact" w:val="312"/>
        </w:trPr>
        <w:tc>
          <w:tcPr>
            <w:tcW w:w="1670" w:type="dxa"/>
            <w:vMerge/>
            <w:hideMark/>
          </w:tcPr>
          <w:p w14:paraId="04123A74" w14:textId="77777777" w:rsidR="00703DEF" w:rsidRPr="00B36BDD" w:rsidRDefault="00703DEF" w:rsidP="007C1BC4">
            <w:pPr>
              <w:jc w:val="center"/>
              <w:rPr>
                <w:rFonts w:ascii="Arial" w:hAnsi="Arial" w:cs="Arial"/>
              </w:rPr>
            </w:pPr>
          </w:p>
        </w:tc>
        <w:tc>
          <w:tcPr>
            <w:tcW w:w="1097" w:type="dxa"/>
            <w:vMerge/>
            <w:hideMark/>
          </w:tcPr>
          <w:p w14:paraId="4A5930D6" w14:textId="77777777" w:rsidR="00703DEF" w:rsidRPr="00B36BDD" w:rsidRDefault="00703DEF" w:rsidP="007C1BC4">
            <w:pPr>
              <w:jc w:val="center"/>
              <w:rPr>
                <w:rFonts w:ascii="Arial" w:hAnsi="Arial" w:cs="Arial"/>
              </w:rPr>
            </w:pPr>
          </w:p>
        </w:tc>
        <w:tc>
          <w:tcPr>
            <w:tcW w:w="817" w:type="dxa"/>
            <w:vMerge/>
            <w:hideMark/>
          </w:tcPr>
          <w:p w14:paraId="5AB35128" w14:textId="77777777" w:rsidR="00703DEF" w:rsidRPr="00B36BDD" w:rsidRDefault="00703DEF" w:rsidP="007C1BC4">
            <w:pPr>
              <w:jc w:val="center"/>
              <w:rPr>
                <w:rFonts w:ascii="Arial" w:hAnsi="Arial" w:cs="Arial"/>
              </w:rPr>
            </w:pPr>
          </w:p>
        </w:tc>
        <w:tc>
          <w:tcPr>
            <w:tcW w:w="1803" w:type="dxa"/>
            <w:vMerge/>
            <w:hideMark/>
          </w:tcPr>
          <w:p w14:paraId="2C3D4AC4" w14:textId="77777777" w:rsidR="00703DEF" w:rsidRPr="00B36BDD" w:rsidRDefault="00703DEF" w:rsidP="007C1BC4">
            <w:pPr>
              <w:jc w:val="center"/>
              <w:rPr>
                <w:rFonts w:ascii="Arial" w:hAnsi="Arial" w:cs="Arial"/>
              </w:rPr>
            </w:pPr>
          </w:p>
        </w:tc>
        <w:tc>
          <w:tcPr>
            <w:tcW w:w="1134" w:type="dxa"/>
            <w:vMerge/>
            <w:hideMark/>
          </w:tcPr>
          <w:p w14:paraId="466A15DF" w14:textId="77777777" w:rsidR="00703DEF" w:rsidRPr="00B36BDD" w:rsidRDefault="00703DEF" w:rsidP="007C1BC4">
            <w:pPr>
              <w:jc w:val="center"/>
              <w:rPr>
                <w:rFonts w:ascii="Arial" w:hAnsi="Arial" w:cs="Arial"/>
              </w:rPr>
            </w:pPr>
          </w:p>
        </w:tc>
        <w:tc>
          <w:tcPr>
            <w:tcW w:w="1235" w:type="dxa"/>
            <w:vMerge/>
            <w:hideMark/>
          </w:tcPr>
          <w:p w14:paraId="6ED5EF97" w14:textId="77777777" w:rsidR="00703DEF" w:rsidRPr="00B36BDD" w:rsidRDefault="00703DEF" w:rsidP="007C1BC4">
            <w:pPr>
              <w:jc w:val="center"/>
              <w:rPr>
                <w:rFonts w:ascii="Arial" w:hAnsi="Arial" w:cs="Arial"/>
              </w:rPr>
            </w:pPr>
          </w:p>
        </w:tc>
        <w:tc>
          <w:tcPr>
            <w:tcW w:w="1496" w:type="dxa"/>
            <w:hideMark/>
          </w:tcPr>
          <w:p w14:paraId="20555D0F" w14:textId="77777777" w:rsidR="00703DEF" w:rsidRPr="00B36BDD" w:rsidRDefault="00703DEF" w:rsidP="007C1BC4">
            <w:pPr>
              <w:jc w:val="center"/>
              <w:rPr>
                <w:rFonts w:ascii="Arial" w:hAnsi="Arial" w:cs="Arial"/>
              </w:rPr>
            </w:pPr>
            <w:r w:rsidRPr="00B36BDD">
              <w:rPr>
                <w:rFonts w:ascii="Arial" w:hAnsi="Arial" w:cs="Arial"/>
              </w:rPr>
              <w:t>SUL</w:t>
            </w:r>
          </w:p>
        </w:tc>
        <w:tc>
          <w:tcPr>
            <w:tcW w:w="847" w:type="dxa"/>
            <w:hideMark/>
          </w:tcPr>
          <w:p w14:paraId="05DFBCD4" w14:textId="77777777" w:rsidR="00703DEF" w:rsidRPr="00B36BDD" w:rsidRDefault="00703DEF" w:rsidP="007C1BC4">
            <w:pPr>
              <w:jc w:val="center"/>
              <w:rPr>
                <w:rFonts w:ascii="Arial" w:hAnsi="Arial" w:cs="Arial"/>
              </w:rPr>
            </w:pPr>
            <w:r w:rsidRPr="00B36BDD">
              <w:rPr>
                <w:rFonts w:ascii="Arial" w:hAnsi="Arial" w:cs="Arial"/>
              </w:rPr>
              <w:t>1.35</w:t>
            </w:r>
          </w:p>
        </w:tc>
        <w:tc>
          <w:tcPr>
            <w:tcW w:w="1266" w:type="dxa"/>
            <w:hideMark/>
          </w:tcPr>
          <w:p w14:paraId="735BC337" w14:textId="77777777" w:rsidR="00703DEF" w:rsidRPr="00B36BDD" w:rsidRDefault="00703DEF" w:rsidP="007C1BC4">
            <w:pPr>
              <w:jc w:val="center"/>
              <w:rPr>
                <w:rFonts w:ascii="Arial" w:hAnsi="Arial" w:cs="Arial"/>
              </w:rPr>
            </w:pPr>
            <w:r w:rsidRPr="00B36BDD">
              <w:rPr>
                <w:rFonts w:ascii="Arial" w:hAnsi="Arial" w:cs="Arial"/>
              </w:rPr>
              <w:t>0.93-2</w:t>
            </w:r>
          </w:p>
        </w:tc>
        <w:tc>
          <w:tcPr>
            <w:tcW w:w="2527" w:type="dxa"/>
            <w:hideMark/>
          </w:tcPr>
          <w:p w14:paraId="225D09A5" w14:textId="77777777" w:rsidR="00703DEF" w:rsidRPr="00B36BDD" w:rsidRDefault="00703DEF" w:rsidP="007C1BC4">
            <w:pPr>
              <w:jc w:val="center"/>
              <w:rPr>
                <w:rFonts w:ascii="Arial" w:hAnsi="Arial" w:cs="Arial"/>
              </w:rPr>
            </w:pPr>
            <w:r w:rsidRPr="00B36BDD">
              <w:rPr>
                <w:rFonts w:ascii="Arial" w:hAnsi="Arial" w:cs="Arial"/>
              </w:rPr>
              <w:t>excluded</w:t>
            </w:r>
          </w:p>
        </w:tc>
      </w:tr>
      <w:tr w:rsidR="0055073B" w:rsidRPr="00B36BDD" w14:paraId="09790A3C" w14:textId="77777777" w:rsidTr="0055073B">
        <w:trPr>
          <w:trHeight w:hRule="exact" w:val="312"/>
        </w:trPr>
        <w:tc>
          <w:tcPr>
            <w:tcW w:w="1670" w:type="dxa"/>
            <w:vMerge/>
            <w:hideMark/>
          </w:tcPr>
          <w:p w14:paraId="6C460E7B" w14:textId="77777777" w:rsidR="00703DEF" w:rsidRPr="00B36BDD" w:rsidRDefault="00703DEF" w:rsidP="007C1BC4">
            <w:pPr>
              <w:jc w:val="center"/>
              <w:rPr>
                <w:rFonts w:ascii="Arial" w:hAnsi="Arial" w:cs="Arial"/>
              </w:rPr>
            </w:pPr>
          </w:p>
        </w:tc>
        <w:tc>
          <w:tcPr>
            <w:tcW w:w="1097" w:type="dxa"/>
            <w:vMerge w:val="restart"/>
            <w:hideMark/>
          </w:tcPr>
          <w:p w14:paraId="56A6882F" w14:textId="77777777" w:rsidR="00703DEF" w:rsidRPr="00B36BDD" w:rsidRDefault="00703DEF" w:rsidP="007C1BC4">
            <w:pPr>
              <w:jc w:val="center"/>
              <w:rPr>
                <w:rFonts w:ascii="Arial" w:hAnsi="Arial" w:cs="Arial"/>
              </w:rPr>
            </w:pPr>
            <w:r w:rsidRPr="00B36BDD">
              <w:rPr>
                <w:rFonts w:ascii="Arial" w:hAnsi="Arial" w:cs="Arial"/>
              </w:rPr>
              <w:t>PAL</w:t>
            </w:r>
          </w:p>
        </w:tc>
        <w:tc>
          <w:tcPr>
            <w:tcW w:w="817" w:type="dxa"/>
            <w:vMerge w:val="restart"/>
            <w:hideMark/>
          </w:tcPr>
          <w:p w14:paraId="4DC34485" w14:textId="77777777" w:rsidR="00703DEF" w:rsidRPr="00B36BDD" w:rsidRDefault="00703DEF" w:rsidP="007C1BC4">
            <w:pPr>
              <w:jc w:val="center"/>
              <w:rPr>
                <w:rFonts w:ascii="Arial" w:hAnsi="Arial" w:cs="Arial"/>
              </w:rPr>
            </w:pPr>
            <w:r w:rsidRPr="00B36BDD">
              <w:rPr>
                <w:rFonts w:ascii="Arial" w:hAnsi="Arial" w:cs="Arial"/>
              </w:rPr>
              <w:t>0.99</w:t>
            </w:r>
          </w:p>
        </w:tc>
        <w:tc>
          <w:tcPr>
            <w:tcW w:w="1803" w:type="dxa"/>
            <w:vMerge w:val="restart"/>
            <w:hideMark/>
          </w:tcPr>
          <w:p w14:paraId="57288D2A" w14:textId="77777777" w:rsidR="00703DEF" w:rsidRPr="00B36BDD" w:rsidRDefault="00703DEF" w:rsidP="007C1BC4">
            <w:pPr>
              <w:jc w:val="center"/>
              <w:rPr>
                <w:rFonts w:ascii="Arial" w:hAnsi="Arial" w:cs="Arial"/>
              </w:rPr>
            </w:pPr>
            <w:r w:rsidRPr="00B36BDD">
              <w:rPr>
                <w:rFonts w:ascii="Arial" w:hAnsi="Arial" w:cs="Arial"/>
              </w:rPr>
              <w:t>0.19-2.37</w:t>
            </w:r>
          </w:p>
        </w:tc>
        <w:tc>
          <w:tcPr>
            <w:tcW w:w="1134" w:type="dxa"/>
            <w:vMerge w:val="restart"/>
            <w:hideMark/>
          </w:tcPr>
          <w:p w14:paraId="49BC5ED9" w14:textId="77777777" w:rsidR="00703DEF" w:rsidRPr="00B36BDD" w:rsidRDefault="00703DEF" w:rsidP="007C1BC4">
            <w:pPr>
              <w:jc w:val="center"/>
              <w:rPr>
                <w:rFonts w:ascii="Arial" w:hAnsi="Arial" w:cs="Arial"/>
              </w:rPr>
            </w:pPr>
            <w:r w:rsidRPr="00B36BDD">
              <w:rPr>
                <w:rFonts w:ascii="Arial" w:hAnsi="Arial" w:cs="Arial"/>
              </w:rPr>
              <w:t>0.12</w:t>
            </w:r>
          </w:p>
        </w:tc>
        <w:tc>
          <w:tcPr>
            <w:tcW w:w="1235" w:type="dxa"/>
            <w:vMerge w:val="restart"/>
            <w:hideMark/>
          </w:tcPr>
          <w:p w14:paraId="5A8F7576" w14:textId="77777777" w:rsidR="00703DEF" w:rsidRPr="00B36BDD" w:rsidRDefault="00703DEF" w:rsidP="007C1BC4">
            <w:pPr>
              <w:jc w:val="center"/>
              <w:rPr>
                <w:rFonts w:ascii="Arial" w:hAnsi="Arial" w:cs="Arial"/>
              </w:rPr>
            </w:pPr>
            <w:r w:rsidRPr="00B36BDD">
              <w:rPr>
                <w:rFonts w:ascii="Arial" w:hAnsi="Arial" w:cs="Arial"/>
              </w:rPr>
              <w:t>0.02-0.46</w:t>
            </w:r>
          </w:p>
        </w:tc>
        <w:tc>
          <w:tcPr>
            <w:tcW w:w="1496" w:type="dxa"/>
            <w:hideMark/>
          </w:tcPr>
          <w:p w14:paraId="4C9A0669" w14:textId="77777777" w:rsidR="00703DEF" w:rsidRPr="00B36BDD" w:rsidRDefault="00703DEF" w:rsidP="007C1BC4">
            <w:pPr>
              <w:jc w:val="center"/>
              <w:rPr>
                <w:rFonts w:ascii="Arial" w:hAnsi="Arial" w:cs="Arial"/>
              </w:rPr>
            </w:pPr>
            <w:r w:rsidRPr="00B36BDD">
              <w:rPr>
                <w:rFonts w:ascii="Arial" w:hAnsi="Arial" w:cs="Arial"/>
              </w:rPr>
              <w:t>BIP</w:t>
            </w:r>
          </w:p>
        </w:tc>
        <w:tc>
          <w:tcPr>
            <w:tcW w:w="847" w:type="dxa"/>
            <w:hideMark/>
          </w:tcPr>
          <w:p w14:paraId="4BF4BC1E" w14:textId="77777777" w:rsidR="00703DEF" w:rsidRPr="00B36BDD" w:rsidRDefault="00703DEF" w:rsidP="007C1BC4">
            <w:pPr>
              <w:jc w:val="center"/>
              <w:rPr>
                <w:rFonts w:ascii="Arial" w:hAnsi="Arial" w:cs="Arial"/>
              </w:rPr>
            </w:pPr>
            <w:r w:rsidRPr="00B36BDD">
              <w:rPr>
                <w:rFonts w:ascii="Arial" w:hAnsi="Arial" w:cs="Arial"/>
              </w:rPr>
              <w:t>6.81</w:t>
            </w:r>
          </w:p>
        </w:tc>
        <w:tc>
          <w:tcPr>
            <w:tcW w:w="1266" w:type="dxa"/>
            <w:hideMark/>
          </w:tcPr>
          <w:p w14:paraId="06E199CD" w14:textId="77777777" w:rsidR="00703DEF" w:rsidRPr="00B36BDD" w:rsidRDefault="00703DEF" w:rsidP="007C1BC4">
            <w:pPr>
              <w:jc w:val="center"/>
              <w:rPr>
                <w:rFonts w:ascii="Arial" w:hAnsi="Arial" w:cs="Arial"/>
              </w:rPr>
            </w:pPr>
            <w:r w:rsidRPr="00B36BDD">
              <w:rPr>
                <w:rFonts w:ascii="Arial" w:hAnsi="Arial" w:cs="Arial"/>
              </w:rPr>
              <w:t>2.98-22.27</w:t>
            </w:r>
          </w:p>
        </w:tc>
        <w:tc>
          <w:tcPr>
            <w:tcW w:w="2527" w:type="dxa"/>
            <w:hideMark/>
          </w:tcPr>
          <w:p w14:paraId="17D60B37" w14:textId="77777777" w:rsidR="00703DEF" w:rsidRPr="00B36BDD" w:rsidRDefault="00703DEF" w:rsidP="007C1BC4">
            <w:pPr>
              <w:jc w:val="center"/>
              <w:rPr>
                <w:rFonts w:ascii="Arial" w:hAnsi="Arial" w:cs="Arial"/>
              </w:rPr>
            </w:pPr>
            <w:commentRangeStart w:id="165"/>
            <w:r w:rsidRPr="00B36BDD">
              <w:rPr>
                <w:rFonts w:ascii="Arial" w:hAnsi="Arial" w:cs="Arial"/>
              </w:rPr>
              <w:t>die out</w:t>
            </w:r>
            <w:commentRangeEnd w:id="165"/>
            <w:r w:rsidR="00C20F6F">
              <w:rPr>
                <w:rStyle w:val="CommentReference"/>
                <w:rFonts w:asciiTheme="minorHAnsi" w:eastAsiaTheme="minorHAnsi" w:hAnsiTheme="minorHAnsi" w:cstheme="minorBidi"/>
                <w:lang w:eastAsia="en-US"/>
              </w:rPr>
              <w:commentReference w:id="165"/>
            </w:r>
          </w:p>
        </w:tc>
      </w:tr>
      <w:tr w:rsidR="0055073B" w:rsidRPr="00B36BDD" w14:paraId="61E1F824" w14:textId="77777777" w:rsidTr="0055073B">
        <w:trPr>
          <w:trHeight w:hRule="exact" w:val="312"/>
        </w:trPr>
        <w:tc>
          <w:tcPr>
            <w:tcW w:w="1670" w:type="dxa"/>
            <w:vMerge/>
            <w:hideMark/>
          </w:tcPr>
          <w:p w14:paraId="038A5DB1" w14:textId="77777777" w:rsidR="00703DEF" w:rsidRPr="00B36BDD" w:rsidRDefault="00703DEF" w:rsidP="007C1BC4">
            <w:pPr>
              <w:jc w:val="center"/>
              <w:rPr>
                <w:rFonts w:ascii="Arial" w:hAnsi="Arial" w:cs="Arial"/>
              </w:rPr>
            </w:pPr>
          </w:p>
        </w:tc>
        <w:tc>
          <w:tcPr>
            <w:tcW w:w="1097" w:type="dxa"/>
            <w:vMerge/>
            <w:hideMark/>
          </w:tcPr>
          <w:p w14:paraId="6E39041F" w14:textId="77777777" w:rsidR="00703DEF" w:rsidRPr="00B36BDD" w:rsidRDefault="00703DEF" w:rsidP="007C1BC4">
            <w:pPr>
              <w:jc w:val="center"/>
              <w:rPr>
                <w:rFonts w:ascii="Arial" w:hAnsi="Arial" w:cs="Arial"/>
              </w:rPr>
            </w:pPr>
          </w:p>
        </w:tc>
        <w:tc>
          <w:tcPr>
            <w:tcW w:w="817" w:type="dxa"/>
            <w:vMerge/>
            <w:hideMark/>
          </w:tcPr>
          <w:p w14:paraId="1C601BA4" w14:textId="77777777" w:rsidR="00703DEF" w:rsidRPr="00B36BDD" w:rsidRDefault="00703DEF" w:rsidP="007C1BC4">
            <w:pPr>
              <w:jc w:val="center"/>
              <w:rPr>
                <w:rFonts w:ascii="Arial" w:hAnsi="Arial" w:cs="Arial"/>
              </w:rPr>
            </w:pPr>
          </w:p>
        </w:tc>
        <w:tc>
          <w:tcPr>
            <w:tcW w:w="1803" w:type="dxa"/>
            <w:vMerge/>
            <w:hideMark/>
          </w:tcPr>
          <w:p w14:paraId="2E111827" w14:textId="77777777" w:rsidR="00703DEF" w:rsidRPr="00B36BDD" w:rsidRDefault="00703DEF" w:rsidP="007C1BC4">
            <w:pPr>
              <w:jc w:val="center"/>
              <w:rPr>
                <w:rFonts w:ascii="Arial" w:hAnsi="Arial" w:cs="Arial"/>
              </w:rPr>
            </w:pPr>
          </w:p>
        </w:tc>
        <w:tc>
          <w:tcPr>
            <w:tcW w:w="1134" w:type="dxa"/>
            <w:vMerge/>
            <w:hideMark/>
          </w:tcPr>
          <w:p w14:paraId="60D86523" w14:textId="77777777" w:rsidR="00703DEF" w:rsidRPr="00B36BDD" w:rsidRDefault="00703DEF" w:rsidP="007C1BC4">
            <w:pPr>
              <w:jc w:val="center"/>
              <w:rPr>
                <w:rFonts w:ascii="Arial" w:hAnsi="Arial" w:cs="Arial"/>
              </w:rPr>
            </w:pPr>
          </w:p>
        </w:tc>
        <w:tc>
          <w:tcPr>
            <w:tcW w:w="1235" w:type="dxa"/>
            <w:vMerge/>
            <w:hideMark/>
          </w:tcPr>
          <w:p w14:paraId="68ACC8CD" w14:textId="77777777" w:rsidR="00703DEF" w:rsidRPr="00B36BDD" w:rsidRDefault="00703DEF" w:rsidP="007C1BC4">
            <w:pPr>
              <w:jc w:val="center"/>
              <w:rPr>
                <w:rFonts w:ascii="Arial" w:hAnsi="Arial" w:cs="Arial"/>
              </w:rPr>
            </w:pPr>
          </w:p>
        </w:tc>
        <w:tc>
          <w:tcPr>
            <w:tcW w:w="1496" w:type="dxa"/>
            <w:hideMark/>
          </w:tcPr>
          <w:p w14:paraId="47A05F8D" w14:textId="77777777" w:rsidR="00703DEF" w:rsidRPr="00B36BDD" w:rsidRDefault="00703DEF" w:rsidP="007C1BC4">
            <w:pPr>
              <w:jc w:val="center"/>
              <w:rPr>
                <w:rFonts w:ascii="Arial" w:hAnsi="Arial" w:cs="Arial"/>
              </w:rPr>
            </w:pPr>
            <w:r w:rsidRPr="00B36BDD">
              <w:rPr>
                <w:rFonts w:ascii="Arial" w:hAnsi="Arial" w:cs="Arial"/>
              </w:rPr>
              <w:t>PAN</w:t>
            </w:r>
          </w:p>
        </w:tc>
        <w:tc>
          <w:tcPr>
            <w:tcW w:w="847" w:type="dxa"/>
            <w:hideMark/>
          </w:tcPr>
          <w:p w14:paraId="6E7E8075" w14:textId="77777777" w:rsidR="00703DEF" w:rsidRPr="00B36BDD" w:rsidRDefault="00703DEF" w:rsidP="007C1BC4">
            <w:pPr>
              <w:jc w:val="center"/>
              <w:rPr>
                <w:rFonts w:ascii="Arial" w:hAnsi="Arial" w:cs="Arial"/>
              </w:rPr>
            </w:pPr>
            <w:r w:rsidRPr="00B36BDD">
              <w:rPr>
                <w:rFonts w:ascii="Arial" w:hAnsi="Arial" w:cs="Arial"/>
              </w:rPr>
              <w:t>2.99</w:t>
            </w:r>
          </w:p>
        </w:tc>
        <w:tc>
          <w:tcPr>
            <w:tcW w:w="1266" w:type="dxa"/>
            <w:hideMark/>
          </w:tcPr>
          <w:p w14:paraId="0612F95A" w14:textId="77777777" w:rsidR="00703DEF" w:rsidRPr="00B36BDD" w:rsidRDefault="00703DEF" w:rsidP="007C1BC4">
            <w:pPr>
              <w:jc w:val="center"/>
              <w:rPr>
                <w:rFonts w:ascii="Arial" w:hAnsi="Arial" w:cs="Arial"/>
              </w:rPr>
            </w:pPr>
            <w:r w:rsidRPr="00B36BDD">
              <w:rPr>
                <w:rFonts w:ascii="Arial" w:hAnsi="Arial" w:cs="Arial"/>
              </w:rPr>
              <w:t>1.52-8.93</w:t>
            </w:r>
          </w:p>
        </w:tc>
        <w:tc>
          <w:tcPr>
            <w:tcW w:w="2527" w:type="dxa"/>
            <w:hideMark/>
          </w:tcPr>
          <w:p w14:paraId="20F49417" w14:textId="77777777" w:rsidR="00703DEF" w:rsidRPr="00B36BDD" w:rsidRDefault="00703DEF" w:rsidP="007C1BC4">
            <w:pPr>
              <w:jc w:val="center"/>
              <w:rPr>
                <w:rFonts w:ascii="Arial" w:hAnsi="Arial" w:cs="Arial"/>
              </w:rPr>
            </w:pPr>
            <w:r w:rsidRPr="00B36BDD">
              <w:rPr>
                <w:rFonts w:ascii="Arial" w:hAnsi="Arial" w:cs="Arial"/>
              </w:rPr>
              <w:t>die out</w:t>
            </w:r>
          </w:p>
        </w:tc>
      </w:tr>
      <w:tr w:rsidR="0055073B" w:rsidRPr="00B36BDD" w14:paraId="574FA402" w14:textId="77777777" w:rsidTr="0055073B">
        <w:trPr>
          <w:trHeight w:hRule="exact" w:val="312"/>
        </w:trPr>
        <w:tc>
          <w:tcPr>
            <w:tcW w:w="1670" w:type="dxa"/>
            <w:vMerge/>
            <w:hideMark/>
          </w:tcPr>
          <w:p w14:paraId="34F9695A" w14:textId="77777777" w:rsidR="00703DEF" w:rsidRPr="00B36BDD" w:rsidRDefault="00703DEF" w:rsidP="007C1BC4">
            <w:pPr>
              <w:jc w:val="center"/>
              <w:rPr>
                <w:rFonts w:ascii="Arial" w:hAnsi="Arial" w:cs="Arial"/>
              </w:rPr>
            </w:pPr>
          </w:p>
        </w:tc>
        <w:tc>
          <w:tcPr>
            <w:tcW w:w="1097" w:type="dxa"/>
            <w:vMerge/>
            <w:hideMark/>
          </w:tcPr>
          <w:p w14:paraId="5F4B673A" w14:textId="77777777" w:rsidR="00703DEF" w:rsidRPr="00B36BDD" w:rsidRDefault="00703DEF" w:rsidP="007C1BC4">
            <w:pPr>
              <w:jc w:val="center"/>
              <w:rPr>
                <w:rFonts w:ascii="Arial" w:hAnsi="Arial" w:cs="Arial"/>
              </w:rPr>
            </w:pPr>
          </w:p>
        </w:tc>
        <w:tc>
          <w:tcPr>
            <w:tcW w:w="817" w:type="dxa"/>
            <w:vMerge/>
            <w:hideMark/>
          </w:tcPr>
          <w:p w14:paraId="6AC40B7D" w14:textId="77777777" w:rsidR="00703DEF" w:rsidRPr="00B36BDD" w:rsidRDefault="00703DEF" w:rsidP="007C1BC4">
            <w:pPr>
              <w:jc w:val="center"/>
              <w:rPr>
                <w:rFonts w:ascii="Arial" w:hAnsi="Arial" w:cs="Arial"/>
              </w:rPr>
            </w:pPr>
          </w:p>
        </w:tc>
        <w:tc>
          <w:tcPr>
            <w:tcW w:w="1803" w:type="dxa"/>
            <w:vMerge/>
            <w:hideMark/>
          </w:tcPr>
          <w:p w14:paraId="7DF99811" w14:textId="77777777" w:rsidR="00703DEF" w:rsidRPr="00B36BDD" w:rsidRDefault="00703DEF" w:rsidP="007C1BC4">
            <w:pPr>
              <w:jc w:val="center"/>
              <w:rPr>
                <w:rFonts w:ascii="Arial" w:hAnsi="Arial" w:cs="Arial"/>
              </w:rPr>
            </w:pPr>
          </w:p>
        </w:tc>
        <w:tc>
          <w:tcPr>
            <w:tcW w:w="1134" w:type="dxa"/>
            <w:vMerge/>
            <w:hideMark/>
          </w:tcPr>
          <w:p w14:paraId="6B4BC653" w14:textId="77777777" w:rsidR="00703DEF" w:rsidRPr="00B36BDD" w:rsidRDefault="00703DEF" w:rsidP="007C1BC4">
            <w:pPr>
              <w:jc w:val="center"/>
              <w:rPr>
                <w:rFonts w:ascii="Arial" w:hAnsi="Arial" w:cs="Arial"/>
              </w:rPr>
            </w:pPr>
          </w:p>
        </w:tc>
        <w:tc>
          <w:tcPr>
            <w:tcW w:w="1235" w:type="dxa"/>
            <w:vMerge/>
            <w:hideMark/>
          </w:tcPr>
          <w:p w14:paraId="55044B9F" w14:textId="77777777" w:rsidR="00703DEF" w:rsidRPr="00B36BDD" w:rsidRDefault="00703DEF" w:rsidP="007C1BC4">
            <w:pPr>
              <w:jc w:val="center"/>
              <w:rPr>
                <w:rFonts w:ascii="Arial" w:hAnsi="Arial" w:cs="Arial"/>
              </w:rPr>
            </w:pPr>
          </w:p>
        </w:tc>
        <w:tc>
          <w:tcPr>
            <w:tcW w:w="1496" w:type="dxa"/>
            <w:hideMark/>
          </w:tcPr>
          <w:p w14:paraId="20D5FB24" w14:textId="77777777" w:rsidR="00703DEF" w:rsidRPr="00B36BDD" w:rsidRDefault="00703DEF" w:rsidP="007C1BC4">
            <w:pPr>
              <w:jc w:val="center"/>
              <w:rPr>
                <w:rFonts w:ascii="Arial" w:hAnsi="Arial" w:cs="Arial"/>
              </w:rPr>
            </w:pPr>
            <w:r w:rsidRPr="00B36BDD">
              <w:rPr>
                <w:rFonts w:ascii="Arial" w:hAnsi="Arial" w:cs="Arial"/>
              </w:rPr>
              <w:t>SUL</w:t>
            </w:r>
          </w:p>
        </w:tc>
        <w:tc>
          <w:tcPr>
            <w:tcW w:w="847" w:type="dxa"/>
            <w:hideMark/>
          </w:tcPr>
          <w:p w14:paraId="4C104887" w14:textId="77777777" w:rsidR="00703DEF" w:rsidRPr="00B36BDD" w:rsidRDefault="00703DEF" w:rsidP="007C1BC4">
            <w:pPr>
              <w:jc w:val="center"/>
              <w:rPr>
                <w:rFonts w:ascii="Arial" w:hAnsi="Arial" w:cs="Arial"/>
              </w:rPr>
            </w:pPr>
            <w:r w:rsidRPr="00B36BDD">
              <w:rPr>
                <w:rFonts w:ascii="Arial" w:hAnsi="Arial" w:cs="Arial"/>
              </w:rPr>
              <w:t>3.98</w:t>
            </w:r>
          </w:p>
        </w:tc>
        <w:tc>
          <w:tcPr>
            <w:tcW w:w="1266" w:type="dxa"/>
            <w:hideMark/>
          </w:tcPr>
          <w:p w14:paraId="27BB4294" w14:textId="77777777" w:rsidR="00703DEF" w:rsidRPr="00B36BDD" w:rsidRDefault="00703DEF" w:rsidP="007C1BC4">
            <w:pPr>
              <w:jc w:val="center"/>
              <w:rPr>
                <w:rFonts w:ascii="Arial" w:hAnsi="Arial" w:cs="Arial"/>
              </w:rPr>
            </w:pPr>
            <w:r w:rsidRPr="00B36BDD">
              <w:rPr>
                <w:rFonts w:ascii="Arial" w:hAnsi="Arial" w:cs="Arial"/>
              </w:rPr>
              <w:t>1.77-12.83</w:t>
            </w:r>
          </w:p>
        </w:tc>
        <w:tc>
          <w:tcPr>
            <w:tcW w:w="2527" w:type="dxa"/>
            <w:hideMark/>
          </w:tcPr>
          <w:p w14:paraId="55F5F1F2" w14:textId="77777777" w:rsidR="00703DEF" w:rsidRPr="00B36BDD" w:rsidRDefault="00703DEF" w:rsidP="007C1BC4">
            <w:pPr>
              <w:jc w:val="center"/>
              <w:rPr>
                <w:rFonts w:ascii="Arial" w:hAnsi="Arial" w:cs="Arial"/>
              </w:rPr>
            </w:pPr>
            <w:r w:rsidRPr="00B36BDD">
              <w:rPr>
                <w:rFonts w:ascii="Arial" w:hAnsi="Arial" w:cs="Arial"/>
              </w:rPr>
              <w:t>die out</w:t>
            </w:r>
          </w:p>
        </w:tc>
      </w:tr>
      <w:tr w:rsidR="0055073B" w:rsidRPr="00B36BDD" w14:paraId="75921794" w14:textId="77777777" w:rsidTr="0055073B">
        <w:trPr>
          <w:trHeight w:hRule="exact" w:val="312"/>
        </w:trPr>
        <w:tc>
          <w:tcPr>
            <w:tcW w:w="1670" w:type="dxa"/>
            <w:vMerge/>
            <w:hideMark/>
          </w:tcPr>
          <w:p w14:paraId="2553CB6D" w14:textId="77777777" w:rsidR="00703DEF" w:rsidRPr="00B36BDD" w:rsidRDefault="00703DEF" w:rsidP="007C1BC4">
            <w:pPr>
              <w:jc w:val="center"/>
              <w:rPr>
                <w:rFonts w:ascii="Arial" w:hAnsi="Arial" w:cs="Arial"/>
              </w:rPr>
            </w:pPr>
          </w:p>
        </w:tc>
        <w:tc>
          <w:tcPr>
            <w:tcW w:w="1097" w:type="dxa"/>
            <w:vMerge w:val="restart"/>
            <w:hideMark/>
          </w:tcPr>
          <w:p w14:paraId="1AAFE140" w14:textId="77777777" w:rsidR="00703DEF" w:rsidRPr="00B36BDD" w:rsidRDefault="00703DEF" w:rsidP="007C1BC4">
            <w:pPr>
              <w:jc w:val="center"/>
              <w:rPr>
                <w:rFonts w:ascii="Arial" w:hAnsi="Arial" w:cs="Arial"/>
              </w:rPr>
            </w:pPr>
            <w:r w:rsidRPr="00B36BDD">
              <w:rPr>
                <w:rFonts w:ascii="Arial" w:hAnsi="Arial" w:cs="Arial"/>
              </w:rPr>
              <w:t>PAN</w:t>
            </w:r>
          </w:p>
        </w:tc>
        <w:tc>
          <w:tcPr>
            <w:tcW w:w="817" w:type="dxa"/>
            <w:vMerge w:val="restart"/>
            <w:hideMark/>
          </w:tcPr>
          <w:p w14:paraId="6861271E" w14:textId="77777777" w:rsidR="00703DEF" w:rsidRPr="00B36BDD" w:rsidRDefault="00703DEF" w:rsidP="007C1BC4">
            <w:pPr>
              <w:jc w:val="center"/>
              <w:rPr>
                <w:rFonts w:ascii="Arial" w:hAnsi="Arial" w:cs="Arial"/>
              </w:rPr>
            </w:pPr>
            <w:r w:rsidRPr="00B36BDD">
              <w:rPr>
                <w:rFonts w:ascii="Arial" w:hAnsi="Arial" w:cs="Arial"/>
              </w:rPr>
              <w:t>17.18</w:t>
            </w:r>
          </w:p>
        </w:tc>
        <w:tc>
          <w:tcPr>
            <w:tcW w:w="1803" w:type="dxa"/>
            <w:vMerge w:val="restart"/>
            <w:hideMark/>
          </w:tcPr>
          <w:p w14:paraId="7226A60D" w14:textId="77777777" w:rsidR="00703DEF" w:rsidRPr="00B36BDD" w:rsidRDefault="00703DEF" w:rsidP="007C1BC4">
            <w:pPr>
              <w:jc w:val="center"/>
              <w:rPr>
                <w:rFonts w:ascii="Arial" w:hAnsi="Arial" w:cs="Arial"/>
              </w:rPr>
            </w:pPr>
            <w:r w:rsidRPr="00B36BDD">
              <w:rPr>
                <w:rFonts w:ascii="Arial" w:hAnsi="Arial" w:cs="Arial"/>
              </w:rPr>
              <w:t>14.2-21.24</w:t>
            </w:r>
          </w:p>
        </w:tc>
        <w:tc>
          <w:tcPr>
            <w:tcW w:w="1134" w:type="dxa"/>
            <w:vMerge w:val="restart"/>
            <w:hideMark/>
          </w:tcPr>
          <w:p w14:paraId="4FBD401A" w14:textId="77777777" w:rsidR="00703DEF" w:rsidRPr="00B36BDD" w:rsidRDefault="00703DEF" w:rsidP="007C1BC4">
            <w:pPr>
              <w:jc w:val="center"/>
              <w:rPr>
                <w:rFonts w:ascii="Arial" w:hAnsi="Arial" w:cs="Arial"/>
              </w:rPr>
            </w:pPr>
            <w:r w:rsidRPr="00B36BDD">
              <w:rPr>
                <w:rFonts w:ascii="Arial" w:hAnsi="Arial" w:cs="Arial"/>
              </w:rPr>
              <w:t>0.09</w:t>
            </w:r>
          </w:p>
        </w:tc>
        <w:tc>
          <w:tcPr>
            <w:tcW w:w="1235" w:type="dxa"/>
            <w:vMerge w:val="restart"/>
            <w:hideMark/>
          </w:tcPr>
          <w:p w14:paraId="2A50F732" w14:textId="77777777" w:rsidR="00703DEF" w:rsidRPr="00B36BDD" w:rsidRDefault="00703DEF" w:rsidP="007C1BC4">
            <w:pPr>
              <w:jc w:val="center"/>
              <w:rPr>
                <w:rFonts w:ascii="Arial" w:hAnsi="Arial" w:cs="Arial"/>
              </w:rPr>
            </w:pPr>
            <w:r w:rsidRPr="00B36BDD">
              <w:rPr>
                <w:rFonts w:ascii="Arial" w:hAnsi="Arial" w:cs="Arial"/>
              </w:rPr>
              <w:t>0.06-0.14</w:t>
            </w:r>
          </w:p>
        </w:tc>
        <w:tc>
          <w:tcPr>
            <w:tcW w:w="1496" w:type="dxa"/>
            <w:hideMark/>
          </w:tcPr>
          <w:p w14:paraId="7F27F328" w14:textId="77777777" w:rsidR="00703DEF" w:rsidRPr="00B36BDD" w:rsidRDefault="00703DEF" w:rsidP="007C1BC4">
            <w:pPr>
              <w:jc w:val="center"/>
              <w:rPr>
                <w:rFonts w:ascii="Arial" w:hAnsi="Arial" w:cs="Arial"/>
              </w:rPr>
            </w:pPr>
            <w:r w:rsidRPr="00B36BDD">
              <w:rPr>
                <w:rFonts w:ascii="Arial" w:hAnsi="Arial" w:cs="Arial"/>
              </w:rPr>
              <w:t>BIP</w:t>
            </w:r>
          </w:p>
        </w:tc>
        <w:tc>
          <w:tcPr>
            <w:tcW w:w="847" w:type="dxa"/>
            <w:hideMark/>
          </w:tcPr>
          <w:p w14:paraId="3AA83600" w14:textId="77777777" w:rsidR="00703DEF" w:rsidRPr="00B36BDD" w:rsidRDefault="00703DEF" w:rsidP="007C1BC4">
            <w:pPr>
              <w:jc w:val="center"/>
              <w:rPr>
                <w:rFonts w:ascii="Arial" w:hAnsi="Arial" w:cs="Arial"/>
              </w:rPr>
            </w:pPr>
            <w:r w:rsidRPr="00B36BDD">
              <w:rPr>
                <w:rFonts w:ascii="Arial" w:hAnsi="Arial" w:cs="Arial"/>
              </w:rPr>
              <w:t>0.27</w:t>
            </w:r>
          </w:p>
        </w:tc>
        <w:tc>
          <w:tcPr>
            <w:tcW w:w="1266" w:type="dxa"/>
            <w:hideMark/>
          </w:tcPr>
          <w:p w14:paraId="622C6A33" w14:textId="77777777" w:rsidR="00703DEF" w:rsidRPr="00B36BDD" w:rsidRDefault="00703DEF" w:rsidP="007C1BC4">
            <w:pPr>
              <w:jc w:val="center"/>
              <w:rPr>
                <w:rFonts w:ascii="Arial" w:hAnsi="Arial" w:cs="Arial"/>
              </w:rPr>
            </w:pPr>
            <w:r w:rsidRPr="00B36BDD">
              <w:rPr>
                <w:rFonts w:ascii="Arial" w:hAnsi="Arial" w:cs="Arial"/>
              </w:rPr>
              <w:t>0.08-0.51</w:t>
            </w:r>
          </w:p>
        </w:tc>
        <w:tc>
          <w:tcPr>
            <w:tcW w:w="2527" w:type="dxa"/>
            <w:hideMark/>
          </w:tcPr>
          <w:p w14:paraId="5CF31C50" w14:textId="77777777" w:rsidR="00703DEF" w:rsidRPr="00B36BDD" w:rsidRDefault="00703DEF" w:rsidP="007C1BC4">
            <w:pPr>
              <w:jc w:val="center"/>
              <w:rPr>
                <w:rFonts w:ascii="Arial" w:hAnsi="Arial" w:cs="Arial"/>
              </w:rPr>
            </w:pPr>
            <w:r w:rsidRPr="00B36BDD">
              <w:rPr>
                <w:rFonts w:ascii="Arial" w:hAnsi="Arial" w:cs="Arial"/>
              </w:rPr>
              <w:t>stable coexistence</w:t>
            </w:r>
          </w:p>
        </w:tc>
      </w:tr>
      <w:tr w:rsidR="0055073B" w:rsidRPr="00B36BDD" w14:paraId="0E62589D" w14:textId="77777777" w:rsidTr="0055073B">
        <w:trPr>
          <w:trHeight w:hRule="exact" w:val="312"/>
        </w:trPr>
        <w:tc>
          <w:tcPr>
            <w:tcW w:w="1670" w:type="dxa"/>
            <w:vMerge/>
            <w:hideMark/>
          </w:tcPr>
          <w:p w14:paraId="009F85E6" w14:textId="77777777" w:rsidR="00703DEF" w:rsidRPr="00B36BDD" w:rsidRDefault="00703DEF" w:rsidP="007C1BC4">
            <w:pPr>
              <w:jc w:val="center"/>
              <w:rPr>
                <w:rFonts w:ascii="Arial" w:hAnsi="Arial" w:cs="Arial"/>
              </w:rPr>
            </w:pPr>
          </w:p>
        </w:tc>
        <w:tc>
          <w:tcPr>
            <w:tcW w:w="1097" w:type="dxa"/>
            <w:vMerge/>
            <w:hideMark/>
          </w:tcPr>
          <w:p w14:paraId="02E08939" w14:textId="77777777" w:rsidR="00703DEF" w:rsidRPr="00B36BDD" w:rsidRDefault="00703DEF" w:rsidP="007C1BC4">
            <w:pPr>
              <w:jc w:val="center"/>
              <w:rPr>
                <w:rFonts w:ascii="Arial" w:hAnsi="Arial" w:cs="Arial"/>
              </w:rPr>
            </w:pPr>
          </w:p>
        </w:tc>
        <w:tc>
          <w:tcPr>
            <w:tcW w:w="817" w:type="dxa"/>
            <w:vMerge/>
            <w:hideMark/>
          </w:tcPr>
          <w:p w14:paraId="7AFCF9D1" w14:textId="77777777" w:rsidR="00703DEF" w:rsidRPr="00B36BDD" w:rsidRDefault="00703DEF" w:rsidP="007C1BC4">
            <w:pPr>
              <w:jc w:val="center"/>
              <w:rPr>
                <w:rFonts w:ascii="Arial" w:hAnsi="Arial" w:cs="Arial"/>
              </w:rPr>
            </w:pPr>
          </w:p>
        </w:tc>
        <w:tc>
          <w:tcPr>
            <w:tcW w:w="1803" w:type="dxa"/>
            <w:vMerge/>
            <w:hideMark/>
          </w:tcPr>
          <w:p w14:paraId="5608AF69" w14:textId="77777777" w:rsidR="00703DEF" w:rsidRPr="00B36BDD" w:rsidRDefault="00703DEF" w:rsidP="007C1BC4">
            <w:pPr>
              <w:jc w:val="center"/>
              <w:rPr>
                <w:rFonts w:ascii="Arial" w:hAnsi="Arial" w:cs="Arial"/>
              </w:rPr>
            </w:pPr>
          </w:p>
        </w:tc>
        <w:tc>
          <w:tcPr>
            <w:tcW w:w="1134" w:type="dxa"/>
            <w:vMerge/>
            <w:hideMark/>
          </w:tcPr>
          <w:p w14:paraId="263E30A1" w14:textId="77777777" w:rsidR="00703DEF" w:rsidRPr="00B36BDD" w:rsidRDefault="00703DEF" w:rsidP="007C1BC4">
            <w:pPr>
              <w:jc w:val="center"/>
              <w:rPr>
                <w:rFonts w:ascii="Arial" w:hAnsi="Arial" w:cs="Arial"/>
              </w:rPr>
            </w:pPr>
          </w:p>
        </w:tc>
        <w:tc>
          <w:tcPr>
            <w:tcW w:w="1235" w:type="dxa"/>
            <w:vMerge/>
            <w:hideMark/>
          </w:tcPr>
          <w:p w14:paraId="3ADC5007" w14:textId="77777777" w:rsidR="00703DEF" w:rsidRPr="00B36BDD" w:rsidRDefault="00703DEF" w:rsidP="007C1BC4">
            <w:pPr>
              <w:jc w:val="center"/>
              <w:rPr>
                <w:rFonts w:ascii="Arial" w:hAnsi="Arial" w:cs="Arial"/>
              </w:rPr>
            </w:pPr>
          </w:p>
        </w:tc>
        <w:tc>
          <w:tcPr>
            <w:tcW w:w="1496" w:type="dxa"/>
            <w:hideMark/>
          </w:tcPr>
          <w:p w14:paraId="30F6F795" w14:textId="77777777" w:rsidR="00703DEF" w:rsidRPr="00B36BDD" w:rsidRDefault="00703DEF" w:rsidP="007C1BC4">
            <w:pPr>
              <w:jc w:val="center"/>
              <w:rPr>
                <w:rFonts w:ascii="Arial" w:hAnsi="Arial" w:cs="Arial"/>
              </w:rPr>
            </w:pPr>
            <w:r w:rsidRPr="00B36BDD">
              <w:rPr>
                <w:rFonts w:ascii="Arial" w:hAnsi="Arial" w:cs="Arial"/>
              </w:rPr>
              <w:t>PAL</w:t>
            </w:r>
          </w:p>
        </w:tc>
        <w:tc>
          <w:tcPr>
            <w:tcW w:w="847" w:type="dxa"/>
            <w:hideMark/>
          </w:tcPr>
          <w:p w14:paraId="0D84DD35" w14:textId="77777777" w:rsidR="00703DEF" w:rsidRPr="00B36BDD" w:rsidRDefault="00703DEF" w:rsidP="007C1BC4">
            <w:pPr>
              <w:jc w:val="center"/>
              <w:rPr>
                <w:rFonts w:ascii="Arial" w:hAnsi="Arial" w:cs="Arial"/>
              </w:rPr>
            </w:pPr>
            <w:r w:rsidRPr="00B36BDD">
              <w:rPr>
                <w:rFonts w:ascii="Arial" w:hAnsi="Arial" w:cs="Arial"/>
              </w:rPr>
              <w:t>0.11</w:t>
            </w:r>
          </w:p>
        </w:tc>
        <w:tc>
          <w:tcPr>
            <w:tcW w:w="1266" w:type="dxa"/>
            <w:hideMark/>
          </w:tcPr>
          <w:p w14:paraId="3D26F812" w14:textId="77777777" w:rsidR="00703DEF" w:rsidRPr="00B36BDD" w:rsidRDefault="00703DEF" w:rsidP="007C1BC4">
            <w:pPr>
              <w:jc w:val="center"/>
              <w:rPr>
                <w:rFonts w:ascii="Arial" w:hAnsi="Arial" w:cs="Arial"/>
              </w:rPr>
            </w:pPr>
            <w:r w:rsidRPr="00B36BDD">
              <w:rPr>
                <w:rFonts w:ascii="Arial" w:hAnsi="Arial" w:cs="Arial"/>
              </w:rPr>
              <w:t>0.01-0.29</w:t>
            </w:r>
          </w:p>
        </w:tc>
        <w:tc>
          <w:tcPr>
            <w:tcW w:w="2527" w:type="dxa"/>
            <w:hideMark/>
          </w:tcPr>
          <w:p w14:paraId="1B079EC3" w14:textId="77777777" w:rsidR="00703DEF" w:rsidRPr="00B36BDD" w:rsidRDefault="00703DEF" w:rsidP="007C1BC4">
            <w:pPr>
              <w:jc w:val="center"/>
              <w:rPr>
                <w:rFonts w:ascii="Arial" w:hAnsi="Arial" w:cs="Arial"/>
              </w:rPr>
            </w:pPr>
            <w:r w:rsidRPr="00B36BDD">
              <w:rPr>
                <w:rFonts w:ascii="Arial" w:hAnsi="Arial" w:cs="Arial"/>
              </w:rPr>
              <w:t>dominant</w:t>
            </w:r>
          </w:p>
        </w:tc>
      </w:tr>
      <w:tr w:rsidR="0055073B" w:rsidRPr="00B36BDD" w14:paraId="4E0A4081" w14:textId="77777777" w:rsidTr="0055073B">
        <w:trPr>
          <w:trHeight w:hRule="exact" w:val="312"/>
        </w:trPr>
        <w:tc>
          <w:tcPr>
            <w:tcW w:w="1670" w:type="dxa"/>
            <w:vMerge/>
            <w:hideMark/>
          </w:tcPr>
          <w:p w14:paraId="6DEE343B" w14:textId="77777777" w:rsidR="00703DEF" w:rsidRPr="00B36BDD" w:rsidRDefault="00703DEF" w:rsidP="007C1BC4">
            <w:pPr>
              <w:jc w:val="center"/>
              <w:rPr>
                <w:rFonts w:ascii="Arial" w:hAnsi="Arial" w:cs="Arial"/>
              </w:rPr>
            </w:pPr>
          </w:p>
        </w:tc>
        <w:tc>
          <w:tcPr>
            <w:tcW w:w="1097" w:type="dxa"/>
            <w:hideMark/>
          </w:tcPr>
          <w:p w14:paraId="6656BA49" w14:textId="77777777" w:rsidR="00703DEF" w:rsidRPr="00B36BDD" w:rsidRDefault="00703DEF" w:rsidP="007C1BC4">
            <w:pPr>
              <w:jc w:val="center"/>
              <w:rPr>
                <w:rFonts w:ascii="Arial" w:hAnsi="Arial" w:cs="Arial"/>
              </w:rPr>
            </w:pPr>
            <w:r w:rsidRPr="00B36BDD">
              <w:rPr>
                <w:rFonts w:ascii="Arial" w:hAnsi="Arial" w:cs="Arial"/>
              </w:rPr>
              <w:t>PST</w:t>
            </w:r>
          </w:p>
        </w:tc>
        <w:tc>
          <w:tcPr>
            <w:tcW w:w="817" w:type="dxa"/>
            <w:hideMark/>
          </w:tcPr>
          <w:p w14:paraId="2835704B" w14:textId="77777777" w:rsidR="00703DEF" w:rsidRPr="00B36BDD" w:rsidRDefault="00703DEF" w:rsidP="007C1BC4">
            <w:pPr>
              <w:jc w:val="center"/>
              <w:rPr>
                <w:rFonts w:ascii="Arial" w:hAnsi="Arial" w:cs="Arial"/>
              </w:rPr>
            </w:pPr>
            <w:r w:rsidRPr="00B36BDD">
              <w:rPr>
                <w:rFonts w:ascii="Arial" w:hAnsi="Arial" w:cs="Arial"/>
              </w:rPr>
              <w:t>0</w:t>
            </w:r>
          </w:p>
        </w:tc>
        <w:tc>
          <w:tcPr>
            <w:tcW w:w="1803" w:type="dxa"/>
            <w:hideMark/>
          </w:tcPr>
          <w:p w14:paraId="2521A4B2" w14:textId="77777777" w:rsidR="00703DEF" w:rsidRPr="00B36BDD" w:rsidRDefault="00703DEF" w:rsidP="007C1BC4">
            <w:pPr>
              <w:jc w:val="center"/>
              <w:rPr>
                <w:rFonts w:ascii="Arial" w:hAnsi="Arial" w:cs="Arial"/>
              </w:rPr>
            </w:pPr>
            <w:r w:rsidRPr="00B36BDD">
              <w:rPr>
                <w:rFonts w:ascii="Arial" w:hAnsi="Arial" w:cs="Arial"/>
              </w:rPr>
              <w:t>\</w:t>
            </w:r>
          </w:p>
        </w:tc>
        <w:tc>
          <w:tcPr>
            <w:tcW w:w="1134" w:type="dxa"/>
            <w:hideMark/>
          </w:tcPr>
          <w:p w14:paraId="16B80407" w14:textId="77777777" w:rsidR="00703DEF" w:rsidRPr="00B36BDD" w:rsidRDefault="00703DEF" w:rsidP="007C1BC4">
            <w:pPr>
              <w:jc w:val="center"/>
              <w:rPr>
                <w:rFonts w:ascii="Arial" w:hAnsi="Arial" w:cs="Arial"/>
              </w:rPr>
            </w:pPr>
            <w:r w:rsidRPr="00B36BDD">
              <w:rPr>
                <w:rFonts w:ascii="Arial" w:hAnsi="Arial" w:cs="Arial"/>
              </w:rPr>
              <w:t>\</w:t>
            </w:r>
          </w:p>
        </w:tc>
        <w:tc>
          <w:tcPr>
            <w:tcW w:w="1235" w:type="dxa"/>
            <w:hideMark/>
          </w:tcPr>
          <w:p w14:paraId="2C7F3F56" w14:textId="77777777" w:rsidR="00703DEF" w:rsidRPr="00B36BDD" w:rsidRDefault="00703DEF" w:rsidP="007C1BC4">
            <w:pPr>
              <w:jc w:val="center"/>
              <w:rPr>
                <w:rFonts w:ascii="Arial" w:hAnsi="Arial" w:cs="Arial"/>
              </w:rPr>
            </w:pPr>
            <w:r w:rsidRPr="00B36BDD">
              <w:rPr>
                <w:rFonts w:ascii="Arial" w:hAnsi="Arial" w:cs="Arial"/>
              </w:rPr>
              <w:t>\</w:t>
            </w:r>
          </w:p>
        </w:tc>
        <w:tc>
          <w:tcPr>
            <w:tcW w:w="1496" w:type="dxa"/>
            <w:hideMark/>
          </w:tcPr>
          <w:p w14:paraId="28AD81F6" w14:textId="77777777" w:rsidR="00703DEF" w:rsidRPr="00B36BDD" w:rsidRDefault="00703DEF" w:rsidP="007C1BC4">
            <w:pPr>
              <w:jc w:val="center"/>
              <w:rPr>
                <w:rFonts w:ascii="Arial" w:hAnsi="Arial" w:cs="Arial"/>
              </w:rPr>
            </w:pPr>
            <w:r w:rsidRPr="00B36BDD">
              <w:rPr>
                <w:rFonts w:ascii="Arial" w:hAnsi="Arial" w:cs="Arial"/>
              </w:rPr>
              <w:t>BIP</w:t>
            </w:r>
          </w:p>
        </w:tc>
        <w:tc>
          <w:tcPr>
            <w:tcW w:w="847" w:type="dxa"/>
            <w:hideMark/>
          </w:tcPr>
          <w:p w14:paraId="235F8B4B" w14:textId="77777777" w:rsidR="00703DEF" w:rsidRPr="00B36BDD" w:rsidRDefault="00703DEF" w:rsidP="007C1BC4">
            <w:pPr>
              <w:jc w:val="center"/>
              <w:rPr>
                <w:rFonts w:ascii="Arial" w:hAnsi="Arial" w:cs="Arial"/>
              </w:rPr>
            </w:pPr>
            <w:r w:rsidRPr="00B36BDD">
              <w:rPr>
                <w:rFonts w:ascii="Arial" w:hAnsi="Arial" w:cs="Arial"/>
              </w:rPr>
              <w:t>\</w:t>
            </w:r>
          </w:p>
        </w:tc>
        <w:tc>
          <w:tcPr>
            <w:tcW w:w="1266" w:type="dxa"/>
            <w:hideMark/>
          </w:tcPr>
          <w:p w14:paraId="236F7651" w14:textId="77777777" w:rsidR="00703DEF" w:rsidRPr="00B36BDD" w:rsidRDefault="00703DEF" w:rsidP="007C1BC4">
            <w:pPr>
              <w:jc w:val="center"/>
              <w:rPr>
                <w:rFonts w:ascii="Arial" w:hAnsi="Arial" w:cs="Arial"/>
              </w:rPr>
            </w:pPr>
            <w:r w:rsidRPr="00B36BDD">
              <w:rPr>
                <w:rFonts w:ascii="Arial" w:hAnsi="Arial" w:cs="Arial"/>
              </w:rPr>
              <w:t>\</w:t>
            </w:r>
          </w:p>
        </w:tc>
        <w:tc>
          <w:tcPr>
            <w:tcW w:w="2527" w:type="dxa"/>
            <w:hideMark/>
          </w:tcPr>
          <w:p w14:paraId="061AD281" w14:textId="77777777" w:rsidR="00703DEF" w:rsidRPr="00B36BDD" w:rsidRDefault="00703DEF" w:rsidP="007C1BC4">
            <w:pPr>
              <w:jc w:val="center"/>
              <w:rPr>
                <w:rFonts w:ascii="Arial" w:hAnsi="Arial" w:cs="Arial"/>
              </w:rPr>
            </w:pPr>
            <w:r w:rsidRPr="00B36BDD">
              <w:rPr>
                <w:rFonts w:ascii="Arial" w:hAnsi="Arial" w:cs="Arial"/>
              </w:rPr>
              <w:t>die out</w:t>
            </w:r>
          </w:p>
        </w:tc>
      </w:tr>
      <w:tr w:rsidR="0055073B" w:rsidRPr="00B36BDD" w14:paraId="5B398DDC" w14:textId="77777777" w:rsidTr="0055073B">
        <w:trPr>
          <w:trHeight w:hRule="exact" w:val="312"/>
        </w:trPr>
        <w:tc>
          <w:tcPr>
            <w:tcW w:w="1670" w:type="dxa"/>
            <w:vMerge/>
            <w:hideMark/>
          </w:tcPr>
          <w:p w14:paraId="7A59840E" w14:textId="77777777" w:rsidR="00703DEF" w:rsidRPr="00B36BDD" w:rsidRDefault="00703DEF" w:rsidP="007C1BC4">
            <w:pPr>
              <w:jc w:val="center"/>
              <w:rPr>
                <w:rFonts w:ascii="Arial" w:hAnsi="Arial" w:cs="Arial"/>
              </w:rPr>
            </w:pPr>
          </w:p>
        </w:tc>
        <w:tc>
          <w:tcPr>
            <w:tcW w:w="1097" w:type="dxa"/>
            <w:vMerge w:val="restart"/>
            <w:hideMark/>
          </w:tcPr>
          <w:p w14:paraId="572BFC34" w14:textId="77777777" w:rsidR="00703DEF" w:rsidRPr="00B36BDD" w:rsidRDefault="00703DEF" w:rsidP="007C1BC4">
            <w:pPr>
              <w:jc w:val="center"/>
              <w:rPr>
                <w:rFonts w:ascii="Arial" w:hAnsi="Arial" w:cs="Arial"/>
              </w:rPr>
            </w:pPr>
            <w:r w:rsidRPr="00B36BDD">
              <w:rPr>
                <w:rFonts w:ascii="Arial" w:hAnsi="Arial" w:cs="Arial"/>
              </w:rPr>
              <w:t>SUL</w:t>
            </w:r>
          </w:p>
        </w:tc>
        <w:tc>
          <w:tcPr>
            <w:tcW w:w="817" w:type="dxa"/>
            <w:vMerge w:val="restart"/>
            <w:hideMark/>
          </w:tcPr>
          <w:p w14:paraId="4D773F1E" w14:textId="77777777" w:rsidR="00703DEF" w:rsidRPr="00B36BDD" w:rsidRDefault="00703DEF" w:rsidP="007C1BC4">
            <w:pPr>
              <w:jc w:val="center"/>
              <w:rPr>
                <w:rFonts w:ascii="Arial" w:hAnsi="Arial" w:cs="Arial"/>
              </w:rPr>
            </w:pPr>
            <w:r w:rsidRPr="00B36BDD">
              <w:rPr>
                <w:rFonts w:ascii="Arial" w:hAnsi="Arial" w:cs="Arial"/>
              </w:rPr>
              <w:t>13.65</w:t>
            </w:r>
          </w:p>
        </w:tc>
        <w:tc>
          <w:tcPr>
            <w:tcW w:w="1803" w:type="dxa"/>
            <w:vMerge w:val="restart"/>
            <w:hideMark/>
          </w:tcPr>
          <w:p w14:paraId="72BD2EC6" w14:textId="77777777" w:rsidR="00703DEF" w:rsidRPr="00B36BDD" w:rsidRDefault="00703DEF" w:rsidP="007C1BC4">
            <w:pPr>
              <w:jc w:val="center"/>
              <w:rPr>
                <w:rFonts w:ascii="Arial" w:hAnsi="Arial" w:cs="Arial"/>
              </w:rPr>
            </w:pPr>
            <w:r w:rsidRPr="00B36BDD">
              <w:rPr>
                <w:rFonts w:ascii="Arial" w:hAnsi="Arial" w:cs="Arial"/>
              </w:rPr>
              <w:t>10.26-19.03</w:t>
            </w:r>
          </w:p>
        </w:tc>
        <w:tc>
          <w:tcPr>
            <w:tcW w:w="1134" w:type="dxa"/>
            <w:vMerge w:val="restart"/>
            <w:hideMark/>
          </w:tcPr>
          <w:p w14:paraId="5EB849B4" w14:textId="77777777" w:rsidR="00703DEF" w:rsidRPr="00B36BDD" w:rsidRDefault="00703DEF" w:rsidP="007C1BC4">
            <w:pPr>
              <w:jc w:val="center"/>
              <w:rPr>
                <w:rFonts w:ascii="Arial" w:hAnsi="Arial" w:cs="Arial"/>
              </w:rPr>
            </w:pPr>
            <w:r w:rsidRPr="00B36BDD">
              <w:rPr>
                <w:rFonts w:ascii="Arial" w:hAnsi="Arial" w:cs="Arial"/>
              </w:rPr>
              <w:t>0.15</w:t>
            </w:r>
          </w:p>
        </w:tc>
        <w:tc>
          <w:tcPr>
            <w:tcW w:w="1235" w:type="dxa"/>
            <w:vMerge w:val="restart"/>
            <w:hideMark/>
          </w:tcPr>
          <w:p w14:paraId="5EF06E42" w14:textId="77777777" w:rsidR="00703DEF" w:rsidRPr="00B36BDD" w:rsidRDefault="00703DEF" w:rsidP="007C1BC4">
            <w:pPr>
              <w:jc w:val="center"/>
              <w:rPr>
                <w:rFonts w:ascii="Arial" w:hAnsi="Arial" w:cs="Arial"/>
              </w:rPr>
            </w:pPr>
            <w:r w:rsidRPr="00B36BDD">
              <w:rPr>
                <w:rFonts w:ascii="Arial" w:hAnsi="Arial" w:cs="Arial"/>
              </w:rPr>
              <w:t>0.09-0.24</w:t>
            </w:r>
          </w:p>
        </w:tc>
        <w:tc>
          <w:tcPr>
            <w:tcW w:w="1496" w:type="dxa"/>
            <w:hideMark/>
          </w:tcPr>
          <w:p w14:paraId="48C2BB15" w14:textId="77777777" w:rsidR="00703DEF" w:rsidRPr="00B36BDD" w:rsidRDefault="00703DEF" w:rsidP="007C1BC4">
            <w:pPr>
              <w:jc w:val="center"/>
              <w:rPr>
                <w:rFonts w:ascii="Arial" w:hAnsi="Arial" w:cs="Arial"/>
              </w:rPr>
            </w:pPr>
            <w:r w:rsidRPr="00B36BDD">
              <w:rPr>
                <w:rFonts w:ascii="Arial" w:hAnsi="Arial" w:cs="Arial"/>
              </w:rPr>
              <w:t>BIP</w:t>
            </w:r>
          </w:p>
        </w:tc>
        <w:tc>
          <w:tcPr>
            <w:tcW w:w="847" w:type="dxa"/>
            <w:hideMark/>
          </w:tcPr>
          <w:p w14:paraId="718FFE0D" w14:textId="77777777" w:rsidR="00703DEF" w:rsidRPr="00B36BDD" w:rsidRDefault="00703DEF" w:rsidP="007C1BC4">
            <w:pPr>
              <w:jc w:val="center"/>
              <w:rPr>
                <w:rFonts w:ascii="Arial" w:hAnsi="Arial" w:cs="Arial"/>
              </w:rPr>
            </w:pPr>
            <w:r w:rsidRPr="00B36BDD">
              <w:rPr>
                <w:rFonts w:ascii="Arial" w:hAnsi="Arial" w:cs="Arial"/>
              </w:rPr>
              <w:t>0.37</w:t>
            </w:r>
          </w:p>
        </w:tc>
        <w:tc>
          <w:tcPr>
            <w:tcW w:w="1266" w:type="dxa"/>
            <w:hideMark/>
          </w:tcPr>
          <w:p w14:paraId="3C12285E" w14:textId="77777777" w:rsidR="00703DEF" w:rsidRPr="00B36BDD" w:rsidRDefault="00703DEF" w:rsidP="007C1BC4">
            <w:pPr>
              <w:jc w:val="center"/>
              <w:rPr>
                <w:rFonts w:ascii="Arial" w:hAnsi="Arial" w:cs="Arial"/>
              </w:rPr>
            </w:pPr>
            <w:r w:rsidRPr="00B36BDD">
              <w:rPr>
                <w:rFonts w:ascii="Arial" w:hAnsi="Arial" w:cs="Arial"/>
              </w:rPr>
              <w:t>0.18-0.62</w:t>
            </w:r>
          </w:p>
        </w:tc>
        <w:tc>
          <w:tcPr>
            <w:tcW w:w="2527" w:type="dxa"/>
            <w:hideMark/>
          </w:tcPr>
          <w:p w14:paraId="1FA36A81" w14:textId="77777777" w:rsidR="00703DEF" w:rsidRPr="00B36BDD" w:rsidRDefault="00703DEF" w:rsidP="007C1BC4">
            <w:pPr>
              <w:jc w:val="center"/>
              <w:rPr>
                <w:rFonts w:ascii="Arial" w:hAnsi="Arial" w:cs="Arial"/>
              </w:rPr>
            </w:pPr>
            <w:r w:rsidRPr="00B36BDD">
              <w:rPr>
                <w:rFonts w:ascii="Arial" w:hAnsi="Arial" w:cs="Arial"/>
              </w:rPr>
              <w:t>dominant</w:t>
            </w:r>
          </w:p>
        </w:tc>
      </w:tr>
      <w:tr w:rsidR="0055073B" w:rsidRPr="00B36BDD" w14:paraId="1F26387E" w14:textId="77777777" w:rsidTr="0055073B">
        <w:trPr>
          <w:trHeight w:hRule="exact" w:val="312"/>
        </w:trPr>
        <w:tc>
          <w:tcPr>
            <w:tcW w:w="1670" w:type="dxa"/>
            <w:vMerge/>
            <w:hideMark/>
          </w:tcPr>
          <w:p w14:paraId="4A041733" w14:textId="77777777" w:rsidR="00703DEF" w:rsidRPr="00B36BDD" w:rsidRDefault="00703DEF" w:rsidP="007C1BC4">
            <w:pPr>
              <w:jc w:val="center"/>
              <w:rPr>
                <w:rFonts w:ascii="Arial" w:hAnsi="Arial" w:cs="Arial"/>
              </w:rPr>
            </w:pPr>
          </w:p>
        </w:tc>
        <w:tc>
          <w:tcPr>
            <w:tcW w:w="1097" w:type="dxa"/>
            <w:vMerge/>
            <w:hideMark/>
          </w:tcPr>
          <w:p w14:paraId="19FAD70C" w14:textId="77777777" w:rsidR="00703DEF" w:rsidRPr="00B36BDD" w:rsidRDefault="00703DEF" w:rsidP="007C1BC4">
            <w:pPr>
              <w:jc w:val="center"/>
              <w:rPr>
                <w:rFonts w:ascii="Arial" w:hAnsi="Arial" w:cs="Arial"/>
              </w:rPr>
            </w:pPr>
          </w:p>
        </w:tc>
        <w:tc>
          <w:tcPr>
            <w:tcW w:w="817" w:type="dxa"/>
            <w:vMerge/>
            <w:hideMark/>
          </w:tcPr>
          <w:p w14:paraId="4718A0D4" w14:textId="77777777" w:rsidR="00703DEF" w:rsidRPr="00B36BDD" w:rsidRDefault="00703DEF" w:rsidP="007C1BC4">
            <w:pPr>
              <w:jc w:val="center"/>
              <w:rPr>
                <w:rFonts w:ascii="Arial" w:hAnsi="Arial" w:cs="Arial"/>
              </w:rPr>
            </w:pPr>
          </w:p>
        </w:tc>
        <w:tc>
          <w:tcPr>
            <w:tcW w:w="1803" w:type="dxa"/>
            <w:vMerge/>
            <w:hideMark/>
          </w:tcPr>
          <w:p w14:paraId="16DECB12" w14:textId="77777777" w:rsidR="00703DEF" w:rsidRPr="00B36BDD" w:rsidRDefault="00703DEF" w:rsidP="007C1BC4">
            <w:pPr>
              <w:jc w:val="center"/>
              <w:rPr>
                <w:rFonts w:ascii="Arial" w:hAnsi="Arial" w:cs="Arial"/>
              </w:rPr>
            </w:pPr>
          </w:p>
        </w:tc>
        <w:tc>
          <w:tcPr>
            <w:tcW w:w="1134" w:type="dxa"/>
            <w:vMerge/>
            <w:hideMark/>
          </w:tcPr>
          <w:p w14:paraId="7C213426" w14:textId="77777777" w:rsidR="00703DEF" w:rsidRPr="00B36BDD" w:rsidRDefault="00703DEF" w:rsidP="007C1BC4">
            <w:pPr>
              <w:jc w:val="center"/>
              <w:rPr>
                <w:rFonts w:ascii="Arial" w:hAnsi="Arial" w:cs="Arial"/>
              </w:rPr>
            </w:pPr>
          </w:p>
        </w:tc>
        <w:tc>
          <w:tcPr>
            <w:tcW w:w="1235" w:type="dxa"/>
            <w:vMerge/>
            <w:hideMark/>
          </w:tcPr>
          <w:p w14:paraId="20DA8201" w14:textId="77777777" w:rsidR="00703DEF" w:rsidRPr="00B36BDD" w:rsidRDefault="00703DEF" w:rsidP="007C1BC4">
            <w:pPr>
              <w:jc w:val="center"/>
              <w:rPr>
                <w:rFonts w:ascii="Arial" w:hAnsi="Arial" w:cs="Arial"/>
              </w:rPr>
            </w:pPr>
          </w:p>
        </w:tc>
        <w:tc>
          <w:tcPr>
            <w:tcW w:w="1496" w:type="dxa"/>
            <w:hideMark/>
          </w:tcPr>
          <w:p w14:paraId="79BA1EED" w14:textId="77777777" w:rsidR="00703DEF" w:rsidRPr="00B36BDD" w:rsidRDefault="00703DEF" w:rsidP="007C1BC4">
            <w:pPr>
              <w:jc w:val="center"/>
              <w:rPr>
                <w:rFonts w:ascii="Arial" w:hAnsi="Arial" w:cs="Arial"/>
              </w:rPr>
            </w:pPr>
            <w:r w:rsidRPr="00B36BDD">
              <w:rPr>
                <w:rFonts w:ascii="Arial" w:hAnsi="Arial" w:cs="Arial"/>
              </w:rPr>
              <w:t>PAL</w:t>
            </w:r>
          </w:p>
        </w:tc>
        <w:tc>
          <w:tcPr>
            <w:tcW w:w="847" w:type="dxa"/>
            <w:hideMark/>
          </w:tcPr>
          <w:p w14:paraId="74415DA2" w14:textId="77777777" w:rsidR="00703DEF" w:rsidRPr="00B36BDD" w:rsidRDefault="00703DEF" w:rsidP="007C1BC4">
            <w:pPr>
              <w:jc w:val="center"/>
              <w:rPr>
                <w:rFonts w:ascii="Arial" w:hAnsi="Arial" w:cs="Arial"/>
              </w:rPr>
            </w:pPr>
            <w:r w:rsidRPr="00B36BDD">
              <w:rPr>
                <w:rFonts w:ascii="Arial" w:hAnsi="Arial" w:cs="Arial"/>
              </w:rPr>
              <w:t>0.04</w:t>
            </w:r>
          </w:p>
        </w:tc>
        <w:tc>
          <w:tcPr>
            <w:tcW w:w="1266" w:type="dxa"/>
            <w:hideMark/>
          </w:tcPr>
          <w:p w14:paraId="0AB213A7" w14:textId="77777777" w:rsidR="00703DEF" w:rsidRPr="00B36BDD" w:rsidRDefault="00703DEF" w:rsidP="007C1BC4">
            <w:pPr>
              <w:jc w:val="center"/>
              <w:rPr>
                <w:rFonts w:ascii="Arial" w:hAnsi="Arial" w:cs="Arial"/>
              </w:rPr>
            </w:pPr>
            <w:r w:rsidRPr="00B36BDD">
              <w:rPr>
                <w:rFonts w:ascii="Arial" w:hAnsi="Arial" w:cs="Arial"/>
              </w:rPr>
              <w:t>0-0.14</w:t>
            </w:r>
          </w:p>
        </w:tc>
        <w:tc>
          <w:tcPr>
            <w:tcW w:w="2527" w:type="dxa"/>
            <w:hideMark/>
          </w:tcPr>
          <w:p w14:paraId="6CA8B49F" w14:textId="77777777" w:rsidR="00703DEF" w:rsidRPr="00B36BDD" w:rsidRDefault="00703DEF" w:rsidP="007C1BC4">
            <w:pPr>
              <w:jc w:val="center"/>
              <w:rPr>
                <w:rFonts w:ascii="Arial" w:hAnsi="Arial" w:cs="Arial"/>
              </w:rPr>
            </w:pPr>
            <w:r w:rsidRPr="00B36BDD">
              <w:rPr>
                <w:rFonts w:ascii="Arial" w:hAnsi="Arial" w:cs="Arial"/>
              </w:rPr>
              <w:t>dominant</w:t>
            </w:r>
          </w:p>
        </w:tc>
      </w:tr>
    </w:tbl>
    <w:p w14:paraId="2EF3F471" w14:textId="77BCE94F" w:rsidR="00DE4099" w:rsidRPr="007F05C5" w:rsidRDefault="00DE4099" w:rsidP="007C1BC4">
      <w:pPr>
        <w:rPr>
          <w:rFonts w:ascii="Arial" w:hAnsi="Arial" w:cs="Arial"/>
          <w:lang w:val="en-US"/>
        </w:rPr>
        <w:sectPr w:rsidR="00DE4099" w:rsidRPr="007F05C5" w:rsidSect="003B54B1">
          <w:pgSz w:w="16840" w:h="11900" w:orient="landscape"/>
          <w:pgMar w:top="1440" w:right="1440" w:bottom="1440" w:left="1440" w:header="709" w:footer="709" w:gutter="0"/>
          <w:cols w:space="708"/>
          <w:docGrid w:linePitch="360"/>
        </w:sectPr>
      </w:pPr>
    </w:p>
    <w:p w14:paraId="10376C58" w14:textId="63007291" w:rsidR="007B2B97" w:rsidRPr="007F05C5" w:rsidRDefault="007B2B97" w:rsidP="007C1BC4">
      <w:pPr>
        <w:rPr>
          <w:rFonts w:ascii="Arial" w:hAnsi="Arial" w:cs="Arial"/>
          <w:lang w:val="en-US"/>
        </w:rPr>
      </w:pPr>
    </w:p>
    <w:sectPr w:rsidR="007B2B97" w:rsidRPr="007F05C5" w:rsidSect="000452CA">
      <w:pgSz w:w="11900" w:h="16840"/>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hris Terry" w:date="2021-11-22T14:21:00Z" w:initials="CT">
    <w:p w14:paraId="72223652" w14:textId="59976F01" w:rsidR="00B91471" w:rsidRDefault="00B91471">
      <w:pPr>
        <w:pStyle w:val="CommentText"/>
      </w:pPr>
      <w:r>
        <w:rPr>
          <w:rStyle w:val="CommentReference"/>
        </w:rPr>
        <w:annotationRef/>
      </w:r>
      <w:r>
        <w:t xml:space="preserve">Having gone through the paper, I think you </w:t>
      </w:r>
      <w:r w:rsidR="00FF0131">
        <w:t>should be able to</w:t>
      </w:r>
      <w:r>
        <w:t xml:space="preserve"> improve the title to </w:t>
      </w:r>
      <w:r w:rsidR="00FF0131">
        <w:t>get across 1) the unusual pattern f which end of the range has the abiotic/biotic effects, 2) the impact of small differences in sensitivity</w:t>
      </w:r>
    </w:p>
    <w:p w14:paraId="48B684B5" w14:textId="344C4CE9" w:rsidR="00FF0131" w:rsidRDefault="00FF0131">
      <w:pPr>
        <w:pStyle w:val="CommentText"/>
      </w:pPr>
    </w:p>
    <w:p w14:paraId="75620EE0" w14:textId="1F685CFE" w:rsidR="00FF0131" w:rsidRDefault="00FF0131">
      <w:pPr>
        <w:pStyle w:val="CommentText"/>
      </w:pPr>
      <w:r>
        <w:t>Something like:</w:t>
      </w:r>
    </w:p>
    <w:p w14:paraId="01C42CE9" w14:textId="77777777" w:rsidR="00FF0131" w:rsidRDefault="00FF0131">
      <w:pPr>
        <w:pStyle w:val="CommentText"/>
      </w:pPr>
    </w:p>
    <w:p w14:paraId="0428B337" w14:textId="7ED6972E" w:rsidR="00FF0131" w:rsidRDefault="00FF0131">
      <w:pPr>
        <w:pStyle w:val="CommentText"/>
      </w:pPr>
      <w:r>
        <w:t xml:space="preserve">Distribution limits of rainforest Drosophila explained by competition at cool-edge and temperate at warm-edge. </w:t>
      </w:r>
    </w:p>
    <w:p w14:paraId="54D5948C" w14:textId="3772D313" w:rsidR="00FF0131" w:rsidRDefault="00FF0131">
      <w:pPr>
        <w:pStyle w:val="CommentText"/>
      </w:pPr>
    </w:p>
    <w:p w14:paraId="68E958C1" w14:textId="339093A7" w:rsidR="00FF0131" w:rsidRDefault="00FF0131">
      <w:pPr>
        <w:pStyle w:val="CommentText"/>
      </w:pPr>
      <w:r>
        <w:t>(I’m sure you can do better, but hopefully you see what I mean)</w:t>
      </w:r>
    </w:p>
  </w:comment>
  <w:comment w:id="1" w:author="Chris Terry" w:date="2021-11-22T11:02:00Z" w:initials="CT">
    <w:p w14:paraId="5263AC5D" w14:textId="15945462" w:rsidR="00007BCE" w:rsidRDefault="00007BCE">
      <w:pPr>
        <w:pStyle w:val="CommentText"/>
      </w:pPr>
      <w:r>
        <w:rPr>
          <w:rStyle w:val="CommentReference"/>
        </w:rPr>
        <w:annotationRef/>
      </w:r>
      <w:r>
        <w:t>I don’t think you need this bracket</w:t>
      </w:r>
    </w:p>
  </w:comment>
  <w:comment w:id="2" w:author="Chris Terry" w:date="2021-11-22T11:03:00Z" w:initials="CT">
    <w:p w14:paraId="3569C06C" w14:textId="01C2E48D" w:rsidR="00007BCE" w:rsidRDefault="00007BCE">
      <w:pPr>
        <w:pStyle w:val="CommentText"/>
      </w:pPr>
      <w:r>
        <w:rPr>
          <w:rStyle w:val="CommentReference"/>
        </w:rPr>
        <w:annotationRef/>
      </w:r>
      <w:r>
        <w:t xml:space="preserve">The tropical mountains come out of nowhere in the flow of the abstract. </w:t>
      </w:r>
    </w:p>
  </w:comment>
  <w:comment w:id="3" w:author="Chris Terry" w:date="2021-11-22T11:05:00Z" w:initials="CT">
    <w:p w14:paraId="6CA1E688" w14:textId="2578FCA1" w:rsidR="00007BCE" w:rsidRDefault="00007BCE">
      <w:pPr>
        <w:pStyle w:val="CommentText"/>
      </w:pPr>
      <w:r>
        <w:rPr>
          <w:rStyle w:val="CommentReference"/>
        </w:rPr>
        <w:annotationRef/>
      </w:r>
      <w:r>
        <w:t>I’m not totally sure, but ‘highland’ might clash less with the upper thermal limits. Not that important though</w:t>
      </w:r>
    </w:p>
  </w:comment>
  <w:comment w:id="4" w:author="Chris Terry" w:date="2021-11-22T11:09:00Z" w:initials="CT">
    <w:p w14:paraId="6982DEB4" w14:textId="53624292" w:rsidR="004C796C" w:rsidRDefault="004C796C">
      <w:pPr>
        <w:pStyle w:val="CommentText"/>
      </w:pPr>
      <w:r>
        <w:rPr>
          <w:rStyle w:val="CommentReference"/>
        </w:rPr>
        <w:annotationRef/>
      </w:r>
      <w:r>
        <w:t xml:space="preserve">This sounds a bit </w:t>
      </w:r>
      <w:proofErr w:type="gramStart"/>
      <w:r>
        <w:t>weak?</w:t>
      </w:r>
      <w:proofErr w:type="gramEnd"/>
    </w:p>
  </w:comment>
  <w:comment w:id="7" w:author="Chris Terry" w:date="2021-11-22T11:14:00Z" w:initials="CT">
    <w:p w14:paraId="79A69014" w14:textId="16681AAC" w:rsidR="00EE3F5D" w:rsidRDefault="00EE3F5D">
      <w:pPr>
        <w:pStyle w:val="CommentText"/>
      </w:pPr>
      <w:r>
        <w:rPr>
          <w:rStyle w:val="CommentReference"/>
        </w:rPr>
        <w:annotationRef/>
      </w:r>
      <w:proofErr w:type="gramStart"/>
      <w:r w:rsidRPr="00EE3F5D">
        <w:t xml:space="preserve">Jankowski </w:t>
      </w:r>
      <w:r>
        <w:t xml:space="preserve"> ref</w:t>
      </w:r>
      <w:proofErr w:type="gramEnd"/>
      <w:r>
        <w:t xml:space="preserve"> is doubled in your bibliography</w:t>
      </w:r>
    </w:p>
  </w:comment>
  <w:comment w:id="8" w:author="Chris Terry" w:date="2021-11-22T11:18:00Z" w:initials="CT">
    <w:p w14:paraId="6EE76238" w14:textId="77777777" w:rsidR="002B623B" w:rsidRDefault="002B623B">
      <w:pPr>
        <w:pStyle w:val="CommentText"/>
      </w:pPr>
      <w:r>
        <w:rPr>
          <w:rStyle w:val="CommentReference"/>
        </w:rPr>
        <w:annotationRef/>
      </w:r>
      <w:r>
        <w:t>This is a relevant reference:</w:t>
      </w:r>
    </w:p>
    <w:p w14:paraId="67A4D733" w14:textId="77777777" w:rsidR="002B623B" w:rsidRDefault="002B623B">
      <w:pPr>
        <w:pStyle w:val="CommentText"/>
      </w:pPr>
    </w:p>
    <w:p w14:paraId="1AAA8FCB" w14:textId="445250C4" w:rsidR="002B623B" w:rsidRDefault="002B623B">
      <w:pPr>
        <w:pStyle w:val="CommentText"/>
        <w:rPr>
          <w:b/>
          <w:bCs/>
        </w:rPr>
      </w:pPr>
      <w:hyperlink r:id="rId1" w:history="1">
        <w:r w:rsidRPr="001F21D9">
          <w:rPr>
            <w:rStyle w:val="Hyperlink"/>
            <w:b/>
            <w:bCs/>
          </w:rPr>
          <w:t>https://onlinelibrary.wiley.com/doi/abs/10.1111/ele.13864</w:t>
        </w:r>
      </w:hyperlink>
    </w:p>
    <w:p w14:paraId="6081DDD9" w14:textId="77777777" w:rsidR="002B623B" w:rsidRDefault="002B623B">
      <w:pPr>
        <w:pStyle w:val="CommentText"/>
        <w:rPr>
          <w:b/>
          <w:bCs/>
        </w:rPr>
      </w:pPr>
    </w:p>
    <w:p w14:paraId="1D999380" w14:textId="6C5DAB4F" w:rsidR="002B623B" w:rsidRPr="002B623B" w:rsidRDefault="002B623B">
      <w:pPr>
        <w:pStyle w:val="CommentText"/>
        <w:rPr>
          <w:b/>
          <w:bCs/>
        </w:rPr>
      </w:pPr>
    </w:p>
  </w:comment>
  <w:comment w:id="9" w:author="Chris Terry" w:date="2021-11-22T11:19:00Z" w:initials="CT">
    <w:p w14:paraId="396344C8" w14:textId="76355688" w:rsidR="002B623B" w:rsidRDefault="002B623B">
      <w:pPr>
        <w:pStyle w:val="CommentText"/>
      </w:pPr>
      <w:r>
        <w:rPr>
          <w:rStyle w:val="CommentReference"/>
        </w:rPr>
        <w:annotationRef/>
      </w:r>
      <w:r>
        <w:t>Seems like a risky sentence to include</w:t>
      </w:r>
    </w:p>
  </w:comment>
  <w:comment w:id="10" w:author="Chris Terry" w:date="2021-11-22T11:23:00Z" w:initials="CT">
    <w:p w14:paraId="6154FE40" w14:textId="522FAACF" w:rsidR="00B61820" w:rsidRDefault="00B61820">
      <w:pPr>
        <w:pStyle w:val="CommentText"/>
      </w:pPr>
      <w:r>
        <w:rPr>
          <w:rStyle w:val="CommentReference"/>
        </w:rPr>
        <w:annotationRef/>
      </w:r>
      <w:r>
        <w:t>Somehow the temperature of the various possible habitats needs to be in here too</w:t>
      </w:r>
    </w:p>
  </w:comment>
  <w:comment w:id="11" w:author="Chris Terry" w:date="2021-11-22T11:21:00Z" w:initials="CT">
    <w:p w14:paraId="3B444F8A" w14:textId="4B1980E1" w:rsidR="002B623B" w:rsidRPr="002B623B" w:rsidRDefault="002B623B">
      <w:pPr>
        <w:pStyle w:val="CommentText"/>
      </w:pPr>
      <w:r>
        <w:rPr>
          <w:rStyle w:val="CommentReference"/>
        </w:rPr>
        <w:annotationRef/>
      </w:r>
      <w:r>
        <w:t xml:space="preserve">Grammar here seems a bit forced. Maybe ‘The sensitivity of a particular species </w:t>
      </w:r>
      <w:r w:rsidRPr="002B623B">
        <w:rPr>
          <w:i/>
          <w:iCs/>
        </w:rPr>
        <w:t xml:space="preserve">may be driven by </w:t>
      </w:r>
      <w:r>
        <w:rPr>
          <w:i/>
          <w:iCs/>
        </w:rPr>
        <w:t>the response of the species that it interacts with</w:t>
      </w:r>
      <w:proofErr w:type="gramStart"/>
      <w:r>
        <w:t>’  or</w:t>
      </w:r>
      <w:proofErr w:type="gramEnd"/>
      <w:r>
        <w:t xml:space="preserve"> </w:t>
      </w:r>
      <w:proofErr w:type="spellStart"/>
      <w:r>
        <w:t>similiar</w:t>
      </w:r>
      <w:proofErr w:type="spellEnd"/>
    </w:p>
  </w:comment>
  <w:comment w:id="13" w:author="Chris Terry" w:date="2021-11-22T11:25:00Z" w:initials="CT">
    <w:p w14:paraId="4C3F2735" w14:textId="035F959B" w:rsidR="00B61820" w:rsidRDefault="00B61820">
      <w:pPr>
        <w:pStyle w:val="CommentText"/>
      </w:pPr>
      <w:r>
        <w:rPr>
          <w:rStyle w:val="CommentReference"/>
        </w:rPr>
        <w:annotationRef/>
      </w:r>
      <w:r>
        <w:t>Not sure what you mean by this</w:t>
      </w:r>
    </w:p>
  </w:comment>
  <w:comment w:id="14" w:author="Chris Terry" w:date="2021-11-22T11:28:00Z" w:initials="CT">
    <w:p w14:paraId="1626DC8D" w14:textId="0D4D14E0" w:rsidR="00B61820" w:rsidRDefault="00B61820">
      <w:pPr>
        <w:pStyle w:val="CommentText"/>
      </w:pPr>
      <w:r>
        <w:rPr>
          <w:rStyle w:val="CommentReference"/>
        </w:rPr>
        <w:annotationRef/>
      </w:r>
      <w:r>
        <w:t>Might be good to cite some of the Hoffmann papers about distribution too</w:t>
      </w:r>
    </w:p>
  </w:comment>
  <w:comment w:id="15" w:author="Chris Terry" w:date="2021-11-22T11:26:00Z" w:initials="CT">
    <w:p w14:paraId="4B956BC6" w14:textId="08E1BA3C" w:rsidR="00B61820" w:rsidRPr="00B61820" w:rsidRDefault="00B61820">
      <w:pPr>
        <w:pStyle w:val="CommentText"/>
        <w:rPr>
          <w:b/>
          <w:bCs/>
        </w:rPr>
      </w:pPr>
      <w:r>
        <w:rPr>
          <w:rStyle w:val="CommentReference"/>
        </w:rPr>
        <w:annotationRef/>
      </w:r>
      <w:r>
        <w:t xml:space="preserve">This is officially Jeffs et al </w:t>
      </w:r>
      <w:proofErr w:type="gramStart"/>
      <w:r>
        <w:t>202</w:t>
      </w:r>
      <w:r>
        <w:rPr>
          <w:b/>
          <w:bCs/>
        </w:rPr>
        <w:t>1 .</w:t>
      </w:r>
      <w:proofErr w:type="gramEnd"/>
      <w:r>
        <w:rPr>
          <w:b/>
          <w:bCs/>
        </w:rPr>
        <w:t xml:space="preserve"> </w:t>
      </w:r>
    </w:p>
  </w:comment>
  <w:comment w:id="16" w:author="Chris Terry" w:date="2021-11-22T11:34:00Z" w:initials="CT">
    <w:p w14:paraId="654DD21A" w14:textId="77777777" w:rsidR="00B957BC" w:rsidRDefault="00B957BC">
      <w:pPr>
        <w:pStyle w:val="CommentText"/>
      </w:pPr>
      <w:r>
        <w:rPr>
          <w:rStyle w:val="CommentReference"/>
        </w:rPr>
        <w:annotationRef/>
      </w:r>
      <w:r>
        <w:t>I found this quite hard to follow</w:t>
      </w:r>
    </w:p>
    <w:p w14:paraId="41D86E74" w14:textId="77777777" w:rsidR="008C2868" w:rsidRDefault="008C2868">
      <w:pPr>
        <w:pStyle w:val="CommentText"/>
      </w:pPr>
    </w:p>
    <w:p w14:paraId="2F0B5103" w14:textId="77777777" w:rsidR="008C2868" w:rsidRDefault="008C2868">
      <w:pPr>
        <w:pStyle w:val="CommentText"/>
      </w:pPr>
    </w:p>
    <w:p w14:paraId="6825A925" w14:textId="5C243127" w:rsidR="008C2868" w:rsidRDefault="008C2868">
      <w:pPr>
        <w:pStyle w:val="CommentText"/>
      </w:pPr>
    </w:p>
  </w:comment>
  <w:comment w:id="17" w:author="Chris Terry" w:date="2021-11-22T11:43:00Z" w:initials="CT">
    <w:p w14:paraId="615BB117" w14:textId="25F18F0E" w:rsidR="009934D2" w:rsidRDefault="009934D2">
      <w:pPr>
        <w:pStyle w:val="CommentText"/>
      </w:pPr>
      <w:r>
        <w:rPr>
          <w:rStyle w:val="CommentReference"/>
        </w:rPr>
        <w:annotationRef/>
      </w:r>
      <w:r>
        <w:t xml:space="preserve">This assumes equal abundances of flies at all elevations, which seems risky. </w:t>
      </w:r>
      <w:r w:rsidR="00576425">
        <w:t>Would be good to at least acknowledge the issues</w:t>
      </w:r>
    </w:p>
  </w:comment>
  <w:comment w:id="18" w:author="Chris Terry" w:date="2021-11-22T11:43:00Z" w:initials="CT">
    <w:p w14:paraId="281F9DDA" w14:textId="431C64E1" w:rsidR="009934D2" w:rsidRDefault="009934D2">
      <w:pPr>
        <w:pStyle w:val="CommentText"/>
      </w:pPr>
      <w:r>
        <w:rPr>
          <w:rStyle w:val="CommentReference"/>
        </w:rPr>
        <w:annotationRef/>
      </w:r>
      <w:r>
        <w:t>I guess you mean counts not occurrences (only 0 or 1)</w:t>
      </w:r>
    </w:p>
  </w:comment>
  <w:comment w:id="19" w:author="Chris Terry" w:date="2021-11-22T11:38:00Z" w:initials="CT">
    <w:p w14:paraId="24689647" w14:textId="1C6FEB24" w:rsidR="00B957BC" w:rsidRDefault="00B957BC">
      <w:pPr>
        <w:pStyle w:val="CommentText"/>
      </w:pPr>
      <w:r>
        <w:rPr>
          <w:rStyle w:val="CommentReference"/>
        </w:rPr>
        <w:annotationRef/>
      </w:r>
      <w:r>
        <w:t>As there are only two transects, fitting it as a random effect seems a really strange thing to do (</w:t>
      </w:r>
      <w:r w:rsidR="009934D2">
        <w:t xml:space="preserve">and likely ‘wrong’ - </w:t>
      </w:r>
      <w:r>
        <w:t xml:space="preserve">you </w:t>
      </w:r>
      <w:r w:rsidR="009934D2">
        <w:t>are effectively estimating the variance of a population of transects</w:t>
      </w:r>
      <w:r>
        <w:t>)</w:t>
      </w:r>
      <w:r w:rsidR="009934D2">
        <w:t xml:space="preserve">. The best explanation I have </w:t>
      </w:r>
      <w:proofErr w:type="gramStart"/>
      <w:r w:rsidR="009934D2">
        <w:t>seen</w:t>
      </w:r>
      <w:proofErr w:type="gramEnd"/>
      <w:r w:rsidR="009934D2">
        <w:t xml:space="preserve"> and I tend to point to is this: </w:t>
      </w:r>
      <w:hyperlink r:id="rId2" w:history="1">
        <w:r w:rsidR="009934D2" w:rsidRPr="001F21D9">
          <w:rPr>
            <w:rStyle w:val="Hyperlink"/>
          </w:rPr>
          <w:t>https://dynamicecology.wordpress.com/2015/11/04/is-it-a-fixed-or-random-effect/</w:t>
        </w:r>
      </w:hyperlink>
      <w:r w:rsidR="009934D2">
        <w:t xml:space="preserve"> </w:t>
      </w:r>
    </w:p>
  </w:comment>
  <w:comment w:id="20" w:author="Chris Terry" w:date="2021-11-22T11:45:00Z" w:initials="CT">
    <w:p w14:paraId="7484D32D" w14:textId="30E49D42" w:rsidR="00576425" w:rsidRDefault="00576425">
      <w:pPr>
        <w:pStyle w:val="CommentText"/>
      </w:pPr>
      <w:r>
        <w:rPr>
          <w:rStyle w:val="CommentReference"/>
        </w:rPr>
        <w:annotationRef/>
      </w:r>
      <w:r>
        <w:t xml:space="preserve">Maybe bury one in SI then? (I trust your vaguer </w:t>
      </w:r>
      <w:proofErr w:type="spellStart"/>
      <w:r>
        <w:t>hindex</w:t>
      </w:r>
      <w:proofErr w:type="spellEnd"/>
      <w:r>
        <w:t xml:space="preserve"> more)</w:t>
      </w:r>
    </w:p>
  </w:comment>
  <w:comment w:id="21" w:author="Chris Terry" w:date="2021-11-22T11:45:00Z" w:initials="CT">
    <w:p w14:paraId="469702B0" w14:textId="7E2FC643" w:rsidR="00576425" w:rsidRDefault="00576425">
      <w:pPr>
        <w:pStyle w:val="CommentText"/>
      </w:pPr>
      <w:r>
        <w:rPr>
          <w:rStyle w:val="CommentReference"/>
        </w:rPr>
        <w:annotationRef/>
      </w:r>
      <w:r>
        <w:t>This is not a good reason to drop an approach – sounds like you are trying to hide uncertainty</w:t>
      </w:r>
    </w:p>
  </w:comment>
  <w:comment w:id="22" w:author="Chris Terry" w:date="2021-11-22T11:46:00Z" w:initials="CT">
    <w:p w14:paraId="54EC9F4D" w14:textId="63CE187A" w:rsidR="00576425" w:rsidRDefault="00576425">
      <w:pPr>
        <w:pStyle w:val="CommentText"/>
      </w:pPr>
      <w:r>
        <w:rPr>
          <w:rStyle w:val="CommentReference"/>
        </w:rPr>
        <w:annotationRef/>
      </w:r>
      <w:r>
        <w:t>Technically, it is at most relative frequency, as we don’t have independent estimates of abundance</w:t>
      </w:r>
    </w:p>
  </w:comment>
  <w:comment w:id="26" w:author="Chris Terry" w:date="2021-11-22T11:49:00Z" w:initials="CT">
    <w:p w14:paraId="30F7DEC4" w14:textId="49A99584" w:rsidR="00642F1E" w:rsidRDefault="00642F1E">
      <w:pPr>
        <w:pStyle w:val="CommentText"/>
      </w:pPr>
      <w:r>
        <w:rPr>
          <w:rStyle w:val="CommentReference"/>
        </w:rPr>
        <w:annotationRef/>
      </w:r>
      <w:r>
        <w:t>Are these standard procedures that you can cite?</w:t>
      </w:r>
    </w:p>
  </w:comment>
  <w:comment w:id="30" w:author="Chris Terry" w:date="2021-11-22T11:51:00Z" w:initials="CT">
    <w:p w14:paraId="4A16E488" w14:textId="2A61B486" w:rsidR="00642F1E" w:rsidRDefault="00642F1E">
      <w:pPr>
        <w:pStyle w:val="CommentText"/>
      </w:pPr>
      <w:r>
        <w:rPr>
          <w:rStyle w:val="CommentReference"/>
        </w:rPr>
        <w:annotationRef/>
      </w:r>
      <w:r>
        <w:t>Did it differ with different temperatures?</w:t>
      </w:r>
    </w:p>
  </w:comment>
  <w:comment w:id="31" w:author="Chris Terry" w:date="2021-11-22T11:52:00Z" w:initials="CT">
    <w:p w14:paraId="2478274D" w14:textId="55C4A7F3" w:rsidR="00642F1E" w:rsidRDefault="00642F1E">
      <w:pPr>
        <w:pStyle w:val="CommentText"/>
      </w:pPr>
      <w:r>
        <w:rPr>
          <w:rStyle w:val="CommentReference"/>
        </w:rPr>
        <w:annotationRef/>
      </w:r>
      <w:r>
        <w:t>Averaged?</w:t>
      </w:r>
    </w:p>
  </w:comment>
  <w:comment w:id="33" w:author="Chris Terry" w:date="2021-11-22T11:54:00Z" w:initials="CT">
    <w:p w14:paraId="18F6BDDC" w14:textId="2B4E4CF0" w:rsidR="00642F1E" w:rsidRDefault="00642F1E">
      <w:pPr>
        <w:pStyle w:val="CommentText"/>
      </w:pPr>
      <w:r>
        <w:rPr>
          <w:rStyle w:val="CommentReference"/>
        </w:rPr>
        <w:annotationRef/>
      </w:r>
      <w:r>
        <w:t>Do you mean you counted how many were still alive?</w:t>
      </w:r>
    </w:p>
  </w:comment>
  <w:comment w:id="34" w:author="Chris Terry" w:date="2021-11-22T11:55:00Z" w:initials="CT">
    <w:p w14:paraId="1BA9896A" w14:textId="7D7B3DD6" w:rsidR="00B93602" w:rsidRDefault="00B93602">
      <w:pPr>
        <w:pStyle w:val="CommentText"/>
      </w:pPr>
      <w:r>
        <w:rPr>
          <w:rStyle w:val="CommentReference"/>
        </w:rPr>
        <w:annotationRef/>
      </w:r>
      <w:r>
        <w:t xml:space="preserve">Might be good to say your total number of vials, so readers can </w:t>
      </w:r>
      <w:proofErr w:type="spellStart"/>
      <w:r>
        <w:t>jusge</w:t>
      </w:r>
      <w:proofErr w:type="spellEnd"/>
      <w:r>
        <w:t xml:space="preserve"> the size of the experiment</w:t>
      </w:r>
    </w:p>
  </w:comment>
  <w:comment w:id="35" w:author="Chris Terry" w:date="2021-11-22T11:56:00Z" w:initials="CT">
    <w:p w14:paraId="04B39734" w14:textId="7EE7E6B4" w:rsidR="00B93602" w:rsidRDefault="00B93602">
      <w:pPr>
        <w:pStyle w:val="CommentText"/>
      </w:pPr>
      <w:r>
        <w:rPr>
          <w:rStyle w:val="CommentReference"/>
        </w:rPr>
        <w:annotationRef/>
      </w:r>
      <w:r>
        <w:t>I would put this later – the model matters more than the fact you did in in STAN</w:t>
      </w:r>
    </w:p>
  </w:comment>
  <w:comment w:id="38" w:author="Chris Terry" w:date="2021-11-22T11:56:00Z" w:initials="CT">
    <w:p w14:paraId="21E17863" w14:textId="7E22DE7D" w:rsidR="00B93602" w:rsidRDefault="00B93602">
      <w:pPr>
        <w:pStyle w:val="CommentText"/>
      </w:pPr>
      <w:r>
        <w:rPr>
          <w:rStyle w:val="CommentReference"/>
        </w:rPr>
        <w:annotationRef/>
      </w:r>
      <w:r>
        <w:t xml:space="preserve">This seems a repetition of the previous </w:t>
      </w:r>
      <w:proofErr w:type="gramStart"/>
      <w:r>
        <w:t>paragraph?</w:t>
      </w:r>
      <w:proofErr w:type="gramEnd"/>
    </w:p>
  </w:comment>
  <w:comment w:id="39" w:author="Chris Terry" w:date="2021-11-22T12:06:00Z" w:initials="CT">
    <w:p w14:paraId="0C2E8DE9" w14:textId="4B20111F" w:rsidR="00561E89" w:rsidRDefault="00561E89">
      <w:pPr>
        <w:pStyle w:val="CommentText"/>
      </w:pPr>
      <w:r>
        <w:rPr>
          <w:rStyle w:val="CommentReference"/>
        </w:rPr>
        <w:annotationRef/>
      </w:r>
      <w:r>
        <w:t xml:space="preserve">Don’t forget, it is the distribution of errors that matters! </w:t>
      </w:r>
    </w:p>
  </w:comment>
  <w:comment w:id="43" w:author="Chris Terry" w:date="2021-11-22T12:04:00Z" w:initials="CT">
    <w:p w14:paraId="44C7D17C" w14:textId="6FE00AB6" w:rsidR="00561E89" w:rsidRDefault="00561E89">
      <w:pPr>
        <w:pStyle w:val="CommentText"/>
      </w:pPr>
      <w:r>
        <w:rPr>
          <w:rStyle w:val="CommentReference"/>
        </w:rPr>
        <w:annotationRef/>
      </w:r>
      <w:r>
        <w:t>You flip between Gaussian and Normal, not sure why?</w:t>
      </w:r>
    </w:p>
  </w:comment>
  <w:comment w:id="46" w:author="Chris Terry" w:date="2021-11-22T11:57:00Z" w:initials="CT">
    <w:p w14:paraId="577D62D4" w14:textId="13B23A47" w:rsidR="00B93602" w:rsidRDefault="00B93602">
      <w:pPr>
        <w:pStyle w:val="CommentText"/>
      </w:pPr>
      <w:r>
        <w:rPr>
          <w:rStyle w:val="CommentReference"/>
        </w:rPr>
        <w:annotationRef/>
      </w:r>
      <w:r>
        <w:t>Can you point to figure 2 as an example of what this looks like?</w:t>
      </w:r>
    </w:p>
  </w:comment>
  <w:comment w:id="48" w:author="Chris Terry" w:date="2021-11-22T12:08:00Z" w:initials="CT">
    <w:p w14:paraId="4F9ADE0D" w14:textId="17CC6FA6" w:rsidR="00561E89" w:rsidRDefault="00561E89">
      <w:pPr>
        <w:pStyle w:val="CommentText"/>
      </w:pPr>
      <w:r>
        <w:rPr>
          <w:rStyle w:val="CommentReference"/>
        </w:rPr>
        <w:annotationRef/>
      </w:r>
      <w:r>
        <w:t>Hyper?</w:t>
      </w:r>
    </w:p>
  </w:comment>
  <w:comment w:id="47" w:author="Chris Terry" w:date="2021-11-22T11:59:00Z" w:initials="CT">
    <w:p w14:paraId="55D918EB" w14:textId="77777777" w:rsidR="00B93602" w:rsidRDefault="00B93602">
      <w:pPr>
        <w:pStyle w:val="CommentText"/>
      </w:pPr>
      <w:r>
        <w:rPr>
          <w:rStyle w:val="CommentReference"/>
        </w:rPr>
        <w:annotationRef/>
      </w:r>
      <w:r>
        <w:t xml:space="preserve">I’m </w:t>
      </w:r>
      <w:proofErr w:type="spellStart"/>
      <w:r>
        <w:t>slightl</w:t>
      </w:r>
      <w:proofErr w:type="spellEnd"/>
      <w:r>
        <w:t xml:space="preserve"> struggling to follow this. Is this the specification of priors</w:t>
      </w:r>
      <w:proofErr w:type="gramStart"/>
      <w:r>
        <w:t xml:space="preserve">?  </w:t>
      </w:r>
      <w:proofErr w:type="gramEnd"/>
      <w:r>
        <w:t xml:space="preserve">Or imposing a hierarchical structure? </w:t>
      </w:r>
    </w:p>
    <w:p w14:paraId="7FDE6CC0" w14:textId="77777777" w:rsidR="006A77B6" w:rsidRDefault="006A77B6">
      <w:pPr>
        <w:pStyle w:val="CommentText"/>
      </w:pPr>
    </w:p>
    <w:p w14:paraId="49B861DE" w14:textId="63B7872D" w:rsidR="006A77B6" w:rsidRDefault="006A77B6">
      <w:pPr>
        <w:pStyle w:val="CommentText"/>
      </w:pPr>
      <w:r>
        <w:t xml:space="preserve">If each species has a different a, b, and </w:t>
      </w:r>
      <w:proofErr w:type="spellStart"/>
      <w:r>
        <w:t>RT_max</w:t>
      </w:r>
      <w:proofErr w:type="spellEnd"/>
      <w:r>
        <w:t xml:space="preserve"> and </w:t>
      </w:r>
      <w:proofErr w:type="spellStart"/>
      <w:r>
        <w:t>RT_min</w:t>
      </w:r>
      <w:proofErr w:type="spellEnd"/>
      <w:r>
        <w:t xml:space="preserve">, then it might be helpful to add a species index to each parameter in your equation </w:t>
      </w:r>
    </w:p>
    <w:p w14:paraId="41D9583F" w14:textId="521849E2" w:rsidR="006A77B6" w:rsidRDefault="006A77B6">
      <w:pPr>
        <w:pStyle w:val="CommentText"/>
      </w:pPr>
      <w:r>
        <w:t>(</w:t>
      </w:r>
      <w:proofErr w:type="gramStart"/>
      <w:r>
        <w:t xml:space="preserve">e.g.  </w:t>
      </w:r>
      <w:proofErr w:type="spellStart"/>
      <w:proofErr w:type="gramEnd"/>
      <w:r>
        <w:t>a_</w:t>
      </w:r>
      <w:proofErr w:type="gramStart"/>
      <w:r>
        <w:t>i</w:t>
      </w:r>
      <w:proofErr w:type="spellEnd"/>
      <w:r>
        <w:t xml:space="preserve">  </w:t>
      </w:r>
      <w:proofErr w:type="spellStart"/>
      <w:r>
        <w:t>b</w:t>
      </w:r>
      <w:proofErr w:type="gramEnd"/>
      <w:r>
        <w:t>_i</w:t>
      </w:r>
      <w:proofErr w:type="spellEnd"/>
      <w:r>
        <w:t xml:space="preserve"> …) </w:t>
      </w:r>
    </w:p>
    <w:p w14:paraId="59316FE5" w14:textId="799AFBBC" w:rsidR="006A77B6" w:rsidRDefault="006A77B6">
      <w:pPr>
        <w:pStyle w:val="CommentText"/>
      </w:pPr>
    </w:p>
  </w:comment>
  <w:comment w:id="49" w:author="Chris Terry" w:date="2021-11-22T12:01:00Z" w:initials="CT">
    <w:p w14:paraId="72D36F22" w14:textId="36627D70" w:rsidR="006A77B6" w:rsidRDefault="006A77B6">
      <w:pPr>
        <w:pStyle w:val="CommentText"/>
      </w:pPr>
      <w:r>
        <w:rPr>
          <w:rStyle w:val="CommentReference"/>
        </w:rPr>
        <w:annotationRef/>
      </w:r>
      <w:r>
        <w:t>Again, not quite sure I follow – is this the calculation of the likelihood function, by modelling the residual error with a Normal (NB capitalise!)</w:t>
      </w:r>
    </w:p>
  </w:comment>
  <w:comment w:id="50" w:author="Chris Terry" w:date="2021-11-22T12:08:00Z" w:initials="CT">
    <w:p w14:paraId="27DD09D1" w14:textId="2A37E59C" w:rsidR="00561E89" w:rsidRDefault="00561E89">
      <w:pPr>
        <w:pStyle w:val="CommentText"/>
      </w:pPr>
      <w:r>
        <w:rPr>
          <w:rStyle w:val="CommentReference"/>
        </w:rPr>
        <w:annotationRef/>
      </w:r>
      <w:r>
        <w:t xml:space="preserve">As this is quite complex, I would recommend spelling the model out in full with pseudocode (using </w:t>
      </w:r>
      <w:proofErr w:type="gramStart"/>
      <w:r>
        <w:t>~ )</w:t>
      </w:r>
      <w:proofErr w:type="gramEnd"/>
    </w:p>
  </w:comment>
  <w:comment w:id="51" w:author="Chris Terry" w:date="2021-11-22T12:05:00Z" w:initials="CT">
    <w:p w14:paraId="05110BE4" w14:textId="66DA3CF3" w:rsidR="00561E89" w:rsidRDefault="00561E89">
      <w:pPr>
        <w:pStyle w:val="CommentText"/>
      </w:pPr>
      <w:r>
        <w:rPr>
          <w:rStyle w:val="CommentReference"/>
        </w:rPr>
        <w:annotationRef/>
      </w:r>
      <w:r>
        <w:t xml:space="preserve">Were the counts discrete? I thought they came from some kind of average, so would get fractional numbers? </w:t>
      </w:r>
    </w:p>
  </w:comment>
  <w:comment w:id="55" w:author="Chris Terry" w:date="2021-11-22T12:07:00Z" w:initials="CT">
    <w:p w14:paraId="5D30B9EE" w14:textId="2CECFF6A" w:rsidR="00561E89" w:rsidRDefault="00561E89">
      <w:pPr>
        <w:pStyle w:val="CommentText"/>
      </w:pPr>
      <w:r>
        <w:rPr>
          <w:rStyle w:val="CommentReference"/>
        </w:rPr>
        <w:annotationRef/>
      </w:r>
      <w:r>
        <w:t>Need to explain how you changed the model to include this</w:t>
      </w:r>
    </w:p>
  </w:comment>
  <w:comment w:id="56" w:author="Chris Terry" w:date="2021-11-22T12:09:00Z" w:initials="CT">
    <w:p w14:paraId="6DB7B1F8" w14:textId="05462631" w:rsidR="00561E89" w:rsidRDefault="00561E89">
      <w:pPr>
        <w:pStyle w:val="CommentText"/>
      </w:pPr>
      <w:r>
        <w:rPr>
          <w:rStyle w:val="CommentReference"/>
        </w:rPr>
        <w:annotationRef/>
      </w:r>
      <w:r>
        <w:t>Of what?</w:t>
      </w:r>
    </w:p>
  </w:comment>
  <w:comment w:id="57" w:author="Chris Terry" w:date="2021-11-22T12:09:00Z" w:initials="CT">
    <w:p w14:paraId="3DC82A23" w14:textId="0FC2A077" w:rsidR="00EC62C0" w:rsidRDefault="00EC62C0">
      <w:pPr>
        <w:pStyle w:val="CommentText"/>
      </w:pPr>
      <w:r>
        <w:rPr>
          <w:rStyle w:val="CommentReference"/>
        </w:rPr>
        <w:annotationRef/>
      </w:r>
      <w:r>
        <w:t xml:space="preserve">This sounds odd – you used a non-informative prior </w:t>
      </w:r>
      <w:proofErr w:type="gramStart"/>
      <w:r>
        <w:t>distribution,</w:t>
      </w:r>
      <w:proofErr w:type="gramEnd"/>
      <w:r>
        <w:t xml:space="preserve"> you didn’t sample the priors from a distribution [[unless you were doing something very odd and testing out lots of different prior options]]</w:t>
      </w:r>
    </w:p>
  </w:comment>
  <w:comment w:id="58" w:author="Chris Terry" w:date="2021-11-22T12:11:00Z" w:initials="CT">
    <w:p w14:paraId="2A191570" w14:textId="7B729096" w:rsidR="00EC62C0" w:rsidRDefault="00EC62C0">
      <w:pPr>
        <w:pStyle w:val="CommentText"/>
      </w:pPr>
      <w:r>
        <w:rPr>
          <w:rStyle w:val="CommentReference"/>
        </w:rPr>
        <w:annotationRef/>
      </w:r>
      <w:r>
        <w:t>I’d be tempted to cut this as it doesn’t seem to have worked. It doesn’t add much, other than making it look weird that you couldn’t get Poisson to work with STAN</w:t>
      </w:r>
    </w:p>
  </w:comment>
  <w:comment w:id="59" w:author="Chris Terry" w:date="2021-11-22T13:31:00Z" w:initials="CT">
    <w:p w14:paraId="2605252F" w14:textId="0D8D1E20" w:rsidR="0043009B" w:rsidRDefault="0043009B">
      <w:pPr>
        <w:pStyle w:val="CommentText"/>
      </w:pPr>
      <w:r>
        <w:rPr>
          <w:rStyle w:val="CommentReference"/>
        </w:rPr>
        <w:annotationRef/>
      </w:r>
      <w:r>
        <w:t xml:space="preserve">This is the first time this is mentioned – needs introducing. Presumably it is calculated from all the other </w:t>
      </w:r>
      <w:proofErr w:type="gramStart"/>
      <w:r>
        <w:t>parameters?</w:t>
      </w:r>
      <w:proofErr w:type="gramEnd"/>
    </w:p>
  </w:comment>
  <w:comment w:id="60" w:author="Chris Terry" w:date="2021-11-22T12:13:00Z" w:initials="CT">
    <w:p w14:paraId="071CCC9E" w14:textId="77777777" w:rsidR="00EC62C0" w:rsidRDefault="00EC62C0">
      <w:pPr>
        <w:pStyle w:val="CommentText"/>
      </w:pPr>
      <w:r>
        <w:rPr>
          <w:rStyle w:val="CommentReference"/>
        </w:rPr>
        <w:annotationRef/>
      </w:r>
      <w:r>
        <w:t xml:space="preserve">Not seen this approach much </w:t>
      </w:r>
      <w:proofErr w:type="gramStart"/>
      <w:r>
        <w:t>before  -</w:t>
      </w:r>
      <w:proofErr w:type="gramEnd"/>
      <w:r>
        <w:t xml:space="preserve"> if they were nice gaussian posteriors, then it won’t add much. </w:t>
      </w:r>
    </w:p>
    <w:p w14:paraId="473B70B0" w14:textId="77777777" w:rsidR="00EC62C0" w:rsidRDefault="00EC62C0">
      <w:pPr>
        <w:pStyle w:val="CommentText"/>
      </w:pPr>
    </w:p>
    <w:p w14:paraId="050DF793" w14:textId="55B9D404" w:rsidR="00EC62C0" w:rsidRDefault="00EC62C0">
      <w:pPr>
        <w:pStyle w:val="CommentText"/>
      </w:pPr>
      <w:r>
        <w:t>If they weren’t nice Gaussian’s, then you probably have bigger problems….</w:t>
      </w:r>
    </w:p>
  </w:comment>
  <w:comment w:id="61" w:author="Chris Terry" w:date="2021-11-22T12:12:00Z" w:initials="CT">
    <w:p w14:paraId="7102BBE3" w14:textId="6FA4DE0D" w:rsidR="00EC62C0" w:rsidRDefault="00EC62C0">
      <w:pPr>
        <w:pStyle w:val="CommentText"/>
      </w:pPr>
      <w:r>
        <w:rPr>
          <w:rStyle w:val="CommentReference"/>
        </w:rPr>
        <w:annotationRef/>
      </w:r>
      <w:r>
        <w:t>Phrasing odd here</w:t>
      </w:r>
    </w:p>
  </w:comment>
  <w:comment w:id="63" w:author="Jinlin Chen" w:date="2021-11-16T10:23:00Z" w:initials="JC">
    <w:p w14:paraId="3AA85833" w14:textId="5919A13B" w:rsidR="00870031" w:rsidRDefault="00870031">
      <w:pPr>
        <w:pStyle w:val="CommentText"/>
      </w:pPr>
      <w:r>
        <w:rPr>
          <w:rStyle w:val="CommentReference"/>
        </w:rPr>
        <w:annotationRef/>
      </w:r>
      <w:r>
        <w:t>Currently a simplified phylogeny tree with equal branch distance is used</w:t>
      </w:r>
      <w:r w:rsidR="001A6106">
        <w:t xml:space="preserve">. I still need to ask for real phylogenetic tree data. </w:t>
      </w:r>
    </w:p>
  </w:comment>
  <w:comment w:id="64" w:author="Chris Terry" w:date="2021-11-22T12:15:00Z" w:initials="CT">
    <w:p w14:paraId="3DF79BBB" w14:textId="05E9CE9F" w:rsidR="0053627F" w:rsidRDefault="0053627F">
      <w:pPr>
        <w:pStyle w:val="CommentText"/>
      </w:pPr>
      <w:r>
        <w:rPr>
          <w:rStyle w:val="CommentReference"/>
        </w:rPr>
        <w:annotationRef/>
      </w:r>
      <w:r>
        <w:t xml:space="preserve">I would seriously consider how much you really need to do a phylogenetic correction given your question. Don’t just do it for the sake of it! </w:t>
      </w:r>
    </w:p>
  </w:comment>
  <w:comment w:id="65" w:author="Chris Terry" w:date="2021-11-22T12:17:00Z" w:initials="CT">
    <w:p w14:paraId="209D9B51" w14:textId="10AFB300" w:rsidR="0053627F" w:rsidRDefault="0053627F">
      <w:pPr>
        <w:pStyle w:val="CommentText"/>
      </w:pPr>
      <w:r>
        <w:rPr>
          <w:rStyle w:val="CommentReference"/>
        </w:rPr>
        <w:annotationRef/>
      </w:r>
      <w:r>
        <w:t>This is a bit of a jumble</w:t>
      </w:r>
    </w:p>
  </w:comment>
  <w:comment w:id="77" w:author="Chris Terry" w:date="2021-11-22T12:37:00Z" w:initials="CT">
    <w:p w14:paraId="3FADD5ED" w14:textId="51EBFAC9" w:rsidR="007F5F96" w:rsidRDefault="007F5F96">
      <w:pPr>
        <w:pStyle w:val="CommentText"/>
      </w:pPr>
      <w:r>
        <w:rPr>
          <w:rStyle w:val="CommentReference"/>
        </w:rPr>
        <w:annotationRef/>
      </w:r>
      <w:r>
        <w:t xml:space="preserve">Why random effect here? I thought you would be interested in the differences between </w:t>
      </w:r>
      <w:proofErr w:type="gramStart"/>
      <w:r>
        <w:t>species?</w:t>
      </w:r>
      <w:proofErr w:type="gramEnd"/>
    </w:p>
  </w:comment>
  <w:comment w:id="78" w:author="Chris Terry" w:date="2021-11-22T12:37:00Z" w:initials="CT">
    <w:p w14:paraId="22199E7F" w14:textId="4D578F03" w:rsidR="007F5F96" w:rsidRDefault="007F5F96">
      <w:pPr>
        <w:pStyle w:val="CommentText"/>
      </w:pPr>
      <w:r>
        <w:rPr>
          <w:rStyle w:val="CommentReference"/>
        </w:rPr>
        <w:annotationRef/>
      </w:r>
      <w:r>
        <w:t>Again, not convinced you need this</w:t>
      </w:r>
    </w:p>
  </w:comment>
  <w:comment w:id="79" w:author="Chris Terry" w:date="2021-11-22T12:38:00Z" w:initials="CT">
    <w:p w14:paraId="6779FB7C" w14:textId="3231CC8E" w:rsidR="007F5F96" w:rsidRDefault="007F5F96">
      <w:pPr>
        <w:pStyle w:val="CommentText"/>
      </w:pPr>
      <w:r>
        <w:t xml:space="preserve">‘Elevation </w:t>
      </w:r>
      <w:r>
        <w:rPr>
          <w:rStyle w:val="CommentReference"/>
        </w:rPr>
        <w:annotationRef/>
      </w:r>
      <w:r>
        <w:t>-generalist’?</w:t>
      </w:r>
    </w:p>
  </w:comment>
  <w:comment w:id="80" w:author="Chris Terry" w:date="2021-11-22T12:39:00Z" w:initials="CT">
    <w:p w14:paraId="3BC8D812" w14:textId="3D9ED15B" w:rsidR="007F5F96" w:rsidRDefault="007F5F96">
      <w:pPr>
        <w:pStyle w:val="CommentText"/>
      </w:pPr>
      <w:r>
        <w:rPr>
          <w:rStyle w:val="CommentReference"/>
        </w:rPr>
        <w:annotationRef/>
      </w:r>
      <w:r>
        <w:t>Not clear how you chose the six combinations</w:t>
      </w:r>
      <w:r w:rsidR="0035449C">
        <w:t>. Maybe list them here?</w:t>
      </w:r>
    </w:p>
  </w:comment>
  <w:comment w:id="90" w:author="Chris Terry" w:date="2021-11-22T12:42:00Z" w:initials="CT">
    <w:p w14:paraId="7929A3B2" w14:textId="72B27F5A" w:rsidR="0035449C" w:rsidRDefault="0035449C">
      <w:pPr>
        <w:pStyle w:val="CommentText"/>
      </w:pPr>
      <w:r>
        <w:rPr>
          <w:rStyle w:val="CommentReference"/>
        </w:rPr>
        <w:annotationRef/>
      </w:r>
      <w:r>
        <w:t>Or however else you want to describe the seasons</w:t>
      </w:r>
    </w:p>
  </w:comment>
  <w:comment w:id="91" w:author="Chris Terry" w:date="2021-11-22T12:43:00Z" w:initials="CT">
    <w:p w14:paraId="2C0BA35C" w14:textId="5D668A1B" w:rsidR="0035449C" w:rsidRDefault="0035449C">
      <w:pPr>
        <w:pStyle w:val="CommentText"/>
      </w:pPr>
      <w:r>
        <w:rPr>
          <w:rStyle w:val="CommentReference"/>
        </w:rPr>
        <w:annotationRef/>
      </w:r>
      <w:r>
        <w:t xml:space="preserve">There is a good argument that I saw in a presentation, that the </w:t>
      </w:r>
      <w:proofErr w:type="spellStart"/>
      <w:r>
        <w:t>N_focal</w:t>
      </w:r>
      <w:proofErr w:type="spellEnd"/>
      <w:r w:rsidR="008C2868">
        <w:t xml:space="preserve"> on the denominator</w:t>
      </w:r>
      <w:r>
        <w:t>, should actually be N_focal-1, especially when you are dealing with very small sizes like you are here</w:t>
      </w:r>
      <w:r w:rsidR="008C2868">
        <w:t xml:space="preserve"> (2)</w:t>
      </w:r>
      <w:r>
        <w:t xml:space="preserve">. </w:t>
      </w:r>
    </w:p>
    <w:p w14:paraId="24CA3E99" w14:textId="77777777" w:rsidR="0035449C" w:rsidRDefault="0035449C">
      <w:pPr>
        <w:pStyle w:val="CommentText"/>
      </w:pPr>
    </w:p>
    <w:p w14:paraId="48CDA278" w14:textId="62D7C6FA" w:rsidR="0035449C" w:rsidRDefault="0035449C">
      <w:pPr>
        <w:pStyle w:val="CommentText"/>
      </w:pPr>
      <w:r>
        <w:t xml:space="preserve">Afterall, when </w:t>
      </w:r>
      <w:proofErr w:type="spellStart"/>
      <w:r>
        <w:t>NFocal</w:t>
      </w:r>
      <w:proofErr w:type="spellEnd"/>
      <w:r>
        <w:t xml:space="preserve"> = 1, there shouldn’t be any interspecific competition. </w:t>
      </w:r>
      <w:r w:rsidR="00185434">
        <w:t>(</w:t>
      </w:r>
      <w:proofErr w:type="gramStart"/>
      <w:r w:rsidR="00185434">
        <w:t>although</w:t>
      </w:r>
      <w:proofErr w:type="gramEnd"/>
      <w:r w:rsidR="00185434">
        <w:t xml:space="preserve"> it depends on the life stage that the competition is meant to happen, so it isn’t necessary)</w:t>
      </w:r>
    </w:p>
    <w:p w14:paraId="2F07C16E" w14:textId="7195FF17" w:rsidR="0035449C" w:rsidRDefault="0035449C">
      <w:pPr>
        <w:pStyle w:val="CommentText"/>
      </w:pPr>
    </w:p>
    <w:p w14:paraId="3FB2A3F3" w14:textId="47057D26" w:rsidR="0035449C" w:rsidRDefault="0035449C">
      <w:pPr>
        <w:pStyle w:val="CommentText"/>
      </w:pPr>
    </w:p>
    <w:p w14:paraId="389EFAA4" w14:textId="784CD353" w:rsidR="0035449C" w:rsidRDefault="008C2868">
      <w:pPr>
        <w:pStyle w:val="CommentText"/>
      </w:pPr>
      <w:r>
        <w:t xml:space="preserve">This can help to reduce the correlation between R and alpha a bit. </w:t>
      </w:r>
    </w:p>
    <w:p w14:paraId="170F37E1" w14:textId="77777777" w:rsidR="0035449C" w:rsidRDefault="0035449C">
      <w:pPr>
        <w:pStyle w:val="CommentText"/>
      </w:pPr>
    </w:p>
    <w:p w14:paraId="4DDBCB7C" w14:textId="77777777" w:rsidR="0035449C" w:rsidRDefault="0035449C">
      <w:pPr>
        <w:pStyle w:val="CommentText"/>
      </w:pPr>
    </w:p>
    <w:p w14:paraId="24069116" w14:textId="77777777" w:rsidR="0035449C" w:rsidRDefault="0035449C">
      <w:pPr>
        <w:pStyle w:val="CommentText"/>
      </w:pPr>
    </w:p>
    <w:p w14:paraId="6FD62F5B" w14:textId="106594B5" w:rsidR="0035449C" w:rsidRDefault="0035449C">
      <w:pPr>
        <w:pStyle w:val="CommentText"/>
      </w:pPr>
    </w:p>
  </w:comment>
  <w:comment w:id="92" w:author="Chris Terry" w:date="2021-11-22T12:46:00Z" w:initials="CT">
    <w:p w14:paraId="25D47825" w14:textId="04F8A1EB" w:rsidR="008C2868" w:rsidRDefault="008C2868">
      <w:pPr>
        <w:pStyle w:val="CommentText"/>
      </w:pPr>
      <w:r>
        <w:rPr>
          <w:rStyle w:val="CommentReference"/>
        </w:rPr>
        <w:annotationRef/>
      </w:r>
      <w:r>
        <w:t>Your brackets are wrong in your equation if this text is right (or the other way around!)</w:t>
      </w:r>
    </w:p>
  </w:comment>
  <w:comment w:id="93" w:author="Chris Terry" w:date="2021-11-22T12:52:00Z" w:initials="CT">
    <w:p w14:paraId="65C0C2BC" w14:textId="7409BD3C" w:rsidR="00185434" w:rsidRDefault="00185434">
      <w:pPr>
        <w:pStyle w:val="CommentText"/>
      </w:pPr>
      <w:r>
        <w:rPr>
          <w:rStyle w:val="CommentReference"/>
        </w:rPr>
        <w:annotationRef/>
      </w:r>
      <w:r>
        <w:t>Can’t remember the details of this paper, but were there no cases of priority effects?</w:t>
      </w:r>
    </w:p>
  </w:comment>
  <w:comment w:id="94" w:author="Chris Terry" w:date="2021-11-22T13:20:00Z" w:initials="CT">
    <w:p w14:paraId="3071E36E" w14:textId="58D3AA44" w:rsidR="00AD6140" w:rsidRDefault="00AD6140">
      <w:pPr>
        <w:pStyle w:val="CommentText"/>
      </w:pPr>
      <w:r>
        <w:rPr>
          <w:rStyle w:val="CommentReference"/>
        </w:rPr>
        <w:annotationRef/>
      </w:r>
      <w:r>
        <w:t>State size of container and total n across all treatments</w:t>
      </w:r>
    </w:p>
  </w:comment>
  <w:comment w:id="96" w:author="Chris Terry" w:date="2021-11-22T13:21:00Z" w:initials="CT">
    <w:p w14:paraId="2B7BC1DD" w14:textId="7F640A38" w:rsidR="00AD6140" w:rsidRDefault="00AD6140">
      <w:pPr>
        <w:pStyle w:val="CommentText"/>
      </w:pPr>
      <w:r>
        <w:rPr>
          <w:rStyle w:val="CommentReference"/>
        </w:rPr>
        <w:annotationRef/>
      </w:r>
      <w:r>
        <w:t xml:space="preserve">If you can avoid citing Ayala, that would be good - </w:t>
      </w:r>
      <w:hyperlink r:id="rId3" w:history="1">
        <w:r w:rsidRPr="001F21D9">
          <w:rPr>
            <w:rStyle w:val="Hyperlink"/>
          </w:rPr>
          <w:t>https://www.science.org/content/article/national-academy-sciences-ejects-biologist-francisco-ayala-wake-sexual-harassment</w:t>
        </w:r>
      </w:hyperlink>
      <w:r>
        <w:t xml:space="preserve"> </w:t>
      </w:r>
    </w:p>
  </w:comment>
  <w:comment w:id="97" w:author="Chris Terry" w:date="2021-11-22T13:25:00Z" w:initials="CT">
    <w:p w14:paraId="4C454896" w14:textId="77777777" w:rsidR="00AD6140" w:rsidRDefault="00AD6140">
      <w:pPr>
        <w:pStyle w:val="CommentText"/>
      </w:pPr>
      <w:r>
        <w:rPr>
          <w:rStyle w:val="CommentReference"/>
        </w:rPr>
        <w:annotationRef/>
      </w:r>
      <w:r>
        <w:t xml:space="preserve">Do you mean the flask-line ID? Not sure of a good word for this, but population </w:t>
      </w:r>
      <w:proofErr w:type="spellStart"/>
      <w:r>
        <w:t>idtenty</w:t>
      </w:r>
      <w:proofErr w:type="spellEnd"/>
      <w:r>
        <w:t xml:space="preserve"> is not great…</w:t>
      </w:r>
    </w:p>
    <w:p w14:paraId="6514243A" w14:textId="77777777" w:rsidR="00AD6140" w:rsidRDefault="00AD6140">
      <w:pPr>
        <w:pStyle w:val="CommentText"/>
      </w:pPr>
    </w:p>
    <w:p w14:paraId="3BDEE823" w14:textId="77777777" w:rsidR="00AD6140" w:rsidRDefault="00AD6140">
      <w:pPr>
        <w:pStyle w:val="CommentText"/>
      </w:pPr>
    </w:p>
    <w:p w14:paraId="4C131C0B" w14:textId="2F184C0D" w:rsidR="00AD6140" w:rsidRDefault="00E67369">
      <w:pPr>
        <w:pStyle w:val="CommentText"/>
      </w:pPr>
      <w:r>
        <w:t>The problem of negative-with flask correlations that we had to deal with in the JAE paper will rear its head again (at least for the mixed populations) Did you try and do anything about it?</w:t>
      </w:r>
    </w:p>
    <w:p w14:paraId="470F6E40" w14:textId="77777777" w:rsidR="00AD6140" w:rsidRDefault="00AD6140">
      <w:pPr>
        <w:pStyle w:val="CommentText"/>
      </w:pPr>
    </w:p>
    <w:p w14:paraId="1108AF65" w14:textId="3D46253D" w:rsidR="00AD6140" w:rsidRDefault="00AD6140">
      <w:pPr>
        <w:pStyle w:val="CommentText"/>
      </w:pPr>
    </w:p>
  </w:comment>
  <w:comment w:id="99" w:author="Chris Terry" w:date="2021-11-22T13:26:00Z" w:initials="CT">
    <w:p w14:paraId="5D84176D" w14:textId="506A5A92" w:rsidR="00E67369" w:rsidRDefault="00E67369">
      <w:pPr>
        <w:pStyle w:val="CommentText"/>
      </w:pPr>
      <w:r>
        <w:rPr>
          <w:rStyle w:val="CommentReference"/>
        </w:rPr>
        <w:annotationRef/>
      </w:r>
      <w:r>
        <w:t>This seems like something you can include in the figure caption, not the methods (opinions might vary though!)</w:t>
      </w:r>
    </w:p>
  </w:comment>
  <w:comment w:id="100" w:author="Chris Terry" w:date="2021-11-22T13:27:00Z" w:initials="CT">
    <w:p w14:paraId="681A5AFF" w14:textId="0B4E2D56" w:rsidR="00E67369" w:rsidRDefault="00E67369">
      <w:pPr>
        <w:pStyle w:val="CommentText"/>
      </w:pPr>
      <w:r>
        <w:rPr>
          <w:rStyle w:val="CommentReference"/>
        </w:rPr>
        <w:annotationRef/>
      </w:r>
      <w:r>
        <w:t>Quite old…</w:t>
      </w:r>
    </w:p>
  </w:comment>
  <w:comment w:id="101" w:author="Chris Terry" w:date="2021-11-22T13:27:00Z" w:initials="CT">
    <w:p w14:paraId="611B1250" w14:textId="66F1F1AD" w:rsidR="00E67369" w:rsidRDefault="00E67369">
      <w:pPr>
        <w:pStyle w:val="CommentText"/>
      </w:pPr>
      <w:r>
        <w:rPr>
          <w:rStyle w:val="CommentReference"/>
        </w:rPr>
        <w:annotationRef/>
      </w:r>
      <w:r>
        <w:t xml:space="preserve">Best answer is </w:t>
      </w:r>
      <w:proofErr w:type="spellStart"/>
      <w:r>
        <w:t>Zenodo</w:t>
      </w:r>
      <w:proofErr w:type="spellEnd"/>
      <w:r>
        <w:t xml:space="preserve"> I think as it is a permanent record. You can set it up to take updates direct from </w:t>
      </w:r>
      <w:proofErr w:type="spellStart"/>
      <w:r>
        <w:t>github</w:t>
      </w:r>
      <w:proofErr w:type="spellEnd"/>
      <w:r>
        <w:t xml:space="preserve">. Just </w:t>
      </w:r>
      <w:proofErr w:type="spellStart"/>
      <w:r>
        <w:t>github</w:t>
      </w:r>
      <w:proofErr w:type="spellEnd"/>
      <w:r>
        <w:t xml:space="preserve"> is probably fine though</w:t>
      </w:r>
    </w:p>
  </w:comment>
  <w:comment w:id="102" w:author="Chris Terry" w:date="2021-11-22T13:32:00Z" w:initials="CT">
    <w:p w14:paraId="14E80796" w14:textId="75B37107" w:rsidR="0043009B" w:rsidRDefault="0043009B">
      <w:pPr>
        <w:pStyle w:val="CommentText"/>
      </w:pPr>
      <w:r>
        <w:rPr>
          <w:rStyle w:val="CommentReference"/>
        </w:rPr>
        <w:annotationRef/>
      </w:r>
      <w:r>
        <w:t>Again, for various reasons, I would cut the regression analysis</w:t>
      </w:r>
    </w:p>
  </w:comment>
  <w:comment w:id="103" w:author="Chris Terry" w:date="2021-11-22T13:44:00Z" w:initials="CT">
    <w:p w14:paraId="1BC232AD" w14:textId="5EB7749E" w:rsidR="009268D1" w:rsidRDefault="009268D1">
      <w:pPr>
        <w:pStyle w:val="CommentText"/>
      </w:pPr>
      <w:r>
        <w:rPr>
          <w:rStyle w:val="CommentReference"/>
        </w:rPr>
        <w:annotationRef/>
      </w:r>
      <w:r>
        <w:t xml:space="preserve">These fits are really nice. It might be clearer if you put them on multiple rows though, they are a bit squashed. </w:t>
      </w:r>
    </w:p>
  </w:comment>
  <w:comment w:id="104" w:author="Chris Terry" w:date="2021-11-22T13:34:00Z" w:initials="CT">
    <w:p w14:paraId="426AFA02" w14:textId="538587D2" w:rsidR="0043009B" w:rsidRDefault="0043009B">
      <w:pPr>
        <w:pStyle w:val="CommentText"/>
      </w:pPr>
      <w:r>
        <w:rPr>
          <w:rStyle w:val="CommentReference"/>
        </w:rPr>
        <w:annotationRef/>
      </w:r>
      <w:r>
        <w:t xml:space="preserve">I’d like to see </w:t>
      </w:r>
      <w:proofErr w:type="gramStart"/>
      <w:r>
        <w:t>a  plot</w:t>
      </w:r>
      <w:proofErr w:type="gramEnd"/>
      <w:r>
        <w:t xml:space="preserve"> of this, with each species labelled</w:t>
      </w:r>
    </w:p>
  </w:comment>
  <w:comment w:id="105" w:author="Chris Terry" w:date="2021-11-22T13:34:00Z" w:initials="CT">
    <w:p w14:paraId="50BE019F" w14:textId="6B4FCEB1" w:rsidR="0043009B" w:rsidRDefault="0043009B">
      <w:pPr>
        <w:pStyle w:val="CommentText"/>
      </w:pPr>
      <w:r>
        <w:rPr>
          <w:rStyle w:val="CommentReference"/>
        </w:rPr>
        <w:annotationRef/>
      </w:r>
      <w:r>
        <w:t>And a plot of this – they are very key results</w:t>
      </w:r>
    </w:p>
  </w:comment>
  <w:comment w:id="107" w:author="Chris Terry" w:date="2021-11-22T13:38:00Z" w:initials="CT">
    <w:p w14:paraId="2CC3D814" w14:textId="544BF176" w:rsidR="003B5E47" w:rsidRDefault="003B5E47">
      <w:pPr>
        <w:pStyle w:val="CommentText"/>
      </w:pPr>
      <w:r>
        <w:rPr>
          <w:rStyle w:val="CommentReference"/>
        </w:rPr>
        <w:annotationRef/>
      </w:r>
      <w:r>
        <w:t xml:space="preserve">I would use a </w:t>
      </w:r>
      <w:proofErr w:type="gramStart"/>
      <w:r>
        <w:t>‘ :</w:t>
      </w:r>
      <w:proofErr w:type="gramEnd"/>
      <w:r>
        <w:t xml:space="preserve"> ‘ here to avoid confusion with </w:t>
      </w:r>
      <w:proofErr w:type="spellStart"/>
      <w:r>
        <w:t>muinus</w:t>
      </w:r>
      <w:proofErr w:type="spellEnd"/>
      <w:r>
        <w:t xml:space="preserve"> signs</w:t>
      </w:r>
    </w:p>
  </w:comment>
  <w:comment w:id="106" w:author="Chris Terry" w:date="2021-11-22T13:39:00Z" w:initials="CT">
    <w:p w14:paraId="4C364D42" w14:textId="2B250778" w:rsidR="003B5E47" w:rsidRDefault="003B5E47">
      <w:pPr>
        <w:pStyle w:val="CommentText"/>
      </w:pPr>
      <w:r>
        <w:rPr>
          <w:rStyle w:val="CommentReference"/>
        </w:rPr>
        <w:annotationRef/>
      </w:r>
      <w:r>
        <w:t>Not sure how, but need to make clear that the figure is just a plot, while the stats is something quite a bit more complex</w:t>
      </w:r>
    </w:p>
  </w:comment>
  <w:comment w:id="108" w:author="Chris Terry" w:date="2021-11-22T13:43:00Z" w:initials="CT">
    <w:p w14:paraId="135701C7" w14:textId="0D2E6476" w:rsidR="009268D1" w:rsidRDefault="009268D1">
      <w:pPr>
        <w:pStyle w:val="CommentText"/>
      </w:pPr>
      <w:r>
        <w:rPr>
          <w:rStyle w:val="CommentReference"/>
        </w:rPr>
        <w:annotationRef/>
      </w:r>
      <w:r>
        <w:t>This table needs beautifying</w:t>
      </w:r>
      <w:proofErr w:type="gramStart"/>
      <w:r>
        <w:t xml:space="preserve">!  </w:t>
      </w:r>
      <w:proofErr w:type="gramEnd"/>
      <w:r>
        <w:t xml:space="preserve"> (</w:t>
      </w:r>
      <w:proofErr w:type="spellStart"/>
      <w:proofErr w:type="gramStart"/>
      <w:r>
        <w:t>kable</w:t>
      </w:r>
      <w:proofErr w:type="spellEnd"/>
      <w:r>
        <w:t>(</w:t>
      </w:r>
      <w:proofErr w:type="gramEnd"/>
      <w:r>
        <w:t>) might help?)</w:t>
      </w:r>
    </w:p>
  </w:comment>
  <w:comment w:id="109" w:author="Chris Terry" w:date="2021-11-22T13:51:00Z" w:initials="CT">
    <w:p w14:paraId="672ACDA1" w14:textId="0163DD7C" w:rsidR="00420F29" w:rsidRDefault="00420F29">
      <w:pPr>
        <w:pStyle w:val="CommentText"/>
      </w:pPr>
      <w:r>
        <w:rPr>
          <w:rStyle w:val="CommentReference"/>
        </w:rPr>
        <w:annotationRef/>
      </w:r>
      <w:r>
        <w:t>Since this a result you return to, might be good to describe the range in some way?</w:t>
      </w:r>
    </w:p>
  </w:comment>
  <w:comment w:id="112" w:author="Chris Terry" w:date="2021-11-22T13:49:00Z" w:initials="CT">
    <w:p w14:paraId="4FE7EF07" w14:textId="71E0F0F7" w:rsidR="00E87046" w:rsidRDefault="00E87046">
      <w:pPr>
        <w:pStyle w:val="CommentText"/>
      </w:pPr>
      <w:r>
        <w:rPr>
          <w:rStyle w:val="CommentReference"/>
        </w:rPr>
        <w:annotationRef/>
      </w:r>
      <w:r>
        <w:t>nice</w:t>
      </w:r>
    </w:p>
  </w:comment>
  <w:comment w:id="113" w:author="Chris Terry" w:date="2021-11-22T13:50:00Z" w:initials="CT">
    <w:p w14:paraId="370AA218" w14:textId="3BF5FA34" w:rsidR="00420F29" w:rsidRDefault="00420F29">
      <w:pPr>
        <w:pStyle w:val="CommentText"/>
      </w:pPr>
      <w:r>
        <w:rPr>
          <w:rStyle w:val="CommentReference"/>
        </w:rPr>
        <w:annotationRef/>
      </w:r>
      <w:r>
        <w:t>??</w:t>
      </w:r>
    </w:p>
  </w:comment>
  <w:comment w:id="119" w:author="Chris Terry" w:date="2021-11-22T13:53:00Z" w:initials="CT">
    <w:p w14:paraId="496D3116" w14:textId="2A187748" w:rsidR="00420F29" w:rsidRDefault="00420F29">
      <w:pPr>
        <w:pStyle w:val="CommentText"/>
      </w:pPr>
      <w:r>
        <w:rPr>
          <w:rStyle w:val="CommentReference"/>
        </w:rPr>
        <w:annotationRef/>
      </w:r>
      <w:r>
        <w:t>Quite a leap?</w:t>
      </w:r>
    </w:p>
  </w:comment>
  <w:comment w:id="122" w:author="Chris Terry" w:date="2021-11-22T13:54:00Z" w:initials="CT">
    <w:p w14:paraId="7B92C77E" w14:textId="57DA6CD8" w:rsidR="00420F29" w:rsidRDefault="00420F29">
      <w:pPr>
        <w:pStyle w:val="CommentText"/>
      </w:pPr>
      <w:r>
        <w:rPr>
          <w:rStyle w:val="CommentReference"/>
        </w:rPr>
        <w:annotationRef/>
      </w:r>
      <w:r>
        <w:t>Ah! You have got it. I think it would be worth talking about this a little earlier</w:t>
      </w:r>
    </w:p>
  </w:comment>
  <w:comment w:id="123" w:author="Chris Terry" w:date="2021-11-22T13:55:00Z" w:initials="CT">
    <w:p w14:paraId="60213535" w14:textId="7907D958" w:rsidR="004C529E" w:rsidRDefault="00420F29">
      <w:pPr>
        <w:pStyle w:val="CommentText"/>
      </w:pPr>
      <w:r>
        <w:rPr>
          <w:rStyle w:val="CommentReference"/>
        </w:rPr>
        <w:annotationRef/>
      </w:r>
      <w:r>
        <w:t xml:space="preserve">This feels a bit more like introduction (setting up the existing controversies) than discussion? </w:t>
      </w:r>
      <w:r w:rsidR="004C529E">
        <w:t xml:space="preserve">As it stands, you set out your results, then go ‘ah but for all these reasons we don’t know’, </w:t>
      </w:r>
      <w:proofErr w:type="gramStart"/>
      <w:r w:rsidR="004C529E">
        <w:t>where by</w:t>
      </w:r>
      <w:proofErr w:type="gramEnd"/>
      <w:r w:rsidR="004C529E">
        <w:t xml:space="preserve"> having this in the introduction you can make your study part of the solution</w:t>
      </w:r>
    </w:p>
  </w:comment>
  <w:comment w:id="127" w:author="Chris Terry" w:date="2021-11-22T13:59:00Z" w:initials="CT">
    <w:p w14:paraId="506AC43E" w14:textId="31A641F1" w:rsidR="004C529E" w:rsidRDefault="004C529E">
      <w:pPr>
        <w:pStyle w:val="CommentText"/>
      </w:pPr>
      <w:r>
        <w:rPr>
          <w:rStyle w:val="CommentReference"/>
        </w:rPr>
        <w:annotationRef/>
      </w:r>
      <w:r>
        <w:t>This feels like you are just bashing your work</w:t>
      </w:r>
    </w:p>
  </w:comment>
  <w:comment w:id="128" w:author="Chris Terry" w:date="2021-11-22T13:59:00Z" w:initials="CT">
    <w:p w14:paraId="4183ADB8" w14:textId="3D41D449" w:rsidR="004C529E" w:rsidRDefault="004C529E">
      <w:pPr>
        <w:pStyle w:val="CommentText"/>
      </w:pPr>
      <w:r>
        <w:rPr>
          <w:rStyle w:val="CommentReference"/>
        </w:rPr>
        <w:annotationRef/>
      </w:r>
      <w:r>
        <w:t>Bit weird phrasing</w:t>
      </w:r>
    </w:p>
  </w:comment>
  <w:comment w:id="131" w:author="Chris Terry" w:date="2021-11-22T14:01:00Z" w:initials="CT">
    <w:p w14:paraId="139D9AAD" w14:textId="16683657" w:rsidR="009575ED" w:rsidRDefault="009575ED">
      <w:pPr>
        <w:pStyle w:val="CommentText"/>
      </w:pPr>
      <w:r>
        <w:rPr>
          <w:rStyle w:val="CommentReference"/>
        </w:rPr>
        <w:annotationRef/>
      </w:r>
      <w:r>
        <w:t>There are lots of ways</w:t>
      </w:r>
    </w:p>
  </w:comment>
  <w:comment w:id="133" w:author="Chris Terry" w:date="2021-11-22T14:00:00Z" w:initials="CT">
    <w:p w14:paraId="170CD015" w14:textId="61976C40" w:rsidR="004C529E" w:rsidRDefault="004C529E">
      <w:pPr>
        <w:pStyle w:val="CommentText"/>
      </w:pPr>
      <w:r>
        <w:rPr>
          <w:rStyle w:val="CommentReference"/>
        </w:rPr>
        <w:annotationRef/>
      </w:r>
    </w:p>
  </w:comment>
  <w:comment w:id="134" w:author="Chris Terry" w:date="2021-11-22T14:02:00Z" w:initials="CT">
    <w:p w14:paraId="275FFDB5" w14:textId="3F7CF323" w:rsidR="009575ED" w:rsidRDefault="009575ED">
      <w:pPr>
        <w:pStyle w:val="CommentText"/>
      </w:pPr>
      <w:r>
        <w:rPr>
          <w:rStyle w:val="CommentReference"/>
        </w:rPr>
        <w:annotationRef/>
      </w:r>
      <w:r>
        <w:t>This seems unnecessary negative</w:t>
      </w:r>
    </w:p>
  </w:comment>
  <w:comment w:id="139" w:author="Chris Terry" w:date="2021-11-22T14:04:00Z" w:initials="CT">
    <w:p w14:paraId="76F0666D" w14:textId="15F4367A" w:rsidR="009575ED" w:rsidRDefault="009575ED">
      <w:pPr>
        <w:pStyle w:val="CommentText"/>
      </w:pPr>
      <w:r>
        <w:rPr>
          <w:rStyle w:val="CommentReference"/>
        </w:rPr>
        <w:annotationRef/>
      </w:r>
      <w:r>
        <w:t>Wasn’t it mostly averages?</w:t>
      </w:r>
    </w:p>
  </w:comment>
  <w:comment w:id="143" w:author="Chris Terry" w:date="2021-11-22T14:05:00Z" w:initials="CT">
    <w:p w14:paraId="57370E1F" w14:textId="2B9189F9" w:rsidR="009575ED" w:rsidRDefault="009575ED">
      <w:pPr>
        <w:pStyle w:val="CommentText"/>
      </w:pPr>
      <w:r>
        <w:rPr>
          <w:rStyle w:val="CommentReference"/>
        </w:rPr>
        <w:annotationRef/>
      </w:r>
      <w:r>
        <w:t>I don’t think you need to narrow your conclusions just to insects</w:t>
      </w:r>
    </w:p>
  </w:comment>
  <w:comment w:id="144" w:author="Chris Terry" w:date="2021-11-22T13:33:00Z" w:initials="CT">
    <w:p w14:paraId="71A64055" w14:textId="3467EFF7" w:rsidR="0043009B" w:rsidRDefault="0043009B">
      <w:pPr>
        <w:pStyle w:val="CommentText"/>
      </w:pPr>
      <w:r>
        <w:rPr>
          <w:rStyle w:val="CommentReference"/>
        </w:rPr>
        <w:annotationRef/>
      </w:r>
      <w:r>
        <w:t>Check spelling of species!</w:t>
      </w:r>
    </w:p>
  </w:comment>
  <w:comment w:id="145" w:author="Chris Terry" w:date="2021-11-22T13:36:00Z" w:initials="CT">
    <w:p w14:paraId="7941659E" w14:textId="64076401" w:rsidR="003B5E47" w:rsidRDefault="003B5E47">
      <w:pPr>
        <w:pStyle w:val="CommentText"/>
      </w:pPr>
      <w:r>
        <w:rPr>
          <w:rStyle w:val="CommentReference"/>
        </w:rPr>
        <w:annotationRef/>
      </w:r>
      <w:r>
        <w:t>You need to explain what the error bars and boxplot intervals are (they might differ!)</w:t>
      </w:r>
    </w:p>
  </w:comment>
  <w:comment w:id="146" w:author="Chris Terry" w:date="2021-11-22T13:37:00Z" w:initials="CT">
    <w:p w14:paraId="3132ED37" w14:textId="09964DD6" w:rsidR="003B5E47" w:rsidRDefault="003B5E47">
      <w:pPr>
        <w:pStyle w:val="CommentText"/>
      </w:pPr>
      <w:r>
        <w:rPr>
          <w:rStyle w:val="CommentReference"/>
        </w:rPr>
        <w:annotationRef/>
      </w:r>
      <w:proofErr w:type="gramStart"/>
      <w:r>
        <w:t>Also</w:t>
      </w:r>
      <w:proofErr w:type="gramEnd"/>
      <w:r>
        <w:t xml:space="preserve"> grey box vs white box in the lower line</w:t>
      </w:r>
    </w:p>
  </w:comment>
  <w:comment w:id="147" w:author="Chris Terry" w:date="2021-11-22T13:37:00Z" w:initials="CT">
    <w:p w14:paraId="0AA107DC" w14:textId="13A75716" w:rsidR="003B5E47" w:rsidRDefault="003B5E47">
      <w:pPr>
        <w:pStyle w:val="CommentText"/>
      </w:pPr>
      <w:r>
        <w:rPr>
          <w:rStyle w:val="CommentReference"/>
        </w:rPr>
        <w:annotationRef/>
      </w:r>
    </w:p>
  </w:comment>
  <w:comment w:id="158" w:author="Chris Terry" w:date="2021-11-22T14:07:00Z" w:initials="CT">
    <w:p w14:paraId="48E9D4B6" w14:textId="49414EEA" w:rsidR="005D5263" w:rsidRDefault="005D5263">
      <w:pPr>
        <w:pStyle w:val="CommentText"/>
      </w:pPr>
      <w:r>
        <w:rPr>
          <w:rStyle w:val="CommentReference"/>
        </w:rPr>
        <w:annotationRef/>
      </w:r>
      <w:r>
        <w:t xml:space="preserve">This is a real challenge to </w:t>
      </w:r>
      <w:r w:rsidR="00EC62DA">
        <w:t>extract information from! (</w:t>
      </w:r>
      <w:proofErr w:type="gramStart"/>
      <w:r w:rsidR="00EC62DA">
        <w:t>although</w:t>
      </w:r>
      <w:proofErr w:type="gramEnd"/>
      <w:r w:rsidR="00EC62DA">
        <w:t xml:space="preserve"> it does look very whizzy)</w:t>
      </w:r>
    </w:p>
    <w:p w14:paraId="51D5CEA1" w14:textId="77777777" w:rsidR="005D5263" w:rsidRDefault="005D5263">
      <w:pPr>
        <w:pStyle w:val="CommentText"/>
      </w:pPr>
    </w:p>
    <w:p w14:paraId="174FDA85" w14:textId="2E614A95" w:rsidR="005D5263" w:rsidRDefault="005D5263">
      <w:pPr>
        <w:pStyle w:val="CommentText"/>
      </w:pPr>
      <w:r>
        <w:t>Perhaps it would be worth faceting also by the focal species (what you currently use colour for?)</w:t>
      </w:r>
    </w:p>
    <w:p w14:paraId="122823D3" w14:textId="01E2F883" w:rsidR="005D5263" w:rsidRDefault="005D5263">
      <w:pPr>
        <w:pStyle w:val="CommentText"/>
      </w:pPr>
    </w:p>
    <w:p w14:paraId="36011EFB" w14:textId="73D076D1" w:rsidR="005D5263" w:rsidRDefault="005D5263">
      <w:pPr>
        <w:pStyle w:val="CommentText"/>
      </w:pPr>
      <w:r>
        <w:t>However, since the plot is being used just to illustrate competitive terms, maybe it would be better just to plot those?</w:t>
      </w:r>
    </w:p>
  </w:comment>
  <w:comment w:id="160" w:author="Chris Terry" w:date="2021-11-22T14:14:00Z" w:initials="CT">
    <w:p w14:paraId="023C652E" w14:textId="77777777" w:rsidR="00EC62DA" w:rsidRDefault="00EC62DA">
      <w:pPr>
        <w:pStyle w:val="CommentText"/>
      </w:pPr>
      <w:r>
        <w:rPr>
          <w:rStyle w:val="CommentReference"/>
        </w:rPr>
        <w:annotationRef/>
      </w:r>
      <w:r>
        <w:t xml:space="preserve">There is a lot going on </w:t>
      </w:r>
      <w:proofErr w:type="gramStart"/>
      <w:r>
        <w:t>here?</w:t>
      </w:r>
      <w:proofErr w:type="gramEnd"/>
      <w:r>
        <w:t xml:space="preserve"> Could you facet one of the bits of information?</w:t>
      </w:r>
    </w:p>
    <w:p w14:paraId="2198F07F" w14:textId="77777777" w:rsidR="00EC62DA" w:rsidRDefault="00EC62DA">
      <w:pPr>
        <w:pStyle w:val="CommentText"/>
      </w:pPr>
    </w:p>
    <w:p w14:paraId="585594FB" w14:textId="3DDD47C4" w:rsidR="00EC62DA" w:rsidRDefault="00EC62DA">
      <w:pPr>
        <w:pStyle w:val="CommentText"/>
      </w:pPr>
      <w:r>
        <w:t xml:space="preserve">I found with the hot-cold, and the blue-red confusing on first look too. </w:t>
      </w:r>
    </w:p>
    <w:p w14:paraId="6F84F509" w14:textId="77777777" w:rsidR="00EC62DA" w:rsidRDefault="00EC62DA">
      <w:pPr>
        <w:pStyle w:val="CommentText"/>
      </w:pPr>
    </w:p>
    <w:p w14:paraId="6A18BCB8" w14:textId="4EC17A7D" w:rsidR="00EC62DA" w:rsidRDefault="00EC62DA">
      <w:pPr>
        <w:pStyle w:val="CommentText"/>
      </w:pPr>
    </w:p>
  </w:comment>
  <w:comment w:id="161" w:author="Chris Terry" w:date="2021-11-22T14:15:00Z" w:initials="CT">
    <w:p w14:paraId="32C9F623" w14:textId="32BB57B9" w:rsidR="00EC62DA" w:rsidRDefault="00EC62DA">
      <w:pPr>
        <w:pStyle w:val="CommentText"/>
      </w:pPr>
      <w:r>
        <w:rPr>
          <w:rStyle w:val="CommentReference"/>
        </w:rPr>
        <w:annotationRef/>
      </w:r>
      <w:r>
        <w:t>It took me a moment to understand that these were plots of coefficients. I’m not sure that they are that helpful (compared to a) anyway)</w:t>
      </w:r>
    </w:p>
  </w:comment>
  <w:comment w:id="162" w:author="Chris Terry" w:date="2021-11-22T14:17:00Z" w:initials="CT">
    <w:p w14:paraId="5D61A7E2" w14:textId="4B05B11E" w:rsidR="00C20F6F" w:rsidRDefault="00C20F6F">
      <w:pPr>
        <w:pStyle w:val="CommentText"/>
      </w:pPr>
      <w:r>
        <w:rPr>
          <w:rStyle w:val="CommentReference"/>
        </w:rPr>
        <w:annotationRef/>
      </w:r>
      <w:r>
        <w:t xml:space="preserve">You don’t have RT-opt in </w:t>
      </w:r>
      <w:proofErr w:type="gramStart"/>
      <w:r>
        <w:t>here ,</w:t>
      </w:r>
      <w:proofErr w:type="gramEnd"/>
      <w:r>
        <w:t xml:space="preserve"> but you do talk about it. Something to consider</w:t>
      </w:r>
    </w:p>
  </w:comment>
  <w:comment w:id="164" w:author="Chris Terry" w:date="2021-11-22T14:18:00Z" w:initials="CT">
    <w:p w14:paraId="6C41B910" w14:textId="4D95F6F3" w:rsidR="00C20F6F" w:rsidRDefault="00C20F6F">
      <w:pPr>
        <w:pStyle w:val="CommentText"/>
      </w:pPr>
      <w:r>
        <w:rPr>
          <w:rStyle w:val="CommentReference"/>
        </w:rPr>
        <w:annotationRef/>
      </w:r>
      <w:r>
        <w:t>Needs defining – is this a priority effects type situation?</w:t>
      </w:r>
    </w:p>
  </w:comment>
  <w:comment w:id="165" w:author="Chris Terry" w:date="2021-11-22T14:19:00Z" w:initials="CT">
    <w:p w14:paraId="0D2FB1A1" w14:textId="7E0D8F5B" w:rsidR="00C20F6F" w:rsidRDefault="00C20F6F">
      <w:pPr>
        <w:pStyle w:val="CommentText"/>
      </w:pPr>
      <w:r>
        <w:rPr>
          <w:rStyle w:val="CommentReference"/>
        </w:rPr>
        <w:annotationRef/>
      </w:r>
      <w:r>
        <w:t>Need to make clear that this is because R0 is too low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8E958C1" w15:done="0"/>
  <w15:commentEx w15:paraId="5263AC5D" w15:done="0"/>
  <w15:commentEx w15:paraId="3569C06C" w15:done="0"/>
  <w15:commentEx w15:paraId="6CA1E688" w15:done="0"/>
  <w15:commentEx w15:paraId="6982DEB4" w15:done="0"/>
  <w15:commentEx w15:paraId="79A69014" w15:done="0"/>
  <w15:commentEx w15:paraId="1D999380" w15:done="0"/>
  <w15:commentEx w15:paraId="396344C8" w15:done="0"/>
  <w15:commentEx w15:paraId="6154FE40" w15:done="0"/>
  <w15:commentEx w15:paraId="3B444F8A" w15:done="0"/>
  <w15:commentEx w15:paraId="4C3F2735" w15:done="0"/>
  <w15:commentEx w15:paraId="1626DC8D" w15:done="0"/>
  <w15:commentEx w15:paraId="4B956BC6" w15:done="0"/>
  <w15:commentEx w15:paraId="6825A925" w15:done="0"/>
  <w15:commentEx w15:paraId="615BB117" w15:done="0"/>
  <w15:commentEx w15:paraId="281F9DDA" w15:done="0"/>
  <w15:commentEx w15:paraId="24689647" w15:done="0"/>
  <w15:commentEx w15:paraId="7484D32D" w15:done="0"/>
  <w15:commentEx w15:paraId="469702B0" w15:done="0"/>
  <w15:commentEx w15:paraId="54EC9F4D" w15:done="0"/>
  <w15:commentEx w15:paraId="30F7DEC4" w15:done="0"/>
  <w15:commentEx w15:paraId="4A16E488" w15:done="0"/>
  <w15:commentEx w15:paraId="2478274D" w15:done="0"/>
  <w15:commentEx w15:paraId="18F6BDDC" w15:done="0"/>
  <w15:commentEx w15:paraId="1BA9896A" w15:done="0"/>
  <w15:commentEx w15:paraId="04B39734" w15:done="0"/>
  <w15:commentEx w15:paraId="21E17863" w15:done="0"/>
  <w15:commentEx w15:paraId="0C2E8DE9" w15:done="0"/>
  <w15:commentEx w15:paraId="44C7D17C" w15:done="0"/>
  <w15:commentEx w15:paraId="577D62D4" w15:done="0"/>
  <w15:commentEx w15:paraId="4F9ADE0D" w15:done="0"/>
  <w15:commentEx w15:paraId="59316FE5" w15:done="0"/>
  <w15:commentEx w15:paraId="72D36F22" w15:done="0"/>
  <w15:commentEx w15:paraId="27DD09D1" w15:done="0"/>
  <w15:commentEx w15:paraId="05110BE4" w15:done="0"/>
  <w15:commentEx w15:paraId="5D30B9EE" w15:done="0"/>
  <w15:commentEx w15:paraId="6DB7B1F8" w15:done="0"/>
  <w15:commentEx w15:paraId="3DC82A23" w15:done="0"/>
  <w15:commentEx w15:paraId="2A191570" w15:done="0"/>
  <w15:commentEx w15:paraId="2605252F" w15:done="0"/>
  <w15:commentEx w15:paraId="050DF793" w15:done="0"/>
  <w15:commentEx w15:paraId="7102BBE3" w15:done="0"/>
  <w15:commentEx w15:paraId="3AA85833" w15:done="0"/>
  <w15:commentEx w15:paraId="3DF79BBB" w15:paraIdParent="3AA85833" w15:done="0"/>
  <w15:commentEx w15:paraId="209D9B51" w15:done="0"/>
  <w15:commentEx w15:paraId="3FADD5ED" w15:done="0"/>
  <w15:commentEx w15:paraId="22199E7F" w15:done="0"/>
  <w15:commentEx w15:paraId="6779FB7C" w15:done="0"/>
  <w15:commentEx w15:paraId="3BC8D812" w15:done="0"/>
  <w15:commentEx w15:paraId="7929A3B2" w15:done="0"/>
  <w15:commentEx w15:paraId="6FD62F5B" w15:done="0"/>
  <w15:commentEx w15:paraId="25D47825" w15:done="0"/>
  <w15:commentEx w15:paraId="65C0C2BC" w15:done="0"/>
  <w15:commentEx w15:paraId="3071E36E" w15:done="0"/>
  <w15:commentEx w15:paraId="2B7BC1DD" w15:done="0"/>
  <w15:commentEx w15:paraId="1108AF65" w15:done="0"/>
  <w15:commentEx w15:paraId="5D84176D" w15:done="0"/>
  <w15:commentEx w15:paraId="681A5AFF" w15:done="0"/>
  <w15:commentEx w15:paraId="611B1250" w15:done="0"/>
  <w15:commentEx w15:paraId="14E80796" w15:done="0"/>
  <w15:commentEx w15:paraId="1BC232AD" w15:done="0"/>
  <w15:commentEx w15:paraId="426AFA02" w15:done="0"/>
  <w15:commentEx w15:paraId="50BE019F" w15:done="0"/>
  <w15:commentEx w15:paraId="2CC3D814" w15:done="0"/>
  <w15:commentEx w15:paraId="4C364D42" w15:done="0"/>
  <w15:commentEx w15:paraId="135701C7" w15:done="0"/>
  <w15:commentEx w15:paraId="672ACDA1" w15:done="0"/>
  <w15:commentEx w15:paraId="4FE7EF07" w15:done="0"/>
  <w15:commentEx w15:paraId="370AA218" w15:done="0"/>
  <w15:commentEx w15:paraId="496D3116" w15:done="0"/>
  <w15:commentEx w15:paraId="7B92C77E" w15:done="0"/>
  <w15:commentEx w15:paraId="60213535" w15:done="0"/>
  <w15:commentEx w15:paraId="506AC43E" w15:done="0"/>
  <w15:commentEx w15:paraId="4183ADB8" w15:done="0"/>
  <w15:commentEx w15:paraId="139D9AAD" w15:done="0"/>
  <w15:commentEx w15:paraId="170CD015" w15:done="0"/>
  <w15:commentEx w15:paraId="275FFDB5" w15:done="0"/>
  <w15:commentEx w15:paraId="76F0666D" w15:done="0"/>
  <w15:commentEx w15:paraId="57370E1F" w15:done="0"/>
  <w15:commentEx w15:paraId="71A64055" w15:done="0"/>
  <w15:commentEx w15:paraId="7941659E" w15:done="0"/>
  <w15:commentEx w15:paraId="3132ED37" w15:paraIdParent="7941659E" w15:done="0"/>
  <w15:commentEx w15:paraId="0AA107DC" w15:paraIdParent="7941659E" w15:done="0"/>
  <w15:commentEx w15:paraId="36011EFB" w15:done="0"/>
  <w15:commentEx w15:paraId="6A18BCB8" w15:done="0"/>
  <w15:commentEx w15:paraId="32C9F623" w15:done="0"/>
  <w15:commentEx w15:paraId="5D61A7E2" w15:done="0"/>
  <w15:commentEx w15:paraId="6C41B910" w15:done="0"/>
  <w15:commentEx w15:paraId="0D2FB1A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4625DE" w16cex:dateUtc="2021-11-22T14:21:00Z"/>
  <w16cex:commentExtensible w16cex:durableId="2545F742" w16cex:dateUtc="2021-11-22T11:02:00Z"/>
  <w16cex:commentExtensible w16cex:durableId="2545F778" w16cex:dateUtc="2021-11-22T11:03:00Z"/>
  <w16cex:commentExtensible w16cex:durableId="2545F7FD" w16cex:dateUtc="2021-11-22T11:05:00Z"/>
  <w16cex:commentExtensible w16cex:durableId="2545F8E8" w16cex:dateUtc="2021-11-22T11:09:00Z"/>
  <w16cex:commentExtensible w16cex:durableId="2545F9FA" w16cex:dateUtc="2021-11-22T11:14:00Z"/>
  <w16cex:commentExtensible w16cex:durableId="2545FB0D" w16cex:dateUtc="2021-11-22T11:18:00Z"/>
  <w16cex:commentExtensible w16cex:durableId="2545FB36" w16cex:dateUtc="2021-11-22T11:19:00Z"/>
  <w16cex:commentExtensible w16cex:durableId="2545FC38" w16cex:dateUtc="2021-11-22T11:23:00Z"/>
  <w16cex:commentExtensible w16cex:durableId="2545FBD0" w16cex:dateUtc="2021-11-22T11:21:00Z"/>
  <w16cex:commentExtensible w16cex:durableId="2545FC94" w16cex:dateUtc="2021-11-22T11:25:00Z"/>
  <w16cex:commentExtensible w16cex:durableId="2545FD45" w16cex:dateUtc="2021-11-22T11:28:00Z"/>
  <w16cex:commentExtensible w16cex:durableId="2545FCE1" w16cex:dateUtc="2021-11-22T11:26:00Z"/>
  <w16cex:commentExtensible w16cex:durableId="2545FEAB" w16cex:dateUtc="2021-11-22T11:34:00Z"/>
  <w16cex:commentExtensible w16cex:durableId="254600EE" w16cex:dateUtc="2021-11-22T11:43:00Z"/>
  <w16cex:commentExtensible w16cex:durableId="254600D3" w16cex:dateUtc="2021-11-22T11:43:00Z"/>
  <w16cex:commentExtensible w16cex:durableId="2545FFAB" w16cex:dateUtc="2021-11-22T11:38:00Z"/>
  <w16cex:commentExtensible w16cex:durableId="25460145" w16cex:dateUtc="2021-11-22T11:45:00Z"/>
  <w16cex:commentExtensible w16cex:durableId="25460153" w16cex:dateUtc="2021-11-22T11:45:00Z"/>
  <w16cex:commentExtensible w16cex:durableId="2546019D" w16cex:dateUtc="2021-11-22T11:46:00Z"/>
  <w16cex:commentExtensible w16cex:durableId="25460263" w16cex:dateUtc="2021-11-22T11:49:00Z"/>
  <w16cex:commentExtensible w16cex:durableId="254602C1" w16cex:dateUtc="2021-11-22T11:51:00Z"/>
  <w16cex:commentExtensible w16cex:durableId="254602F8" w16cex:dateUtc="2021-11-22T11:52:00Z"/>
  <w16cex:commentExtensible w16cex:durableId="2546035A" w16cex:dateUtc="2021-11-22T11:54:00Z"/>
  <w16cex:commentExtensible w16cex:durableId="25460396" w16cex:dateUtc="2021-11-22T11:55:00Z"/>
  <w16cex:commentExtensible w16cex:durableId="254603FC" w16cex:dateUtc="2021-11-22T11:56:00Z"/>
  <w16cex:commentExtensible w16cex:durableId="254603E3" w16cex:dateUtc="2021-11-22T11:56:00Z"/>
  <w16cex:commentExtensible w16cex:durableId="25460630" w16cex:dateUtc="2021-11-22T12:06:00Z"/>
  <w16cex:commentExtensible w16cex:durableId="254605EB" w16cex:dateUtc="2021-11-22T12:04:00Z"/>
  <w16cex:commentExtensible w16cex:durableId="2546043B" w16cex:dateUtc="2021-11-22T11:57:00Z"/>
  <w16cex:commentExtensible w16cex:durableId="254606A5" w16cex:dateUtc="2021-11-22T12:08:00Z"/>
  <w16cex:commentExtensible w16cex:durableId="2546048D" w16cex:dateUtc="2021-11-22T11:59:00Z"/>
  <w16cex:commentExtensible w16cex:durableId="25460505" w16cex:dateUtc="2021-11-22T12:01:00Z"/>
  <w16cex:commentExtensible w16cex:durableId="254606BE" w16cex:dateUtc="2021-11-22T12:08:00Z"/>
  <w16cex:commentExtensible w16cex:durableId="25460603" w16cex:dateUtc="2021-11-22T12:05:00Z"/>
  <w16cex:commentExtensible w16cex:durableId="25460687" w16cex:dateUtc="2021-11-22T12:07:00Z"/>
  <w16cex:commentExtensible w16cex:durableId="254606F9" w16cex:dateUtc="2021-11-22T12:09:00Z"/>
  <w16cex:commentExtensible w16cex:durableId="25460712" w16cex:dateUtc="2021-11-22T12:09:00Z"/>
  <w16cex:commentExtensible w16cex:durableId="25460782" w16cex:dateUtc="2021-11-22T12:11:00Z"/>
  <w16cex:commentExtensible w16cex:durableId="25461A39" w16cex:dateUtc="2021-11-22T13:31:00Z"/>
  <w16cex:commentExtensible w16cex:durableId="25460803" w16cex:dateUtc="2021-11-22T12:13:00Z"/>
  <w16cex:commentExtensible w16cex:durableId="254607C9" w16cex:dateUtc="2021-11-22T12:12:00Z"/>
  <w16cex:commentExtensible w16cex:durableId="253E0505" w16cex:dateUtc="2021-11-16T10:23:00Z"/>
  <w16cex:commentExtensible w16cex:durableId="2546084D" w16cex:dateUtc="2021-11-22T12:15:00Z"/>
  <w16cex:commentExtensible w16cex:durableId="254608D5" w16cex:dateUtc="2021-11-22T12:17:00Z"/>
  <w16cex:commentExtensible w16cex:durableId="25460D81" w16cex:dateUtc="2021-11-22T12:37:00Z"/>
  <w16cex:commentExtensible w16cex:durableId="25460DA4" w16cex:dateUtc="2021-11-22T12:37:00Z"/>
  <w16cex:commentExtensible w16cex:durableId="25460DE3" w16cex:dateUtc="2021-11-22T12:38:00Z"/>
  <w16cex:commentExtensible w16cex:durableId="25460E17" w16cex:dateUtc="2021-11-22T12:39:00Z"/>
  <w16cex:commentExtensible w16cex:durableId="25460EB1" w16cex:dateUtc="2021-11-22T12:42:00Z"/>
  <w16cex:commentExtensible w16cex:durableId="25460F01" w16cex:dateUtc="2021-11-22T12:43:00Z"/>
  <w16cex:commentExtensible w16cex:durableId="25460FBE" w16cex:dateUtc="2021-11-22T12:46:00Z"/>
  <w16cex:commentExtensible w16cex:durableId="2546110B" w16cex:dateUtc="2021-11-22T12:52:00Z"/>
  <w16cex:commentExtensible w16cex:durableId="2546179D" w16cex:dateUtc="2021-11-22T13:20:00Z"/>
  <w16cex:commentExtensible w16cex:durableId="254617E3" w16cex:dateUtc="2021-11-22T13:21:00Z"/>
  <w16cex:commentExtensible w16cex:durableId="254618B2" w16cex:dateUtc="2021-11-22T13:25:00Z"/>
  <w16cex:commentExtensible w16cex:durableId="2546191D" w16cex:dateUtc="2021-11-22T13:26:00Z"/>
  <w16cex:commentExtensible w16cex:durableId="25461940" w16cex:dateUtc="2021-11-22T13:27:00Z"/>
  <w16cex:commentExtensible w16cex:durableId="2546194C" w16cex:dateUtc="2021-11-22T13:27:00Z"/>
  <w16cex:commentExtensible w16cex:durableId="25461A75" w16cex:dateUtc="2021-11-22T13:32:00Z"/>
  <w16cex:commentExtensible w16cex:durableId="25461D2B" w16cex:dateUtc="2021-11-22T13:44:00Z"/>
  <w16cex:commentExtensible w16cex:durableId="25461AE7" w16cex:dateUtc="2021-11-22T13:34:00Z"/>
  <w16cex:commentExtensible w16cex:durableId="25461B03" w16cex:dateUtc="2021-11-22T13:34:00Z"/>
  <w16cex:commentExtensible w16cex:durableId="25461BD9" w16cex:dateUtc="2021-11-22T13:38:00Z"/>
  <w16cex:commentExtensible w16cex:durableId="25461C19" w16cex:dateUtc="2021-11-22T13:39:00Z"/>
  <w16cex:commentExtensible w16cex:durableId="25461CEF" w16cex:dateUtc="2021-11-22T13:43:00Z"/>
  <w16cex:commentExtensible w16cex:durableId="25461EF3" w16cex:dateUtc="2021-11-22T13:51:00Z"/>
  <w16cex:commentExtensible w16cex:durableId="25461E84" w16cex:dateUtc="2021-11-22T13:49:00Z"/>
  <w16cex:commentExtensible w16cex:durableId="25461EC2" w16cex:dateUtc="2021-11-22T13:50:00Z"/>
  <w16cex:commentExtensible w16cex:durableId="25461F4F" w16cex:dateUtc="2021-11-22T13:53:00Z"/>
  <w16cex:commentExtensible w16cex:durableId="25461F94" w16cex:dateUtc="2021-11-22T13:54:00Z"/>
  <w16cex:commentExtensible w16cex:durableId="25461FDF" w16cex:dateUtc="2021-11-22T13:55:00Z"/>
  <w16cex:commentExtensible w16cex:durableId="254620D4" w16cex:dateUtc="2021-11-22T13:59:00Z"/>
  <w16cex:commentExtensible w16cex:durableId="254620B8" w16cex:dateUtc="2021-11-22T13:59:00Z"/>
  <w16cex:commentExtensible w16cex:durableId="25462139" w16cex:dateUtc="2021-11-22T14:01:00Z"/>
  <w16cex:commentExtensible w16cex:durableId="25462108" w16cex:dateUtc="2021-11-22T14:00:00Z"/>
  <w16cex:commentExtensible w16cex:durableId="25462163" w16cex:dateUtc="2021-11-22T14:02:00Z"/>
  <w16cex:commentExtensible w16cex:durableId="254621E1" w16cex:dateUtc="2021-11-22T14:04:00Z"/>
  <w16cex:commentExtensible w16cex:durableId="25462229" w16cex:dateUtc="2021-11-22T14:05:00Z"/>
  <w16cex:commentExtensible w16cex:durableId="25461AB9" w16cex:dateUtc="2021-11-22T13:33:00Z"/>
  <w16cex:commentExtensible w16cex:durableId="25461B55" w16cex:dateUtc="2021-11-22T13:36:00Z"/>
  <w16cex:commentExtensible w16cex:durableId="25461B83" w16cex:dateUtc="2021-11-22T13:37:00Z"/>
  <w16cex:commentExtensible w16cex:durableId="25461BAB" w16cex:dateUtc="2021-11-22T13:37:00Z"/>
  <w16cex:commentExtensible w16cex:durableId="254622A9" w16cex:dateUtc="2021-11-22T14:07:00Z"/>
  <w16cex:commentExtensible w16cex:durableId="2546242E" w16cex:dateUtc="2021-11-22T14:14:00Z"/>
  <w16cex:commentExtensible w16cex:durableId="25462486" w16cex:dateUtc="2021-11-22T14:15:00Z"/>
  <w16cex:commentExtensible w16cex:durableId="254624F1" w16cex:dateUtc="2021-11-22T14:17:00Z"/>
  <w16cex:commentExtensible w16cex:durableId="2546253B" w16cex:dateUtc="2021-11-22T14:18:00Z"/>
  <w16cex:commentExtensible w16cex:durableId="25462560" w16cex:dateUtc="2021-11-22T14: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8E958C1" w16cid:durableId="254625DE"/>
  <w16cid:commentId w16cid:paraId="5263AC5D" w16cid:durableId="2545F742"/>
  <w16cid:commentId w16cid:paraId="3569C06C" w16cid:durableId="2545F778"/>
  <w16cid:commentId w16cid:paraId="6CA1E688" w16cid:durableId="2545F7FD"/>
  <w16cid:commentId w16cid:paraId="6982DEB4" w16cid:durableId="2545F8E8"/>
  <w16cid:commentId w16cid:paraId="79A69014" w16cid:durableId="2545F9FA"/>
  <w16cid:commentId w16cid:paraId="1D999380" w16cid:durableId="2545FB0D"/>
  <w16cid:commentId w16cid:paraId="396344C8" w16cid:durableId="2545FB36"/>
  <w16cid:commentId w16cid:paraId="6154FE40" w16cid:durableId="2545FC38"/>
  <w16cid:commentId w16cid:paraId="3B444F8A" w16cid:durableId="2545FBD0"/>
  <w16cid:commentId w16cid:paraId="4C3F2735" w16cid:durableId="2545FC94"/>
  <w16cid:commentId w16cid:paraId="1626DC8D" w16cid:durableId="2545FD45"/>
  <w16cid:commentId w16cid:paraId="4B956BC6" w16cid:durableId="2545FCE1"/>
  <w16cid:commentId w16cid:paraId="6825A925" w16cid:durableId="2545FEAB"/>
  <w16cid:commentId w16cid:paraId="615BB117" w16cid:durableId="254600EE"/>
  <w16cid:commentId w16cid:paraId="281F9DDA" w16cid:durableId="254600D3"/>
  <w16cid:commentId w16cid:paraId="24689647" w16cid:durableId="2545FFAB"/>
  <w16cid:commentId w16cid:paraId="7484D32D" w16cid:durableId="25460145"/>
  <w16cid:commentId w16cid:paraId="469702B0" w16cid:durableId="25460153"/>
  <w16cid:commentId w16cid:paraId="54EC9F4D" w16cid:durableId="2546019D"/>
  <w16cid:commentId w16cid:paraId="30F7DEC4" w16cid:durableId="25460263"/>
  <w16cid:commentId w16cid:paraId="4A16E488" w16cid:durableId="254602C1"/>
  <w16cid:commentId w16cid:paraId="2478274D" w16cid:durableId="254602F8"/>
  <w16cid:commentId w16cid:paraId="18F6BDDC" w16cid:durableId="2546035A"/>
  <w16cid:commentId w16cid:paraId="1BA9896A" w16cid:durableId="25460396"/>
  <w16cid:commentId w16cid:paraId="04B39734" w16cid:durableId="254603FC"/>
  <w16cid:commentId w16cid:paraId="21E17863" w16cid:durableId="254603E3"/>
  <w16cid:commentId w16cid:paraId="0C2E8DE9" w16cid:durableId="25460630"/>
  <w16cid:commentId w16cid:paraId="44C7D17C" w16cid:durableId="254605EB"/>
  <w16cid:commentId w16cid:paraId="577D62D4" w16cid:durableId="2546043B"/>
  <w16cid:commentId w16cid:paraId="4F9ADE0D" w16cid:durableId="254606A5"/>
  <w16cid:commentId w16cid:paraId="59316FE5" w16cid:durableId="2546048D"/>
  <w16cid:commentId w16cid:paraId="72D36F22" w16cid:durableId="25460505"/>
  <w16cid:commentId w16cid:paraId="27DD09D1" w16cid:durableId="254606BE"/>
  <w16cid:commentId w16cid:paraId="05110BE4" w16cid:durableId="25460603"/>
  <w16cid:commentId w16cid:paraId="5D30B9EE" w16cid:durableId="25460687"/>
  <w16cid:commentId w16cid:paraId="6DB7B1F8" w16cid:durableId="254606F9"/>
  <w16cid:commentId w16cid:paraId="3DC82A23" w16cid:durableId="25460712"/>
  <w16cid:commentId w16cid:paraId="2A191570" w16cid:durableId="25460782"/>
  <w16cid:commentId w16cid:paraId="2605252F" w16cid:durableId="25461A39"/>
  <w16cid:commentId w16cid:paraId="050DF793" w16cid:durableId="25460803"/>
  <w16cid:commentId w16cid:paraId="7102BBE3" w16cid:durableId="254607C9"/>
  <w16cid:commentId w16cid:paraId="3AA85833" w16cid:durableId="253E0505"/>
  <w16cid:commentId w16cid:paraId="3DF79BBB" w16cid:durableId="2546084D"/>
  <w16cid:commentId w16cid:paraId="209D9B51" w16cid:durableId="254608D5"/>
  <w16cid:commentId w16cid:paraId="3FADD5ED" w16cid:durableId="25460D81"/>
  <w16cid:commentId w16cid:paraId="22199E7F" w16cid:durableId="25460DA4"/>
  <w16cid:commentId w16cid:paraId="6779FB7C" w16cid:durableId="25460DE3"/>
  <w16cid:commentId w16cid:paraId="3BC8D812" w16cid:durableId="25460E17"/>
  <w16cid:commentId w16cid:paraId="7929A3B2" w16cid:durableId="25460EB1"/>
  <w16cid:commentId w16cid:paraId="6FD62F5B" w16cid:durableId="25460F01"/>
  <w16cid:commentId w16cid:paraId="25D47825" w16cid:durableId="25460FBE"/>
  <w16cid:commentId w16cid:paraId="65C0C2BC" w16cid:durableId="2546110B"/>
  <w16cid:commentId w16cid:paraId="3071E36E" w16cid:durableId="2546179D"/>
  <w16cid:commentId w16cid:paraId="2B7BC1DD" w16cid:durableId="254617E3"/>
  <w16cid:commentId w16cid:paraId="1108AF65" w16cid:durableId="254618B2"/>
  <w16cid:commentId w16cid:paraId="5D84176D" w16cid:durableId="2546191D"/>
  <w16cid:commentId w16cid:paraId="681A5AFF" w16cid:durableId="25461940"/>
  <w16cid:commentId w16cid:paraId="611B1250" w16cid:durableId="2546194C"/>
  <w16cid:commentId w16cid:paraId="14E80796" w16cid:durableId="25461A75"/>
  <w16cid:commentId w16cid:paraId="1BC232AD" w16cid:durableId="25461D2B"/>
  <w16cid:commentId w16cid:paraId="426AFA02" w16cid:durableId="25461AE7"/>
  <w16cid:commentId w16cid:paraId="50BE019F" w16cid:durableId="25461B03"/>
  <w16cid:commentId w16cid:paraId="2CC3D814" w16cid:durableId="25461BD9"/>
  <w16cid:commentId w16cid:paraId="4C364D42" w16cid:durableId="25461C19"/>
  <w16cid:commentId w16cid:paraId="135701C7" w16cid:durableId="25461CEF"/>
  <w16cid:commentId w16cid:paraId="672ACDA1" w16cid:durableId="25461EF3"/>
  <w16cid:commentId w16cid:paraId="4FE7EF07" w16cid:durableId="25461E84"/>
  <w16cid:commentId w16cid:paraId="370AA218" w16cid:durableId="25461EC2"/>
  <w16cid:commentId w16cid:paraId="496D3116" w16cid:durableId="25461F4F"/>
  <w16cid:commentId w16cid:paraId="7B92C77E" w16cid:durableId="25461F94"/>
  <w16cid:commentId w16cid:paraId="60213535" w16cid:durableId="25461FDF"/>
  <w16cid:commentId w16cid:paraId="506AC43E" w16cid:durableId="254620D4"/>
  <w16cid:commentId w16cid:paraId="4183ADB8" w16cid:durableId="254620B8"/>
  <w16cid:commentId w16cid:paraId="139D9AAD" w16cid:durableId="25462139"/>
  <w16cid:commentId w16cid:paraId="170CD015" w16cid:durableId="25462108"/>
  <w16cid:commentId w16cid:paraId="275FFDB5" w16cid:durableId="25462163"/>
  <w16cid:commentId w16cid:paraId="76F0666D" w16cid:durableId="254621E1"/>
  <w16cid:commentId w16cid:paraId="57370E1F" w16cid:durableId="25462229"/>
  <w16cid:commentId w16cid:paraId="71A64055" w16cid:durableId="25461AB9"/>
  <w16cid:commentId w16cid:paraId="7941659E" w16cid:durableId="25461B55"/>
  <w16cid:commentId w16cid:paraId="3132ED37" w16cid:durableId="25461B83"/>
  <w16cid:commentId w16cid:paraId="0AA107DC" w16cid:durableId="25461BAB"/>
  <w16cid:commentId w16cid:paraId="36011EFB" w16cid:durableId="254622A9"/>
  <w16cid:commentId w16cid:paraId="6A18BCB8" w16cid:durableId="2546242E"/>
  <w16cid:commentId w16cid:paraId="32C9F623" w16cid:durableId="25462486"/>
  <w16cid:commentId w16cid:paraId="5D61A7E2" w16cid:durableId="254624F1"/>
  <w16cid:commentId w16cid:paraId="6C41B910" w16cid:durableId="2546253B"/>
  <w16cid:commentId w16cid:paraId="0D2FB1A1" w16cid:durableId="2546256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B51D2E" w14:textId="77777777" w:rsidR="00D32B14" w:rsidRDefault="00D32B14" w:rsidP="00840752">
      <w:r>
        <w:separator/>
      </w:r>
    </w:p>
  </w:endnote>
  <w:endnote w:type="continuationSeparator" w:id="0">
    <w:p w14:paraId="752A68E2" w14:textId="77777777" w:rsidR="00D32B14" w:rsidRDefault="00D32B14" w:rsidP="008407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A3D4A1" w14:textId="77777777" w:rsidR="00D32B14" w:rsidRDefault="00D32B14" w:rsidP="00840752">
      <w:r>
        <w:separator/>
      </w:r>
    </w:p>
  </w:footnote>
  <w:footnote w:type="continuationSeparator" w:id="0">
    <w:p w14:paraId="76FCE954" w14:textId="77777777" w:rsidR="00D32B14" w:rsidRDefault="00D32B14" w:rsidP="008407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31924"/>
    <w:multiLevelType w:val="hybridMultilevel"/>
    <w:tmpl w:val="14927A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192312"/>
    <w:multiLevelType w:val="hybridMultilevel"/>
    <w:tmpl w:val="2826A9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A9D567A"/>
    <w:multiLevelType w:val="hybridMultilevel"/>
    <w:tmpl w:val="364ED6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C111A31"/>
    <w:multiLevelType w:val="multilevel"/>
    <w:tmpl w:val="239434EA"/>
    <w:lvl w:ilvl="0">
      <w:start w:val="9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8A4E56"/>
    <w:multiLevelType w:val="hybridMultilevel"/>
    <w:tmpl w:val="7AA217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3556000"/>
    <w:multiLevelType w:val="hybridMultilevel"/>
    <w:tmpl w:val="CC4AEC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8AF370A"/>
    <w:multiLevelType w:val="hybridMultilevel"/>
    <w:tmpl w:val="8FFE77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D8D5EAA"/>
    <w:multiLevelType w:val="hybridMultilevel"/>
    <w:tmpl w:val="CA62BD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3314DF6"/>
    <w:multiLevelType w:val="hybridMultilevel"/>
    <w:tmpl w:val="E584B18C"/>
    <w:lvl w:ilvl="0" w:tplc="44AE25F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235D5BD9"/>
    <w:multiLevelType w:val="hybridMultilevel"/>
    <w:tmpl w:val="D72681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8404BE5"/>
    <w:multiLevelType w:val="hybridMultilevel"/>
    <w:tmpl w:val="D64E009A"/>
    <w:lvl w:ilvl="0" w:tplc="B1BCE9BE">
      <w:start w:val="1"/>
      <w:numFmt w:val="bullet"/>
      <w:lvlText w:val=""/>
      <w:lvlJc w:val="left"/>
      <w:pPr>
        <w:ind w:left="720" w:hanging="360"/>
      </w:pPr>
      <w:rPr>
        <w:rFonts w:ascii="Wingdings" w:eastAsia="Times New Roman" w:hAnsi="Wingdings" w:cstheme="min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AFB2886"/>
    <w:multiLevelType w:val="hybridMultilevel"/>
    <w:tmpl w:val="C59200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BC0196F"/>
    <w:multiLevelType w:val="hybridMultilevel"/>
    <w:tmpl w:val="EB9EA0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5287D0A"/>
    <w:multiLevelType w:val="hybridMultilevel"/>
    <w:tmpl w:val="D108A2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0B64984"/>
    <w:multiLevelType w:val="multilevel"/>
    <w:tmpl w:val="3A88DC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7862729"/>
    <w:multiLevelType w:val="hybridMultilevel"/>
    <w:tmpl w:val="DDFE0602"/>
    <w:lvl w:ilvl="0" w:tplc="C8ECA52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47CA5531"/>
    <w:multiLevelType w:val="hybridMultilevel"/>
    <w:tmpl w:val="77625F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8E36065"/>
    <w:multiLevelType w:val="hybridMultilevel"/>
    <w:tmpl w:val="B42A2A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CA102A3"/>
    <w:multiLevelType w:val="multilevel"/>
    <w:tmpl w:val="98C2CD66"/>
    <w:lvl w:ilvl="0">
      <w:start w:val="9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1212082"/>
    <w:multiLevelType w:val="hybridMultilevel"/>
    <w:tmpl w:val="854649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D757B8A"/>
    <w:multiLevelType w:val="hybridMultilevel"/>
    <w:tmpl w:val="7DACB6D8"/>
    <w:lvl w:ilvl="0" w:tplc="8FCAE068">
      <w:start w:val="249"/>
      <w:numFmt w:val="bullet"/>
      <w:lvlText w:val=""/>
      <w:lvlJc w:val="left"/>
      <w:pPr>
        <w:ind w:left="720" w:hanging="360"/>
      </w:pPr>
      <w:rPr>
        <w:rFonts w:ascii="Wingdings" w:eastAsia="Times New Roman" w:hAnsi="Wingdings"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1771F9F"/>
    <w:multiLevelType w:val="hybridMultilevel"/>
    <w:tmpl w:val="56FEA1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17F5D64"/>
    <w:multiLevelType w:val="hybridMultilevel"/>
    <w:tmpl w:val="ACF0FA5C"/>
    <w:lvl w:ilvl="0" w:tplc="652E2E7C">
      <w:start w:val="4"/>
      <w:numFmt w:val="bullet"/>
      <w:lvlText w:val=""/>
      <w:lvlJc w:val="left"/>
      <w:pPr>
        <w:ind w:left="720" w:hanging="360"/>
      </w:pPr>
      <w:rPr>
        <w:rFonts w:ascii="Wingdings" w:eastAsia="Times New Roman" w:hAnsi="Wingdings" w:cstheme="minorHAns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3722DC1"/>
    <w:multiLevelType w:val="multilevel"/>
    <w:tmpl w:val="257205D2"/>
    <w:lvl w:ilvl="0">
      <w:start w:val="7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79C6491"/>
    <w:multiLevelType w:val="hybridMultilevel"/>
    <w:tmpl w:val="8EDC0F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7C5191A"/>
    <w:multiLevelType w:val="hybridMultilevel"/>
    <w:tmpl w:val="85FCB1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D765E47"/>
    <w:multiLevelType w:val="hybridMultilevel"/>
    <w:tmpl w:val="D054D6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5"/>
  </w:num>
  <w:num w:numId="2">
    <w:abstractNumId w:val="17"/>
  </w:num>
  <w:num w:numId="3">
    <w:abstractNumId w:val="6"/>
  </w:num>
  <w:num w:numId="4">
    <w:abstractNumId w:val="26"/>
  </w:num>
  <w:num w:numId="5">
    <w:abstractNumId w:val="21"/>
  </w:num>
  <w:num w:numId="6">
    <w:abstractNumId w:val="23"/>
  </w:num>
  <w:num w:numId="7">
    <w:abstractNumId w:val="18"/>
  </w:num>
  <w:num w:numId="8">
    <w:abstractNumId w:val="3"/>
  </w:num>
  <w:num w:numId="9">
    <w:abstractNumId w:val="15"/>
  </w:num>
  <w:num w:numId="10">
    <w:abstractNumId w:val="11"/>
  </w:num>
  <w:num w:numId="11">
    <w:abstractNumId w:val="12"/>
  </w:num>
  <w:num w:numId="12">
    <w:abstractNumId w:val="8"/>
  </w:num>
  <w:num w:numId="13">
    <w:abstractNumId w:val="19"/>
  </w:num>
  <w:num w:numId="14">
    <w:abstractNumId w:val="13"/>
  </w:num>
  <w:num w:numId="15">
    <w:abstractNumId w:val="0"/>
  </w:num>
  <w:num w:numId="16">
    <w:abstractNumId w:val="5"/>
  </w:num>
  <w:num w:numId="17">
    <w:abstractNumId w:val="4"/>
  </w:num>
  <w:num w:numId="18">
    <w:abstractNumId w:val="7"/>
  </w:num>
  <w:num w:numId="19">
    <w:abstractNumId w:val="9"/>
  </w:num>
  <w:num w:numId="20">
    <w:abstractNumId w:val="2"/>
  </w:num>
  <w:num w:numId="21">
    <w:abstractNumId w:val="24"/>
  </w:num>
  <w:num w:numId="22">
    <w:abstractNumId w:val="10"/>
  </w:num>
  <w:num w:numId="23">
    <w:abstractNumId w:val="1"/>
  </w:num>
  <w:num w:numId="24">
    <w:abstractNumId w:val="22"/>
  </w:num>
  <w:num w:numId="25">
    <w:abstractNumId w:val="14"/>
  </w:num>
  <w:num w:numId="26">
    <w:abstractNumId w:val="20"/>
  </w:num>
  <w:num w:numId="27">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ris Terry">
    <w15:presenceInfo w15:providerId="Windows Live" w15:userId="f844c5587af067fc"/>
  </w15:person>
  <w15:person w15:author="Jinlin Chen">
    <w15:presenceInfo w15:providerId="AD" w15:userId="S::quee3755@ox.ac.uk::3962bcab-6b37-4cf2-a2fd-0090fc8aa6d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55C3"/>
    <w:rsid w:val="000026F0"/>
    <w:rsid w:val="00005535"/>
    <w:rsid w:val="00006474"/>
    <w:rsid w:val="000067E1"/>
    <w:rsid w:val="0000748B"/>
    <w:rsid w:val="00007BCE"/>
    <w:rsid w:val="000128B8"/>
    <w:rsid w:val="00013562"/>
    <w:rsid w:val="00016199"/>
    <w:rsid w:val="00017D17"/>
    <w:rsid w:val="00020BAE"/>
    <w:rsid w:val="0002329C"/>
    <w:rsid w:val="0002365C"/>
    <w:rsid w:val="00023DFA"/>
    <w:rsid w:val="000248A0"/>
    <w:rsid w:val="00025164"/>
    <w:rsid w:val="00025301"/>
    <w:rsid w:val="000270BE"/>
    <w:rsid w:val="000275A7"/>
    <w:rsid w:val="00030020"/>
    <w:rsid w:val="00030234"/>
    <w:rsid w:val="00031E8C"/>
    <w:rsid w:val="000323D3"/>
    <w:rsid w:val="00034A52"/>
    <w:rsid w:val="0003504A"/>
    <w:rsid w:val="00035188"/>
    <w:rsid w:val="000368C9"/>
    <w:rsid w:val="00036A2A"/>
    <w:rsid w:val="000377CB"/>
    <w:rsid w:val="00040354"/>
    <w:rsid w:val="000441E7"/>
    <w:rsid w:val="00044B2C"/>
    <w:rsid w:val="000452CA"/>
    <w:rsid w:val="00045B7F"/>
    <w:rsid w:val="00046745"/>
    <w:rsid w:val="00046EDE"/>
    <w:rsid w:val="00046F64"/>
    <w:rsid w:val="00047101"/>
    <w:rsid w:val="000503B9"/>
    <w:rsid w:val="0005107A"/>
    <w:rsid w:val="000523B5"/>
    <w:rsid w:val="000529FD"/>
    <w:rsid w:val="000531B6"/>
    <w:rsid w:val="0005376D"/>
    <w:rsid w:val="00054B94"/>
    <w:rsid w:val="000553CF"/>
    <w:rsid w:val="00055EB7"/>
    <w:rsid w:val="00055F3A"/>
    <w:rsid w:val="00056D0F"/>
    <w:rsid w:val="000570CB"/>
    <w:rsid w:val="00057866"/>
    <w:rsid w:val="00057D30"/>
    <w:rsid w:val="0006153E"/>
    <w:rsid w:val="0006183D"/>
    <w:rsid w:val="000625C0"/>
    <w:rsid w:val="000643AA"/>
    <w:rsid w:val="00065485"/>
    <w:rsid w:val="00066A1E"/>
    <w:rsid w:val="00066D54"/>
    <w:rsid w:val="00070168"/>
    <w:rsid w:val="00071151"/>
    <w:rsid w:val="000773AE"/>
    <w:rsid w:val="00077658"/>
    <w:rsid w:val="000777B9"/>
    <w:rsid w:val="000809E7"/>
    <w:rsid w:val="00081E42"/>
    <w:rsid w:val="0008287F"/>
    <w:rsid w:val="00083CBD"/>
    <w:rsid w:val="000852EC"/>
    <w:rsid w:val="000855AC"/>
    <w:rsid w:val="0008726C"/>
    <w:rsid w:val="0009020B"/>
    <w:rsid w:val="0009103F"/>
    <w:rsid w:val="00092038"/>
    <w:rsid w:val="0009229E"/>
    <w:rsid w:val="000958FD"/>
    <w:rsid w:val="00095E61"/>
    <w:rsid w:val="00097048"/>
    <w:rsid w:val="00097531"/>
    <w:rsid w:val="0009777A"/>
    <w:rsid w:val="00097BA0"/>
    <w:rsid w:val="000A40C3"/>
    <w:rsid w:val="000A7638"/>
    <w:rsid w:val="000B00DD"/>
    <w:rsid w:val="000B194D"/>
    <w:rsid w:val="000B263D"/>
    <w:rsid w:val="000B308D"/>
    <w:rsid w:val="000B4179"/>
    <w:rsid w:val="000B51F0"/>
    <w:rsid w:val="000B55C7"/>
    <w:rsid w:val="000B58B8"/>
    <w:rsid w:val="000B5956"/>
    <w:rsid w:val="000B5A74"/>
    <w:rsid w:val="000B5DD4"/>
    <w:rsid w:val="000B6084"/>
    <w:rsid w:val="000B631D"/>
    <w:rsid w:val="000B6AA6"/>
    <w:rsid w:val="000B6CBE"/>
    <w:rsid w:val="000B7346"/>
    <w:rsid w:val="000C14F6"/>
    <w:rsid w:val="000C3659"/>
    <w:rsid w:val="000C497E"/>
    <w:rsid w:val="000C4AD3"/>
    <w:rsid w:val="000C4B32"/>
    <w:rsid w:val="000C55D1"/>
    <w:rsid w:val="000C6CA8"/>
    <w:rsid w:val="000C7FB2"/>
    <w:rsid w:val="000D0FD3"/>
    <w:rsid w:val="000D1808"/>
    <w:rsid w:val="000D2558"/>
    <w:rsid w:val="000D2B72"/>
    <w:rsid w:val="000D3350"/>
    <w:rsid w:val="000D3807"/>
    <w:rsid w:val="000D48E4"/>
    <w:rsid w:val="000D7C3B"/>
    <w:rsid w:val="000E2B74"/>
    <w:rsid w:val="000E3BFB"/>
    <w:rsid w:val="000E4119"/>
    <w:rsid w:val="000E41CB"/>
    <w:rsid w:val="000E5A1F"/>
    <w:rsid w:val="000E7053"/>
    <w:rsid w:val="000E7E11"/>
    <w:rsid w:val="000F062A"/>
    <w:rsid w:val="000F1B40"/>
    <w:rsid w:val="000F237C"/>
    <w:rsid w:val="000F2D71"/>
    <w:rsid w:val="000F2E04"/>
    <w:rsid w:val="000F3FBE"/>
    <w:rsid w:val="000F4132"/>
    <w:rsid w:val="000F50F9"/>
    <w:rsid w:val="000F5489"/>
    <w:rsid w:val="000F66DF"/>
    <w:rsid w:val="001001AB"/>
    <w:rsid w:val="0010270E"/>
    <w:rsid w:val="0010276F"/>
    <w:rsid w:val="00104A5C"/>
    <w:rsid w:val="00104FB8"/>
    <w:rsid w:val="00106141"/>
    <w:rsid w:val="00107DA2"/>
    <w:rsid w:val="0011067B"/>
    <w:rsid w:val="00110D5A"/>
    <w:rsid w:val="001113A3"/>
    <w:rsid w:val="00112EDD"/>
    <w:rsid w:val="001136C9"/>
    <w:rsid w:val="00113BE7"/>
    <w:rsid w:val="001201D7"/>
    <w:rsid w:val="001210F8"/>
    <w:rsid w:val="00121C2C"/>
    <w:rsid w:val="00122DAE"/>
    <w:rsid w:val="0012415B"/>
    <w:rsid w:val="001245D6"/>
    <w:rsid w:val="001246B7"/>
    <w:rsid w:val="0012515D"/>
    <w:rsid w:val="00125C2F"/>
    <w:rsid w:val="001271E7"/>
    <w:rsid w:val="00127399"/>
    <w:rsid w:val="0013033D"/>
    <w:rsid w:val="00130E74"/>
    <w:rsid w:val="00133DFB"/>
    <w:rsid w:val="0013514A"/>
    <w:rsid w:val="0013633E"/>
    <w:rsid w:val="00136888"/>
    <w:rsid w:val="00137D81"/>
    <w:rsid w:val="00140342"/>
    <w:rsid w:val="0014129F"/>
    <w:rsid w:val="001424A2"/>
    <w:rsid w:val="00142F4D"/>
    <w:rsid w:val="0014458C"/>
    <w:rsid w:val="00144C79"/>
    <w:rsid w:val="001450D7"/>
    <w:rsid w:val="001518AD"/>
    <w:rsid w:val="00152BAF"/>
    <w:rsid w:val="00152F0B"/>
    <w:rsid w:val="00152FA0"/>
    <w:rsid w:val="001544E2"/>
    <w:rsid w:val="001555F7"/>
    <w:rsid w:val="00155DA6"/>
    <w:rsid w:val="00156838"/>
    <w:rsid w:val="00157313"/>
    <w:rsid w:val="00157433"/>
    <w:rsid w:val="00160C58"/>
    <w:rsid w:val="00165C8E"/>
    <w:rsid w:val="00170F0B"/>
    <w:rsid w:val="001714D5"/>
    <w:rsid w:val="00174930"/>
    <w:rsid w:val="001751E3"/>
    <w:rsid w:val="00175EBB"/>
    <w:rsid w:val="0017617F"/>
    <w:rsid w:val="00177ECE"/>
    <w:rsid w:val="00182A81"/>
    <w:rsid w:val="00185434"/>
    <w:rsid w:val="001859CF"/>
    <w:rsid w:val="00186719"/>
    <w:rsid w:val="00186832"/>
    <w:rsid w:val="001871A0"/>
    <w:rsid w:val="0018727E"/>
    <w:rsid w:val="001879B9"/>
    <w:rsid w:val="001901D5"/>
    <w:rsid w:val="00190BEB"/>
    <w:rsid w:val="00190E1A"/>
    <w:rsid w:val="001920B9"/>
    <w:rsid w:val="00192D77"/>
    <w:rsid w:val="00193090"/>
    <w:rsid w:val="0019316F"/>
    <w:rsid w:val="00194438"/>
    <w:rsid w:val="0019523C"/>
    <w:rsid w:val="00195CCB"/>
    <w:rsid w:val="001978BF"/>
    <w:rsid w:val="001A03CB"/>
    <w:rsid w:val="001A0797"/>
    <w:rsid w:val="001A149F"/>
    <w:rsid w:val="001A1E9C"/>
    <w:rsid w:val="001A27D3"/>
    <w:rsid w:val="001A3391"/>
    <w:rsid w:val="001A37F5"/>
    <w:rsid w:val="001A440C"/>
    <w:rsid w:val="001A4CF9"/>
    <w:rsid w:val="001A4D4C"/>
    <w:rsid w:val="001A5425"/>
    <w:rsid w:val="001A5AA6"/>
    <w:rsid w:val="001A6106"/>
    <w:rsid w:val="001A6174"/>
    <w:rsid w:val="001A7465"/>
    <w:rsid w:val="001A784A"/>
    <w:rsid w:val="001A7D36"/>
    <w:rsid w:val="001B262E"/>
    <w:rsid w:val="001B2B3E"/>
    <w:rsid w:val="001B4BA0"/>
    <w:rsid w:val="001B51F6"/>
    <w:rsid w:val="001B6BF7"/>
    <w:rsid w:val="001B72D6"/>
    <w:rsid w:val="001C14AA"/>
    <w:rsid w:val="001C1AD0"/>
    <w:rsid w:val="001C3034"/>
    <w:rsid w:val="001C52D6"/>
    <w:rsid w:val="001C6D59"/>
    <w:rsid w:val="001C6FA4"/>
    <w:rsid w:val="001D1178"/>
    <w:rsid w:val="001D23F0"/>
    <w:rsid w:val="001D27E4"/>
    <w:rsid w:val="001D33EE"/>
    <w:rsid w:val="001D62CE"/>
    <w:rsid w:val="001D7781"/>
    <w:rsid w:val="001E2217"/>
    <w:rsid w:val="001E3430"/>
    <w:rsid w:val="001E3BEE"/>
    <w:rsid w:val="001E4624"/>
    <w:rsid w:val="001E5610"/>
    <w:rsid w:val="001E5951"/>
    <w:rsid w:val="001E5C45"/>
    <w:rsid w:val="001E64D3"/>
    <w:rsid w:val="001E6D01"/>
    <w:rsid w:val="001F08FD"/>
    <w:rsid w:val="001F10CA"/>
    <w:rsid w:val="001F1BE3"/>
    <w:rsid w:val="001F4734"/>
    <w:rsid w:val="001F50EB"/>
    <w:rsid w:val="001F5B9D"/>
    <w:rsid w:val="001F612D"/>
    <w:rsid w:val="00204C7D"/>
    <w:rsid w:val="00204FDD"/>
    <w:rsid w:val="002061BE"/>
    <w:rsid w:val="002061ED"/>
    <w:rsid w:val="00206969"/>
    <w:rsid w:val="00207043"/>
    <w:rsid w:val="00211590"/>
    <w:rsid w:val="002118E3"/>
    <w:rsid w:val="00211DCF"/>
    <w:rsid w:val="00212232"/>
    <w:rsid w:val="00212990"/>
    <w:rsid w:val="00212A8D"/>
    <w:rsid w:val="00212E5A"/>
    <w:rsid w:val="0021365A"/>
    <w:rsid w:val="00213D6E"/>
    <w:rsid w:val="00214B60"/>
    <w:rsid w:val="0021584F"/>
    <w:rsid w:val="0021589C"/>
    <w:rsid w:val="0021652C"/>
    <w:rsid w:val="002167FB"/>
    <w:rsid w:val="00216CE4"/>
    <w:rsid w:val="00217455"/>
    <w:rsid w:val="002175D8"/>
    <w:rsid w:val="00217768"/>
    <w:rsid w:val="00217F25"/>
    <w:rsid w:val="0022188C"/>
    <w:rsid w:val="00221AE8"/>
    <w:rsid w:val="002224D1"/>
    <w:rsid w:val="00222578"/>
    <w:rsid w:val="002226F9"/>
    <w:rsid w:val="002228A6"/>
    <w:rsid w:val="00222E68"/>
    <w:rsid w:val="0022400A"/>
    <w:rsid w:val="00225D48"/>
    <w:rsid w:val="00225EBE"/>
    <w:rsid w:val="00226FBE"/>
    <w:rsid w:val="002277B2"/>
    <w:rsid w:val="002310BF"/>
    <w:rsid w:val="00232A88"/>
    <w:rsid w:val="00233E78"/>
    <w:rsid w:val="0023417C"/>
    <w:rsid w:val="002347D9"/>
    <w:rsid w:val="0023536C"/>
    <w:rsid w:val="00237101"/>
    <w:rsid w:val="00237555"/>
    <w:rsid w:val="00243604"/>
    <w:rsid w:val="00243DAB"/>
    <w:rsid w:val="00245BF5"/>
    <w:rsid w:val="002464B2"/>
    <w:rsid w:val="002466B0"/>
    <w:rsid w:val="00250641"/>
    <w:rsid w:val="00250CB2"/>
    <w:rsid w:val="0025181A"/>
    <w:rsid w:val="002518EF"/>
    <w:rsid w:val="002520E2"/>
    <w:rsid w:val="00252677"/>
    <w:rsid w:val="00252DF9"/>
    <w:rsid w:val="002536D8"/>
    <w:rsid w:val="00255B96"/>
    <w:rsid w:val="00257551"/>
    <w:rsid w:val="0026067A"/>
    <w:rsid w:val="002609B7"/>
    <w:rsid w:val="002615B1"/>
    <w:rsid w:val="002615B2"/>
    <w:rsid w:val="002634D0"/>
    <w:rsid w:val="00264929"/>
    <w:rsid w:val="0026541E"/>
    <w:rsid w:val="00265F6F"/>
    <w:rsid w:val="002663CF"/>
    <w:rsid w:val="00266D81"/>
    <w:rsid w:val="00266E82"/>
    <w:rsid w:val="0026735A"/>
    <w:rsid w:val="00270432"/>
    <w:rsid w:val="00270BB1"/>
    <w:rsid w:val="00271FFC"/>
    <w:rsid w:val="00272FE4"/>
    <w:rsid w:val="00273C62"/>
    <w:rsid w:val="00276745"/>
    <w:rsid w:val="00276DCF"/>
    <w:rsid w:val="00276E88"/>
    <w:rsid w:val="00276F9C"/>
    <w:rsid w:val="00277094"/>
    <w:rsid w:val="002773A1"/>
    <w:rsid w:val="00277DEC"/>
    <w:rsid w:val="00280040"/>
    <w:rsid w:val="0028109F"/>
    <w:rsid w:val="00283344"/>
    <w:rsid w:val="00283590"/>
    <w:rsid w:val="00283CDC"/>
    <w:rsid w:val="00284DA4"/>
    <w:rsid w:val="00285516"/>
    <w:rsid w:val="002855B7"/>
    <w:rsid w:val="00285D2D"/>
    <w:rsid w:val="0028684A"/>
    <w:rsid w:val="00287A8E"/>
    <w:rsid w:val="00287EB7"/>
    <w:rsid w:val="00290ED3"/>
    <w:rsid w:val="00291B32"/>
    <w:rsid w:val="00291C3D"/>
    <w:rsid w:val="0029274B"/>
    <w:rsid w:val="00292EB4"/>
    <w:rsid w:val="00293EF9"/>
    <w:rsid w:val="002A0FC2"/>
    <w:rsid w:val="002A1A1A"/>
    <w:rsid w:val="002A1C53"/>
    <w:rsid w:val="002A25E9"/>
    <w:rsid w:val="002A29D1"/>
    <w:rsid w:val="002A5873"/>
    <w:rsid w:val="002A70E6"/>
    <w:rsid w:val="002A7210"/>
    <w:rsid w:val="002B0BF2"/>
    <w:rsid w:val="002B37B5"/>
    <w:rsid w:val="002B4C4E"/>
    <w:rsid w:val="002B5968"/>
    <w:rsid w:val="002B5D3D"/>
    <w:rsid w:val="002B623B"/>
    <w:rsid w:val="002B706F"/>
    <w:rsid w:val="002C1F5D"/>
    <w:rsid w:val="002C2961"/>
    <w:rsid w:val="002C30D1"/>
    <w:rsid w:val="002C44A3"/>
    <w:rsid w:val="002C44C1"/>
    <w:rsid w:val="002C4F2A"/>
    <w:rsid w:val="002C67DF"/>
    <w:rsid w:val="002D0182"/>
    <w:rsid w:val="002D17F8"/>
    <w:rsid w:val="002D34E7"/>
    <w:rsid w:val="002D43C5"/>
    <w:rsid w:val="002D6259"/>
    <w:rsid w:val="002D6BB5"/>
    <w:rsid w:val="002D6F98"/>
    <w:rsid w:val="002D7037"/>
    <w:rsid w:val="002D76E0"/>
    <w:rsid w:val="002E0DB2"/>
    <w:rsid w:val="002E1BDF"/>
    <w:rsid w:val="002E2419"/>
    <w:rsid w:val="002E4005"/>
    <w:rsid w:val="002E5E8D"/>
    <w:rsid w:val="002E6E08"/>
    <w:rsid w:val="002E7323"/>
    <w:rsid w:val="002E772C"/>
    <w:rsid w:val="002F0913"/>
    <w:rsid w:val="002F3A67"/>
    <w:rsid w:val="002F59E7"/>
    <w:rsid w:val="002F6605"/>
    <w:rsid w:val="00300486"/>
    <w:rsid w:val="00300986"/>
    <w:rsid w:val="00300DAC"/>
    <w:rsid w:val="00301A69"/>
    <w:rsid w:val="00301C2F"/>
    <w:rsid w:val="00301C6A"/>
    <w:rsid w:val="00302A7A"/>
    <w:rsid w:val="0030427E"/>
    <w:rsid w:val="003076EC"/>
    <w:rsid w:val="0031192D"/>
    <w:rsid w:val="00312086"/>
    <w:rsid w:val="003127D2"/>
    <w:rsid w:val="00312B6E"/>
    <w:rsid w:val="00313720"/>
    <w:rsid w:val="00313A52"/>
    <w:rsid w:val="003145DF"/>
    <w:rsid w:val="003161D3"/>
    <w:rsid w:val="00317EA5"/>
    <w:rsid w:val="00320505"/>
    <w:rsid w:val="00321A34"/>
    <w:rsid w:val="0032495F"/>
    <w:rsid w:val="00324E2A"/>
    <w:rsid w:val="003263E0"/>
    <w:rsid w:val="00330369"/>
    <w:rsid w:val="00331232"/>
    <w:rsid w:val="00331823"/>
    <w:rsid w:val="003318AE"/>
    <w:rsid w:val="00331C8D"/>
    <w:rsid w:val="0033351A"/>
    <w:rsid w:val="003376FF"/>
    <w:rsid w:val="003377D0"/>
    <w:rsid w:val="00341F84"/>
    <w:rsid w:val="003421EC"/>
    <w:rsid w:val="003431C6"/>
    <w:rsid w:val="00343F57"/>
    <w:rsid w:val="00344335"/>
    <w:rsid w:val="00346DEB"/>
    <w:rsid w:val="003477EA"/>
    <w:rsid w:val="00350BD1"/>
    <w:rsid w:val="003516F6"/>
    <w:rsid w:val="00351FEA"/>
    <w:rsid w:val="003528C7"/>
    <w:rsid w:val="00352CE4"/>
    <w:rsid w:val="00353C0B"/>
    <w:rsid w:val="00353DD1"/>
    <w:rsid w:val="0035449C"/>
    <w:rsid w:val="00354A3D"/>
    <w:rsid w:val="00355B5D"/>
    <w:rsid w:val="0036142A"/>
    <w:rsid w:val="00361A91"/>
    <w:rsid w:val="00361DC9"/>
    <w:rsid w:val="00363A35"/>
    <w:rsid w:val="0036468F"/>
    <w:rsid w:val="00364959"/>
    <w:rsid w:val="00365027"/>
    <w:rsid w:val="00366CD1"/>
    <w:rsid w:val="00367968"/>
    <w:rsid w:val="003716E2"/>
    <w:rsid w:val="003721E1"/>
    <w:rsid w:val="00374003"/>
    <w:rsid w:val="003767C1"/>
    <w:rsid w:val="00376D27"/>
    <w:rsid w:val="00376DBB"/>
    <w:rsid w:val="003774C1"/>
    <w:rsid w:val="00381FC8"/>
    <w:rsid w:val="0038453B"/>
    <w:rsid w:val="003848BA"/>
    <w:rsid w:val="00384DA0"/>
    <w:rsid w:val="003850D6"/>
    <w:rsid w:val="00386252"/>
    <w:rsid w:val="00386A50"/>
    <w:rsid w:val="00387901"/>
    <w:rsid w:val="00387971"/>
    <w:rsid w:val="00391685"/>
    <w:rsid w:val="00391AFD"/>
    <w:rsid w:val="0039343E"/>
    <w:rsid w:val="003948AD"/>
    <w:rsid w:val="003948B0"/>
    <w:rsid w:val="00394A62"/>
    <w:rsid w:val="00395C5B"/>
    <w:rsid w:val="003970E7"/>
    <w:rsid w:val="00397476"/>
    <w:rsid w:val="003975A6"/>
    <w:rsid w:val="00397810"/>
    <w:rsid w:val="003978F1"/>
    <w:rsid w:val="00397B32"/>
    <w:rsid w:val="00397D9B"/>
    <w:rsid w:val="003A1424"/>
    <w:rsid w:val="003A1A47"/>
    <w:rsid w:val="003A1DE6"/>
    <w:rsid w:val="003A483E"/>
    <w:rsid w:val="003B3F78"/>
    <w:rsid w:val="003B3FA1"/>
    <w:rsid w:val="003B4C7F"/>
    <w:rsid w:val="003B54B1"/>
    <w:rsid w:val="003B5783"/>
    <w:rsid w:val="003B5E47"/>
    <w:rsid w:val="003B5E9A"/>
    <w:rsid w:val="003B6A4E"/>
    <w:rsid w:val="003B71D1"/>
    <w:rsid w:val="003C074A"/>
    <w:rsid w:val="003C1941"/>
    <w:rsid w:val="003C1F13"/>
    <w:rsid w:val="003C26C1"/>
    <w:rsid w:val="003C3584"/>
    <w:rsid w:val="003C48B7"/>
    <w:rsid w:val="003C491A"/>
    <w:rsid w:val="003C52DB"/>
    <w:rsid w:val="003C5BBA"/>
    <w:rsid w:val="003C631A"/>
    <w:rsid w:val="003D1CF3"/>
    <w:rsid w:val="003D25BF"/>
    <w:rsid w:val="003D2B98"/>
    <w:rsid w:val="003D4B4F"/>
    <w:rsid w:val="003D5443"/>
    <w:rsid w:val="003D5E57"/>
    <w:rsid w:val="003D6BD4"/>
    <w:rsid w:val="003E140B"/>
    <w:rsid w:val="003E1CA2"/>
    <w:rsid w:val="003E4396"/>
    <w:rsid w:val="003E5719"/>
    <w:rsid w:val="003E638F"/>
    <w:rsid w:val="003E6A11"/>
    <w:rsid w:val="003E6D66"/>
    <w:rsid w:val="003F0476"/>
    <w:rsid w:val="003F25D1"/>
    <w:rsid w:val="00401933"/>
    <w:rsid w:val="00401950"/>
    <w:rsid w:val="00402289"/>
    <w:rsid w:val="00403519"/>
    <w:rsid w:val="004072E1"/>
    <w:rsid w:val="00410394"/>
    <w:rsid w:val="00412A00"/>
    <w:rsid w:val="00414133"/>
    <w:rsid w:val="00414397"/>
    <w:rsid w:val="0041591E"/>
    <w:rsid w:val="00416039"/>
    <w:rsid w:val="004161ED"/>
    <w:rsid w:val="00416F9A"/>
    <w:rsid w:val="00417950"/>
    <w:rsid w:val="00417B81"/>
    <w:rsid w:val="0042018D"/>
    <w:rsid w:val="00420F29"/>
    <w:rsid w:val="00421E3D"/>
    <w:rsid w:val="004223C5"/>
    <w:rsid w:val="004263F8"/>
    <w:rsid w:val="00426510"/>
    <w:rsid w:val="00426F96"/>
    <w:rsid w:val="0043009B"/>
    <w:rsid w:val="0043073D"/>
    <w:rsid w:val="00430DF8"/>
    <w:rsid w:val="00431F77"/>
    <w:rsid w:val="004333CA"/>
    <w:rsid w:val="00434D6D"/>
    <w:rsid w:val="00436CA2"/>
    <w:rsid w:val="00436F3E"/>
    <w:rsid w:val="00437594"/>
    <w:rsid w:val="004377A0"/>
    <w:rsid w:val="00437F90"/>
    <w:rsid w:val="00442A5A"/>
    <w:rsid w:val="00443DB9"/>
    <w:rsid w:val="0044469B"/>
    <w:rsid w:val="00446409"/>
    <w:rsid w:val="0044641C"/>
    <w:rsid w:val="00446F85"/>
    <w:rsid w:val="00447E98"/>
    <w:rsid w:val="0045074A"/>
    <w:rsid w:val="004529DD"/>
    <w:rsid w:val="00454BF1"/>
    <w:rsid w:val="00460D79"/>
    <w:rsid w:val="00463580"/>
    <w:rsid w:val="004637DD"/>
    <w:rsid w:val="004640D6"/>
    <w:rsid w:val="004664CC"/>
    <w:rsid w:val="0046703F"/>
    <w:rsid w:val="00467E18"/>
    <w:rsid w:val="00471448"/>
    <w:rsid w:val="00471D5E"/>
    <w:rsid w:val="00474543"/>
    <w:rsid w:val="00474F76"/>
    <w:rsid w:val="00475C40"/>
    <w:rsid w:val="00476283"/>
    <w:rsid w:val="00476545"/>
    <w:rsid w:val="00476605"/>
    <w:rsid w:val="0048031B"/>
    <w:rsid w:val="00480686"/>
    <w:rsid w:val="004831B0"/>
    <w:rsid w:val="0048411F"/>
    <w:rsid w:val="00486522"/>
    <w:rsid w:val="004868C2"/>
    <w:rsid w:val="00487D00"/>
    <w:rsid w:val="00493960"/>
    <w:rsid w:val="00496A15"/>
    <w:rsid w:val="0049735E"/>
    <w:rsid w:val="0049794D"/>
    <w:rsid w:val="004A0E81"/>
    <w:rsid w:val="004A2D8A"/>
    <w:rsid w:val="004A4273"/>
    <w:rsid w:val="004A4831"/>
    <w:rsid w:val="004A4A02"/>
    <w:rsid w:val="004A7AE0"/>
    <w:rsid w:val="004B0098"/>
    <w:rsid w:val="004B0C39"/>
    <w:rsid w:val="004B0DCA"/>
    <w:rsid w:val="004B1777"/>
    <w:rsid w:val="004B1834"/>
    <w:rsid w:val="004B1CAD"/>
    <w:rsid w:val="004B324E"/>
    <w:rsid w:val="004B3EB0"/>
    <w:rsid w:val="004B48E3"/>
    <w:rsid w:val="004B5E2F"/>
    <w:rsid w:val="004B67C0"/>
    <w:rsid w:val="004C06E5"/>
    <w:rsid w:val="004C1022"/>
    <w:rsid w:val="004C10D9"/>
    <w:rsid w:val="004C12A5"/>
    <w:rsid w:val="004C1552"/>
    <w:rsid w:val="004C2B68"/>
    <w:rsid w:val="004C2D8E"/>
    <w:rsid w:val="004C373B"/>
    <w:rsid w:val="004C4238"/>
    <w:rsid w:val="004C4A5B"/>
    <w:rsid w:val="004C4A5D"/>
    <w:rsid w:val="004C529E"/>
    <w:rsid w:val="004C5A73"/>
    <w:rsid w:val="004C607B"/>
    <w:rsid w:val="004C63E1"/>
    <w:rsid w:val="004C6A7D"/>
    <w:rsid w:val="004C7897"/>
    <w:rsid w:val="004C796C"/>
    <w:rsid w:val="004D034F"/>
    <w:rsid w:val="004D0AFB"/>
    <w:rsid w:val="004D12BB"/>
    <w:rsid w:val="004D22C7"/>
    <w:rsid w:val="004D3D27"/>
    <w:rsid w:val="004D3FB8"/>
    <w:rsid w:val="004D56CC"/>
    <w:rsid w:val="004D5E53"/>
    <w:rsid w:val="004D6646"/>
    <w:rsid w:val="004E0677"/>
    <w:rsid w:val="004E0D56"/>
    <w:rsid w:val="004E3919"/>
    <w:rsid w:val="004E44B9"/>
    <w:rsid w:val="004F0763"/>
    <w:rsid w:val="004F3ED8"/>
    <w:rsid w:val="004F5042"/>
    <w:rsid w:val="004F561D"/>
    <w:rsid w:val="004F73E9"/>
    <w:rsid w:val="004F7A40"/>
    <w:rsid w:val="005005A5"/>
    <w:rsid w:val="0050110D"/>
    <w:rsid w:val="005023AE"/>
    <w:rsid w:val="00502714"/>
    <w:rsid w:val="00504C1E"/>
    <w:rsid w:val="005055E6"/>
    <w:rsid w:val="00506000"/>
    <w:rsid w:val="0050641D"/>
    <w:rsid w:val="00506C29"/>
    <w:rsid w:val="00507849"/>
    <w:rsid w:val="00512D02"/>
    <w:rsid w:val="00514230"/>
    <w:rsid w:val="005144EE"/>
    <w:rsid w:val="00516A60"/>
    <w:rsid w:val="00522152"/>
    <w:rsid w:val="00523637"/>
    <w:rsid w:val="00523F7B"/>
    <w:rsid w:val="00524E4B"/>
    <w:rsid w:val="00525ADA"/>
    <w:rsid w:val="0053048C"/>
    <w:rsid w:val="00530E0F"/>
    <w:rsid w:val="0053172A"/>
    <w:rsid w:val="0053234F"/>
    <w:rsid w:val="0053351D"/>
    <w:rsid w:val="00533C86"/>
    <w:rsid w:val="005361E1"/>
    <w:rsid w:val="0053627F"/>
    <w:rsid w:val="00537EDA"/>
    <w:rsid w:val="00537FA7"/>
    <w:rsid w:val="00540A34"/>
    <w:rsid w:val="00540F5C"/>
    <w:rsid w:val="00541450"/>
    <w:rsid w:val="00542CBC"/>
    <w:rsid w:val="00544629"/>
    <w:rsid w:val="005448EF"/>
    <w:rsid w:val="00545E94"/>
    <w:rsid w:val="005469BF"/>
    <w:rsid w:val="00547178"/>
    <w:rsid w:val="005475D6"/>
    <w:rsid w:val="0055073B"/>
    <w:rsid w:val="005523C6"/>
    <w:rsid w:val="0055295A"/>
    <w:rsid w:val="00553EFC"/>
    <w:rsid w:val="00554385"/>
    <w:rsid w:val="00555B2D"/>
    <w:rsid w:val="0055745B"/>
    <w:rsid w:val="00561E89"/>
    <w:rsid w:val="005622F3"/>
    <w:rsid w:val="0056254E"/>
    <w:rsid w:val="00563483"/>
    <w:rsid w:val="00567C90"/>
    <w:rsid w:val="00570DB3"/>
    <w:rsid w:val="005736A8"/>
    <w:rsid w:val="00575F70"/>
    <w:rsid w:val="00576425"/>
    <w:rsid w:val="005766CD"/>
    <w:rsid w:val="00577CBB"/>
    <w:rsid w:val="005808BA"/>
    <w:rsid w:val="00581374"/>
    <w:rsid w:val="00581D1F"/>
    <w:rsid w:val="00584618"/>
    <w:rsid w:val="0059511F"/>
    <w:rsid w:val="005966FE"/>
    <w:rsid w:val="00597390"/>
    <w:rsid w:val="005973D5"/>
    <w:rsid w:val="0059764D"/>
    <w:rsid w:val="005A05F8"/>
    <w:rsid w:val="005B0470"/>
    <w:rsid w:val="005B14D0"/>
    <w:rsid w:val="005B18C8"/>
    <w:rsid w:val="005B1ECD"/>
    <w:rsid w:val="005B2063"/>
    <w:rsid w:val="005B4F17"/>
    <w:rsid w:val="005B78EB"/>
    <w:rsid w:val="005B7EDE"/>
    <w:rsid w:val="005C0A2E"/>
    <w:rsid w:val="005C186F"/>
    <w:rsid w:val="005C1F19"/>
    <w:rsid w:val="005C5B7E"/>
    <w:rsid w:val="005C5C52"/>
    <w:rsid w:val="005C5D02"/>
    <w:rsid w:val="005C66DA"/>
    <w:rsid w:val="005C6AEF"/>
    <w:rsid w:val="005C6E03"/>
    <w:rsid w:val="005C72B0"/>
    <w:rsid w:val="005C76E3"/>
    <w:rsid w:val="005D1C98"/>
    <w:rsid w:val="005D2610"/>
    <w:rsid w:val="005D26B0"/>
    <w:rsid w:val="005D396E"/>
    <w:rsid w:val="005D3E5C"/>
    <w:rsid w:val="005D5263"/>
    <w:rsid w:val="005D5A34"/>
    <w:rsid w:val="005D607A"/>
    <w:rsid w:val="005D7237"/>
    <w:rsid w:val="005D7CFD"/>
    <w:rsid w:val="005E0F08"/>
    <w:rsid w:val="005E1B2A"/>
    <w:rsid w:val="005E43FE"/>
    <w:rsid w:val="005E446F"/>
    <w:rsid w:val="005E5624"/>
    <w:rsid w:val="005E695A"/>
    <w:rsid w:val="005F0295"/>
    <w:rsid w:val="005F030E"/>
    <w:rsid w:val="005F08FD"/>
    <w:rsid w:val="005F3066"/>
    <w:rsid w:val="005F4637"/>
    <w:rsid w:val="005F4C4E"/>
    <w:rsid w:val="005F7E72"/>
    <w:rsid w:val="006001F1"/>
    <w:rsid w:val="006014A8"/>
    <w:rsid w:val="00603066"/>
    <w:rsid w:val="00603DF5"/>
    <w:rsid w:val="00606F71"/>
    <w:rsid w:val="0060784D"/>
    <w:rsid w:val="00607E04"/>
    <w:rsid w:val="006123A7"/>
    <w:rsid w:val="00612A76"/>
    <w:rsid w:val="006132F4"/>
    <w:rsid w:val="00613622"/>
    <w:rsid w:val="00616CDE"/>
    <w:rsid w:val="006171F7"/>
    <w:rsid w:val="00617302"/>
    <w:rsid w:val="00620004"/>
    <w:rsid w:val="006215AB"/>
    <w:rsid w:val="00622321"/>
    <w:rsid w:val="00623168"/>
    <w:rsid w:val="0062548F"/>
    <w:rsid w:val="00626F69"/>
    <w:rsid w:val="00627762"/>
    <w:rsid w:val="00627999"/>
    <w:rsid w:val="006279A6"/>
    <w:rsid w:val="006305E7"/>
    <w:rsid w:val="006338E2"/>
    <w:rsid w:val="006354ED"/>
    <w:rsid w:val="006427B6"/>
    <w:rsid w:val="00642958"/>
    <w:rsid w:val="00642F1E"/>
    <w:rsid w:val="00643CEC"/>
    <w:rsid w:val="00645BDA"/>
    <w:rsid w:val="006460B5"/>
    <w:rsid w:val="00647EB5"/>
    <w:rsid w:val="006501EB"/>
    <w:rsid w:val="00651714"/>
    <w:rsid w:val="0065237B"/>
    <w:rsid w:val="0065457F"/>
    <w:rsid w:val="00654E0F"/>
    <w:rsid w:val="00655A0E"/>
    <w:rsid w:val="00660005"/>
    <w:rsid w:val="006618AB"/>
    <w:rsid w:val="00661CC1"/>
    <w:rsid w:val="00663BB2"/>
    <w:rsid w:val="00663FAA"/>
    <w:rsid w:val="00664328"/>
    <w:rsid w:val="00664793"/>
    <w:rsid w:val="00665908"/>
    <w:rsid w:val="00666573"/>
    <w:rsid w:val="00666F18"/>
    <w:rsid w:val="006707C4"/>
    <w:rsid w:val="00671463"/>
    <w:rsid w:val="00672025"/>
    <w:rsid w:val="00673F5E"/>
    <w:rsid w:val="00675201"/>
    <w:rsid w:val="00676012"/>
    <w:rsid w:val="00676208"/>
    <w:rsid w:val="006817AB"/>
    <w:rsid w:val="00682757"/>
    <w:rsid w:val="006828D0"/>
    <w:rsid w:val="00682AC8"/>
    <w:rsid w:val="00682E64"/>
    <w:rsid w:val="00684B5B"/>
    <w:rsid w:val="00687824"/>
    <w:rsid w:val="00687F5B"/>
    <w:rsid w:val="006901FD"/>
    <w:rsid w:val="00692662"/>
    <w:rsid w:val="00692B23"/>
    <w:rsid w:val="00692C98"/>
    <w:rsid w:val="0069579D"/>
    <w:rsid w:val="00696FE4"/>
    <w:rsid w:val="00697000"/>
    <w:rsid w:val="006A1435"/>
    <w:rsid w:val="006A15C0"/>
    <w:rsid w:val="006A1AAC"/>
    <w:rsid w:val="006A2E9B"/>
    <w:rsid w:val="006A5712"/>
    <w:rsid w:val="006A6104"/>
    <w:rsid w:val="006A77B6"/>
    <w:rsid w:val="006A7A78"/>
    <w:rsid w:val="006B0073"/>
    <w:rsid w:val="006B0D76"/>
    <w:rsid w:val="006B1674"/>
    <w:rsid w:val="006B25C7"/>
    <w:rsid w:val="006B2898"/>
    <w:rsid w:val="006B32D4"/>
    <w:rsid w:val="006B3B15"/>
    <w:rsid w:val="006B55F2"/>
    <w:rsid w:val="006B607A"/>
    <w:rsid w:val="006B771A"/>
    <w:rsid w:val="006B7A92"/>
    <w:rsid w:val="006C0AA1"/>
    <w:rsid w:val="006C154E"/>
    <w:rsid w:val="006C2268"/>
    <w:rsid w:val="006C2CCE"/>
    <w:rsid w:val="006C2E6A"/>
    <w:rsid w:val="006C43AA"/>
    <w:rsid w:val="006C5433"/>
    <w:rsid w:val="006C5B4F"/>
    <w:rsid w:val="006C773B"/>
    <w:rsid w:val="006C7A6D"/>
    <w:rsid w:val="006D190F"/>
    <w:rsid w:val="006D1D0C"/>
    <w:rsid w:val="006D2319"/>
    <w:rsid w:val="006D257E"/>
    <w:rsid w:val="006D3017"/>
    <w:rsid w:val="006D351F"/>
    <w:rsid w:val="006D53E8"/>
    <w:rsid w:val="006D55D4"/>
    <w:rsid w:val="006D67F0"/>
    <w:rsid w:val="006D6BAB"/>
    <w:rsid w:val="006E0D62"/>
    <w:rsid w:val="006E3434"/>
    <w:rsid w:val="006E37CA"/>
    <w:rsid w:val="006E5572"/>
    <w:rsid w:val="006E6463"/>
    <w:rsid w:val="006E6F28"/>
    <w:rsid w:val="006E70B7"/>
    <w:rsid w:val="006E7322"/>
    <w:rsid w:val="006F1C62"/>
    <w:rsid w:val="006F1D14"/>
    <w:rsid w:val="006F3374"/>
    <w:rsid w:val="006F4025"/>
    <w:rsid w:val="006F5AFA"/>
    <w:rsid w:val="006F7D5C"/>
    <w:rsid w:val="00702804"/>
    <w:rsid w:val="00703DEF"/>
    <w:rsid w:val="00705C43"/>
    <w:rsid w:val="0070603B"/>
    <w:rsid w:val="00706DED"/>
    <w:rsid w:val="00707245"/>
    <w:rsid w:val="00710821"/>
    <w:rsid w:val="00710ED7"/>
    <w:rsid w:val="007120AC"/>
    <w:rsid w:val="007138E1"/>
    <w:rsid w:val="0071591D"/>
    <w:rsid w:val="007163CD"/>
    <w:rsid w:val="007220E1"/>
    <w:rsid w:val="00722341"/>
    <w:rsid w:val="00722543"/>
    <w:rsid w:val="007226E2"/>
    <w:rsid w:val="0072333B"/>
    <w:rsid w:val="00723874"/>
    <w:rsid w:val="00723E4C"/>
    <w:rsid w:val="007242EC"/>
    <w:rsid w:val="00725A62"/>
    <w:rsid w:val="007272A2"/>
    <w:rsid w:val="00732190"/>
    <w:rsid w:val="007335A9"/>
    <w:rsid w:val="007336D0"/>
    <w:rsid w:val="00734EBA"/>
    <w:rsid w:val="007363C5"/>
    <w:rsid w:val="00736541"/>
    <w:rsid w:val="00737029"/>
    <w:rsid w:val="0074179C"/>
    <w:rsid w:val="00741E47"/>
    <w:rsid w:val="00742C6C"/>
    <w:rsid w:val="0074313A"/>
    <w:rsid w:val="007438A7"/>
    <w:rsid w:val="00745A2B"/>
    <w:rsid w:val="007465DA"/>
    <w:rsid w:val="00750AF9"/>
    <w:rsid w:val="00751F56"/>
    <w:rsid w:val="007539BD"/>
    <w:rsid w:val="00754891"/>
    <w:rsid w:val="00757705"/>
    <w:rsid w:val="00757782"/>
    <w:rsid w:val="00757F45"/>
    <w:rsid w:val="007600BC"/>
    <w:rsid w:val="007619C0"/>
    <w:rsid w:val="0076249E"/>
    <w:rsid w:val="007625A8"/>
    <w:rsid w:val="00762EB0"/>
    <w:rsid w:val="007638ED"/>
    <w:rsid w:val="007644E9"/>
    <w:rsid w:val="00764D79"/>
    <w:rsid w:val="0076526E"/>
    <w:rsid w:val="00765D53"/>
    <w:rsid w:val="00770B36"/>
    <w:rsid w:val="00776C1C"/>
    <w:rsid w:val="0077725F"/>
    <w:rsid w:val="007775E9"/>
    <w:rsid w:val="007813DB"/>
    <w:rsid w:val="00781AAF"/>
    <w:rsid w:val="00781CD6"/>
    <w:rsid w:val="00783B90"/>
    <w:rsid w:val="00783D2F"/>
    <w:rsid w:val="00784175"/>
    <w:rsid w:val="00784456"/>
    <w:rsid w:val="00790963"/>
    <w:rsid w:val="00790D7D"/>
    <w:rsid w:val="007933EA"/>
    <w:rsid w:val="007949ED"/>
    <w:rsid w:val="007959F8"/>
    <w:rsid w:val="00795D8A"/>
    <w:rsid w:val="00796E22"/>
    <w:rsid w:val="00796E50"/>
    <w:rsid w:val="007974D2"/>
    <w:rsid w:val="00797B9B"/>
    <w:rsid w:val="00797E95"/>
    <w:rsid w:val="007A0501"/>
    <w:rsid w:val="007A0AAC"/>
    <w:rsid w:val="007A0AD2"/>
    <w:rsid w:val="007A158B"/>
    <w:rsid w:val="007A3025"/>
    <w:rsid w:val="007A41B1"/>
    <w:rsid w:val="007A4E41"/>
    <w:rsid w:val="007A5C29"/>
    <w:rsid w:val="007A7316"/>
    <w:rsid w:val="007A751F"/>
    <w:rsid w:val="007B152D"/>
    <w:rsid w:val="007B2B97"/>
    <w:rsid w:val="007B52FC"/>
    <w:rsid w:val="007B5B9A"/>
    <w:rsid w:val="007C1BC4"/>
    <w:rsid w:val="007C2A19"/>
    <w:rsid w:val="007C2A27"/>
    <w:rsid w:val="007C3FD1"/>
    <w:rsid w:val="007C40BB"/>
    <w:rsid w:val="007C66C5"/>
    <w:rsid w:val="007D05A1"/>
    <w:rsid w:val="007D09BC"/>
    <w:rsid w:val="007D2035"/>
    <w:rsid w:val="007D2D8B"/>
    <w:rsid w:val="007D3188"/>
    <w:rsid w:val="007D3DBA"/>
    <w:rsid w:val="007D4475"/>
    <w:rsid w:val="007D4724"/>
    <w:rsid w:val="007D4DEA"/>
    <w:rsid w:val="007D53BA"/>
    <w:rsid w:val="007D6259"/>
    <w:rsid w:val="007E0CDF"/>
    <w:rsid w:val="007E137B"/>
    <w:rsid w:val="007E1A0F"/>
    <w:rsid w:val="007E298F"/>
    <w:rsid w:val="007E3960"/>
    <w:rsid w:val="007E3B0A"/>
    <w:rsid w:val="007E4FA0"/>
    <w:rsid w:val="007E6E9A"/>
    <w:rsid w:val="007E6F6F"/>
    <w:rsid w:val="007E7625"/>
    <w:rsid w:val="007F05C5"/>
    <w:rsid w:val="007F1454"/>
    <w:rsid w:val="007F1564"/>
    <w:rsid w:val="007F2000"/>
    <w:rsid w:val="007F28F9"/>
    <w:rsid w:val="007F5F96"/>
    <w:rsid w:val="00801349"/>
    <w:rsid w:val="00803F56"/>
    <w:rsid w:val="00805315"/>
    <w:rsid w:val="00806179"/>
    <w:rsid w:val="00807B86"/>
    <w:rsid w:val="00807D86"/>
    <w:rsid w:val="00810ACE"/>
    <w:rsid w:val="00810CA5"/>
    <w:rsid w:val="0081173E"/>
    <w:rsid w:val="00812680"/>
    <w:rsid w:val="00812824"/>
    <w:rsid w:val="008136AC"/>
    <w:rsid w:val="0081381F"/>
    <w:rsid w:val="0081673A"/>
    <w:rsid w:val="00817638"/>
    <w:rsid w:val="00817705"/>
    <w:rsid w:val="008201B5"/>
    <w:rsid w:val="008206E5"/>
    <w:rsid w:val="00821146"/>
    <w:rsid w:val="008215BB"/>
    <w:rsid w:val="00824155"/>
    <w:rsid w:val="00824863"/>
    <w:rsid w:val="00825146"/>
    <w:rsid w:val="008260C8"/>
    <w:rsid w:val="00827421"/>
    <w:rsid w:val="00830FCC"/>
    <w:rsid w:val="00831DC3"/>
    <w:rsid w:val="00831F16"/>
    <w:rsid w:val="00832B6A"/>
    <w:rsid w:val="00833A70"/>
    <w:rsid w:val="008354ED"/>
    <w:rsid w:val="00837EBC"/>
    <w:rsid w:val="0084003C"/>
    <w:rsid w:val="00840752"/>
    <w:rsid w:val="00840DD3"/>
    <w:rsid w:val="0084112D"/>
    <w:rsid w:val="00841508"/>
    <w:rsid w:val="00841D64"/>
    <w:rsid w:val="00841FF8"/>
    <w:rsid w:val="00843CFE"/>
    <w:rsid w:val="00844B36"/>
    <w:rsid w:val="00845D80"/>
    <w:rsid w:val="00846411"/>
    <w:rsid w:val="00846F63"/>
    <w:rsid w:val="008478B5"/>
    <w:rsid w:val="00847F92"/>
    <w:rsid w:val="00850CC2"/>
    <w:rsid w:val="00851127"/>
    <w:rsid w:val="0085416C"/>
    <w:rsid w:val="00854D0B"/>
    <w:rsid w:val="00855644"/>
    <w:rsid w:val="00855D57"/>
    <w:rsid w:val="00857814"/>
    <w:rsid w:val="0086080D"/>
    <w:rsid w:val="008609DB"/>
    <w:rsid w:val="00860A04"/>
    <w:rsid w:val="008612B5"/>
    <w:rsid w:val="0086240D"/>
    <w:rsid w:val="008636B6"/>
    <w:rsid w:val="00863848"/>
    <w:rsid w:val="0086433B"/>
    <w:rsid w:val="00867830"/>
    <w:rsid w:val="00870031"/>
    <w:rsid w:val="00873105"/>
    <w:rsid w:val="00873883"/>
    <w:rsid w:val="00873A98"/>
    <w:rsid w:val="00875C00"/>
    <w:rsid w:val="008802E5"/>
    <w:rsid w:val="008816B7"/>
    <w:rsid w:val="008823E5"/>
    <w:rsid w:val="00882598"/>
    <w:rsid w:val="00883AA4"/>
    <w:rsid w:val="00884505"/>
    <w:rsid w:val="00884F18"/>
    <w:rsid w:val="00885B04"/>
    <w:rsid w:val="00886388"/>
    <w:rsid w:val="008903D2"/>
    <w:rsid w:val="00890A27"/>
    <w:rsid w:val="00891023"/>
    <w:rsid w:val="008911CD"/>
    <w:rsid w:val="0089271B"/>
    <w:rsid w:val="00893FBB"/>
    <w:rsid w:val="00894B43"/>
    <w:rsid w:val="0089578B"/>
    <w:rsid w:val="00895C3E"/>
    <w:rsid w:val="0089773B"/>
    <w:rsid w:val="008A1E5C"/>
    <w:rsid w:val="008A37B2"/>
    <w:rsid w:val="008A3E8C"/>
    <w:rsid w:val="008A6255"/>
    <w:rsid w:val="008A70F3"/>
    <w:rsid w:val="008A7FDA"/>
    <w:rsid w:val="008B32B0"/>
    <w:rsid w:val="008B6A40"/>
    <w:rsid w:val="008B6DEA"/>
    <w:rsid w:val="008C0B03"/>
    <w:rsid w:val="008C0BDD"/>
    <w:rsid w:val="008C1D56"/>
    <w:rsid w:val="008C278F"/>
    <w:rsid w:val="008C2868"/>
    <w:rsid w:val="008C3208"/>
    <w:rsid w:val="008C3F5A"/>
    <w:rsid w:val="008C68F1"/>
    <w:rsid w:val="008C7E49"/>
    <w:rsid w:val="008D14E8"/>
    <w:rsid w:val="008D3F14"/>
    <w:rsid w:val="008D6042"/>
    <w:rsid w:val="008D6F16"/>
    <w:rsid w:val="008D7AB4"/>
    <w:rsid w:val="008D7B69"/>
    <w:rsid w:val="008E08DB"/>
    <w:rsid w:val="008E1D06"/>
    <w:rsid w:val="008E5854"/>
    <w:rsid w:val="008E5AD7"/>
    <w:rsid w:val="008E6ABD"/>
    <w:rsid w:val="008E6DD4"/>
    <w:rsid w:val="008E748E"/>
    <w:rsid w:val="008E7B7B"/>
    <w:rsid w:val="008F001A"/>
    <w:rsid w:val="008F141F"/>
    <w:rsid w:val="008F30FA"/>
    <w:rsid w:val="008F35EC"/>
    <w:rsid w:val="008F40A7"/>
    <w:rsid w:val="008F7A5F"/>
    <w:rsid w:val="00902CE9"/>
    <w:rsid w:val="00903E80"/>
    <w:rsid w:val="00904578"/>
    <w:rsid w:val="00904889"/>
    <w:rsid w:val="00906CC6"/>
    <w:rsid w:val="00906D94"/>
    <w:rsid w:val="0091081F"/>
    <w:rsid w:val="0091102E"/>
    <w:rsid w:val="009118C8"/>
    <w:rsid w:val="00912458"/>
    <w:rsid w:val="00912A4F"/>
    <w:rsid w:val="009140D1"/>
    <w:rsid w:val="00914B10"/>
    <w:rsid w:val="00920AE9"/>
    <w:rsid w:val="00921B17"/>
    <w:rsid w:val="00921BAF"/>
    <w:rsid w:val="00922004"/>
    <w:rsid w:val="00922E60"/>
    <w:rsid w:val="0092432D"/>
    <w:rsid w:val="009254A9"/>
    <w:rsid w:val="00925D72"/>
    <w:rsid w:val="009268D1"/>
    <w:rsid w:val="00926B62"/>
    <w:rsid w:val="0093034C"/>
    <w:rsid w:val="00930691"/>
    <w:rsid w:val="00930A02"/>
    <w:rsid w:val="00930BDB"/>
    <w:rsid w:val="00930FF3"/>
    <w:rsid w:val="00931414"/>
    <w:rsid w:val="0093227C"/>
    <w:rsid w:val="00933722"/>
    <w:rsid w:val="00933799"/>
    <w:rsid w:val="00933EC7"/>
    <w:rsid w:val="00934A8A"/>
    <w:rsid w:val="009370C8"/>
    <w:rsid w:val="0094012B"/>
    <w:rsid w:val="0094057D"/>
    <w:rsid w:val="009435A1"/>
    <w:rsid w:val="00946D2C"/>
    <w:rsid w:val="009470C9"/>
    <w:rsid w:val="0095141B"/>
    <w:rsid w:val="0095191E"/>
    <w:rsid w:val="00952FC6"/>
    <w:rsid w:val="009554FA"/>
    <w:rsid w:val="00955CE5"/>
    <w:rsid w:val="0095609A"/>
    <w:rsid w:val="009571CF"/>
    <w:rsid w:val="009575ED"/>
    <w:rsid w:val="009612F1"/>
    <w:rsid w:val="0096156E"/>
    <w:rsid w:val="009615E1"/>
    <w:rsid w:val="00962FCD"/>
    <w:rsid w:val="009643F3"/>
    <w:rsid w:val="00964456"/>
    <w:rsid w:val="00965D6B"/>
    <w:rsid w:val="00967D8C"/>
    <w:rsid w:val="00970F52"/>
    <w:rsid w:val="00971B58"/>
    <w:rsid w:val="00971DF0"/>
    <w:rsid w:val="00971E2A"/>
    <w:rsid w:val="0097537C"/>
    <w:rsid w:val="009759C7"/>
    <w:rsid w:val="009760F1"/>
    <w:rsid w:val="00977CD6"/>
    <w:rsid w:val="00983024"/>
    <w:rsid w:val="00984A4A"/>
    <w:rsid w:val="009854CE"/>
    <w:rsid w:val="00985B5C"/>
    <w:rsid w:val="00985CEE"/>
    <w:rsid w:val="00986AE6"/>
    <w:rsid w:val="00986BA1"/>
    <w:rsid w:val="00990DCF"/>
    <w:rsid w:val="00991510"/>
    <w:rsid w:val="009927AD"/>
    <w:rsid w:val="00993283"/>
    <w:rsid w:val="009934D2"/>
    <w:rsid w:val="00993E37"/>
    <w:rsid w:val="009958A7"/>
    <w:rsid w:val="009A2B58"/>
    <w:rsid w:val="009A4866"/>
    <w:rsid w:val="009A617C"/>
    <w:rsid w:val="009A7092"/>
    <w:rsid w:val="009B358C"/>
    <w:rsid w:val="009B5B38"/>
    <w:rsid w:val="009C040E"/>
    <w:rsid w:val="009C06FE"/>
    <w:rsid w:val="009C25C1"/>
    <w:rsid w:val="009C33E1"/>
    <w:rsid w:val="009C5020"/>
    <w:rsid w:val="009C50BD"/>
    <w:rsid w:val="009C51AE"/>
    <w:rsid w:val="009C549D"/>
    <w:rsid w:val="009C6601"/>
    <w:rsid w:val="009C67A0"/>
    <w:rsid w:val="009C7B0A"/>
    <w:rsid w:val="009D2B25"/>
    <w:rsid w:val="009D2F49"/>
    <w:rsid w:val="009D312C"/>
    <w:rsid w:val="009D3365"/>
    <w:rsid w:val="009D3948"/>
    <w:rsid w:val="009D7F22"/>
    <w:rsid w:val="009E088F"/>
    <w:rsid w:val="009E0B65"/>
    <w:rsid w:val="009E1151"/>
    <w:rsid w:val="009E1C93"/>
    <w:rsid w:val="009E3FF0"/>
    <w:rsid w:val="009E52D6"/>
    <w:rsid w:val="009E5538"/>
    <w:rsid w:val="009E698A"/>
    <w:rsid w:val="009E7D0E"/>
    <w:rsid w:val="009F00E8"/>
    <w:rsid w:val="009F0CD6"/>
    <w:rsid w:val="009F1BD7"/>
    <w:rsid w:val="009F45AD"/>
    <w:rsid w:val="009F45C7"/>
    <w:rsid w:val="009F61F7"/>
    <w:rsid w:val="009F77F3"/>
    <w:rsid w:val="00A00FD8"/>
    <w:rsid w:val="00A039F2"/>
    <w:rsid w:val="00A03AC1"/>
    <w:rsid w:val="00A046E2"/>
    <w:rsid w:val="00A04836"/>
    <w:rsid w:val="00A04CD0"/>
    <w:rsid w:val="00A04E0D"/>
    <w:rsid w:val="00A0528D"/>
    <w:rsid w:val="00A06CCB"/>
    <w:rsid w:val="00A07912"/>
    <w:rsid w:val="00A10604"/>
    <w:rsid w:val="00A10EE1"/>
    <w:rsid w:val="00A117AA"/>
    <w:rsid w:val="00A11A38"/>
    <w:rsid w:val="00A14342"/>
    <w:rsid w:val="00A14A09"/>
    <w:rsid w:val="00A14BBF"/>
    <w:rsid w:val="00A14D72"/>
    <w:rsid w:val="00A1578E"/>
    <w:rsid w:val="00A17B27"/>
    <w:rsid w:val="00A22DBC"/>
    <w:rsid w:val="00A22F23"/>
    <w:rsid w:val="00A23C59"/>
    <w:rsid w:val="00A26A08"/>
    <w:rsid w:val="00A26D0F"/>
    <w:rsid w:val="00A26EDD"/>
    <w:rsid w:val="00A27BCA"/>
    <w:rsid w:val="00A27EDF"/>
    <w:rsid w:val="00A30C68"/>
    <w:rsid w:val="00A30F16"/>
    <w:rsid w:val="00A31AAB"/>
    <w:rsid w:val="00A33A41"/>
    <w:rsid w:val="00A35A19"/>
    <w:rsid w:val="00A36D37"/>
    <w:rsid w:val="00A37EF1"/>
    <w:rsid w:val="00A40313"/>
    <w:rsid w:val="00A41298"/>
    <w:rsid w:val="00A42EDF"/>
    <w:rsid w:val="00A4447F"/>
    <w:rsid w:val="00A4474D"/>
    <w:rsid w:val="00A4595A"/>
    <w:rsid w:val="00A46AB6"/>
    <w:rsid w:val="00A47181"/>
    <w:rsid w:val="00A55C51"/>
    <w:rsid w:val="00A611FC"/>
    <w:rsid w:val="00A61BC9"/>
    <w:rsid w:val="00A62CF1"/>
    <w:rsid w:val="00A6312F"/>
    <w:rsid w:val="00A70669"/>
    <w:rsid w:val="00A71910"/>
    <w:rsid w:val="00A71D2F"/>
    <w:rsid w:val="00A72192"/>
    <w:rsid w:val="00A731A3"/>
    <w:rsid w:val="00A73FFD"/>
    <w:rsid w:val="00A76C14"/>
    <w:rsid w:val="00A81613"/>
    <w:rsid w:val="00A81F2E"/>
    <w:rsid w:val="00A829EC"/>
    <w:rsid w:val="00A83144"/>
    <w:rsid w:val="00A831C3"/>
    <w:rsid w:val="00A836AD"/>
    <w:rsid w:val="00A844D9"/>
    <w:rsid w:val="00A8510F"/>
    <w:rsid w:val="00A86E65"/>
    <w:rsid w:val="00A86F08"/>
    <w:rsid w:val="00A874E6"/>
    <w:rsid w:val="00A876DA"/>
    <w:rsid w:val="00A87A5C"/>
    <w:rsid w:val="00A87D0D"/>
    <w:rsid w:val="00A9022C"/>
    <w:rsid w:val="00A9310E"/>
    <w:rsid w:val="00A9361A"/>
    <w:rsid w:val="00A9446F"/>
    <w:rsid w:val="00A94F52"/>
    <w:rsid w:val="00A95DAF"/>
    <w:rsid w:val="00A96891"/>
    <w:rsid w:val="00A96C94"/>
    <w:rsid w:val="00A97699"/>
    <w:rsid w:val="00A97C0B"/>
    <w:rsid w:val="00AA089D"/>
    <w:rsid w:val="00AA0F29"/>
    <w:rsid w:val="00AA108A"/>
    <w:rsid w:val="00AA120D"/>
    <w:rsid w:val="00AA58EB"/>
    <w:rsid w:val="00AA6CE5"/>
    <w:rsid w:val="00AA7375"/>
    <w:rsid w:val="00AA75C5"/>
    <w:rsid w:val="00AA7AEA"/>
    <w:rsid w:val="00AB03BE"/>
    <w:rsid w:val="00AB25FD"/>
    <w:rsid w:val="00AB2927"/>
    <w:rsid w:val="00AB2982"/>
    <w:rsid w:val="00AB3D17"/>
    <w:rsid w:val="00AB3E3A"/>
    <w:rsid w:val="00AB414C"/>
    <w:rsid w:val="00AB4808"/>
    <w:rsid w:val="00AB4C2A"/>
    <w:rsid w:val="00AB69FA"/>
    <w:rsid w:val="00AB70FC"/>
    <w:rsid w:val="00AC1D03"/>
    <w:rsid w:val="00AC2E9C"/>
    <w:rsid w:val="00AC7620"/>
    <w:rsid w:val="00AC7B20"/>
    <w:rsid w:val="00AD175F"/>
    <w:rsid w:val="00AD23D3"/>
    <w:rsid w:val="00AD277B"/>
    <w:rsid w:val="00AD2808"/>
    <w:rsid w:val="00AD530D"/>
    <w:rsid w:val="00AD6140"/>
    <w:rsid w:val="00AD696E"/>
    <w:rsid w:val="00AD7579"/>
    <w:rsid w:val="00AD79E1"/>
    <w:rsid w:val="00AD7C4F"/>
    <w:rsid w:val="00AE0ADA"/>
    <w:rsid w:val="00AE1E38"/>
    <w:rsid w:val="00AE4201"/>
    <w:rsid w:val="00AE42B7"/>
    <w:rsid w:val="00AE42D0"/>
    <w:rsid w:val="00AE4454"/>
    <w:rsid w:val="00AE51A0"/>
    <w:rsid w:val="00AE5D35"/>
    <w:rsid w:val="00AE638E"/>
    <w:rsid w:val="00AE6F27"/>
    <w:rsid w:val="00AE7D15"/>
    <w:rsid w:val="00AF0EF3"/>
    <w:rsid w:val="00AF2386"/>
    <w:rsid w:val="00AF3153"/>
    <w:rsid w:val="00AF4391"/>
    <w:rsid w:val="00AF48E3"/>
    <w:rsid w:val="00AF4E44"/>
    <w:rsid w:val="00AF6F10"/>
    <w:rsid w:val="00B0139C"/>
    <w:rsid w:val="00B01906"/>
    <w:rsid w:val="00B01C83"/>
    <w:rsid w:val="00B0266D"/>
    <w:rsid w:val="00B02CA7"/>
    <w:rsid w:val="00B03AFF"/>
    <w:rsid w:val="00B04D68"/>
    <w:rsid w:val="00B071C8"/>
    <w:rsid w:val="00B07D78"/>
    <w:rsid w:val="00B123E8"/>
    <w:rsid w:val="00B14D62"/>
    <w:rsid w:val="00B15468"/>
    <w:rsid w:val="00B15FAD"/>
    <w:rsid w:val="00B16A45"/>
    <w:rsid w:val="00B17822"/>
    <w:rsid w:val="00B20DEB"/>
    <w:rsid w:val="00B23BEE"/>
    <w:rsid w:val="00B24BEA"/>
    <w:rsid w:val="00B26D8B"/>
    <w:rsid w:val="00B2783C"/>
    <w:rsid w:val="00B27959"/>
    <w:rsid w:val="00B308DE"/>
    <w:rsid w:val="00B30C51"/>
    <w:rsid w:val="00B31FC1"/>
    <w:rsid w:val="00B32124"/>
    <w:rsid w:val="00B335E4"/>
    <w:rsid w:val="00B337B6"/>
    <w:rsid w:val="00B34ECC"/>
    <w:rsid w:val="00B360B0"/>
    <w:rsid w:val="00B36BDD"/>
    <w:rsid w:val="00B36FEB"/>
    <w:rsid w:val="00B376DF"/>
    <w:rsid w:val="00B40062"/>
    <w:rsid w:val="00B402B5"/>
    <w:rsid w:val="00B40C48"/>
    <w:rsid w:val="00B40F10"/>
    <w:rsid w:val="00B430DF"/>
    <w:rsid w:val="00B431C8"/>
    <w:rsid w:val="00B457AA"/>
    <w:rsid w:val="00B459F0"/>
    <w:rsid w:val="00B45B38"/>
    <w:rsid w:val="00B4752A"/>
    <w:rsid w:val="00B4785F"/>
    <w:rsid w:val="00B47AFD"/>
    <w:rsid w:val="00B501CC"/>
    <w:rsid w:val="00B503A5"/>
    <w:rsid w:val="00B50632"/>
    <w:rsid w:val="00B51B82"/>
    <w:rsid w:val="00B52035"/>
    <w:rsid w:val="00B52630"/>
    <w:rsid w:val="00B526A7"/>
    <w:rsid w:val="00B52CE5"/>
    <w:rsid w:val="00B55F1B"/>
    <w:rsid w:val="00B615F2"/>
    <w:rsid w:val="00B61820"/>
    <w:rsid w:val="00B65C36"/>
    <w:rsid w:val="00B66621"/>
    <w:rsid w:val="00B6779F"/>
    <w:rsid w:val="00B70E1C"/>
    <w:rsid w:val="00B73427"/>
    <w:rsid w:val="00B73608"/>
    <w:rsid w:val="00B741A3"/>
    <w:rsid w:val="00B743C4"/>
    <w:rsid w:val="00B75468"/>
    <w:rsid w:val="00B758A0"/>
    <w:rsid w:val="00B819F5"/>
    <w:rsid w:val="00B83428"/>
    <w:rsid w:val="00B84352"/>
    <w:rsid w:val="00B87167"/>
    <w:rsid w:val="00B872A0"/>
    <w:rsid w:val="00B872FF"/>
    <w:rsid w:val="00B87B5E"/>
    <w:rsid w:val="00B9108E"/>
    <w:rsid w:val="00B91471"/>
    <w:rsid w:val="00B92EA0"/>
    <w:rsid w:val="00B93602"/>
    <w:rsid w:val="00B936C5"/>
    <w:rsid w:val="00B93A96"/>
    <w:rsid w:val="00B9437C"/>
    <w:rsid w:val="00B94BEA"/>
    <w:rsid w:val="00B94F1F"/>
    <w:rsid w:val="00B957BC"/>
    <w:rsid w:val="00B959DA"/>
    <w:rsid w:val="00BA044A"/>
    <w:rsid w:val="00BA0A14"/>
    <w:rsid w:val="00BA1AA5"/>
    <w:rsid w:val="00BA4522"/>
    <w:rsid w:val="00BA52F6"/>
    <w:rsid w:val="00BA553F"/>
    <w:rsid w:val="00BA5C54"/>
    <w:rsid w:val="00BA6D49"/>
    <w:rsid w:val="00BB52D4"/>
    <w:rsid w:val="00BC0174"/>
    <w:rsid w:val="00BC0318"/>
    <w:rsid w:val="00BC1CD8"/>
    <w:rsid w:val="00BC2D87"/>
    <w:rsid w:val="00BC30BB"/>
    <w:rsid w:val="00BC4AE4"/>
    <w:rsid w:val="00BC56BA"/>
    <w:rsid w:val="00BC58C1"/>
    <w:rsid w:val="00BC5D01"/>
    <w:rsid w:val="00BC6304"/>
    <w:rsid w:val="00BC73C3"/>
    <w:rsid w:val="00BC7557"/>
    <w:rsid w:val="00BD2E8B"/>
    <w:rsid w:val="00BD2F56"/>
    <w:rsid w:val="00BD3DEC"/>
    <w:rsid w:val="00BD56E5"/>
    <w:rsid w:val="00BD5E9E"/>
    <w:rsid w:val="00BD7C25"/>
    <w:rsid w:val="00BE193C"/>
    <w:rsid w:val="00BE1A5D"/>
    <w:rsid w:val="00BE2097"/>
    <w:rsid w:val="00BE4A57"/>
    <w:rsid w:val="00BE5C6F"/>
    <w:rsid w:val="00BE5D66"/>
    <w:rsid w:val="00BE761F"/>
    <w:rsid w:val="00BF3A87"/>
    <w:rsid w:val="00BF3BB1"/>
    <w:rsid w:val="00BF50DB"/>
    <w:rsid w:val="00BF653D"/>
    <w:rsid w:val="00BF7262"/>
    <w:rsid w:val="00BF7B51"/>
    <w:rsid w:val="00C00A94"/>
    <w:rsid w:val="00C019E4"/>
    <w:rsid w:val="00C03219"/>
    <w:rsid w:val="00C03B2E"/>
    <w:rsid w:val="00C05C11"/>
    <w:rsid w:val="00C06021"/>
    <w:rsid w:val="00C06421"/>
    <w:rsid w:val="00C06422"/>
    <w:rsid w:val="00C06877"/>
    <w:rsid w:val="00C07A21"/>
    <w:rsid w:val="00C10653"/>
    <w:rsid w:val="00C11030"/>
    <w:rsid w:val="00C11DB4"/>
    <w:rsid w:val="00C170D6"/>
    <w:rsid w:val="00C178C5"/>
    <w:rsid w:val="00C20F6F"/>
    <w:rsid w:val="00C214E4"/>
    <w:rsid w:val="00C23B4A"/>
    <w:rsid w:val="00C23C9E"/>
    <w:rsid w:val="00C23D36"/>
    <w:rsid w:val="00C23E58"/>
    <w:rsid w:val="00C24EAD"/>
    <w:rsid w:val="00C2663D"/>
    <w:rsid w:val="00C27C7E"/>
    <w:rsid w:val="00C30D12"/>
    <w:rsid w:val="00C30E88"/>
    <w:rsid w:val="00C310AC"/>
    <w:rsid w:val="00C33EBE"/>
    <w:rsid w:val="00C364E0"/>
    <w:rsid w:val="00C36C0F"/>
    <w:rsid w:val="00C4036C"/>
    <w:rsid w:val="00C408A4"/>
    <w:rsid w:val="00C40B5D"/>
    <w:rsid w:val="00C41578"/>
    <w:rsid w:val="00C42562"/>
    <w:rsid w:val="00C4298B"/>
    <w:rsid w:val="00C450C5"/>
    <w:rsid w:val="00C46392"/>
    <w:rsid w:val="00C505E9"/>
    <w:rsid w:val="00C51B2D"/>
    <w:rsid w:val="00C51DA2"/>
    <w:rsid w:val="00C51F14"/>
    <w:rsid w:val="00C5240F"/>
    <w:rsid w:val="00C52B1B"/>
    <w:rsid w:val="00C536BF"/>
    <w:rsid w:val="00C55D05"/>
    <w:rsid w:val="00C5768F"/>
    <w:rsid w:val="00C577B2"/>
    <w:rsid w:val="00C5799B"/>
    <w:rsid w:val="00C602B4"/>
    <w:rsid w:val="00C6032C"/>
    <w:rsid w:val="00C60C01"/>
    <w:rsid w:val="00C6126E"/>
    <w:rsid w:val="00C6232E"/>
    <w:rsid w:val="00C624CF"/>
    <w:rsid w:val="00C6293B"/>
    <w:rsid w:val="00C62D7D"/>
    <w:rsid w:val="00C64D3E"/>
    <w:rsid w:val="00C64DE4"/>
    <w:rsid w:val="00C64F51"/>
    <w:rsid w:val="00C65E30"/>
    <w:rsid w:val="00C65FFE"/>
    <w:rsid w:val="00C67209"/>
    <w:rsid w:val="00C679B6"/>
    <w:rsid w:val="00C67C27"/>
    <w:rsid w:val="00C706E1"/>
    <w:rsid w:val="00C71A86"/>
    <w:rsid w:val="00C72931"/>
    <w:rsid w:val="00C73451"/>
    <w:rsid w:val="00C73469"/>
    <w:rsid w:val="00C75C30"/>
    <w:rsid w:val="00C75CEB"/>
    <w:rsid w:val="00C8102E"/>
    <w:rsid w:val="00C827CB"/>
    <w:rsid w:val="00C82E3E"/>
    <w:rsid w:val="00C837DC"/>
    <w:rsid w:val="00C8402E"/>
    <w:rsid w:val="00C85254"/>
    <w:rsid w:val="00C8579A"/>
    <w:rsid w:val="00C8579B"/>
    <w:rsid w:val="00C85B80"/>
    <w:rsid w:val="00C870F4"/>
    <w:rsid w:val="00C90121"/>
    <w:rsid w:val="00C90495"/>
    <w:rsid w:val="00C90F14"/>
    <w:rsid w:val="00C91827"/>
    <w:rsid w:val="00C92B47"/>
    <w:rsid w:val="00C93B0B"/>
    <w:rsid w:val="00C95A43"/>
    <w:rsid w:val="00CA0AAE"/>
    <w:rsid w:val="00CA114D"/>
    <w:rsid w:val="00CA2DAA"/>
    <w:rsid w:val="00CA3450"/>
    <w:rsid w:val="00CA35AC"/>
    <w:rsid w:val="00CA4488"/>
    <w:rsid w:val="00CA4F89"/>
    <w:rsid w:val="00CA6FA8"/>
    <w:rsid w:val="00CB0E0D"/>
    <w:rsid w:val="00CB1BB7"/>
    <w:rsid w:val="00CB4309"/>
    <w:rsid w:val="00CB44BD"/>
    <w:rsid w:val="00CB6931"/>
    <w:rsid w:val="00CB7097"/>
    <w:rsid w:val="00CB78D2"/>
    <w:rsid w:val="00CB7C78"/>
    <w:rsid w:val="00CC12BD"/>
    <w:rsid w:val="00CC17DA"/>
    <w:rsid w:val="00CC30FF"/>
    <w:rsid w:val="00CC350F"/>
    <w:rsid w:val="00CC3CA1"/>
    <w:rsid w:val="00CC433A"/>
    <w:rsid w:val="00CC4B76"/>
    <w:rsid w:val="00CC4C23"/>
    <w:rsid w:val="00CC58AC"/>
    <w:rsid w:val="00CC5BAB"/>
    <w:rsid w:val="00CD1A44"/>
    <w:rsid w:val="00CD2E0D"/>
    <w:rsid w:val="00CD4421"/>
    <w:rsid w:val="00CD6946"/>
    <w:rsid w:val="00CD7968"/>
    <w:rsid w:val="00CE1509"/>
    <w:rsid w:val="00CE4AA4"/>
    <w:rsid w:val="00CE575D"/>
    <w:rsid w:val="00CE72A3"/>
    <w:rsid w:val="00CE7C15"/>
    <w:rsid w:val="00CF3A54"/>
    <w:rsid w:val="00CF599A"/>
    <w:rsid w:val="00CF63C7"/>
    <w:rsid w:val="00CF67BE"/>
    <w:rsid w:val="00D02378"/>
    <w:rsid w:val="00D02656"/>
    <w:rsid w:val="00D04222"/>
    <w:rsid w:val="00D06659"/>
    <w:rsid w:val="00D11E79"/>
    <w:rsid w:val="00D12862"/>
    <w:rsid w:val="00D12D2F"/>
    <w:rsid w:val="00D1467F"/>
    <w:rsid w:val="00D153B2"/>
    <w:rsid w:val="00D15550"/>
    <w:rsid w:val="00D157F9"/>
    <w:rsid w:val="00D2014D"/>
    <w:rsid w:val="00D2091C"/>
    <w:rsid w:val="00D20BFF"/>
    <w:rsid w:val="00D20FB2"/>
    <w:rsid w:val="00D218CB"/>
    <w:rsid w:val="00D22043"/>
    <w:rsid w:val="00D22E43"/>
    <w:rsid w:val="00D24E23"/>
    <w:rsid w:val="00D24E71"/>
    <w:rsid w:val="00D2563A"/>
    <w:rsid w:val="00D25CE0"/>
    <w:rsid w:val="00D2670E"/>
    <w:rsid w:val="00D2738D"/>
    <w:rsid w:val="00D279F9"/>
    <w:rsid w:val="00D32B14"/>
    <w:rsid w:val="00D360F4"/>
    <w:rsid w:val="00D36B99"/>
    <w:rsid w:val="00D37A68"/>
    <w:rsid w:val="00D37F64"/>
    <w:rsid w:val="00D4135B"/>
    <w:rsid w:val="00D418E2"/>
    <w:rsid w:val="00D447BE"/>
    <w:rsid w:val="00D45499"/>
    <w:rsid w:val="00D45A0D"/>
    <w:rsid w:val="00D5025A"/>
    <w:rsid w:val="00D50807"/>
    <w:rsid w:val="00D5284E"/>
    <w:rsid w:val="00D53633"/>
    <w:rsid w:val="00D53E2C"/>
    <w:rsid w:val="00D571B7"/>
    <w:rsid w:val="00D600FD"/>
    <w:rsid w:val="00D602A6"/>
    <w:rsid w:val="00D66031"/>
    <w:rsid w:val="00D66DDE"/>
    <w:rsid w:val="00D67952"/>
    <w:rsid w:val="00D704F4"/>
    <w:rsid w:val="00D70C74"/>
    <w:rsid w:val="00D716AF"/>
    <w:rsid w:val="00D7270A"/>
    <w:rsid w:val="00D72F71"/>
    <w:rsid w:val="00D72FA3"/>
    <w:rsid w:val="00D74E6D"/>
    <w:rsid w:val="00D75A6D"/>
    <w:rsid w:val="00D75C68"/>
    <w:rsid w:val="00D75E2B"/>
    <w:rsid w:val="00D7635E"/>
    <w:rsid w:val="00D803C5"/>
    <w:rsid w:val="00D828AB"/>
    <w:rsid w:val="00D82A0C"/>
    <w:rsid w:val="00D83F9A"/>
    <w:rsid w:val="00D85442"/>
    <w:rsid w:val="00D85B54"/>
    <w:rsid w:val="00D8695A"/>
    <w:rsid w:val="00D870C5"/>
    <w:rsid w:val="00D875A8"/>
    <w:rsid w:val="00D878B0"/>
    <w:rsid w:val="00D87A87"/>
    <w:rsid w:val="00D90CE7"/>
    <w:rsid w:val="00D91614"/>
    <w:rsid w:val="00D91A35"/>
    <w:rsid w:val="00D931FC"/>
    <w:rsid w:val="00D945C1"/>
    <w:rsid w:val="00D94ED3"/>
    <w:rsid w:val="00D976AF"/>
    <w:rsid w:val="00D9789C"/>
    <w:rsid w:val="00D97EAA"/>
    <w:rsid w:val="00DA01B0"/>
    <w:rsid w:val="00DA38C1"/>
    <w:rsid w:val="00DA3B9F"/>
    <w:rsid w:val="00DA7F85"/>
    <w:rsid w:val="00DB1611"/>
    <w:rsid w:val="00DB195D"/>
    <w:rsid w:val="00DB2101"/>
    <w:rsid w:val="00DB25CE"/>
    <w:rsid w:val="00DB3682"/>
    <w:rsid w:val="00DB619A"/>
    <w:rsid w:val="00DB6955"/>
    <w:rsid w:val="00DB74A3"/>
    <w:rsid w:val="00DB7A26"/>
    <w:rsid w:val="00DB7BD2"/>
    <w:rsid w:val="00DC0514"/>
    <w:rsid w:val="00DC116E"/>
    <w:rsid w:val="00DC15F4"/>
    <w:rsid w:val="00DC3465"/>
    <w:rsid w:val="00DC4B75"/>
    <w:rsid w:val="00DC4BED"/>
    <w:rsid w:val="00DC5215"/>
    <w:rsid w:val="00DC5A0D"/>
    <w:rsid w:val="00DC5D12"/>
    <w:rsid w:val="00DC6F22"/>
    <w:rsid w:val="00DC6FE6"/>
    <w:rsid w:val="00DD1F17"/>
    <w:rsid w:val="00DD43D3"/>
    <w:rsid w:val="00DD545A"/>
    <w:rsid w:val="00DD6DF3"/>
    <w:rsid w:val="00DE0262"/>
    <w:rsid w:val="00DE0B88"/>
    <w:rsid w:val="00DE1160"/>
    <w:rsid w:val="00DE1C6D"/>
    <w:rsid w:val="00DE2C42"/>
    <w:rsid w:val="00DE3876"/>
    <w:rsid w:val="00DE4099"/>
    <w:rsid w:val="00DE4A0B"/>
    <w:rsid w:val="00DE5581"/>
    <w:rsid w:val="00DE5865"/>
    <w:rsid w:val="00DE589F"/>
    <w:rsid w:val="00DE63D0"/>
    <w:rsid w:val="00DE6D7A"/>
    <w:rsid w:val="00DE6DA2"/>
    <w:rsid w:val="00DF0FAA"/>
    <w:rsid w:val="00DF1237"/>
    <w:rsid w:val="00DF217A"/>
    <w:rsid w:val="00DF5142"/>
    <w:rsid w:val="00DF54AC"/>
    <w:rsid w:val="00DF5E54"/>
    <w:rsid w:val="00DF6CBA"/>
    <w:rsid w:val="00E004FF"/>
    <w:rsid w:val="00E0370F"/>
    <w:rsid w:val="00E03BDB"/>
    <w:rsid w:val="00E03D5F"/>
    <w:rsid w:val="00E04091"/>
    <w:rsid w:val="00E06254"/>
    <w:rsid w:val="00E0738C"/>
    <w:rsid w:val="00E07726"/>
    <w:rsid w:val="00E102BF"/>
    <w:rsid w:val="00E10D64"/>
    <w:rsid w:val="00E1119D"/>
    <w:rsid w:val="00E11A41"/>
    <w:rsid w:val="00E122ED"/>
    <w:rsid w:val="00E12764"/>
    <w:rsid w:val="00E12A4C"/>
    <w:rsid w:val="00E131A5"/>
    <w:rsid w:val="00E13FED"/>
    <w:rsid w:val="00E141B4"/>
    <w:rsid w:val="00E17EE9"/>
    <w:rsid w:val="00E17F1D"/>
    <w:rsid w:val="00E21814"/>
    <w:rsid w:val="00E218B4"/>
    <w:rsid w:val="00E2235F"/>
    <w:rsid w:val="00E23278"/>
    <w:rsid w:val="00E264EF"/>
    <w:rsid w:val="00E26B2C"/>
    <w:rsid w:val="00E271AB"/>
    <w:rsid w:val="00E330BB"/>
    <w:rsid w:val="00E33378"/>
    <w:rsid w:val="00E33779"/>
    <w:rsid w:val="00E33CED"/>
    <w:rsid w:val="00E34263"/>
    <w:rsid w:val="00E357E8"/>
    <w:rsid w:val="00E369B3"/>
    <w:rsid w:val="00E36F4E"/>
    <w:rsid w:val="00E4042C"/>
    <w:rsid w:val="00E405D4"/>
    <w:rsid w:val="00E432E6"/>
    <w:rsid w:val="00E43C50"/>
    <w:rsid w:val="00E44238"/>
    <w:rsid w:val="00E44245"/>
    <w:rsid w:val="00E44955"/>
    <w:rsid w:val="00E44B70"/>
    <w:rsid w:val="00E45037"/>
    <w:rsid w:val="00E45B8A"/>
    <w:rsid w:val="00E505CC"/>
    <w:rsid w:val="00E51264"/>
    <w:rsid w:val="00E51B90"/>
    <w:rsid w:val="00E52450"/>
    <w:rsid w:val="00E551F5"/>
    <w:rsid w:val="00E55F60"/>
    <w:rsid w:val="00E57A1F"/>
    <w:rsid w:val="00E6064D"/>
    <w:rsid w:val="00E61667"/>
    <w:rsid w:val="00E61AA3"/>
    <w:rsid w:val="00E623CC"/>
    <w:rsid w:val="00E625A7"/>
    <w:rsid w:val="00E629F1"/>
    <w:rsid w:val="00E64D33"/>
    <w:rsid w:val="00E65C22"/>
    <w:rsid w:val="00E67369"/>
    <w:rsid w:val="00E67B2B"/>
    <w:rsid w:val="00E70C36"/>
    <w:rsid w:val="00E70C64"/>
    <w:rsid w:val="00E71151"/>
    <w:rsid w:val="00E73F67"/>
    <w:rsid w:val="00E743F3"/>
    <w:rsid w:val="00E745F6"/>
    <w:rsid w:val="00E747BC"/>
    <w:rsid w:val="00E752FD"/>
    <w:rsid w:val="00E7661E"/>
    <w:rsid w:val="00E81DED"/>
    <w:rsid w:val="00E832FB"/>
    <w:rsid w:val="00E834CC"/>
    <w:rsid w:val="00E83777"/>
    <w:rsid w:val="00E85734"/>
    <w:rsid w:val="00E86C03"/>
    <w:rsid w:val="00E87046"/>
    <w:rsid w:val="00E908AC"/>
    <w:rsid w:val="00E9125B"/>
    <w:rsid w:val="00E91B29"/>
    <w:rsid w:val="00E91C26"/>
    <w:rsid w:val="00E92B3C"/>
    <w:rsid w:val="00E94822"/>
    <w:rsid w:val="00E948EA"/>
    <w:rsid w:val="00E9494F"/>
    <w:rsid w:val="00E955A5"/>
    <w:rsid w:val="00E95CEA"/>
    <w:rsid w:val="00E96FFD"/>
    <w:rsid w:val="00E973DE"/>
    <w:rsid w:val="00EA134D"/>
    <w:rsid w:val="00EA2330"/>
    <w:rsid w:val="00EA306B"/>
    <w:rsid w:val="00EA385B"/>
    <w:rsid w:val="00EA3934"/>
    <w:rsid w:val="00EA3F78"/>
    <w:rsid w:val="00EA46CF"/>
    <w:rsid w:val="00EA46E1"/>
    <w:rsid w:val="00EA5252"/>
    <w:rsid w:val="00EA551F"/>
    <w:rsid w:val="00EA57A9"/>
    <w:rsid w:val="00EB0106"/>
    <w:rsid w:val="00EB05D6"/>
    <w:rsid w:val="00EB0E69"/>
    <w:rsid w:val="00EB1008"/>
    <w:rsid w:val="00EB249D"/>
    <w:rsid w:val="00EB29AA"/>
    <w:rsid w:val="00EB355F"/>
    <w:rsid w:val="00EB37E8"/>
    <w:rsid w:val="00EB5988"/>
    <w:rsid w:val="00EC1458"/>
    <w:rsid w:val="00EC2CBF"/>
    <w:rsid w:val="00EC4109"/>
    <w:rsid w:val="00EC538B"/>
    <w:rsid w:val="00EC565F"/>
    <w:rsid w:val="00EC59F0"/>
    <w:rsid w:val="00EC5D43"/>
    <w:rsid w:val="00EC61C5"/>
    <w:rsid w:val="00EC62C0"/>
    <w:rsid w:val="00EC62DA"/>
    <w:rsid w:val="00EC6552"/>
    <w:rsid w:val="00EC67A0"/>
    <w:rsid w:val="00EC743B"/>
    <w:rsid w:val="00EC7791"/>
    <w:rsid w:val="00ED0F62"/>
    <w:rsid w:val="00ED0FCB"/>
    <w:rsid w:val="00ED25D4"/>
    <w:rsid w:val="00ED3253"/>
    <w:rsid w:val="00ED49FF"/>
    <w:rsid w:val="00ED5028"/>
    <w:rsid w:val="00ED6528"/>
    <w:rsid w:val="00EE183E"/>
    <w:rsid w:val="00EE1CED"/>
    <w:rsid w:val="00EE1EA3"/>
    <w:rsid w:val="00EE311B"/>
    <w:rsid w:val="00EE333E"/>
    <w:rsid w:val="00EE376C"/>
    <w:rsid w:val="00EE3CA3"/>
    <w:rsid w:val="00EE3CC7"/>
    <w:rsid w:val="00EE3F5D"/>
    <w:rsid w:val="00EE469D"/>
    <w:rsid w:val="00EE4B5A"/>
    <w:rsid w:val="00EE4C9D"/>
    <w:rsid w:val="00EE74B8"/>
    <w:rsid w:val="00EF0A01"/>
    <w:rsid w:val="00EF189A"/>
    <w:rsid w:val="00EF3BCB"/>
    <w:rsid w:val="00EF40FB"/>
    <w:rsid w:val="00EF41FB"/>
    <w:rsid w:val="00EF4EED"/>
    <w:rsid w:val="00EF605A"/>
    <w:rsid w:val="00EF6F2D"/>
    <w:rsid w:val="00EF7825"/>
    <w:rsid w:val="00F00210"/>
    <w:rsid w:val="00F01B15"/>
    <w:rsid w:val="00F02A19"/>
    <w:rsid w:val="00F06E11"/>
    <w:rsid w:val="00F07D50"/>
    <w:rsid w:val="00F10684"/>
    <w:rsid w:val="00F11008"/>
    <w:rsid w:val="00F1185A"/>
    <w:rsid w:val="00F11CD5"/>
    <w:rsid w:val="00F12FF2"/>
    <w:rsid w:val="00F1695B"/>
    <w:rsid w:val="00F16C20"/>
    <w:rsid w:val="00F16E10"/>
    <w:rsid w:val="00F16E76"/>
    <w:rsid w:val="00F1790D"/>
    <w:rsid w:val="00F203EE"/>
    <w:rsid w:val="00F21B16"/>
    <w:rsid w:val="00F22147"/>
    <w:rsid w:val="00F255C3"/>
    <w:rsid w:val="00F277B7"/>
    <w:rsid w:val="00F30486"/>
    <w:rsid w:val="00F30D3F"/>
    <w:rsid w:val="00F31D83"/>
    <w:rsid w:val="00F32A9A"/>
    <w:rsid w:val="00F34064"/>
    <w:rsid w:val="00F350F0"/>
    <w:rsid w:val="00F36265"/>
    <w:rsid w:val="00F370E5"/>
    <w:rsid w:val="00F40855"/>
    <w:rsid w:val="00F41CD3"/>
    <w:rsid w:val="00F42330"/>
    <w:rsid w:val="00F42D25"/>
    <w:rsid w:val="00F45960"/>
    <w:rsid w:val="00F45D05"/>
    <w:rsid w:val="00F46711"/>
    <w:rsid w:val="00F46B72"/>
    <w:rsid w:val="00F4725D"/>
    <w:rsid w:val="00F4791E"/>
    <w:rsid w:val="00F47B42"/>
    <w:rsid w:val="00F522C3"/>
    <w:rsid w:val="00F52570"/>
    <w:rsid w:val="00F52FE4"/>
    <w:rsid w:val="00F53004"/>
    <w:rsid w:val="00F53C39"/>
    <w:rsid w:val="00F55498"/>
    <w:rsid w:val="00F6063E"/>
    <w:rsid w:val="00F6164D"/>
    <w:rsid w:val="00F61E61"/>
    <w:rsid w:val="00F62679"/>
    <w:rsid w:val="00F62E0D"/>
    <w:rsid w:val="00F63904"/>
    <w:rsid w:val="00F64858"/>
    <w:rsid w:val="00F64BA3"/>
    <w:rsid w:val="00F67459"/>
    <w:rsid w:val="00F67CBF"/>
    <w:rsid w:val="00F71E48"/>
    <w:rsid w:val="00F72E3E"/>
    <w:rsid w:val="00F7406A"/>
    <w:rsid w:val="00F75D94"/>
    <w:rsid w:val="00F76624"/>
    <w:rsid w:val="00F76B1A"/>
    <w:rsid w:val="00F76D7E"/>
    <w:rsid w:val="00F837DE"/>
    <w:rsid w:val="00F844C4"/>
    <w:rsid w:val="00F86EA1"/>
    <w:rsid w:val="00F93C6D"/>
    <w:rsid w:val="00F9470A"/>
    <w:rsid w:val="00F95569"/>
    <w:rsid w:val="00F9667E"/>
    <w:rsid w:val="00F96A97"/>
    <w:rsid w:val="00FA0915"/>
    <w:rsid w:val="00FA108C"/>
    <w:rsid w:val="00FA13AC"/>
    <w:rsid w:val="00FA1587"/>
    <w:rsid w:val="00FA3E77"/>
    <w:rsid w:val="00FB1C09"/>
    <w:rsid w:val="00FB247F"/>
    <w:rsid w:val="00FB2F2A"/>
    <w:rsid w:val="00FB3949"/>
    <w:rsid w:val="00FB47C3"/>
    <w:rsid w:val="00FB48EB"/>
    <w:rsid w:val="00FB495B"/>
    <w:rsid w:val="00FB610F"/>
    <w:rsid w:val="00FB621C"/>
    <w:rsid w:val="00FC1C16"/>
    <w:rsid w:val="00FC2A03"/>
    <w:rsid w:val="00FC37FE"/>
    <w:rsid w:val="00FC4978"/>
    <w:rsid w:val="00FC638B"/>
    <w:rsid w:val="00FC6AAD"/>
    <w:rsid w:val="00FD1B7B"/>
    <w:rsid w:val="00FD2848"/>
    <w:rsid w:val="00FD2D1D"/>
    <w:rsid w:val="00FD36C7"/>
    <w:rsid w:val="00FD3A9C"/>
    <w:rsid w:val="00FD3D7C"/>
    <w:rsid w:val="00FD514C"/>
    <w:rsid w:val="00FD58E3"/>
    <w:rsid w:val="00FD5D02"/>
    <w:rsid w:val="00FE0BEA"/>
    <w:rsid w:val="00FE1740"/>
    <w:rsid w:val="00FE284D"/>
    <w:rsid w:val="00FE3AF8"/>
    <w:rsid w:val="00FE4C64"/>
    <w:rsid w:val="00FF0131"/>
    <w:rsid w:val="00FF2654"/>
    <w:rsid w:val="00FF7A67"/>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59C1EE"/>
  <w15:chartTrackingRefBased/>
  <w15:docId w15:val="{7F7B7B83-6893-8747-A1A2-6C62135EE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785F"/>
    <w:rPr>
      <w:rFonts w:ascii="Times New Roman" w:eastAsia="Times New Roman" w:hAnsi="Times New Roman" w:cs="Times New Roman"/>
    </w:rPr>
  </w:style>
  <w:style w:type="paragraph" w:styleId="Heading1">
    <w:name w:val="heading 1"/>
    <w:basedOn w:val="Normal"/>
    <w:next w:val="Normal"/>
    <w:link w:val="Heading1Char"/>
    <w:uiPriority w:val="9"/>
    <w:qFormat/>
    <w:rsid w:val="00CA6FA8"/>
    <w:pPr>
      <w:pBdr>
        <w:top w:val="single" w:sz="8" w:space="0" w:color="ED7D31" w:themeColor="accent2"/>
        <w:left w:val="single" w:sz="8" w:space="0" w:color="ED7D31" w:themeColor="accent2"/>
        <w:bottom w:val="single" w:sz="8" w:space="0" w:color="ED7D31" w:themeColor="accent2"/>
        <w:right w:val="single" w:sz="8" w:space="0" w:color="ED7D31" w:themeColor="accent2"/>
      </w:pBdr>
      <w:shd w:val="clear" w:color="auto" w:fill="FBE4D5" w:themeFill="accent2" w:themeFillTint="33"/>
      <w:spacing w:before="480" w:after="100" w:line="269" w:lineRule="auto"/>
      <w:contextualSpacing/>
      <w:outlineLvl w:val="0"/>
    </w:pPr>
    <w:rPr>
      <w:rFonts w:asciiTheme="majorHAnsi" w:eastAsiaTheme="majorEastAsia" w:hAnsiTheme="majorHAnsi" w:cstheme="majorBidi"/>
      <w:b/>
      <w:bCs/>
      <w:i/>
      <w:iCs/>
      <w:color w:val="823B0B" w:themeColor="accent2" w:themeShade="7F"/>
      <w:sz w:val="22"/>
      <w:szCs w:val="22"/>
    </w:rPr>
  </w:style>
  <w:style w:type="paragraph" w:styleId="Heading3">
    <w:name w:val="heading 3"/>
    <w:basedOn w:val="Normal"/>
    <w:next w:val="Normal"/>
    <w:link w:val="Heading3Char"/>
    <w:uiPriority w:val="9"/>
    <w:unhideWhenUsed/>
    <w:qFormat/>
    <w:rsid w:val="00174930"/>
    <w:pPr>
      <w:keepNext/>
      <w:keepLines/>
      <w:spacing w:before="40" w:line="259" w:lineRule="auto"/>
      <w:outlineLvl w:val="2"/>
    </w:pPr>
    <w:rPr>
      <w:rFonts w:asciiTheme="majorHAnsi" w:eastAsiaTheme="majorEastAsia" w:hAnsiTheme="majorHAnsi" w:cstheme="majorBidi"/>
      <w:color w:val="1F3763" w:themeColor="accent1" w:themeShade="7F"/>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55C3"/>
    <w:pPr>
      <w:ind w:left="720"/>
      <w:contextualSpacing/>
    </w:pPr>
    <w:rPr>
      <w:rFonts w:asciiTheme="minorHAnsi" w:eastAsiaTheme="minorEastAsia" w:hAnsiTheme="minorHAnsi" w:cstheme="minorBidi"/>
    </w:rPr>
  </w:style>
  <w:style w:type="paragraph" w:styleId="BalloonText">
    <w:name w:val="Balloon Text"/>
    <w:basedOn w:val="Normal"/>
    <w:link w:val="BalloonTextChar"/>
    <w:uiPriority w:val="99"/>
    <w:semiHidden/>
    <w:unhideWhenUsed/>
    <w:rsid w:val="00542CBC"/>
    <w:rPr>
      <w:rFonts w:eastAsiaTheme="minorEastAsia"/>
      <w:sz w:val="18"/>
      <w:szCs w:val="18"/>
    </w:rPr>
  </w:style>
  <w:style w:type="character" w:customStyle="1" w:styleId="BalloonTextChar">
    <w:name w:val="Balloon Text Char"/>
    <w:basedOn w:val="DefaultParagraphFont"/>
    <w:link w:val="BalloonText"/>
    <w:uiPriority w:val="99"/>
    <w:semiHidden/>
    <w:rsid w:val="00542CBC"/>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302A7A"/>
    <w:rPr>
      <w:sz w:val="16"/>
      <w:szCs w:val="16"/>
    </w:rPr>
  </w:style>
  <w:style w:type="paragraph" w:styleId="CommentText">
    <w:name w:val="annotation text"/>
    <w:basedOn w:val="Normal"/>
    <w:link w:val="CommentTextChar"/>
    <w:uiPriority w:val="99"/>
    <w:unhideWhenUsed/>
    <w:rsid w:val="00302A7A"/>
    <w:pPr>
      <w:spacing w:after="200"/>
    </w:pPr>
    <w:rPr>
      <w:rFonts w:asciiTheme="minorHAnsi" w:eastAsiaTheme="minorHAnsi" w:hAnsiTheme="minorHAnsi" w:cstheme="minorBidi"/>
      <w:sz w:val="20"/>
      <w:szCs w:val="20"/>
      <w:lang w:eastAsia="en-US"/>
    </w:rPr>
  </w:style>
  <w:style w:type="character" w:customStyle="1" w:styleId="CommentTextChar">
    <w:name w:val="Comment Text Char"/>
    <w:basedOn w:val="DefaultParagraphFont"/>
    <w:link w:val="CommentText"/>
    <w:uiPriority w:val="99"/>
    <w:rsid w:val="00302A7A"/>
    <w:rPr>
      <w:rFonts w:eastAsiaTheme="minorHAnsi"/>
      <w:sz w:val="20"/>
      <w:szCs w:val="20"/>
      <w:lang w:eastAsia="en-US"/>
    </w:rPr>
  </w:style>
  <w:style w:type="paragraph" w:styleId="NormalWeb">
    <w:name w:val="Normal (Web)"/>
    <w:basedOn w:val="Normal"/>
    <w:uiPriority w:val="99"/>
    <w:unhideWhenUsed/>
    <w:rsid w:val="00302A7A"/>
    <w:pPr>
      <w:spacing w:before="100" w:beforeAutospacing="1" w:after="100" w:afterAutospacing="1"/>
    </w:pPr>
  </w:style>
  <w:style w:type="paragraph" w:styleId="Header">
    <w:name w:val="header"/>
    <w:basedOn w:val="Normal"/>
    <w:link w:val="HeaderChar"/>
    <w:uiPriority w:val="99"/>
    <w:unhideWhenUsed/>
    <w:rsid w:val="00840752"/>
    <w:pPr>
      <w:tabs>
        <w:tab w:val="center" w:pos="4513"/>
        <w:tab w:val="right" w:pos="9026"/>
      </w:tabs>
    </w:pPr>
    <w:rPr>
      <w:rFonts w:asciiTheme="minorHAnsi" w:eastAsiaTheme="minorEastAsia" w:hAnsiTheme="minorHAnsi" w:cstheme="minorBidi"/>
    </w:rPr>
  </w:style>
  <w:style w:type="character" w:customStyle="1" w:styleId="HeaderChar">
    <w:name w:val="Header Char"/>
    <w:basedOn w:val="DefaultParagraphFont"/>
    <w:link w:val="Header"/>
    <w:uiPriority w:val="99"/>
    <w:rsid w:val="00840752"/>
  </w:style>
  <w:style w:type="paragraph" w:styleId="Footer">
    <w:name w:val="footer"/>
    <w:basedOn w:val="Normal"/>
    <w:link w:val="FooterChar"/>
    <w:uiPriority w:val="99"/>
    <w:unhideWhenUsed/>
    <w:rsid w:val="00840752"/>
    <w:pPr>
      <w:tabs>
        <w:tab w:val="center" w:pos="4513"/>
        <w:tab w:val="right" w:pos="9026"/>
      </w:tabs>
    </w:pPr>
    <w:rPr>
      <w:rFonts w:asciiTheme="minorHAnsi" w:eastAsiaTheme="minorEastAsia" w:hAnsiTheme="minorHAnsi" w:cstheme="minorBidi"/>
    </w:rPr>
  </w:style>
  <w:style w:type="character" w:customStyle="1" w:styleId="FooterChar">
    <w:name w:val="Footer Char"/>
    <w:basedOn w:val="DefaultParagraphFont"/>
    <w:link w:val="Footer"/>
    <w:uiPriority w:val="99"/>
    <w:rsid w:val="00840752"/>
  </w:style>
  <w:style w:type="character" w:styleId="FootnoteReference">
    <w:name w:val="footnote reference"/>
    <w:basedOn w:val="DefaultParagraphFont"/>
    <w:uiPriority w:val="99"/>
    <w:semiHidden/>
    <w:unhideWhenUsed/>
    <w:rsid w:val="000323D3"/>
    <w:rPr>
      <w:vertAlign w:val="superscript"/>
    </w:rPr>
  </w:style>
  <w:style w:type="character" w:customStyle="1" w:styleId="Heading1Char">
    <w:name w:val="Heading 1 Char"/>
    <w:basedOn w:val="DefaultParagraphFont"/>
    <w:link w:val="Heading1"/>
    <w:uiPriority w:val="9"/>
    <w:rsid w:val="00CA6FA8"/>
    <w:rPr>
      <w:rFonts w:asciiTheme="majorHAnsi" w:eastAsiaTheme="majorEastAsia" w:hAnsiTheme="majorHAnsi" w:cstheme="majorBidi"/>
      <w:b/>
      <w:bCs/>
      <w:i/>
      <w:iCs/>
      <w:color w:val="823B0B" w:themeColor="accent2" w:themeShade="7F"/>
      <w:sz w:val="22"/>
      <w:szCs w:val="22"/>
      <w:shd w:val="clear" w:color="auto" w:fill="FBE4D5" w:themeFill="accent2" w:themeFillTint="33"/>
    </w:rPr>
  </w:style>
  <w:style w:type="character" w:styleId="Hyperlink">
    <w:name w:val="Hyperlink"/>
    <w:basedOn w:val="DefaultParagraphFont"/>
    <w:uiPriority w:val="99"/>
    <w:unhideWhenUsed/>
    <w:rsid w:val="00186832"/>
    <w:rPr>
      <w:color w:val="0000FF"/>
      <w:u w:val="single"/>
    </w:rPr>
  </w:style>
  <w:style w:type="character" w:customStyle="1" w:styleId="title-text">
    <w:name w:val="title-text"/>
    <w:basedOn w:val="DefaultParagraphFont"/>
    <w:rsid w:val="002E5E8D"/>
  </w:style>
  <w:style w:type="character" w:styleId="Emphasis">
    <w:name w:val="Emphasis"/>
    <w:basedOn w:val="DefaultParagraphFont"/>
    <w:uiPriority w:val="20"/>
    <w:qFormat/>
    <w:rsid w:val="002E5E8D"/>
    <w:rPr>
      <w:i/>
      <w:iCs/>
    </w:rPr>
  </w:style>
  <w:style w:type="paragraph" w:styleId="CommentSubject">
    <w:name w:val="annotation subject"/>
    <w:basedOn w:val="CommentText"/>
    <w:next w:val="CommentText"/>
    <w:link w:val="CommentSubjectChar"/>
    <w:uiPriority w:val="99"/>
    <w:semiHidden/>
    <w:unhideWhenUsed/>
    <w:rsid w:val="007D2035"/>
    <w:pPr>
      <w:spacing w:after="0"/>
    </w:pPr>
    <w:rPr>
      <w:rFonts w:eastAsiaTheme="minorEastAsia"/>
      <w:b/>
      <w:bCs/>
      <w:lang w:eastAsia="zh-CN"/>
    </w:rPr>
  </w:style>
  <w:style w:type="character" w:customStyle="1" w:styleId="CommentSubjectChar">
    <w:name w:val="Comment Subject Char"/>
    <w:basedOn w:val="CommentTextChar"/>
    <w:link w:val="CommentSubject"/>
    <w:uiPriority w:val="99"/>
    <w:semiHidden/>
    <w:rsid w:val="007D2035"/>
    <w:rPr>
      <w:rFonts w:eastAsiaTheme="minorHAnsi"/>
      <w:b/>
      <w:bCs/>
      <w:sz w:val="20"/>
      <w:szCs w:val="20"/>
      <w:lang w:eastAsia="en-US"/>
    </w:rPr>
  </w:style>
  <w:style w:type="character" w:customStyle="1" w:styleId="st">
    <w:name w:val="st"/>
    <w:basedOn w:val="DefaultParagraphFont"/>
    <w:rsid w:val="00E625A7"/>
  </w:style>
  <w:style w:type="paragraph" w:styleId="Revision">
    <w:name w:val="Revision"/>
    <w:hidden/>
    <w:uiPriority w:val="99"/>
    <w:semiHidden/>
    <w:rsid w:val="00570DB3"/>
  </w:style>
  <w:style w:type="table" w:styleId="TableGrid">
    <w:name w:val="Table Grid"/>
    <w:basedOn w:val="TableNormal"/>
    <w:uiPriority w:val="39"/>
    <w:rsid w:val="00F02A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2C1F5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2C1F5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TMLCode">
    <w:name w:val="HTML Code"/>
    <w:basedOn w:val="DefaultParagraphFont"/>
    <w:uiPriority w:val="99"/>
    <w:semiHidden/>
    <w:unhideWhenUsed/>
    <w:rsid w:val="002B5968"/>
    <w:rPr>
      <w:rFonts w:ascii="Courier New" w:eastAsia="Times New Roman" w:hAnsi="Courier New" w:cs="Courier New"/>
      <w:sz w:val="20"/>
      <w:szCs w:val="20"/>
    </w:rPr>
  </w:style>
  <w:style w:type="character" w:styleId="LineNumber">
    <w:name w:val="line number"/>
    <w:basedOn w:val="DefaultParagraphFont"/>
    <w:uiPriority w:val="99"/>
    <w:semiHidden/>
    <w:unhideWhenUsed/>
    <w:rsid w:val="004F0763"/>
  </w:style>
  <w:style w:type="character" w:styleId="FollowedHyperlink">
    <w:name w:val="FollowedHyperlink"/>
    <w:basedOn w:val="DefaultParagraphFont"/>
    <w:uiPriority w:val="99"/>
    <w:semiHidden/>
    <w:unhideWhenUsed/>
    <w:rsid w:val="000E3BFB"/>
    <w:rPr>
      <w:color w:val="954F72" w:themeColor="followedHyperlink"/>
      <w:u w:val="single"/>
    </w:rPr>
  </w:style>
  <w:style w:type="character" w:customStyle="1" w:styleId="orcid-id-https">
    <w:name w:val="orcid-id-https"/>
    <w:basedOn w:val="DefaultParagraphFont"/>
    <w:rsid w:val="00E23278"/>
  </w:style>
  <w:style w:type="character" w:customStyle="1" w:styleId="Heading3Char">
    <w:name w:val="Heading 3 Char"/>
    <w:basedOn w:val="DefaultParagraphFont"/>
    <w:link w:val="Heading3"/>
    <w:uiPriority w:val="9"/>
    <w:rsid w:val="00174930"/>
    <w:rPr>
      <w:rFonts w:asciiTheme="majorHAnsi" w:eastAsiaTheme="majorEastAsia" w:hAnsiTheme="majorHAnsi" w:cstheme="majorBidi"/>
      <w:color w:val="1F3763" w:themeColor="accent1" w:themeShade="7F"/>
      <w:lang w:eastAsia="en-US"/>
    </w:rPr>
  </w:style>
  <w:style w:type="character" w:customStyle="1" w:styleId="inline-equationlabel">
    <w:name w:val="inline-equation__label"/>
    <w:basedOn w:val="DefaultParagraphFont"/>
    <w:rsid w:val="003E6A11"/>
  </w:style>
  <w:style w:type="character" w:styleId="PlaceholderText">
    <w:name w:val="Placeholder Text"/>
    <w:basedOn w:val="DefaultParagraphFont"/>
    <w:uiPriority w:val="99"/>
    <w:semiHidden/>
    <w:rsid w:val="00930BDB"/>
    <w:rPr>
      <w:color w:val="808080"/>
    </w:rPr>
  </w:style>
  <w:style w:type="table" w:styleId="PlainTable2">
    <w:name w:val="Plain Table 2"/>
    <w:basedOn w:val="TableNormal"/>
    <w:uiPriority w:val="42"/>
    <w:rsid w:val="00A06CC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UnresolvedMention">
    <w:name w:val="Unresolved Mention"/>
    <w:basedOn w:val="DefaultParagraphFont"/>
    <w:uiPriority w:val="99"/>
    <w:semiHidden/>
    <w:unhideWhenUsed/>
    <w:rsid w:val="002B62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957019">
      <w:bodyDiv w:val="1"/>
      <w:marLeft w:val="0"/>
      <w:marRight w:val="0"/>
      <w:marTop w:val="0"/>
      <w:marBottom w:val="0"/>
      <w:divBdr>
        <w:top w:val="none" w:sz="0" w:space="0" w:color="auto"/>
        <w:left w:val="none" w:sz="0" w:space="0" w:color="auto"/>
        <w:bottom w:val="none" w:sz="0" w:space="0" w:color="auto"/>
        <w:right w:val="none" w:sz="0" w:space="0" w:color="auto"/>
      </w:divBdr>
    </w:div>
    <w:div w:id="140192600">
      <w:bodyDiv w:val="1"/>
      <w:marLeft w:val="0"/>
      <w:marRight w:val="0"/>
      <w:marTop w:val="0"/>
      <w:marBottom w:val="0"/>
      <w:divBdr>
        <w:top w:val="none" w:sz="0" w:space="0" w:color="auto"/>
        <w:left w:val="none" w:sz="0" w:space="0" w:color="auto"/>
        <w:bottom w:val="none" w:sz="0" w:space="0" w:color="auto"/>
        <w:right w:val="none" w:sz="0" w:space="0" w:color="auto"/>
      </w:divBdr>
    </w:div>
    <w:div w:id="149248122">
      <w:bodyDiv w:val="1"/>
      <w:marLeft w:val="0"/>
      <w:marRight w:val="0"/>
      <w:marTop w:val="0"/>
      <w:marBottom w:val="0"/>
      <w:divBdr>
        <w:top w:val="none" w:sz="0" w:space="0" w:color="auto"/>
        <w:left w:val="none" w:sz="0" w:space="0" w:color="auto"/>
        <w:bottom w:val="none" w:sz="0" w:space="0" w:color="auto"/>
        <w:right w:val="none" w:sz="0" w:space="0" w:color="auto"/>
      </w:divBdr>
    </w:div>
    <w:div w:id="227375475">
      <w:bodyDiv w:val="1"/>
      <w:marLeft w:val="0"/>
      <w:marRight w:val="0"/>
      <w:marTop w:val="0"/>
      <w:marBottom w:val="0"/>
      <w:divBdr>
        <w:top w:val="none" w:sz="0" w:space="0" w:color="auto"/>
        <w:left w:val="none" w:sz="0" w:space="0" w:color="auto"/>
        <w:bottom w:val="none" w:sz="0" w:space="0" w:color="auto"/>
        <w:right w:val="none" w:sz="0" w:space="0" w:color="auto"/>
      </w:divBdr>
    </w:div>
    <w:div w:id="294332718">
      <w:bodyDiv w:val="1"/>
      <w:marLeft w:val="0"/>
      <w:marRight w:val="0"/>
      <w:marTop w:val="0"/>
      <w:marBottom w:val="0"/>
      <w:divBdr>
        <w:top w:val="none" w:sz="0" w:space="0" w:color="auto"/>
        <w:left w:val="none" w:sz="0" w:space="0" w:color="auto"/>
        <w:bottom w:val="none" w:sz="0" w:space="0" w:color="auto"/>
        <w:right w:val="none" w:sz="0" w:space="0" w:color="auto"/>
      </w:divBdr>
    </w:div>
    <w:div w:id="301887180">
      <w:bodyDiv w:val="1"/>
      <w:marLeft w:val="0"/>
      <w:marRight w:val="0"/>
      <w:marTop w:val="0"/>
      <w:marBottom w:val="0"/>
      <w:divBdr>
        <w:top w:val="none" w:sz="0" w:space="0" w:color="auto"/>
        <w:left w:val="none" w:sz="0" w:space="0" w:color="auto"/>
        <w:bottom w:val="none" w:sz="0" w:space="0" w:color="auto"/>
        <w:right w:val="none" w:sz="0" w:space="0" w:color="auto"/>
      </w:divBdr>
    </w:div>
    <w:div w:id="347483365">
      <w:bodyDiv w:val="1"/>
      <w:marLeft w:val="0"/>
      <w:marRight w:val="0"/>
      <w:marTop w:val="0"/>
      <w:marBottom w:val="0"/>
      <w:divBdr>
        <w:top w:val="none" w:sz="0" w:space="0" w:color="auto"/>
        <w:left w:val="none" w:sz="0" w:space="0" w:color="auto"/>
        <w:bottom w:val="none" w:sz="0" w:space="0" w:color="auto"/>
        <w:right w:val="none" w:sz="0" w:space="0" w:color="auto"/>
      </w:divBdr>
    </w:div>
    <w:div w:id="372388738">
      <w:bodyDiv w:val="1"/>
      <w:marLeft w:val="0"/>
      <w:marRight w:val="0"/>
      <w:marTop w:val="0"/>
      <w:marBottom w:val="0"/>
      <w:divBdr>
        <w:top w:val="none" w:sz="0" w:space="0" w:color="auto"/>
        <w:left w:val="none" w:sz="0" w:space="0" w:color="auto"/>
        <w:bottom w:val="none" w:sz="0" w:space="0" w:color="auto"/>
        <w:right w:val="none" w:sz="0" w:space="0" w:color="auto"/>
      </w:divBdr>
    </w:div>
    <w:div w:id="425662169">
      <w:bodyDiv w:val="1"/>
      <w:marLeft w:val="0"/>
      <w:marRight w:val="0"/>
      <w:marTop w:val="0"/>
      <w:marBottom w:val="0"/>
      <w:divBdr>
        <w:top w:val="none" w:sz="0" w:space="0" w:color="auto"/>
        <w:left w:val="none" w:sz="0" w:space="0" w:color="auto"/>
        <w:bottom w:val="none" w:sz="0" w:space="0" w:color="auto"/>
        <w:right w:val="none" w:sz="0" w:space="0" w:color="auto"/>
      </w:divBdr>
    </w:div>
    <w:div w:id="446244123">
      <w:bodyDiv w:val="1"/>
      <w:marLeft w:val="0"/>
      <w:marRight w:val="0"/>
      <w:marTop w:val="0"/>
      <w:marBottom w:val="0"/>
      <w:divBdr>
        <w:top w:val="none" w:sz="0" w:space="0" w:color="auto"/>
        <w:left w:val="none" w:sz="0" w:space="0" w:color="auto"/>
        <w:bottom w:val="none" w:sz="0" w:space="0" w:color="auto"/>
        <w:right w:val="none" w:sz="0" w:space="0" w:color="auto"/>
      </w:divBdr>
    </w:div>
    <w:div w:id="486285886">
      <w:bodyDiv w:val="1"/>
      <w:marLeft w:val="0"/>
      <w:marRight w:val="0"/>
      <w:marTop w:val="0"/>
      <w:marBottom w:val="0"/>
      <w:divBdr>
        <w:top w:val="none" w:sz="0" w:space="0" w:color="auto"/>
        <w:left w:val="none" w:sz="0" w:space="0" w:color="auto"/>
        <w:bottom w:val="none" w:sz="0" w:space="0" w:color="auto"/>
        <w:right w:val="none" w:sz="0" w:space="0" w:color="auto"/>
      </w:divBdr>
      <w:divsChild>
        <w:div w:id="107893219">
          <w:marLeft w:val="0"/>
          <w:marRight w:val="0"/>
          <w:marTop w:val="0"/>
          <w:marBottom w:val="0"/>
          <w:divBdr>
            <w:top w:val="none" w:sz="0" w:space="0" w:color="auto"/>
            <w:left w:val="none" w:sz="0" w:space="0" w:color="auto"/>
            <w:bottom w:val="none" w:sz="0" w:space="0" w:color="auto"/>
            <w:right w:val="none" w:sz="0" w:space="0" w:color="auto"/>
          </w:divBdr>
          <w:divsChild>
            <w:div w:id="2115974742">
              <w:marLeft w:val="0"/>
              <w:marRight w:val="0"/>
              <w:marTop w:val="0"/>
              <w:marBottom w:val="0"/>
              <w:divBdr>
                <w:top w:val="none" w:sz="0" w:space="0" w:color="auto"/>
                <w:left w:val="none" w:sz="0" w:space="0" w:color="auto"/>
                <w:bottom w:val="none" w:sz="0" w:space="0" w:color="auto"/>
                <w:right w:val="none" w:sz="0" w:space="0" w:color="auto"/>
              </w:divBdr>
              <w:divsChild>
                <w:div w:id="111891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064502">
      <w:bodyDiv w:val="1"/>
      <w:marLeft w:val="0"/>
      <w:marRight w:val="0"/>
      <w:marTop w:val="0"/>
      <w:marBottom w:val="0"/>
      <w:divBdr>
        <w:top w:val="none" w:sz="0" w:space="0" w:color="auto"/>
        <w:left w:val="none" w:sz="0" w:space="0" w:color="auto"/>
        <w:bottom w:val="none" w:sz="0" w:space="0" w:color="auto"/>
        <w:right w:val="none" w:sz="0" w:space="0" w:color="auto"/>
      </w:divBdr>
      <w:divsChild>
        <w:div w:id="1043672471">
          <w:marLeft w:val="0"/>
          <w:marRight w:val="0"/>
          <w:marTop w:val="0"/>
          <w:marBottom w:val="0"/>
          <w:divBdr>
            <w:top w:val="none" w:sz="0" w:space="0" w:color="auto"/>
            <w:left w:val="none" w:sz="0" w:space="0" w:color="auto"/>
            <w:bottom w:val="none" w:sz="0" w:space="0" w:color="auto"/>
            <w:right w:val="none" w:sz="0" w:space="0" w:color="auto"/>
          </w:divBdr>
        </w:div>
      </w:divsChild>
    </w:div>
    <w:div w:id="519130415">
      <w:bodyDiv w:val="1"/>
      <w:marLeft w:val="0"/>
      <w:marRight w:val="0"/>
      <w:marTop w:val="0"/>
      <w:marBottom w:val="0"/>
      <w:divBdr>
        <w:top w:val="none" w:sz="0" w:space="0" w:color="auto"/>
        <w:left w:val="none" w:sz="0" w:space="0" w:color="auto"/>
        <w:bottom w:val="none" w:sz="0" w:space="0" w:color="auto"/>
        <w:right w:val="none" w:sz="0" w:space="0" w:color="auto"/>
      </w:divBdr>
    </w:div>
    <w:div w:id="524905724">
      <w:bodyDiv w:val="1"/>
      <w:marLeft w:val="0"/>
      <w:marRight w:val="0"/>
      <w:marTop w:val="0"/>
      <w:marBottom w:val="0"/>
      <w:divBdr>
        <w:top w:val="none" w:sz="0" w:space="0" w:color="auto"/>
        <w:left w:val="none" w:sz="0" w:space="0" w:color="auto"/>
        <w:bottom w:val="none" w:sz="0" w:space="0" w:color="auto"/>
        <w:right w:val="none" w:sz="0" w:space="0" w:color="auto"/>
      </w:divBdr>
    </w:div>
    <w:div w:id="531576622">
      <w:bodyDiv w:val="1"/>
      <w:marLeft w:val="0"/>
      <w:marRight w:val="0"/>
      <w:marTop w:val="0"/>
      <w:marBottom w:val="0"/>
      <w:divBdr>
        <w:top w:val="none" w:sz="0" w:space="0" w:color="auto"/>
        <w:left w:val="none" w:sz="0" w:space="0" w:color="auto"/>
        <w:bottom w:val="none" w:sz="0" w:space="0" w:color="auto"/>
        <w:right w:val="none" w:sz="0" w:space="0" w:color="auto"/>
      </w:divBdr>
    </w:div>
    <w:div w:id="533928148">
      <w:bodyDiv w:val="1"/>
      <w:marLeft w:val="0"/>
      <w:marRight w:val="0"/>
      <w:marTop w:val="0"/>
      <w:marBottom w:val="0"/>
      <w:divBdr>
        <w:top w:val="none" w:sz="0" w:space="0" w:color="auto"/>
        <w:left w:val="none" w:sz="0" w:space="0" w:color="auto"/>
        <w:bottom w:val="none" w:sz="0" w:space="0" w:color="auto"/>
        <w:right w:val="none" w:sz="0" w:space="0" w:color="auto"/>
      </w:divBdr>
    </w:div>
    <w:div w:id="541787333">
      <w:bodyDiv w:val="1"/>
      <w:marLeft w:val="0"/>
      <w:marRight w:val="0"/>
      <w:marTop w:val="0"/>
      <w:marBottom w:val="0"/>
      <w:divBdr>
        <w:top w:val="none" w:sz="0" w:space="0" w:color="auto"/>
        <w:left w:val="none" w:sz="0" w:space="0" w:color="auto"/>
        <w:bottom w:val="none" w:sz="0" w:space="0" w:color="auto"/>
        <w:right w:val="none" w:sz="0" w:space="0" w:color="auto"/>
      </w:divBdr>
    </w:div>
    <w:div w:id="569074217">
      <w:bodyDiv w:val="1"/>
      <w:marLeft w:val="0"/>
      <w:marRight w:val="0"/>
      <w:marTop w:val="0"/>
      <w:marBottom w:val="0"/>
      <w:divBdr>
        <w:top w:val="none" w:sz="0" w:space="0" w:color="auto"/>
        <w:left w:val="none" w:sz="0" w:space="0" w:color="auto"/>
        <w:bottom w:val="none" w:sz="0" w:space="0" w:color="auto"/>
        <w:right w:val="none" w:sz="0" w:space="0" w:color="auto"/>
      </w:divBdr>
      <w:divsChild>
        <w:div w:id="1698238152">
          <w:marLeft w:val="0"/>
          <w:marRight w:val="0"/>
          <w:marTop w:val="0"/>
          <w:marBottom w:val="0"/>
          <w:divBdr>
            <w:top w:val="none" w:sz="0" w:space="0" w:color="auto"/>
            <w:left w:val="none" w:sz="0" w:space="0" w:color="auto"/>
            <w:bottom w:val="none" w:sz="0" w:space="0" w:color="auto"/>
            <w:right w:val="none" w:sz="0" w:space="0" w:color="auto"/>
          </w:divBdr>
          <w:divsChild>
            <w:div w:id="1084103941">
              <w:marLeft w:val="0"/>
              <w:marRight w:val="0"/>
              <w:marTop w:val="0"/>
              <w:marBottom w:val="0"/>
              <w:divBdr>
                <w:top w:val="none" w:sz="0" w:space="0" w:color="auto"/>
                <w:left w:val="none" w:sz="0" w:space="0" w:color="auto"/>
                <w:bottom w:val="none" w:sz="0" w:space="0" w:color="auto"/>
                <w:right w:val="none" w:sz="0" w:space="0" w:color="auto"/>
              </w:divBdr>
              <w:divsChild>
                <w:div w:id="1249079045">
                  <w:marLeft w:val="0"/>
                  <w:marRight w:val="0"/>
                  <w:marTop w:val="0"/>
                  <w:marBottom w:val="0"/>
                  <w:divBdr>
                    <w:top w:val="none" w:sz="0" w:space="0" w:color="auto"/>
                    <w:left w:val="none" w:sz="0" w:space="0" w:color="auto"/>
                    <w:bottom w:val="none" w:sz="0" w:space="0" w:color="auto"/>
                    <w:right w:val="none" w:sz="0" w:space="0" w:color="auto"/>
                  </w:divBdr>
                  <w:divsChild>
                    <w:div w:id="168489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3008992">
      <w:bodyDiv w:val="1"/>
      <w:marLeft w:val="0"/>
      <w:marRight w:val="0"/>
      <w:marTop w:val="0"/>
      <w:marBottom w:val="0"/>
      <w:divBdr>
        <w:top w:val="none" w:sz="0" w:space="0" w:color="auto"/>
        <w:left w:val="none" w:sz="0" w:space="0" w:color="auto"/>
        <w:bottom w:val="none" w:sz="0" w:space="0" w:color="auto"/>
        <w:right w:val="none" w:sz="0" w:space="0" w:color="auto"/>
      </w:divBdr>
    </w:div>
    <w:div w:id="606275144">
      <w:bodyDiv w:val="1"/>
      <w:marLeft w:val="0"/>
      <w:marRight w:val="0"/>
      <w:marTop w:val="0"/>
      <w:marBottom w:val="0"/>
      <w:divBdr>
        <w:top w:val="none" w:sz="0" w:space="0" w:color="auto"/>
        <w:left w:val="none" w:sz="0" w:space="0" w:color="auto"/>
        <w:bottom w:val="none" w:sz="0" w:space="0" w:color="auto"/>
        <w:right w:val="none" w:sz="0" w:space="0" w:color="auto"/>
      </w:divBdr>
    </w:div>
    <w:div w:id="611983249">
      <w:bodyDiv w:val="1"/>
      <w:marLeft w:val="0"/>
      <w:marRight w:val="0"/>
      <w:marTop w:val="0"/>
      <w:marBottom w:val="0"/>
      <w:divBdr>
        <w:top w:val="none" w:sz="0" w:space="0" w:color="auto"/>
        <w:left w:val="none" w:sz="0" w:space="0" w:color="auto"/>
        <w:bottom w:val="none" w:sz="0" w:space="0" w:color="auto"/>
        <w:right w:val="none" w:sz="0" w:space="0" w:color="auto"/>
      </w:divBdr>
    </w:div>
    <w:div w:id="636880469">
      <w:bodyDiv w:val="1"/>
      <w:marLeft w:val="0"/>
      <w:marRight w:val="0"/>
      <w:marTop w:val="0"/>
      <w:marBottom w:val="0"/>
      <w:divBdr>
        <w:top w:val="none" w:sz="0" w:space="0" w:color="auto"/>
        <w:left w:val="none" w:sz="0" w:space="0" w:color="auto"/>
        <w:bottom w:val="none" w:sz="0" w:space="0" w:color="auto"/>
        <w:right w:val="none" w:sz="0" w:space="0" w:color="auto"/>
      </w:divBdr>
    </w:div>
    <w:div w:id="647512184">
      <w:bodyDiv w:val="1"/>
      <w:marLeft w:val="0"/>
      <w:marRight w:val="0"/>
      <w:marTop w:val="0"/>
      <w:marBottom w:val="0"/>
      <w:divBdr>
        <w:top w:val="none" w:sz="0" w:space="0" w:color="auto"/>
        <w:left w:val="none" w:sz="0" w:space="0" w:color="auto"/>
        <w:bottom w:val="none" w:sz="0" w:space="0" w:color="auto"/>
        <w:right w:val="none" w:sz="0" w:space="0" w:color="auto"/>
      </w:divBdr>
      <w:divsChild>
        <w:div w:id="1868368090">
          <w:marLeft w:val="0"/>
          <w:marRight w:val="0"/>
          <w:marTop w:val="0"/>
          <w:marBottom w:val="0"/>
          <w:divBdr>
            <w:top w:val="none" w:sz="0" w:space="0" w:color="auto"/>
            <w:left w:val="none" w:sz="0" w:space="0" w:color="auto"/>
            <w:bottom w:val="none" w:sz="0" w:space="0" w:color="auto"/>
            <w:right w:val="none" w:sz="0" w:space="0" w:color="auto"/>
          </w:divBdr>
        </w:div>
      </w:divsChild>
    </w:div>
    <w:div w:id="712389152">
      <w:bodyDiv w:val="1"/>
      <w:marLeft w:val="0"/>
      <w:marRight w:val="0"/>
      <w:marTop w:val="0"/>
      <w:marBottom w:val="0"/>
      <w:divBdr>
        <w:top w:val="none" w:sz="0" w:space="0" w:color="auto"/>
        <w:left w:val="none" w:sz="0" w:space="0" w:color="auto"/>
        <w:bottom w:val="none" w:sz="0" w:space="0" w:color="auto"/>
        <w:right w:val="none" w:sz="0" w:space="0" w:color="auto"/>
      </w:divBdr>
      <w:divsChild>
        <w:div w:id="1898934194">
          <w:marLeft w:val="0"/>
          <w:marRight w:val="0"/>
          <w:marTop w:val="0"/>
          <w:marBottom w:val="0"/>
          <w:divBdr>
            <w:top w:val="none" w:sz="0" w:space="0" w:color="auto"/>
            <w:left w:val="none" w:sz="0" w:space="0" w:color="auto"/>
            <w:bottom w:val="none" w:sz="0" w:space="0" w:color="auto"/>
            <w:right w:val="none" w:sz="0" w:space="0" w:color="auto"/>
          </w:divBdr>
        </w:div>
      </w:divsChild>
    </w:div>
    <w:div w:id="772434750">
      <w:bodyDiv w:val="1"/>
      <w:marLeft w:val="0"/>
      <w:marRight w:val="0"/>
      <w:marTop w:val="0"/>
      <w:marBottom w:val="0"/>
      <w:divBdr>
        <w:top w:val="none" w:sz="0" w:space="0" w:color="auto"/>
        <w:left w:val="none" w:sz="0" w:space="0" w:color="auto"/>
        <w:bottom w:val="none" w:sz="0" w:space="0" w:color="auto"/>
        <w:right w:val="none" w:sz="0" w:space="0" w:color="auto"/>
      </w:divBdr>
    </w:div>
    <w:div w:id="825361911">
      <w:bodyDiv w:val="1"/>
      <w:marLeft w:val="0"/>
      <w:marRight w:val="0"/>
      <w:marTop w:val="0"/>
      <w:marBottom w:val="0"/>
      <w:divBdr>
        <w:top w:val="none" w:sz="0" w:space="0" w:color="auto"/>
        <w:left w:val="none" w:sz="0" w:space="0" w:color="auto"/>
        <w:bottom w:val="none" w:sz="0" w:space="0" w:color="auto"/>
        <w:right w:val="none" w:sz="0" w:space="0" w:color="auto"/>
      </w:divBdr>
    </w:div>
    <w:div w:id="861355690">
      <w:bodyDiv w:val="1"/>
      <w:marLeft w:val="0"/>
      <w:marRight w:val="0"/>
      <w:marTop w:val="0"/>
      <w:marBottom w:val="0"/>
      <w:divBdr>
        <w:top w:val="none" w:sz="0" w:space="0" w:color="auto"/>
        <w:left w:val="none" w:sz="0" w:space="0" w:color="auto"/>
        <w:bottom w:val="none" w:sz="0" w:space="0" w:color="auto"/>
        <w:right w:val="none" w:sz="0" w:space="0" w:color="auto"/>
      </w:divBdr>
      <w:divsChild>
        <w:div w:id="1094013010">
          <w:marLeft w:val="0"/>
          <w:marRight w:val="0"/>
          <w:marTop w:val="0"/>
          <w:marBottom w:val="0"/>
          <w:divBdr>
            <w:top w:val="none" w:sz="0" w:space="0" w:color="auto"/>
            <w:left w:val="none" w:sz="0" w:space="0" w:color="auto"/>
            <w:bottom w:val="none" w:sz="0" w:space="0" w:color="auto"/>
            <w:right w:val="none" w:sz="0" w:space="0" w:color="auto"/>
          </w:divBdr>
          <w:divsChild>
            <w:div w:id="1021736823">
              <w:marLeft w:val="0"/>
              <w:marRight w:val="0"/>
              <w:marTop w:val="0"/>
              <w:marBottom w:val="0"/>
              <w:divBdr>
                <w:top w:val="none" w:sz="0" w:space="0" w:color="auto"/>
                <w:left w:val="none" w:sz="0" w:space="0" w:color="auto"/>
                <w:bottom w:val="none" w:sz="0" w:space="0" w:color="auto"/>
                <w:right w:val="none" w:sz="0" w:space="0" w:color="auto"/>
              </w:divBdr>
            </w:div>
          </w:divsChild>
        </w:div>
        <w:div w:id="380714241">
          <w:marLeft w:val="0"/>
          <w:marRight w:val="0"/>
          <w:marTop w:val="0"/>
          <w:marBottom w:val="0"/>
          <w:divBdr>
            <w:top w:val="none" w:sz="0" w:space="0" w:color="auto"/>
            <w:left w:val="none" w:sz="0" w:space="0" w:color="auto"/>
            <w:bottom w:val="none" w:sz="0" w:space="0" w:color="auto"/>
            <w:right w:val="none" w:sz="0" w:space="0" w:color="auto"/>
          </w:divBdr>
          <w:divsChild>
            <w:div w:id="196356656">
              <w:marLeft w:val="0"/>
              <w:marRight w:val="0"/>
              <w:marTop w:val="0"/>
              <w:marBottom w:val="0"/>
              <w:divBdr>
                <w:top w:val="none" w:sz="0" w:space="0" w:color="auto"/>
                <w:left w:val="none" w:sz="0" w:space="0" w:color="auto"/>
                <w:bottom w:val="none" w:sz="0" w:space="0" w:color="auto"/>
                <w:right w:val="none" w:sz="0" w:space="0" w:color="auto"/>
              </w:divBdr>
            </w:div>
          </w:divsChild>
        </w:div>
        <w:div w:id="906570479">
          <w:marLeft w:val="0"/>
          <w:marRight w:val="0"/>
          <w:marTop w:val="0"/>
          <w:marBottom w:val="0"/>
          <w:divBdr>
            <w:top w:val="none" w:sz="0" w:space="0" w:color="auto"/>
            <w:left w:val="none" w:sz="0" w:space="0" w:color="auto"/>
            <w:bottom w:val="none" w:sz="0" w:space="0" w:color="auto"/>
            <w:right w:val="none" w:sz="0" w:space="0" w:color="auto"/>
          </w:divBdr>
          <w:divsChild>
            <w:div w:id="198705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332409">
      <w:bodyDiv w:val="1"/>
      <w:marLeft w:val="0"/>
      <w:marRight w:val="0"/>
      <w:marTop w:val="0"/>
      <w:marBottom w:val="0"/>
      <w:divBdr>
        <w:top w:val="none" w:sz="0" w:space="0" w:color="auto"/>
        <w:left w:val="none" w:sz="0" w:space="0" w:color="auto"/>
        <w:bottom w:val="none" w:sz="0" w:space="0" w:color="auto"/>
        <w:right w:val="none" w:sz="0" w:space="0" w:color="auto"/>
      </w:divBdr>
    </w:div>
    <w:div w:id="990983204">
      <w:bodyDiv w:val="1"/>
      <w:marLeft w:val="0"/>
      <w:marRight w:val="0"/>
      <w:marTop w:val="0"/>
      <w:marBottom w:val="0"/>
      <w:divBdr>
        <w:top w:val="none" w:sz="0" w:space="0" w:color="auto"/>
        <w:left w:val="none" w:sz="0" w:space="0" w:color="auto"/>
        <w:bottom w:val="none" w:sz="0" w:space="0" w:color="auto"/>
        <w:right w:val="none" w:sz="0" w:space="0" w:color="auto"/>
      </w:divBdr>
      <w:divsChild>
        <w:div w:id="965308185">
          <w:marLeft w:val="0"/>
          <w:marRight w:val="0"/>
          <w:marTop w:val="0"/>
          <w:marBottom w:val="0"/>
          <w:divBdr>
            <w:top w:val="none" w:sz="0" w:space="0" w:color="auto"/>
            <w:left w:val="none" w:sz="0" w:space="0" w:color="auto"/>
            <w:bottom w:val="none" w:sz="0" w:space="0" w:color="auto"/>
            <w:right w:val="none" w:sz="0" w:space="0" w:color="auto"/>
          </w:divBdr>
        </w:div>
      </w:divsChild>
    </w:div>
    <w:div w:id="1001591725">
      <w:bodyDiv w:val="1"/>
      <w:marLeft w:val="0"/>
      <w:marRight w:val="0"/>
      <w:marTop w:val="0"/>
      <w:marBottom w:val="0"/>
      <w:divBdr>
        <w:top w:val="none" w:sz="0" w:space="0" w:color="auto"/>
        <w:left w:val="none" w:sz="0" w:space="0" w:color="auto"/>
        <w:bottom w:val="none" w:sz="0" w:space="0" w:color="auto"/>
        <w:right w:val="none" w:sz="0" w:space="0" w:color="auto"/>
      </w:divBdr>
      <w:divsChild>
        <w:div w:id="1699429742">
          <w:marLeft w:val="0"/>
          <w:marRight w:val="0"/>
          <w:marTop w:val="0"/>
          <w:marBottom w:val="0"/>
          <w:divBdr>
            <w:top w:val="none" w:sz="0" w:space="0" w:color="auto"/>
            <w:left w:val="none" w:sz="0" w:space="0" w:color="auto"/>
            <w:bottom w:val="none" w:sz="0" w:space="0" w:color="auto"/>
            <w:right w:val="none" w:sz="0" w:space="0" w:color="auto"/>
          </w:divBdr>
          <w:divsChild>
            <w:div w:id="502211456">
              <w:marLeft w:val="0"/>
              <w:marRight w:val="0"/>
              <w:marTop w:val="0"/>
              <w:marBottom w:val="0"/>
              <w:divBdr>
                <w:top w:val="none" w:sz="0" w:space="0" w:color="auto"/>
                <w:left w:val="none" w:sz="0" w:space="0" w:color="auto"/>
                <w:bottom w:val="none" w:sz="0" w:space="0" w:color="auto"/>
                <w:right w:val="none" w:sz="0" w:space="0" w:color="auto"/>
              </w:divBdr>
              <w:divsChild>
                <w:div w:id="617639784">
                  <w:marLeft w:val="0"/>
                  <w:marRight w:val="0"/>
                  <w:marTop w:val="0"/>
                  <w:marBottom w:val="0"/>
                  <w:divBdr>
                    <w:top w:val="none" w:sz="0" w:space="0" w:color="auto"/>
                    <w:left w:val="none" w:sz="0" w:space="0" w:color="auto"/>
                    <w:bottom w:val="none" w:sz="0" w:space="0" w:color="auto"/>
                    <w:right w:val="none" w:sz="0" w:space="0" w:color="auto"/>
                  </w:divBdr>
                  <w:divsChild>
                    <w:div w:id="74226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892713">
      <w:bodyDiv w:val="1"/>
      <w:marLeft w:val="0"/>
      <w:marRight w:val="0"/>
      <w:marTop w:val="0"/>
      <w:marBottom w:val="0"/>
      <w:divBdr>
        <w:top w:val="none" w:sz="0" w:space="0" w:color="auto"/>
        <w:left w:val="none" w:sz="0" w:space="0" w:color="auto"/>
        <w:bottom w:val="none" w:sz="0" w:space="0" w:color="auto"/>
        <w:right w:val="none" w:sz="0" w:space="0" w:color="auto"/>
      </w:divBdr>
    </w:div>
    <w:div w:id="1136266222">
      <w:bodyDiv w:val="1"/>
      <w:marLeft w:val="0"/>
      <w:marRight w:val="0"/>
      <w:marTop w:val="0"/>
      <w:marBottom w:val="0"/>
      <w:divBdr>
        <w:top w:val="none" w:sz="0" w:space="0" w:color="auto"/>
        <w:left w:val="none" w:sz="0" w:space="0" w:color="auto"/>
        <w:bottom w:val="none" w:sz="0" w:space="0" w:color="auto"/>
        <w:right w:val="none" w:sz="0" w:space="0" w:color="auto"/>
      </w:divBdr>
    </w:div>
    <w:div w:id="1151562160">
      <w:bodyDiv w:val="1"/>
      <w:marLeft w:val="0"/>
      <w:marRight w:val="0"/>
      <w:marTop w:val="0"/>
      <w:marBottom w:val="0"/>
      <w:divBdr>
        <w:top w:val="none" w:sz="0" w:space="0" w:color="auto"/>
        <w:left w:val="none" w:sz="0" w:space="0" w:color="auto"/>
        <w:bottom w:val="none" w:sz="0" w:space="0" w:color="auto"/>
        <w:right w:val="none" w:sz="0" w:space="0" w:color="auto"/>
      </w:divBdr>
    </w:div>
    <w:div w:id="1168136137">
      <w:bodyDiv w:val="1"/>
      <w:marLeft w:val="0"/>
      <w:marRight w:val="0"/>
      <w:marTop w:val="0"/>
      <w:marBottom w:val="0"/>
      <w:divBdr>
        <w:top w:val="none" w:sz="0" w:space="0" w:color="auto"/>
        <w:left w:val="none" w:sz="0" w:space="0" w:color="auto"/>
        <w:bottom w:val="none" w:sz="0" w:space="0" w:color="auto"/>
        <w:right w:val="none" w:sz="0" w:space="0" w:color="auto"/>
      </w:divBdr>
    </w:div>
    <w:div w:id="1277978637">
      <w:bodyDiv w:val="1"/>
      <w:marLeft w:val="0"/>
      <w:marRight w:val="0"/>
      <w:marTop w:val="0"/>
      <w:marBottom w:val="0"/>
      <w:divBdr>
        <w:top w:val="none" w:sz="0" w:space="0" w:color="auto"/>
        <w:left w:val="none" w:sz="0" w:space="0" w:color="auto"/>
        <w:bottom w:val="none" w:sz="0" w:space="0" w:color="auto"/>
        <w:right w:val="none" w:sz="0" w:space="0" w:color="auto"/>
      </w:divBdr>
    </w:div>
    <w:div w:id="1290287161">
      <w:bodyDiv w:val="1"/>
      <w:marLeft w:val="0"/>
      <w:marRight w:val="0"/>
      <w:marTop w:val="0"/>
      <w:marBottom w:val="0"/>
      <w:divBdr>
        <w:top w:val="none" w:sz="0" w:space="0" w:color="auto"/>
        <w:left w:val="none" w:sz="0" w:space="0" w:color="auto"/>
        <w:bottom w:val="none" w:sz="0" w:space="0" w:color="auto"/>
        <w:right w:val="none" w:sz="0" w:space="0" w:color="auto"/>
      </w:divBdr>
    </w:div>
    <w:div w:id="1310867863">
      <w:bodyDiv w:val="1"/>
      <w:marLeft w:val="0"/>
      <w:marRight w:val="0"/>
      <w:marTop w:val="0"/>
      <w:marBottom w:val="0"/>
      <w:divBdr>
        <w:top w:val="none" w:sz="0" w:space="0" w:color="auto"/>
        <w:left w:val="none" w:sz="0" w:space="0" w:color="auto"/>
        <w:bottom w:val="none" w:sz="0" w:space="0" w:color="auto"/>
        <w:right w:val="none" w:sz="0" w:space="0" w:color="auto"/>
      </w:divBdr>
    </w:div>
    <w:div w:id="1401559704">
      <w:bodyDiv w:val="1"/>
      <w:marLeft w:val="0"/>
      <w:marRight w:val="0"/>
      <w:marTop w:val="0"/>
      <w:marBottom w:val="0"/>
      <w:divBdr>
        <w:top w:val="none" w:sz="0" w:space="0" w:color="auto"/>
        <w:left w:val="none" w:sz="0" w:space="0" w:color="auto"/>
        <w:bottom w:val="none" w:sz="0" w:space="0" w:color="auto"/>
        <w:right w:val="none" w:sz="0" w:space="0" w:color="auto"/>
      </w:divBdr>
      <w:divsChild>
        <w:div w:id="2043171354">
          <w:marLeft w:val="0"/>
          <w:marRight w:val="0"/>
          <w:marTop w:val="0"/>
          <w:marBottom w:val="0"/>
          <w:divBdr>
            <w:top w:val="none" w:sz="0" w:space="0" w:color="auto"/>
            <w:left w:val="none" w:sz="0" w:space="0" w:color="auto"/>
            <w:bottom w:val="none" w:sz="0" w:space="0" w:color="auto"/>
            <w:right w:val="none" w:sz="0" w:space="0" w:color="auto"/>
          </w:divBdr>
          <w:divsChild>
            <w:div w:id="1853300765">
              <w:marLeft w:val="0"/>
              <w:marRight w:val="0"/>
              <w:marTop w:val="0"/>
              <w:marBottom w:val="0"/>
              <w:divBdr>
                <w:top w:val="none" w:sz="0" w:space="0" w:color="auto"/>
                <w:left w:val="none" w:sz="0" w:space="0" w:color="auto"/>
                <w:bottom w:val="none" w:sz="0" w:space="0" w:color="auto"/>
                <w:right w:val="none" w:sz="0" w:space="0" w:color="auto"/>
              </w:divBdr>
              <w:divsChild>
                <w:div w:id="1051885329">
                  <w:marLeft w:val="0"/>
                  <w:marRight w:val="0"/>
                  <w:marTop w:val="0"/>
                  <w:marBottom w:val="0"/>
                  <w:divBdr>
                    <w:top w:val="none" w:sz="0" w:space="0" w:color="auto"/>
                    <w:left w:val="none" w:sz="0" w:space="0" w:color="auto"/>
                    <w:bottom w:val="none" w:sz="0" w:space="0" w:color="auto"/>
                    <w:right w:val="none" w:sz="0" w:space="0" w:color="auto"/>
                  </w:divBdr>
                  <w:divsChild>
                    <w:div w:id="16070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8403469">
      <w:bodyDiv w:val="1"/>
      <w:marLeft w:val="0"/>
      <w:marRight w:val="0"/>
      <w:marTop w:val="0"/>
      <w:marBottom w:val="0"/>
      <w:divBdr>
        <w:top w:val="none" w:sz="0" w:space="0" w:color="auto"/>
        <w:left w:val="none" w:sz="0" w:space="0" w:color="auto"/>
        <w:bottom w:val="none" w:sz="0" w:space="0" w:color="auto"/>
        <w:right w:val="none" w:sz="0" w:space="0" w:color="auto"/>
      </w:divBdr>
    </w:div>
    <w:div w:id="1446314018">
      <w:bodyDiv w:val="1"/>
      <w:marLeft w:val="0"/>
      <w:marRight w:val="0"/>
      <w:marTop w:val="0"/>
      <w:marBottom w:val="0"/>
      <w:divBdr>
        <w:top w:val="none" w:sz="0" w:space="0" w:color="auto"/>
        <w:left w:val="none" w:sz="0" w:space="0" w:color="auto"/>
        <w:bottom w:val="none" w:sz="0" w:space="0" w:color="auto"/>
        <w:right w:val="none" w:sz="0" w:space="0" w:color="auto"/>
      </w:divBdr>
    </w:div>
    <w:div w:id="1464888596">
      <w:bodyDiv w:val="1"/>
      <w:marLeft w:val="0"/>
      <w:marRight w:val="0"/>
      <w:marTop w:val="0"/>
      <w:marBottom w:val="0"/>
      <w:divBdr>
        <w:top w:val="none" w:sz="0" w:space="0" w:color="auto"/>
        <w:left w:val="none" w:sz="0" w:space="0" w:color="auto"/>
        <w:bottom w:val="none" w:sz="0" w:space="0" w:color="auto"/>
        <w:right w:val="none" w:sz="0" w:space="0" w:color="auto"/>
      </w:divBdr>
      <w:divsChild>
        <w:div w:id="1286737449">
          <w:marLeft w:val="0"/>
          <w:marRight w:val="0"/>
          <w:marTop w:val="0"/>
          <w:marBottom w:val="0"/>
          <w:divBdr>
            <w:top w:val="none" w:sz="0" w:space="0" w:color="auto"/>
            <w:left w:val="none" w:sz="0" w:space="0" w:color="auto"/>
            <w:bottom w:val="none" w:sz="0" w:space="0" w:color="auto"/>
            <w:right w:val="none" w:sz="0" w:space="0" w:color="auto"/>
          </w:divBdr>
        </w:div>
      </w:divsChild>
    </w:div>
    <w:div w:id="1474369891">
      <w:bodyDiv w:val="1"/>
      <w:marLeft w:val="0"/>
      <w:marRight w:val="0"/>
      <w:marTop w:val="0"/>
      <w:marBottom w:val="0"/>
      <w:divBdr>
        <w:top w:val="none" w:sz="0" w:space="0" w:color="auto"/>
        <w:left w:val="none" w:sz="0" w:space="0" w:color="auto"/>
        <w:bottom w:val="none" w:sz="0" w:space="0" w:color="auto"/>
        <w:right w:val="none" w:sz="0" w:space="0" w:color="auto"/>
      </w:divBdr>
    </w:div>
    <w:div w:id="1506748393">
      <w:bodyDiv w:val="1"/>
      <w:marLeft w:val="0"/>
      <w:marRight w:val="0"/>
      <w:marTop w:val="0"/>
      <w:marBottom w:val="0"/>
      <w:divBdr>
        <w:top w:val="none" w:sz="0" w:space="0" w:color="auto"/>
        <w:left w:val="none" w:sz="0" w:space="0" w:color="auto"/>
        <w:bottom w:val="none" w:sz="0" w:space="0" w:color="auto"/>
        <w:right w:val="none" w:sz="0" w:space="0" w:color="auto"/>
      </w:divBdr>
      <w:divsChild>
        <w:div w:id="304824156">
          <w:marLeft w:val="0"/>
          <w:marRight w:val="0"/>
          <w:marTop w:val="0"/>
          <w:marBottom w:val="0"/>
          <w:divBdr>
            <w:top w:val="none" w:sz="0" w:space="0" w:color="auto"/>
            <w:left w:val="none" w:sz="0" w:space="0" w:color="auto"/>
            <w:bottom w:val="none" w:sz="0" w:space="0" w:color="auto"/>
            <w:right w:val="none" w:sz="0" w:space="0" w:color="auto"/>
          </w:divBdr>
          <w:divsChild>
            <w:div w:id="1712025925">
              <w:marLeft w:val="0"/>
              <w:marRight w:val="0"/>
              <w:marTop w:val="0"/>
              <w:marBottom w:val="0"/>
              <w:divBdr>
                <w:top w:val="none" w:sz="0" w:space="0" w:color="auto"/>
                <w:left w:val="none" w:sz="0" w:space="0" w:color="auto"/>
                <w:bottom w:val="none" w:sz="0" w:space="0" w:color="auto"/>
                <w:right w:val="none" w:sz="0" w:space="0" w:color="auto"/>
              </w:divBdr>
              <w:divsChild>
                <w:div w:id="1129058288">
                  <w:marLeft w:val="0"/>
                  <w:marRight w:val="0"/>
                  <w:marTop w:val="0"/>
                  <w:marBottom w:val="0"/>
                  <w:divBdr>
                    <w:top w:val="none" w:sz="0" w:space="0" w:color="auto"/>
                    <w:left w:val="none" w:sz="0" w:space="0" w:color="auto"/>
                    <w:bottom w:val="none" w:sz="0" w:space="0" w:color="auto"/>
                    <w:right w:val="none" w:sz="0" w:space="0" w:color="auto"/>
                  </w:divBdr>
                  <w:divsChild>
                    <w:div w:id="135099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5653165">
      <w:bodyDiv w:val="1"/>
      <w:marLeft w:val="0"/>
      <w:marRight w:val="0"/>
      <w:marTop w:val="0"/>
      <w:marBottom w:val="0"/>
      <w:divBdr>
        <w:top w:val="none" w:sz="0" w:space="0" w:color="auto"/>
        <w:left w:val="none" w:sz="0" w:space="0" w:color="auto"/>
        <w:bottom w:val="none" w:sz="0" w:space="0" w:color="auto"/>
        <w:right w:val="none" w:sz="0" w:space="0" w:color="auto"/>
      </w:divBdr>
    </w:div>
    <w:div w:id="1585799366">
      <w:bodyDiv w:val="1"/>
      <w:marLeft w:val="0"/>
      <w:marRight w:val="0"/>
      <w:marTop w:val="0"/>
      <w:marBottom w:val="0"/>
      <w:divBdr>
        <w:top w:val="none" w:sz="0" w:space="0" w:color="auto"/>
        <w:left w:val="none" w:sz="0" w:space="0" w:color="auto"/>
        <w:bottom w:val="none" w:sz="0" w:space="0" w:color="auto"/>
        <w:right w:val="none" w:sz="0" w:space="0" w:color="auto"/>
      </w:divBdr>
    </w:div>
    <w:div w:id="1591347538">
      <w:bodyDiv w:val="1"/>
      <w:marLeft w:val="0"/>
      <w:marRight w:val="0"/>
      <w:marTop w:val="0"/>
      <w:marBottom w:val="0"/>
      <w:divBdr>
        <w:top w:val="none" w:sz="0" w:space="0" w:color="auto"/>
        <w:left w:val="none" w:sz="0" w:space="0" w:color="auto"/>
        <w:bottom w:val="none" w:sz="0" w:space="0" w:color="auto"/>
        <w:right w:val="none" w:sz="0" w:space="0" w:color="auto"/>
      </w:divBdr>
    </w:div>
    <w:div w:id="1591812727">
      <w:bodyDiv w:val="1"/>
      <w:marLeft w:val="0"/>
      <w:marRight w:val="0"/>
      <w:marTop w:val="0"/>
      <w:marBottom w:val="0"/>
      <w:divBdr>
        <w:top w:val="none" w:sz="0" w:space="0" w:color="auto"/>
        <w:left w:val="none" w:sz="0" w:space="0" w:color="auto"/>
        <w:bottom w:val="none" w:sz="0" w:space="0" w:color="auto"/>
        <w:right w:val="none" w:sz="0" w:space="0" w:color="auto"/>
      </w:divBdr>
      <w:divsChild>
        <w:div w:id="1361928048">
          <w:marLeft w:val="0"/>
          <w:marRight w:val="0"/>
          <w:marTop w:val="0"/>
          <w:marBottom w:val="0"/>
          <w:divBdr>
            <w:top w:val="none" w:sz="0" w:space="0" w:color="auto"/>
            <w:left w:val="none" w:sz="0" w:space="0" w:color="auto"/>
            <w:bottom w:val="none" w:sz="0" w:space="0" w:color="auto"/>
            <w:right w:val="none" w:sz="0" w:space="0" w:color="auto"/>
          </w:divBdr>
        </w:div>
      </w:divsChild>
    </w:div>
    <w:div w:id="1646932400">
      <w:bodyDiv w:val="1"/>
      <w:marLeft w:val="0"/>
      <w:marRight w:val="0"/>
      <w:marTop w:val="0"/>
      <w:marBottom w:val="0"/>
      <w:divBdr>
        <w:top w:val="none" w:sz="0" w:space="0" w:color="auto"/>
        <w:left w:val="none" w:sz="0" w:space="0" w:color="auto"/>
        <w:bottom w:val="none" w:sz="0" w:space="0" w:color="auto"/>
        <w:right w:val="none" w:sz="0" w:space="0" w:color="auto"/>
      </w:divBdr>
    </w:div>
    <w:div w:id="1650207831">
      <w:bodyDiv w:val="1"/>
      <w:marLeft w:val="0"/>
      <w:marRight w:val="0"/>
      <w:marTop w:val="0"/>
      <w:marBottom w:val="0"/>
      <w:divBdr>
        <w:top w:val="none" w:sz="0" w:space="0" w:color="auto"/>
        <w:left w:val="none" w:sz="0" w:space="0" w:color="auto"/>
        <w:bottom w:val="none" w:sz="0" w:space="0" w:color="auto"/>
        <w:right w:val="none" w:sz="0" w:space="0" w:color="auto"/>
      </w:divBdr>
      <w:divsChild>
        <w:div w:id="1849052385">
          <w:marLeft w:val="0"/>
          <w:marRight w:val="0"/>
          <w:marTop w:val="0"/>
          <w:marBottom w:val="0"/>
          <w:divBdr>
            <w:top w:val="none" w:sz="0" w:space="0" w:color="auto"/>
            <w:left w:val="none" w:sz="0" w:space="0" w:color="auto"/>
            <w:bottom w:val="none" w:sz="0" w:space="0" w:color="auto"/>
            <w:right w:val="none" w:sz="0" w:space="0" w:color="auto"/>
          </w:divBdr>
          <w:divsChild>
            <w:div w:id="1178732491">
              <w:marLeft w:val="0"/>
              <w:marRight w:val="0"/>
              <w:marTop w:val="0"/>
              <w:marBottom w:val="0"/>
              <w:divBdr>
                <w:top w:val="none" w:sz="0" w:space="0" w:color="auto"/>
                <w:left w:val="none" w:sz="0" w:space="0" w:color="auto"/>
                <w:bottom w:val="none" w:sz="0" w:space="0" w:color="auto"/>
                <w:right w:val="none" w:sz="0" w:space="0" w:color="auto"/>
              </w:divBdr>
              <w:divsChild>
                <w:div w:id="133013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848387">
      <w:bodyDiv w:val="1"/>
      <w:marLeft w:val="0"/>
      <w:marRight w:val="0"/>
      <w:marTop w:val="0"/>
      <w:marBottom w:val="0"/>
      <w:divBdr>
        <w:top w:val="none" w:sz="0" w:space="0" w:color="auto"/>
        <w:left w:val="none" w:sz="0" w:space="0" w:color="auto"/>
        <w:bottom w:val="none" w:sz="0" w:space="0" w:color="auto"/>
        <w:right w:val="none" w:sz="0" w:space="0" w:color="auto"/>
      </w:divBdr>
    </w:div>
    <w:div w:id="1675452544">
      <w:bodyDiv w:val="1"/>
      <w:marLeft w:val="0"/>
      <w:marRight w:val="0"/>
      <w:marTop w:val="0"/>
      <w:marBottom w:val="0"/>
      <w:divBdr>
        <w:top w:val="none" w:sz="0" w:space="0" w:color="auto"/>
        <w:left w:val="none" w:sz="0" w:space="0" w:color="auto"/>
        <w:bottom w:val="none" w:sz="0" w:space="0" w:color="auto"/>
        <w:right w:val="none" w:sz="0" w:space="0" w:color="auto"/>
      </w:divBdr>
    </w:div>
    <w:div w:id="1689677929">
      <w:bodyDiv w:val="1"/>
      <w:marLeft w:val="0"/>
      <w:marRight w:val="0"/>
      <w:marTop w:val="0"/>
      <w:marBottom w:val="0"/>
      <w:divBdr>
        <w:top w:val="none" w:sz="0" w:space="0" w:color="auto"/>
        <w:left w:val="none" w:sz="0" w:space="0" w:color="auto"/>
        <w:bottom w:val="none" w:sz="0" w:space="0" w:color="auto"/>
        <w:right w:val="none" w:sz="0" w:space="0" w:color="auto"/>
      </w:divBdr>
    </w:div>
    <w:div w:id="1742672702">
      <w:bodyDiv w:val="1"/>
      <w:marLeft w:val="0"/>
      <w:marRight w:val="0"/>
      <w:marTop w:val="0"/>
      <w:marBottom w:val="0"/>
      <w:divBdr>
        <w:top w:val="none" w:sz="0" w:space="0" w:color="auto"/>
        <w:left w:val="none" w:sz="0" w:space="0" w:color="auto"/>
        <w:bottom w:val="none" w:sz="0" w:space="0" w:color="auto"/>
        <w:right w:val="none" w:sz="0" w:space="0" w:color="auto"/>
      </w:divBdr>
    </w:div>
    <w:div w:id="1747416755">
      <w:bodyDiv w:val="1"/>
      <w:marLeft w:val="0"/>
      <w:marRight w:val="0"/>
      <w:marTop w:val="0"/>
      <w:marBottom w:val="0"/>
      <w:divBdr>
        <w:top w:val="none" w:sz="0" w:space="0" w:color="auto"/>
        <w:left w:val="none" w:sz="0" w:space="0" w:color="auto"/>
        <w:bottom w:val="none" w:sz="0" w:space="0" w:color="auto"/>
        <w:right w:val="none" w:sz="0" w:space="0" w:color="auto"/>
      </w:divBdr>
    </w:div>
    <w:div w:id="1800948350">
      <w:bodyDiv w:val="1"/>
      <w:marLeft w:val="0"/>
      <w:marRight w:val="0"/>
      <w:marTop w:val="0"/>
      <w:marBottom w:val="0"/>
      <w:divBdr>
        <w:top w:val="none" w:sz="0" w:space="0" w:color="auto"/>
        <w:left w:val="none" w:sz="0" w:space="0" w:color="auto"/>
        <w:bottom w:val="none" w:sz="0" w:space="0" w:color="auto"/>
        <w:right w:val="none" w:sz="0" w:space="0" w:color="auto"/>
      </w:divBdr>
    </w:div>
    <w:div w:id="1806584618">
      <w:bodyDiv w:val="1"/>
      <w:marLeft w:val="0"/>
      <w:marRight w:val="0"/>
      <w:marTop w:val="0"/>
      <w:marBottom w:val="0"/>
      <w:divBdr>
        <w:top w:val="none" w:sz="0" w:space="0" w:color="auto"/>
        <w:left w:val="none" w:sz="0" w:space="0" w:color="auto"/>
        <w:bottom w:val="none" w:sz="0" w:space="0" w:color="auto"/>
        <w:right w:val="none" w:sz="0" w:space="0" w:color="auto"/>
      </w:divBdr>
      <w:divsChild>
        <w:div w:id="1125200402">
          <w:marLeft w:val="0"/>
          <w:marRight w:val="0"/>
          <w:marTop w:val="0"/>
          <w:marBottom w:val="0"/>
          <w:divBdr>
            <w:top w:val="none" w:sz="0" w:space="0" w:color="auto"/>
            <w:left w:val="none" w:sz="0" w:space="0" w:color="auto"/>
            <w:bottom w:val="none" w:sz="0" w:space="0" w:color="auto"/>
            <w:right w:val="none" w:sz="0" w:space="0" w:color="auto"/>
          </w:divBdr>
          <w:divsChild>
            <w:div w:id="1244606619">
              <w:marLeft w:val="0"/>
              <w:marRight w:val="0"/>
              <w:marTop w:val="0"/>
              <w:marBottom w:val="0"/>
              <w:divBdr>
                <w:top w:val="none" w:sz="0" w:space="0" w:color="auto"/>
                <w:left w:val="none" w:sz="0" w:space="0" w:color="auto"/>
                <w:bottom w:val="none" w:sz="0" w:space="0" w:color="auto"/>
                <w:right w:val="none" w:sz="0" w:space="0" w:color="auto"/>
              </w:divBdr>
              <w:divsChild>
                <w:div w:id="100107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351049">
      <w:bodyDiv w:val="1"/>
      <w:marLeft w:val="0"/>
      <w:marRight w:val="0"/>
      <w:marTop w:val="0"/>
      <w:marBottom w:val="0"/>
      <w:divBdr>
        <w:top w:val="none" w:sz="0" w:space="0" w:color="auto"/>
        <w:left w:val="none" w:sz="0" w:space="0" w:color="auto"/>
        <w:bottom w:val="none" w:sz="0" w:space="0" w:color="auto"/>
        <w:right w:val="none" w:sz="0" w:space="0" w:color="auto"/>
      </w:divBdr>
      <w:divsChild>
        <w:div w:id="634264030">
          <w:marLeft w:val="0"/>
          <w:marRight w:val="0"/>
          <w:marTop w:val="0"/>
          <w:marBottom w:val="0"/>
          <w:divBdr>
            <w:top w:val="none" w:sz="0" w:space="0" w:color="auto"/>
            <w:left w:val="none" w:sz="0" w:space="0" w:color="auto"/>
            <w:bottom w:val="none" w:sz="0" w:space="0" w:color="auto"/>
            <w:right w:val="none" w:sz="0" w:space="0" w:color="auto"/>
          </w:divBdr>
        </w:div>
      </w:divsChild>
    </w:div>
    <w:div w:id="1834758454">
      <w:bodyDiv w:val="1"/>
      <w:marLeft w:val="0"/>
      <w:marRight w:val="0"/>
      <w:marTop w:val="0"/>
      <w:marBottom w:val="0"/>
      <w:divBdr>
        <w:top w:val="none" w:sz="0" w:space="0" w:color="auto"/>
        <w:left w:val="none" w:sz="0" w:space="0" w:color="auto"/>
        <w:bottom w:val="none" w:sz="0" w:space="0" w:color="auto"/>
        <w:right w:val="none" w:sz="0" w:space="0" w:color="auto"/>
      </w:divBdr>
    </w:div>
    <w:div w:id="1885098562">
      <w:bodyDiv w:val="1"/>
      <w:marLeft w:val="0"/>
      <w:marRight w:val="0"/>
      <w:marTop w:val="0"/>
      <w:marBottom w:val="0"/>
      <w:divBdr>
        <w:top w:val="none" w:sz="0" w:space="0" w:color="auto"/>
        <w:left w:val="none" w:sz="0" w:space="0" w:color="auto"/>
        <w:bottom w:val="none" w:sz="0" w:space="0" w:color="auto"/>
        <w:right w:val="none" w:sz="0" w:space="0" w:color="auto"/>
      </w:divBdr>
      <w:divsChild>
        <w:div w:id="694354316">
          <w:marLeft w:val="0"/>
          <w:marRight w:val="0"/>
          <w:marTop w:val="0"/>
          <w:marBottom w:val="0"/>
          <w:divBdr>
            <w:top w:val="none" w:sz="0" w:space="0" w:color="auto"/>
            <w:left w:val="none" w:sz="0" w:space="0" w:color="auto"/>
            <w:bottom w:val="none" w:sz="0" w:space="0" w:color="auto"/>
            <w:right w:val="none" w:sz="0" w:space="0" w:color="auto"/>
          </w:divBdr>
        </w:div>
      </w:divsChild>
    </w:div>
    <w:div w:id="1928077427">
      <w:bodyDiv w:val="1"/>
      <w:marLeft w:val="0"/>
      <w:marRight w:val="0"/>
      <w:marTop w:val="0"/>
      <w:marBottom w:val="0"/>
      <w:divBdr>
        <w:top w:val="none" w:sz="0" w:space="0" w:color="auto"/>
        <w:left w:val="none" w:sz="0" w:space="0" w:color="auto"/>
        <w:bottom w:val="none" w:sz="0" w:space="0" w:color="auto"/>
        <w:right w:val="none" w:sz="0" w:space="0" w:color="auto"/>
      </w:divBdr>
    </w:div>
    <w:div w:id="1972207117">
      <w:bodyDiv w:val="1"/>
      <w:marLeft w:val="0"/>
      <w:marRight w:val="0"/>
      <w:marTop w:val="0"/>
      <w:marBottom w:val="0"/>
      <w:divBdr>
        <w:top w:val="none" w:sz="0" w:space="0" w:color="auto"/>
        <w:left w:val="none" w:sz="0" w:space="0" w:color="auto"/>
        <w:bottom w:val="none" w:sz="0" w:space="0" w:color="auto"/>
        <w:right w:val="none" w:sz="0" w:space="0" w:color="auto"/>
      </w:divBdr>
    </w:div>
    <w:div w:id="1976331540">
      <w:bodyDiv w:val="1"/>
      <w:marLeft w:val="0"/>
      <w:marRight w:val="0"/>
      <w:marTop w:val="0"/>
      <w:marBottom w:val="0"/>
      <w:divBdr>
        <w:top w:val="none" w:sz="0" w:space="0" w:color="auto"/>
        <w:left w:val="none" w:sz="0" w:space="0" w:color="auto"/>
        <w:bottom w:val="none" w:sz="0" w:space="0" w:color="auto"/>
        <w:right w:val="none" w:sz="0" w:space="0" w:color="auto"/>
      </w:divBdr>
      <w:divsChild>
        <w:div w:id="1552498212">
          <w:marLeft w:val="0"/>
          <w:marRight w:val="0"/>
          <w:marTop w:val="0"/>
          <w:marBottom w:val="0"/>
          <w:divBdr>
            <w:top w:val="none" w:sz="0" w:space="0" w:color="auto"/>
            <w:left w:val="none" w:sz="0" w:space="0" w:color="auto"/>
            <w:bottom w:val="none" w:sz="0" w:space="0" w:color="auto"/>
            <w:right w:val="none" w:sz="0" w:space="0" w:color="auto"/>
          </w:divBdr>
        </w:div>
      </w:divsChild>
    </w:div>
    <w:div w:id="2019840970">
      <w:bodyDiv w:val="1"/>
      <w:marLeft w:val="0"/>
      <w:marRight w:val="0"/>
      <w:marTop w:val="0"/>
      <w:marBottom w:val="0"/>
      <w:divBdr>
        <w:top w:val="none" w:sz="0" w:space="0" w:color="auto"/>
        <w:left w:val="none" w:sz="0" w:space="0" w:color="auto"/>
        <w:bottom w:val="none" w:sz="0" w:space="0" w:color="auto"/>
        <w:right w:val="none" w:sz="0" w:space="0" w:color="auto"/>
      </w:divBdr>
    </w:div>
    <w:div w:id="2027974890">
      <w:bodyDiv w:val="1"/>
      <w:marLeft w:val="0"/>
      <w:marRight w:val="0"/>
      <w:marTop w:val="0"/>
      <w:marBottom w:val="0"/>
      <w:divBdr>
        <w:top w:val="none" w:sz="0" w:space="0" w:color="auto"/>
        <w:left w:val="none" w:sz="0" w:space="0" w:color="auto"/>
        <w:bottom w:val="none" w:sz="0" w:space="0" w:color="auto"/>
        <w:right w:val="none" w:sz="0" w:space="0" w:color="auto"/>
      </w:divBdr>
    </w:div>
    <w:div w:id="2069567921">
      <w:bodyDiv w:val="1"/>
      <w:marLeft w:val="0"/>
      <w:marRight w:val="0"/>
      <w:marTop w:val="0"/>
      <w:marBottom w:val="0"/>
      <w:divBdr>
        <w:top w:val="none" w:sz="0" w:space="0" w:color="auto"/>
        <w:left w:val="none" w:sz="0" w:space="0" w:color="auto"/>
        <w:bottom w:val="none" w:sz="0" w:space="0" w:color="auto"/>
        <w:right w:val="none" w:sz="0" w:space="0" w:color="auto"/>
      </w:divBdr>
    </w:div>
    <w:div w:id="2082098087">
      <w:bodyDiv w:val="1"/>
      <w:marLeft w:val="0"/>
      <w:marRight w:val="0"/>
      <w:marTop w:val="0"/>
      <w:marBottom w:val="0"/>
      <w:divBdr>
        <w:top w:val="none" w:sz="0" w:space="0" w:color="auto"/>
        <w:left w:val="none" w:sz="0" w:space="0" w:color="auto"/>
        <w:bottom w:val="none" w:sz="0" w:space="0" w:color="auto"/>
        <w:right w:val="none" w:sz="0" w:space="0" w:color="auto"/>
      </w:divBdr>
    </w:div>
    <w:div w:id="2087265343">
      <w:bodyDiv w:val="1"/>
      <w:marLeft w:val="0"/>
      <w:marRight w:val="0"/>
      <w:marTop w:val="0"/>
      <w:marBottom w:val="0"/>
      <w:divBdr>
        <w:top w:val="none" w:sz="0" w:space="0" w:color="auto"/>
        <w:left w:val="none" w:sz="0" w:space="0" w:color="auto"/>
        <w:bottom w:val="none" w:sz="0" w:space="0" w:color="auto"/>
        <w:right w:val="none" w:sz="0" w:space="0" w:color="auto"/>
      </w:divBdr>
    </w:div>
    <w:div w:id="2117671161">
      <w:bodyDiv w:val="1"/>
      <w:marLeft w:val="0"/>
      <w:marRight w:val="0"/>
      <w:marTop w:val="0"/>
      <w:marBottom w:val="0"/>
      <w:divBdr>
        <w:top w:val="none" w:sz="0" w:space="0" w:color="auto"/>
        <w:left w:val="none" w:sz="0" w:space="0" w:color="auto"/>
        <w:bottom w:val="none" w:sz="0" w:space="0" w:color="auto"/>
        <w:right w:val="none" w:sz="0" w:space="0" w:color="auto"/>
      </w:divBdr>
      <w:divsChild>
        <w:div w:id="20648622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science.org/content/article/national-academy-sciences-ejects-biologist-francisco-ayala-wake-sexual-harassment" TargetMode="External"/><Relationship Id="rId2" Type="http://schemas.openxmlformats.org/officeDocument/2006/relationships/hyperlink" Target="https://dynamicecology.wordpress.com/2015/11/04/is-it-a-fixed-or-random-effect/" TargetMode="External"/><Relationship Id="rId1" Type="http://schemas.openxmlformats.org/officeDocument/2006/relationships/hyperlink" Target="https://onlinelibrary.wiley.com/doi/abs/10.1111/ele.13864"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752D50-6780-3D4A-99B1-BF9829AD7C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1083</TotalTime>
  <Pages>27</Pages>
  <Words>58747</Words>
  <Characters>334860</Characters>
  <Application>Microsoft Office Word</Application>
  <DocSecurity>0</DocSecurity>
  <Lines>2790</Lines>
  <Paragraphs>785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Jinlin Chen</dc:creator>
  <cp:keywords/>
  <dc:description/>
  <cp:lastModifiedBy>Chris Terry</cp:lastModifiedBy>
  <cp:revision>321</cp:revision>
  <dcterms:created xsi:type="dcterms:W3CDTF">2021-08-19T16:42:00Z</dcterms:created>
  <dcterms:modified xsi:type="dcterms:W3CDTF">2021-11-22T14:24:00Z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c46645cf-f609-35f4-9898-a1c70b6df213</vt:lpwstr>
  </property>
  <property fmtid="{D5CDD505-2E9C-101B-9397-08002B2CF9AE}" pid="24" name="Mendeley Citation Style_1">
    <vt:lpwstr>http://www.zotero.org/styles/american-sociological-association</vt:lpwstr>
  </property>
</Properties>
</file>