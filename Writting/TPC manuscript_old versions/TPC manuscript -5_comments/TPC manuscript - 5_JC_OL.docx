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6998C8C7" w:rsidR="004A4273" w:rsidRDefault="00F1790D" w:rsidP="007C1BC4">
      <w:pPr>
        <w:rPr>
          <w:ins w:id="0" w:author="Jinlin Chen" w:date="2022-01-10T15:32:00Z"/>
          <w:rFonts w:ascii="Arial" w:hAnsi="Arial" w:cs="Arial"/>
          <w:b/>
          <w:bCs/>
          <w:lang w:val="en-US"/>
        </w:rPr>
      </w:pPr>
      <w:r w:rsidRPr="00B23F2E">
        <w:rPr>
          <w:rFonts w:ascii="Arial" w:hAnsi="Arial" w:cs="Arial"/>
          <w:b/>
          <w:bCs/>
          <w:lang w:val="en-US"/>
        </w:rPr>
        <w:t>Small difference</w:t>
      </w:r>
      <w:r w:rsidR="00846F63" w:rsidRPr="00B23F2E">
        <w:rPr>
          <w:rFonts w:ascii="Arial" w:hAnsi="Arial" w:cs="Arial"/>
          <w:b/>
          <w:bCs/>
          <w:lang w:val="en-US"/>
        </w:rPr>
        <w:t>s</w:t>
      </w:r>
      <w:r w:rsidRPr="00B23F2E">
        <w:rPr>
          <w:rFonts w:ascii="Arial" w:hAnsi="Arial" w:cs="Arial"/>
          <w:b/>
          <w:bCs/>
          <w:lang w:val="en-US"/>
        </w:rPr>
        <w:t xml:space="preserve"> in upper thermal limit and competition structure </w:t>
      </w:r>
      <w:r w:rsidR="002536D8" w:rsidRPr="00B23F2E">
        <w:rPr>
          <w:rFonts w:ascii="Arial" w:hAnsi="Arial" w:cs="Arial"/>
          <w:b/>
          <w:bCs/>
          <w:i/>
          <w:iCs/>
          <w:lang w:val="en-US"/>
        </w:rPr>
        <w:t>Drosophila</w:t>
      </w:r>
      <w:r w:rsidRPr="00B23F2E">
        <w:rPr>
          <w:rFonts w:ascii="Arial" w:hAnsi="Arial" w:cs="Arial"/>
          <w:b/>
          <w:bCs/>
          <w:lang w:val="en-US"/>
        </w:rPr>
        <w:t xml:space="preserve"> distribution</w:t>
      </w:r>
      <w:r w:rsidR="00846F63" w:rsidRPr="00B23F2E">
        <w:rPr>
          <w:rFonts w:ascii="Arial" w:hAnsi="Arial" w:cs="Arial"/>
          <w:b/>
          <w:bCs/>
          <w:lang w:val="en-US"/>
        </w:rPr>
        <w:t>s</w:t>
      </w:r>
      <w:r w:rsidRPr="00B23F2E">
        <w:rPr>
          <w:rFonts w:ascii="Arial" w:hAnsi="Arial" w:cs="Arial"/>
          <w:b/>
          <w:bCs/>
          <w:lang w:val="en-US"/>
        </w:rPr>
        <w:t xml:space="preserve"> along a tropical </w:t>
      </w:r>
      <w:r w:rsidR="00846F63" w:rsidRPr="00B23F2E">
        <w:rPr>
          <w:rFonts w:ascii="Arial" w:hAnsi="Arial" w:cs="Arial"/>
          <w:b/>
          <w:bCs/>
          <w:lang w:val="en-US"/>
        </w:rPr>
        <w:t>elevation</w:t>
      </w:r>
      <w:r w:rsidR="00020BAE" w:rsidRPr="00B23F2E">
        <w:rPr>
          <w:rFonts w:ascii="Arial" w:hAnsi="Arial" w:cs="Arial"/>
          <w:b/>
          <w:bCs/>
          <w:lang w:val="en-US"/>
        </w:rPr>
        <w:t>al</w:t>
      </w:r>
      <w:r w:rsidRPr="00B23F2E">
        <w:rPr>
          <w:rFonts w:ascii="Arial" w:hAnsi="Arial" w:cs="Arial"/>
          <w:b/>
          <w:bCs/>
          <w:lang w:val="en-US"/>
        </w:rPr>
        <w:t xml:space="preserve"> gradient</w:t>
      </w:r>
    </w:p>
    <w:p w14:paraId="255B7301" w14:textId="02143DC0" w:rsidR="00CF6D99" w:rsidRPr="00B23F2E" w:rsidRDefault="00CF6D99" w:rsidP="007C1BC4">
      <w:pPr>
        <w:rPr>
          <w:rFonts w:ascii="Arial" w:hAnsi="Arial" w:cs="Arial"/>
          <w:b/>
          <w:bCs/>
          <w:lang w:val="en-US"/>
        </w:rPr>
      </w:pPr>
      <w:ins w:id="1" w:author="Jinlin Chen" w:date="2022-01-10T15:32:00Z">
        <w:r>
          <w:rPr>
            <w:rFonts w:ascii="Arial" w:hAnsi="Arial" w:cs="Arial"/>
            <w:b/>
            <w:bCs/>
            <w:lang w:val="en-US"/>
          </w:rPr>
          <w:t>Distribution pattern</w:t>
        </w:r>
      </w:ins>
      <w:ins w:id="2" w:author="Jinlin Chen" w:date="2022-01-10T15:33:00Z">
        <w:r>
          <w:rPr>
            <w:rFonts w:ascii="Arial" w:hAnsi="Arial" w:cs="Arial"/>
            <w:b/>
            <w:bCs/>
            <w:lang w:val="en-US"/>
          </w:rPr>
          <w:t xml:space="preserve">s of tropical rainforest Drosophila explained by small differences in upper thermal limits </w:t>
        </w:r>
      </w:ins>
      <w:ins w:id="3" w:author="Jinlin Chen" w:date="2022-01-10T15:34:00Z">
        <w:r>
          <w:rPr>
            <w:rFonts w:ascii="Arial" w:hAnsi="Arial" w:cs="Arial"/>
            <w:b/>
            <w:bCs/>
            <w:lang w:val="en-US"/>
          </w:rPr>
          <w:t>at warm-edge and competition at cool-edge</w:t>
        </w:r>
      </w:ins>
    </w:p>
    <w:p w14:paraId="39C64EC5" w14:textId="77777777" w:rsidR="00A831C3" w:rsidRPr="00B23F2E" w:rsidRDefault="00A831C3" w:rsidP="007C1BC4">
      <w:pPr>
        <w:rPr>
          <w:rFonts w:ascii="Arial" w:hAnsi="Arial" w:cs="Arial"/>
          <w:b/>
          <w:bCs/>
          <w:lang w:val="en-US"/>
        </w:rPr>
      </w:pPr>
    </w:p>
    <w:p w14:paraId="561F1C9B" w14:textId="44847013" w:rsidR="003421EC" w:rsidRPr="00B23F2E" w:rsidRDefault="00C23E58" w:rsidP="007C1BC4">
      <w:pPr>
        <w:rPr>
          <w:rFonts w:ascii="Arial" w:hAnsi="Arial" w:cs="Arial"/>
          <w:lang w:val="en-US"/>
        </w:rPr>
      </w:pPr>
      <w:r w:rsidRPr="00B23F2E">
        <w:rPr>
          <w:rFonts w:ascii="Arial" w:hAnsi="Arial" w:cs="Arial"/>
          <w:b/>
          <w:bCs/>
          <w:lang w:val="en-US"/>
        </w:rPr>
        <w:t xml:space="preserve">Running title: </w:t>
      </w:r>
      <w:r w:rsidR="002B2788">
        <w:rPr>
          <w:rFonts w:ascii="Arial" w:hAnsi="Arial" w:cs="Arial"/>
          <w:lang w:val="en-US"/>
        </w:rPr>
        <w:t>A</w:t>
      </w:r>
      <w:r w:rsidR="00CB1BB7" w:rsidRPr="00B23F2E">
        <w:rPr>
          <w:rFonts w:ascii="Arial" w:hAnsi="Arial" w:cs="Arial"/>
          <w:lang w:val="en-US"/>
        </w:rPr>
        <w:t xml:space="preserve">biotic and biotic </w:t>
      </w:r>
      <w:r w:rsidR="004868C2" w:rsidRPr="00B23F2E">
        <w:rPr>
          <w:rFonts w:ascii="Arial" w:hAnsi="Arial" w:cs="Arial"/>
          <w:lang w:val="en-US"/>
        </w:rPr>
        <w:t>regulator</w:t>
      </w:r>
      <w:r w:rsidR="00AF4E44" w:rsidRPr="00B23F2E">
        <w:rPr>
          <w:rFonts w:ascii="Arial" w:hAnsi="Arial" w:cs="Arial"/>
          <w:lang w:val="en-US"/>
        </w:rPr>
        <w:t>s</w:t>
      </w:r>
      <w:r w:rsidR="00CB1BB7" w:rsidRPr="00B23F2E">
        <w:rPr>
          <w:rFonts w:ascii="Arial" w:hAnsi="Arial" w:cs="Arial"/>
          <w:lang w:val="en-US"/>
        </w:rPr>
        <w:t xml:space="preserve"> of</w:t>
      </w:r>
      <w:r w:rsidRPr="00B23F2E">
        <w:rPr>
          <w:rFonts w:ascii="Arial" w:hAnsi="Arial" w:cs="Arial"/>
          <w:lang w:val="en-US"/>
        </w:rPr>
        <w:t xml:space="preserve"> </w:t>
      </w:r>
      <w:ins w:id="4" w:author="Jinlin Chen" w:date="2022-01-11T10:58:00Z">
        <w:r w:rsidR="00CE446B">
          <w:rPr>
            <w:rFonts w:ascii="Arial" w:hAnsi="Arial" w:cs="Arial"/>
            <w:lang w:val="en-US"/>
          </w:rPr>
          <w:t xml:space="preserve">species </w:t>
        </w:r>
      </w:ins>
      <w:r w:rsidRPr="00B23F2E">
        <w:rPr>
          <w:rFonts w:ascii="Arial" w:hAnsi="Arial" w:cs="Arial"/>
          <w:lang w:val="en-US"/>
        </w:rPr>
        <w:t>distribution</w:t>
      </w:r>
      <w:ins w:id="5" w:author="Jinlin Chen" w:date="2022-01-11T10:58:00Z">
        <w:r w:rsidR="00CE446B">
          <w:rPr>
            <w:rFonts w:ascii="Arial" w:hAnsi="Arial" w:cs="Arial"/>
            <w:lang w:val="en-US"/>
          </w:rPr>
          <w:t>s</w:t>
        </w:r>
      </w:ins>
    </w:p>
    <w:p w14:paraId="2F266761" w14:textId="77777777" w:rsidR="00C23E58" w:rsidRPr="00B23F2E" w:rsidRDefault="00C23E58" w:rsidP="007C1BC4">
      <w:pPr>
        <w:rPr>
          <w:rFonts w:ascii="Arial" w:hAnsi="Arial" w:cs="Arial"/>
          <w:b/>
          <w:bCs/>
          <w:lang w:val="en-US"/>
        </w:rPr>
      </w:pPr>
    </w:p>
    <w:p w14:paraId="1519C0A8" w14:textId="76EFFEA0" w:rsidR="00E23278" w:rsidRPr="00B23F2E" w:rsidRDefault="00502714" w:rsidP="007C1BC4">
      <w:pPr>
        <w:rPr>
          <w:rFonts w:ascii="Arial" w:hAnsi="Arial" w:cs="Arial"/>
          <w:lang w:val="en-US"/>
        </w:rPr>
      </w:pPr>
      <w:r w:rsidRPr="00B23F2E">
        <w:rPr>
          <w:rFonts w:ascii="Arial" w:hAnsi="Arial" w:cs="Arial"/>
          <w:b/>
          <w:bCs/>
          <w:lang w:val="en-US"/>
        </w:rPr>
        <w:t>Authors</w:t>
      </w:r>
      <w:r w:rsidRPr="00B23F2E">
        <w:rPr>
          <w:rFonts w:ascii="Arial" w:hAnsi="Arial" w:cs="Arial"/>
          <w:lang w:val="en-US"/>
        </w:rPr>
        <w:t>:</w:t>
      </w:r>
    </w:p>
    <w:p w14:paraId="1D7D4497" w14:textId="6D4CC676" w:rsidR="00E23278" w:rsidRPr="00B23F2E" w:rsidRDefault="00502714" w:rsidP="007C1BC4">
      <w:pPr>
        <w:rPr>
          <w:rFonts w:ascii="Arial" w:hAnsi="Arial" w:cs="Arial"/>
        </w:rPr>
      </w:pPr>
      <w:r w:rsidRPr="00B23F2E">
        <w:rPr>
          <w:rFonts w:ascii="Arial" w:hAnsi="Arial" w:cs="Arial"/>
          <w:lang w:val="en-US"/>
        </w:rPr>
        <w:t>Jinlin Chen</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Style w:val="orcid-id-https"/>
          <w:rFonts w:ascii="Arial" w:hAnsi="Arial" w:cs="Arial"/>
        </w:rPr>
        <w:t>0000-0002-0626-9938</w:t>
      </w:r>
    </w:p>
    <w:p w14:paraId="412D738F" w14:textId="1BB8118E" w:rsidR="009C6601" w:rsidRPr="00B23F2E" w:rsidRDefault="00502714" w:rsidP="007C1BC4">
      <w:pPr>
        <w:rPr>
          <w:rFonts w:ascii="Arial" w:hAnsi="Arial" w:cs="Arial"/>
        </w:rPr>
      </w:pPr>
      <w:r w:rsidRPr="00B23F2E">
        <w:rPr>
          <w:rFonts w:ascii="Arial" w:hAnsi="Arial" w:cs="Arial"/>
          <w:lang w:val="en-US"/>
        </w:rPr>
        <w:t>Owen T. Lewis</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Fonts w:ascii="Arial" w:hAnsi="Arial" w:cs="Arial"/>
        </w:rPr>
        <w:t>0000-0001-7935-6111</w:t>
      </w:r>
    </w:p>
    <w:p w14:paraId="56A755BB" w14:textId="70083D7A" w:rsidR="00E23278" w:rsidRPr="00B23F2E" w:rsidRDefault="00E23278" w:rsidP="007C1BC4">
      <w:pPr>
        <w:pStyle w:val="ListParagraph"/>
        <w:numPr>
          <w:ilvl w:val="0"/>
          <w:numId w:val="19"/>
        </w:numPr>
        <w:spacing w:line="259" w:lineRule="auto"/>
        <w:rPr>
          <w:rFonts w:ascii="Arial" w:hAnsi="Arial" w:cs="Arial"/>
        </w:rPr>
      </w:pPr>
      <w:r w:rsidRPr="00B23F2E">
        <w:rPr>
          <w:rFonts w:ascii="Arial" w:hAnsi="Arial" w:cs="Arial"/>
        </w:rPr>
        <w:t>Department of Zoology, University of Oxford</w:t>
      </w:r>
    </w:p>
    <w:p w14:paraId="67A96933" w14:textId="77777777" w:rsidR="00174930" w:rsidRPr="00B23F2E" w:rsidRDefault="00174930" w:rsidP="007C1BC4">
      <w:pPr>
        <w:rPr>
          <w:rFonts w:ascii="Arial" w:hAnsi="Arial" w:cs="Arial"/>
          <w:lang w:val="en-US"/>
        </w:rPr>
      </w:pPr>
    </w:p>
    <w:p w14:paraId="62E2E413" w14:textId="072B6D2E" w:rsidR="006F7D5C" w:rsidRPr="00B23F2E" w:rsidRDefault="00DC5A0D" w:rsidP="007C1BC4">
      <w:pPr>
        <w:rPr>
          <w:rFonts w:ascii="Arial" w:hAnsi="Arial" w:cs="Arial"/>
          <w:lang w:val="en-US"/>
        </w:rPr>
      </w:pPr>
      <w:r w:rsidRPr="00B23F2E">
        <w:rPr>
          <w:rFonts w:ascii="Arial" w:hAnsi="Arial" w:cs="Arial"/>
          <w:b/>
          <w:bCs/>
          <w:lang w:val="en-US"/>
        </w:rPr>
        <w:t>Author Contributions</w:t>
      </w:r>
      <w:r w:rsidRPr="00B23F2E">
        <w:rPr>
          <w:rFonts w:ascii="Arial" w:hAnsi="Arial" w:cs="Arial"/>
          <w:lang w:val="en-US"/>
        </w:rPr>
        <w:t>:</w:t>
      </w:r>
    </w:p>
    <w:p w14:paraId="29A61B00" w14:textId="28083AEE" w:rsidR="006C154E" w:rsidRPr="00B23F2E" w:rsidRDefault="00DC5A0D" w:rsidP="007C1BC4">
      <w:pPr>
        <w:ind w:firstLine="720"/>
        <w:rPr>
          <w:rFonts w:ascii="Arial" w:hAnsi="Arial" w:cs="Arial"/>
          <w:lang w:val="en-US"/>
        </w:rPr>
      </w:pPr>
      <w:r w:rsidRPr="00B23F2E">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B23F2E" w:rsidRDefault="006F7D5C" w:rsidP="007C1BC4">
      <w:pPr>
        <w:rPr>
          <w:rFonts w:ascii="Arial" w:hAnsi="Arial" w:cs="Arial"/>
          <w:lang w:val="en-US"/>
        </w:rPr>
      </w:pPr>
    </w:p>
    <w:p w14:paraId="17E0FCED" w14:textId="5EC97F4C" w:rsidR="006F7D5C" w:rsidRPr="00B23F2E" w:rsidRDefault="00174930" w:rsidP="007C1BC4">
      <w:pPr>
        <w:rPr>
          <w:rFonts w:ascii="Arial" w:hAnsi="Arial" w:cs="Arial"/>
          <w:lang w:val="en-US"/>
        </w:rPr>
      </w:pPr>
      <w:r w:rsidRPr="00B23F2E">
        <w:rPr>
          <w:rFonts w:ascii="Arial" w:hAnsi="Arial" w:cs="Arial"/>
          <w:b/>
          <w:bCs/>
          <w:lang w:val="en-US"/>
        </w:rPr>
        <w:t>Funding</w:t>
      </w:r>
      <w:r w:rsidRPr="00B23F2E">
        <w:rPr>
          <w:rFonts w:ascii="Arial" w:hAnsi="Arial" w:cs="Arial"/>
          <w:lang w:val="en-US"/>
        </w:rPr>
        <w:t>:</w:t>
      </w:r>
    </w:p>
    <w:p w14:paraId="77DECD9E" w14:textId="692A0156" w:rsidR="00174930" w:rsidRPr="00B23F2E" w:rsidRDefault="00174930" w:rsidP="007C1BC4">
      <w:pPr>
        <w:ind w:firstLine="720"/>
        <w:rPr>
          <w:rFonts w:ascii="Arial" w:hAnsi="Arial" w:cs="Arial"/>
          <w:lang w:val="en-US"/>
        </w:rPr>
      </w:pPr>
      <w:r w:rsidRPr="00B23F2E">
        <w:rPr>
          <w:rFonts w:ascii="Arial" w:hAnsi="Arial" w:cs="Arial"/>
          <w:lang w:val="en-US"/>
        </w:rPr>
        <w:t>The work was supported by NERC grant NE/N010221/1 to OTL and the tuition grant from the China Scholarship Council to JC.</w:t>
      </w:r>
    </w:p>
    <w:p w14:paraId="53079D30" w14:textId="77777777" w:rsidR="006F7D5C" w:rsidRPr="00B23F2E" w:rsidRDefault="006F7D5C" w:rsidP="007C1BC4">
      <w:pPr>
        <w:rPr>
          <w:rFonts w:ascii="Arial" w:hAnsi="Arial" w:cs="Arial"/>
          <w:lang w:val="en-US"/>
        </w:rPr>
      </w:pPr>
    </w:p>
    <w:p w14:paraId="325E8B2C" w14:textId="7C146BE5" w:rsidR="006F7D5C" w:rsidRPr="00B23F2E" w:rsidRDefault="00174930" w:rsidP="007C1BC4">
      <w:pPr>
        <w:rPr>
          <w:rFonts w:ascii="Arial" w:hAnsi="Arial" w:cs="Arial"/>
          <w:lang w:val="en-US"/>
        </w:rPr>
      </w:pPr>
      <w:r w:rsidRPr="00B23F2E">
        <w:rPr>
          <w:rFonts w:ascii="Arial" w:hAnsi="Arial" w:cs="Arial"/>
          <w:b/>
          <w:bCs/>
          <w:lang w:val="en-US"/>
        </w:rPr>
        <w:t>Acknowledgements</w:t>
      </w:r>
      <w:r w:rsidRPr="00B23F2E">
        <w:rPr>
          <w:rFonts w:ascii="Arial" w:hAnsi="Arial" w:cs="Arial"/>
          <w:lang w:val="en-US"/>
        </w:rPr>
        <w:t>:</w:t>
      </w:r>
    </w:p>
    <w:p w14:paraId="5DB173A1" w14:textId="367C2501" w:rsidR="00174930" w:rsidRPr="00B23F2E" w:rsidRDefault="00E908AC" w:rsidP="007C1BC4">
      <w:pPr>
        <w:ind w:firstLine="720"/>
        <w:rPr>
          <w:rFonts w:ascii="Arial" w:hAnsi="Arial" w:cs="Arial"/>
        </w:rPr>
      </w:pPr>
      <w:r w:rsidRPr="00B23F2E">
        <w:rPr>
          <w:rFonts w:ascii="Arial" w:hAnsi="Arial" w:cs="Arial"/>
          <w:lang w:val="en-US"/>
        </w:rPr>
        <w:t>We thank</w:t>
      </w:r>
      <w:r w:rsidR="00EA46E1" w:rsidRPr="00B23F2E">
        <w:rPr>
          <w:rFonts w:ascii="Arial" w:hAnsi="Arial" w:cs="Arial"/>
          <w:lang w:val="en-US"/>
        </w:rPr>
        <w:t xml:space="preserve"> Hrček lab (</w:t>
      </w:r>
      <w:r w:rsidR="00EA46E1" w:rsidRPr="00B23F2E">
        <w:rPr>
          <w:rFonts w:ascii="Arial" w:hAnsi="Arial" w:cs="Arial"/>
        </w:rPr>
        <w:t>Czech Academy of Sciences</w:t>
      </w:r>
      <w:r w:rsidR="00EA46E1" w:rsidRPr="00B23F2E">
        <w:rPr>
          <w:rFonts w:ascii="Arial" w:hAnsi="Arial" w:cs="Arial"/>
          <w:lang w:val="en-US"/>
        </w:rPr>
        <w:t xml:space="preserve">) and </w:t>
      </w:r>
      <w:r w:rsidR="00EA46E1" w:rsidRPr="00B23F2E">
        <w:rPr>
          <w:rFonts w:ascii="Arial" w:hAnsi="Arial" w:cs="Arial"/>
          <w:highlight w:val="yellow"/>
          <w:lang w:val="en-US"/>
        </w:rPr>
        <w:t>XXX</w:t>
      </w:r>
      <w:r w:rsidR="00EA46E1" w:rsidRPr="00B23F2E">
        <w:rPr>
          <w:rFonts w:ascii="Arial" w:hAnsi="Arial" w:cs="Arial"/>
          <w:lang w:val="en-US"/>
        </w:rPr>
        <w:t xml:space="preserve"> (Australian collaborators)</w:t>
      </w:r>
      <w:r w:rsidRPr="00B23F2E">
        <w:rPr>
          <w:rFonts w:ascii="Arial" w:hAnsi="Arial" w:cs="Arial"/>
          <w:lang w:val="en-US"/>
        </w:rPr>
        <w:t xml:space="preserve"> for providing Drosophila laboratory cultures. </w:t>
      </w:r>
      <w:r w:rsidR="00174930" w:rsidRPr="00B23F2E">
        <w:rPr>
          <w:rFonts w:ascii="Arial" w:hAnsi="Arial" w:cs="Arial"/>
          <w:lang w:val="en-US"/>
        </w:rPr>
        <w:t xml:space="preserve">We thank </w:t>
      </w:r>
      <w:r w:rsidR="00EA46E1" w:rsidRPr="00B23F2E">
        <w:rPr>
          <w:rFonts w:ascii="Arial" w:hAnsi="Arial" w:cs="Arial"/>
          <w:lang w:val="en-US"/>
        </w:rPr>
        <w:t xml:space="preserve">Jan </w:t>
      </w:r>
      <w:r w:rsidR="00174930" w:rsidRPr="00B23F2E">
        <w:rPr>
          <w:rFonts w:ascii="Arial" w:hAnsi="Arial" w:cs="Arial"/>
          <w:lang w:val="en-US"/>
        </w:rPr>
        <w:t>Hrček</w:t>
      </w:r>
      <w:r w:rsidR="00EA46E1" w:rsidRPr="00B23F2E">
        <w:rPr>
          <w:rFonts w:ascii="Arial" w:hAnsi="Arial" w:cs="Arial"/>
          <w:lang w:val="en-US"/>
        </w:rPr>
        <w:t xml:space="preserve">, Chia-Hua Lue, Nick Pardikes and </w:t>
      </w:r>
      <w:r w:rsidR="00EA46E1" w:rsidRPr="00B23F2E">
        <w:rPr>
          <w:rFonts w:ascii="Arial" w:hAnsi="Arial" w:cs="Arial"/>
        </w:rPr>
        <w:t xml:space="preserve">Mélanie Thierry </w:t>
      </w:r>
      <w:r w:rsidR="00174930" w:rsidRPr="00B23F2E">
        <w:rPr>
          <w:rFonts w:ascii="Arial" w:hAnsi="Arial" w:cs="Arial"/>
          <w:lang w:val="en-US"/>
        </w:rPr>
        <w:t>and the Oxford Fly group</w:t>
      </w:r>
      <w:r w:rsidR="00722341" w:rsidRPr="00B23F2E">
        <w:rPr>
          <w:rFonts w:ascii="Arial" w:hAnsi="Arial" w:cs="Arial"/>
          <w:lang w:val="en-US"/>
        </w:rPr>
        <w:t xml:space="preserve"> </w:t>
      </w:r>
      <w:r w:rsidR="00174930" w:rsidRPr="00B23F2E">
        <w:rPr>
          <w:rFonts w:ascii="Arial" w:hAnsi="Arial" w:cs="Arial"/>
          <w:lang w:val="en-US"/>
        </w:rPr>
        <w:t>for</w:t>
      </w:r>
      <w:r w:rsidR="004B324E" w:rsidRPr="00B23F2E">
        <w:rPr>
          <w:rFonts w:ascii="Arial" w:hAnsi="Arial" w:cs="Arial"/>
          <w:lang w:val="en-US"/>
        </w:rPr>
        <w:t xml:space="preserve"> their</w:t>
      </w:r>
      <w:r w:rsidR="00174930" w:rsidRPr="00B23F2E">
        <w:rPr>
          <w:rFonts w:ascii="Arial" w:hAnsi="Arial" w:cs="Arial"/>
          <w:lang w:val="en-US"/>
        </w:rPr>
        <w:t xml:space="preserve"> advice and </w:t>
      </w:r>
      <w:r w:rsidR="004B324E" w:rsidRPr="00B23F2E">
        <w:rPr>
          <w:rFonts w:ascii="Arial" w:hAnsi="Arial" w:cs="Arial"/>
          <w:lang w:val="en-US"/>
        </w:rPr>
        <w:t>share</w:t>
      </w:r>
      <w:r w:rsidR="00174930" w:rsidRPr="00B23F2E">
        <w:rPr>
          <w:rFonts w:ascii="Arial" w:hAnsi="Arial" w:cs="Arial"/>
          <w:lang w:val="en-US"/>
        </w:rPr>
        <w:t xml:space="preserve"> of facilities. We thank Chris</w:t>
      </w:r>
      <w:r w:rsidR="004B324E" w:rsidRPr="00B23F2E">
        <w:rPr>
          <w:rFonts w:ascii="Arial" w:hAnsi="Arial" w:cs="Arial"/>
          <w:lang w:val="en-US"/>
        </w:rPr>
        <w:t xml:space="preserve"> </w:t>
      </w:r>
      <w:r w:rsidR="00174930" w:rsidRPr="00B23F2E">
        <w:rPr>
          <w:rFonts w:ascii="Arial" w:hAnsi="Arial" w:cs="Arial"/>
          <w:lang w:val="en-US"/>
        </w:rPr>
        <w:t>Terry for advice on analysis and manuscript.</w:t>
      </w:r>
    </w:p>
    <w:p w14:paraId="594AF9BA" w14:textId="77777777" w:rsidR="00DC5A0D" w:rsidRPr="00B23F2E" w:rsidRDefault="00DC5A0D" w:rsidP="007C1BC4">
      <w:pPr>
        <w:rPr>
          <w:rFonts w:ascii="Arial" w:hAnsi="Arial" w:cs="Arial"/>
          <w:lang w:val="en-US"/>
        </w:rPr>
      </w:pPr>
    </w:p>
    <w:p w14:paraId="6823C519" w14:textId="53A47818" w:rsidR="001C6FA4" w:rsidRPr="00B23F2E" w:rsidRDefault="00211590" w:rsidP="007C1BC4">
      <w:pPr>
        <w:rPr>
          <w:rFonts w:ascii="Arial" w:hAnsi="Arial" w:cs="Arial"/>
          <w:b/>
          <w:bCs/>
          <w:lang w:val="en-US"/>
        </w:rPr>
      </w:pPr>
      <w:r w:rsidRPr="00B23F2E">
        <w:rPr>
          <w:rFonts w:ascii="Arial" w:hAnsi="Arial" w:cs="Arial"/>
          <w:b/>
          <w:bCs/>
          <w:lang w:val="en-US"/>
        </w:rPr>
        <w:t>Abstract:</w:t>
      </w:r>
    </w:p>
    <w:p w14:paraId="73C50BFA" w14:textId="4AF6BC28" w:rsidR="002C44C1" w:rsidRPr="00B23F2E" w:rsidRDefault="002C44C1" w:rsidP="007C1BC4">
      <w:pPr>
        <w:ind w:firstLine="720"/>
        <w:rPr>
          <w:rFonts w:ascii="Arial" w:hAnsi="Arial" w:cs="Arial"/>
          <w:lang w:val="en-US"/>
        </w:rPr>
      </w:pPr>
      <w:r w:rsidRPr="00B23F2E">
        <w:rPr>
          <w:rFonts w:ascii="Arial" w:hAnsi="Arial" w:cs="Arial"/>
          <w:lang w:val="en-US"/>
        </w:rPr>
        <w:t xml:space="preserve">Species turnover </w:t>
      </w:r>
      <w:r w:rsidR="00BD2F56" w:rsidRPr="00B23F2E">
        <w:rPr>
          <w:rFonts w:ascii="Arial" w:hAnsi="Arial" w:cs="Arial"/>
          <w:lang w:val="en-US"/>
        </w:rPr>
        <w:t>along</w:t>
      </w:r>
      <w:r w:rsidRPr="00B23F2E">
        <w:rPr>
          <w:rFonts w:ascii="Arial" w:hAnsi="Arial" w:cs="Arial"/>
          <w:lang w:val="en-US"/>
        </w:rPr>
        <w:t xml:space="preserve"> temperature gradient</w:t>
      </w:r>
      <w:r w:rsidR="00BD2F56" w:rsidRPr="00B23F2E">
        <w:rPr>
          <w:rFonts w:ascii="Arial" w:hAnsi="Arial" w:cs="Arial"/>
          <w:lang w:val="en-US"/>
        </w:rPr>
        <w:t>s</w:t>
      </w:r>
      <w:del w:id="6" w:author="Jinlin Chen" w:date="2022-01-10T15:34:00Z">
        <w:r w:rsidRPr="00B23F2E" w:rsidDel="00A57755">
          <w:rPr>
            <w:rFonts w:ascii="Arial" w:hAnsi="Arial" w:cs="Arial"/>
            <w:lang w:val="en-US"/>
          </w:rPr>
          <w:delText xml:space="preserve"> (e.g. latitude, </w:delText>
        </w:r>
        <w:r w:rsidR="00846F63" w:rsidRPr="00B23F2E" w:rsidDel="00A57755">
          <w:rPr>
            <w:rFonts w:ascii="Arial" w:hAnsi="Arial" w:cs="Arial"/>
            <w:lang w:val="en-US"/>
          </w:rPr>
          <w:delText>elevation</w:delText>
        </w:r>
        <w:r w:rsidRPr="00B23F2E" w:rsidDel="00A57755">
          <w:rPr>
            <w:rFonts w:ascii="Arial" w:hAnsi="Arial" w:cs="Arial"/>
            <w:lang w:val="en-US"/>
          </w:rPr>
          <w:delText>)</w:delText>
        </w:r>
      </w:del>
      <w:r w:rsidRPr="00B23F2E">
        <w:rPr>
          <w:rFonts w:ascii="Arial" w:hAnsi="Arial" w:cs="Arial"/>
          <w:lang w:val="en-US"/>
        </w:rPr>
        <w:t xml:space="preserve"> is a widespread phenomenon</w:t>
      </w:r>
      <w:r w:rsidR="00AD530D" w:rsidRPr="00B23F2E">
        <w:rPr>
          <w:rFonts w:ascii="Arial" w:hAnsi="Arial" w:cs="Arial"/>
          <w:lang w:val="en-US"/>
        </w:rPr>
        <w:t xml:space="preserve"> and provides valuable information on how ecological communities might reorganize </w:t>
      </w:r>
      <w:r w:rsidR="00B123E8" w:rsidRPr="00B23F2E">
        <w:rPr>
          <w:rFonts w:ascii="Arial" w:hAnsi="Arial" w:cs="Arial"/>
          <w:lang w:val="en-US"/>
        </w:rPr>
        <w:t>as the climate warms</w:t>
      </w:r>
      <w:r w:rsidRPr="00B23F2E">
        <w:rPr>
          <w:rFonts w:ascii="Arial" w:hAnsi="Arial" w:cs="Arial"/>
          <w:lang w:val="en-US"/>
        </w:rPr>
        <w:t xml:space="preserve">. </w:t>
      </w:r>
      <w:ins w:id="7" w:author="Jinlin Chen" w:date="2022-01-13T10:19:00Z">
        <w:r w:rsidR="005B522D">
          <w:rPr>
            <w:rFonts w:ascii="Arial" w:hAnsi="Arial" w:cs="Arial"/>
            <w:lang w:val="en-US"/>
          </w:rPr>
          <w:t>T</w:t>
        </w:r>
      </w:ins>
      <w:del w:id="8" w:author="Jinlin Chen" w:date="2022-01-13T10:19:00Z">
        <w:r w:rsidR="006D6BAB" w:rsidRPr="00B23F2E" w:rsidDel="005B522D">
          <w:rPr>
            <w:rFonts w:ascii="Arial" w:hAnsi="Arial" w:cs="Arial"/>
            <w:lang w:val="en-US"/>
          </w:rPr>
          <w:delText>However, t</w:delText>
        </w:r>
      </w:del>
      <w:r w:rsidRPr="00B23F2E">
        <w:rPr>
          <w:rFonts w:ascii="Arial" w:hAnsi="Arial" w:cs="Arial"/>
          <w:lang w:val="en-US"/>
        </w:rPr>
        <w:t xml:space="preserve">he </w:t>
      </w:r>
      <w:r w:rsidR="00B123E8" w:rsidRPr="00B23F2E">
        <w:rPr>
          <w:rFonts w:ascii="Arial" w:hAnsi="Arial" w:cs="Arial"/>
          <w:lang w:val="en-US"/>
        </w:rPr>
        <w:t xml:space="preserve">precise </w:t>
      </w:r>
      <w:r w:rsidRPr="00B23F2E">
        <w:rPr>
          <w:rFonts w:ascii="Arial" w:hAnsi="Arial" w:cs="Arial"/>
          <w:lang w:val="en-US"/>
        </w:rPr>
        <w:t>response of species distribution</w:t>
      </w:r>
      <w:r w:rsidR="00B123E8" w:rsidRPr="00B23F2E">
        <w:rPr>
          <w:rFonts w:ascii="Arial" w:hAnsi="Arial" w:cs="Arial"/>
          <w:lang w:val="en-US"/>
        </w:rPr>
        <w:t>s</w:t>
      </w:r>
      <w:r w:rsidRPr="00B23F2E">
        <w:rPr>
          <w:rFonts w:ascii="Arial" w:hAnsi="Arial" w:cs="Arial"/>
          <w:lang w:val="en-US"/>
        </w:rPr>
        <w:t xml:space="preserve"> to climate change </w:t>
      </w:r>
      <w:r w:rsidR="00B123E8" w:rsidRPr="00B23F2E">
        <w:rPr>
          <w:rFonts w:ascii="Arial" w:hAnsi="Arial" w:cs="Arial"/>
          <w:lang w:val="en-US"/>
        </w:rPr>
        <w:t>will</w:t>
      </w:r>
      <w:r w:rsidRPr="00B23F2E">
        <w:rPr>
          <w:rFonts w:ascii="Arial" w:hAnsi="Arial" w:cs="Arial"/>
          <w:lang w:val="en-US"/>
        </w:rPr>
        <w:t xml:space="preserve"> depend on the mechanistic causes of range limits.</w:t>
      </w:r>
      <w:ins w:id="9" w:author="Jinlin Chen" w:date="2022-01-10T15:38:00Z">
        <w:r w:rsidR="00E622EE">
          <w:rPr>
            <w:rFonts w:ascii="Arial" w:hAnsi="Arial" w:cs="Arial"/>
            <w:lang w:val="en-US"/>
          </w:rPr>
          <w:t xml:space="preserve"> Tropic</w:t>
        </w:r>
      </w:ins>
      <w:ins w:id="10" w:author="Jinlin Chen" w:date="2022-01-13T10:18:00Z">
        <w:r w:rsidR="005B522D">
          <w:rPr>
            <w:rFonts w:ascii="Arial" w:hAnsi="Arial" w:cs="Arial"/>
            <w:lang w:val="en-US"/>
          </w:rPr>
          <w:t>s are rich in species interaction</w:t>
        </w:r>
      </w:ins>
      <w:ins w:id="11" w:author="Jinlin Chen" w:date="2022-01-13T10:20:00Z">
        <w:r w:rsidR="005B522D">
          <w:rPr>
            <w:rFonts w:ascii="Arial" w:hAnsi="Arial" w:cs="Arial"/>
            <w:lang w:val="en-US"/>
          </w:rPr>
          <w:t xml:space="preserve">s, </w:t>
        </w:r>
      </w:ins>
      <w:ins w:id="12" w:author="Jinlin Chen" w:date="2022-01-13T10:24:00Z">
        <w:r w:rsidR="005B522D">
          <w:rPr>
            <w:rFonts w:ascii="Arial" w:hAnsi="Arial" w:cs="Arial"/>
            <w:lang w:val="en-US"/>
          </w:rPr>
          <w:t>often</w:t>
        </w:r>
      </w:ins>
      <w:ins w:id="13" w:author="Jinlin Chen" w:date="2022-01-13T10:20:00Z">
        <w:r w:rsidR="005B522D">
          <w:rPr>
            <w:rFonts w:ascii="Arial" w:hAnsi="Arial" w:cs="Arial"/>
            <w:lang w:val="en-US"/>
          </w:rPr>
          <w:t xml:space="preserve"> complicating </w:t>
        </w:r>
      </w:ins>
      <w:ins w:id="14" w:author="Jinlin Chen" w:date="2022-01-13T10:21:00Z">
        <w:r w:rsidR="005B522D">
          <w:rPr>
            <w:rFonts w:ascii="Arial" w:hAnsi="Arial" w:cs="Arial"/>
            <w:lang w:val="en-US"/>
          </w:rPr>
          <w:t>their biodi</w:t>
        </w:r>
      </w:ins>
      <w:ins w:id="15" w:author="Jinlin Chen" w:date="2022-01-13T10:22:00Z">
        <w:r w:rsidR="005B522D">
          <w:rPr>
            <w:rFonts w:ascii="Arial" w:hAnsi="Arial" w:cs="Arial"/>
            <w:lang w:val="en-US"/>
          </w:rPr>
          <w:t xml:space="preserve">versity response to the </w:t>
        </w:r>
      </w:ins>
      <w:ins w:id="16" w:author="Jinlin Chen" w:date="2022-01-13T10:23:00Z">
        <w:r w:rsidR="005B522D">
          <w:rPr>
            <w:rFonts w:ascii="Arial" w:hAnsi="Arial" w:cs="Arial"/>
            <w:lang w:val="en-US"/>
          </w:rPr>
          <w:t>climate anomaly due to warming</w:t>
        </w:r>
      </w:ins>
      <w:ins w:id="17" w:author="Jinlin Chen" w:date="2022-01-10T15:38:00Z">
        <w:r w:rsidR="00E622EE">
          <w:rPr>
            <w:rFonts w:ascii="Arial" w:hAnsi="Arial" w:cs="Arial"/>
            <w:lang w:val="en-US"/>
          </w:rPr>
          <w:t>.</w:t>
        </w:r>
      </w:ins>
      <w:r w:rsidR="00A71910" w:rsidRPr="00B23F2E">
        <w:rPr>
          <w:rFonts w:ascii="Arial" w:hAnsi="Arial" w:cs="Arial"/>
          <w:lang w:val="en-US"/>
        </w:rPr>
        <w:t xml:space="preserve"> Evidence for the contribution of temperature to species distributions on tropical mountains is limited and the proximate causes (i.e. thermal tolerance, biotic competition) are rarely examined. </w:t>
      </w:r>
      <w:r w:rsidR="0095609A" w:rsidRPr="00B23F2E">
        <w:rPr>
          <w:rFonts w:ascii="Arial" w:hAnsi="Arial" w:cs="Arial"/>
          <w:lang w:val="en-US"/>
        </w:rPr>
        <w:t>We</w:t>
      </w:r>
      <w:r w:rsidR="000D0FD3" w:rsidRPr="00B23F2E">
        <w:rPr>
          <w:rFonts w:ascii="Arial" w:hAnsi="Arial" w:cs="Arial"/>
          <w:lang w:val="en-US"/>
        </w:rPr>
        <w:t xml:space="preserve"> tested thermal tolerance and biotic competition as causes of species turnover </w:t>
      </w:r>
      <w:r w:rsidR="004640D6" w:rsidRPr="00B23F2E">
        <w:rPr>
          <w:rFonts w:ascii="Arial" w:hAnsi="Arial" w:cs="Arial"/>
          <w:lang w:val="en-US"/>
        </w:rPr>
        <w:t xml:space="preserve">in </w:t>
      </w:r>
      <w:r w:rsidR="002B3EAB">
        <w:rPr>
          <w:rFonts w:ascii="Arial" w:hAnsi="Arial" w:cs="Arial"/>
          <w:lang w:val="en-US"/>
        </w:rPr>
        <w:t xml:space="preserve">the </w:t>
      </w:r>
      <w:r w:rsidR="004640D6" w:rsidRPr="00B23F2E">
        <w:rPr>
          <w:rFonts w:ascii="Arial" w:hAnsi="Arial" w:cs="Arial"/>
          <w:lang w:val="en-US"/>
        </w:rPr>
        <w:t xml:space="preserve">nine </w:t>
      </w:r>
      <w:r w:rsidR="00300DAC" w:rsidRPr="00B23F2E">
        <w:rPr>
          <w:rFonts w:ascii="Arial" w:hAnsi="Arial" w:cs="Arial"/>
          <w:lang w:val="en-US"/>
        </w:rPr>
        <w:t>most</w:t>
      </w:r>
      <w:r w:rsidR="002B3EAB">
        <w:rPr>
          <w:rFonts w:ascii="Arial" w:hAnsi="Arial" w:cs="Arial"/>
          <w:lang w:val="en-US"/>
        </w:rPr>
        <w:t xml:space="preserve"> </w:t>
      </w:r>
      <w:r w:rsidR="00300DAC" w:rsidRPr="00B23F2E">
        <w:rPr>
          <w:rFonts w:ascii="Arial" w:hAnsi="Arial" w:cs="Arial"/>
          <w:lang w:val="en-US"/>
        </w:rPr>
        <w:t xml:space="preserve">abundant </w:t>
      </w:r>
      <w:r w:rsidR="004640D6" w:rsidRPr="00B23F2E">
        <w:rPr>
          <w:rFonts w:ascii="Arial" w:hAnsi="Arial" w:cs="Arial"/>
          <w:lang w:val="en-US"/>
        </w:rPr>
        <w:t xml:space="preserve">species of </w:t>
      </w:r>
      <w:r w:rsidR="004640D6" w:rsidRPr="00B23F2E">
        <w:rPr>
          <w:rFonts w:ascii="Arial" w:hAnsi="Arial" w:cs="Arial"/>
          <w:i/>
          <w:iCs/>
          <w:lang w:val="en-US"/>
        </w:rPr>
        <w:t>Drosophila</w:t>
      </w:r>
      <w:r w:rsidR="004640D6" w:rsidRPr="00B23F2E">
        <w:rPr>
          <w:rFonts w:ascii="Arial" w:hAnsi="Arial" w:cs="Arial"/>
          <w:lang w:val="en-US"/>
        </w:rPr>
        <w:t xml:space="preserve"> </w:t>
      </w:r>
      <w:r w:rsidR="000D0FD3" w:rsidRPr="00B23F2E">
        <w:rPr>
          <w:rFonts w:ascii="Arial" w:hAnsi="Arial" w:cs="Arial"/>
          <w:lang w:val="en-US"/>
        </w:rPr>
        <w:t>along elevation</w:t>
      </w:r>
      <w:r w:rsidR="004640D6" w:rsidRPr="00B23F2E">
        <w:rPr>
          <w:rFonts w:ascii="Arial" w:hAnsi="Arial" w:cs="Arial"/>
          <w:lang w:val="en-US"/>
        </w:rPr>
        <w:t>al</w:t>
      </w:r>
      <w:r w:rsidR="000D0FD3" w:rsidRPr="00B23F2E">
        <w:rPr>
          <w:rFonts w:ascii="Arial" w:hAnsi="Arial" w:cs="Arial"/>
          <w:lang w:val="en-US"/>
        </w:rPr>
        <w:t xml:space="preserve"> gradients in the Australian Wet Tropics.</w:t>
      </w:r>
      <w:r w:rsidRPr="00B23F2E">
        <w:rPr>
          <w:rFonts w:ascii="Arial" w:hAnsi="Arial" w:cs="Arial"/>
          <w:lang w:val="en-US"/>
        </w:rPr>
        <w:t xml:space="preserve"> </w:t>
      </w:r>
      <w:r w:rsidR="00A71910" w:rsidRPr="00B23F2E">
        <w:rPr>
          <w:rFonts w:ascii="Arial" w:hAnsi="Arial" w:cs="Arial"/>
          <w:lang w:val="en-US"/>
        </w:rPr>
        <w:t>We found that u</w:t>
      </w:r>
      <w:r w:rsidR="000B7346" w:rsidRPr="00B23F2E">
        <w:rPr>
          <w:rFonts w:ascii="Arial" w:hAnsi="Arial" w:cs="Arial"/>
          <w:lang w:val="en-US"/>
        </w:rPr>
        <w:t>pper thermal limit</w:t>
      </w:r>
      <w:r w:rsidR="000F5489" w:rsidRPr="00B23F2E">
        <w:rPr>
          <w:rFonts w:ascii="Arial" w:hAnsi="Arial" w:cs="Arial"/>
          <w:lang w:val="en-US"/>
        </w:rPr>
        <w:t>s</w:t>
      </w:r>
      <w:r w:rsidR="000B7346" w:rsidRPr="00B23F2E">
        <w:rPr>
          <w:rFonts w:ascii="Arial" w:hAnsi="Arial" w:cs="Arial"/>
          <w:lang w:val="en-US"/>
        </w:rPr>
        <w:t xml:space="preserve"> </w:t>
      </w:r>
      <w:r w:rsidR="00361A91" w:rsidRPr="00B23F2E">
        <w:rPr>
          <w:rFonts w:ascii="Arial" w:hAnsi="Arial" w:cs="Arial"/>
          <w:lang w:val="en-US"/>
        </w:rPr>
        <w:t>varied less among species</w:t>
      </w:r>
      <w:r w:rsidR="000B7346" w:rsidRPr="00B23F2E">
        <w:rPr>
          <w:rFonts w:ascii="Arial" w:hAnsi="Arial" w:cs="Arial"/>
          <w:lang w:val="en-US"/>
        </w:rPr>
        <w:t xml:space="preserve"> </w:t>
      </w:r>
      <w:r w:rsidR="00475C40" w:rsidRPr="00B23F2E">
        <w:rPr>
          <w:rFonts w:ascii="Arial" w:hAnsi="Arial" w:cs="Arial"/>
          <w:lang w:val="en-US"/>
        </w:rPr>
        <w:t>than</w:t>
      </w:r>
      <w:r w:rsidR="000B7346" w:rsidRPr="00B23F2E">
        <w:rPr>
          <w:rFonts w:ascii="Arial" w:hAnsi="Arial" w:cs="Arial"/>
          <w:lang w:val="en-US"/>
        </w:rPr>
        <w:t xml:space="preserve"> lower </w:t>
      </w:r>
      <w:ins w:id="18" w:author="Jinlin Chen" w:date="2022-01-11T11:08:00Z">
        <w:r w:rsidR="00F12376">
          <w:rPr>
            <w:rFonts w:ascii="Arial" w:hAnsi="Arial" w:cs="Arial"/>
            <w:lang w:val="en-US"/>
          </w:rPr>
          <w:t xml:space="preserve">thermal </w:t>
        </w:r>
      </w:ins>
      <w:r w:rsidR="000B7346" w:rsidRPr="00B23F2E">
        <w:rPr>
          <w:rFonts w:ascii="Arial" w:hAnsi="Arial" w:cs="Arial"/>
          <w:lang w:val="en-US"/>
        </w:rPr>
        <w:t>limit</w:t>
      </w:r>
      <w:r w:rsidR="000F5489" w:rsidRPr="00B23F2E">
        <w:rPr>
          <w:rFonts w:ascii="Arial" w:hAnsi="Arial" w:cs="Arial"/>
          <w:lang w:val="en-US"/>
        </w:rPr>
        <w:t>s;</w:t>
      </w:r>
      <w:r w:rsidR="000B7346" w:rsidRPr="00B23F2E">
        <w:rPr>
          <w:rFonts w:ascii="Arial" w:hAnsi="Arial" w:cs="Arial"/>
          <w:lang w:val="en-US"/>
        </w:rPr>
        <w:t xml:space="preserve"> n</w:t>
      </w:r>
      <w:r w:rsidR="00346626">
        <w:rPr>
          <w:rFonts w:ascii="Arial" w:hAnsi="Arial" w:cs="Arial"/>
          <w:lang w:val="en-US"/>
        </w:rPr>
        <w:t>one</w:t>
      </w:r>
      <w:r w:rsidR="000B7346" w:rsidRPr="00B23F2E">
        <w:rPr>
          <w:rFonts w:ascii="Arial" w:hAnsi="Arial" w:cs="Arial"/>
          <w:lang w:val="en-US"/>
        </w:rPr>
        <w:t xml:space="preserve">theless, </w:t>
      </w:r>
      <w:r w:rsidR="000F5489" w:rsidRPr="00B23F2E">
        <w:rPr>
          <w:rFonts w:ascii="Arial" w:hAnsi="Arial" w:cs="Arial"/>
          <w:lang w:val="en-US"/>
        </w:rPr>
        <w:t xml:space="preserve">these </w:t>
      </w:r>
      <w:r w:rsidR="004D3D27" w:rsidRPr="00B23F2E">
        <w:rPr>
          <w:rFonts w:ascii="Arial" w:hAnsi="Arial" w:cs="Arial"/>
          <w:lang w:val="en-US"/>
        </w:rPr>
        <w:t>small</w:t>
      </w:r>
      <w:r w:rsidR="000B7346" w:rsidRPr="00B23F2E">
        <w:rPr>
          <w:rFonts w:ascii="Arial" w:hAnsi="Arial" w:cs="Arial"/>
          <w:lang w:val="en-US"/>
        </w:rPr>
        <w:t xml:space="preserve"> difference</w:t>
      </w:r>
      <w:r w:rsidR="000F5489" w:rsidRPr="00B23F2E">
        <w:rPr>
          <w:rFonts w:ascii="Arial" w:hAnsi="Arial" w:cs="Arial"/>
          <w:lang w:val="en-US"/>
        </w:rPr>
        <w:t>s</w:t>
      </w:r>
      <w:r w:rsidR="000B7346" w:rsidRPr="00B23F2E">
        <w:rPr>
          <w:rFonts w:ascii="Arial" w:hAnsi="Arial" w:cs="Arial"/>
          <w:lang w:val="en-US"/>
        </w:rPr>
        <w:t xml:space="preserve"> </w:t>
      </w:r>
      <w:r w:rsidR="00A71910" w:rsidRPr="00B23F2E">
        <w:rPr>
          <w:rFonts w:ascii="Arial" w:hAnsi="Arial" w:cs="Arial"/>
          <w:lang w:val="en-US"/>
        </w:rPr>
        <w:t>determine</w:t>
      </w:r>
      <w:r w:rsidR="00300DAC" w:rsidRPr="00B23F2E">
        <w:rPr>
          <w:rFonts w:ascii="Arial" w:hAnsi="Arial" w:cs="Arial"/>
          <w:lang w:val="en-US"/>
        </w:rPr>
        <w:t>d</w:t>
      </w:r>
      <w:r w:rsidR="00A71910" w:rsidRPr="00B23F2E">
        <w:rPr>
          <w:rFonts w:ascii="Arial" w:hAnsi="Arial" w:cs="Arial"/>
          <w:lang w:val="en-US"/>
        </w:rPr>
        <w:t xml:space="preserve"> species composition through</w:t>
      </w:r>
      <w:r w:rsidR="000B7346" w:rsidRPr="00B23F2E">
        <w:rPr>
          <w:rFonts w:ascii="Arial" w:hAnsi="Arial" w:cs="Arial"/>
          <w:lang w:val="en-US"/>
        </w:rPr>
        <w:t xml:space="preserve"> environmental sorting </w:t>
      </w:r>
      <w:r w:rsidR="00B241B4">
        <w:rPr>
          <w:rFonts w:ascii="Arial" w:hAnsi="Arial" w:cs="Arial"/>
          <w:lang w:val="en-US"/>
        </w:rPr>
        <w:t>as a result of</w:t>
      </w:r>
      <w:r w:rsidR="00E83777" w:rsidRPr="00B23F2E">
        <w:rPr>
          <w:rFonts w:ascii="Arial" w:hAnsi="Arial" w:cs="Arial"/>
          <w:lang w:val="en-US"/>
        </w:rPr>
        <w:t xml:space="preserve"> </w:t>
      </w:r>
      <w:r w:rsidR="000B7346" w:rsidRPr="00B23F2E">
        <w:rPr>
          <w:rFonts w:ascii="Arial" w:hAnsi="Arial" w:cs="Arial"/>
          <w:lang w:val="en-US"/>
        </w:rPr>
        <w:t>high temperature</w:t>
      </w:r>
      <w:r w:rsidR="00B241B4">
        <w:rPr>
          <w:rFonts w:ascii="Arial" w:hAnsi="Arial" w:cs="Arial"/>
          <w:lang w:val="en-US"/>
        </w:rPr>
        <w:t>s</w:t>
      </w:r>
      <w:r w:rsidR="000B7346" w:rsidRPr="00B23F2E">
        <w:rPr>
          <w:rFonts w:ascii="Arial" w:hAnsi="Arial" w:cs="Arial"/>
          <w:lang w:val="en-US"/>
        </w:rPr>
        <w:t xml:space="preserve"> </w:t>
      </w:r>
      <w:r w:rsidR="00A71910" w:rsidRPr="00B23F2E">
        <w:rPr>
          <w:rFonts w:ascii="Arial" w:hAnsi="Arial" w:cs="Arial"/>
          <w:lang w:val="en-US"/>
        </w:rPr>
        <w:t>at</w:t>
      </w:r>
      <w:r w:rsidR="000B7346" w:rsidRPr="00B23F2E">
        <w:rPr>
          <w:rFonts w:ascii="Arial" w:hAnsi="Arial" w:cs="Arial"/>
          <w:lang w:val="en-US"/>
        </w:rPr>
        <w:t xml:space="preserve"> low</w:t>
      </w:r>
      <w:r w:rsidR="00346626">
        <w:rPr>
          <w:rFonts w:ascii="Arial" w:hAnsi="Arial" w:cs="Arial"/>
          <w:lang w:val="en-US"/>
        </w:rPr>
        <w:t xml:space="preserve"> elevation sites</w:t>
      </w:r>
      <w:r w:rsidR="000B7346" w:rsidRPr="00B23F2E">
        <w:rPr>
          <w:rFonts w:ascii="Arial" w:hAnsi="Arial" w:cs="Arial"/>
          <w:lang w:val="en-US"/>
        </w:rPr>
        <w:t xml:space="preserve">. In contrast, </w:t>
      </w:r>
      <w:r w:rsidR="00B241B4">
        <w:rPr>
          <w:rFonts w:ascii="Arial" w:hAnsi="Arial" w:cs="Arial"/>
          <w:lang w:val="en-US"/>
        </w:rPr>
        <w:t>high elevation</w:t>
      </w:r>
      <w:r w:rsidR="000B7346" w:rsidRPr="00B23F2E">
        <w:rPr>
          <w:rFonts w:ascii="Arial" w:hAnsi="Arial" w:cs="Arial"/>
          <w:lang w:val="en-US"/>
        </w:rPr>
        <w:t xml:space="preserve"> community composition </w:t>
      </w:r>
      <w:r w:rsidR="00A71910" w:rsidRPr="00B23F2E">
        <w:rPr>
          <w:rFonts w:ascii="Arial" w:hAnsi="Arial" w:cs="Arial"/>
          <w:lang w:val="en-US"/>
        </w:rPr>
        <w:t>wa</w:t>
      </w:r>
      <w:r w:rsidR="000B7346" w:rsidRPr="00B23F2E">
        <w:rPr>
          <w:rFonts w:ascii="Arial" w:hAnsi="Arial" w:cs="Arial"/>
          <w:lang w:val="en-US"/>
        </w:rPr>
        <w:t>s</w:t>
      </w:r>
      <w:r w:rsidR="00597390" w:rsidRPr="00B23F2E">
        <w:rPr>
          <w:rFonts w:ascii="Arial" w:hAnsi="Arial" w:cs="Arial"/>
          <w:lang w:val="en-US"/>
        </w:rPr>
        <w:t xml:space="preserve"> </w:t>
      </w:r>
      <w:r w:rsidR="000B7346" w:rsidRPr="00B23F2E">
        <w:rPr>
          <w:rFonts w:ascii="Arial" w:hAnsi="Arial" w:cs="Arial"/>
          <w:lang w:val="en-US"/>
        </w:rPr>
        <w:t>driven by interspecific competition rather tha</w:t>
      </w:r>
      <w:r w:rsidR="00BC7557" w:rsidRPr="00B23F2E">
        <w:rPr>
          <w:rFonts w:ascii="Arial" w:hAnsi="Arial" w:cs="Arial"/>
          <w:lang w:val="en-US"/>
        </w:rPr>
        <w:t>n</w:t>
      </w:r>
      <w:r w:rsidR="003D3B41">
        <w:rPr>
          <w:rFonts w:ascii="Arial" w:hAnsi="Arial" w:cs="Arial"/>
          <w:lang w:val="en-US"/>
        </w:rPr>
        <w:t xml:space="preserve"> </w:t>
      </w:r>
      <w:ins w:id="19" w:author="Jinlin Chen" w:date="2022-01-11T09:43:00Z">
        <w:r w:rsidR="003D3B41">
          <w:rPr>
            <w:rFonts w:ascii="Arial" w:hAnsi="Arial" w:cs="Arial"/>
            <w:lang w:val="en-US"/>
          </w:rPr>
          <w:t>tolerance to</w:t>
        </w:r>
      </w:ins>
      <w:r w:rsidR="00BC7557" w:rsidRPr="00B23F2E">
        <w:rPr>
          <w:rFonts w:ascii="Arial" w:hAnsi="Arial" w:cs="Arial"/>
          <w:lang w:val="en-US"/>
        </w:rPr>
        <w:t xml:space="preserve"> </w:t>
      </w:r>
      <w:r w:rsidR="00300DAC" w:rsidRPr="00B23F2E">
        <w:rPr>
          <w:rFonts w:ascii="Arial" w:hAnsi="Arial" w:cs="Arial"/>
          <w:lang w:val="en-US"/>
        </w:rPr>
        <w:t>low temperature</w:t>
      </w:r>
      <w:r w:rsidR="000B7346" w:rsidRPr="00B23F2E">
        <w:rPr>
          <w:rFonts w:ascii="Arial" w:hAnsi="Arial" w:cs="Arial"/>
          <w:lang w:val="en-US"/>
        </w:rPr>
        <w:t xml:space="preserve">. </w:t>
      </w:r>
      <w:commentRangeStart w:id="20"/>
      <w:r w:rsidR="000B7346" w:rsidRPr="00B23F2E">
        <w:rPr>
          <w:rFonts w:ascii="Arial" w:hAnsi="Arial" w:cs="Arial"/>
          <w:lang w:val="en-US"/>
        </w:rPr>
        <w:t xml:space="preserve">These results </w:t>
      </w:r>
      <w:ins w:id="21" w:author="Jinlin Chen" w:date="2022-01-13T10:25:00Z">
        <w:r w:rsidR="005B522D">
          <w:rPr>
            <w:rFonts w:ascii="Arial" w:hAnsi="Arial" w:cs="Arial"/>
            <w:lang w:val="en-US"/>
          </w:rPr>
          <w:t xml:space="preserve">timely </w:t>
        </w:r>
      </w:ins>
      <w:r w:rsidR="000B7346" w:rsidRPr="00B23F2E">
        <w:rPr>
          <w:rFonts w:ascii="Arial" w:hAnsi="Arial" w:cs="Arial"/>
          <w:lang w:val="en-US"/>
        </w:rPr>
        <w:t>contribute to the discussion</w:t>
      </w:r>
      <w:commentRangeEnd w:id="20"/>
      <w:r w:rsidR="005B522D">
        <w:rPr>
          <w:rStyle w:val="CommentReference"/>
          <w:rFonts w:asciiTheme="minorHAnsi" w:eastAsiaTheme="minorHAnsi" w:hAnsiTheme="minorHAnsi" w:cstheme="minorBidi"/>
          <w:lang w:eastAsia="en-US"/>
        </w:rPr>
        <w:commentReference w:id="20"/>
      </w:r>
      <w:r w:rsidR="000B7346" w:rsidRPr="00B23F2E">
        <w:rPr>
          <w:rFonts w:ascii="Arial" w:hAnsi="Arial" w:cs="Arial"/>
          <w:lang w:val="en-US"/>
        </w:rPr>
        <w:t xml:space="preserve"> about the </w:t>
      </w:r>
      <w:r w:rsidR="009118C8" w:rsidRPr="00B23F2E">
        <w:rPr>
          <w:rFonts w:ascii="Arial" w:hAnsi="Arial" w:cs="Arial"/>
          <w:lang w:val="en-US"/>
        </w:rPr>
        <w:t>role of</w:t>
      </w:r>
      <w:r w:rsidR="000B7346" w:rsidRPr="00B23F2E">
        <w:rPr>
          <w:rFonts w:ascii="Arial" w:hAnsi="Arial" w:cs="Arial"/>
          <w:lang w:val="en-US"/>
        </w:rPr>
        <w:t xml:space="preserve"> abiotic and biotic factors </w:t>
      </w:r>
      <w:r w:rsidR="00984A4A" w:rsidRPr="00B23F2E">
        <w:rPr>
          <w:rFonts w:ascii="Arial" w:hAnsi="Arial" w:cs="Arial"/>
          <w:lang w:val="en-US"/>
        </w:rPr>
        <w:t xml:space="preserve">in structuring tropical </w:t>
      </w:r>
      <w:r w:rsidR="000B7346" w:rsidRPr="00B23F2E">
        <w:rPr>
          <w:rFonts w:ascii="Arial" w:hAnsi="Arial" w:cs="Arial"/>
          <w:lang w:val="en-US"/>
        </w:rPr>
        <w:t>communit</w:t>
      </w:r>
      <w:r w:rsidR="00984A4A" w:rsidRPr="00B23F2E">
        <w:rPr>
          <w:rFonts w:ascii="Arial" w:hAnsi="Arial" w:cs="Arial"/>
          <w:lang w:val="en-US"/>
        </w:rPr>
        <w:t xml:space="preserve">ies </w:t>
      </w:r>
      <w:r w:rsidR="000B7346" w:rsidRPr="00B23F2E">
        <w:rPr>
          <w:rFonts w:ascii="Arial" w:hAnsi="Arial" w:cs="Arial"/>
          <w:lang w:val="en-US"/>
        </w:rPr>
        <w:t xml:space="preserve">and </w:t>
      </w:r>
      <w:r w:rsidR="009118C8" w:rsidRPr="00B23F2E">
        <w:rPr>
          <w:rFonts w:ascii="Arial" w:hAnsi="Arial" w:cs="Arial"/>
          <w:lang w:val="en-US"/>
        </w:rPr>
        <w:t>indicate that</w:t>
      </w:r>
      <w:ins w:id="22" w:author="Jinlin Chen" w:date="2022-01-11T09:44:00Z">
        <w:r w:rsidR="003D3B41">
          <w:rPr>
            <w:rFonts w:ascii="Arial" w:hAnsi="Arial" w:cs="Arial"/>
            <w:lang w:val="en-US"/>
          </w:rPr>
          <w:t xml:space="preserve"> </w:t>
        </w:r>
        <w:commentRangeStart w:id="23"/>
        <w:r w:rsidR="003D3B41">
          <w:rPr>
            <w:rFonts w:ascii="Arial" w:hAnsi="Arial" w:cs="Arial"/>
            <w:lang w:val="en-US"/>
          </w:rPr>
          <w:t>these</w:t>
        </w:r>
      </w:ins>
      <w:r w:rsidR="009C25C1" w:rsidRPr="00B23F2E">
        <w:rPr>
          <w:rFonts w:ascii="Arial" w:hAnsi="Arial" w:cs="Arial"/>
          <w:lang w:val="en-US"/>
        </w:rPr>
        <w:t xml:space="preserve"> </w:t>
      </w:r>
      <w:r w:rsidR="000B7346" w:rsidRPr="00B23F2E">
        <w:rPr>
          <w:rFonts w:ascii="Arial" w:hAnsi="Arial" w:cs="Arial"/>
          <w:lang w:val="en-US"/>
        </w:rPr>
        <w:t>tropical insect</w:t>
      </w:r>
      <w:r w:rsidR="00790963" w:rsidRPr="00B23F2E">
        <w:rPr>
          <w:rFonts w:ascii="Arial" w:hAnsi="Arial" w:cs="Arial"/>
          <w:lang w:val="en-US"/>
        </w:rPr>
        <w:t>s</w:t>
      </w:r>
      <w:r w:rsidR="009118C8" w:rsidRPr="00B23F2E">
        <w:rPr>
          <w:rFonts w:ascii="Arial" w:hAnsi="Arial" w:cs="Arial"/>
          <w:lang w:val="en-US"/>
        </w:rPr>
        <w:t xml:space="preserve"> may be vulnerable</w:t>
      </w:r>
      <w:r w:rsidR="000B7346" w:rsidRPr="00B23F2E">
        <w:rPr>
          <w:rFonts w:ascii="Arial" w:hAnsi="Arial" w:cs="Arial"/>
          <w:lang w:val="en-US"/>
        </w:rPr>
        <w:t xml:space="preserve"> </w:t>
      </w:r>
      <w:r w:rsidR="009118C8" w:rsidRPr="00B23F2E">
        <w:rPr>
          <w:rFonts w:ascii="Arial" w:hAnsi="Arial" w:cs="Arial"/>
          <w:lang w:val="en-US"/>
        </w:rPr>
        <w:t>to future warming</w:t>
      </w:r>
      <w:commentRangeEnd w:id="23"/>
      <w:r w:rsidR="003D3B41">
        <w:rPr>
          <w:rStyle w:val="CommentReference"/>
          <w:rFonts w:asciiTheme="minorHAnsi" w:eastAsiaTheme="minorHAnsi" w:hAnsiTheme="minorHAnsi" w:cstheme="minorBidi"/>
          <w:lang w:eastAsia="en-US"/>
        </w:rPr>
        <w:commentReference w:id="23"/>
      </w:r>
      <w:r w:rsidR="009118C8" w:rsidRPr="00B23F2E">
        <w:rPr>
          <w:rFonts w:ascii="Arial" w:hAnsi="Arial" w:cs="Arial"/>
          <w:lang w:val="en-US"/>
        </w:rPr>
        <w:t xml:space="preserve"> </w:t>
      </w:r>
      <w:r w:rsidR="00264929" w:rsidRPr="00B23F2E">
        <w:rPr>
          <w:rFonts w:ascii="Arial" w:hAnsi="Arial" w:cs="Arial"/>
          <w:lang w:val="en-US"/>
        </w:rPr>
        <w:t>wherever their distributions lie along elevational and other temperature</w:t>
      </w:r>
      <w:r w:rsidR="000B7346" w:rsidRPr="00B23F2E">
        <w:rPr>
          <w:rFonts w:ascii="Arial" w:hAnsi="Arial" w:cs="Arial"/>
          <w:lang w:val="en-US"/>
        </w:rPr>
        <w:t xml:space="preserve"> gradient</w:t>
      </w:r>
      <w:r w:rsidR="00264929" w:rsidRPr="00B23F2E">
        <w:rPr>
          <w:rFonts w:ascii="Arial" w:hAnsi="Arial" w:cs="Arial"/>
          <w:lang w:val="en-US"/>
        </w:rPr>
        <w:t>s</w:t>
      </w:r>
      <w:r w:rsidR="000B7346" w:rsidRPr="00B23F2E">
        <w:rPr>
          <w:rFonts w:ascii="Arial" w:hAnsi="Arial" w:cs="Arial"/>
          <w:lang w:val="en-US"/>
        </w:rPr>
        <w:t>.</w:t>
      </w:r>
    </w:p>
    <w:p w14:paraId="01DF9FB4" w14:textId="77777777" w:rsidR="002C44C1" w:rsidRPr="00B23F2E" w:rsidRDefault="002C44C1" w:rsidP="007C1BC4">
      <w:pPr>
        <w:rPr>
          <w:rFonts w:ascii="Arial" w:hAnsi="Arial" w:cs="Arial"/>
          <w:lang w:val="en-US"/>
        </w:rPr>
      </w:pPr>
    </w:p>
    <w:p w14:paraId="002437D3" w14:textId="19977404" w:rsidR="00344335" w:rsidRPr="00B23F2E" w:rsidRDefault="00344335" w:rsidP="007C1BC4">
      <w:pPr>
        <w:rPr>
          <w:rFonts w:ascii="Arial" w:hAnsi="Arial" w:cs="Arial"/>
          <w:lang w:val="en-US"/>
        </w:rPr>
      </w:pPr>
      <w:r w:rsidRPr="00B23F2E">
        <w:rPr>
          <w:rFonts w:ascii="Arial" w:hAnsi="Arial" w:cs="Arial"/>
          <w:lang w:val="en-US"/>
        </w:rPr>
        <w:br w:type="page"/>
      </w:r>
    </w:p>
    <w:p w14:paraId="1E28F4C9" w14:textId="48CBF26D" w:rsidR="00682E64" w:rsidRPr="00B23F2E" w:rsidRDefault="005469BF" w:rsidP="007C1BC4">
      <w:pPr>
        <w:rPr>
          <w:rFonts w:ascii="Arial" w:hAnsi="Arial" w:cs="Arial"/>
          <w:lang w:val="en-US"/>
        </w:rPr>
      </w:pPr>
      <w:r w:rsidRPr="00B23F2E">
        <w:rPr>
          <w:rFonts w:ascii="Arial" w:hAnsi="Arial" w:cs="Arial"/>
          <w:b/>
          <w:bCs/>
          <w:lang w:val="en-US"/>
        </w:rPr>
        <w:lastRenderedPageBreak/>
        <w:t>Introduction</w:t>
      </w:r>
    </w:p>
    <w:p w14:paraId="3F27C63C" w14:textId="4F3F98FA" w:rsidR="00142F4D" w:rsidRPr="00B23F2E" w:rsidRDefault="00682E64" w:rsidP="007C1BC4">
      <w:pPr>
        <w:ind w:firstLine="720"/>
        <w:rPr>
          <w:rFonts w:ascii="Arial" w:hAnsi="Arial" w:cs="Arial"/>
        </w:rPr>
      </w:pPr>
      <w:r w:rsidRPr="00B23F2E">
        <w:rPr>
          <w:rFonts w:ascii="Arial" w:hAnsi="Arial" w:cs="Arial"/>
          <w:lang w:val="en-US"/>
        </w:rPr>
        <w:t>T</w:t>
      </w:r>
      <w:r w:rsidR="000D48E4" w:rsidRPr="00B23F2E">
        <w:rPr>
          <w:rFonts w:ascii="Arial" w:hAnsi="Arial" w:cs="Arial"/>
          <w:lang w:val="en-US"/>
        </w:rPr>
        <w:t xml:space="preserve">emperature is one of the fundamental environmental factors </w:t>
      </w:r>
      <w:del w:id="24" w:author="Jinlin Chen" w:date="2022-01-11T09:49:00Z">
        <w:r w:rsidR="00AF5B9A" w:rsidDel="0014061B">
          <w:rPr>
            <w:rFonts w:ascii="Arial" w:hAnsi="Arial" w:cs="Arial"/>
            <w:lang w:val="en-US"/>
          </w:rPr>
          <w:delText>determinining</w:delText>
        </w:r>
      </w:del>
      <w:ins w:id="25" w:author="Jinlin Chen" w:date="2022-01-11T09:49:00Z">
        <w:r w:rsidR="0014061B">
          <w:rPr>
            <w:rFonts w:ascii="Arial" w:hAnsi="Arial" w:cs="Arial"/>
            <w:lang w:val="en-US"/>
          </w:rPr>
          <w:t>determining</w:t>
        </w:r>
      </w:ins>
      <w:r w:rsidR="00AF5B9A" w:rsidRPr="00B23F2E">
        <w:rPr>
          <w:rFonts w:ascii="Arial" w:hAnsi="Arial" w:cs="Arial"/>
          <w:lang w:val="en-US"/>
        </w:rPr>
        <w:t xml:space="preserve"> </w:t>
      </w:r>
      <w:r w:rsidR="000D48E4" w:rsidRPr="00B23F2E">
        <w:rPr>
          <w:rFonts w:ascii="Arial" w:hAnsi="Arial" w:cs="Arial"/>
          <w:lang w:val="en-US"/>
        </w:rPr>
        <w:t>species</w:t>
      </w:r>
      <w:r w:rsidR="00AF5B9A">
        <w:rPr>
          <w:rFonts w:ascii="Arial" w:hAnsi="Arial" w:cs="Arial"/>
          <w:lang w:val="en-US"/>
        </w:rPr>
        <w:t>’</w:t>
      </w:r>
      <w:r w:rsidR="000D48E4" w:rsidRPr="00B23F2E">
        <w:rPr>
          <w:rFonts w:ascii="Arial" w:hAnsi="Arial" w:cs="Arial"/>
          <w:lang w:val="en-US"/>
        </w:rPr>
        <w:t xml:space="preserve"> </w:t>
      </w:r>
      <w:r w:rsidR="00790D7D" w:rsidRPr="00B23F2E">
        <w:rPr>
          <w:rFonts w:ascii="Arial" w:hAnsi="Arial" w:cs="Arial"/>
          <w:lang w:val="en-US"/>
        </w:rPr>
        <w:t>ranges</w:t>
      </w:r>
      <w:r w:rsidR="00575F70" w:rsidRPr="00B23F2E">
        <w:rPr>
          <w:rFonts w:ascii="Arial" w:hAnsi="Arial" w:cs="Arial"/>
          <w:lang w:val="en-US"/>
        </w:rPr>
        <w:t xml:space="preserve"> and abundance</w:t>
      </w:r>
      <w:r w:rsidR="00AF5B9A">
        <w:rPr>
          <w:rFonts w:ascii="Arial" w:hAnsi="Arial" w:cs="Arial"/>
          <w:lang w:val="en-US"/>
        </w:rPr>
        <w:t>s</w:t>
      </w:r>
      <w:r w:rsidR="008F7A5F" w:rsidRPr="00B23F2E">
        <w:rPr>
          <w:rFonts w:ascii="Arial" w:hAnsi="Arial" w:cs="Arial"/>
          <w:lang w:val="en-US"/>
        </w:rPr>
        <w:t xml:space="preserve"> </w:t>
      </w:r>
      <w:r w:rsidR="008F7A5F" w:rsidRPr="00B23F2E">
        <w:rPr>
          <w:rFonts w:ascii="Arial" w:hAnsi="Arial" w:cs="Arial"/>
          <w:lang w:val="en-US"/>
        </w:rPr>
        <w:fldChar w:fldCharType="begin" w:fldLock="1"/>
      </w:r>
      <w:r w:rsidR="008F7A5F" w:rsidRPr="00B23F2E">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B23F2E">
        <w:rPr>
          <w:rFonts w:ascii="Arial" w:hAnsi="Arial" w:cs="Arial"/>
          <w:lang w:val="en-US"/>
        </w:rPr>
        <w:fldChar w:fldCharType="separate"/>
      </w:r>
      <w:r w:rsidR="008F7A5F" w:rsidRPr="00B23F2E">
        <w:rPr>
          <w:rFonts w:ascii="Arial" w:hAnsi="Arial" w:cs="Arial"/>
          <w:noProof/>
          <w:lang w:val="en-US"/>
        </w:rPr>
        <w:t>(Hoffmann and Blows 1994)</w:t>
      </w:r>
      <w:r w:rsidR="008F7A5F" w:rsidRPr="00B23F2E">
        <w:rPr>
          <w:rFonts w:ascii="Arial" w:hAnsi="Arial" w:cs="Arial"/>
          <w:lang w:val="en-US"/>
        </w:rPr>
        <w:fldChar w:fldCharType="end"/>
      </w:r>
      <w:r w:rsidR="000D48E4" w:rsidRPr="00B23F2E">
        <w:rPr>
          <w:rFonts w:ascii="Arial" w:hAnsi="Arial" w:cs="Arial"/>
          <w:lang w:val="en-US"/>
        </w:rPr>
        <w:t xml:space="preserve">. </w:t>
      </w:r>
      <w:r w:rsidR="0032495F" w:rsidRPr="00B23F2E">
        <w:rPr>
          <w:rFonts w:ascii="Arial" w:hAnsi="Arial" w:cs="Arial"/>
          <w:lang w:val="en-US"/>
        </w:rPr>
        <w:t>I</w:t>
      </w:r>
      <w:r w:rsidRPr="00B23F2E">
        <w:rPr>
          <w:rFonts w:ascii="Arial" w:hAnsi="Arial" w:cs="Arial"/>
          <w:lang w:val="en-US"/>
        </w:rPr>
        <w:t>n</w:t>
      </w:r>
      <w:r w:rsidR="00FD313B">
        <w:rPr>
          <w:rFonts w:ascii="Arial" w:hAnsi="Arial" w:cs="Arial"/>
          <w:lang w:val="en-US"/>
        </w:rPr>
        <w:t xml:space="preserve"> in</w:t>
      </w:r>
      <w:r w:rsidRPr="00B23F2E">
        <w:rPr>
          <w:rFonts w:ascii="Arial" w:hAnsi="Arial" w:cs="Arial"/>
          <w:lang w:val="en-US"/>
        </w:rPr>
        <w:t>sects</w:t>
      </w:r>
      <w:r w:rsidR="00FD313B">
        <w:rPr>
          <w:rFonts w:ascii="Arial" w:hAnsi="Arial" w:cs="Arial"/>
          <w:lang w:val="en-US"/>
        </w:rPr>
        <w:t>,</w:t>
      </w:r>
      <w:r w:rsidRPr="00B23F2E">
        <w:rPr>
          <w:rFonts w:ascii="Arial" w:hAnsi="Arial" w:cs="Arial"/>
          <w:lang w:val="en-US"/>
        </w:rPr>
        <w:t xml:space="preserve"> reproduction, survival, growth, and behavio</w:t>
      </w:r>
      <w:r w:rsidR="00313720" w:rsidRPr="00B23F2E">
        <w:rPr>
          <w:rFonts w:ascii="Arial" w:hAnsi="Arial" w:cs="Arial"/>
          <w:lang w:val="en-US"/>
        </w:rPr>
        <w:t>u</w:t>
      </w:r>
      <w:r w:rsidRPr="00B23F2E">
        <w:rPr>
          <w:rFonts w:ascii="Arial" w:hAnsi="Arial" w:cs="Arial"/>
          <w:lang w:val="en-US"/>
        </w:rPr>
        <w:t>r are</w:t>
      </w:r>
      <w:r w:rsidR="00FD313B">
        <w:rPr>
          <w:rFonts w:ascii="Arial" w:hAnsi="Arial" w:cs="Arial"/>
          <w:lang w:val="en-US"/>
        </w:rPr>
        <w:t xml:space="preserve"> all</w:t>
      </w:r>
      <w:r w:rsidRPr="00B23F2E">
        <w:rPr>
          <w:rFonts w:ascii="Arial" w:hAnsi="Arial" w:cs="Arial"/>
          <w:lang w:val="en-US"/>
        </w:rPr>
        <w:t xml:space="preserve"> dictated by the environmental temperature</w:t>
      </w:r>
      <w:r w:rsidR="00B52630" w:rsidRPr="00B23F2E">
        <w:rPr>
          <w:rFonts w:ascii="Arial" w:hAnsi="Arial" w:cs="Arial"/>
          <w:lang w:val="en-US"/>
        </w:rPr>
        <w:t xml:space="preserve"> </w:t>
      </w:r>
      <w:r w:rsidR="00B52630" w:rsidRPr="00B23F2E">
        <w:rPr>
          <w:rFonts w:ascii="Arial" w:hAnsi="Arial" w:cs="Arial"/>
          <w:lang w:val="en-US"/>
        </w:rPr>
        <w:fldChar w:fldCharType="begin" w:fldLock="1"/>
      </w:r>
      <w:r w:rsidR="00243DAB" w:rsidRPr="00B23F2E">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B23F2E">
        <w:rPr>
          <w:rFonts w:ascii="Arial" w:hAnsi="Arial" w:cs="Arial"/>
          <w:lang w:val="en-US"/>
        </w:rPr>
        <w:fldChar w:fldCharType="separate"/>
      </w:r>
      <w:r w:rsidR="008F7A5F" w:rsidRPr="00B23F2E">
        <w:rPr>
          <w:rFonts w:ascii="Arial" w:hAnsi="Arial" w:cs="Arial"/>
          <w:noProof/>
          <w:lang w:val="en-US"/>
        </w:rPr>
        <w:t>(Huey and Kingsolver 1989; Huey and Stevenson 1979)</w:t>
      </w:r>
      <w:r w:rsidR="00B52630" w:rsidRPr="00B23F2E">
        <w:rPr>
          <w:rFonts w:ascii="Arial" w:hAnsi="Arial" w:cs="Arial"/>
          <w:lang w:val="en-US"/>
        </w:rPr>
        <w:fldChar w:fldCharType="end"/>
      </w:r>
      <w:r w:rsidRPr="00B23F2E">
        <w:rPr>
          <w:rFonts w:ascii="Arial" w:hAnsi="Arial" w:cs="Arial"/>
          <w:lang w:val="en-US"/>
        </w:rPr>
        <w:t>.</w:t>
      </w:r>
      <w:r w:rsidR="00CA114D" w:rsidRPr="00B23F2E">
        <w:rPr>
          <w:rFonts w:ascii="Arial" w:hAnsi="Arial" w:cs="Arial"/>
          <w:lang w:val="en-US"/>
        </w:rPr>
        <w:t xml:space="preserve"> </w:t>
      </w:r>
      <w:r w:rsidR="00495C11">
        <w:rPr>
          <w:rFonts w:ascii="Arial" w:hAnsi="Arial" w:cs="Arial"/>
          <w:lang w:val="en-US"/>
        </w:rPr>
        <w:t>Insect</w:t>
      </w:r>
      <w:r w:rsidR="00495C11" w:rsidRPr="00B23F2E">
        <w:rPr>
          <w:rFonts w:ascii="Arial" w:hAnsi="Arial" w:cs="Arial"/>
          <w:lang w:val="en-US"/>
        </w:rPr>
        <w:t xml:space="preserve"> </w:t>
      </w:r>
      <w:r w:rsidR="00CA114D" w:rsidRPr="00B23F2E">
        <w:rPr>
          <w:rFonts w:ascii="Arial" w:hAnsi="Arial" w:cs="Arial"/>
          <w:lang w:val="en-US"/>
        </w:rPr>
        <w:t>populations</w:t>
      </w:r>
      <w:r w:rsidR="00142F4D" w:rsidRPr="00B23F2E">
        <w:rPr>
          <w:rFonts w:ascii="Arial" w:hAnsi="Arial" w:cs="Arial"/>
          <w:lang w:val="en-US"/>
        </w:rPr>
        <w:t xml:space="preserve"> are also influenced</w:t>
      </w:r>
      <w:r w:rsidR="00CA114D" w:rsidRPr="00B23F2E">
        <w:rPr>
          <w:rFonts w:ascii="Arial" w:hAnsi="Arial" w:cs="Arial"/>
          <w:lang w:val="en-US"/>
        </w:rPr>
        <w:t xml:space="preserve"> </w:t>
      </w:r>
      <w:r w:rsidR="00495C11" w:rsidRPr="00B23F2E">
        <w:rPr>
          <w:rFonts w:ascii="Arial" w:hAnsi="Arial" w:cs="Arial"/>
          <w:lang w:val="en-US"/>
        </w:rPr>
        <w:t xml:space="preserve">indirectly </w:t>
      </w:r>
      <w:r w:rsidR="00CA114D" w:rsidRPr="00B23F2E">
        <w:rPr>
          <w:rFonts w:ascii="Arial" w:hAnsi="Arial" w:cs="Arial"/>
          <w:lang w:val="en-US"/>
        </w:rPr>
        <w:t>by temperature</w:t>
      </w:r>
      <w:r w:rsidR="00142F4D" w:rsidRPr="00B23F2E">
        <w:rPr>
          <w:rFonts w:ascii="Arial" w:hAnsi="Arial" w:cs="Arial"/>
          <w:lang w:val="en-US"/>
        </w:rPr>
        <w:t xml:space="preserve"> </w:t>
      </w:r>
      <w:r w:rsidR="00FD313B">
        <w:rPr>
          <w:rFonts w:ascii="Arial" w:hAnsi="Arial" w:cs="Arial"/>
          <w:lang w:val="en-US"/>
        </w:rPr>
        <w:t>via</w:t>
      </w:r>
      <w:r w:rsidR="00FD313B" w:rsidRPr="00B23F2E">
        <w:rPr>
          <w:rFonts w:ascii="Arial" w:hAnsi="Arial" w:cs="Arial"/>
          <w:lang w:val="en-US"/>
        </w:rPr>
        <w:t xml:space="preserve"> </w:t>
      </w:r>
      <w:r w:rsidR="00CA114D" w:rsidRPr="00B23F2E">
        <w:rPr>
          <w:rFonts w:ascii="Arial" w:hAnsi="Arial" w:cs="Arial"/>
          <w:lang w:val="en-US"/>
        </w:rPr>
        <w:t>the thermal response</w:t>
      </w:r>
      <w:r w:rsidR="00FD313B">
        <w:rPr>
          <w:rFonts w:ascii="Arial" w:hAnsi="Arial" w:cs="Arial"/>
          <w:lang w:val="en-US"/>
        </w:rPr>
        <w:t>s</w:t>
      </w:r>
      <w:r w:rsidR="00CA114D" w:rsidRPr="00B23F2E">
        <w:rPr>
          <w:rFonts w:ascii="Arial" w:hAnsi="Arial" w:cs="Arial"/>
          <w:lang w:val="en-US"/>
        </w:rPr>
        <w:t xml:space="preserve"> of </w:t>
      </w:r>
      <w:r w:rsidR="00FD31AA">
        <w:rPr>
          <w:rFonts w:ascii="Arial" w:hAnsi="Arial" w:cs="Arial"/>
          <w:lang w:val="en-US"/>
        </w:rPr>
        <w:t>other species with which they interact,</w:t>
      </w:r>
      <w:r w:rsidR="00BC7557" w:rsidRPr="00B23F2E">
        <w:rPr>
          <w:rFonts w:ascii="Arial" w:hAnsi="Arial" w:cs="Arial"/>
          <w:lang w:val="en-US"/>
        </w:rPr>
        <w:t xml:space="preserve"> </w:t>
      </w:r>
      <w:r w:rsidR="0021652C" w:rsidRPr="00B23F2E">
        <w:rPr>
          <w:rFonts w:ascii="Arial" w:hAnsi="Arial" w:cs="Arial"/>
          <w:lang w:val="en-US"/>
        </w:rPr>
        <w:t xml:space="preserve">such as competitors and predators </w:t>
      </w:r>
      <w:r w:rsidR="00BC7557"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sidRPr="00B23F2E">
        <w:rPr>
          <w:rFonts w:ascii="Arial" w:hAnsi="Arial" w:cs="Arial"/>
          <w:lang w:val="en-US"/>
        </w:rPr>
        <w:fldChar w:fldCharType="separate"/>
      </w:r>
      <w:r w:rsidR="00BC7557" w:rsidRPr="00B23F2E">
        <w:rPr>
          <w:rFonts w:ascii="Arial" w:hAnsi="Arial" w:cs="Arial"/>
          <w:noProof/>
          <w:lang w:val="en-US"/>
        </w:rPr>
        <w:t>(Gilman et al. 2010)</w:t>
      </w:r>
      <w:r w:rsidR="00BC7557" w:rsidRPr="00B23F2E">
        <w:rPr>
          <w:rFonts w:ascii="Arial" w:hAnsi="Arial" w:cs="Arial"/>
          <w:lang w:val="en-US"/>
        </w:rPr>
        <w:fldChar w:fldCharType="end"/>
      </w:r>
      <w:r w:rsidR="00CA114D" w:rsidRPr="00B23F2E">
        <w:rPr>
          <w:rFonts w:ascii="Arial" w:hAnsi="Arial" w:cs="Arial"/>
          <w:lang w:val="en-US"/>
        </w:rPr>
        <w:t xml:space="preserve">. </w:t>
      </w:r>
      <w:commentRangeStart w:id="26"/>
      <w:r w:rsidR="00A73FFD" w:rsidRPr="00B23F2E">
        <w:rPr>
          <w:rFonts w:ascii="Arial" w:hAnsi="Arial" w:cs="Arial"/>
          <w:lang w:val="en-US"/>
        </w:rPr>
        <w:t>Ch</w:t>
      </w:r>
      <w:r w:rsidR="00142F4D" w:rsidRPr="00B23F2E">
        <w:rPr>
          <w:rFonts w:ascii="Arial" w:hAnsi="Arial" w:cs="Arial"/>
          <w:lang w:val="en-US"/>
        </w:rPr>
        <w:t>ange</w:t>
      </w:r>
      <w:r w:rsidR="00CA114D" w:rsidRPr="00B23F2E">
        <w:rPr>
          <w:rFonts w:ascii="Arial" w:hAnsi="Arial" w:cs="Arial"/>
          <w:lang w:val="en-US"/>
        </w:rPr>
        <w:t>s</w:t>
      </w:r>
      <w:r w:rsidR="00142F4D" w:rsidRPr="00B23F2E">
        <w:rPr>
          <w:rFonts w:ascii="Arial" w:hAnsi="Arial" w:cs="Arial"/>
          <w:lang w:val="en-US"/>
        </w:rPr>
        <w:t xml:space="preserve"> </w:t>
      </w:r>
      <w:r w:rsidR="002B706F" w:rsidRPr="00B23F2E">
        <w:rPr>
          <w:rFonts w:ascii="Arial" w:hAnsi="Arial" w:cs="Arial"/>
          <w:lang w:val="en-US"/>
        </w:rPr>
        <w:t>in</w:t>
      </w:r>
      <w:r w:rsidR="00142F4D" w:rsidRPr="00B23F2E">
        <w:rPr>
          <w:rFonts w:ascii="Arial" w:hAnsi="Arial" w:cs="Arial"/>
          <w:lang w:val="en-US"/>
        </w:rPr>
        <w:t xml:space="preserve"> insect distribution</w:t>
      </w:r>
      <w:ins w:id="27" w:author="Jinlin Chen" w:date="2022-01-11T09:46:00Z">
        <w:r w:rsidR="0014061B">
          <w:rPr>
            <w:rFonts w:ascii="Arial" w:hAnsi="Arial" w:cs="Arial"/>
            <w:lang w:val="en-US"/>
          </w:rPr>
          <w:t>s</w:t>
        </w:r>
      </w:ins>
      <w:r w:rsidR="00142F4D" w:rsidRPr="00B23F2E">
        <w:rPr>
          <w:rFonts w:ascii="Arial" w:hAnsi="Arial" w:cs="Arial"/>
          <w:lang w:val="en-US"/>
        </w:rPr>
        <w:t xml:space="preserve">, </w:t>
      </w:r>
      <w:r w:rsidR="00AD79E1" w:rsidRPr="00B23F2E">
        <w:rPr>
          <w:rFonts w:ascii="Arial" w:hAnsi="Arial" w:cs="Arial"/>
          <w:lang w:val="en-US"/>
        </w:rPr>
        <w:t xml:space="preserve">species </w:t>
      </w:r>
      <w:r w:rsidR="00142F4D" w:rsidRPr="00B23F2E">
        <w:rPr>
          <w:rFonts w:ascii="Arial" w:hAnsi="Arial" w:cs="Arial"/>
          <w:lang w:val="en-US"/>
        </w:rPr>
        <w:t>composition and phenology</w:t>
      </w:r>
      <w:r w:rsidR="00CA114D" w:rsidRPr="00B23F2E">
        <w:rPr>
          <w:rFonts w:ascii="Arial" w:hAnsi="Arial" w:cs="Arial"/>
          <w:lang w:val="en-US"/>
        </w:rPr>
        <w:t xml:space="preserve"> </w:t>
      </w:r>
      <w:r w:rsidR="001C21B8">
        <w:rPr>
          <w:rFonts w:ascii="Arial" w:hAnsi="Arial" w:cs="Arial"/>
          <w:lang w:val="en-US"/>
        </w:rPr>
        <w:t xml:space="preserve">arising from changes to temperatures </w:t>
      </w:r>
      <w:r w:rsidR="00AD79E1" w:rsidRPr="00B23F2E">
        <w:rPr>
          <w:rFonts w:ascii="Arial" w:hAnsi="Arial" w:cs="Arial"/>
          <w:lang w:val="en-US"/>
        </w:rPr>
        <w:t xml:space="preserve">can have </w:t>
      </w:r>
      <w:r w:rsidR="00142F4D" w:rsidRPr="00B23F2E">
        <w:rPr>
          <w:rFonts w:ascii="Arial" w:hAnsi="Arial" w:cs="Arial"/>
          <w:lang w:val="en-US"/>
        </w:rPr>
        <w:t xml:space="preserve">direct environmental and economic </w:t>
      </w:r>
      <w:r w:rsidR="00AD79E1" w:rsidRPr="00B23F2E">
        <w:rPr>
          <w:rFonts w:ascii="Arial" w:hAnsi="Arial" w:cs="Arial"/>
          <w:lang w:val="en-US"/>
        </w:rPr>
        <w:t xml:space="preserve">consequences </w:t>
      </w:r>
      <w:commentRangeEnd w:id="26"/>
      <w:r w:rsidR="0007523E">
        <w:rPr>
          <w:rStyle w:val="CommentReference"/>
          <w:rFonts w:asciiTheme="minorHAnsi" w:eastAsiaTheme="minorHAnsi" w:hAnsiTheme="minorHAnsi" w:cstheme="minorBidi"/>
          <w:lang w:eastAsia="en-US"/>
        </w:rPr>
        <w:commentReference w:id="26"/>
      </w:r>
      <w:r w:rsidR="00142F4D" w:rsidRPr="00B23F2E">
        <w:rPr>
          <w:rFonts w:ascii="Arial" w:hAnsi="Arial" w:cs="Arial"/>
          <w:lang w:val="en-US"/>
        </w:rPr>
        <w:fldChar w:fldCharType="begin" w:fldLock="1"/>
      </w:r>
      <w:r w:rsidR="00142F4D" w:rsidRPr="00B23F2E">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B23F2E">
        <w:rPr>
          <w:rFonts w:ascii="Arial" w:hAnsi="Arial" w:cs="Arial"/>
          <w:lang w:val="en-US"/>
        </w:rPr>
        <w:fldChar w:fldCharType="separate"/>
      </w:r>
      <w:r w:rsidR="00142F4D" w:rsidRPr="00B23F2E">
        <w:rPr>
          <w:rFonts w:ascii="Arial" w:hAnsi="Arial" w:cs="Arial"/>
          <w:noProof/>
          <w:lang w:val="en-US"/>
        </w:rPr>
        <w:t>(Deutsch et al. 2018; Logan, Régnière, and Powell 2003; Pecl et al. 2017)</w:t>
      </w:r>
      <w:r w:rsidR="00142F4D" w:rsidRPr="00B23F2E">
        <w:rPr>
          <w:rFonts w:ascii="Arial" w:hAnsi="Arial" w:cs="Arial"/>
          <w:lang w:val="en-US"/>
        </w:rPr>
        <w:fldChar w:fldCharType="end"/>
      </w:r>
      <w:r w:rsidR="00142F4D" w:rsidRPr="00B23F2E">
        <w:rPr>
          <w:rFonts w:ascii="Arial" w:hAnsi="Arial" w:cs="Arial"/>
          <w:lang w:val="en-US"/>
        </w:rPr>
        <w:t>.</w:t>
      </w:r>
    </w:p>
    <w:p w14:paraId="5D1AE00C" w14:textId="01EFEA19" w:rsidR="008A7FDA" w:rsidRPr="00B23F2E" w:rsidRDefault="0014061B" w:rsidP="007C1BC4">
      <w:pPr>
        <w:ind w:firstLine="720"/>
        <w:rPr>
          <w:rFonts w:ascii="Arial" w:hAnsi="Arial" w:cs="Arial"/>
          <w:lang w:val="en-US"/>
        </w:rPr>
      </w:pPr>
      <w:ins w:id="28" w:author="Jinlin Chen" w:date="2022-01-11T09:46:00Z">
        <w:r>
          <w:rPr>
            <w:rFonts w:ascii="Arial" w:hAnsi="Arial" w:cs="Arial"/>
            <w:lang w:val="en-US"/>
          </w:rPr>
          <w:t>Estimates of t</w:t>
        </w:r>
      </w:ins>
      <w:del w:id="29" w:author="Jinlin Chen" w:date="2022-01-11T09:46:00Z">
        <w:r w:rsidR="000B631D" w:rsidRPr="00B23F2E" w:rsidDel="0014061B">
          <w:rPr>
            <w:rFonts w:ascii="Arial" w:hAnsi="Arial" w:cs="Arial"/>
            <w:lang w:val="en-US"/>
          </w:rPr>
          <w:delText>T</w:delText>
        </w:r>
      </w:del>
      <w:r w:rsidR="00C73469" w:rsidRPr="00B23F2E">
        <w:rPr>
          <w:rFonts w:ascii="Arial" w:hAnsi="Arial" w:cs="Arial"/>
          <w:lang w:val="en-US"/>
        </w:rPr>
        <w:t>hermal tolerance</w:t>
      </w:r>
      <w:r w:rsidR="00495C11">
        <w:rPr>
          <w:rFonts w:ascii="Arial" w:hAnsi="Arial" w:cs="Arial"/>
          <w:lang w:val="en-US"/>
        </w:rPr>
        <w:t>s</w:t>
      </w:r>
      <w:r w:rsidR="000B631D" w:rsidRPr="00B23F2E">
        <w:rPr>
          <w:rFonts w:ascii="Arial" w:hAnsi="Arial" w:cs="Arial"/>
          <w:lang w:val="en-US"/>
        </w:rPr>
        <w:t xml:space="preserve"> </w:t>
      </w:r>
      <w:del w:id="30" w:author="Jinlin Chen" w:date="2022-01-11T09:46:00Z">
        <w:r w:rsidR="00E44245" w:rsidRPr="00B23F2E" w:rsidDel="0014061B">
          <w:rPr>
            <w:rFonts w:ascii="Arial" w:hAnsi="Arial" w:cs="Arial"/>
            <w:lang w:val="en-US"/>
          </w:rPr>
          <w:delText xml:space="preserve">estimated </w:delText>
        </w:r>
        <w:r w:rsidR="000B631D" w:rsidRPr="00B23F2E" w:rsidDel="0014061B">
          <w:rPr>
            <w:rFonts w:ascii="Arial" w:hAnsi="Arial" w:cs="Arial"/>
            <w:lang w:val="en-US"/>
          </w:rPr>
          <w:delText xml:space="preserve">from </w:delText>
        </w:r>
        <w:r w:rsidR="00C23D36" w:rsidRPr="00B23F2E" w:rsidDel="0014061B">
          <w:rPr>
            <w:rFonts w:ascii="Arial" w:hAnsi="Arial" w:cs="Arial"/>
            <w:lang w:val="en-US"/>
          </w:rPr>
          <w:delText>either</w:delText>
        </w:r>
      </w:del>
      <w:ins w:id="31" w:author="Jinlin Chen" w:date="2022-01-11T09:46:00Z">
        <w:r>
          <w:rPr>
            <w:rFonts w:ascii="Arial" w:hAnsi="Arial" w:cs="Arial"/>
            <w:lang w:val="en-US"/>
          </w:rPr>
          <w:t>made using</w:t>
        </w:r>
      </w:ins>
      <w:r w:rsidR="00C23D36" w:rsidRPr="00B23F2E">
        <w:rPr>
          <w:rFonts w:ascii="Arial" w:hAnsi="Arial" w:cs="Arial"/>
          <w:lang w:val="en-US"/>
        </w:rPr>
        <w:t xml:space="preserve"> </w:t>
      </w:r>
      <w:r w:rsidR="000B631D" w:rsidRPr="00B23F2E">
        <w:rPr>
          <w:rFonts w:ascii="Arial" w:hAnsi="Arial" w:cs="Arial"/>
        </w:rPr>
        <w:t>laboratory</w:t>
      </w:r>
      <w:r w:rsidR="000B631D" w:rsidRPr="00B23F2E">
        <w:rPr>
          <w:rFonts w:ascii="Arial" w:hAnsi="Arial" w:cs="Arial"/>
          <w:lang w:val="en-US"/>
        </w:rPr>
        <w:t xml:space="preserve"> measures </w:t>
      </w:r>
      <w:r w:rsidR="00C23D36" w:rsidRPr="00B23F2E">
        <w:rPr>
          <w:rFonts w:ascii="Arial" w:hAnsi="Arial" w:cs="Arial"/>
          <w:lang w:val="en-US"/>
        </w:rPr>
        <w:t>or</w:t>
      </w:r>
      <w:r w:rsidR="000B631D" w:rsidRPr="00B23F2E">
        <w:rPr>
          <w:rFonts w:ascii="Arial" w:hAnsi="Arial" w:cs="Arial"/>
          <w:lang w:val="en-US"/>
        </w:rPr>
        <w:t xml:space="preserve"> observed distribution</w:t>
      </w:r>
      <w:r w:rsidR="00495C11">
        <w:rPr>
          <w:rFonts w:ascii="Arial" w:hAnsi="Arial" w:cs="Arial"/>
          <w:lang w:val="en-US"/>
        </w:rPr>
        <w:t>s</w:t>
      </w:r>
      <w:r w:rsidR="00C73469" w:rsidRPr="00B23F2E">
        <w:rPr>
          <w:rFonts w:ascii="Arial" w:hAnsi="Arial" w:cs="Arial"/>
          <w:lang w:val="en-US"/>
        </w:rPr>
        <w:t xml:space="preserve"> </w:t>
      </w:r>
      <w:r w:rsidR="00495C11" w:rsidRPr="00B23F2E">
        <w:rPr>
          <w:rFonts w:ascii="Arial" w:hAnsi="Arial" w:cs="Arial"/>
          <w:lang w:val="en-US"/>
        </w:rPr>
        <w:t>ha</w:t>
      </w:r>
      <w:r w:rsidR="00495C11">
        <w:rPr>
          <w:rFonts w:ascii="Arial" w:hAnsi="Arial" w:cs="Arial"/>
          <w:lang w:val="en-US"/>
        </w:rPr>
        <w:t>ve</w:t>
      </w:r>
      <w:r w:rsidR="00495C11" w:rsidRPr="00B23F2E">
        <w:rPr>
          <w:rFonts w:ascii="Arial" w:hAnsi="Arial" w:cs="Arial"/>
          <w:lang w:val="en-US"/>
        </w:rPr>
        <w:t xml:space="preserve"> </w:t>
      </w:r>
      <w:r w:rsidR="00C73469" w:rsidRPr="00B23F2E">
        <w:rPr>
          <w:rFonts w:ascii="Arial" w:hAnsi="Arial" w:cs="Arial"/>
          <w:lang w:val="en-US"/>
        </w:rPr>
        <w:t xml:space="preserve">been used in species distribution models to evaluate species’ sensitivity to </w:t>
      </w:r>
      <w:r w:rsidR="00C51F14" w:rsidRPr="00B23F2E">
        <w:rPr>
          <w:rFonts w:ascii="Arial" w:hAnsi="Arial" w:cs="Arial"/>
          <w:lang w:val="en-US"/>
        </w:rPr>
        <w:t>climate change</w:t>
      </w:r>
      <w:r w:rsidR="000C3659" w:rsidRPr="00B23F2E">
        <w:rPr>
          <w:rFonts w:ascii="Arial" w:hAnsi="Arial" w:cs="Arial"/>
          <w:lang w:val="en-US"/>
        </w:rPr>
        <w:t xml:space="preserve"> </w:t>
      </w:r>
      <w:r w:rsidR="000C3659" w:rsidRPr="00B23F2E">
        <w:rPr>
          <w:rFonts w:ascii="Arial" w:hAnsi="Arial" w:cs="Arial"/>
          <w:lang w:val="en-US"/>
        </w:rPr>
        <w:fldChar w:fldCharType="begin" w:fldLock="1"/>
      </w:r>
      <w:r w:rsidR="00346DEB" w:rsidRPr="00B23F2E">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B23F2E">
        <w:rPr>
          <w:rFonts w:ascii="Arial" w:hAnsi="Arial" w:cs="Arial"/>
          <w:lang w:val="en-US"/>
        </w:rPr>
        <w:fldChar w:fldCharType="separate"/>
      </w:r>
      <w:r w:rsidR="000C3659" w:rsidRPr="00B23F2E">
        <w:rPr>
          <w:rFonts w:ascii="Arial" w:hAnsi="Arial" w:cs="Arial"/>
          <w:noProof/>
          <w:lang w:val="en-US"/>
        </w:rPr>
        <w:t>(Kearney and Porter 2009)</w:t>
      </w:r>
      <w:r w:rsidR="000C3659" w:rsidRPr="00B23F2E">
        <w:rPr>
          <w:rFonts w:ascii="Arial" w:hAnsi="Arial" w:cs="Arial"/>
          <w:lang w:val="en-US"/>
        </w:rPr>
        <w:fldChar w:fldCharType="end"/>
      </w:r>
      <w:r w:rsidR="00C73469" w:rsidRPr="00B23F2E">
        <w:rPr>
          <w:rFonts w:ascii="Arial" w:hAnsi="Arial" w:cs="Arial"/>
          <w:lang w:val="en-US"/>
        </w:rPr>
        <w:t>.</w:t>
      </w:r>
      <w:r w:rsidR="003127D2" w:rsidRPr="00B23F2E">
        <w:rPr>
          <w:rFonts w:ascii="Arial" w:hAnsi="Arial" w:cs="Arial"/>
          <w:lang w:val="en-US"/>
        </w:rPr>
        <w:t xml:space="preserve"> </w:t>
      </w:r>
      <w:r w:rsidR="00495C11">
        <w:rPr>
          <w:rFonts w:ascii="Arial" w:hAnsi="Arial" w:cs="Arial"/>
          <w:lang w:val="en-US"/>
        </w:rPr>
        <w:t>There are</w:t>
      </w:r>
      <w:r w:rsidR="003127D2" w:rsidRPr="00B23F2E">
        <w:rPr>
          <w:rFonts w:ascii="Arial" w:hAnsi="Arial" w:cs="Arial"/>
          <w:lang w:val="en-US"/>
        </w:rPr>
        <w:t xml:space="preserve"> </w:t>
      </w:r>
      <w:r w:rsidR="000B1BD0">
        <w:rPr>
          <w:rFonts w:ascii="Arial" w:hAnsi="Arial" w:cs="Arial"/>
          <w:lang w:val="en-US"/>
        </w:rPr>
        <w:t>contrasting</w:t>
      </w:r>
      <w:r w:rsidR="000B1BD0" w:rsidRPr="00B23F2E">
        <w:rPr>
          <w:rFonts w:ascii="Arial" w:hAnsi="Arial" w:cs="Arial"/>
          <w:lang w:val="en-US"/>
        </w:rPr>
        <w:t xml:space="preserve"> </w:t>
      </w:r>
      <w:r w:rsidR="003127D2" w:rsidRPr="00B23F2E">
        <w:rPr>
          <w:rFonts w:ascii="Arial" w:hAnsi="Arial" w:cs="Arial"/>
          <w:lang w:val="en-US"/>
        </w:rPr>
        <w:t xml:space="preserve">views on the vulnerability of tropical biotas to global warming </w:t>
      </w:r>
      <w:r w:rsidR="000B194D"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B23F2E">
        <w:rPr>
          <w:rFonts w:ascii="Arial" w:hAnsi="Arial" w:cs="Arial"/>
          <w:lang w:val="en-US"/>
        </w:rPr>
        <w:fldChar w:fldCharType="separate"/>
      </w:r>
      <w:r w:rsidR="000B194D" w:rsidRPr="00B23F2E">
        <w:rPr>
          <w:rFonts w:ascii="Arial" w:hAnsi="Arial" w:cs="Arial"/>
          <w:noProof/>
          <w:lang w:val="en-US"/>
        </w:rPr>
        <w:t>(Corlett 2011)</w:t>
      </w:r>
      <w:r w:rsidR="000B194D" w:rsidRPr="00B23F2E">
        <w:rPr>
          <w:rFonts w:ascii="Arial" w:hAnsi="Arial" w:cs="Arial"/>
          <w:lang w:val="en-US"/>
        </w:rPr>
        <w:fldChar w:fldCharType="end"/>
      </w:r>
      <w:r w:rsidR="00C51F14" w:rsidRPr="00B23F2E">
        <w:rPr>
          <w:rFonts w:ascii="Arial" w:hAnsi="Arial" w:cs="Arial"/>
          <w:lang w:val="en-US"/>
        </w:rPr>
        <w:t>.</w:t>
      </w:r>
      <w:r w:rsidR="008A7FDA" w:rsidRPr="00B23F2E">
        <w:rPr>
          <w:rFonts w:ascii="Arial" w:hAnsi="Arial" w:cs="Arial"/>
          <w:lang w:val="en-US"/>
        </w:rPr>
        <w:t xml:space="preserve"> Tropic</w:t>
      </w:r>
      <w:r w:rsidR="00DB25CE" w:rsidRPr="00B23F2E">
        <w:rPr>
          <w:rFonts w:ascii="Arial" w:hAnsi="Arial" w:cs="Arial"/>
          <w:lang w:val="en-US"/>
        </w:rPr>
        <w:t>al</w:t>
      </w:r>
      <w:r w:rsidR="008A7FDA" w:rsidRPr="00B23F2E">
        <w:rPr>
          <w:rFonts w:ascii="Arial" w:hAnsi="Arial" w:cs="Arial"/>
          <w:lang w:val="en-US"/>
        </w:rPr>
        <w:t xml:space="preserve"> species </w:t>
      </w:r>
      <w:r w:rsidR="003127D2" w:rsidRPr="00B23F2E">
        <w:rPr>
          <w:rFonts w:ascii="Arial" w:hAnsi="Arial" w:cs="Arial"/>
          <w:lang w:val="en-US"/>
        </w:rPr>
        <w:t xml:space="preserve">live near to their upper thermal limits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(Deutsch et al. 2008; Diamond et al. 2012; Huey et al. 2009)</w:t>
      </w:r>
      <w:r w:rsidR="003127D2" w:rsidRPr="00B23F2E">
        <w:rPr>
          <w:rFonts w:ascii="Arial" w:hAnsi="Arial" w:cs="Arial"/>
          <w:lang w:val="en-US"/>
        </w:rPr>
        <w:fldChar w:fldCharType="end"/>
      </w:r>
      <w:r w:rsidR="003127D2" w:rsidRPr="00B23F2E">
        <w:rPr>
          <w:rFonts w:ascii="Arial" w:hAnsi="Arial" w:cs="Arial"/>
          <w:lang w:val="en-US"/>
        </w:rPr>
        <w:t xml:space="preserve">, </w:t>
      </w:r>
      <w:r w:rsidR="00854715">
        <w:rPr>
          <w:rFonts w:ascii="Arial" w:hAnsi="Arial" w:cs="Arial"/>
          <w:lang w:val="en-US"/>
        </w:rPr>
        <w:t xml:space="preserve">and so </w:t>
      </w:r>
      <w:del w:id="32" w:author="Jinlin Chen" w:date="2022-01-11T11:46:00Z">
        <w:r w:rsidR="00854715" w:rsidDel="00117D38">
          <w:rPr>
            <w:rFonts w:ascii="Arial" w:hAnsi="Arial" w:cs="Arial"/>
            <w:lang w:val="en-US"/>
          </w:rPr>
          <w:delText>are expected to</w:delText>
        </w:r>
        <w:r w:rsidR="00854715" w:rsidRPr="00B23F2E" w:rsidDel="00117D38">
          <w:rPr>
            <w:rFonts w:ascii="Arial" w:hAnsi="Arial" w:cs="Arial"/>
            <w:lang w:val="en-US"/>
          </w:rPr>
          <w:delText xml:space="preserve"> </w:delText>
        </w:r>
        <w:r w:rsidR="003127D2" w:rsidRPr="00B23F2E" w:rsidDel="00117D38">
          <w:rPr>
            <w:rFonts w:ascii="Arial" w:hAnsi="Arial" w:cs="Arial"/>
            <w:lang w:val="en-US"/>
          </w:rPr>
          <w:delText>face particular difficult</w:delText>
        </w:r>
        <w:r w:rsidR="00854715" w:rsidDel="00117D38">
          <w:rPr>
            <w:rFonts w:ascii="Arial" w:hAnsi="Arial" w:cs="Arial"/>
            <w:lang w:val="en-US"/>
          </w:rPr>
          <w:delText>ies</w:delText>
        </w:r>
      </w:del>
      <w:ins w:id="33" w:author="Jinlin Chen" w:date="2022-01-11T11:46:00Z">
        <w:r w:rsidR="00117D38">
          <w:rPr>
            <w:rFonts w:ascii="Arial" w:hAnsi="Arial" w:cs="Arial"/>
            <w:lang w:val="en-US"/>
          </w:rPr>
          <w:t>may not be able to</w:t>
        </w:r>
      </w:ins>
      <w:r w:rsidR="00854715">
        <w:rPr>
          <w:rFonts w:ascii="Arial" w:hAnsi="Arial" w:cs="Arial"/>
          <w:lang w:val="en-US"/>
        </w:rPr>
        <w:t xml:space="preserve"> </w:t>
      </w:r>
      <w:r w:rsidR="003127D2" w:rsidRPr="00B23F2E">
        <w:rPr>
          <w:rFonts w:ascii="Arial" w:hAnsi="Arial" w:cs="Arial"/>
          <w:lang w:val="en-US"/>
        </w:rPr>
        <w:t>tolerat</w:t>
      </w:r>
      <w:ins w:id="34" w:author="Jinlin Chen" w:date="2022-01-11T11:46:00Z">
        <w:r w:rsidR="00117D38">
          <w:rPr>
            <w:rFonts w:ascii="Arial" w:hAnsi="Arial" w:cs="Arial"/>
            <w:lang w:val="en-US"/>
          </w:rPr>
          <w:t>e</w:t>
        </w:r>
      </w:ins>
      <w:del w:id="35" w:author="Jinlin Chen" w:date="2022-01-11T11:46:00Z">
        <w:r w:rsidR="00854715" w:rsidDel="00117D38">
          <w:rPr>
            <w:rFonts w:ascii="Arial" w:hAnsi="Arial" w:cs="Arial"/>
            <w:lang w:val="en-US"/>
          </w:rPr>
          <w:delText>ing</w:delText>
        </w:r>
      </w:del>
      <w:r w:rsidR="003127D2" w:rsidRPr="00B23F2E">
        <w:rPr>
          <w:rFonts w:ascii="Arial" w:hAnsi="Arial" w:cs="Arial"/>
          <w:lang w:val="en-US"/>
        </w:rPr>
        <w:t xml:space="preserve"> or adapt</w:t>
      </w:r>
      <w:del w:id="36" w:author="Jinlin Chen" w:date="2022-01-11T11:46:00Z">
        <w:r w:rsidR="00854715" w:rsidDel="00117D38">
          <w:rPr>
            <w:rFonts w:ascii="Arial" w:hAnsi="Arial" w:cs="Arial"/>
            <w:lang w:val="en-US"/>
          </w:rPr>
          <w:delText>ing</w:delText>
        </w:r>
      </w:del>
      <w:r w:rsidR="003127D2" w:rsidRPr="00B23F2E">
        <w:rPr>
          <w:rFonts w:ascii="Arial" w:hAnsi="Arial" w:cs="Arial"/>
          <w:lang w:val="en-US"/>
        </w:rPr>
        <w:t xml:space="preserve"> to the projected warming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(Bonebrake and Deutsch 2012; Deutsch et al. 2008; Kellermann et al. 2012)</w:t>
      </w:r>
      <w:r w:rsidR="003127D2" w:rsidRPr="00B23F2E">
        <w:rPr>
          <w:rFonts w:ascii="Arial" w:hAnsi="Arial" w:cs="Arial"/>
          <w:lang w:val="en-US"/>
        </w:rPr>
        <w:fldChar w:fldCharType="end"/>
      </w:r>
      <w:r w:rsidR="003127D2" w:rsidRPr="00B23F2E">
        <w:rPr>
          <w:rFonts w:ascii="Arial" w:hAnsi="Arial" w:cs="Arial"/>
          <w:lang w:val="en-US"/>
        </w:rPr>
        <w:t xml:space="preserve">. </w:t>
      </w:r>
      <w:r w:rsidR="0067098E">
        <w:rPr>
          <w:rFonts w:ascii="Arial" w:hAnsi="Arial" w:cs="Arial"/>
          <w:lang w:val="en-US"/>
        </w:rPr>
        <w:t>The n</w:t>
      </w:r>
      <w:r w:rsidR="008F30FA" w:rsidRPr="00B23F2E">
        <w:rPr>
          <w:rFonts w:ascii="Arial" w:hAnsi="Arial" w:cs="Arial"/>
          <w:lang w:val="en-US"/>
        </w:rPr>
        <w:t>arrow thermal range</w:t>
      </w:r>
      <w:r w:rsidR="001B6F7F">
        <w:rPr>
          <w:rFonts w:ascii="Arial" w:hAnsi="Arial" w:cs="Arial"/>
          <w:lang w:val="en-US"/>
        </w:rPr>
        <w:t>s</w:t>
      </w:r>
      <w:r w:rsidR="0067098E">
        <w:rPr>
          <w:rFonts w:ascii="Arial" w:hAnsi="Arial" w:cs="Arial"/>
          <w:lang w:val="en-US"/>
        </w:rPr>
        <w:t xml:space="preserve"> of tropical insects</w:t>
      </w:r>
      <w:r w:rsidR="001B262E" w:rsidRPr="00B23F2E">
        <w:rPr>
          <w:rFonts w:ascii="Arial" w:hAnsi="Arial" w:cs="Arial"/>
          <w:lang w:val="en-US"/>
        </w:rPr>
        <w:t xml:space="preserve"> </w:t>
      </w:r>
      <w:r w:rsidR="001B262E" w:rsidRPr="00B23F2E">
        <w:rPr>
          <w:rFonts w:ascii="Arial" w:hAnsi="Arial" w:cs="Arial"/>
          <w:lang w:val="en-US"/>
        </w:rPr>
        <w:fldChar w:fldCharType="begin" w:fldLock="1"/>
      </w:r>
      <w:r w:rsidR="001B262E" w:rsidRPr="00B23F2E">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B23F2E">
        <w:rPr>
          <w:rFonts w:ascii="Arial" w:hAnsi="Arial" w:cs="Arial"/>
          <w:lang w:val="en-US"/>
        </w:rPr>
        <w:fldChar w:fldCharType="separate"/>
      </w:r>
      <w:r w:rsidR="001B262E" w:rsidRPr="00B23F2E">
        <w:rPr>
          <w:rFonts w:ascii="Arial" w:hAnsi="Arial" w:cs="Arial"/>
          <w:noProof/>
          <w:lang w:val="en-US"/>
        </w:rPr>
        <w:t>(Khaliq et al. 2014)</w:t>
      </w:r>
      <w:r w:rsidR="001B262E" w:rsidRPr="00B23F2E">
        <w:rPr>
          <w:rFonts w:ascii="Arial" w:hAnsi="Arial" w:cs="Arial"/>
          <w:lang w:val="en-US"/>
        </w:rPr>
        <w:fldChar w:fldCharType="end"/>
      </w:r>
      <w:r w:rsidR="001B262E" w:rsidRPr="00B23F2E">
        <w:rPr>
          <w:rFonts w:ascii="Arial" w:hAnsi="Arial" w:cs="Arial"/>
          <w:lang w:val="en-US"/>
        </w:rPr>
        <w:t xml:space="preserve"> </w:t>
      </w:r>
      <w:r w:rsidR="0067098E">
        <w:rPr>
          <w:rFonts w:ascii="Arial" w:hAnsi="Arial" w:cs="Arial"/>
          <w:lang w:val="en-US"/>
        </w:rPr>
        <w:t>also mean that they</w:t>
      </w:r>
      <w:r w:rsidR="002964A5">
        <w:rPr>
          <w:rFonts w:ascii="Arial" w:hAnsi="Arial" w:cs="Arial"/>
          <w:lang w:val="en-US"/>
        </w:rPr>
        <w:t xml:space="preserve"> will need to undertake</w:t>
      </w:r>
      <w:r w:rsidR="001B262E" w:rsidRPr="00B23F2E">
        <w:rPr>
          <w:rFonts w:ascii="Arial" w:hAnsi="Arial" w:cs="Arial"/>
          <w:lang w:val="en-US"/>
        </w:rPr>
        <w:t xml:space="preserve"> </w:t>
      </w:r>
      <w:r w:rsidR="002964A5">
        <w:rPr>
          <w:rFonts w:ascii="Arial" w:hAnsi="Arial" w:cs="Arial"/>
          <w:lang w:val="en-US"/>
        </w:rPr>
        <w:t>relatively</w:t>
      </w:r>
      <w:r w:rsidR="002964A5" w:rsidRPr="00B23F2E">
        <w:rPr>
          <w:rFonts w:ascii="Arial" w:hAnsi="Arial" w:cs="Arial"/>
          <w:lang w:val="en-US"/>
        </w:rPr>
        <w:t xml:space="preserve"> </w:t>
      </w:r>
      <w:r w:rsidR="001B262E" w:rsidRPr="00B23F2E">
        <w:rPr>
          <w:rFonts w:ascii="Arial" w:hAnsi="Arial" w:cs="Arial"/>
          <w:lang w:val="en-US"/>
        </w:rPr>
        <w:t xml:space="preserve">large </w:t>
      </w:r>
      <w:r w:rsidR="0017639C" w:rsidRPr="00B23F2E">
        <w:rPr>
          <w:rFonts w:ascii="Arial" w:hAnsi="Arial" w:cs="Arial"/>
          <w:lang w:val="en-US"/>
        </w:rPr>
        <w:t>latitud</w:t>
      </w:r>
      <w:r w:rsidR="0017639C">
        <w:rPr>
          <w:rFonts w:ascii="Arial" w:hAnsi="Arial" w:cs="Arial"/>
          <w:lang w:val="en-US"/>
        </w:rPr>
        <w:t>inal</w:t>
      </w:r>
      <w:r w:rsidR="0017639C" w:rsidRPr="00B23F2E">
        <w:rPr>
          <w:rFonts w:ascii="Arial" w:hAnsi="Arial" w:cs="Arial"/>
          <w:lang w:val="en-US"/>
        </w:rPr>
        <w:t xml:space="preserve"> or elevation</w:t>
      </w:r>
      <w:r w:rsidR="0017639C">
        <w:rPr>
          <w:rFonts w:ascii="Arial" w:hAnsi="Arial" w:cs="Arial"/>
          <w:lang w:val="en-US"/>
        </w:rPr>
        <w:t>al</w:t>
      </w:r>
      <w:r w:rsidR="0017639C" w:rsidRPr="00B23F2E">
        <w:rPr>
          <w:rFonts w:ascii="Arial" w:hAnsi="Arial" w:cs="Arial"/>
          <w:lang w:val="en-US"/>
        </w:rPr>
        <w:t xml:space="preserve"> </w:t>
      </w:r>
      <w:r w:rsidR="001B262E" w:rsidRPr="00B23F2E">
        <w:rPr>
          <w:rFonts w:ascii="Arial" w:hAnsi="Arial" w:cs="Arial"/>
          <w:lang w:val="en-US"/>
        </w:rPr>
        <w:t>range-shift</w:t>
      </w:r>
      <w:r w:rsidR="002964A5">
        <w:rPr>
          <w:rFonts w:ascii="Arial" w:hAnsi="Arial" w:cs="Arial"/>
          <w:lang w:val="en-US"/>
        </w:rPr>
        <w:t>s</w:t>
      </w:r>
      <w:r w:rsidR="001B262E" w:rsidRPr="00B23F2E">
        <w:rPr>
          <w:rFonts w:ascii="Arial" w:hAnsi="Arial" w:cs="Arial"/>
          <w:lang w:val="en-US"/>
        </w:rPr>
        <w:t xml:space="preserve"> </w:t>
      </w:r>
      <w:r w:rsidR="0017639C">
        <w:rPr>
          <w:rFonts w:ascii="Arial" w:hAnsi="Arial" w:cs="Arial"/>
          <w:lang w:val="en-US"/>
        </w:rPr>
        <w:t>to track their climate envelopes</w:t>
      </w:r>
      <w:r w:rsidR="001B262E" w:rsidRPr="00B23F2E">
        <w:rPr>
          <w:rFonts w:ascii="Arial" w:hAnsi="Arial" w:cs="Arial"/>
          <w:lang w:val="en-US"/>
        </w:rPr>
        <w:t xml:space="preserve">, increasing the risk of extinction and community disassembly </w:t>
      </w:r>
      <w:r w:rsidR="004F5042" w:rsidRPr="00B23F2E">
        <w:rPr>
          <w:rFonts w:ascii="Arial" w:hAnsi="Arial" w:cs="Arial"/>
          <w:lang w:val="en-US"/>
        </w:rPr>
        <w:fldChar w:fldCharType="begin" w:fldLock="1"/>
      </w:r>
      <w:r w:rsidR="00E13FED"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B23F2E">
        <w:rPr>
          <w:rFonts w:ascii="Arial" w:hAnsi="Arial" w:cs="Arial"/>
          <w:lang w:val="en-US"/>
        </w:rPr>
        <w:fldChar w:fldCharType="separate"/>
      </w:r>
      <w:r w:rsidR="00E13FED" w:rsidRPr="00B23F2E">
        <w:rPr>
          <w:rFonts w:ascii="Arial" w:hAnsi="Arial" w:cs="Arial"/>
          <w:noProof/>
          <w:lang w:val="en-US"/>
        </w:rPr>
        <w:t>(Colwell et al. 2008; Sheldon, Yang, and Tewksbury 2011)</w:t>
      </w:r>
      <w:r w:rsidR="004F5042" w:rsidRPr="00B23F2E">
        <w:rPr>
          <w:rFonts w:ascii="Arial" w:hAnsi="Arial" w:cs="Arial"/>
          <w:lang w:val="en-US"/>
        </w:rPr>
        <w:fldChar w:fldCharType="end"/>
      </w:r>
      <w:r w:rsidR="0026735A" w:rsidRPr="00B23F2E">
        <w:rPr>
          <w:rFonts w:ascii="Arial" w:hAnsi="Arial" w:cs="Arial"/>
          <w:lang w:val="en-US"/>
        </w:rPr>
        <w:t>.</w:t>
      </w:r>
    </w:p>
    <w:p w14:paraId="052A36FE" w14:textId="24712D5B" w:rsidR="003948B0" w:rsidRPr="00B23F2E" w:rsidRDefault="0013633E" w:rsidP="007C1BC4">
      <w:pPr>
        <w:ind w:firstLine="720"/>
        <w:rPr>
          <w:rFonts w:ascii="Arial" w:hAnsi="Arial" w:cs="Arial"/>
          <w:lang w:val="en-US"/>
        </w:rPr>
      </w:pPr>
      <w:r w:rsidRPr="00B23F2E">
        <w:rPr>
          <w:rFonts w:ascii="Arial" w:hAnsi="Arial" w:cs="Arial"/>
          <w:lang w:val="en-US"/>
        </w:rPr>
        <w:t xml:space="preserve">However, </w:t>
      </w:r>
      <w:r w:rsidR="005D607A" w:rsidRPr="00B23F2E">
        <w:rPr>
          <w:rFonts w:ascii="Arial" w:hAnsi="Arial" w:cs="Arial"/>
          <w:lang w:val="en-US"/>
        </w:rPr>
        <w:t xml:space="preserve">it is uncertain </w:t>
      </w:r>
      <w:r w:rsidRPr="00B23F2E">
        <w:rPr>
          <w:rFonts w:ascii="Arial" w:hAnsi="Arial" w:cs="Arial"/>
          <w:lang w:val="en-US"/>
        </w:rPr>
        <w:t>whether thermal tolerance</w:t>
      </w:r>
      <w:r w:rsidR="005D607A" w:rsidRPr="00B23F2E">
        <w:rPr>
          <w:rFonts w:ascii="Arial" w:hAnsi="Arial" w:cs="Arial"/>
          <w:lang w:val="en-US"/>
        </w:rPr>
        <w:t xml:space="preserve"> is the key predictor of distribution </w:t>
      </w:r>
      <w:r w:rsidR="00245BF5" w:rsidRPr="00B23F2E">
        <w:rPr>
          <w:rFonts w:ascii="Arial" w:hAnsi="Arial" w:cs="Arial"/>
          <w:lang w:val="en-US"/>
        </w:rPr>
        <w:t xml:space="preserve">at </w:t>
      </w:r>
      <w:r w:rsidR="005D607A" w:rsidRPr="00B23F2E">
        <w:rPr>
          <w:rFonts w:ascii="Arial" w:hAnsi="Arial" w:cs="Arial"/>
          <w:lang w:val="en-US"/>
        </w:rPr>
        <w:t xml:space="preserve">warmer margins. </w:t>
      </w:r>
      <w:r w:rsidRPr="00B23F2E">
        <w:rPr>
          <w:rFonts w:ascii="Arial" w:hAnsi="Arial" w:cs="Arial"/>
          <w:lang w:val="en-US"/>
        </w:rPr>
        <w:t xml:space="preserve">The observation that </w:t>
      </w:r>
      <w:r w:rsidR="00E64D33" w:rsidRPr="00B23F2E">
        <w:rPr>
          <w:rFonts w:ascii="Arial" w:hAnsi="Arial" w:cs="Arial"/>
          <w:lang w:val="en-US"/>
        </w:rPr>
        <w:t xml:space="preserve">species </w:t>
      </w:r>
      <w:r w:rsidR="00BC0318" w:rsidRPr="00B23F2E">
        <w:rPr>
          <w:rFonts w:ascii="Arial" w:hAnsi="Arial" w:cs="Arial"/>
          <w:lang w:val="en-US"/>
        </w:rPr>
        <w:t>occupying</w:t>
      </w:r>
      <w:r w:rsidR="00E64D33" w:rsidRPr="00B23F2E">
        <w:rPr>
          <w:rFonts w:ascii="Arial" w:hAnsi="Arial" w:cs="Arial"/>
          <w:lang w:val="en-US"/>
        </w:rPr>
        <w:t xml:space="preserve"> cooler environment</w:t>
      </w:r>
      <w:ins w:id="37" w:author="Jinlin Chen" w:date="2022-01-11T09:49:00Z">
        <w:r w:rsidR="0014061B">
          <w:rPr>
            <w:rFonts w:ascii="Arial" w:hAnsi="Arial" w:cs="Arial"/>
            <w:lang w:val="en-US"/>
          </w:rPr>
          <w:t>s</w:t>
        </w:r>
      </w:ins>
      <w:r w:rsidR="00BC0318" w:rsidRPr="00B23F2E">
        <w:rPr>
          <w:rFonts w:ascii="Arial" w:hAnsi="Arial" w:cs="Arial"/>
          <w:lang w:val="en-US"/>
        </w:rPr>
        <w:t xml:space="preserve"> </w:t>
      </w:r>
      <w:r w:rsidR="005D607A" w:rsidRPr="00B23F2E">
        <w:rPr>
          <w:rFonts w:ascii="Arial" w:hAnsi="Arial" w:cs="Arial"/>
          <w:lang w:val="en-US"/>
        </w:rPr>
        <w:t>have similar</w:t>
      </w:r>
      <w:r w:rsidR="00F46B72" w:rsidRPr="00B23F2E">
        <w:rPr>
          <w:rFonts w:ascii="Arial" w:hAnsi="Arial" w:cs="Arial"/>
          <w:lang w:val="en-US"/>
        </w:rPr>
        <w:t xml:space="preserve"> </w:t>
      </w:r>
      <w:r w:rsidR="005D607A" w:rsidRPr="00B23F2E">
        <w:rPr>
          <w:rFonts w:ascii="Arial" w:hAnsi="Arial" w:cs="Arial"/>
          <w:lang w:val="en-US"/>
        </w:rPr>
        <w:t xml:space="preserve">upper thermal limits </w:t>
      </w:r>
      <w:r w:rsidR="00245BF5" w:rsidRPr="00B23F2E">
        <w:rPr>
          <w:rFonts w:ascii="Arial" w:hAnsi="Arial" w:cs="Arial"/>
          <w:lang w:val="en-US"/>
        </w:rPr>
        <w:t xml:space="preserve">to </w:t>
      </w:r>
      <w:r w:rsidR="005D607A" w:rsidRPr="00B23F2E">
        <w:rPr>
          <w:rFonts w:ascii="Arial" w:hAnsi="Arial" w:cs="Arial"/>
          <w:lang w:val="en-US"/>
        </w:rPr>
        <w:t>tropical species</w:t>
      </w:r>
      <w:r w:rsidR="00CC350F" w:rsidRPr="00B23F2E">
        <w:rPr>
          <w:rFonts w:ascii="Arial" w:hAnsi="Arial" w:cs="Arial"/>
          <w:lang w:val="en-US"/>
        </w:rPr>
        <w:t xml:space="preserve"> casts</w:t>
      </w:r>
      <w:r w:rsidR="005D607A" w:rsidRPr="00B23F2E">
        <w:rPr>
          <w:rFonts w:ascii="Arial" w:hAnsi="Arial" w:cs="Arial"/>
          <w:lang w:val="en-US"/>
        </w:rPr>
        <w:t xml:space="preserve"> </w:t>
      </w:r>
      <w:r w:rsidR="005469BF" w:rsidRPr="00B23F2E">
        <w:rPr>
          <w:rFonts w:ascii="Arial" w:hAnsi="Arial" w:cs="Arial"/>
          <w:lang w:val="en-US"/>
        </w:rPr>
        <w:t>doubt</w:t>
      </w:r>
      <w:r w:rsidR="005D607A" w:rsidRPr="00B23F2E">
        <w:rPr>
          <w:rFonts w:ascii="Arial" w:hAnsi="Arial" w:cs="Arial"/>
          <w:lang w:val="en-US"/>
        </w:rPr>
        <w:t xml:space="preserve"> on the </w:t>
      </w:r>
      <w:r w:rsidR="00CC350F" w:rsidRPr="00B23F2E">
        <w:rPr>
          <w:rFonts w:ascii="Arial" w:hAnsi="Arial" w:cs="Arial"/>
          <w:lang w:val="en-US"/>
        </w:rPr>
        <w:t>role</w:t>
      </w:r>
      <w:r w:rsidR="005D607A" w:rsidRPr="00B23F2E">
        <w:rPr>
          <w:rFonts w:ascii="Arial" w:hAnsi="Arial" w:cs="Arial"/>
          <w:lang w:val="en-US"/>
        </w:rPr>
        <w:t xml:space="preserve"> of </w:t>
      </w:r>
      <w:r w:rsidR="00732190" w:rsidRPr="00B23F2E">
        <w:rPr>
          <w:rFonts w:ascii="Arial" w:hAnsi="Arial" w:cs="Arial"/>
          <w:lang w:val="en-US"/>
        </w:rPr>
        <w:t xml:space="preserve">high </w:t>
      </w:r>
      <w:r w:rsidRPr="00B23F2E">
        <w:rPr>
          <w:rFonts w:ascii="Arial" w:hAnsi="Arial" w:cs="Arial"/>
          <w:lang w:val="en-US"/>
        </w:rPr>
        <w:t>temperature</w:t>
      </w:r>
      <w:ins w:id="38" w:author="Jinlin Chen" w:date="2022-01-11T09:49:00Z">
        <w:r w:rsidR="0014061B">
          <w:rPr>
            <w:rFonts w:ascii="Arial" w:hAnsi="Arial" w:cs="Arial"/>
            <w:lang w:val="en-US"/>
          </w:rPr>
          <w:t>s</w:t>
        </w:r>
      </w:ins>
      <w:r w:rsidRPr="00B23F2E">
        <w:rPr>
          <w:rFonts w:ascii="Arial" w:hAnsi="Arial" w:cs="Arial"/>
          <w:lang w:val="en-US"/>
        </w:rPr>
        <w:t xml:space="preserve"> in structuring tropical communit</w:t>
      </w:r>
      <w:r w:rsidR="00977CD6" w:rsidRPr="00B23F2E">
        <w:rPr>
          <w:rFonts w:ascii="Arial" w:hAnsi="Arial" w:cs="Arial"/>
          <w:lang w:val="en-US"/>
        </w:rPr>
        <w:t>ies</w:t>
      </w:r>
      <w:r w:rsidR="007949ED" w:rsidRPr="00B23F2E">
        <w:rPr>
          <w:rFonts w:ascii="Arial" w:hAnsi="Arial" w:cs="Arial"/>
          <w:lang w:val="en-US"/>
        </w:rPr>
        <w:t xml:space="preserve"> </w:t>
      </w:r>
      <w:r w:rsidR="007949ED" w:rsidRPr="00B23F2E">
        <w:rPr>
          <w:rFonts w:ascii="Arial" w:hAnsi="Arial" w:cs="Arial"/>
          <w:lang w:val="en-US"/>
        </w:rPr>
        <w:fldChar w:fldCharType="begin" w:fldLock="1"/>
      </w:r>
      <w:r w:rsidR="000B5DD4" w:rsidRPr="00B23F2E">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B23F2E">
        <w:rPr>
          <w:rFonts w:ascii="Arial" w:hAnsi="Arial" w:cs="Arial"/>
          <w:lang w:val="en-US"/>
        </w:rPr>
        <w:fldChar w:fldCharType="separate"/>
      </w:r>
      <w:r w:rsidR="001C14AA" w:rsidRPr="00B23F2E">
        <w:rPr>
          <w:rFonts w:ascii="Arial" w:hAnsi="Arial" w:cs="Arial"/>
          <w:noProof/>
          <w:lang w:val="en-US"/>
        </w:rPr>
        <w:t>(Huey et al. 2009; MacLean et al. 2019; Nowrouzi et al. 2018; Overgaard, Kearney, and Hoffmann 2014)</w:t>
      </w:r>
      <w:r w:rsidR="007949ED" w:rsidRPr="00B23F2E">
        <w:rPr>
          <w:rFonts w:ascii="Arial" w:hAnsi="Arial" w:cs="Arial"/>
          <w:lang w:val="en-US"/>
        </w:rPr>
        <w:fldChar w:fldCharType="end"/>
      </w:r>
      <w:r w:rsidRPr="00B23F2E">
        <w:rPr>
          <w:rFonts w:ascii="Arial" w:hAnsi="Arial" w:cs="Arial"/>
          <w:lang w:val="en-US"/>
        </w:rPr>
        <w:t>. Instead, other abiotic factor</w:t>
      </w:r>
      <w:r w:rsidR="006B607A" w:rsidRPr="00B23F2E">
        <w:rPr>
          <w:rFonts w:ascii="Arial" w:hAnsi="Arial" w:cs="Arial"/>
          <w:lang w:val="en-US"/>
        </w:rPr>
        <w:t xml:space="preserve">s (e.g. </w:t>
      </w:r>
      <w:r w:rsidRPr="00B23F2E">
        <w:rPr>
          <w:rFonts w:ascii="Arial" w:hAnsi="Arial" w:cs="Arial"/>
          <w:lang w:val="en-US"/>
        </w:rPr>
        <w:t>precipitation</w:t>
      </w:r>
      <w:r w:rsidR="006B607A" w:rsidRPr="00B23F2E">
        <w:rPr>
          <w:rFonts w:ascii="Arial" w:hAnsi="Arial" w:cs="Arial"/>
          <w:lang w:val="en-US"/>
        </w:rPr>
        <w:t>)</w:t>
      </w:r>
      <w:r w:rsidR="002C44A3" w:rsidRPr="00B23F2E">
        <w:rPr>
          <w:rFonts w:ascii="Arial" w:hAnsi="Arial" w:cs="Arial"/>
          <w:lang w:val="en-US"/>
        </w:rPr>
        <w:t xml:space="preserve"> </w:t>
      </w:r>
      <w:r w:rsidR="006D3017" w:rsidRPr="00B23F2E">
        <w:rPr>
          <w:rFonts w:ascii="Arial" w:hAnsi="Arial" w:cs="Arial"/>
          <w:lang w:val="en-US"/>
        </w:rPr>
        <w:t xml:space="preserve">or </w:t>
      </w:r>
      <w:r w:rsidR="002C44A3" w:rsidRPr="00B23F2E">
        <w:rPr>
          <w:rFonts w:ascii="Arial" w:hAnsi="Arial" w:cs="Arial"/>
          <w:lang w:val="en-US"/>
        </w:rPr>
        <w:t xml:space="preserve">biotic interactions may </w:t>
      </w:r>
      <w:r w:rsidR="00CC350F" w:rsidRPr="00B23F2E">
        <w:rPr>
          <w:rFonts w:ascii="Arial" w:hAnsi="Arial" w:cs="Arial"/>
          <w:lang w:val="en-US"/>
        </w:rPr>
        <w:t>be</w:t>
      </w:r>
      <w:r w:rsidR="004C373B" w:rsidRPr="00B23F2E">
        <w:rPr>
          <w:rFonts w:ascii="Arial" w:hAnsi="Arial" w:cs="Arial"/>
          <w:lang w:val="en-US"/>
        </w:rPr>
        <w:t xml:space="preserve"> </w:t>
      </w:r>
      <w:r w:rsidR="006D3017" w:rsidRPr="00B23F2E">
        <w:rPr>
          <w:rFonts w:ascii="Arial" w:hAnsi="Arial" w:cs="Arial"/>
          <w:lang w:val="en-US"/>
        </w:rPr>
        <w:t xml:space="preserve">critical in </w:t>
      </w:r>
      <w:r w:rsidR="004C373B" w:rsidRPr="00B23F2E">
        <w:rPr>
          <w:rFonts w:ascii="Arial" w:hAnsi="Arial" w:cs="Arial"/>
          <w:lang w:val="en-US"/>
        </w:rPr>
        <w:t>determining</w:t>
      </w:r>
      <w:r w:rsidR="006D3017" w:rsidRPr="00B23F2E">
        <w:rPr>
          <w:rFonts w:ascii="Arial" w:hAnsi="Arial" w:cs="Arial"/>
          <w:lang w:val="en-US"/>
        </w:rPr>
        <w:t xml:space="preserve"> range limits</w:t>
      </w:r>
      <w:r w:rsidR="004C373B" w:rsidRPr="00B23F2E">
        <w:rPr>
          <w:rFonts w:ascii="Arial" w:hAnsi="Arial" w:cs="Arial"/>
          <w:lang w:val="en-US"/>
        </w:rPr>
        <w:t xml:space="preserve"> in </w:t>
      </w:r>
      <w:r w:rsidR="00666F18" w:rsidRPr="00B23F2E">
        <w:rPr>
          <w:rFonts w:ascii="Arial" w:hAnsi="Arial" w:cs="Arial"/>
          <w:lang w:val="en-US"/>
        </w:rPr>
        <w:t xml:space="preserve">the </w:t>
      </w:r>
      <w:r w:rsidR="004C373B" w:rsidRPr="00B23F2E">
        <w:rPr>
          <w:rFonts w:ascii="Arial" w:hAnsi="Arial" w:cs="Arial"/>
          <w:lang w:val="en-US"/>
        </w:rPr>
        <w:t>tropi</w:t>
      </w:r>
      <w:r w:rsidR="00E03BDB" w:rsidRPr="00B23F2E">
        <w:rPr>
          <w:rFonts w:ascii="Arial" w:hAnsi="Arial" w:cs="Arial"/>
          <w:lang w:val="en-US"/>
        </w:rPr>
        <w:t>cs</w:t>
      </w:r>
      <w:r w:rsidR="00243DAB" w:rsidRPr="00B23F2E">
        <w:rPr>
          <w:rFonts w:ascii="Arial" w:hAnsi="Arial" w:cs="Arial"/>
          <w:lang w:val="en-US"/>
        </w:rPr>
        <w:t xml:space="preserve"> </w:t>
      </w:r>
      <w:r w:rsidR="00243DAB" w:rsidRPr="00B23F2E">
        <w:rPr>
          <w:rFonts w:ascii="Arial" w:hAnsi="Arial" w:cs="Arial"/>
          <w:lang w:val="en-US"/>
        </w:rPr>
        <w:fldChar w:fldCharType="begin" w:fldLock="1"/>
      </w:r>
      <w:r w:rsidR="00996ED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 Louthan, Doak, and Angert 2015)","plainTextFormattedCitation":"(Engelbrecht et al. 2007; Jankowski et al. 2013; Louthan, Doak, and Angert 2015)","previouslyFormattedCitation":"(Engelbrecht et al. 2007; Jankowski et al. 2013; Louthan, Doak, and Angert 2015)"},"properties":{"noteIndex":0},"schema":"https://github.com/citation-style-language/schema/raw/master/csl-citation.json"}</w:instrText>
      </w:r>
      <w:r w:rsidR="00243DAB" w:rsidRPr="00B23F2E">
        <w:rPr>
          <w:rFonts w:ascii="Arial" w:hAnsi="Arial" w:cs="Arial"/>
          <w:lang w:val="en-US"/>
        </w:rPr>
        <w:fldChar w:fldCharType="separate"/>
      </w:r>
      <w:r w:rsidR="00996ED5" w:rsidRPr="00996ED5">
        <w:rPr>
          <w:rFonts w:ascii="Arial" w:hAnsi="Arial" w:cs="Arial"/>
          <w:noProof/>
          <w:lang w:val="en-US"/>
        </w:rPr>
        <w:t>(Engelbrecht et al. 2007; Jankowski et al. 2013; Louthan, Doak, and Angert 2015)</w:t>
      </w:r>
      <w:r w:rsidR="00243DAB" w:rsidRPr="00B23F2E">
        <w:rPr>
          <w:rFonts w:ascii="Arial" w:hAnsi="Arial" w:cs="Arial"/>
          <w:lang w:val="en-US"/>
        </w:rPr>
        <w:fldChar w:fldCharType="end"/>
      </w:r>
      <w:r w:rsidR="002C44A3" w:rsidRPr="00B23F2E">
        <w:rPr>
          <w:rFonts w:ascii="Arial" w:hAnsi="Arial" w:cs="Arial"/>
          <w:lang w:val="en-US"/>
        </w:rPr>
        <w:t xml:space="preserve">. </w:t>
      </w:r>
      <w:r w:rsidR="009470C9" w:rsidRPr="00B23F2E">
        <w:rPr>
          <w:rFonts w:ascii="Arial" w:hAnsi="Arial" w:cs="Arial"/>
          <w:lang w:val="en-US"/>
        </w:rPr>
        <w:t>A commonly</w:t>
      </w:r>
      <w:r w:rsidR="00364959" w:rsidRPr="00B23F2E">
        <w:rPr>
          <w:rFonts w:ascii="Arial" w:hAnsi="Arial" w:cs="Arial"/>
          <w:lang w:val="en-US"/>
        </w:rPr>
        <w:t xml:space="preserve"> </w:t>
      </w:r>
      <w:r w:rsidR="009470C9" w:rsidRPr="00B23F2E">
        <w:rPr>
          <w:rFonts w:ascii="Arial" w:hAnsi="Arial" w:cs="Arial"/>
          <w:lang w:val="en-US"/>
        </w:rPr>
        <w:t>h</w:t>
      </w:r>
      <w:r w:rsidR="00364959" w:rsidRPr="00B23F2E">
        <w:rPr>
          <w:rFonts w:ascii="Arial" w:hAnsi="Arial" w:cs="Arial"/>
          <w:lang w:val="en-US"/>
        </w:rPr>
        <w:t>e</w:t>
      </w:r>
      <w:r w:rsidR="009470C9" w:rsidRPr="00B23F2E">
        <w:rPr>
          <w:rFonts w:ascii="Arial" w:hAnsi="Arial" w:cs="Arial"/>
          <w:lang w:val="en-US"/>
        </w:rPr>
        <w:t>ld belief is that tolerance to low temperature</w:t>
      </w:r>
      <w:ins w:id="39" w:author="Jinlin Chen" w:date="2022-01-11T09:50:00Z">
        <w:r w:rsidR="0014061B">
          <w:rPr>
            <w:rFonts w:ascii="Arial" w:hAnsi="Arial" w:cs="Arial"/>
            <w:lang w:val="en-US"/>
          </w:rPr>
          <w:t>s</w:t>
        </w:r>
      </w:ins>
      <w:r w:rsidR="009470C9" w:rsidRPr="00B23F2E">
        <w:rPr>
          <w:rFonts w:ascii="Arial" w:hAnsi="Arial" w:cs="Arial"/>
          <w:lang w:val="en-US"/>
        </w:rPr>
        <w:t xml:space="preserve"> set</w:t>
      </w:r>
      <w:del w:id="40" w:author="Jinlin Chen" w:date="2022-01-11T09:49:00Z">
        <w:r w:rsidR="003A483E" w:rsidRPr="00B23F2E" w:rsidDel="0014061B">
          <w:rPr>
            <w:rFonts w:ascii="Arial" w:hAnsi="Arial" w:cs="Arial"/>
            <w:lang w:val="en-US"/>
          </w:rPr>
          <w:delText>s</w:delText>
        </w:r>
      </w:del>
      <w:r w:rsidR="009470C9" w:rsidRPr="00B23F2E">
        <w:rPr>
          <w:rFonts w:ascii="Arial" w:hAnsi="Arial" w:cs="Arial"/>
          <w:lang w:val="en-US"/>
        </w:rPr>
        <w:t xml:space="preserve"> col</w:t>
      </w:r>
      <w:r w:rsidR="00AC7B20" w:rsidRPr="00B23F2E">
        <w:rPr>
          <w:rFonts w:ascii="Arial" w:hAnsi="Arial" w:cs="Arial"/>
          <w:lang w:val="en-US"/>
        </w:rPr>
        <w:t>d</w:t>
      </w:r>
      <w:r w:rsidR="009470C9" w:rsidRPr="00B23F2E">
        <w:rPr>
          <w:rFonts w:ascii="Arial" w:hAnsi="Arial" w:cs="Arial"/>
          <w:lang w:val="en-US"/>
        </w:rPr>
        <w:t xml:space="preserve"> boundaries while biotic interactions</w:t>
      </w:r>
      <w:r w:rsidR="00BC58C1" w:rsidRPr="00B23F2E">
        <w:rPr>
          <w:rFonts w:ascii="Arial" w:hAnsi="Arial" w:cs="Arial"/>
          <w:lang w:val="en-US"/>
        </w:rPr>
        <w:t xml:space="preserve"> </w:t>
      </w:r>
      <w:r w:rsidR="00AC7B20" w:rsidRPr="00B23F2E">
        <w:rPr>
          <w:rFonts w:ascii="Arial" w:hAnsi="Arial" w:cs="Arial"/>
          <w:lang w:val="en-US"/>
        </w:rPr>
        <w:t xml:space="preserve">predominantly drive ecological limits at the warm boundaries </w:t>
      </w:r>
      <w:r w:rsidR="00AC7B20" w:rsidRPr="00B23F2E">
        <w:rPr>
          <w:rFonts w:ascii="Arial" w:hAnsi="Arial" w:cs="Arial"/>
          <w:lang w:val="en-US"/>
        </w:rPr>
        <w:fldChar w:fldCharType="begin" w:fldLock="1"/>
      </w:r>
      <w:r w:rsidR="00D1417A">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estimates","type":"article-journal","volume":"23"},"uris":["http://www.mendeley.com/documents/?uuid=9d7fb375-23cf-3880-a4a8-b5cea02475e7"]},{"id":"ITEM-2","itemData":{"DOI":"10.1111/ele.13864","ISSN":"14610248","PMID":"34453406","abstract":"Predicting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Letters","editor":[{"dropping-particle":"","family":"Ghalambor","given":"Cameron","non-dropping-particle":"","parse-names":false,"suffix":""}],"id":"ITEM-2","issue":"11","issued":{"date-parts":[["2021","11","27"]]},"page":"2427-2438","publisher":"John Wiley and Sons Inc","title":"Biotic interactions are more often important at species’ warm versus cool range edges","type":"article","volume":"24"},"uris":["http://www.mendeley.com/documents/?uuid=a1f2dbfc-9730-3744-8aa8-4f7542435a1d"]}],"mendeley":{"formattedCitation":"(O’Brien et al. 2017; Paquette and Hargreaves 2021)","plainTextFormattedCitation":"(O’Brien et al. 2017; Paquette and Hargreaves 2021)","previouslyFormattedCitation":"(O’Brien et al. 2017; Paquette and Hargreaves 2021)"},"properties":{"noteIndex":0},"schema":"https://github.com/citation-style-language/schema/raw/master/csl-citation.json"}</w:instrText>
      </w:r>
      <w:r w:rsidR="00AC7B20" w:rsidRPr="00B23F2E">
        <w:rPr>
          <w:rFonts w:ascii="Arial" w:hAnsi="Arial" w:cs="Arial"/>
          <w:lang w:val="en-US"/>
        </w:rPr>
        <w:fldChar w:fldCharType="separate"/>
      </w:r>
      <w:r w:rsidR="00996ED5" w:rsidRPr="00996ED5">
        <w:rPr>
          <w:rFonts w:ascii="Arial" w:hAnsi="Arial" w:cs="Arial"/>
          <w:noProof/>
          <w:lang w:val="en-US"/>
        </w:rPr>
        <w:t>(O’Brien et al. 2017; Paquette and Hargreaves 2021)</w:t>
      </w:r>
      <w:r w:rsidR="00AC7B20" w:rsidRPr="00B23F2E">
        <w:rPr>
          <w:rFonts w:ascii="Arial" w:hAnsi="Arial" w:cs="Arial"/>
          <w:lang w:val="en-US"/>
        </w:rPr>
        <w:fldChar w:fldCharType="end"/>
      </w:r>
      <w:r w:rsidR="00AC7B20" w:rsidRPr="00B23F2E">
        <w:rPr>
          <w:rFonts w:ascii="Arial" w:hAnsi="Arial" w:cs="Arial"/>
          <w:lang w:val="en-US"/>
        </w:rPr>
        <w:t xml:space="preserve">. </w:t>
      </w:r>
      <w:r w:rsidR="00A87D0D" w:rsidRPr="00B23F2E">
        <w:rPr>
          <w:rFonts w:ascii="Arial" w:hAnsi="Arial" w:cs="Arial"/>
          <w:lang w:val="en-US"/>
        </w:rPr>
        <w:t>This asymmetr</w:t>
      </w:r>
      <w:r w:rsidR="00225D48" w:rsidRPr="00B23F2E">
        <w:rPr>
          <w:rFonts w:ascii="Arial" w:hAnsi="Arial" w:cs="Arial"/>
          <w:lang w:val="en-US"/>
        </w:rPr>
        <w:t>ical role of temperature</w:t>
      </w:r>
      <w:r w:rsidR="00A87D0D" w:rsidRPr="00B23F2E">
        <w:rPr>
          <w:rFonts w:ascii="Arial" w:hAnsi="Arial" w:cs="Arial"/>
          <w:lang w:val="en-US"/>
        </w:rPr>
        <w:t xml:space="preserve"> is supported by the smaller change</w:t>
      </w:r>
      <w:r w:rsidR="00266E82" w:rsidRPr="00B23F2E">
        <w:rPr>
          <w:rFonts w:ascii="Arial" w:hAnsi="Arial" w:cs="Arial"/>
          <w:lang w:val="en-US"/>
        </w:rPr>
        <w:t>s</w:t>
      </w:r>
      <w:r w:rsidR="00A87D0D" w:rsidRPr="00B23F2E">
        <w:rPr>
          <w:rFonts w:ascii="Arial" w:hAnsi="Arial" w:cs="Arial"/>
          <w:lang w:val="en-US"/>
        </w:rPr>
        <w:t xml:space="preserve"> </w:t>
      </w:r>
      <w:r w:rsidR="00364959" w:rsidRPr="00B23F2E">
        <w:rPr>
          <w:rFonts w:ascii="Arial" w:hAnsi="Arial" w:cs="Arial"/>
          <w:lang w:val="en-US"/>
        </w:rPr>
        <w:t xml:space="preserve">observed </w:t>
      </w:r>
      <w:r w:rsidR="00A87D0D" w:rsidRPr="00B23F2E">
        <w:rPr>
          <w:rFonts w:ascii="Arial" w:hAnsi="Arial" w:cs="Arial"/>
          <w:lang w:val="en-US"/>
        </w:rPr>
        <w:t xml:space="preserve">at </w:t>
      </w:r>
      <w:r w:rsidR="00E55F60" w:rsidRPr="00B23F2E">
        <w:rPr>
          <w:rFonts w:ascii="Arial" w:hAnsi="Arial" w:cs="Arial"/>
          <w:lang w:val="en-US"/>
        </w:rPr>
        <w:t>species’</w:t>
      </w:r>
      <w:r w:rsidR="00A87D0D" w:rsidRPr="00B23F2E">
        <w:rPr>
          <w:rFonts w:ascii="Arial" w:hAnsi="Arial" w:cs="Arial"/>
          <w:lang w:val="en-US"/>
        </w:rPr>
        <w:t xml:space="preserve"> warm boundaries than cold boundaries in response to warming </w:t>
      </w:r>
      <w:r w:rsidR="00A87D0D"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B23F2E">
        <w:rPr>
          <w:rFonts w:ascii="Arial" w:hAnsi="Arial" w:cs="Arial"/>
          <w:lang w:val="en-US"/>
        </w:rPr>
        <w:fldChar w:fldCharType="separate"/>
      </w:r>
      <w:r w:rsidR="009D3948" w:rsidRPr="00B23F2E">
        <w:rPr>
          <w:rFonts w:ascii="Arial" w:hAnsi="Arial" w:cs="Arial"/>
          <w:noProof/>
          <w:lang w:val="en-US"/>
        </w:rPr>
        <w:t>(Chen, Hill, Shiu, et al. 2011; Sunday, Bates, and Dulvy 2012)</w:t>
      </w:r>
      <w:r w:rsidR="00A87D0D" w:rsidRPr="00B23F2E">
        <w:rPr>
          <w:rFonts w:ascii="Arial" w:hAnsi="Arial" w:cs="Arial"/>
          <w:lang w:val="en-US"/>
        </w:rPr>
        <w:fldChar w:fldCharType="end"/>
      </w:r>
      <w:del w:id="41" w:author="Jinlin Chen" w:date="2022-01-13T10:42:00Z">
        <w:r w:rsidR="00A87D0D" w:rsidRPr="00B23F2E" w:rsidDel="00996ED5">
          <w:rPr>
            <w:rFonts w:ascii="Arial" w:hAnsi="Arial" w:cs="Arial"/>
            <w:lang w:val="en-US"/>
          </w:rPr>
          <w:delText xml:space="preserve">, </w:delText>
        </w:r>
        <w:r w:rsidR="00D15550" w:rsidRPr="00B23F2E" w:rsidDel="00996ED5">
          <w:rPr>
            <w:rFonts w:ascii="Arial" w:hAnsi="Arial" w:cs="Arial"/>
            <w:lang w:val="en-US"/>
          </w:rPr>
          <w:delText>contradicting</w:delText>
        </w:r>
        <w:r w:rsidR="00A87D0D" w:rsidRPr="00B23F2E" w:rsidDel="00996ED5">
          <w:rPr>
            <w:rFonts w:ascii="Arial" w:hAnsi="Arial" w:cs="Arial"/>
            <w:lang w:val="en-US"/>
          </w:rPr>
          <w:delText xml:space="preserve"> the gloom</w:delText>
        </w:r>
        <w:r w:rsidR="00266E82" w:rsidRPr="00B23F2E" w:rsidDel="00996ED5">
          <w:rPr>
            <w:rFonts w:ascii="Arial" w:hAnsi="Arial" w:cs="Arial"/>
            <w:lang w:val="en-US"/>
          </w:rPr>
          <w:delText>y</w:delText>
        </w:r>
        <w:r w:rsidR="00A87D0D" w:rsidRPr="00B23F2E" w:rsidDel="00996ED5">
          <w:rPr>
            <w:rFonts w:ascii="Arial" w:hAnsi="Arial" w:cs="Arial"/>
            <w:lang w:val="en-US"/>
          </w:rPr>
          <w:delText xml:space="preserve"> prediction </w:delText>
        </w:r>
        <w:r w:rsidR="00E55F60" w:rsidRPr="00B23F2E" w:rsidDel="00996ED5">
          <w:rPr>
            <w:rFonts w:ascii="Arial" w:hAnsi="Arial" w:cs="Arial"/>
            <w:lang w:val="en-US"/>
          </w:rPr>
          <w:delText>for the</w:delText>
        </w:r>
        <w:r w:rsidR="00A87D0D" w:rsidRPr="00B23F2E" w:rsidDel="00996ED5">
          <w:rPr>
            <w:rFonts w:ascii="Arial" w:hAnsi="Arial" w:cs="Arial"/>
            <w:lang w:val="en-US"/>
          </w:rPr>
          <w:delText xml:space="preserve"> tropical species in response to warming</w:delText>
        </w:r>
      </w:del>
      <w:r w:rsidR="003948B0" w:rsidRPr="00B23F2E">
        <w:rPr>
          <w:rFonts w:ascii="Arial" w:hAnsi="Arial" w:cs="Arial"/>
          <w:lang w:val="en-US"/>
        </w:rPr>
        <w:t>.</w:t>
      </w:r>
    </w:p>
    <w:p w14:paraId="170C1D0F" w14:textId="0A8494FD" w:rsidR="00741E47" w:rsidRPr="00B23F2E" w:rsidRDefault="00FD36C7" w:rsidP="007C1BC4">
      <w:pPr>
        <w:ind w:firstLine="720"/>
        <w:rPr>
          <w:rFonts w:ascii="Arial" w:hAnsi="Arial" w:cs="Arial"/>
          <w:lang w:val="en-US"/>
        </w:rPr>
      </w:pPr>
      <w:r w:rsidRPr="00B23F2E">
        <w:rPr>
          <w:rFonts w:ascii="Arial" w:hAnsi="Arial" w:cs="Arial"/>
          <w:lang w:val="en-US"/>
        </w:rPr>
        <w:t>Despite the controversy and urgent nature of this research topic</w:t>
      </w:r>
      <w:r w:rsidR="004C4A5B" w:rsidRPr="00B23F2E">
        <w:rPr>
          <w:rFonts w:ascii="Arial" w:hAnsi="Arial" w:cs="Arial"/>
          <w:lang w:val="en-US"/>
        </w:rPr>
        <w:t xml:space="preserve"> </w:t>
      </w:r>
      <w:r w:rsidR="004C4A5B"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sidRPr="00B23F2E">
        <w:rPr>
          <w:rFonts w:ascii="Arial" w:hAnsi="Arial" w:cs="Arial"/>
          <w:lang w:val="en-US"/>
        </w:rPr>
        <w:fldChar w:fldCharType="separate"/>
      </w:r>
      <w:r w:rsidR="004C4A5B" w:rsidRPr="00B23F2E">
        <w:rPr>
          <w:rFonts w:ascii="Arial" w:hAnsi="Arial" w:cs="Arial"/>
          <w:noProof/>
          <w:lang w:val="en-US"/>
        </w:rPr>
        <w:t>(Corlett 2012)</w:t>
      </w:r>
      <w:r w:rsidR="004C4A5B" w:rsidRPr="00B23F2E">
        <w:rPr>
          <w:rFonts w:ascii="Arial" w:hAnsi="Arial" w:cs="Arial"/>
          <w:lang w:val="en-US"/>
        </w:rPr>
        <w:fldChar w:fldCharType="end"/>
      </w:r>
      <w:r w:rsidRPr="00B23F2E">
        <w:rPr>
          <w:rFonts w:ascii="Arial" w:hAnsi="Arial" w:cs="Arial"/>
          <w:lang w:val="en-US"/>
        </w:rPr>
        <w:t xml:space="preserve">, </w:t>
      </w:r>
      <w:r w:rsidR="00364959" w:rsidRPr="00B23F2E">
        <w:rPr>
          <w:rFonts w:ascii="Arial" w:hAnsi="Arial" w:cs="Arial"/>
          <w:lang w:val="en-US"/>
        </w:rPr>
        <w:t xml:space="preserve">a </w:t>
      </w:r>
      <w:r w:rsidR="00104A5C" w:rsidRPr="00B23F2E">
        <w:rPr>
          <w:rFonts w:ascii="Arial" w:hAnsi="Arial" w:cs="Arial"/>
          <w:lang w:val="en-US"/>
        </w:rPr>
        <w:t>limited amount of empirical evidence come</w:t>
      </w:r>
      <w:r w:rsidR="00364959" w:rsidRPr="00B23F2E">
        <w:rPr>
          <w:rFonts w:ascii="Arial" w:hAnsi="Arial" w:cs="Arial"/>
          <w:lang w:val="en-US"/>
        </w:rPr>
        <w:t>s</w:t>
      </w:r>
      <w:r w:rsidR="00104A5C" w:rsidRPr="00B23F2E">
        <w:rPr>
          <w:rFonts w:ascii="Arial" w:hAnsi="Arial" w:cs="Arial"/>
          <w:lang w:val="en-US"/>
        </w:rPr>
        <w:t xml:space="preserve"> from species-rich tropical systems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(Feeley, Stroud, and Perez 2017)</w:t>
      </w:r>
      <w:r w:rsidR="00B308DE" w:rsidRPr="00B23F2E">
        <w:rPr>
          <w:rFonts w:ascii="Arial" w:hAnsi="Arial" w:cs="Arial"/>
          <w:lang w:val="en-US"/>
        </w:rPr>
        <w:fldChar w:fldCharType="end"/>
      </w:r>
      <w:r w:rsidR="00104A5C" w:rsidRPr="00B23F2E">
        <w:rPr>
          <w:rFonts w:ascii="Arial" w:hAnsi="Arial" w:cs="Arial"/>
          <w:lang w:val="en-US"/>
        </w:rPr>
        <w:t xml:space="preserve">, and most </w:t>
      </w:r>
      <w:r w:rsidR="00642958" w:rsidRPr="00B23F2E">
        <w:rPr>
          <w:rFonts w:ascii="Arial" w:hAnsi="Arial" w:cs="Arial"/>
          <w:lang w:val="en-US"/>
        </w:rPr>
        <w:t>such studies</w:t>
      </w:r>
      <w:r w:rsidR="00104A5C" w:rsidRPr="00B23F2E">
        <w:rPr>
          <w:rFonts w:ascii="Arial" w:hAnsi="Arial" w:cs="Arial"/>
          <w:lang w:val="en-US"/>
        </w:rPr>
        <w:t xml:space="preserve"> </w:t>
      </w:r>
      <w:r w:rsidR="00BC58C1" w:rsidRPr="00B23F2E">
        <w:rPr>
          <w:rFonts w:ascii="Arial" w:hAnsi="Arial" w:cs="Arial"/>
          <w:lang w:val="en-US"/>
        </w:rPr>
        <w:t>only</w:t>
      </w:r>
      <w:r w:rsidR="00104A5C" w:rsidRPr="00B23F2E">
        <w:rPr>
          <w:rFonts w:ascii="Arial" w:hAnsi="Arial" w:cs="Arial"/>
          <w:lang w:val="en-US"/>
        </w:rPr>
        <w:t xml:space="preserve"> exami</w:t>
      </w:r>
      <w:r w:rsidR="00BC58C1" w:rsidRPr="00B23F2E">
        <w:rPr>
          <w:rFonts w:ascii="Arial" w:hAnsi="Arial" w:cs="Arial"/>
          <w:lang w:val="en-US"/>
        </w:rPr>
        <w:t>ne</w:t>
      </w:r>
      <w:r w:rsidR="00104A5C" w:rsidRPr="00B23F2E">
        <w:rPr>
          <w:rFonts w:ascii="Arial" w:hAnsi="Arial" w:cs="Arial"/>
          <w:lang w:val="en-US"/>
        </w:rPr>
        <w:t xml:space="preserve"> the correlational relationship between thermal tolerance and distribution</w:t>
      </w:r>
      <w:r w:rsidR="0049794D" w:rsidRPr="00B23F2E">
        <w:rPr>
          <w:rFonts w:ascii="Arial" w:hAnsi="Arial" w:cs="Arial"/>
          <w:lang w:val="en-US"/>
        </w:rPr>
        <w:t xml:space="preserve"> </w:t>
      </w:r>
      <w:r w:rsidR="0049794D" w:rsidRPr="00B23F2E">
        <w:rPr>
          <w:rFonts w:ascii="Arial" w:hAnsi="Arial" w:cs="Arial"/>
          <w:lang w:val="en-US"/>
        </w:rPr>
        <w:fldChar w:fldCharType="begin" w:fldLock="1"/>
      </w:r>
      <w:r w:rsidR="00E34263"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sidRPr="00B23F2E">
        <w:rPr>
          <w:rFonts w:ascii="Arial" w:hAnsi="Arial" w:cs="Arial"/>
          <w:lang w:val="en-US"/>
        </w:rPr>
        <w:fldChar w:fldCharType="separate"/>
      </w:r>
      <w:r w:rsidR="0049794D" w:rsidRPr="00B23F2E">
        <w:rPr>
          <w:rFonts w:ascii="Arial" w:hAnsi="Arial" w:cs="Arial"/>
          <w:noProof/>
          <w:lang w:val="en-US"/>
        </w:rPr>
        <w:t>(Cahill et al. 2014)</w:t>
      </w:r>
      <w:r w:rsidR="0049794D" w:rsidRPr="00B23F2E">
        <w:rPr>
          <w:rFonts w:ascii="Arial" w:hAnsi="Arial" w:cs="Arial"/>
          <w:lang w:val="en-US"/>
        </w:rPr>
        <w:fldChar w:fldCharType="end"/>
      </w:r>
      <w:r w:rsidR="00104A5C" w:rsidRPr="00B23F2E">
        <w:rPr>
          <w:rFonts w:ascii="Arial" w:hAnsi="Arial" w:cs="Arial"/>
          <w:lang w:val="en-US"/>
        </w:rPr>
        <w:t xml:space="preserve">. It remains crucial </w:t>
      </w:r>
      <w:r w:rsidR="00364959" w:rsidRPr="00B23F2E">
        <w:rPr>
          <w:rFonts w:ascii="Arial" w:hAnsi="Arial" w:cs="Arial"/>
          <w:lang w:val="en-US"/>
        </w:rPr>
        <w:t xml:space="preserve">to understand </w:t>
      </w:r>
      <w:r w:rsidR="00104A5C" w:rsidRPr="00B23F2E">
        <w:rPr>
          <w:rFonts w:ascii="Arial" w:hAnsi="Arial" w:cs="Arial"/>
          <w:lang w:val="en-US"/>
        </w:rPr>
        <w:t xml:space="preserve">how </w:t>
      </w:r>
      <w:r w:rsidR="00BC58C1" w:rsidRPr="00B23F2E">
        <w:rPr>
          <w:rFonts w:ascii="Arial" w:hAnsi="Arial" w:cs="Arial"/>
          <w:lang w:val="en-US"/>
        </w:rPr>
        <w:t xml:space="preserve">laboratory-measured </w:t>
      </w:r>
      <w:r w:rsidR="00104A5C" w:rsidRPr="00B23F2E">
        <w:rPr>
          <w:rFonts w:ascii="Arial" w:hAnsi="Arial" w:cs="Arial"/>
          <w:lang w:val="en-US"/>
        </w:rPr>
        <w:t>thermal traits</w:t>
      </w:r>
      <w:r w:rsidR="00BC58C1" w:rsidRPr="00B23F2E">
        <w:rPr>
          <w:rFonts w:ascii="Arial" w:hAnsi="Arial" w:cs="Arial"/>
          <w:lang w:val="en-US"/>
        </w:rPr>
        <w:t>, e.g. critical temperature and optimal temperature,</w:t>
      </w:r>
      <w:r w:rsidR="00104A5C" w:rsidRPr="00B23F2E">
        <w:rPr>
          <w:rFonts w:ascii="Arial" w:hAnsi="Arial" w:cs="Arial"/>
          <w:lang w:val="en-US"/>
        </w:rPr>
        <w:t xml:space="preserve"> are ecologically relevant</w:t>
      </w:r>
      <w:r w:rsidR="00BC58C1" w:rsidRPr="00B23F2E">
        <w:rPr>
          <w:rFonts w:ascii="Arial" w:hAnsi="Arial" w:cs="Arial"/>
          <w:lang w:val="en-US"/>
        </w:rPr>
        <w:t xml:space="preserve"> </w:t>
      </w:r>
      <w:r w:rsidR="00642958" w:rsidRPr="00B23F2E">
        <w:rPr>
          <w:rFonts w:ascii="Arial" w:hAnsi="Arial" w:cs="Arial"/>
          <w:lang w:val="en-US"/>
        </w:rPr>
        <w:t xml:space="preserve">under </w:t>
      </w:r>
      <w:r w:rsidR="00BC58C1" w:rsidRPr="00B23F2E">
        <w:rPr>
          <w:rFonts w:ascii="Arial" w:hAnsi="Arial" w:cs="Arial"/>
          <w:lang w:val="en-US"/>
        </w:rPr>
        <w:t>realistic climate conditions</w:t>
      </w:r>
      <w:r w:rsidR="00B308DE" w:rsidRPr="00B23F2E">
        <w:rPr>
          <w:rFonts w:ascii="Arial" w:hAnsi="Arial" w:cs="Arial"/>
          <w:lang w:val="en-US"/>
        </w:rPr>
        <w:t xml:space="preserve">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(Sinclair et al. 2016)</w:t>
      </w:r>
      <w:r w:rsidR="00B308DE" w:rsidRPr="00B23F2E">
        <w:rPr>
          <w:rFonts w:ascii="Arial" w:hAnsi="Arial" w:cs="Arial"/>
          <w:lang w:val="en-US"/>
        </w:rPr>
        <w:fldChar w:fldCharType="end"/>
      </w:r>
      <w:r w:rsidR="00BC58C1" w:rsidRPr="00B23F2E">
        <w:rPr>
          <w:rFonts w:ascii="Arial" w:hAnsi="Arial" w:cs="Arial"/>
          <w:lang w:val="en-US"/>
        </w:rPr>
        <w:t xml:space="preserve">. </w:t>
      </w:r>
      <w:r w:rsidRPr="00B23F2E">
        <w:rPr>
          <w:rFonts w:ascii="Arial" w:hAnsi="Arial" w:cs="Arial"/>
          <w:lang w:val="en-US"/>
        </w:rPr>
        <w:t xml:space="preserve">Additionally, biotic interactions </w:t>
      </w:r>
      <w:r w:rsidR="00BC58C1" w:rsidRPr="00B23F2E">
        <w:rPr>
          <w:rFonts w:ascii="Arial" w:hAnsi="Arial" w:cs="Arial"/>
          <w:lang w:val="en-US"/>
        </w:rPr>
        <w:t xml:space="preserve">themselves </w:t>
      </w:r>
      <w:r w:rsidRPr="00B23F2E">
        <w:rPr>
          <w:rFonts w:ascii="Arial" w:hAnsi="Arial" w:cs="Arial"/>
          <w:lang w:val="en-US"/>
        </w:rPr>
        <w:t>are regulated by temperature</w:t>
      </w:r>
      <w:r w:rsidR="00BC58C1" w:rsidRPr="00B23F2E">
        <w:rPr>
          <w:rFonts w:ascii="Arial" w:hAnsi="Arial" w:cs="Arial"/>
          <w:lang w:val="en-US"/>
        </w:rPr>
        <w:t xml:space="preserve">. </w:t>
      </w:r>
      <w:r w:rsidR="0053172A" w:rsidRPr="00B23F2E">
        <w:rPr>
          <w:rFonts w:ascii="Arial" w:hAnsi="Arial" w:cs="Arial"/>
          <w:lang w:val="en-US"/>
        </w:rPr>
        <w:t>The s</w:t>
      </w:r>
      <w:r w:rsidR="00BC58C1" w:rsidRPr="00B23F2E">
        <w:rPr>
          <w:rFonts w:ascii="Arial" w:hAnsi="Arial" w:cs="Arial"/>
          <w:lang w:val="en-US"/>
        </w:rPr>
        <w:t xml:space="preserve">ensitivity </w:t>
      </w:r>
      <w:r w:rsidR="009F45C7" w:rsidRPr="00B23F2E">
        <w:rPr>
          <w:rFonts w:ascii="Arial" w:hAnsi="Arial" w:cs="Arial"/>
          <w:lang w:val="en-US"/>
        </w:rPr>
        <w:t>of a particular species</w:t>
      </w:r>
      <w:ins w:id="42" w:author="Jinlin Chen" w:date="2022-01-11T09:50:00Z">
        <w:r w:rsidR="00700CAE">
          <w:rPr>
            <w:rFonts w:ascii="Arial" w:hAnsi="Arial" w:cs="Arial"/>
            <w:lang w:val="en-US"/>
          </w:rPr>
          <w:t xml:space="preserve"> to te</w:t>
        </w:r>
      </w:ins>
      <w:ins w:id="43" w:author="Jinlin Chen" w:date="2022-01-11T09:51:00Z">
        <w:r w:rsidR="00700CAE">
          <w:rPr>
            <w:rFonts w:ascii="Arial" w:hAnsi="Arial" w:cs="Arial"/>
            <w:lang w:val="en-US"/>
          </w:rPr>
          <w:t>mperature</w:t>
        </w:r>
      </w:ins>
      <w:r w:rsidR="009F45C7" w:rsidRPr="00B23F2E">
        <w:rPr>
          <w:rFonts w:ascii="Arial" w:hAnsi="Arial" w:cs="Arial"/>
          <w:lang w:val="en-US"/>
        </w:rPr>
        <w:t xml:space="preserve"> may depend on</w:t>
      </w:r>
      <w:ins w:id="44" w:author="Jinlin Chen" w:date="2022-01-11T09:51:00Z">
        <w:r w:rsidR="00700CAE">
          <w:rPr>
            <w:rFonts w:ascii="Arial" w:hAnsi="Arial" w:cs="Arial"/>
            <w:lang w:val="en-US"/>
          </w:rPr>
          <w:t xml:space="preserve"> the temperature response of</w:t>
        </w:r>
      </w:ins>
      <w:r w:rsidR="009F45C7" w:rsidRPr="00B23F2E">
        <w:rPr>
          <w:rFonts w:ascii="Arial" w:hAnsi="Arial" w:cs="Arial"/>
          <w:lang w:val="en-US"/>
        </w:rPr>
        <w:t xml:space="preserve"> its interacting species</w:t>
      </w:r>
      <w:del w:id="45" w:author="Jinlin Chen" w:date="2022-01-11T09:51:00Z">
        <w:r w:rsidR="009F45C7" w:rsidRPr="00B23F2E" w:rsidDel="00700CAE">
          <w:rPr>
            <w:rFonts w:ascii="Arial" w:hAnsi="Arial" w:cs="Arial"/>
            <w:lang w:val="en-US"/>
          </w:rPr>
          <w:delText>’ response to</w:delText>
        </w:r>
      </w:del>
      <w:r w:rsidR="009F45C7" w:rsidRPr="00B23F2E">
        <w:rPr>
          <w:rFonts w:ascii="Arial" w:hAnsi="Arial" w:cs="Arial"/>
          <w:lang w:val="en-US"/>
        </w:rPr>
        <w:t xml:space="preserve"> </w:t>
      </w:r>
      <w:del w:id="46" w:author="Jinlin Chen" w:date="2022-01-11T09:51:00Z">
        <w:r w:rsidR="009F45C7" w:rsidRPr="00B23F2E" w:rsidDel="00700CAE">
          <w:rPr>
            <w:rFonts w:ascii="Arial" w:hAnsi="Arial" w:cs="Arial"/>
            <w:lang w:val="en-US"/>
          </w:rPr>
          <w:delText>temperature</w:delText>
        </w:r>
        <w:r w:rsidR="00D22043" w:rsidRPr="00B23F2E" w:rsidDel="00700CAE">
          <w:rPr>
            <w:rFonts w:ascii="Arial" w:hAnsi="Arial" w:cs="Arial"/>
            <w:lang w:val="en-US"/>
          </w:rPr>
          <w:delText xml:space="preserve"> </w:delText>
        </w:r>
      </w:del>
      <w:r w:rsidR="00D22043"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sidRPr="00B23F2E">
        <w:rPr>
          <w:rFonts w:ascii="Arial" w:hAnsi="Arial" w:cs="Arial"/>
          <w:lang w:val="en-US"/>
        </w:rPr>
        <w:fldChar w:fldCharType="separate"/>
      </w:r>
      <w:r w:rsidR="00BC7557" w:rsidRPr="00B23F2E">
        <w:rPr>
          <w:rFonts w:ascii="Arial" w:hAnsi="Arial" w:cs="Arial"/>
          <w:noProof/>
          <w:lang w:val="en-US"/>
        </w:rPr>
        <w:t>(Gilman et al. 2010)</w:t>
      </w:r>
      <w:r w:rsidR="00D22043" w:rsidRPr="00B23F2E">
        <w:rPr>
          <w:rFonts w:ascii="Arial" w:hAnsi="Arial" w:cs="Arial"/>
          <w:lang w:val="en-US"/>
        </w:rPr>
        <w:fldChar w:fldCharType="end"/>
      </w:r>
      <w:r w:rsidR="009F45C7" w:rsidRPr="00B23F2E">
        <w:rPr>
          <w:rFonts w:ascii="Arial" w:hAnsi="Arial" w:cs="Arial"/>
          <w:lang w:val="en-US"/>
        </w:rPr>
        <w:t>. Therefore, a significant correlation between tolerance and distribution does</w:t>
      </w:r>
      <w:r w:rsidR="00F67CBF" w:rsidRPr="00B23F2E">
        <w:rPr>
          <w:rFonts w:ascii="Arial" w:hAnsi="Arial" w:cs="Arial"/>
          <w:lang w:val="en-US"/>
        </w:rPr>
        <w:t xml:space="preserve"> </w:t>
      </w:r>
      <w:r w:rsidR="009F45C7" w:rsidRPr="00B23F2E">
        <w:rPr>
          <w:rFonts w:ascii="Arial" w:hAnsi="Arial" w:cs="Arial"/>
          <w:lang w:val="en-US"/>
        </w:rPr>
        <w:t>n</w:t>
      </w:r>
      <w:r w:rsidR="00F67CBF" w:rsidRPr="00B23F2E">
        <w:rPr>
          <w:rFonts w:ascii="Arial" w:hAnsi="Arial" w:cs="Arial"/>
          <w:lang w:val="en-US"/>
        </w:rPr>
        <w:t>o</w:t>
      </w:r>
      <w:r w:rsidR="009F45C7" w:rsidRPr="00B23F2E">
        <w:rPr>
          <w:rFonts w:ascii="Arial" w:hAnsi="Arial" w:cs="Arial"/>
          <w:lang w:val="en-US"/>
        </w:rPr>
        <w:t xml:space="preserve">t rule out </w:t>
      </w:r>
      <w:r w:rsidR="00642958" w:rsidRPr="00B23F2E">
        <w:rPr>
          <w:rFonts w:ascii="Arial" w:hAnsi="Arial" w:cs="Arial"/>
          <w:lang w:val="en-US"/>
        </w:rPr>
        <w:t xml:space="preserve">a </w:t>
      </w:r>
      <w:r w:rsidR="009F45C7" w:rsidRPr="00B23F2E">
        <w:rPr>
          <w:rFonts w:ascii="Arial" w:hAnsi="Arial" w:cs="Arial"/>
          <w:lang w:val="en-US"/>
        </w:rPr>
        <w:t xml:space="preserve">role </w:t>
      </w:r>
      <w:r w:rsidR="00642958" w:rsidRPr="00B23F2E">
        <w:rPr>
          <w:rFonts w:ascii="Arial" w:hAnsi="Arial" w:cs="Arial"/>
          <w:lang w:val="en-US"/>
        </w:rPr>
        <w:t xml:space="preserve">for </w:t>
      </w:r>
      <w:r w:rsidR="009F45C7" w:rsidRPr="00B23F2E">
        <w:rPr>
          <w:rFonts w:ascii="Arial" w:hAnsi="Arial" w:cs="Arial"/>
          <w:lang w:val="en-US"/>
        </w:rPr>
        <w:t>biotic interaction</w:t>
      </w:r>
      <w:r w:rsidR="00C85B80" w:rsidRPr="00B23F2E">
        <w:rPr>
          <w:rFonts w:ascii="Arial" w:hAnsi="Arial" w:cs="Arial"/>
          <w:lang w:val="en-US"/>
        </w:rPr>
        <w:t>. Likewise</w:t>
      </w:r>
      <w:r w:rsidR="009F45C7" w:rsidRPr="00B23F2E">
        <w:rPr>
          <w:rFonts w:ascii="Arial" w:hAnsi="Arial" w:cs="Arial"/>
          <w:lang w:val="en-US"/>
        </w:rPr>
        <w:t xml:space="preserve"> the species of interest can still be sensitive to temperature change even when biotic interaction</w:t>
      </w:r>
      <w:r w:rsidR="00642958" w:rsidRPr="00B23F2E">
        <w:rPr>
          <w:rFonts w:ascii="Arial" w:hAnsi="Arial" w:cs="Arial"/>
          <w:lang w:val="en-US"/>
        </w:rPr>
        <w:t>s</w:t>
      </w:r>
      <w:r w:rsidR="009F45C7" w:rsidRPr="00B23F2E">
        <w:rPr>
          <w:rFonts w:ascii="Arial" w:hAnsi="Arial" w:cs="Arial"/>
          <w:lang w:val="en-US"/>
        </w:rPr>
        <w:t xml:space="preserve"> </w:t>
      </w:r>
      <w:r w:rsidR="00642958" w:rsidRPr="00B23F2E">
        <w:rPr>
          <w:rFonts w:ascii="Arial" w:hAnsi="Arial" w:cs="Arial"/>
          <w:lang w:val="en-US"/>
        </w:rPr>
        <w:t xml:space="preserve">are </w:t>
      </w:r>
      <w:r w:rsidR="009F45C7" w:rsidRPr="00B23F2E">
        <w:rPr>
          <w:rFonts w:ascii="Arial" w:hAnsi="Arial" w:cs="Arial"/>
          <w:lang w:val="en-US"/>
        </w:rPr>
        <w:t xml:space="preserve">the immediate cause of </w:t>
      </w:r>
      <w:r w:rsidRPr="00B23F2E">
        <w:rPr>
          <w:rFonts w:ascii="Arial" w:hAnsi="Arial" w:cs="Arial"/>
          <w:lang w:val="en-US"/>
        </w:rPr>
        <w:t xml:space="preserve">species </w:t>
      </w:r>
      <w:r w:rsidR="00F67CBF" w:rsidRPr="00B23F2E">
        <w:rPr>
          <w:rFonts w:ascii="Arial" w:hAnsi="Arial" w:cs="Arial"/>
          <w:lang w:val="en-US"/>
        </w:rPr>
        <w:t>composition</w:t>
      </w:r>
      <w:r w:rsidRPr="00B23F2E">
        <w:rPr>
          <w:rFonts w:ascii="Arial" w:hAnsi="Arial" w:cs="Arial"/>
          <w:lang w:val="en-US"/>
        </w:rPr>
        <w:t xml:space="preserve">. </w:t>
      </w:r>
      <w:r w:rsidR="00741E47" w:rsidRPr="00B23F2E">
        <w:rPr>
          <w:rFonts w:ascii="Arial" w:hAnsi="Arial" w:cs="Arial"/>
          <w:lang w:val="en-US"/>
        </w:rPr>
        <w:t xml:space="preserve">To understand the relationship between temperature and distribution, it is necessary, though difficult, to quantify thermal traits and </w:t>
      </w:r>
      <w:r w:rsidR="00741E47" w:rsidRPr="00B23F2E">
        <w:rPr>
          <w:rFonts w:ascii="Arial" w:hAnsi="Arial" w:cs="Arial"/>
          <w:lang w:val="en-US"/>
        </w:rPr>
        <w:lastRenderedPageBreak/>
        <w:t>temperature-dependent biotic interaction</w:t>
      </w:r>
      <w:r w:rsidR="00642958" w:rsidRPr="00B23F2E">
        <w:rPr>
          <w:rFonts w:ascii="Arial" w:hAnsi="Arial" w:cs="Arial"/>
          <w:lang w:val="en-US"/>
        </w:rPr>
        <w:t>s</w:t>
      </w:r>
      <w:r w:rsidR="00D22043" w:rsidRPr="00B23F2E">
        <w:rPr>
          <w:rFonts w:ascii="Arial" w:hAnsi="Arial" w:cs="Arial"/>
          <w:lang w:val="en-US"/>
        </w:rPr>
        <w:t xml:space="preserve"> </w:t>
      </w:r>
      <w:r w:rsidR="00D22043" w:rsidRPr="00B23F2E">
        <w:rPr>
          <w:rFonts w:ascii="Arial" w:hAnsi="Arial" w:cs="Arial"/>
          <w:lang w:val="en-US"/>
        </w:rPr>
        <w:fldChar w:fldCharType="begin" w:fldLock="1"/>
      </w:r>
      <w:r w:rsidR="00A04836"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sidRPr="00B23F2E">
        <w:rPr>
          <w:rFonts w:ascii="Arial" w:hAnsi="Arial" w:cs="Arial"/>
          <w:lang w:val="en-US"/>
        </w:rPr>
        <w:fldChar w:fldCharType="separate"/>
      </w:r>
      <w:r w:rsidR="00D22043" w:rsidRPr="00B23F2E">
        <w:rPr>
          <w:rFonts w:ascii="Arial" w:hAnsi="Arial" w:cs="Arial"/>
          <w:noProof/>
          <w:lang w:val="en-US"/>
        </w:rPr>
        <w:t>(Cahill et al. 2014)</w:t>
      </w:r>
      <w:r w:rsidR="00D22043" w:rsidRPr="00B23F2E">
        <w:rPr>
          <w:rFonts w:ascii="Arial" w:hAnsi="Arial" w:cs="Arial"/>
          <w:lang w:val="en-US"/>
        </w:rPr>
        <w:fldChar w:fldCharType="end"/>
      </w:r>
      <w:r w:rsidR="00741E47" w:rsidRPr="00B23F2E">
        <w:rPr>
          <w:rFonts w:ascii="Arial" w:hAnsi="Arial" w:cs="Arial"/>
          <w:lang w:val="en-US"/>
        </w:rPr>
        <w:t>. Such empirical studies will contribute to the theory unifying the long-separate concept</w:t>
      </w:r>
      <w:r w:rsidR="00682757" w:rsidRPr="00B23F2E">
        <w:rPr>
          <w:rFonts w:ascii="Arial" w:hAnsi="Arial" w:cs="Arial"/>
          <w:lang w:val="en-US"/>
        </w:rPr>
        <w:t>s</w:t>
      </w:r>
      <w:r w:rsidR="00741E47" w:rsidRPr="00B23F2E">
        <w:rPr>
          <w:rFonts w:ascii="Arial" w:hAnsi="Arial" w:cs="Arial"/>
          <w:lang w:val="en-US"/>
        </w:rPr>
        <w:t xml:space="preserve"> of environmental and biotic filter</w:t>
      </w:r>
      <w:r w:rsidR="00165C8E" w:rsidRPr="00B23F2E">
        <w:rPr>
          <w:rFonts w:ascii="Arial" w:hAnsi="Arial" w:cs="Arial"/>
          <w:lang w:val="en-US"/>
        </w:rPr>
        <w:t>s</w:t>
      </w:r>
      <w:r w:rsidR="00A04836" w:rsidRPr="00B23F2E">
        <w:rPr>
          <w:rFonts w:ascii="Arial" w:hAnsi="Arial" w:cs="Arial"/>
          <w:lang w:val="en-US"/>
        </w:rPr>
        <w:t xml:space="preserve"> </w:t>
      </w:r>
      <w:r w:rsidR="00A04836" w:rsidRPr="00B23F2E">
        <w:rPr>
          <w:rFonts w:ascii="Arial" w:hAnsi="Arial" w:cs="Arial"/>
          <w:lang w:val="en-US"/>
        </w:rPr>
        <w:fldChar w:fldCharType="begin" w:fldLock="1"/>
      </w:r>
      <w:r w:rsidR="001D33EE" w:rsidRPr="00B23F2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sidRPr="00B23F2E">
        <w:rPr>
          <w:rFonts w:ascii="Arial" w:hAnsi="Arial" w:cs="Arial"/>
          <w:lang w:val="en-US"/>
        </w:rPr>
        <w:fldChar w:fldCharType="separate"/>
      </w:r>
      <w:r w:rsidR="00A04836" w:rsidRPr="00B23F2E">
        <w:rPr>
          <w:rFonts w:ascii="Arial" w:hAnsi="Arial" w:cs="Arial"/>
          <w:noProof/>
          <w:lang w:val="en-US"/>
        </w:rPr>
        <w:t>(HilleRisLambers et al. 2012)</w:t>
      </w:r>
      <w:r w:rsidR="00A04836" w:rsidRPr="00B23F2E">
        <w:rPr>
          <w:rFonts w:ascii="Arial" w:hAnsi="Arial" w:cs="Arial"/>
          <w:lang w:val="en-US"/>
        </w:rPr>
        <w:fldChar w:fldCharType="end"/>
      </w:r>
      <w:r w:rsidR="0097537C" w:rsidRPr="00B23F2E">
        <w:rPr>
          <w:rFonts w:ascii="Arial" w:hAnsi="Arial" w:cs="Arial"/>
          <w:lang w:val="en-US"/>
        </w:rPr>
        <w:t>. Additionally, it</w:t>
      </w:r>
      <w:r w:rsidR="00741E47" w:rsidRPr="00B23F2E">
        <w:rPr>
          <w:rFonts w:ascii="Arial" w:hAnsi="Arial" w:cs="Arial"/>
          <w:lang w:val="en-US"/>
        </w:rPr>
        <w:t xml:space="preserve"> provide</w:t>
      </w:r>
      <w:r w:rsidR="0097537C" w:rsidRPr="00B23F2E">
        <w:rPr>
          <w:rFonts w:ascii="Arial" w:hAnsi="Arial" w:cs="Arial"/>
          <w:lang w:val="en-US"/>
        </w:rPr>
        <w:t>s</w:t>
      </w:r>
      <w:r w:rsidR="00682757" w:rsidRPr="00B23F2E">
        <w:rPr>
          <w:rFonts w:ascii="Arial" w:hAnsi="Arial" w:cs="Arial"/>
          <w:lang w:val="en-US"/>
        </w:rPr>
        <w:t xml:space="preserve"> practical information </w:t>
      </w:r>
      <w:r w:rsidR="00741E47" w:rsidRPr="00B23F2E">
        <w:rPr>
          <w:rFonts w:ascii="Arial" w:hAnsi="Arial" w:cs="Arial"/>
          <w:lang w:val="en-US"/>
        </w:rPr>
        <w:t xml:space="preserve">for wildlife management and conservation </w:t>
      </w:r>
      <w:r w:rsidR="00F16E76" w:rsidRPr="00B23F2E">
        <w:rPr>
          <w:rFonts w:ascii="Arial" w:hAnsi="Arial" w:cs="Arial"/>
          <w:lang w:val="en-US"/>
        </w:rPr>
        <w:t>when facing</w:t>
      </w:r>
      <w:r w:rsidR="00F22147" w:rsidRPr="00B23F2E">
        <w:rPr>
          <w:rFonts w:ascii="Arial" w:hAnsi="Arial" w:cs="Arial"/>
          <w:lang w:val="en-US"/>
        </w:rPr>
        <w:t xml:space="preserve"> climate change.</w:t>
      </w:r>
    </w:p>
    <w:p w14:paraId="25C08620" w14:textId="3B2F1B16" w:rsidR="0009229E" w:rsidRPr="00B23F2E" w:rsidRDefault="008478B5" w:rsidP="007C1BC4">
      <w:pPr>
        <w:ind w:firstLine="720"/>
        <w:rPr>
          <w:rFonts w:ascii="Arial" w:hAnsi="Arial" w:cs="Arial"/>
          <w:lang w:val="en-US"/>
        </w:rPr>
      </w:pPr>
      <w:r w:rsidRPr="00B23F2E">
        <w:rPr>
          <w:rFonts w:ascii="Arial" w:hAnsi="Arial" w:cs="Arial"/>
          <w:lang w:val="en-US"/>
        </w:rPr>
        <w:t>To investigate the roles of thermal tolerances and biotic interactions in determining species’ range margins and structuring communities, we</w:t>
      </w:r>
      <w:r w:rsidR="00860A04" w:rsidRPr="00B23F2E">
        <w:rPr>
          <w:rFonts w:ascii="Arial" w:hAnsi="Arial" w:cs="Arial"/>
          <w:lang w:val="en-US"/>
        </w:rPr>
        <w:t xml:space="preserve"> </w:t>
      </w:r>
      <w:del w:id="47" w:author="Jinlin Chen" w:date="2022-01-11T11:47:00Z">
        <w:r w:rsidR="00860A04" w:rsidRPr="00B23F2E" w:rsidDel="0017477F">
          <w:rPr>
            <w:rFonts w:ascii="Arial" w:hAnsi="Arial" w:cs="Arial"/>
            <w:lang w:val="en-US"/>
          </w:rPr>
          <w:delText>investigate</w:delText>
        </w:r>
        <w:r w:rsidR="00E57A1F" w:rsidRPr="00B23F2E" w:rsidDel="0017477F">
          <w:rPr>
            <w:rFonts w:ascii="Arial" w:hAnsi="Arial" w:cs="Arial"/>
            <w:lang w:val="en-US"/>
          </w:rPr>
          <w:delText>d</w:delText>
        </w:r>
        <w:r w:rsidR="00860A04" w:rsidRPr="00B23F2E" w:rsidDel="0017477F">
          <w:rPr>
            <w:rFonts w:ascii="Arial" w:hAnsi="Arial" w:cs="Arial"/>
            <w:lang w:val="en-US"/>
          </w:rPr>
          <w:delText xml:space="preserve"> </w:delText>
        </w:r>
      </w:del>
      <w:ins w:id="48" w:author="Jinlin Chen" w:date="2022-01-11T11:47:00Z">
        <w:r w:rsidR="0017477F">
          <w:rPr>
            <w:rFonts w:ascii="Arial" w:hAnsi="Arial" w:cs="Arial"/>
            <w:lang w:val="en-US"/>
          </w:rPr>
          <w:t>focused on</w:t>
        </w:r>
        <w:r w:rsidR="0017477F" w:rsidRPr="00B23F2E">
          <w:rPr>
            <w:rFonts w:ascii="Arial" w:hAnsi="Arial" w:cs="Arial"/>
            <w:lang w:val="en-US"/>
          </w:rPr>
          <w:t xml:space="preserve"> </w:t>
        </w:r>
      </w:ins>
      <w:r w:rsidR="00860A04" w:rsidRPr="00B23F2E">
        <w:rPr>
          <w:rFonts w:ascii="Arial" w:hAnsi="Arial" w:cs="Arial"/>
          <w:lang w:val="en-US"/>
        </w:rPr>
        <w:t xml:space="preserve">the community of </w:t>
      </w:r>
      <w:r w:rsidR="00860A04" w:rsidRPr="00B23F2E">
        <w:rPr>
          <w:rFonts w:ascii="Arial" w:hAnsi="Arial" w:cs="Arial"/>
          <w:i/>
          <w:iCs/>
          <w:lang w:val="en-US"/>
        </w:rPr>
        <w:t>Drosophila</w:t>
      </w:r>
      <w:r w:rsidR="00860A04" w:rsidRPr="00B23F2E">
        <w:rPr>
          <w:rFonts w:ascii="Arial" w:hAnsi="Arial" w:cs="Arial"/>
          <w:lang w:val="en-US"/>
        </w:rPr>
        <w:t xml:space="preserve"> flies occupying </w:t>
      </w:r>
      <w:r w:rsidR="006E0D62" w:rsidRPr="00B23F2E">
        <w:rPr>
          <w:rFonts w:ascii="Arial" w:hAnsi="Arial" w:cs="Arial"/>
          <w:lang w:val="en-US"/>
        </w:rPr>
        <w:t xml:space="preserve">rainforest habitats in the Wet Tropics bioregion of Queensland, north-eastern Australia. </w:t>
      </w:r>
      <w:r w:rsidR="00E57A1F" w:rsidRPr="00B23F2E">
        <w:rPr>
          <w:rFonts w:ascii="Arial" w:hAnsi="Arial" w:cs="Arial"/>
          <w:lang w:val="en-US"/>
        </w:rPr>
        <w:t>T</w:t>
      </w:r>
      <w:r w:rsidR="00FB1C09" w:rsidRPr="00B23F2E">
        <w:rPr>
          <w:rFonts w:ascii="Arial" w:hAnsi="Arial" w:cs="Arial"/>
          <w:lang w:val="en-US"/>
        </w:rPr>
        <w:t xml:space="preserve">ropical </w:t>
      </w:r>
      <w:r w:rsidR="002C44A3" w:rsidRPr="00B23F2E">
        <w:rPr>
          <w:rFonts w:ascii="Arial" w:hAnsi="Arial" w:cs="Arial"/>
          <w:lang w:val="en-US"/>
        </w:rPr>
        <w:t>mountain</w:t>
      </w:r>
      <w:r w:rsidR="00692662" w:rsidRPr="00B23F2E">
        <w:rPr>
          <w:rFonts w:ascii="Arial" w:hAnsi="Arial" w:cs="Arial"/>
          <w:lang w:val="en-US"/>
        </w:rPr>
        <w:t>s</w:t>
      </w:r>
      <w:r w:rsidR="002C44A3" w:rsidRPr="00B23F2E">
        <w:rPr>
          <w:rFonts w:ascii="Arial" w:hAnsi="Arial" w:cs="Arial"/>
          <w:lang w:val="en-US"/>
        </w:rPr>
        <w:t xml:space="preserve"> </w:t>
      </w:r>
      <w:r w:rsidR="00692662" w:rsidRPr="00B23F2E">
        <w:rPr>
          <w:rFonts w:ascii="Arial" w:hAnsi="Arial" w:cs="Arial"/>
          <w:lang w:val="en-US"/>
        </w:rPr>
        <w:t>provide</w:t>
      </w:r>
      <w:r w:rsidR="006E0D62" w:rsidRPr="00B23F2E">
        <w:rPr>
          <w:rFonts w:ascii="Arial" w:hAnsi="Arial" w:cs="Arial"/>
          <w:lang w:val="en-US"/>
        </w:rPr>
        <w:t xml:space="preserve"> </w:t>
      </w:r>
      <w:r w:rsidR="002C44A3" w:rsidRPr="00B23F2E">
        <w:rPr>
          <w:rFonts w:ascii="Arial" w:hAnsi="Arial" w:cs="Arial"/>
          <w:lang w:val="en-US"/>
        </w:rPr>
        <w:t xml:space="preserve">natural </w:t>
      </w:r>
      <w:r w:rsidR="006E0D62" w:rsidRPr="00B23F2E">
        <w:rPr>
          <w:rFonts w:ascii="Arial" w:hAnsi="Arial" w:cs="Arial"/>
          <w:lang w:val="en-US"/>
        </w:rPr>
        <w:t xml:space="preserve">environmental </w:t>
      </w:r>
      <w:r w:rsidR="002C44A3" w:rsidRPr="00B23F2E">
        <w:rPr>
          <w:rFonts w:ascii="Arial" w:hAnsi="Arial" w:cs="Arial"/>
          <w:lang w:val="en-US"/>
        </w:rPr>
        <w:t>gradien</w:t>
      </w:r>
      <w:r w:rsidR="00E57A1F" w:rsidRPr="00B23F2E">
        <w:rPr>
          <w:rFonts w:ascii="Arial" w:hAnsi="Arial" w:cs="Arial"/>
          <w:lang w:val="en-US"/>
        </w:rPr>
        <w:t>ts</w:t>
      </w:r>
      <w:r w:rsidR="002C44A3" w:rsidRPr="00B23F2E">
        <w:rPr>
          <w:rFonts w:ascii="Arial" w:hAnsi="Arial" w:cs="Arial"/>
          <w:lang w:val="en-US"/>
        </w:rPr>
        <w:t xml:space="preserve"> to </w:t>
      </w:r>
      <w:r w:rsidR="00FB1C09" w:rsidRPr="00B23F2E">
        <w:rPr>
          <w:rFonts w:ascii="Arial" w:hAnsi="Arial" w:cs="Arial"/>
          <w:lang w:val="en-US"/>
        </w:rPr>
        <w:t>test</w:t>
      </w:r>
      <w:r w:rsidR="002C44A3" w:rsidRPr="00B23F2E">
        <w:rPr>
          <w:rFonts w:ascii="Arial" w:hAnsi="Arial" w:cs="Arial"/>
          <w:lang w:val="en-US"/>
        </w:rPr>
        <w:t xml:space="preserve"> the sensitivity of </w:t>
      </w:r>
      <w:r w:rsidR="00320505" w:rsidRPr="00B23F2E">
        <w:rPr>
          <w:rFonts w:ascii="Arial" w:hAnsi="Arial" w:cs="Arial"/>
          <w:lang w:val="en-US"/>
        </w:rPr>
        <w:t xml:space="preserve">tropical </w:t>
      </w:r>
      <w:r w:rsidR="002C44A3" w:rsidRPr="00B23F2E">
        <w:rPr>
          <w:rFonts w:ascii="Arial" w:hAnsi="Arial" w:cs="Arial"/>
          <w:lang w:val="en-US"/>
        </w:rPr>
        <w:t>species to temperature</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(Corlett 2011)</w:t>
      </w:r>
      <w:r w:rsidR="0095141B" w:rsidRPr="00B23F2E">
        <w:rPr>
          <w:rFonts w:ascii="Arial" w:hAnsi="Arial" w:cs="Arial"/>
          <w:lang w:val="en-US"/>
        </w:rPr>
        <w:fldChar w:fldCharType="end"/>
      </w:r>
      <w:r w:rsidR="00812824" w:rsidRPr="00B23F2E">
        <w:rPr>
          <w:rFonts w:ascii="Arial" w:hAnsi="Arial" w:cs="Arial"/>
          <w:lang w:val="en-US"/>
        </w:rPr>
        <w:t>, and our study sites are part of a region with</w:t>
      </w:r>
      <w:r w:rsidR="00CF63C7" w:rsidRPr="00B23F2E">
        <w:rPr>
          <w:rFonts w:ascii="Arial" w:hAnsi="Arial" w:cs="Arial"/>
          <w:lang w:val="en-US"/>
        </w:rPr>
        <w:t xml:space="preserve"> high biodiversity value </w:t>
      </w:r>
      <w:r w:rsidR="00165C8E" w:rsidRPr="00B23F2E">
        <w:rPr>
          <w:rFonts w:ascii="Arial" w:hAnsi="Arial" w:cs="Arial"/>
          <w:lang w:val="en-US"/>
        </w:rPr>
        <w:t xml:space="preserve">because of </w:t>
      </w:r>
      <w:r w:rsidR="00CF63C7" w:rsidRPr="00B23F2E">
        <w:rPr>
          <w:rFonts w:ascii="Arial" w:hAnsi="Arial" w:cs="Arial"/>
          <w:lang w:val="en-US"/>
        </w:rPr>
        <w:t xml:space="preserve">high </w:t>
      </w:r>
      <w:r w:rsidR="00165C8E" w:rsidRPr="00B23F2E">
        <w:rPr>
          <w:rFonts w:ascii="Arial" w:hAnsi="Arial" w:cs="Arial"/>
          <w:lang w:val="en-US"/>
        </w:rPr>
        <w:t xml:space="preserve">levels </w:t>
      </w:r>
      <w:r w:rsidR="00CF63C7" w:rsidRPr="00B23F2E">
        <w:rPr>
          <w:rFonts w:ascii="Arial" w:hAnsi="Arial" w:cs="Arial"/>
          <w:lang w:val="en-US"/>
        </w:rPr>
        <w:t xml:space="preserve">of endemism in cool, moist </w:t>
      </w:r>
      <w:r w:rsidR="00692662" w:rsidRPr="00B23F2E">
        <w:rPr>
          <w:rFonts w:ascii="Arial" w:hAnsi="Arial" w:cs="Arial"/>
          <w:lang w:val="en-US"/>
        </w:rPr>
        <w:t>up</w:t>
      </w:r>
      <w:r w:rsidR="00CF63C7" w:rsidRPr="00B23F2E">
        <w:rPr>
          <w:rFonts w:ascii="Arial" w:hAnsi="Arial" w:cs="Arial"/>
          <w:lang w:val="en-US"/>
        </w:rPr>
        <w:t>land refugia</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Bolitho, and Fox 2003)</w:t>
      </w:r>
      <w:r w:rsidR="0095141B" w:rsidRPr="00B23F2E">
        <w:rPr>
          <w:rFonts w:ascii="Arial" w:hAnsi="Arial" w:cs="Arial"/>
          <w:lang w:val="en-US"/>
        </w:rPr>
        <w:fldChar w:fldCharType="end"/>
      </w:r>
      <w:r w:rsidR="00CF63C7" w:rsidRPr="00B23F2E">
        <w:rPr>
          <w:rFonts w:ascii="Arial" w:hAnsi="Arial" w:cs="Arial"/>
          <w:lang w:val="en-US"/>
        </w:rPr>
        <w:t xml:space="preserve">. </w:t>
      </w:r>
      <w:r w:rsidR="009D7F22" w:rsidRPr="00B23F2E">
        <w:rPr>
          <w:rFonts w:ascii="Arial" w:hAnsi="Arial" w:cs="Arial"/>
          <w:lang w:val="en-US"/>
        </w:rPr>
        <w:t>Species composition</w:t>
      </w:r>
      <w:r w:rsidR="00E57A1F" w:rsidRPr="00B23F2E">
        <w:rPr>
          <w:rFonts w:ascii="Arial" w:hAnsi="Arial" w:cs="Arial"/>
          <w:lang w:val="en-US"/>
        </w:rPr>
        <w:t xml:space="preserve"> f</w:t>
      </w:r>
      <w:r w:rsidR="00D15550" w:rsidRPr="00B23F2E">
        <w:rPr>
          <w:rFonts w:ascii="Arial" w:hAnsi="Arial" w:cs="Arial"/>
          <w:lang w:val="en-US"/>
        </w:rPr>
        <w:t>ro</w:t>
      </w:r>
      <w:r w:rsidR="00E57A1F" w:rsidRPr="00B23F2E">
        <w:rPr>
          <w:rFonts w:ascii="Arial" w:hAnsi="Arial" w:cs="Arial"/>
          <w:lang w:val="en-US"/>
        </w:rPr>
        <w:t>m many taxa</w:t>
      </w:r>
      <w:r w:rsidR="009D7F22" w:rsidRPr="00B23F2E">
        <w:rPr>
          <w:rFonts w:ascii="Arial" w:hAnsi="Arial" w:cs="Arial"/>
          <w:lang w:val="en-US"/>
        </w:rPr>
        <w:t xml:space="preserve"> </w:t>
      </w:r>
      <w:r w:rsidR="007D4724" w:rsidRPr="00B23F2E">
        <w:rPr>
          <w:rFonts w:ascii="Arial" w:hAnsi="Arial" w:cs="Arial"/>
          <w:lang w:val="en-US"/>
        </w:rPr>
        <w:t>changes</w:t>
      </w:r>
      <w:r w:rsidR="009D7F22" w:rsidRPr="00B23F2E">
        <w:rPr>
          <w:rFonts w:ascii="Arial" w:hAnsi="Arial" w:cs="Arial"/>
          <w:lang w:val="en-US"/>
        </w:rPr>
        <w:t xml:space="preserve"> </w:t>
      </w:r>
      <w:r w:rsidR="00A876DA" w:rsidRPr="00B23F2E">
        <w:rPr>
          <w:rFonts w:ascii="Arial" w:hAnsi="Arial" w:cs="Arial"/>
          <w:lang w:val="en-US"/>
        </w:rPr>
        <w:t xml:space="preserve">significantly </w:t>
      </w:r>
      <w:r w:rsidR="009D7F22" w:rsidRPr="00B23F2E">
        <w:rPr>
          <w:rFonts w:ascii="Arial" w:hAnsi="Arial" w:cs="Arial"/>
          <w:lang w:val="en-US"/>
        </w:rPr>
        <w:t xml:space="preserve">along the </w:t>
      </w:r>
      <w:r w:rsidR="00846F63" w:rsidRPr="00B23F2E">
        <w:rPr>
          <w:rFonts w:ascii="Arial" w:hAnsi="Arial" w:cs="Arial"/>
          <w:lang w:val="en-US"/>
        </w:rPr>
        <w:t>elevation</w:t>
      </w:r>
      <w:r w:rsidR="009D7F22" w:rsidRPr="00B23F2E">
        <w:rPr>
          <w:rFonts w:ascii="Arial" w:hAnsi="Arial" w:cs="Arial"/>
          <w:lang w:val="en-US"/>
        </w:rPr>
        <w:t xml:space="preserve"> gradient on th</w:t>
      </w:r>
      <w:r w:rsidR="00A876DA" w:rsidRPr="00B23F2E">
        <w:rPr>
          <w:rFonts w:ascii="Arial" w:hAnsi="Arial" w:cs="Arial"/>
          <w:lang w:val="en-US"/>
        </w:rPr>
        <w:t>e</w:t>
      </w:r>
      <w:r w:rsidR="009D7F22" w:rsidRPr="00B23F2E">
        <w:rPr>
          <w:rFonts w:ascii="Arial" w:hAnsi="Arial" w:cs="Arial"/>
          <w:lang w:val="en-US"/>
        </w:rPr>
        <w:t>se tropical mountains</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et al. 2003)</w:t>
      </w:r>
      <w:r w:rsidR="0095141B" w:rsidRPr="00B23F2E">
        <w:rPr>
          <w:rFonts w:ascii="Arial" w:hAnsi="Arial" w:cs="Arial"/>
          <w:lang w:val="en-US"/>
        </w:rPr>
        <w:fldChar w:fldCharType="end"/>
      </w:r>
      <w:r w:rsidR="009D7F22" w:rsidRPr="00B23F2E">
        <w:rPr>
          <w:rFonts w:ascii="Arial" w:hAnsi="Arial" w:cs="Arial"/>
          <w:lang w:val="en-US"/>
        </w:rPr>
        <w:t>.</w:t>
      </w:r>
      <w:ins w:id="49" w:author="Jinlin Chen" w:date="2022-01-13T10:49:00Z">
        <w:r w:rsidR="0085568B">
          <w:rPr>
            <w:rFonts w:ascii="Arial" w:hAnsi="Arial" w:cs="Arial"/>
            <w:lang w:val="en-US"/>
          </w:rPr>
          <w:t xml:space="preserve"> Indi</w:t>
        </w:r>
      </w:ins>
      <w:ins w:id="50" w:author="Jinlin Chen" w:date="2022-01-13T10:50:00Z">
        <w:r w:rsidR="0085568B">
          <w:rPr>
            <w:rFonts w:ascii="Arial" w:hAnsi="Arial" w:cs="Arial"/>
            <w:lang w:val="en-US"/>
          </w:rPr>
          <w:t>vidual</w:t>
        </w:r>
      </w:ins>
      <w:r w:rsidR="0009229E" w:rsidRPr="00B23F2E">
        <w:rPr>
          <w:rFonts w:ascii="Arial" w:hAnsi="Arial" w:cs="Arial"/>
          <w:lang w:val="en-US"/>
        </w:rPr>
        <w:t xml:space="preserve"> </w:t>
      </w:r>
      <w:r w:rsidR="00D716AF" w:rsidRPr="00B23F2E">
        <w:rPr>
          <w:rFonts w:ascii="Arial" w:hAnsi="Arial" w:cs="Arial"/>
          <w:i/>
          <w:iCs/>
          <w:lang w:val="en-US"/>
        </w:rPr>
        <w:t>Drosophila</w:t>
      </w:r>
      <w:r w:rsidR="00D716AF" w:rsidRPr="00B23F2E">
        <w:rPr>
          <w:rFonts w:ascii="Arial" w:hAnsi="Arial" w:cs="Arial"/>
          <w:lang w:val="en-US"/>
        </w:rPr>
        <w:t xml:space="preserve"> flies are</w:t>
      </w:r>
      <w:r w:rsidR="0009229E" w:rsidRPr="00B23F2E">
        <w:rPr>
          <w:rFonts w:ascii="Arial" w:hAnsi="Arial" w:cs="Arial"/>
          <w:lang w:val="en-US"/>
        </w:rPr>
        <w:t xml:space="preserve"> sensitive to temperature </w:t>
      </w:r>
      <w:del w:id="51" w:author="Jinlin Chen" w:date="2022-01-13T10:49:00Z">
        <w:r w:rsidR="00A876DA" w:rsidRPr="00B23F2E" w:rsidDel="0085568B">
          <w:rPr>
            <w:rFonts w:ascii="Arial" w:hAnsi="Arial" w:cs="Arial"/>
            <w:lang w:val="en-US"/>
          </w:rPr>
          <w:delText xml:space="preserve">at </w:delText>
        </w:r>
        <w:r w:rsidR="0009229E" w:rsidRPr="00B23F2E" w:rsidDel="0085568B">
          <w:rPr>
            <w:rFonts w:ascii="Arial" w:hAnsi="Arial" w:cs="Arial"/>
            <w:lang w:val="en-US"/>
          </w:rPr>
          <w:delText xml:space="preserve">the organismal level </w:delText>
        </w:r>
      </w:del>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(Batista, Rocha, and Klaczko 2018)</w:t>
      </w:r>
      <w:r w:rsidR="0009229E" w:rsidRPr="00B23F2E">
        <w:rPr>
          <w:rFonts w:ascii="Arial" w:hAnsi="Arial" w:cs="Arial"/>
          <w:lang w:val="en-US"/>
        </w:rPr>
        <w:fldChar w:fldCharType="end"/>
      </w:r>
      <w:r w:rsidR="0009229E" w:rsidRPr="00B23F2E">
        <w:rPr>
          <w:rFonts w:ascii="Arial" w:hAnsi="Arial" w:cs="Arial"/>
          <w:lang w:val="en-US"/>
        </w:rPr>
        <w:t>, while their population size</w:t>
      </w:r>
      <w:r w:rsidR="00E369B3" w:rsidRPr="00B23F2E">
        <w:rPr>
          <w:rFonts w:ascii="Arial" w:hAnsi="Arial" w:cs="Arial"/>
          <w:lang w:val="en-US"/>
        </w:rPr>
        <w:t xml:space="preserve">s are </w:t>
      </w:r>
      <w:r w:rsidR="0009229E" w:rsidRPr="00B23F2E">
        <w:rPr>
          <w:rFonts w:ascii="Arial" w:hAnsi="Arial" w:cs="Arial"/>
          <w:lang w:val="en-US"/>
        </w:rPr>
        <w:t xml:space="preserve">additionally regulated by humidity, food availability, competition, and natural enemies (e.g. parasitoid wasps) </w:t>
      </w:r>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(Fletcher 1973; Krebs and Barker 1991; Mitsui et al. 2007)</w:t>
      </w:r>
      <w:r w:rsidR="0009229E" w:rsidRPr="00B23F2E">
        <w:rPr>
          <w:rFonts w:ascii="Arial" w:hAnsi="Arial" w:cs="Arial"/>
          <w:lang w:val="en-US"/>
        </w:rPr>
        <w:fldChar w:fldCharType="end"/>
      </w:r>
      <w:r w:rsidR="0009229E" w:rsidRPr="00B23F2E">
        <w:rPr>
          <w:rFonts w:ascii="Arial" w:hAnsi="Arial" w:cs="Arial"/>
          <w:lang w:val="en-US"/>
        </w:rPr>
        <w:t xml:space="preserve">. </w:t>
      </w:r>
      <w:r w:rsidR="0012515D" w:rsidRPr="00B23F2E">
        <w:rPr>
          <w:rFonts w:ascii="Arial" w:hAnsi="Arial" w:cs="Arial"/>
          <w:lang w:val="en-US"/>
        </w:rPr>
        <w:t>At ou</w:t>
      </w:r>
      <w:ins w:id="52" w:author="Jinlin Chen" w:date="2022-01-11T11:48:00Z">
        <w:r w:rsidR="0017477F">
          <w:rPr>
            <w:rFonts w:ascii="Arial" w:hAnsi="Arial" w:cs="Arial"/>
            <w:lang w:val="en-US"/>
          </w:rPr>
          <w:t>r</w:t>
        </w:r>
      </w:ins>
      <w:del w:id="53" w:author="Jinlin Chen" w:date="2022-01-11T11:48:00Z">
        <w:r w:rsidR="0012515D" w:rsidRPr="00B23F2E" w:rsidDel="0017477F">
          <w:rPr>
            <w:rFonts w:ascii="Arial" w:hAnsi="Arial" w:cs="Arial"/>
            <w:lang w:val="en-US"/>
          </w:rPr>
          <w:delText>t</w:delText>
        </w:r>
      </w:del>
      <w:r w:rsidR="0012515D" w:rsidRPr="00B23F2E">
        <w:rPr>
          <w:rFonts w:ascii="Arial" w:hAnsi="Arial" w:cs="Arial"/>
          <w:lang w:val="en-US"/>
        </w:rPr>
        <w:t xml:space="preserve"> study sites, m</w:t>
      </w:r>
      <w:r w:rsidR="00237555" w:rsidRPr="00B23F2E">
        <w:rPr>
          <w:rFonts w:ascii="Arial" w:hAnsi="Arial" w:cs="Arial"/>
          <w:lang w:val="en-US"/>
        </w:rPr>
        <w:t>ethods have been established to quantify their field distributio</w:t>
      </w:r>
      <w:ins w:id="54" w:author="Jinlin Chen" w:date="2022-01-11T11:48:00Z">
        <w:r w:rsidR="0017477F">
          <w:rPr>
            <w:rFonts w:ascii="Arial" w:hAnsi="Arial" w:cs="Arial"/>
            <w:lang w:val="en-US"/>
          </w:rPr>
          <w:t xml:space="preserve">n </w:t>
        </w:r>
        <w:r w:rsidR="0017477F">
          <w:rPr>
            <w:rFonts w:ascii="Arial" w:hAnsi="Arial" w:cs="Arial"/>
            <w:lang w:val="en-US"/>
          </w:rPr>
          <w:fldChar w:fldCharType="begin" w:fldLock="1"/>
        </w:r>
      </w:ins>
      <w:r w:rsidR="00740F74">
        <w:rPr>
          <w:rFonts w:ascii="Arial" w:hAnsi="Arial" w:cs="Arial"/>
          <w:lang w:val="en-US"/>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communities","type":"article-journal","volume":"44"},"uris":["http://www.mendeley.com/documents/?uuid=0a4fc6ee-4ce1-3796-9517-34df725ae463"]},{"id":"ITEM-2","itemData":{"DOI":"10.1038/sdata.2015.67","ISSN":"20524463","PMID":"26601886","abstract":"The Australian Drosophila Ecology and Evolution Resource (ADEER) collates Australian datasets on drosophilid flies, which are aimed at investigating questions around climate adaptation, species distribution limits and population genetics. Australian drosophilid species are diverse in climatic tolerance, geographic distribution and behaviour. Many species are restricted to the tropics, a few are temperate specialists, and some have broad distributions across climatic regions. Whereas some species show adaptability to climate changes through genetic and plastic changes, other species have limited adaptive capacity. This knowledge has been used to identify traits and genetic polymorphisms involved in climate change adaptation and build predictive models of responses to climate change. ADEER brings together 103 datasets from 39 studies published between 1982-2013 in a single online resource. All datasets can be downloaded freely in full, along with maps and other visualisations. These historical datasets are preserved for future studies, which will be especially useful for assessing climate-related changes over time.","author":[{"dropping-particle":"","family":"Hangartner","given":"Sandra B.","non-dropping-particle":"","parse-names":false,"suffix":""},{"dropping-particle":"","family":"Hoffmann","given":"Ary A.","non-dropping-particle":"","parse-names":false,"suffix":""},{"dropping-particle":"","family":"Smith","given":"Ailie","non-dropping-particle":"","parse-names":false,"suffix":""},{"dropping-particle":"","family":"Griffin","given":"Philippa C.","non-dropping-particle":"","parse-names":false,"suffix":""}],"container-title":"Scientific Data","id":"ITEM-2","issue":"1","issued":{"date-parts":[["2015","11","24"]]},"page":"1-8","publisher":"Nature Publishing Groups","title":"A collection of Australian Drosophila datasets on climate adaptation and species distributions","type":"article-journal","volume":"2"},"uris":["http://www.mendeley.com/documents/?uuid=846569e8-6f06-3bea-9d4e-398c8023c4c9"]}],"mendeley":{"formattedCitation":"(Hangartner et al. 2015; Jeffs et al. 2021)","plainTextFormattedCitation":"(Hangartner et al. 2015; Jeffs et al. 2021)","previouslyFormattedCitation":"(Hangartner et al. 2015; Jeffs et al. 2021)"},"properties":{"noteIndex":0},"schema":"https://github.com/citation-style-language/schema/raw/master/csl-citation.json"}</w:instrText>
      </w:r>
      <w:r w:rsidR="0017477F">
        <w:rPr>
          <w:rFonts w:ascii="Arial" w:hAnsi="Arial" w:cs="Arial"/>
          <w:lang w:val="en-US"/>
        </w:rPr>
        <w:fldChar w:fldCharType="separate"/>
      </w:r>
      <w:r w:rsidR="00D1417A" w:rsidRPr="00D1417A">
        <w:rPr>
          <w:rFonts w:ascii="Arial" w:hAnsi="Arial" w:cs="Arial"/>
          <w:noProof/>
          <w:lang w:val="en-US"/>
        </w:rPr>
        <w:t>(Hangartner et al. 2015; Jeffs et al. 2021)</w:t>
      </w:r>
      <w:ins w:id="55" w:author="Jinlin Chen" w:date="2022-01-11T11:48:00Z">
        <w:r w:rsidR="0017477F">
          <w:rPr>
            <w:rFonts w:ascii="Arial" w:hAnsi="Arial" w:cs="Arial"/>
            <w:lang w:val="en-US"/>
          </w:rPr>
          <w:fldChar w:fldCharType="end"/>
        </w:r>
      </w:ins>
      <w:del w:id="56" w:author="Jinlin Chen" w:date="2022-01-11T11:48:00Z">
        <w:r w:rsidR="00237555" w:rsidRPr="00B23F2E" w:rsidDel="0017477F">
          <w:rPr>
            <w:rFonts w:ascii="Arial" w:hAnsi="Arial" w:cs="Arial"/>
            <w:lang w:val="en-US"/>
          </w:rPr>
          <w:delText xml:space="preserve">n </w:delText>
        </w:r>
        <w:r w:rsidR="00237555" w:rsidRPr="00B23F2E" w:rsidDel="0017477F">
          <w:rPr>
            <w:rFonts w:ascii="Arial" w:hAnsi="Arial" w:cs="Arial"/>
            <w:lang w:val="en-US"/>
          </w:rPr>
          <w:fldChar w:fldCharType="begin" w:fldLock="1"/>
        </w:r>
        <w:r w:rsidR="00237555" w:rsidRPr="00B23F2E" w:rsidDel="0017477F">
          <w:rPr>
            <w:rFonts w:ascii="Arial" w:hAnsi="Arial" w:cs="Arial"/>
            <w:lang w:val="en-US"/>
          </w:rPr>
          <w:del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delInstrText>
        </w:r>
        <w:r w:rsidR="00237555" w:rsidRPr="00B23F2E" w:rsidDel="0017477F">
          <w:rPr>
            <w:rFonts w:ascii="Arial" w:hAnsi="Arial" w:cs="Arial"/>
            <w:lang w:val="en-US"/>
          </w:rPr>
          <w:fldChar w:fldCharType="separate"/>
        </w:r>
        <w:r w:rsidR="00237555" w:rsidRPr="00B23F2E" w:rsidDel="0017477F">
          <w:rPr>
            <w:rFonts w:ascii="Arial" w:hAnsi="Arial" w:cs="Arial"/>
            <w:noProof/>
            <w:lang w:val="en-US"/>
          </w:rPr>
          <w:delText>(Jeffs et al. 2020)</w:delText>
        </w:r>
        <w:r w:rsidR="00237555" w:rsidRPr="00B23F2E" w:rsidDel="0017477F">
          <w:rPr>
            <w:rFonts w:ascii="Arial" w:hAnsi="Arial" w:cs="Arial"/>
            <w:lang w:val="en-US"/>
          </w:rPr>
          <w:fldChar w:fldCharType="end"/>
        </w:r>
      </w:del>
      <w:r w:rsidR="00237555" w:rsidRPr="00B23F2E">
        <w:rPr>
          <w:rFonts w:ascii="Arial" w:hAnsi="Arial" w:cs="Arial"/>
          <w:lang w:val="en-US"/>
        </w:rPr>
        <w:t xml:space="preserve">, laboratory thermal performance </w:t>
      </w:r>
      <w:r w:rsidR="00237555" w:rsidRPr="00B23F2E">
        <w:rPr>
          <w:rFonts w:ascii="Arial" w:hAnsi="Arial" w:cs="Arial"/>
          <w:lang w:val="en-US"/>
        </w:rPr>
        <w:fldChar w:fldCharType="begin" w:fldLock="1"/>
      </w:r>
      <w:r w:rsidR="00AE51A0" w:rsidRPr="00B23F2E">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B23F2E">
        <w:rPr>
          <w:rFonts w:ascii="Arial" w:hAnsi="Arial" w:cs="Arial"/>
          <w:lang w:val="en-US"/>
        </w:rPr>
        <w:fldChar w:fldCharType="separate"/>
      </w:r>
      <w:r w:rsidR="00237555" w:rsidRPr="00B23F2E">
        <w:rPr>
          <w:rFonts w:ascii="Arial" w:hAnsi="Arial" w:cs="Arial"/>
          <w:noProof/>
          <w:lang w:val="en-US"/>
        </w:rPr>
        <w:t>(Hoffmann, Sørensen, and Loeschcke 2003)</w:t>
      </w:r>
      <w:r w:rsidR="00237555" w:rsidRPr="00B23F2E">
        <w:rPr>
          <w:rFonts w:ascii="Arial" w:hAnsi="Arial" w:cs="Arial"/>
          <w:lang w:val="en-US"/>
        </w:rPr>
        <w:fldChar w:fldCharType="end"/>
      </w:r>
      <w:r w:rsidR="00237555" w:rsidRPr="00B23F2E">
        <w:rPr>
          <w:rFonts w:ascii="Arial" w:hAnsi="Arial" w:cs="Arial"/>
          <w:lang w:val="en-US"/>
        </w:rPr>
        <w:t xml:space="preserve"> and competitive ability </w:t>
      </w:r>
      <w:r w:rsidR="00B308DE" w:rsidRPr="00B23F2E">
        <w:rPr>
          <w:rFonts w:ascii="Arial" w:hAnsi="Arial" w:cs="Arial"/>
          <w:lang w:val="en-US"/>
        </w:rPr>
        <w:fldChar w:fldCharType="begin" w:fldLock="1"/>
      </w:r>
      <w:r w:rsidR="00D22043" w:rsidRPr="00B23F2E">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(Terry, Chen, and Lewis 2021)</w:t>
      </w:r>
      <w:r w:rsidR="00B308DE" w:rsidRPr="00B23F2E">
        <w:rPr>
          <w:rFonts w:ascii="Arial" w:hAnsi="Arial" w:cs="Arial"/>
          <w:lang w:val="en-US"/>
        </w:rPr>
        <w:fldChar w:fldCharType="end"/>
      </w:r>
      <w:r w:rsidR="00237555" w:rsidRPr="00B23F2E">
        <w:rPr>
          <w:rFonts w:ascii="Arial" w:hAnsi="Arial" w:cs="Arial"/>
          <w:lang w:val="en-US"/>
        </w:rPr>
        <w:t>. Thus, this system offers a</w:t>
      </w:r>
      <w:r w:rsidR="0044469B" w:rsidRPr="00B23F2E">
        <w:rPr>
          <w:rFonts w:ascii="Arial" w:hAnsi="Arial" w:cs="Arial"/>
          <w:lang w:val="en-US"/>
        </w:rPr>
        <w:t>n ideal</w:t>
      </w:r>
      <w:r w:rsidR="00237555" w:rsidRPr="00B23F2E">
        <w:rPr>
          <w:rFonts w:ascii="Arial" w:hAnsi="Arial" w:cs="Arial"/>
          <w:lang w:val="en-US"/>
        </w:rPr>
        <w:t xml:space="preserve"> opportunity to investigate </w:t>
      </w:r>
      <w:r w:rsidR="003D5E57" w:rsidRPr="00B23F2E">
        <w:rPr>
          <w:rFonts w:ascii="Arial" w:hAnsi="Arial" w:cs="Arial"/>
          <w:lang w:val="en-US"/>
        </w:rPr>
        <w:t xml:space="preserve">the </w:t>
      </w:r>
      <w:r w:rsidR="0044469B" w:rsidRPr="00B23F2E">
        <w:rPr>
          <w:rFonts w:ascii="Arial" w:hAnsi="Arial" w:cs="Arial"/>
          <w:lang w:val="en-US"/>
        </w:rPr>
        <w:t>roles of</w:t>
      </w:r>
      <w:r w:rsidR="003D5E57" w:rsidRPr="00B23F2E">
        <w:rPr>
          <w:rFonts w:ascii="Arial" w:hAnsi="Arial" w:cs="Arial"/>
          <w:lang w:val="en-US"/>
        </w:rPr>
        <w:t xml:space="preserve"> </w:t>
      </w:r>
      <w:r w:rsidR="00186719" w:rsidRPr="00B23F2E">
        <w:rPr>
          <w:rFonts w:ascii="Arial" w:hAnsi="Arial" w:cs="Arial"/>
          <w:lang w:val="en-US"/>
        </w:rPr>
        <w:t>temperature</w:t>
      </w:r>
      <w:r w:rsidR="003D5E57" w:rsidRPr="00B23F2E">
        <w:rPr>
          <w:rFonts w:ascii="Arial" w:hAnsi="Arial" w:cs="Arial"/>
          <w:lang w:val="en-US"/>
        </w:rPr>
        <w:t xml:space="preserve"> and competition in </w:t>
      </w:r>
      <w:r w:rsidR="003A483E" w:rsidRPr="00B23F2E">
        <w:rPr>
          <w:rFonts w:ascii="Arial" w:hAnsi="Arial" w:cs="Arial"/>
          <w:lang w:val="en-US"/>
        </w:rPr>
        <w:t xml:space="preserve">determining </w:t>
      </w:r>
      <w:r w:rsidR="003D5E57" w:rsidRPr="00B23F2E">
        <w:rPr>
          <w:rFonts w:ascii="Arial" w:hAnsi="Arial" w:cs="Arial"/>
          <w:lang w:val="en-US"/>
        </w:rPr>
        <w:t>warm</w:t>
      </w:r>
      <w:r w:rsidR="003A483E" w:rsidRPr="00B23F2E">
        <w:rPr>
          <w:rFonts w:ascii="Arial" w:hAnsi="Arial" w:cs="Arial"/>
          <w:lang w:val="en-US"/>
        </w:rPr>
        <w:t xml:space="preserve"> and cold</w:t>
      </w:r>
      <w:r w:rsidR="003D5E57" w:rsidRPr="00B23F2E">
        <w:rPr>
          <w:rFonts w:ascii="Arial" w:hAnsi="Arial" w:cs="Arial"/>
          <w:lang w:val="en-US"/>
        </w:rPr>
        <w:t xml:space="preserve"> boundaries</w:t>
      </w:r>
      <w:r w:rsidR="003A483E" w:rsidRPr="00B23F2E">
        <w:rPr>
          <w:rFonts w:ascii="Arial" w:hAnsi="Arial" w:cs="Arial"/>
          <w:lang w:val="en-US"/>
        </w:rPr>
        <w:t xml:space="preserve"> in</w:t>
      </w:r>
      <w:r w:rsidR="00C82E3E" w:rsidRPr="00B23F2E">
        <w:rPr>
          <w:rFonts w:ascii="Arial" w:hAnsi="Arial" w:cs="Arial"/>
          <w:lang w:val="en-US"/>
        </w:rPr>
        <w:t xml:space="preserve"> the</w:t>
      </w:r>
      <w:r w:rsidR="003A483E" w:rsidRPr="00B23F2E">
        <w:rPr>
          <w:rFonts w:ascii="Arial" w:hAnsi="Arial" w:cs="Arial"/>
          <w:lang w:val="en-US"/>
        </w:rPr>
        <w:t xml:space="preserve"> tropics</w:t>
      </w:r>
      <w:r w:rsidR="00FA108C" w:rsidRPr="00B23F2E">
        <w:rPr>
          <w:rFonts w:ascii="Arial" w:hAnsi="Arial" w:cs="Arial"/>
          <w:lang w:val="en-US"/>
        </w:rPr>
        <w:t>.</w:t>
      </w:r>
    </w:p>
    <w:p w14:paraId="228293B6" w14:textId="58D96480" w:rsidR="008823E5" w:rsidRPr="00B23F2E" w:rsidRDefault="009958A7" w:rsidP="00D15550">
      <w:pPr>
        <w:ind w:firstLine="720"/>
        <w:rPr>
          <w:rFonts w:ascii="Arial" w:hAnsi="Arial" w:cs="Arial"/>
          <w:lang w:val="en-US"/>
        </w:rPr>
      </w:pPr>
      <w:r w:rsidRPr="00B23F2E">
        <w:rPr>
          <w:rFonts w:ascii="Arial" w:hAnsi="Arial" w:cs="Arial"/>
          <w:lang w:val="en-US"/>
        </w:rPr>
        <w:t>We hypothesize that</w:t>
      </w:r>
      <w:r w:rsidR="0043073D" w:rsidRPr="00B23F2E">
        <w:rPr>
          <w:rFonts w:ascii="Arial" w:hAnsi="Arial" w:cs="Arial"/>
          <w:lang w:val="en-US"/>
        </w:rPr>
        <w:t xml:space="preserve"> species turnover observed </w:t>
      </w:r>
      <w:r w:rsidR="007336D0" w:rsidRPr="00B23F2E">
        <w:rPr>
          <w:rFonts w:ascii="Arial" w:hAnsi="Arial" w:cs="Arial"/>
          <w:lang w:val="en-US"/>
        </w:rPr>
        <w:t>on</w:t>
      </w:r>
      <w:r w:rsidR="0043073D" w:rsidRPr="00B23F2E">
        <w:rPr>
          <w:rFonts w:ascii="Arial" w:hAnsi="Arial" w:cs="Arial"/>
          <w:lang w:val="en-US"/>
        </w:rPr>
        <w:t xml:space="preserve"> th</w:t>
      </w:r>
      <w:ins w:id="57" w:author="Jinlin Chen" w:date="2022-01-11T09:52:00Z">
        <w:r w:rsidR="005479BF">
          <w:rPr>
            <w:rFonts w:ascii="Arial" w:hAnsi="Arial" w:cs="Arial"/>
            <w:lang w:val="en-US"/>
          </w:rPr>
          <w:t>is</w:t>
        </w:r>
      </w:ins>
      <w:del w:id="58" w:author="Jinlin Chen" w:date="2022-01-11T09:52:00Z">
        <w:r w:rsidR="0043073D" w:rsidRPr="00B23F2E" w:rsidDel="005479BF">
          <w:rPr>
            <w:rFonts w:ascii="Arial" w:hAnsi="Arial" w:cs="Arial"/>
            <w:lang w:val="en-US"/>
          </w:rPr>
          <w:delText>e</w:delText>
        </w:r>
      </w:del>
      <w:r w:rsidR="0043073D" w:rsidRPr="00B23F2E">
        <w:rPr>
          <w:rFonts w:ascii="Arial" w:hAnsi="Arial" w:cs="Arial"/>
          <w:lang w:val="en-US"/>
        </w:rPr>
        <w:t xml:space="preserve"> </w:t>
      </w:r>
      <w:r w:rsidR="001C1AD0" w:rsidRPr="00B23F2E">
        <w:rPr>
          <w:rFonts w:ascii="Arial" w:hAnsi="Arial" w:cs="Arial"/>
          <w:lang w:val="en-US"/>
        </w:rPr>
        <w:t>elevational</w:t>
      </w:r>
      <w:r w:rsidR="0043073D" w:rsidRPr="00B23F2E">
        <w:rPr>
          <w:rFonts w:ascii="Arial" w:hAnsi="Arial" w:cs="Arial"/>
          <w:lang w:val="en-US"/>
        </w:rPr>
        <w:t xml:space="preserve"> gradient </w:t>
      </w:r>
      <w:r w:rsidR="007336D0" w:rsidRPr="00B23F2E">
        <w:rPr>
          <w:rFonts w:ascii="Arial" w:hAnsi="Arial" w:cs="Arial"/>
          <w:lang w:val="en-US"/>
        </w:rPr>
        <w:t>results from</w:t>
      </w:r>
      <w:r w:rsidR="0043073D" w:rsidRPr="00B23F2E">
        <w:rPr>
          <w:rFonts w:ascii="Arial" w:hAnsi="Arial" w:cs="Arial"/>
          <w:lang w:val="en-US"/>
        </w:rPr>
        <w:t xml:space="preserve"> </w:t>
      </w:r>
      <w:r w:rsidR="0070603B" w:rsidRPr="00B23F2E">
        <w:rPr>
          <w:rFonts w:ascii="Arial" w:hAnsi="Arial" w:cs="Arial"/>
          <w:lang w:val="en-US"/>
        </w:rPr>
        <w:t>thermal constrain</w:t>
      </w:r>
      <w:r w:rsidR="0091102E" w:rsidRPr="00B23F2E">
        <w:rPr>
          <w:rFonts w:ascii="Arial" w:hAnsi="Arial" w:cs="Arial"/>
          <w:lang w:val="en-US"/>
        </w:rPr>
        <w:t>t</w:t>
      </w:r>
      <w:r w:rsidR="0070603B" w:rsidRPr="00B23F2E">
        <w:rPr>
          <w:rFonts w:ascii="Arial" w:hAnsi="Arial" w:cs="Arial"/>
          <w:lang w:val="en-US"/>
        </w:rPr>
        <w:t>s</w:t>
      </w:r>
      <w:r w:rsidR="0043073D" w:rsidRPr="00B23F2E">
        <w:rPr>
          <w:rFonts w:ascii="Arial" w:hAnsi="Arial" w:cs="Arial"/>
          <w:lang w:val="en-US"/>
        </w:rPr>
        <w:t xml:space="preserve"> </w:t>
      </w:r>
      <w:r w:rsidR="00E70C64" w:rsidRPr="00B23F2E">
        <w:rPr>
          <w:rFonts w:ascii="Arial" w:hAnsi="Arial" w:cs="Arial"/>
          <w:lang w:val="en-US"/>
        </w:rPr>
        <w:t>at cool, high elevations</w:t>
      </w:r>
      <w:r w:rsidR="0043073D" w:rsidRPr="00B23F2E">
        <w:rPr>
          <w:rFonts w:ascii="Arial" w:hAnsi="Arial" w:cs="Arial"/>
          <w:lang w:val="en-US"/>
        </w:rPr>
        <w:t xml:space="preserve"> and </w:t>
      </w:r>
      <w:r w:rsidR="0070603B" w:rsidRPr="00B23F2E">
        <w:rPr>
          <w:rFonts w:ascii="Arial" w:hAnsi="Arial" w:cs="Arial"/>
          <w:lang w:val="en-US"/>
        </w:rPr>
        <w:t xml:space="preserve">competitive exclusion at </w:t>
      </w:r>
      <w:r w:rsidR="00E70C64" w:rsidRPr="00B23F2E">
        <w:rPr>
          <w:rFonts w:ascii="Arial" w:hAnsi="Arial" w:cs="Arial"/>
          <w:lang w:val="en-US"/>
        </w:rPr>
        <w:t xml:space="preserve">warmer, </w:t>
      </w:r>
      <w:r w:rsidR="0070603B" w:rsidRPr="00B23F2E">
        <w:rPr>
          <w:rFonts w:ascii="Arial" w:hAnsi="Arial" w:cs="Arial"/>
          <w:lang w:val="en-US"/>
        </w:rPr>
        <w:t>lowland</w:t>
      </w:r>
      <w:r w:rsidR="00E70C64" w:rsidRPr="00B23F2E">
        <w:rPr>
          <w:rFonts w:ascii="Arial" w:hAnsi="Arial" w:cs="Arial"/>
          <w:lang w:val="en-US"/>
        </w:rPr>
        <w:t xml:space="preserve"> sites</w:t>
      </w:r>
      <w:r w:rsidR="0070603B" w:rsidRPr="00B23F2E">
        <w:rPr>
          <w:rFonts w:ascii="Arial" w:hAnsi="Arial" w:cs="Arial"/>
          <w:lang w:val="en-US"/>
        </w:rPr>
        <w:t>. Thus</w:t>
      </w:r>
      <w:ins w:id="59" w:author="Jinlin Chen" w:date="2022-01-11T09:52:00Z">
        <w:r w:rsidR="005479BF">
          <w:rPr>
            <w:rFonts w:ascii="Arial" w:hAnsi="Arial" w:cs="Arial"/>
            <w:lang w:val="en-US"/>
          </w:rPr>
          <w:t>,</w:t>
        </w:r>
      </w:ins>
      <w:r w:rsidR="0070603B" w:rsidRPr="00B23F2E">
        <w:rPr>
          <w:rFonts w:ascii="Arial" w:hAnsi="Arial" w:cs="Arial"/>
          <w:lang w:val="en-US"/>
        </w:rPr>
        <w:t xml:space="preserve"> we predict that </w:t>
      </w:r>
      <w:r w:rsidR="00E36F4E" w:rsidRPr="00B23F2E">
        <w:rPr>
          <w:rFonts w:ascii="Arial" w:hAnsi="Arial" w:cs="Arial"/>
          <w:lang w:val="en-US"/>
        </w:rPr>
        <w:t xml:space="preserve">cold tolerances </w:t>
      </w:r>
      <w:r w:rsidR="00E70C64" w:rsidRPr="00B23F2E">
        <w:rPr>
          <w:rFonts w:ascii="Arial" w:hAnsi="Arial" w:cs="Arial"/>
          <w:lang w:val="en-US"/>
        </w:rPr>
        <w:t xml:space="preserve">will </w:t>
      </w:r>
      <w:r w:rsidR="00E36F4E" w:rsidRPr="00B23F2E">
        <w:rPr>
          <w:rFonts w:ascii="Arial" w:hAnsi="Arial" w:cs="Arial"/>
          <w:lang w:val="en-US"/>
        </w:rPr>
        <w:t xml:space="preserve">correlate with </w:t>
      </w:r>
      <w:ins w:id="60" w:author="Jinlin Chen" w:date="2022-01-11T10:00:00Z">
        <w:r w:rsidR="00DC2308">
          <w:rPr>
            <w:rFonts w:ascii="Arial" w:hAnsi="Arial" w:cs="Arial"/>
            <w:lang w:val="en-US"/>
          </w:rPr>
          <w:t>the changes of species abundance toward high elevations.</w:t>
        </w:r>
      </w:ins>
      <w:del w:id="61" w:author="Jinlin Chen" w:date="2022-01-11T10:00:00Z">
        <w:r w:rsidR="00E36F4E" w:rsidRPr="00B23F2E" w:rsidDel="00DC2308">
          <w:rPr>
            <w:rFonts w:ascii="Arial" w:hAnsi="Arial" w:cs="Arial"/>
            <w:lang w:val="en-US"/>
          </w:rPr>
          <w:delText>species</w:delText>
        </w:r>
        <w:r w:rsidR="006B2898" w:rsidRPr="00B23F2E" w:rsidDel="00DC2308">
          <w:rPr>
            <w:rFonts w:ascii="Arial" w:hAnsi="Arial" w:cs="Arial"/>
            <w:lang w:val="en-US"/>
          </w:rPr>
          <w:delText>’</w:delText>
        </w:r>
        <w:r w:rsidR="00E36F4E" w:rsidRPr="00B23F2E" w:rsidDel="00DC2308">
          <w:rPr>
            <w:rFonts w:ascii="Arial" w:hAnsi="Arial" w:cs="Arial"/>
            <w:lang w:val="en-US"/>
          </w:rPr>
          <w:delText xml:space="preserve"> distribution</w:delText>
        </w:r>
        <w:r w:rsidR="006B2898" w:rsidRPr="00B23F2E" w:rsidDel="00DC2308">
          <w:rPr>
            <w:rFonts w:ascii="Arial" w:hAnsi="Arial" w:cs="Arial"/>
            <w:lang w:val="en-US"/>
          </w:rPr>
          <w:delText>s</w:delText>
        </w:r>
        <w:r w:rsidR="00E36F4E" w:rsidRPr="00B23F2E" w:rsidDel="00DC2308">
          <w:rPr>
            <w:rFonts w:ascii="Arial" w:hAnsi="Arial" w:cs="Arial"/>
            <w:lang w:val="en-US"/>
          </w:rPr>
          <w:delText>.</w:delText>
        </w:r>
      </w:del>
      <w:r w:rsidR="00E36F4E" w:rsidRPr="00B23F2E">
        <w:rPr>
          <w:rFonts w:ascii="Arial" w:hAnsi="Arial" w:cs="Arial"/>
          <w:lang w:val="en-US"/>
        </w:rPr>
        <w:t xml:space="preserve"> In contrast, </w:t>
      </w:r>
      <w:ins w:id="62" w:author="Jinlin Chen" w:date="2022-01-11T09:55:00Z">
        <w:r w:rsidR="005479BF">
          <w:rPr>
            <w:rFonts w:ascii="Arial" w:hAnsi="Arial" w:cs="Arial"/>
            <w:lang w:val="en-US"/>
          </w:rPr>
          <w:t xml:space="preserve">we predict that </w:t>
        </w:r>
      </w:ins>
      <w:r w:rsidR="00E36F4E" w:rsidRPr="00B23F2E">
        <w:rPr>
          <w:rFonts w:ascii="Arial" w:hAnsi="Arial" w:cs="Arial"/>
          <w:lang w:val="en-US"/>
        </w:rPr>
        <w:t>species</w:t>
      </w:r>
      <w:r w:rsidR="0091102E" w:rsidRPr="00B23F2E">
        <w:rPr>
          <w:rFonts w:ascii="Arial" w:hAnsi="Arial" w:cs="Arial"/>
          <w:lang w:val="en-US"/>
        </w:rPr>
        <w:t xml:space="preserve"> that </w:t>
      </w:r>
      <w:r w:rsidR="00E36F4E" w:rsidRPr="00B23F2E">
        <w:rPr>
          <w:rFonts w:ascii="Arial" w:hAnsi="Arial" w:cs="Arial"/>
          <w:lang w:val="en-US"/>
        </w:rPr>
        <w:t xml:space="preserve">have reduced abundance </w:t>
      </w:r>
      <w:r w:rsidR="00276E88" w:rsidRPr="00B23F2E">
        <w:rPr>
          <w:rFonts w:ascii="Arial" w:hAnsi="Arial" w:cs="Arial"/>
          <w:lang w:val="en-US"/>
        </w:rPr>
        <w:t>at low elevations</w:t>
      </w:r>
      <w:ins w:id="63" w:author="Jinlin Chen" w:date="2022-01-11T09:56:00Z">
        <w:r w:rsidR="005479BF">
          <w:rPr>
            <w:rFonts w:ascii="Arial" w:hAnsi="Arial" w:cs="Arial"/>
            <w:lang w:val="en-US"/>
          </w:rPr>
          <w:t xml:space="preserve"> will be limited by competition with lowland-biased species</w:t>
        </w:r>
      </w:ins>
      <w:r w:rsidR="00276E88" w:rsidRPr="00B23F2E">
        <w:rPr>
          <w:rFonts w:ascii="Arial" w:hAnsi="Arial" w:cs="Arial"/>
          <w:lang w:val="en-US"/>
        </w:rPr>
        <w:t xml:space="preserve">, </w:t>
      </w:r>
      <w:ins w:id="64" w:author="Jinlin Chen" w:date="2022-01-11T09:57:00Z">
        <w:r w:rsidR="005479BF">
          <w:rPr>
            <w:rFonts w:ascii="Arial" w:hAnsi="Arial" w:cs="Arial"/>
            <w:lang w:val="en-US"/>
          </w:rPr>
          <w:t xml:space="preserve">and </w:t>
        </w:r>
      </w:ins>
      <w:del w:id="65" w:author="Jinlin Chen" w:date="2022-01-11T09:57:00Z">
        <w:r w:rsidR="00276E88" w:rsidRPr="00B23F2E" w:rsidDel="005479BF">
          <w:rPr>
            <w:rFonts w:ascii="Arial" w:hAnsi="Arial" w:cs="Arial"/>
            <w:lang w:val="en-US"/>
          </w:rPr>
          <w:delText>relative to high elevations</w:delText>
        </w:r>
        <w:r w:rsidR="00C06021" w:rsidRPr="00B23F2E" w:rsidDel="005479BF">
          <w:rPr>
            <w:rFonts w:ascii="Arial" w:hAnsi="Arial" w:cs="Arial"/>
            <w:lang w:val="en-US"/>
          </w:rPr>
          <w:delText xml:space="preserve"> will</w:delText>
        </w:r>
        <w:r w:rsidR="00E36F4E" w:rsidRPr="00B23F2E" w:rsidDel="005479BF">
          <w:rPr>
            <w:rFonts w:ascii="Arial" w:hAnsi="Arial" w:cs="Arial"/>
            <w:lang w:val="en-US"/>
          </w:rPr>
          <w:delText xml:space="preserve"> </w:delText>
        </w:r>
      </w:del>
      <w:r w:rsidR="00E36F4E" w:rsidRPr="00B23F2E">
        <w:rPr>
          <w:rFonts w:ascii="Arial" w:hAnsi="Arial" w:cs="Arial"/>
          <w:lang w:val="en-US"/>
        </w:rPr>
        <w:t>not necessarily</w:t>
      </w:r>
      <w:ins w:id="66" w:author="Jinlin Chen" w:date="2022-01-11T09:57:00Z">
        <w:r w:rsidR="005479BF">
          <w:rPr>
            <w:rFonts w:ascii="Arial" w:hAnsi="Arial" w:cs="Arial"/>
            <w:lang w:val="en-US"/>
          </w:rPr>
          <w:t xml:space="preserve"> because of</w:t>
        </w:r>
      </w:ins>
      <w:del w:id="67" w:author="Jinlin Chen" w:date="2022-01-11T09:57:00Z">
        <w:r w:rsidR="00E36F4E" w:rsidRPr="00B23F2E" w:rsidDel="005479BF">
          <w:rPr>
            <w:rFonts w:ascii="Arial" w:hAnsi="Arial" w:cs="Arial"/>
            <w:lang w:val="en-US"/>
          </w:rPr>
          <w:delText xml:space="preserve"> have</w:delText>
        </w:r>
      </w:del>
      <w:r w:rsidR="00E36F4E" w:rsidRPr="00B23F2E">
        <w:rPr>
          <w:rFonts w:ascii="Arial" w:hAnsi="Arial" w:cs="Arial"/>
          <w:lang w:val="en-US"/>
        </w:rPr>
        <w:t xml:space="preserve"> </w:t>
      </w:r>
      <w:r w:rsidR="00C06021" w:rsidRPr="00B23F2E">
        <w:rPr>
          <w:rFonts w:ascii="Arial" w:hAnsi="Arial" w:cs="Arial"/>
          <w:lang w:val="en-US"/>
        </w:rPr>
        <w:t>lower</w:t>
      </w:r>
      <w:r w:rsidR="00E36F4E" w:rsidRPr="00B23F2E">
        <w:rPr>
          <w:rFonts w:ascii="Arial" w:hAnsi="Arial" w:cs="Arial"/>
          <w:lang w:val="en-US"/>
        </w:rPr>
        <w:t xml:space="preserve"> heat tolerance</w:t>
      </w:r>
      <w:ins w:id="68" w:author="Jinlin Chen" w:date="2022-01-11T09:58:00Z">
        <w:r w:rsidR="005479BF">
          <w:rPr>
            <w:rFonts w:ascii="Arial" w:hAnsi="Arial" w:cs="Arial"/>
            <w:lang w:val="en-US"/>
          </w:rPr>
          <w:t>.</w:t>
        </w:r>
      </w:ins>
      <w:del w:id="69" w:author="Jinlin Chen" w:date="2022-01-11T09:58:00Z">
        <w:r w:rsidR="00C06021" w:rsidRPr="00B23F2E" w:rsidDel="005479BF">
          <w:rPr>
            <w:rFonts w:ascii="Arial" w:hAnsi="Arial" w:cs="Arial"/>
            <w:lang w:val="en-US"/>
          </w:rPr>
          <w:delText>; rather</w:delText>
        </w:r>
        <w:r w:rsidR="00E36F4E" w:rsidRPr="00B23F2E" w:rsidDel="005479BF">
          <w:rPr>
            <w:rFonts w:ascii="Arial" w:hAnsi="Arial" w:cs="Arial"/>
            <w:lang w:val="en-US"/>
          </w:rPr>
          <w:delText xml:space="preserve"> their </w:delText>
        </w:r>
        <w:r w:rsidR="00C06021" w:rsidRPr="00B23F2E" w:rsidDel="005479BF">
          <w:rPr>
            <w:rFonts w:ascii="Arial" w:hAnsi="Arial" w:cs="Arial"/>
            <w:lang w:val="en-US"/>
          </w:rPr>
          <w:delText>abundances are predicted to be</w:delText>
        </w:r>
        <w:r w:rsidR="00E36F4E" w:rsidRPr="00B23F2E" w:rsidDel="005479BF">
          <w:rPr>
            <w:rFonts w:ascii="Arial" w:hAnsi="Arial" w:cs="Arial"/>
            <w:lang w:val="en-US"/>
          </w:rPr>
          <w:delText xml:space="preserve"> </w:delText>
        </w:r>
        <w:r w:rsidR="00C870F4" w:rsidRPr="00B23F2E" w:rsidDel="005479BF">
          <w:rPr>
            <w:rFonts w:ascii="Arial" w:hAnsi="Arial" w:cs="Arial"/>
            <w:lang w:val="en-US"/>
          </w:rPr>
          <w:delText>reduced</w:delText>
        </w:r>
        <w:r w:rsidR="00E36F4E" w:rsidRPr="00B23F2E" w:rsidDel="005479BF">
          <w:rPr>
            <w:rFonts w:ascii="Arial" w:hAnsi="Arial" w:cs="Arial"/>
            <w:lang w:val="en-US"/>
          </w:rPr>
          <w:delText xml:space="preserve"> by </w:delText>
        </w:r>
        <w:r w:rsidR="00C06021" w:rsidRPr="00B23F2E" w:rsidDel="005479BF">
          <w:rPr>
            <w:rFonts w:ascii="Arial" w:hAnsi="Arial" w:cs="Arial"/>
            <w:lang w:val="en-US"/>
          </w:rPr>
          <w:delText>competition with</w:delText>
        </w:r>
        <w:r w:rsidR="00E36F4E" w:rsidRPr="00B23F2E" w:rsidDel="005479BF">
          <w:rPr>
            <w:rFonts w:ascii="Arial" w:hAnsi="Arial" w:cs="Arial"/>
            <w:lang w:val="en-US"/>
          </w:rPr>
          <w:delText xml:space="preserve"> lowland-biased species.</w:delText>
        </w:r>
      </w:del>
      <w:r w:rsidR="00E36F4E" w:rsidRPr="00B23F2E">
        <w:rPr>
          <w:rFonts w:ascii="Arial" w:hAnsi="Arial" w:cs="Arial"/>
          <w:lang w:val="en-US"/>
        </w:rPr>
        <w:t xml:space="preserve"> </w:t>
      </w:r>
      <w:r w:rsidRPr="00B23F2E">
        <w:rPr>
          <w:rFonts w:ascii="Arial" w:hAnsi="Arial" w:cs="Arial"/>
          <w:lang w:val="en-US"/>
        </w:rPr>
        <w:t>To test the</w:t>
      </w:r>
      <w:r w:rsidR="00C06021" w:rsidRPr="00B23F2E">
        <w:rPr>
          <w:rFonts w:ascii="Arial" w:hAnsi="Arial" w:cs="Arial"/>
          <w:lang w:val="en-US"/>
        </w:rPr>
        <w:t>se</w:t>
      </w:r>
      <w:r w:rsidRPr="00B23F2E">
        <w:rPr>
          <w:rFonts w:ascii="Arial" w:hAnsi="Arial" w:cs="Arial"/>
          <w:lang w:val="en-US"/>
        </w:rPr>
        <w:t xml:space="preserve"> hypotheses, </w:t>
      </w:r>
      <w:r w:rsidR="001245D6" w:rsidRPr="00B23F2E">
        <w:rPr>
          <w:rFonts w:ascii="Arial" w:hAnsi="Arial" w:cs="Arial"/>
          <w:lang w:val="en-US"/>
        </w:rPr>
        <w:t xml:space="preserve">we first </w:t>
      </w:r>
      <w:r w:rsidR="00D81C61">
        <w:rPr>
          <w:rFonts w:ascii="Arial" w:hAnsi="Arial" w:cs="Arial"/>
          <w:lang w:val="en-US"/>
        </w:rPr>
        <w:t>investigated</w:t>
      </w:r>
      <w:r w:rsidR="00D81C61" w:rsidRPr="00B23F2E">
        <w:rPr>
          <w:rFonts w:ascii="Arial" w:hAnsi="Arial" w:cs="Arial"/>
          <w:lang w:val="en-US"/>
        </w:rPr>
        <w:t xml:space="preserve"> </w:t>
      </w:r>
      <w:r w:rsidR="001245D6" w:rsidRPr="00B23F2E">
        <w:rPr>
          <w:rFonts w:ascii="Arial" w:hAnsi="Arial" w:cs="Arial"/>
          <w:lang w:val="en-US"/>
        </w:rPr>
        <w:t xml:space="preserve">species turnover patterns along </w:t>
      </w:r>
      <w:r w:rsidR="003D1CF3" w:rsidRPr="00B23F2E">
        <w:rPr>
          <w:rFonts w:ascii="Arial" w:hAnsi="Arial" w:cs="Arial"/>
          <w:lang w:val="en-US"/>
        </w:rPr>
        <w:t xml:space="preserve">the </w:t>
      </w:r>
      <w:r w:rsidR="00846F63" w:rsidRPr="00B23F2E">
        <w:rPr>
          <w:rFonts w:ascii="Arial" w:hAnsi="Arial" w:cs="Arial"/>
          <w:lang w:val="en-US"/>
        </w:rPr>
        <w:t>elevation</w:t>
      </w:r>
      <w:ins w:id="70" w:author="Jinlin Chen" w:date="2022-01-11T09:58:00Z">
        <w:r w:rsidR="00AE49E1">
          <w:rPr>
            <w:rFonts w:ascii="Arial" w:hAnsi="Arial" w:cs="Arial"/>
            <w:lang w:val="en-US"/>
          </w:rPr>
          <w:t>al</w:t>
        </w:r>
      </w:ins>
      <w:r w:rsidR="001245D6" w:rsidRPr="00B23F2E">
        <w:rPr>
          <w:rFonts w:ascii="Arial" w:hAnsi="Arial" w:cs="Arial"/>
          <w:lang w:val="en-US"/>
        </w:rPr>
        <w:t xml:space="preserve"> gradient</w:t>
      </w:r>
      <w:r w:rsidR="003D1CF3" w:rsidRPr="00B23F2E">
        <w:rPr>
          <w:rFonts w:ascii="Arial" w:hAnsi="Arial" w:cs="Arial"/>
          <w:lang w:val="en-US"/>
        </w:rPr>
        <w:t>s</w:t>
      </w:r>
      <w:r w:rsidR="00F76B1A" w:rsidRPr="00B23F2E">
        <w:rPr>
          <w:rFonts w:ascii="Arial" w:hAnsi="Arial" w:cs="Arial"/>
          <w:lang w:val="en-US"/>
        </w:rPr>
        <w:t>. We then examined correlations between species distribution</w:t>
      </w:r>
      <w:ins w:id="71" w:author="Jinlin Chen" w:date="2022-01-11T09:58:00Z">
        <w:r w:rsidR="00AE49E1">
          <w:rPr>
            <w:rFonts w:ascii="Arial" w:hAnsi="Arial" w:cs="Arial"/>
            <w:lang w:val="en-US"/>
          </w:rPr>
          <w:t>s</w:t>
        </w:r>
      </w:ins>
      <w:r w:rsidR="00F76B1A" w:rsidRPr="00B23F2E">
        <w:rPr>
          <w:rFonts w:ascii="Arial" w:hAnsi="Arial" w:cs="Arial"/>
          <w:lang w:val="en-US"/>
        </w:rPr>
        <w:t xml:space="preserve"> </w:t>
      </w:r>
      <w:del w:id="72" w:author="Jinlin Chen" w:date="2022-01-11T09:59:00Z">
        <w:r w:rsidR="00F76B1A" w:rsidRPr="00B23F2E" w:rsidDel="00AE49E1">
          <w:rPr>
            <w:rFonts w:ascii="Arial" w:hAnsi="Arial" w:cs="Arial"/>
            <w:lang w:val="en-US"/>
          </w:rPr>
          <w:delText xml:space="preserve">patterns </w:delText>
        </w:r>
      </w:del>
      <w:r w:rsidR="00F76B1A" w:rsidRPr="00B23F2E">
        <w:rPr>
          <w:rFonts w:ascii="Arial" w:hAnsi="Arial" w:cs="Arial"/>
          <w:lang w:val="en-US"/>
        </w:rPr>
        <w:t xml:space="preserve">and multiple thermal tolerance traits. </w:t>
      </w:r>
      <w:r w:rsidR="00D07A62">
        <w:rPr>
          <w:rFonts w:ascii="Arial" w:hAnsi="Arial" w:cs="Arial"/>
          <w:lang w:val="en-US"/>
        </w:rPr>
        <w:t>Finally</w:t>
      </w:r>
      <w:r w:rsidR="00F76B1A" w:rsidRPr="00B23F2E">
        <w:rPr>
          <w:rFonts w:ascii="Arial" w:hAnsi="Arial" w:cs="Arial"/>
          <w:lang w:val="en-US"/>
        </w:rPr>
        <w:t xml:space="preserve">, pairs of species with similar or different distribution </w:t>
      </w:r>
      <w:r w:rsidR="0081673A" w:rsidRPr="00B23F2E">
        <w:rPr>
          <w:rFonts w:ascii="Arial" w:hAnsi="Arial" w:cs="Arial"/>
          <w:lang w:val="en-US"/>
        </w:rPr>
        <w:t>types</w:t>
      </w:r>
      <w:r w:rsidR="00F76B1A" w:rsidRPr="00B23F2E">
        <w:rPr>
          <w:rFonts w:ascii="Arial" w:hAnsi="Arial" w:cs="Arial"/>
          <w:lang w:val="en-US"/>
        </w:rPr>
        <w:t xml:space="preserve"> were placed in </w:t>
      </w:r>
      <w:r w:rsidR="002A1C53" w:rsidRPr="00B23F2E">
        <w:rPr>
          <w:rFonts w:ascii="Arial" w:hAnsi="Arial" w:cs="Arial"/>
          <w:lang w:val="en-US"/>
        </w:rPr>
        <w:t xml:space="preserve">laboratory </w:t>
      </w:r>
      <w:r w:rsidR="00F76B1A" w:rsidRPr="00B23F2E">
        <w:rPr>
          <w:rFonts w:ascii="Arial" w:hAnsi="Arial" w:cs="Arial"/>
          <w:lang w:val="en-US"/>
        </w:rPr>
        <w:t>temperature</w:t>
      </w:r>
      <w:r w:rsidR="007336D0" w:rsidRPr="00B23F2E">
        <w:rPr>
          <w:rFonts w:ascii="Arial" w:hAnsi="Arial" w:cs="Arial"/>
          <w:lang w:val="en-US"/>
        </w:rPr>
        <w:t>s</w:t>
      </w:r>
      <w:r w:rsidR="002A1C53" w:rsidRPr="00B23F2E">
        <w:rPr>
          <w:rFonts w:ascii="Arial" w:hAnsi="Arial" w:cs="Arial"/>
          <w:lang w:val="en-US"/>
        </w:rPr>
        <w:t xml:space="preserve"> mimicking upland and lowland conditions</w:t>
      </w:r>
      <w:r w:rsidR="00F76B1A" w:rsidRPr="00B23F2E">
        <w:rPr>
          <w:rFonts w:ascii="Arial" w:hAnsi="Arial" w:cs="Arial"/>
          <w:lang w:val="en-US"/>
        </w:rPr>
        <w:t xml:space="preserve"> to examine their competitive outcomes in both </w:t>
      </w:r>
      <w:r w:rsidR="00B65C36" w:rsidRPr="00B23F2E">
        <w:rPr>
          <w:rFonts w:ascii="Arial" w:hAnsi="Arial" w:cs="Arial"/>
          <w:lang w:val="en-US"/>
        </w:rPr>
        <w:t xml:space="preserve">the </w:t>
      </w:r>
      <w:r w:rsidR="00F76B1A" w:rsidRPr="00B23F2E">
        <w:rPr>
          <w:rFonts w:ascii="Arial" w:hAnsi="Arial" w:cs="Arial"/>
          <w:lang w:val="en-US"/>
        </w:rPr>
        <w:t xml:space="preserve">short and long term. </w:t>
      </w:r>
    </w:p>
    <w:p w14:paraId="397CD896" w14:textId="29336F41" w:rsidR="00930FF3" w:rsidRPr="00B23F2E" w:rsidRDefault="00930FF3" w:rsidP="007C1BC4">
      <w:pPr>
        <w:rPr>
          <w:rFonts w:ascii="Arial" w:hAnsi="Arial" w:cs="Arial"/>
          <w:lang w:val="en-US"/>
        </w:rPr>
      </w:pPr>
    </w:p>
    <w:p w14:paraId="353FCC55" w14:textId="77777777" w:rsidR="005E43FE" w:rsidRPr="00B23F2E" w:rsidRDefault="005E43FE" w:rsidP="007C1BC4">
      <w:pPr>
        <w:rPr>
          <w:rFonts w:ascii="Arial" w:hAnsi="Arial" w:cs="Arial"/>
          <w:lang w:val="en-US"/>
        </w:rPr>
      </w:pPr>
    </w:p>
    <w:p w14:paraId="4D550837" w14:textId="6E556488" w:rsidR="002663CF" w:rsidRPr="00B23F2E" w:rsidRDefault="002663CF" w:rsidP="007C1BC4">
      <w:pPr>
        <w:rPr>
          <w:rFonts w:ascii="Arial" w:hAnsi="Arial" w:cs="Arial"/>
          <w:b/>
          <w:bCs/>
          <w:lang w:val="en-US"/>
        </w:rPr>
      </w:pPr>
      <w:r w:rsidRPr="00B23F2E">
        <w:rPr>
          <w:rFonts w:ascii="Arial" w:hAnsi="Arial" w:cs="Arial"/>
          <w:b/>
          <w:bCs/>
          <w:lang w:val="en-US"/>
        </w:rPr>
        <w:t>Methods</w:t>
      </w:r>
    </w:p>
    <w:p w14:paraId="19441040" w14:textId="2777C70B" w:rsidR="00E8544C" w:rsidRPr="00B23F2E" w:rsidRDefault="009B0011" w:rsidP="00E8544C">
      <w:pPr>
        <w:pStyle w:val="ListParagraph"/>
        <w:numPr>
          <w:ilvl w:val="0"/>
          <w:numId w:val="2"/>
        </w:numPr>
        <w:rPr>
          <w:rFonts w:ascii="Arial" w:hAnsi="Arial" w:cs="Arial"/>
          <w:lang w:val="en-US"/>
        </w:rPr>
      </w:pPr>
      <w:r>
        <w:rPr>
          <w:rFonts w:ascii="Arial" w:hAnsi="Arial" w:cs="Arial"/>
          <w:lang w:val="en-US"/>
        </w:rPr>
        <w:t>F</w:t>
      </w:r>
      <w:commentRangeStart w:id="73"/>
      <w:r w:rsidR="00E8544C" w:rsidRPr="00B23F2E">
        <w:rPr>
          <w:rFonts w:ascii="Arial" w:hAnsi="Arial" w:cs="Arial"/>
          <w:lang w:val="en-US"/>
        </w:rPr>
        <w:t>ield distribution</w:t>
      </w:r>
      <w:commentRangeEnd w:id="73"/>
      <w:r w:rsidR="00E8544C">
        <w:rPr>
          <w:rStyle w:val="CommentReference"/>
          <w:rFonts w:eastAsiaTheme="minorHAnsi"/>
          <w:lang w:eastAsia="en-US"/>
        </w:rPr>
        <w:commentReference w:id="73"/>
      </w:r>
    </w:p>
    <w:p w14:paraId="63302F8E" w14:textId="1221133D" w:rsidR="00E8544C" w:rsidRPr="00B23F2E" w:rsidRDefault="00E8544C" w:rsidP="00E8544C">
      <w:pPr>
        <w:ind w:firstLine="360"/>
        <w:rPr>
          <w:rFonts w:ascii="Arial" w:eastAsia="Calibri" w:hAnsi="Arial" w:cs="Arial"/>
        </w:rPr>
      </w:pPr>
      <w:r w:rsidRPr="00B23F2E">
        <w:rPr>
          <w:rFonts w:ascii="Arial" w:hAnsi="Arial" w:cs="Arial"/>
          <w:i/>
          <w:iCs/>
        </w:rPr>
        <w:t xml:space="preserve">Field survey. </w:t>
      </w:r>
      <w:r w:rsidRPr="00B23F2E">
        <w:rPr>
          <w:rFonts w:ascii="Arial" w:hAnsi="Arial" w:cs="Arial"/>
          <w:lang w:val="en-US"/>
        </w:rPr>
        <w:t>Field data were collected</w:t>
      </w:r>
      <w:r>
        <w:rPr>
          <w:rFonts w:ascii="Arial" w:hAnsi="Arial" w:cs="Arial"/>
          <w:lang w:val="en-US"/>
        </w:rPr>
        <w:t xml:space="preserve"> </w:t>
      </w:r>
      <w:r w:rsidRPr="00B23F2E">
        <w:rPr>
          <w:rFonts w:ascii="Arial" w:hAnsi="Arial" w:cs="Arial"/>
          <w:lang w:val="en-US"/>
        </w:rPr>
        <w:t>from rainforest sites at Paluma Range (S18° 59.031' E146° 14.096') and Kirrama Range (S18° 12.134' E145° 53.102'), Queensland, Australia</w:t>
      </w:r>
      <w:r w:rsidRPr="00B23F2E">
        <w:rPr>
          <w:rFonts w:ascii="Arial" w:hAnsi="Arial" w:cs="Arial"/>
        </w:rPr>
        <w:t xml:space="preserve">. </w:t>
      </w:r>
      <w:r>
        <w:rPr>
          <w:rFonts w:ascii="Arial" w:hAnsi="Arial" w:cs="Arial"/>
        </w:rPr>
        <w:t>Abundances of</w:t>
      </w:r>
      <w:r w:rsidRPr="00B23F2E">
        <w:rPr>
          <w:rFonts w:ascii="Arial" w:hAnsi="Arial" w:cs="Arial"/>
        </w:rPr>
        <w:t xml:space="preserve"> </w:t>
      </w:r>
      <w:r w:rsidRPr="0092167C">
        <w:rPr>
          <w:rFonts w:ascii="Arial" w:hAnsi="Arial" w:cs="Arial"/>
          <w:i/>
          <w:iCs/>
        </w:rPr>
        <w:t>Drosophila</w:t>
      </w:r>
      <w:r>
        <w:rPr>
          <w:rFonts w:ascii="Arial" w:hAnsi="Arial" w:cs="Arial"/>
          <w:i/>
          <w:iCs/>
        </w:rPr>
        <w:t xml:space="preserve"> </w:t>
      </w:r>
      <w:r w:rsidRPr="0092167C">
        <w:rPr>
          <w:rFonts w:ascii="Arial" w:hAnsi="Arial" w:cs="Arial"/>
        </w:rPr>
        <w:t xml:space="preserve">at these sites </w:t>
      </w:r>
      <w:r w:rsidRPr="003D6AB7">
        <w:rPr>
          <w:rFonts w:ascii="Arial" w:hAnsi="Arial" w:cs="Arial"/>
        </w:rPr>
        <w:t>peak</w:t>
      </w:r>
      <w:r w:rsidRPr="00B23F2E">
        <w:rPr>
          <w:rFonts w:ascii="Arial" w:hAnsi="Arial" w:cs="Arial"/>
        </w:rPr>
        <w:t xml:space="preserve"> during</w:t>
      </w:r>
      <w:r>
        <w:rPr>
          <w:rFonts w:ascii="Arial" w:hAnsi="Arial" w:cs="Arial"/>
        </w:rPr>
        <w:t xml:space="preserve"> the period </w:t>
      </w:r>
      <w:r w:rsidRPr="00B23F2E">
        <w:rPr>
          <w:rFonts w:ascii="Arial" w:hAnsi="Arial" w:cs="Arial"/>
        </w:rPr>
        <w:t>March to Jun</w:t>
      </w:r>
      <w:r>
        <w:rPr>
          <w:rFonts w:ascii="Arial" w:hAnsi="Arial" w:cs="Arial"/>
        </w:rPr>
        <w:t>e</w:t>
      </w:r>
      <w:r w:rsidRPr="00B23F2E">
        <w:rPr>
          <w:rFonts w:ascii="Arial" w:hAnsi="Arial" w:cs="Arial"/>
        </w:rPr>
        <w:t>.</w:t>
      </w:r>
      <w:r>
        <w:rPr>
          <w:rFonts w:ascii="Arial" w:hAnsi="Arial" w:cs="Arial"/>
        </w:rPr>
        <w:t xml:space="preserve"> </w:t>
      </w:r>
      <w:r w:rsidRPr="00B23F2E">
        <w:rPr>
          <w:rFonts w:ascii="Arial" w:hAnsi="Arial" w:cs="Arial"/>
          <w:i/>
          <w:iCs/>
        </w:rPr>
        <w:t>Drosophila</w:t>
      </w:r>
      <w:r w:rsidRPr="00B23F2E">
        <w:rPr>
          <w:rFonts w:ascii="Arial" w:hAnsi="Arial" w:cs="Arial"/>
        </w:rPr>
        <w:t xml:space="preserve"> pupae were sampled using bottle traps baited with fermented banana from 11</w:t>
      </w:r>
      <w:r w:rsidRPr="00B23F2E">
        <w:rPr>
          <w:rFonts w:ascii="Arial" w:hAnsi="Arial" w:cs="Arial"/>
          <w:vertAlign w:val="superscript"/>
        </w:rPr>
        <w:t>th</w:t>
      </w:r>
      <w:r w:rsidRPr="00B23F2E">
        <w:rPr>
          <w:rFonts w:ascii="Arial" w:hAnsi="Arial" w:cs="Arial"/>
        </w:rPr>
        <w:t xml:space="preserve"> March – 12</w:t>
      </w:r>
      <w:r w:rsidRPr="00B23F2E">
        <w:rPr>
          <w:rFonts w:ascii="Arial" w:hAnsi="Arial" w:cs="Arial"/>
          <w:vertAlign w:val="superscript"/>
        </w:rPr>
        <w:t>th</w:t>
      </w:r>
      <w:r w:rsidRPr="00B23F2E">
        <w:rPr>
          <w:rFonts w:ascii="Arial" w:hAnsi="Arial" w:cs="Arial"/>
        </w:rPr>
        <w:t xml:space="preserve"> April 2016 for three sites at elevation of 70m, 350-390m, and 730-880m </w:t>
      </w:r>
      <w:r w:rsidRPr="00B23F2E">
        <w:rPr>
          <w:rFonts w:ascii="Arial" w:eastAsia="Calibri" w:hAnsi="Arial" w:cs="Arial"/>
        </w:rPr>
        <w:t xml:space="preserve">on the two mountain ranges. In total, 182 pupae were sampled at each site and 716 pupae were successfully identified to species by DNA </w:t>
      </w:r>
      <w:r w:rsidR="009D4460">
        <w:rPr>
          <w:rFonts w:ascii="Arial" w:eastAsia="Calibri" w:hAnsi="Arial" w:cs="Arial"/>
        </w:rPr>
        <w:t>metabarcoding</w:t>
      </w:r>
      <w:r w:rsidR="00675629">
        <w:rPr>
          <w:rFonts w:ascii="Arial" w:eastAsia="Calibri" w:hAnsi="Arial" w:cs="Arial"/>
        </w:rPr>
        <w:t xml:space="preserve"> </w:t>
      </w:r>
      <w:r w:rsidR="00675629">
        <w:rPr>
          <w:rFonts w:ascii="Arial" w:eastAsia="Calibri" w:hAnsi="Arial" w:cs="Arial"/>
        </w:rPr>
        <w:fldChar w:fldCharType="begin" w:fldLock="1"/>
      </w:r>
      <w:r w:rsidR="0017477F">
        <w:rPr>
          <w:rFonts w:ascii="Arial" w:eastAsia="Calibri" w:hAnsi="Arial" w:cs="Arial"/>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communities","type":"article-journal","volume":"44"},"uris":["http://www.mendeley.com/documents/?uuid=0a4fc6ee-4ce1-3796-9517-34df725ae463"]}],"mendeley":{"formattedCitation":"(Jeffs et al. 2021)","plainTextFormattedCitation":"(Jeffs et al. 2021)","previouslyFormattedCitation":"(Jeffs et al. 2021)"},"properties":{"noteIndex":0},"schema":"https://github.com/citation-style-language/schema/raw/master/csl-citation.json"}</w:instrText>
      </w:r>
      <w:r w:rsidR="00675629">
        <w:rPr>
          <w:rFonts w:ascii="Arial" w:eastAsia="Calibri" w:hAnsi="Arial" w:cs="Arial"/>
        </w:rPr>
        <w:fldChar w:fldCharType="separate"/>
      </w:r>
      <w:r w:rsidR="00675629" w:rsidRPr="00675629">
        <w:rPr>
          <w:rFonts w:ascii="Arial" w:eastAsia="Calibri" w:hAnsi="Arial" w:cs="Arial"/>
          <w:noProof/>
        </w:rPr>
        <w:t>(Jeffs et al. 2021)</w:t>
      </w:r>
      <w:r w:rsidR="00675629">
        <w:rPr>
          <w:rFonts w:ascii="Arial" w:eastAsia="Calibri" w:hAnsi="Arial" w:cs="Arial"/>
        </w:rPr>
        <w:fldChar w:fldCharType="end"/>
      </w:r>
      <w:r w:rsidRPr="00B23F2E">
        <w:rPr>
          <w:rFonts w:ascii="Arial" w:eastAsia="Calibri" w:hAnsi="Arial" w:cs="Arial"/>
        </w:rPr>
        <w:t xml:space="preserve">, with 86 – 134 pupae at each site. </w:t>
      </w:r>
      <w:r w:rsidRPr="00B23F2E">
        <w:rPr>
          <w:rFonts w:ascii="Arial" w:hAnsi="Arial" w:cs="Arial"/>
          <w:i/>
          <w:iCs/>
        </w:rPr>
        <w:t>Drosophila</w:t>
      </w:r>
      <w:r w:rsidRPr="00B23F2E">
        <w:rPr>
          <w:rFonts w:ascii="Arial" w:eastAsia="Calibri" w:hAnsi="Arial" w:cs="Arial"/>
          <w:i/>
          <w:iCs/>
        </w:rPr>
        <w:t xml:space="preserve"> serrata</w:t>
      </w:r>
      <w:r w:rsidRPr="00B23F2E">
        <w:rPr>
          <w:rFonts w:ascii="Arial" w:eastAsia="Calibri" w:hAnsi="Arial" w:cs="Arial"/>
        </w:rPr>
        <w:t xml:space="preserve"> (1 individual) and </w:t>
      </w:r>
      <w:r w:rsidRPr="00B23F2E">
        <w:rPr>
          <w:rFonts w:ascii="Arial" w:eastAsia="Calibri" w:hAnsi="Arial" w:cs="Arial"/>
          <w:i/>
          <w:iCs/>
        </w:rPr>
        <w:t>D. immigrans</w:t>
      </w:r>
      <w:r w:rsidRPr="00B23F2E">
        <w:rPr>
          <w:rFonts w:ascii="Arial" w:eastAsia="Calibri" w:hAnsi="Arial" w:cs="Arial"/>
        </w:rPr>
        <w:t xml:space="preserve"> (4 individuals) were excluded from the distribution analysis due to infrequent occurrence.</w:t>
      </w:r>
    </w:p>
    <w:p w14:paraId="0B42FBC1" w14:textId="141BC79D" w:rsidR="008910D8" w:rsidRDefault="00E8544C" w:rsidP="00E8544C">
      <w:pPr>
        <w:ind w:firstLine="360"/>
        <w:rPr>
          <w:ins w:id="74" w:author="Jinlin Chen" w:date="2022-01-13T15:36:00Z"/>
          <w:rFonts w:ascii="Arial" w:hAnsi="Arial" w:cs="Arial"/>
          <w:lang w:val="en-US"/>
        </w:rPr>
      </w:pPr>
      <w:commentRangeStart w:id="75"/>
      <w:commentRangeStart w:id="76"/>
      <w:r w:rsidRPr="00B23F2E">
        <w:rPr>
          <w:rFonts w:ascii="Arial" w:hAnsi="Arial" w:cs="Arial"/>
          <w:i/>
          <w:iCs/>
          <w:lang w:val="en-US"/>
        </w:rPr>
        <w:t>Distribution analysis</w:t>
      </w:r>
      <w:r w:rsidRPr="00B23F2E">
        <w:rPr>
          <w:rFonts w:ascii="Arial" w:hAnsi="Arial" w:cs="Arial"/>
          <w:lang w:val="en-US"/>
        </w:rPr>
        <w:t xml:space="preserve">. </w:t>
      </w:r>
      <w:commentRangeEnd w:id="75"/>
      <w:r w:rsidR="00713E9A">
        <w:rPr>
          <w:rStyle w:val="CommentReference"/>
          <w:rFonts w:asciiTheme="minorHAnsi" w:eastAsiaTheme="minorHAnsi" w:hAnsiTheme="minorHAnsi" w:cstheme="minorBidi"/>
          <w:lang w:eastAsia="en-US"/>
        </w:rPr>
        <w:commentReference w:id="75"/>
      </w:r>
      <w:commentRangeEnd w:id="76"/>
      <w:r w:rsidR="00713E9A">
        <w:rPr>
          <w:rStyle w:val="CommentReference"/>
          <w:rFonts w:asciiTheme="minorHAnsi" w:eastAsiaTheme="minorHAnsi" w:hAnsiTheme="minorHAnsi" w:cstheme="minorBidi"/>
          <w:lang w:eastAsia="en-US"/>
        </w:rPr>
        <w:commentReference w:id="76"/>
      </w:r>
      <w:r w:rsidRPr="00B23F2E">
        <w:rPr>
          <w:rFonts w:ascii="Arial" w:hAnsi="Arial" w:cs="Arial"/>
          <w:lang w:val="en-US"/>
        </w:rPr>
        <w:t xml:space="preserve">To calculate the abundance-weighted mean elevation (hIndex) of </w:t>
      </w:r>
      <w:ins w:id="77" w:author="Jinlin Chen" w:date="2022-01-11T10:05:00Z">
        <w:r w:rsidR="002E0365">
          <w:rPr>
            <w:rFonts w:ascii="Arial" w:hAnsi="Arial" w:cs="Arial"/>
            <w:lang w:val="en-US"/>
          </w:rPr>
          <w:t xml:space="preserve">each species’ </w:t>
        </w:r>
      </w:ins>
      <w:r w:rsidRPr="00B23F2E">
        <w:rPr>
          <w:rFonts w:ascii="Arial" w:hAnsi="Arial" w:cs="Arial"/>
          <w:lang w:val="en-US"/>
        </w:rPr>
        <w:t xml:space="preserve">distribution, the location of each sample was assigned </w:t>
      </w:r>
      <w:r w:rsidRPr="00B23F2E">
        <w:rPr>
          <w:rFonts w:ascii="Arial" w:hAnsi="Arial" w:cs="Arial"/>
          <w:lang w:val="en-US"/>
        </w:rPr>
        <w:lastRenderedPageBreak/>
        <w:t xml:space="preserve">values of 0, 0.5, and 1 if it was collected at low-, middle- and high-elevation sites, respectively. In addition, intra-specific </w:t>
      </w:r>
      <w:ins w:id="78" w:author="Jinlin Chen" w:date="2022-01-13T15:43:00Z">
        <w:r w:rsidR="008910D8">
          <w:rPr>
            <w:rFonts w:ascii="Arial" w:hAnsi="Arial" w:cs="Arial"/>
            <w:lang w:val="en-US"/>
          </w:rPr>
          <w:t xml:space="preserve">relative </w:t>
        </w:r>
      </w:ins>
      <w:r w:rsidRPr="00B23F2E">
        <w:rPr>
          <w:rFonts w:ascii="Arial" w:hAnsi="Arial" w:cs="Arial"/>
          <w:lang w:val="en-US"/>
        </w:rPr>
        <w:t xml:space="preserve">abundance patterns were assessed by logistic regression of occurrence with elevation. For each </w:t>
      </w:r>
      <w:r>
        <w:rPr>
          <w:rFonts w:ascii="Arial" w:hAnsi="Arial" w:cs="Arial"/>
          <w:lang w:val="en-US"/>
        </w:rPr>
        <w:t xml:space="preserve">individual of each </w:t>
      </w:r>
      <w:r w:rsidRPr="00B23F2E">
        <w:rPr>
          <w:rFonts w:ascii="Arial" w:hAnsi="Arial" w:cs="Arial"/>
          <w:lang w:val="en-US"/>
        </w:rPr>
        <w:t xml:space="preserve">species, pupal identity was labeled as 1 if the pupa was identified as the focal species and 0 if it was identified as any other species. </w:t>
      </w:r>
      <w:r>
        <w:rPr>
          <w:rFonts w:ascii="Arial" w:hAnsi="Arial" w:cs="Arial"/>
          <w:lang w:val="en-US"/>
        </w:rPr>
        <w:t>These</w:t>
      </w:r>
      <w:r w:rsidRPr="00B23F2E">
        <w:rPr>
          <w:rFonts w:ascii="Arial" w:hAnsi="Arial" w:cs="Arial"/>
          <w:lang w:val="en-US"/>
        </w:rPr>
        <w:t xml:space="preserve"> occurrences were fitted against elevation as a fixed effect and </w:t>
      </w:r>
      <w:commentRangeStart w:id="79"/>
      <w:commentRangeStart w:id="80"/>
      <w:r w:rsidRPr="00B23F2E">
        <w:rPr>
          <w:rFonts w:ascii="Arial" w:hAnsi="Arial" w:cs="Arial"/>
          <w:lang w:val="en-US"/>
        </w:rPr>
        <w:t xml:space="preserve">transect as a random effect </w:t>
      </w:r>
      <w:commentRangeEnd w:id="79"/>
      <w:r w:rsidR="00A81103">
        <w:rPr>
          <w:rStyle w:val="CommentReference"/>
          <w:rFonts w:asciiTheme="minorHAnsi" w:eastAsiaTheme="minorHAnsi" w:hAnsiTheme="minorHAnsi" w:cstheme="minorBidi"/>
          <w:lang w:eastAsia="en-US"/>
        </w:rPr>
        <w:commentReference w:id="79"/>
      </w:r>
      <w:commentRangeEnd w:id="80"/>
      <w:r w:rsidR="00A81103">
        <w:rPr>
          <w:rStyle w:val="CommentReference"/>
          <w:rFonts w:asciiTheme="minorHAnsi" w:eastAsiaTheme="minorHAnsi" w:hAnsiTheme="minorHAnsi" w:cstheme="minorBidi"/>
          <w:lang w:eastAsia="en-US"/>
        </w:rPr>
        <w:commentReference w:id="80"/>
      </w:r>
      <w:r w:rsidRPr="00B23F2E">
        <w:rPr>
          <w:rFonts w:ascii="Arial" w:hAnsi="Arial" w:cs="Arial"/>
          <w:lang w:val="en-US"/>
        </w:rPr>
        <w:t>in a generalized linear mix</w:t>
      </w:r>
      <w:r>
        <w:rPr>
          <w:rFonts w:ascii="Arial" w:hAnsi="Arial" w:cs="Arial"/>
          <w:lang w:val="en-US"/>
        </w:rPr>
        <w:t>ed</w:t>
      </w:r>
      <w:r w:rsidRPr="00B23F2E">
        <w:rPr>
          <w:rFonts w:ascii="Arial" w:hAnsi="Arial" w:cs="Arial"/>
          <w:lang w:val="en-US"/>
        </w:rPr>
        <w:t>-effect model (</w:t>
      </w:r>
      <w:ins w:id="81" w:author="Jinlin Chen" w:date="2022-01-13T11:23:00Z">
        <w:r w:rsidR="002B4E6E">
          <w:rPr>
            <w:rFonts w:ascii="Arial" w:hAnsi="Arial" w:cs="Arial"/>
            <w:lang w:val="en-US"/>
          </w:rPr>
          <w:t>family = “binomial”,</w:t>
        </w:r>
      </w:ins>
      <w:ins w:id="82" w:author="Jinlin Chen" w:date="2022-01-13T11:25:00Z">
        <w:r w:rsidR="002B4E6E">
          <w:rPr>
            <w:rFonts w:ascii="Arial" w:hAnsi="Arial" w:cs="Arial"/>
            <w:lang w:val="en-US"/>
          </w:rPr>
          <w:t xml:space="preserve"> </w:t>
        </w:r>
      </w:ins>
      <w:r w:rsidRPr="00B23F2E">
        <w:rPr>
          <w:rFonts w:ascii="Arial" w:hAnsi="Arial" w:cs="Arial"/>
          <w:lang w:val="en-US"/>
        </w:rPr>
        <w:t>varying intercept</w:t>
      </w:r>
      <w:ins w:id="83" w:author="Jinlin Chen" w:date="2022-01-13T11:23:00Z">
        <w:r w:rsidR="002B4E6E">
          <w:rPr>
            <w:rFonts w:ascii="Arial" w:hAnsi="Arial" w:cs="Arial"/>
            <w:lang w:val="en-US"/>
          </w:rPr>
          <w:t>s and</w:t>
        </w:r>
      </w:ins>
      <w:del w:id="84" w:author="Jinlin Chen" w:date="2022-01-13T11:23:00Z">
        <w:r w:rsidRPr="00B23F2E" w:rsidDel="002B4E6E">
          <w:rPr>
            <w:rFonts w:ascii="Arial" w:hAnsi="Arial" w:cs="Arial"/>
            <w:lang w:val="en-US"/>
          </w:rPr>
          <w:delText>, varying</w:delText>
        </w:r>
      </w:del>
      <w:r w:rsidRPr="00B23F2E">
        <w:rPr>
          <w:rFonts w:ascii="Arial" w:hAnsi="Arial" w:cs="Arial"/>
          <w:lang w:val="en-US"/>
        </w:rPr>
        <w:t xml:space="preserve"> slope</w:t>
      </w:r>
      <w:ins w:id="85" w:author="Jinlin Chen" w:date="2022-01-13T11:23:00Z">
        <w:r w:rsidR="002B4E6E">
          <w:rPr>
            <w:rFonts w:ascii="Arial" w:hAnsi="Arial" w:cs="Arial"/>
            <w:lang w:val="en-US"/>
          </w:rPr>
          <w:t>s</w:t>
        </w:r>
      </w:ins>
      <w:r w:rsidRPr="00B23F2E">
        <w:rPr>
          <w:rFonts w:ascii="Arial" w:hAnsi="Arial" w:cs="Arial"/>
          <w:lang w:val="en-US"/>
        </w:rPr>
        <w:t xml:space="preserve">) using the </w:t>
      </w:r>
      <w:r w:rsidRPr="00B23F2E">
        <w:rPr>
          <w:rFonts w:ascii="Arial" w:hAnsi="Arial" w:cs="Arial"/>
          <w:i/>
          <w:iCs/>
          <w:lang w:val="en-US"/>
        </w:rPr>
        <w:t xml:space="preserve">lmer </w:t>
      </w:r>
      <w:r w:rsidRPr="00B23F2E">
        <w:rPr>
          <w:rFonts w:ascii="Arial" w:hAnsi="Arial" w:cs="Arial"/>
          <w:lang w:val="en-US"/>
        </w:rPr>
        <w:t>package (</w:t>
      </w:r>
      <w:ins w:id="86" w:author="Jinlin Chen" w:date="2022-01-11T10:06:00Z">
        <w:r w:rsidR="002E0365">
          <w:rPr>
            <w:rFonts w:ascii="Arial" w:hAnsi="Arial" w:cs="Arial"/>
            <w:lang w:val="en-US"/>
          </w:rPr>
          <w:t>e</w:t>
        </w:r>
      </w:ins>
      <w:del w:id="87" w:author="Jinlin Chen" w:date="2022-01-11T10:06:00Z">
        <w:r w:rsidRPr="00B23F2E" w:rsidDel="002E0365">
          <w:rPr>
            <w:rFonts w:ascii="Arial" w:hAnsi="Arial" w:cs="Arial"/>
            <w:lang w:val="en-US"/>
          </w:rPr>
          <w:delText>E</w:delText>
        </w:r>
      </w:del>
      <w:r w:rsidRPr="00B23F2E">
        <w:rPr>
          <w:rFonts w:ascii="Arial" w:hAnsi="Arial" w:cs="Arial"/>
          <w:lang w:val="en-US"/>
        </w:rPr>
        <w:t xml:space="preserve">xamples as shown in </w:t>
      </w:r>
      <w:ins w:id="88" w:author="Jinlin Chen" w:date="2022-01-11T10:06:00Z">
        <w:r w:rsidR="002E0365">
          <w:rPr>
            <w:rFonts w:ascii="Arial" w:hAnsi="Arial" w:cs="Arial"/>
            <w:lang w:val="en-US"/>
          </w:rPr>
          <w:t>S</w:t>
        </w:r>
      </w:ins>
      <w:del w:id="89" w:author="Jinlin Chen" w:date="2022-01-11T10:06:00Z">
        <w:r w:rsidRPr="00B23F2E" w:rsidDel="002E0365">
          <w:rPr>
            <w:rFonts w:ascii="Arial" w:hAnsi="Arial" w:cs="Arial"/>
            <w:lang w:val="en-US"/>
          </w:rPr>
          <w:delText>s</w:delText>
        </w:r>
      </w:del>
      <w:r w:rsidRPr="00B23F2E">
        <w:rPr>
          <w:rFonts w:ascii="Arial" w:hAnsi="Arial" w:cs="Arial"/>
          <w:lang w:val="en-US"/>
        </w:rPr>
        <w:t xml:space="preserve">upplementary </w:t>
      </w:r>
      <w:ins w:id="90" w:author="Jinlin Chen" w:date="2022-01-11T10:06:00Z">
        <w:r w:rsidR="002E0365">
          <w:rPr>
            <w:rFonts w:ascii="Arial" w:hAnsi="Arial" w:cs="Arial"/>
            <w:lang w:val="en-US"/>
          </w:rPr>
          <w:t>F</w:t>
        </w:r>
      </w:ins>
      <w:del w:id="91" w:author="Jinlin Chen" w:date="2022-01-11T10:06:00Z">
        <w:r w:rsidRPr="00B23F2E" w:rsidDel="002E0365">
          <w:rPr>
            <w:rFonts w:ascii="Arial" w:hAnsi="Arial" w:cs="Arial"/>
            <w:lang w:val="en-US"/>
          </w:rPr>
          <w:delText>f</w:delText>
        </w:r>
      </w:del>
      <w:r w:rsidRPr="00B23F2E">
        <w:rPr>
          <w:rFonts w:ascii="Arial" w:hAnsi="Arial" w:cs="Arial"/>
          <w:lang w:val="en-US"/>
        </w:rPr>
        <w:t>igure 1</w:t>
      </w:r>
      <w:ins w:id="92" w:author="Jinlin Chen" w:date="2022-01-13T15:24:00Z">
        <w:r w:rsidR="00600D43">
          <w:rPr>
            <w:rFonts w:ascii="Arial" w:hAnsi="Arial" w:cs="Arial"/>
            <w:lang w:val="en-US"/>
          </w:rPr>
          <w:t>a</w:t>
        </w:r>
      </w:ins>
      <w:r w:rsidRPr="00B23F2E">
        <w:rPr>
          <w:rFonts w:ascii="Arial" w:hAnsi="Arial" w:cs="Arial"/>
          <w:lang w:val="en-US"/>
        </w:rPr>
        <w:t xml:space="preserve">). </w:t>
      </w:r>
    </w:p>
    <w:p w14:paraId="4A9D3F4A" w14:textId="619D6863" w:rsidR="00E8544C" w:rsidRDefault="008910D8" w:rsidP="008910D8">
      <w:pPr>
        <w:ind w:firstLine="360"/>
        <w:rPr>
          <w:ins w:id="93" w:author="Jinlin Chen" w:date="2022-01-11T10:07:00Z"/>
          <w:rFonts w:ascii="Arial" w:hAnsi="Arial" w:cs="Arial"/>
          <w:lang w:val="en-US"/>
        </w:rPr>
      </w:pPr>
      <w:ins w:id="94" w:author="Jinlin Chen" w:date="2022-01-13T15:36:00Z">
        <w:r>
          <w:rPr>
            <w:rFonts w:ascii="Arial" w:hAnsi="Arial" w:cs="Arial"/>
            <w:lang w:val="en-US"/>
          </w:rPr>
          <w:t>Species wit</w:t>
        </w:r>
      </w:ins>
      <w:ins w:id="95" w:author="Jinlin Chen" w:date="2022-01-13T15:37:00Z">
        <w:r>
          <w:rPr>
            <w:rFonts w:ascii="Arial" w:hAnsi="Arial" w:cs="Arial"/>
            <w:lang w:val="en-US"/>
          </w:rPr>
          <w:t xml:space="preserve">h significant </w:t>
        </w:r>
      </w:ins>
      <w:ins w:id="96" w:author="Jinlin Chen" w:date="2022-01-13T15:38:00Z">
        <w:r>
          <w:rPr>
            <w:rFonts w:ascii="Arial" w:hAnsi="Arial" w:cs="Arial"/>
            <w:lang w:val="en-US"/>
          </w:rPr>
          <w:t>increasing</w:t>
        </w:r>
      </w:ins>
      <w:ins w:id="97" w:author="Jinlin Chen" w:date="2022-01-13T15:37:00Z">
        <w:r>
          <w:rPr>
            <w:rFonts w:ascii="Arial" w:hAnsi="Arial" w:cs="Arial"/>
            <w:lang w:val="en-US"/>
          </w:rPr>
          <w:t xml:space="preserve"> likelihood to be found </w:t>
        </w:r>
      </w:ins>
      <w:ins w:id="98" w:author="Jinlin Chen" w:date="2022-01-13T15:38:00Z">
        <w:r>
          <w:rPr>
            <w:rFonts w:ascii="Arial" w:hAnsi="Arial" w:cs="Arial"/>
            <w:lang w:val="en-US"/>
          </w:rPr>
          <w:t>at lowlands</w:t>
        </w:r>
      </w:ins>
      <w:ins w:id="99" w:author="Jinlin Chen" w:date="2022-01-13T15:45:00Z">
        <w:r>
          <w:rPr>
            <w:rFonts w:ascii="Arial" w:hAnsi="Arial" w:cs="Arial"/>
            <w:lang w:val="en-US"/>
          </w:rPr>
          <w:t xml:space="preserve"> (negative regression coefficients)</w:t>
        </w:r>
      </w:ins>
      <w:ins w:id="100" w:author="Jinlin Chen" w:date="2022-01-13T15:38:00Z">
        <w:r>
          <w:rPr>
            <w:rFonts w:ascii="Arial" w:hAnsi="Arial" w:cs="Arial"/>
            <w:lang w:val="en-US"/>
          </w:rPr>
          <w:t xml:space="preserve"> </w:t>
        </w:r>
      </w:ins>
      <w:ins w:id="101" w:author="Jinlin Chen" w:date="2022-01-13T15:41:00Z">
        <w:r>
          <w:rPr>
            <w:rFonts w:ascii="Arial" w:hAnsi="Arial" w:cs="Arial"/>
            <w:lang w:val="en-US"/>
          </w:rPr>
          <w:t>were</w:t>
        </w:r>
      </w:ins>
      <w:ins w:id="102" w:author="Jinlin Chen" w:date="2022-01-13T15:38:00Z">
        <w:r>
          <w:rPr>
            <w:rFonts w:ascii="Arial" w:hAnsi="Arial" w:cs="Arial"/>
            <w:lang w:val="en-US"/>
          </w:rPr>
          <w:t xml:space="preserve"> defined as lowland-biased species</w:t>
        </w:r>
      </w:ins>
      <w:ins w:id="103" w:author="Jinlin Chen" w:date="2022-01-13T15:39:00Z">
        <w:r>
          <w:rPr>
            <w:rFonts w:ascii="Arial" w:hAnsi="Arial" w:cs="Arial"/>
            <w:lang w:val="en-US"/>
          </w:rPr>
          <w:t>. Species with significant increasing likelihood to be found at uplands</w:t>
        </w:r>
      </w:ins>
      <w:ins w:id="104" w:author="Jinlin Chen" w:date="2022-01-13T15:45:00Z">
        <w:r>
          <w:rPr>
            <w:rFonts w:ascii="Arial" w:hAnsi="Arial" w:cs="Arial"/>
            <w:lang w:val="en-US"/>
          </w:rPr>
          <w:t xml:space="preserve"> (positive regression coefficients)</w:t>
        </w:r>
      </w:ins>
      <w:ins w:id="105" w:author="Jinlin Chen" w:date="2022-01-13T15:39:00Z">
        <w:r>
          <w:rPr>
            <w:rFonts w:ascii="Arial" w:hAnsi="Arial" w:cs="Arial"/>
            <w:lang w:val="en-US"/>
          </w:rPr>
          <w:t xml:space="preserve"> </w:t>
        </w:r>
      </w:ins>
      <w:ins w:id="106" w:author="Jinlin Chen" w:date="2022-01-13T15:42:00Z">
        <w:r>
          <w:rPr>
            <w:rFonts w:ascii="Arial" w:hAnsi="Arial" w:cs="Arial"/>
            <w:lang w:val="en-US"/>
          </w:rPr>
          <w:t>were</w:t>
        </w:r>
      </w:ins>
      <w:ins w:id="107" w:author="Jinlin Chen" w:date="2022-01-13T15:39:00Z">
        <w:r>
          <w:rPr>
            <w:rFonts w:ascii="Arial" w:hAnsi="Arial" w:cs="Arial"/>
            <w:lang w:val="en-US"/>
          </w:rPr>
          <w:t xml:space="preserve"> defined as upland-biased spec</w:t>
        </w:r>
      </w:ins>
      <w:ins w:id="108" w:author="Jinlin Chen" w:date="2022-01-13T15:40:00Z">
        <w:r>
          <w:rPr>
            <w:rFonts w:ascii="Arial" w:hAnsi="Arial" w:cs="Arial"/>
            <w:lang w:val="en-US"/>
          </w:rPr>
          <w:t xml:space="preserve">ies. Those whose </w:t>
        </w:r>
      </w:ins>
      <w:ins w:id="109" w:author="Jinlin Chen" w:date="2022-01-13T15:41:00Z">
        <w:r>
          <w:rPr>
            <w:rFonts w:ascii="Arial" w:hAnsi="Arial" w:cs="Arial"/>
            <w:lang w:val="en-US"/>
          </w:rPr>
          <w:t xml:space="preserve">confidence intervals of </w:t>
        </w:r>
      </w:ins>
      <w:ins w:id="110" w:author="Jinlin Chen" w:date="2022-01-13T15:40:00Z">
        <w:r>
          <w:rPr>
            <w:rFonts w:ascii="Arial" w:hAnsi="Arial" w:cs="Arial"/>
            <w:lang w:val="en-US"/>
          </w:rPr>
          <w:t xml:space="preserve">regression coefficients in the above analysis </w:t>
        </w:r>
      </w:ins>
      <w:ins w:id="111" w:author="Jinlin Chen" w:date="2022-01-13T15:42:00Z">
        <w:r>
          <w:rPr>
            <w:rFonts w:ascii="Arial" w:hAnsi="Arial" w:cs="Arial"/>
            <w:lang w:val="en-US"/>
          </w:rPr>
          <w:t xml:space="preserve">were </w:t>
        </w:r>
        <w:r w:rsidRPr="008910D8">
          <w:rPr>
            <w:rFonts w:ascii="Arial" w:hAnsi="Arial" w:cs="Arial"/>
            <w:rPrChange w:id="112" w:author="Jinlin Chen" w:date="2022-01-13T15:46:00Z">
              <w:rPr>
                <w:rFonts w:ascii="Arial" w:hAnsi="Arial" w:cs="Arial"/>
                <w:lang w:val="en-US"/>
              </w:rPr>
            </w:rPrChange>
          </w:rPr>
          <w:t>centred</w:t>
        </w:r>
        <w:r>
          <w:rPr>
            <w:rFonts w:ascii="Arial" w:hAnsi="Arial" w:cs="Arial"/>
            <w:lang w:val="en-US"/>
          </w:rPr>
          <w:t xml:space="preserve"> around zero were defined as </w:t>
        </w:r>
      </w:ins>
      <w:ins w:id="113" w:author="Jinlin Chen" w:date="2022-01-14T10:33:00Z">
        <w:r w:rsidR="00CA39C1">
          <w:rPr>
            <w:rFonts w:ascii="Arial" w:hAnsi="Arial" w:cs="Arial"/>
            <w:lang w:val="en-US"/>
          </w:rPr>
          <w:t>elevation-generalist</w:t>
        </w:r>
      </w:ins>
      <w:ins w:id="114" w:author="Jinlin Chen" w:date="2022-01-13T15:42:00Z">
        <w:r>
          <w:rPr>
            <w:rFonts w:ascii="Arial" w:hAnsi="Arial" w:cs="Arial"/>
            <w:lang w:val="en-US"/>
          </w:rPr>
          <w:t xml:space="preserve"> species. </w:t>
        </w:r>
      </w:ins>
      <w:ins w:id="115" w:author="Jinlin Chen" w:date="2022-01-13T15:48:00Z">
        <w:r>
          <w:rPr>
            <w:rFonts w:ascii="Arial" w:hAnsi="Arial" w:cs="Arial"/>
            <w:lang w:val="en-US"/>
          </w:rPr>
          <w:t xml:space="preserve">Regression coefficients and hIndexs </w:t>
        </w:r>
      </w:ins>
      <w:del w:id="116" w:author="Jinlin Chen" w:date="2022-01-13T15:48:00Z">
        <w:r w:rsidR="00E8544C" w:rsidDel="008910D8">
          <w:rPr>
            <w:rFonts w:ascii="Arial" w:hAnsi="Arial" w:cs="Arial"/>
            <w:lang w:val="en-US"/>
          </w:rPr>
          <w:delText xml:space="preserve">These </w:delText>
        </w:r>
        <w:r w:rsidR="00E8544C" w:rsidRPr="00B23F2E" w:rsidDel="008910D8">
          <w:rPr>
            <w:rFonts w:ascii="Arial" w:hAnsi="Arial" w:cs="Arial"/>
            <w:lang w:val="en-US"/>
          </w:rPr>
          <w:delText xml:space="preserve">two </w:delText>
        </w:r>
        <w:r w:rsidR="00E8544C" w:rsidDel="008910D8">
          <w:rPr>
            <w:rFonts w:ascii="Arial" w:hAnsi="Arial" w:cs="Arial"/>
            <w:lang w:val="en-US"/>
          </w:rPr>
          <w:delText>methods</w:delText>
        </w:r>
        <w:r w:rsidR="00E8544C" w:rsidRPr="00B23F2E" w:rsidDel="008910D8">
          <w:rPr>
            <w:rFonts w:ascii="Arial" w:hAnsi="Arial" w:cs="Arial"/>
            <w:lang w:val="en-US"/>
          </w:rPr>
          <w:delText xml:space="preserve"> of describing distribution </w:delText>
        </w:r>
      </w:del>
      <w:r w:rsidR="00E8544C" w:rsidRPr="00B23F2E">
        <w:rPr>
          <w:rFonts w:ascii="Arial" w:hAnsi="Arial" w:cs="Arial"/>
          <w:lang w:val="en-US"/>
        </w:rPr>
        <w:t>were highly correlated (</w:t>
      </w:r>
      <w:ins w:id="117" w:author="Jinlin Chen" w:date="2022-01-13T15:23:00Z">
        <w:r w:rsidR="00600D43">
          <w:rPr>
            <w:rFonts w:ascii="Arial" w:hAnsi="Arial" w:cs="Arial"/>
            <w:lang w:val="en-US"/>
          </w:rPr>
          <w:t xml:space="preserve">Supplementary </w:t>
        </w:r>
      </w:ins>
      <w:commentRangeStart w:id="118"/>
      <w:commentRangeStart w:id="119"/>
      <w:r w:rsidR="00E8544C" w:rsidRPr="00B23F2E">
        <w:rPr>
          <w:rFonts w:ascii="Arial" w:hAnsi="Arial" w:cs="Arial" w:hint="eastAsia"/>
          <w:lang w:val="en-US"/>
        </w:rPr>
        <w:t>F</w:t>
      </w:r>
      <w:r w:rsidR="00E8544C" w:rsidRPr="00B23F2E">
        <w:rPr>
          <w:rFonts w:ascii="Arial" w:hAnsi="Arial" w:cs="Arial"/>
          <w:lang w:val="en-US"/>
        </w:rPr>
        <w:t xml:space="preserve">igure </w:t>
      </w:r>
      <w:ins w:id="120" w:author="Jinlin Chen" w:date="2022-01-13T15:24:00Z">
        <w:r w:rsidR="00600D43">
          <w:rPr>
            <w:rFonts w:ascii="Arial" w:hAnsi="Arial" w:cs="Arial"/>
            <w:lang w:val="en-US"/>
          </w:rPr>
          <w:t>1b</w:t>
        </w:r>
      </w:ins>
      <w:del w:id="121" w:author="Jinlin Chen" w:date="2022-01-13T15:23:00Z">
        <w:r w:rsidR="00E8544C" w:rsidRPr="00B23F2E" w:rsidDel="00600D43">
          <w:rPr>
            <w:rFonts w:ascii="Arial" w:hAnsi="Arial" w:cs="Arial"/>
            <w:lang w:val="en-US"/>
          </w:rPr>
          <w:delText>1b</w:delText>
        </w:r>
      </w:del>
      <w:commentRangeEnd w:id="118"/>
      <w:r w:rsidR="00E8544C">
        <w:rPr>
          <w:rStyle w:val="CommentReference"/>
          <w:rFonts w:asciiTheme="minorHAnsi" w:eastAsiaTheme="minorHAnsi" w:hAnsiTheme="minorHAnsi" w:cstheme="minorBidi"/>
          <w:lang w:eastAsia="en-US"/>
        </w:rPr>
        <w:commentReference w:id="118"/>
      </w:r>
      <w:commentRangeEnd w:id="119"/>
      <w:r w:rsidR="00A81103">
        <w:rPr>
          <w:rStyle w:val="CommentReference"/>
          <w:rFonts w:asciiTheme="minorHAnsi" w:eastAsiaTheme="minorHAnsi" w:hAnsiTheme="minorHAnsi" w:cstheme="minorBidi"/>
          <w:lang w:eastAsia="en-US"/>
        </w:rPr>
        <w:commentReference w:id="119"/>
      </w:r>
      <w:r w:rsidR="00E8544C" w:rsidRPr="00B23F2E">
        <w:rPr>
          <w:rFonts w:ascii="Arial" w:hAnsi="Arial" w:cs="Arial"/>
          <w:lang w:val="en-US"/>
        </w:rPr>
        <w:t>).</w:t>
      </w:r>
      <w:del w:id="122" w:author="Jinlin Chen" w:date="2022-01-13T15:48:00Z">
        <w:r w:rsidR="00E8544C" w:rsidRPr="00B23F2E" w:rsidDel="008910D8">
          <w:rPr>
            <w:rFonts w:ascii="Arial" w:hAnsi="Arial" w:cs="Arial"/>
            <w:lang w:val="en-US"/>
          </w:rPr>
          <w:delText xml:space="preserve"> </w:delText>
        </w:r>
        <w:commentRangeStart w:id="123"/>
        <w:commentRangeStart w:id="124"/>
        <w:r w:rsidR="00E8544C" w:rsidRPr="00B23F2E" w:rsidDel="008910D8">
          <w:rPr>
            <w:rFonts w:ascii="Arial" w:hAnsi="Arial" w:cs="Arial"/>
            <w:lang w:val="en-US"/>
          </w:rPr>
          <w:delText>Thus,</w:delText>
        </w:r>
      </w:del>
      <w:del w:id="125" w:author="Jinlin Chen" w:date="2022-01-17T14:24:00Z">
        <w:r w:rsidR="00E8544C" w:rsidRPr="00B23F2E" w:rsidDel="00004DEA">
          <w:rPr>
            <w:rFonts w:ascii="Arial" w:hAnsi="Arial" w:cs="Arial"/>
            <w:lang w:val="en-US"/>
          </w:rPr>
          <w:delText xml:space="preserve"> </w:delText>
        </w:r>
      </w:del>
      <w:del w:id="126" w:author="Jinlin Chen" w:date="2022-01-13T15:48:00Z">
        <w:r w:rsidR="00E8544C" w:rsidRPr="00B23F2E" w:rsidDel="008910D8">
          <w:rPr>
            <w:rFonts w:ascii="Arial" w:hAnsi="Arial" w:cs="Arial"/>
            <w:lang w:val="en-US"/>
          </w:rPr>
          <w:delText>h</w:delText>
        </w:r>
      </w:del>
      <w:del w:id="127" w:author="Jinlin Chen" w:date="2022-01-17T14:24:00Z">
        <w:r w:rsidR="00E8544C" w:rsidRPr="00B23F2E" w:rsidDel="00004DEA">
          <w:rPr>
            <w:rFonts w:ascii="Arial" w:hAnsi="Arial" w:cs="Arial"/>
            <w:lang w:val="en-US"/>
          </w:rPr>
          <w:delText xml:space="preserve">Indexs were used to represent the distribution patterns in </w:delText>
        </w:r>
        <w:r w:rsidR="00E8544C" w:rsidDel="00004DEA">
          <w:rPr>
            <w:rFonts w:ascii="Arial" w:hAnsi="Arial" w:cs="Arial"/>
            <w:lang w:val="en-US"/>
          </w:rPr>
          <w:delText xml:space="preserve">subsequent </w:delText>
        </w:r>
        <w:r w:rsidR="00E8544C" w:rsidRPr="00B23F2E" w:rsidDel="00004DEA">
          <w:rPr>
            <w:rFonts w:ascii="Arial" w:hAnsi="Arial" w:cs="Arial"/>
            <w:lang w:val="en-US"/>
          </w:rPr>
          <w:delText>analys</w:delText>
        </w:r>
        <w:r w:rsidR="00E8544C" w:rsidDel="00004DEA">
          <w:rPr>
            <w:rFonts w:ascii="Arial" w:hAnsi="Arial" w:cs="Arial"/>
            <w:lang w:val="en-US"/>
          </w:rPr>
          <w:delText>e</w:delText>
        </w:r>
        <w:r w:rsidR="00E8544C" w:rsidRPr="00B23F2E" w:rsidDel="00004DEA">
          <w:rPr>
            <w:rFonts w:ascii="Arial" w:hAnsi="Arial" w:cs="Arial"/>
            <w:lang w:val="en-US"/>
          </w:rPr>
          <w:delText xml:space="preserve">s, </w:delText>
        </w:r>
        <w:r w:rsidR="00E8544C" w:rsidDel="00004DEA">
          <w:rPr>
            <w:rFonts w:ascii="Arial" w:hAnsi="Arial" w:cs="Arial"/>
            <w:lang w:val="en-US"/>
          </w:rPr>
          <w:delText>since</w:delText>
        </w:r>
        <w:r w:rsidR="00E8544C" w:rsidRPr="00B23F2E" w:rsidDel="00004DEA">
          <w:rPr>
            <w:rFonts w:ascii="Arial" w:hAnsi="Arial" w:cs="Arial"/>
            <w:lang w:val="en-US"/>
          </w:rPr>
          <w:delText xml:space="preserve"> the confidence intervals of the regression coefficients </w:delText>
        </w:r>
        <w:r w:rsidR="00E8544C" w:rsidDel="00004DEA">
          <w:rPr>
            <w:rFonts w:ascii="Arial" w:hAnsi="Arial" w:cs="Arial"/>
            <w:lang w:val="en-US"/>
          </w:rPr>
          <w:delText>have</w:delText>
        </w:r>
        <w:r w:rsidR="00E8544C" w:rsidRPr="00B23F2E" w:rsidDel="00004DEA">
          <w:rPr>
            <w:rFonts w:ascii="Arial" w:hAnsi="Arial" w:cs="Arial"/>
            <w:lang w:val="en-US"/>
          </w:rPr>
          <w:delText xml:space="preserve"> highly variab</w:delText>
        </w:r>
        <w:r w:rsidR="00E8544C" w:rsidDel="00004DEA">
          <w:rPr>
            <w:rFonts w:ascii="Arial" w:hAnsi="Arial" w:cs="Arial"/>
            <w:lang w:val="en-US"/>
          </w:rPr>
          <w:delText xml:space="preserve">ility among species resulting from variations in </w:delText>
        </w:r>
        <w:r w:rsidR="00E8544C" w:rsidRPr="00B23F2E" w:rsidDel="00004DEA">
          <w:rPr>
            <w:rFonts w:ascii="Arial" w:hAnsi="Arial" w:cs="Arial"/>
            <w:lang w:val="en-US"/>
          </w:rPr>
          <w:delText>sampl</w:delText>
        </w:r>
        <w:r w:rsidR="00E8544C" w:rsidDel="00004DEA">
          <w:rPr>
            <w:rFonts w:ascii="Arial" w:hAnsi="Arial" w:cs="Arial"/>
            <w:lang w:val="en-US"/>
          </w:rPr>
          <w:delText>e size</w:delText>
        </w:r>
        <w:r w:rsidR="00E8544C" w:rsidRPr="00B23F2E" w:rsidDel="00004DEA">
          <w:rPr>
            <w:rFonts w:ascii="Arial" w:hAnsi="Arial" w:cs="Arial"/>
            <w:lang w:val="en-US"/>
          </w:rPr>
          <w:delText>.</w:delText>
        </w:r>
        <w:commentRangeEnd w:id="123"/>
        <w:r w:rsidR="00FE0032" w:rsidDel="00004DEA">
          <w:rPr>
            <w:rStyle w:val="CommentReference"/>
            <w:rFonts w:asciiTheme="minorHAnsi" w:eastAsiaTheme="minorHAnsi" w:hAnsiTheme="minorHAnsi" w:cstheme="minorBidi"/>
            <w:lang w:eastAsia="en-US"/>
          </w:rPr>
          <w:commentReference w:id="123"/>
        </w:r>
        <w:commentRangeEnd w:id="124"/>
        <w:r w:rsidR="00DF1911" w:rsidDel="00004DEA">
          <w:rPr>
            <w:rStyle w:val="CommentReference"/>
            <w:rFonts w:asciiTheme="minorHAnsi" w:eastAsiaTheme="minorHAnsi" w:hAnsiTheme="minorHAnsi" w:cstheme="minorBidi"/>
            <w:lang w:eastAsia="en-US"/>
          </w:rPr>
          <w:commentReference w:id="124"/>
        </w:r>
      </w:del>
    </w:p>
    <w:p w14:paraId="1C31A4AC" w14:textId="6DC13BF2" w:rsidR="00FC3DB4" w:rsidRPr="00B23F2E" w:rsidDel="00714177" w:rsidRDefault="00FC3DB4" w:rsidP="00E8544C">
      <w:pPr>
        <w:ind w:firstLine="360"/>
        <w:rPr>
          <w:del w:id="128" w:author="Jinlin Chen" w:date="2022-01-13T15:50:00Z"/>
          <w:rFonts w:ascii="Arial" w:hAnsi="Arial" w:cs="Arial"/>
          <w:lang w:val="en-US"/>
        </w:rPr>
      </w:pPr>
    </w:p>
    <w:p w14:paraId="0D91D885" w14:textId="52FBA409" w:rsidR="00E8544C" w:rsidRPr="00B23F2E" w:rsidDel="00714177" w:rsidRDefault="00E8544C" w:rsidP="00E8544C">
      <w:pPr>
        <w:ind w:firstLine="360"/>
        <w:rPr>
          <w:del w:id="129" w:author="Jinlin Chen" w:date="2022-01-13T15:50:00Z"/>
          <w:rFonts w:ascii="Arial" w:hAnsi="Arial" w:cs="Arial"/>
          <w:lang w:val="en-US"/>
        </w:rPr>
      </w:pPr>
      <w:commentRangeStart w:id="130"/>
      <w:del w:id="131" w:author="Jinlin Chen" w:date="2022-01-13T15:50:00Z">
        <w:r w:rsidRPr="00B23F2E" w:rsidDel="00714177">
          <w:rPr>
            <w:rFonts w:ascii="Arial" w:hAnsi="Arial" w:cs="Arial"/>
            <w:lang w:val="en-US"/>
          </w:rPr>
          <w:delText>It is important to note that we focus on compar</w:delText>
        </w:r>
        <w:r w:rsidDel="00714177">
          <w:rPr>
            <w:rFonts w:ascii="Arial" w:hAnsi="Arial" w:cs="Arial"/>
            <w:lang w:val="en-US"/>
          </w:rPr>
          <w:delText>ing</w:delText>
        </w:r>
        <w:r w:rsidRPr="00B23F2E" w:rsidDel="00714177">
          <w:rPr>
            <w:rFonts w:ascii="Arial" w:hAnsi="Arial" w:cs="Arial"/>
            <w:lang w:val="en-US"/>
          </w:rPr>
          <w:delText xml:space="preserve"> the </w:delText>
        </w:r>
        <w:r w:rsidDel="00714177">
          <w:rPr>
            <w:rFonts w:ascii="Arial" w:hAnsi="Arial" w:cs="Arial"/>
            <w:lang w:val="en-US"/>
          </w:rPr>
          <w:delText xml:space="preserve">relative </w:delText>
        </w:r>
        <w:r w:rsidRPr="00B23F2E" w:rsidDel="00714177">
          <w:rPr>
            <w:rFonts w:ascii="Arial" w:hAnsi="Arial" w:cs="Arial"/>
            <w:lang w:val="en-US"/>
          </w:rPr>
          <w:delText xml:space="preserve">abundance of a </w:delText>
        </w:r>
        <w:r w:rsidDel="00714177">
          <w:rPr>
            <w:rFonts w:ascii="Arial" w:hAnsi="Arial" w:cs="Arial"/>
            <w:lang w:val="en-US"/>
          </w:rPr>
          <w:delText xml:space="preserve">single </w:delText>
        </w:r>
        <w:r w:rsidRPr="00B23F2E" w:rsidDel="00714177">
          <w:rPr>
            <w:rFonts w:ascii="Arial" w:hAnsi="Arial" w:cs="Arial"/>
            <w:lang w:val="en-US"/>
          </w:rPr>
          <w:delText xml:space="preserve">species </w:delText>
        </w:r>
        <w:r w:rsidDel="00714177">
          <w:rPr>
            <w:rFonts w:ascii="Arial" w:hAnsi="Arial" w:cs="Arial"/>
            <w:lang w:val="en-US"/>
          </w:rPr>
          <w:delText xml:space="preserve">at different </w:delText>
        </w:r>
        <w:r w:rsidRPr="00B23F2E" w:rsidDel="00714177">
          <w:rPr>
            <w:rFonts w:ascii="Arial" w:hAnsi="Arial" w:cs="Arial"/>
            <w:lang w:val="en-US"/>
          </w:rPr>
          <w:delText>elevation</w:delText>
        </w:r>
        <w:r w:rsidDel="00714177">
          <w:rPr>
            <w:rFonts w:ascii="Arial" w:hAnsi="Arial" w:cs="Arial"/>
            <w:lang w:val="en-US"/>
          </w:rPr>
          <w:delText>s</w:delText>
        </w:r>
        <w:r w:rsidRPr="00B23F2E" w:rsidDel="00714177">
          <w:rPr>
            <w:rFonts w:ascii="Arial" w:hAnsi="Arial" w:cs="Arial"/>
            <w:lang w:val="en-US"/>
          </w:rPr>
          <w:delText>, rather than compar</w:delText>
        </w:r>
        <w:r w:rsidDel="00714177">
          <w:rPr>
            <w:rFonts w:ascii="Arial" w:hAnsi="Arial" w:cs="Arial"/>
            <w:lang w:val="en-US"/>
          </w:rPr>
          <w:delText>ing</w:delText>
        </w:r>
        <w:r w:rsidRPr="00B23F2E" w:rsidDel="00714177">
          <w:rPr>
            <w:rFonts w:ascii="Arial" w:hAnsi="Arial" w:cs="Arial"/>
            <w:lang w:val="en-US"/>
          </w:rPr>
          <w:delText xml:space="preserve"> the </w:delText>
        </w:r>
        <w:r w:rsidDel="00714177">
          <w:rPr>
            <w:rFonts w:ascii="Arial" w:hAnsi="Arial" w:cs="Arial"/>
            <w:lang w:val="en-US"/>
          </w:rPr>
          <w:delText xml:space="preserve">absolute </w:delText>
        </w:r>
        <w:r w:rsidRPr="00B23F2E" w:rsidDel="00714177">
          <w:rPr>
            <w:rFonts w:ascii="Arial" w:hAnsi="Arial" w:cs="Arial"/>
            <w:lang w:val="en-US"/>
          </w:rPr>
          <w:delText xml:space="preserve">abundance of </w:delText>
        </w:r>
        <w:r w:rsidDel="00714177">
          <w:rPr>
            <w:rFonts w:ascii="Arial" w:hAnsi="Arial" w:cs="Arial"/>
            <w:lang w:val="en-US"/>
          </w:rPr>
          <w:delText>different</w:delText>
        </w:r>
        <w:r w:rsidRPr="00B23F2E" w:rsidDel="00714177">
          <w:rPr>
            <w:rFonts w:ascii="Arial" w:hAnsi="Arial" w:cs="Arial"/>
            <w:lang w:val="en-US"/>
          </w:rPr>
          <w:delText xml:space="preserve"> species in a given location. </w:delText>
        </w:r>
        <w:r w:rsidDel="00714177">
          <w:rPr>
            <w:rFonts w:ascii="Arial" w:hAnsi="Arial" w:cs="Arial"/>
            <w:lang w:val="en-US"/>
          </w:rPr>
          <w:delText>Thus</w:delText>
        </w:r>
        <w:r w:rsidRPr="00B23F2E" w:rsidDel="00714177">
          <w:rPr>
            <w:rFonts w:ascii="Arial" w:hAnsi="Arial" w:cs="Arial"/>
            <w:lang w:val="en-US"/>
          </w:rPr>
          <w:delText xml:space="preserve">, an </w:delText>
        </w:r>
        <w:commentRangeStart w:id="132"/>
        <w:r w:rsidRPr="00B23F2E" w:rsidDel="00714177">
          <w:rPr>
            <w:rFonts w:ascii="Arial" w:hAnsi="Arial" w:cs="Arial"/>
            <w:lang w:val="en-US"/>
          </w:rPr>
          <w:delText>upland-biased species</w:delText>
        </w:r>
        <w:commentRangeEnd w:id="132"/>
        <w:r w:rsidDel="00714177">
          <w:rPr>
            <w:rStyle w:val="CommentReference"/>
            <w:rFonts w:asciiTheme="minorHAnsi" w:eastAsiaTheme="minorHAnsi" w:hAnsiTheme="minorHAnsi" w:cstheme="minorBidi"/>
            <w:lang w:eastAsia="en-US"/>
          </w:rPr>
          <w:commentReference w:id="132"/>
        </w:r>
        <w:r w:rsidRPr="00B23F2E" w:rsidDel="00714177">
          <w:rPr>
            <w:rFonts w:ascii="Arial" w:hAnsi="Arial" w:cs="Arial"/>
            <w:lang w:val="en-US"/>
          </w:rPr>
          <w:delText xml:space="preserve"> </w:delText>
        </w:r>
      </w:del>
      <w:del w:id="133" w:author="Jinlin Chen" w:date="2022-01-10T14:58:00Z">
        <w:r w:rsidRPr="00B23F2E" w:rsidDel="00E67CD5">
          <w:rPr>
            <w:rFonts w:ascii="Arial" w:hAnsi="Arial" w:cs="Arial"/>
            <w:lang w:val="en-US"/>
          </w:rPr>
          <w:delText xml:space="preserve">may have a higher absolute </w:delText>
        </w:r>
        <w:r w:rsidDel="00E67CD5">
          <w:rPr>
            <w:rFonts w:ascii="Arial" w:hAnsi="Arial" w:cs="Arial"/>
            <w:lang w:val="en-US"/>
          </w:rPr>
          <w:delText>abundance</w:delText>
        </w:r>
        <w:r w:rsidRPr="00B23F2E" w:rsidDel="00E67CD5">
          <w:rPr>
            <w:rFonts w:ascii="Arial" w:hAnsi="Arial" w:cs="Arial"/>
            <w:lang w:val="en-US"/>
          </w:rPr>
          <w:delText xml:space="preserve"> than </w:delText>
        </w:r>
        <w:r w:rsidDel="00E67CD5">
          <w:rPr>
            <w:rFonts w:ascii="Arial" w:hAnsi="Arial" w:cs="Arial"/>
            <w:lang w:val="en-US"/>
          </w:rPr>
          <w:delText>a</w:delText>
        </w:r>
        <w:r w:rsidRPr="00B23F2E" w:rsidDel="00E67CD5">
          <w:rPr>
            <w:rFonts w:ascii="Arial" w:hAnsi="Arial" w:cs="Arial"/>
            <w:lang w:val="en-US"/>
          </w:rPr>
          <w:delText xml:space="preserve"> lowland-biased species</w:delText>
        </w:r>
        <w:r w:rsidDel="00E67CD5">
          <w:rPr>
            <w:rFonts w:ascii="Arial" w:hAnsi="Arial" w:cs="Arial"/>
            <w:lang w:val="en-US"/>
          </w:rPr>
          <w:delText>, even at a</w:delText>
        </w:r>
        <w:r w:rsidRPr="00B23F2E" w:rsidDel="00E67CD5">
          <w:rPr>
            <w:rFonts w:ascii="Arial" w:hAnsi="Arial" w:cs="Arial"/>
            <w:lang w:val="en-US"/>
          </w:rPr>
          <w:delText xml:space="preserve"> </w:delText>
        </w:r>
        <w:r w:rsidDel="00E67CD5">
          <w:rPr>
            <w:rFonts w:ascii="Arial" w:hAnsi="Arial" w:cs="Arial"/>
            <w:lang w:val="en-US"/>
          </w:rPr>
          <w:delText>low elevation site</w:delText>
        </w:r>
        <w:r w:rsidRPr="00B23F2E" w:rsidDel="00E67CD5">
          <w:rPr>
            <w:rFonts w:ascii="Arial" w:hAnsi="Arial" w:cs="Arial"/>
            <w:lang w:val="en-US"/>
          </w:rPr>
          <w:delText>.</w:delText>
        </w:r>
      </w:del>
      <w:commentRangeEnd w:id="130"/>
      <w:del w:id="134" w:author="Jinlin Chen" w:date="2022-01-13T15:50:00Z">
        <w:r w:rsidR="00FC3DB4" w:rsidDel="00714177">
          <w:rPr>
            <w:rStyle w:val="CommentReference"/>
            <w:rFonts w:asciiTheme="minorHAnsi" w:eastAsiaTheme="minorHAnsi" w:hAnsiTheme="minorHAnsi" w:cstheme="minorBidi"/>
            <w:lang w:eastAsia="en-US"/>
          </w:rPr>
          <w:commentReference w:id="130"/>
        </w:r>
      </w:del>
    </w:p>
    <w:p w14:paraId="5BA72EA6" w14:textId="77777777" w:rsidR="00E8544C" w:rsidRDefault="00E8544C" w:rsidP="00E8544C">
      <w:pPr>
        <w:pStyle w:val="ListParagraph"/>
        <w:rPr>
          <w:rFonts w:ascii="Arial" w:hAnsi="Arial" w:cs="Arial"/>
          <w:lang w:val="en-US"/>
        </w:rPr>
      </w:pPr>
    </w:p>
    <w:p w14:paraId="40920718" w14:textId="43DF3864" w:rsidR="00BA0A14" w:rsidRPr="00E8544C" w:rsidRDefault="00E8544C" w:rsidP="00E8544C">
      <w:pPr>
        <w:pStyle w:val="ListParagraph"/>
        <w:numPr>
          <w:ilvl w:val="0"/>
          <w:numId w:val="2"/>
        </w:numPr>
        <w:rPr>
          <w:rFonts w:ascii="Arial" w:hAnsi="Arial" w:cs="Arial"/>
          <w:lang w:val="en-US"/>
        </w:rPr>
      </w:pPr>
      <w:r>
        <w:rPr>
          <w:rFonts w:ascii="Arial" w:hAnsi="Arial" w:cs="Arial"/>
          <w:lang w:val="en-US"/>
        </w:rPr>
        <w:t>Maintenance of laboratory culture</w:t>
      </w:r>
    </w:p>
    <w:p w14:paraId="11A7A4E1" w14:textId="068C5938" w:rsidR="00302A7A" w:rsidRPr="00B23F2E" w:rsidRDefault="00066D54" w:rsidP="007C1BC4">
      <w:pPr>
        <w:ind w:firstLine="360"/>
        <w:rPr>
          <w:rFonts w:ascii="Arial" w:hAnsi="Arial" w:cs="Arial"/>
        </w:rPr>
      </w:pPr>
      <w:r w:rsidRPr="00B23F2E">
        <w:rPr>
          <w:rFonts w:ascii="Arial" w:hAnsi="Arial" w:cs="Arial"/>
          <w:i/>
          <w:iCs/>
        </w:rPr>
        <w:t xml:space="preserve">Drosophila </w:t>
      </w:r>
      <w:r w:rsidRPr="00B23F2E">
        <w:rPr>
          <w:rFonts w:ascii="Arial" w:hAnsi="Arial" w:cs="Arial"/>
        </w:rPr>
        <w:t>isofemale cultures</w:t>
      </w:r>
      <w:r w:rsidR="009B358C" w:rsidRPr="00B23F2E">
        <w:rPr>
          <w:rFonts w:ascii="Arial" w:hAnsi="Arial" w:cs="Arial"/>
        </w:rPr>
        <w:t xml:space="preserve"> </w:t>
      </w:r>
      <w:r w:rsidRPr="00B23F2E">
        <w:rPr>
          <w:rFonts w:ascii="Arial" w:hAnsi="Arial" w:cs="Arial"/>
        </w:rPr>
        <w:t>were established</w:t>
      </w:r>
      <w:r w:rsidR="00661CC1" w:rsidRPr="00B23F2E">
        <w:rPr>
          <w:rFonts w:ascii="Arial" w:hAnsi="Arial" w:cs="Arial"/>
        </w:rPr>
        <w:t xml:space="preserve"> in 2017 and 2018</w:t>
      </w:r>
      <w:r w:rsidR="00045B7F" w:rsidRPr="00B23F2E">
        <w:rPr>
          <w:rFonts w:ascii="Arial" w:hAnsi="Arial" w:cs="Arial"/>
        </w:rPr>
        <w:t xml:space="preserve"> from </w:t>
      </w:r>
      <w:ins w:id="135" w:author="Jinlin Chen" w:date="2022-01-11T11:50:00Z">
        <w:r w:rsidR="00505233">
          <w:rPr>
            <w:rFonts w:ascii="Arial" w:hAnsi="Arial" w:cs="Arial"/>
          </w:rPr>
          <w:t>adults</w:t>
        </w:r>
      </w:ins>
      <w:del w:id="136" w:author="Jinlin Chen" w:date="2022-01-11T11:50:00Z">
        <w:r w:rsidR="00045B7F" w:rsidRPr="00B23F2E" w:rsidDel="00505233">
          <w:rPr>
            <w:rFonts w:ascii="Arial" w:hAnsi="Arial" w:cs="Arial"/>
          </w:rPr>
          <w:delText>pupae</w:delText>
        </w:r>
      </w:del>
      <w:r w:rsidR="00045B7F" w:rsidRPr="00B23F2E">
        <w:rPr>
          <w:rFonts w:ascii="Arial" w:hAnsi="Arial" w:cs="Arial"/>
        </w:rPr>
        <w:t xml:space="preserve"> collected from</w:t>
      </w:r>
      <w:r w:rsidR="00C23C9E" w:rsidRPr="00B23F2E">
        <w:rPr>
          <w:rFonts w:ascii="Arial" w:hAnsi="Arial" w:cs="Arial"/>
        </w:rPr>
        <w:t xml:space="preserve"> high- and low-</w:t>
      </w:r>
      <w:r w:rsidR="00846F63" w:rsidRPr="00B23F2E">
        <w:rPr>
          <w:rFonts w:ascii="Arial" w:hAnsi="Arial" w:cs="Arial"/>
        </w:rPr>
        <w:t>elevation</w:t>
      </w:r>
      <w:r w:rsidR="00C23C9E" w:rsidRPr="00B23F2E">
        <w:rPr>
          <w:rFonts w:ascii="Arial" w:hAnsi="Arial" w:cs="Arial"/>
        </w:rPr>
        <w:t xml:space="preserve"> </w:t>
      </w:r>
      <w:r w:rsidR="00045B7F" w:rsidRPr="00B23F2E">
        <w:rPr>
          <w:rFonts w:ascii="Arial" w:hAnsi="Arial" w:cs="Arial"/>
        </w:rPr>
        <w:t>sites.</w:t>
      </w:r>
      <w:r w:rsidRPr="00B23F2E">
        <w:rPr>
          <w:rFonts w:ascii="Arial" w:hAnsi="Arial" w:cs="Arial"/>
        </w:rPr>
        <w:t xml:space="preserve"> </w:t>
      </w:r>
      <w:r w:rsidR="00B04D68" w:rsidRPr="00B23F2E">
        <w:rPr>
          <w:rFonts w:ascii="Arial" w:hAnsi="Arial" w:cs="Arial"/>
        </w:rPr>
        <w:t>C</w:t>
      </w:r>
      <w:r w:rsidR="009A2B58" w:rsidRPr="00B23F2E">
        <w:rPr>
          <w:rFonts w:ascii="Arial" w:hAnsi="Arial" w:cs="Arial"/>
        </w:rPr>
        <w:t>u</w:t>
      </w:r>
      <w:r w:rsidRPr="00B23F2E">
        <w:rPr>
          <w:rFonts w:ascii="Arial" w:hAnsi="Arial" w:cs="Arial"/>
        </w:rPr>
        <w:t xml:space="preserve">ltures </w:t>
      </w:r>
      <w:r w:rsidR="0018727E" w:rsidRPr="00B23F2E">
        <w:rPr>
          <w:rFonts w:ascii="Arial" w:hAnsi="Arial" w:cs="Arial"/>
        </w:rPr>
        <w:t>had been</w:t>
      </w:r>
      <w:r w:rsidRPr="00B23F2E">
        <w:rPr>
          <w:rFonts w:ascii="Arial" w:hAnsi="Arial" w:cs="Arial"/>
        </w:rPr>
        <w:t xml:space="preserve"> maintained at 2</w:t>
      </w:r>
      <w:r w:rsidR="00CA4488" w:rsidRPr="00B23F2E">
        <w:rPr>
          <w:rFonts w:ascii="Arial" w:hAnsi="Arial" w:cs="Arial"/>
        </w:rPr>
        <w:t>4</w:t>
      </w:r>
      <w:r w:rsidRPr="00B23F2E">
        <w:rPr>
          <w:rFonts w:ascii="Arial" w:hAnsi="Arial" w:cs="Arial"/>
        </w:rPr>
        <w:t>°C</w:t>
      </w:r>
      <w:r w:rsidR="00DA3B9F" w:rsidRPr="00B23F2E">
        <w:rPr>
          <w:rFonts w:ascii="Arial" w:hAnsi="Arial" w:cs="Arial"/>
        </w:rPr>
        <w:t xml:space="preserve"> </w:t>
      </w:r>
      <w:r w:rsidRPr="00B23F2E">
        <w:rPr>
          <w:rFonts w:ascii="Arial" w:hAnsi="Arial" w:cs="Arial"/>
        </w:rPr>
        <w:t>at the Biology Centre, Czech Academy of Sciences</w:t>
      </w:r>
      <w:r w:rsidR="00483379">
        <w:rPr>
          <w:rFonts w:ascii="Arial" w:hAnsi="Arial" w:cs="Arial"/>
        </w:rPr>
        <w:t>,</w:t>
      </w:r>
      <w:r w:rsidR="0018727E" w:rsidRPr="00B23F2E">
        <w:rPr>
          <w:rFonts w:ascii="Arial" w:hAnsi="Arial" w:cs="Arial"/>
        </w:rPr>
        <w:t xml:space="preserve"> since collection</w:t>
      </w:r>
      <w:r w:rsidR="00B04D68" w:rsidRPr="00B23F2E">
        <w:rPr>
          <w:rFonts w:ascii="Arial" w:hAnsi="Arial" w:cs="Arial"/>
        </w:rPr>
        <w:t xml:space="preserve"> and</w:t>
      </w:r>
      <w:r w:rsidRPr="00B23F2E">
        <w:rPr>
          <w:rFonts w:ascii="Arial" w:hAnsi="Arial" w:cs="Arial"/>
        </w:rPr>
        <w:t xml:space="preserve"> </w:t>
      </w:r>
      <w:r w:rsidR="00EC7BD0">
        <w:rPr>
          <w:rFonts w:ascii="Arial" w:hAnsi="Arial" w:cs="Arial"/>
        </w:rPr>
        <w:t xml:space="preserve">were </w:t>
      </w:r>
      <w:r w:rsidRPr="00B23F2E">
        <w:rPr>
          <w:rFonts w:ascii="Arial" w:hAnsi="Arial" w:cs="Arial"/>
        </w:rPr>
        <w:t xml:space="preserve">transferred </w:t>
      </w:r>
      <w:r w:rsidR="00EC7BD0">
        <w:rPr>
          <w:rFonts w:ascii="Arial" w:hAnsi="Arial" w:cs="Arial"/>
        </w:rPr>
        <w:t xml:space="preserve">to </w:t>
      </w:r>
      <w:r w:rsidRPr="00B23F2E">
        <w:rPr>
          <w:rFonts w:ascii="Arial" w:hAnsi="Arial" w:cs="Arial"/>
        </w:rPr>
        <w:t>the Department of Zoology, University of Oxford</w:t>
      </w:r>
      <w:r w:rsidR="00B04D68" w:rsidRPr="00B23F2E">
        <w:rPr>
          <w:rFonts w:ascii="Arial" w:hAnsi="Arial" w:cs="Arial"/>
        </w:rPr>
        <w:t>, UK,</w:t>
      </w:r>
      <w:r w:rsidRPr="00B23F2E">
        <w:rPr>
          <w:rFonts w:ascii="Arial" w:hAnsi="Arial" w:cs="Arial"/>
        </w:rPr>
        <w:t xml:space="preserve"> </w:t>
      </w:r>
      <w:r w:rsidR="00EC7BD0">
        <w:rPr>
          <w:rFonts w:ascii="Arial" w:hAnsi="Arial" w:cs="Arial"/>
        </w:rPr>
        <w:t>in</w:t>
      </w:r>
      <w:r w:rsidR="00EC7BD0" w:rsidRPr="00B23F2E">
        <w:rPr>
          <w:rFonts w:ascii="Arial" w:hAnsi="Arial" w:cs="Arial"/>
        </w:rPr>
        <w:t xml:space="preserve"> </w:t>
      </w:r>
      <w:r w:rsidRPr="00B23F2E">
        <w:rPr>
          <w:rFonts w:ascii="Arial" w:hAnsi="Arial" w:cs="Arial"/>
        </w:rPr>
        <w:t>December 2018</w:t>
      </w:r>
      <w:r w:rsidR="00EC7BD0">
        <w:rPr>
          <w:rFonts w:ascii="Arial" w:hAnsi="Arial" w:cs="Arial"/>
        </w:rPr>
        <w:t xml:space="preserve">, where they were maintained </w:t>
      </w:r>
      <w:r w:rsidR="00EC7BD0" w:rsidRPr="00B23F2E">
        <w:rPr>
          <w:rFonts w:ascii="Arial" w:hAnsi="Arial" w:cs="Arial"/>
        </w:rPr>
        <w:t>at 25°C</w:t>
      </w:r>
      <w:r w:rsidR="00A71D2F" w:rsidRPr="00B23F2E">
        <w:rPr>
          <w:rFonts w:ascii="Arial" w:hAnsi="Arial" w:cs="Arial"/>
        </w:rPr>
        <w:t>.</w:t>
      </w:r>
      <w:r w:rsidR="00DA3B9F" w:rsidRPr="00B23F2E">
        <w:rPr>
          <w:rFonts w:ascii="Arial" w:hAnsi="Arial" w:cs="Arial"/>
        </w:rPr>
        <w:t xml:space="preserve"> </w:t>
      </w:r>
      <w:r w:rsidR="00EC7BD0">
        <w:rPr>
          <w:rFonts w:ascii="Arial" w:hAnsi="Arial" w:cs="Arial"/>
        </w:rPr>
        <w:t>C</w:t>
      </w:r>
      <w:r w:rsidR="00DA3B9F" w:rsidRPr="00B23F2E">
        <w:rPr>
          <w:rFonts w:ascii="Arial" w:hAnsi="Arial" w:cs="Arial"/>
        </w:rPr>
        <w:t>ultures and experiments were maintained under</w:t>
      </w:r>
      <w:r w:rsidR="003D14FA">
        <w:rPr>
          <w:rFonts w:ascii="Arial" w:hAnsi="Arial" w:cs="Arial"/>
        </w:rPr>
        <w:t xml:space="preserve"> a</w:t>
      </w:r>
      <w:r w:rsidR="00DA3B9F" w:rsidRPr="00B23F2E">
        <w:rPr>
          <w:rFonts w:ascii="Arial" w:hAnsi="Arial" w:cs="Arial"/>
        </w:rPr>
        <w:t xml:space="preserve"> 12h/12h light/dark cycle.</w:t>
      </w:r>
      <w:r w:rsidR="00BA0A14" w:rsidRPr="00B23F2E">
        <w:rPr>
          <w:rFonts w:ascii="Arial" w:hAnsi="Arial" w:cs="Arial"/>
        </w:rPr>
        <w:t xml:space="preserve"> They</w:t>
      </w:r>
      <w:r w:rsidR="00BA0A14" w:rsidRPr="00B23F2E">
        <w:rPr>
          <w:rFonts w:ascii="Arial" w:hAnsi="Arial" w:cs="Arial"/>
          <w:i/>
          <w:iCs/>
        </w:rPr>
        <w:t xml:space="preserve"> </w:t>
      </w:r>
      <w:r w:rsidR="00A71D2F" w:rsidRPr="00B23F2E">
        <w:rPr>
          <w:rFonts w:ascii="Arial" w:hAnsi="Arial" w:cs="Arial"/>
        </w:rPr>
        <w:t xml:space="preserve">were maintained for approximately 15 to 30 non-overlapping generations in </w:t>
      </w:r>
      <w:r w:rsidR="007E6F6F" w:rsidRPr="00B23F2E">
        <w:rPr>
          <w:rFonts w:ascii="Arial" w:hAnsi="Arial" w:cs="Arial"/>
        </w:rPr>
        <w:t xml:space="preserve">the </w:t>
      </w:r>
      <w:r w:rsidR="00A71D2F" w:rsidRPr="00B23F2E">
        <w:rPr>
          <w:rFonts w:ascii="Arial" w:hAnsi="Arial" w:cs="Arial"/>
        </w:rPr>
        <w:t>Czech</w:t>
      </w:r>
      <w:r w:rsidR="00CA4488" w:rsidRPr="00B23F2E">
        <w:rPr>
          <w:rFonts w:ascii="Arial" w:hAnsi="Arial" w:cs="Arial"/>
        </w:rPr>
        <w:t xml:space="preserve"> Republic</w:t>
      </w:r>
      <w:r w:rsidR="00A71D2F" w:rsidRPr="00B23F2E">
        <w:rPr>
          <w:rFonts w:ascii="Arial" w:hAnsi="Arial" w:cs="Arial"/>
        </w:rPr>
        <w:t xml:space="preserve"> and </w:t>
      </w:r>
      <w:r w:rsidR="003B6A4E" w:rsidRPr="00B23F2E">
        <w:rPr>
          <w:rFonts w:ascii="Arial" w:hAnsi="Arial" w:cs="Arial"/>
        </w:rPr>
        <w:t>four to seven</w:t>
      </w:r>
      <w:r w:rsidR="00A71D2F" w:rsidRPr="00B23F2E">
        <w:rPr>
          <w:rFonts w:ascii="Arial" w:hAnsi="Arial" w:cs="Arial"/>
        </w:rPr>
        <w:t xml:space="preserve"> non-overlapping generations in Oxford before </w:t>
      </w:r>
      <w:r w:rsidR="002F0913" w:rsidRPr="00B23F2E">
        <w:rPr>
          <w:rFonts w:ascii="Arial" w:hAnsi="Arial" w:cs="Arial"/>
        </w:rPr>
        <w:t xml:space="preserve">being </w:t>
      </w:r>
      <w:r w:rsidR="00A71D2F" w:rsidRPr="00B23F2E">
        <w:rPr>
          <w:rFonts w:ascii="Arial" w:hAnsi="Arial" w:cs="Arial"/>
        </w:rPr>
        <w:t xml:space="preserve">used to </w:t>
      </w:r>
      <w:r w:rsidR="00474543" w:rsidRPr="00B23F2E">
        <w:rPr>
          <w:rFonts w:ascii="Arial" w:hAnsi="Arial" w:cs="Arial"/>
        </w:rPr>
        <w:t>c</w:t>
      </w:r>
      <w:r w:rsidR="00177ECE" w:rsidRPr="00B23F2E">
        <w:rPr>
          <w:rFonts w:ascii="Arial" w:hAnsi="Arial" w:cs="Arial"/>
        </w:rPr>
        <w:t>ulture</w:t>
      </w:r>
      <w:r w:rsidR="00A71D2F" w:rsidRPr="00B23F2E">
        <w:rPr>
          <w:rFonts w:ascii="Arial" w:hAnsi="Arial" w:cs="Arial"/>
        </w:rPr>
        <w:t xml:space="preserve"> mass bred </w:t>
      </w:r>
      <w:r w:rsidR="00045B7F" w:rsidRPr="00B23F2E">
        <w:rPr>
          <w:rFonts w:ascii="Arial" w:hAnsi="Arial" w:cs="Arial"/>
        </w:rPr>
        <w:t>lines</w:t>
      </w:r>
      <w:r w:rsidR="002F0913" w:rsidRPr="00B23F2E">
        <w:rPr>
          <w:rFonts w:ascii="Arial" w:hAnsi="Arial" w:cs="Arial"/>
        </w:rPr>
        <w:t xml:space="preserve"> (MBLs)</w:t>
      </w:r>
      <w:r w:rsidR="00A71D2F" w:rsidRPr="00B23F2E">
        <w:rPr>
          <w:rFonts w:ascii="Arial" w:hAnsi="Arial" w:cs="Arial"/>
        </w:rPr>
        <w:t>.</w:t>
      </w:r>
    </w:p>
    <w:p w14:paraId="5CA4CEF7" w14:textId="3B76CA71" w:rsidR="00C46392" w:rsidRPr="00B23F2E" w:rsidRDefault="00C46392" w:rsidP="007C1BC4">
      <w:pPr>
        <w:ind w:firstLine="360"/>
        <w:rPr>
          <w:rFonts w:ascii="Arial" w:hAnsi="Arial" w:cs="Arial"/>
        </w:rPr>
      </w:pPr>
      <w:r w:rsidRPr="00B23F2E">
        <w:rPr>
          <w:rFonts w:ascii="Arial" w:hAnsi="Arial" w:cs="Arial"/>
        </w:rPr>
        <w:t xml:space="preserve">To revive genetic variation, we </w:t>
      </w:r>
      <w:r w:rsidR="00177ECE" w:rsidRPr="00B23F2E">
        <w:rPr>
          <w:rFonts w:ascii="Arial" w:hAnsi="Arial" w:cs="Arial"/>
        </w:rPr>
        <w:t>made</w:t>
      </w:r>
      <w:r w:rsidRPr="00B23F2E">
        <w:rPr>
          <w:rFonts w:ascii="Arial" w:hAnsi="Arial" w:cs="Arial"/>
        </w:rPr>
        <w:t xml:space="preserve"> MBLs</w:t>
      </w:r>
      <w:r w:rsidR="00692C98" w:rsidRPr="00B23F2E">
        <w:rPr>
          <w:rFonts w:ascii="Arial" w:hAnsi="Arial" w:cs="Arial"/>
        </w:rPr>
        <w:t xml:space="preserve"> of each </w:t>
      </w:r>
      <w:r w:rsidR="00692C98" w:rsidRPr="00B23F2E">
        <w:rPr>
          <w:rFonts w:ascii="Arial" w:hAnsi="Arial" w:cs="Arial"/>
          <w:i/>
          <w:iCs/>
        </w:rPr>
        <w:t>Drosophila</w:t>
      </w:r>
      <w:r w:rsidR="00692C98" w:rsidRPr="00B23F2E">
        <w:rPr>
          <w:rFonts w:ascii="Arial" w:hAnsi="Arial" w:cs="Arial"/>
        </w:rPr>
        <w:t xml:space="preserve"> species</w:t>
      </w:r>
      <w:r w:rsidRPr="00B23F2E">
        <w:rPr>
          <w:rFonts w:ascii="Arial" w:hAnsi="Arial" w:cs="Arial"/>
        </w:rPr>
        <w:t xml:space="preserve"> by combining four isofemale lines (except for </w:t>
      </w:r>
      <w:r w:rsidRPr="00B23F2E">
        <w:rPr>
          <w:rFonts w:ascii="Arial" w:hAnsi="Arial" w:cs="Arial"/>
          <w:i/>
          <w:iCs/>
        </w:rPr>
        <w:t>D. pandora</w:t>
      </w:r>
      <w:r w:rsidRPr="00B23F2E">
        <w:rPr>
          <w:rFonts w:ascii="Arial" w:hAnsi="Arial" w:cs="Arial"/>
        </w:rPr>
        <w:t xml:space="preserve">, where only three isofemale lines were available). The four lines were selected from different mountains and different </w:t>
      </w:r>
      <w:r w:rsidR="00846F63" w:rsidRPr="00B23F2E">
        <w:rPr>
          <w:rFonts w:ascii="Arial" w:hAnsi="Arial" w:cs="Arial"/>
        </w:rPr>
        <w:t>elevation</w:t>
      </w:r>
      <w:r w:rsidR="007E6F6F" w:rsidRPr="00B23F2E">
        <w:rPr>
          <w:rFonts w:ascii="Arial" w:hAnsi="Arial" w:cs="Arial"/>
        </w:rPr>
        <w:t>s</w:t>
      </w:r>
      <w:r w:rsidRPr="00B23F2E">
        <w:rPr>
          <w:rFonts w:ascii="Arial" w:hAnsi="Arial" w:cs="Arial"/>
        </w:rPr>
        <w:t xml:space="preserve"> if possible (</w:t>
      </w:r>
      <w:ins w:id="137" w:author="Jinlin Chen" w:date="2022-01-11T10:02:00Z">
        <w:r w:rsidR="009411A8">
          <w:rPr>
            <w:rFonts w:ascii="Arial" w:hAnsi="Arial" w:cs="Arial"/>
          </w:rPr>
          <w:t>d</w:t>
        </w:r>
      </w:ins>
      <w:del w:id="138" w:author="Jinlin Chen" w:date="2022-01-11T10:02:00Z">
        <w:r w:rsidR="00BF3A87" w:rsidRPr="00B23F2E" w:rsidDel="009411A8">
          <w:rPr>
            <w:rFonts w:ascii="Arial" w:hAnsi="Arial" w:cs="Arial"/>
          </w:rPr>
          <w:delText>D</w:delText>
        </w:r>
      </w:del>
      <w:r w:rsidRPr="00B23F2E">
        <w:rPr>
          <w:rFonts w:ascii="Arial" w:hAnsi="Arial" w:cs="Arial"/>
        </w:rPr>
        <w:t xml:space="preserve">etailed </w:t>
      </w:r>
      <w:r w:rsidR="007E6F6F" w:rsidRPr="00B23F2E">
        <w:rPr>
          <w:rFonts w:ascii="Arial" w:hAnsi="Arial" w:cs="Arial"/>
        </w:rPr>
        <w:t>as</w:t>
      </w:r>
      <w:r w:rsidRPr="00B23F2E">
        <w:rPr>
          <w:rFonts w:ascii="Arial" w:hAnsi="Arial" w:cs="Arial"/>
        </w:rPr>
        <w:t xml:space="preserve"> </w:t>
      </w:r>
      <w:r w:rsidR="009E52D6" w:rsidRPr="00B23F2E">
        <w:rPr>
          <w:rFonts w:ascii="Arial" w:hAnsi="Arial" w:cs="Arial"/>
        </w:rPr>
        <w:t xml:space="preserve">provided </w:t>
      </w:r>
      <w:r w:rsidRPr="00B23F2E">
        <w:rPr>
          <w:rFonts w:ascii="Arial" w:hAnsi="Arial" w:cs="Arial"/>
        </w:rPr>
        <w:t xml:space="preserve">in </w:t>
      </w:r>
      <w:ins w:id="139" w:author="Jinlin Chen" w:date="2022-01-11T10:02:00Z">
        <w:r w:rsidR="009411A8">
          <w:rPr>
            <w:rFonts w:ascii="Arial" w:hAnsi="Arial" w:cs="Arial"/>
          </w:rPr>
          <w:t>S</w:t>
        </w:r>
      </w:ins>
      <w:del w:id="140" w:author="Jinlin Chen" w:date="2022-01-11T10:02:00Z">
        <w:r w:rsidRPr="00B23F2E" w:rsidDel="009411A8">
          <w:rPr>
            <w:rFonts w:ascii="Arial" w:hAnsi="Arial" w:cs="Arial"/>
          </w:rPr>
          <w:delText>s</w:delText>
        </w:r>
      </w:del>
      <w:r w:rsidRPr="00B23F2E">
        <w:rPr>
          <w:rFonts w:ascii="Arial" w:hAnsi="Arial" w:cs="Arial"/>
        </w:rPr>
        <w:t xml:space="preserve">upplementary </w:t>
      </w:r>
      <w:ins w:id="141" w:author="Jinlin Chen" w:date="2022-01-11T10:02:00Z">
        <w:r w:rsidR="009411A8">
          <w:rPr>
            <w:rFonts w:ascii="Arial" w:hAnsi="Arial" w:cs="Arial"/>
          </w:rPr>
          <w:t>T</w:t>
        </w:r>
      </w:ins>
      <w:del w:id="142" w:author="Jinlin Chen" w:date="2022-01-11T10:02:00Z">
        <w:r w:rsidRPr="00B23F2E" w:rsidDel="009411A8">
          <w:rPr>
            <w:rFonts w:ascii="Arial" w:hAnsi="Arial" w:cs="Arial"/>
          </w:rPr>
          <w:delText>t</w:delText>
        </w:r>
      </w:del>
      <w:r w:rsidRPr="00B23F2E">
        <w:rPr>
          <w:rFonts w:ascii="Arial" w:hAnsi="Arial" w:cs="Arial"/>
        </w:rPr>
        <w:t>able 1). Each population cage was initiated using two independently-reared MBLs of the same species. Large population</w:t>
      </w:r>
      <w:r w:rsidR="00692C98" w:rsidRPr="00B23F2E">
        <w:rPr>
          <w:rFonts w:ascii="Arial" w:hAnsi="Arial" w:cs="Arial"/>
        </w:rPr>
        <w:t>s</w:t>
      </w:r>
      <w:r w:rsidRPr="00B23F2E">
        <w:rPr>
          <w:rFonts w:ascii="Arial" w:hAnsi="Arial" w:cs="Arial"/>
        </w:rPr>
        <w:t xml:space="preserve"> </w:t>
      </w:r>
      <w:r w:rsidR="00692C98" w:rsidRPr="00B23F2E">
        <w:rPr>
          <w:rFonts w:ascii="Arial" w:hAnsi="Arial" w:cs="Arial"/>
        </w:rPr>
        <w:t>were</w:t>
      </w:r>
      <w:r w:rsidRPr="00B23F2E">
        <w:rPr>
          <w:rFonts w:ascii="Arial" w:hAnsi="Arial" w:cs="Arial"/>
        </w:rPr>
        <w:t xml:space="preserve"> maintained at 25°C for more than four generations before </w:t>
      </w:r>
      <w:r w:rsidR="00692C98" w:rsidRPr="00B23F2E">
        <w:rPr>
          <w:rFonts w:ascii="Arial" w:hAnsi="Arial" w:cs="Arial"/>
        </w:rPr>
        <w:t>measuring the</w:t>
      </w:r>
      <w:r w:rsidR="007E6F6F" w:rsidRPr="00B23F2E">
        <w:rPr>
          <w:rFonts w:ascii="Arial" w:hAnsi="Arial" w:cs="Arial"/>
        </w:rPr>
        <w:t xml:space="preserve"> </w:t>
      </w:r>
      <w:r w:rsidR="000773AE" w:rsidRPr="00B23F2E">
        <w:rPr>
          <w:rFonts w:ascii="Arial" w:hAnsi="Arial" w:cs="Arial"/>
        </w:rPr>
        <w:t>thermal trait</w:t>
      </w:r>
      <w:r w:rsidR="007E6F6F" w:rsidRPr="00B23F2E">
        <w:rPr>
          <w:rFonts w:ascii="Arial" w:hAnsi="Arial" w:cs="Arial"/>
        </w:rPr>
        <w:t>s</w:t>
      </w:r>
      <w:r w:rsidRPr="00B23F2E">
        <w:rPr>
          <w:rFonts w:ascii="Arial" w:hAnsi="Arial" w:cs="Arial"/>
        </w:rPr>
        <w:t xml:space="preserve">. Therefore, </w:t>
      </w:r>
      <w:r w:rsidR="00E26B2C" w:rsidRPr="00B23F2E">
        <w:rPr>
          <w:rFonts w:ascii="Arial" w:hAnsi="Arial" w:cs="Arial"/>
        </w:rPr>
        <w:t>measurements</w:t>
      </w:r>
      <w:r w:rsidRPr="00B23F2E">
        <w:rPr>
          <w:rFonts w:ascii="Arial" w:hAnsi="Arial" w:cs="Arial"/>
        </w:rPr>
        <w:t xml:space="preserve"> should not have been influenced by maternal effect, acclimation, or isofemale line effect</w:t>
      </w:r>
      <w:r w:rsidR="009E52D6" w:rsidRPr="00B23F2E">
        <w:rPr>
          <w:rFonts w:ascii="Arial" w:hAnsi="Arial" w:cs="Arial"/>
        </w:rPr>
        <w:t>s</w:t>
      </w:r>
      <w:r w:rsidRPr="00B23F2E">
        <w:rPr>
          <w:rFonts w:ascii="Arial" w:hAnsi="Arial" w:cs="Arial"/>
        </w:rPr>
        <w:t xml:space="preserve">. </w:t>
      </w:r>
      <w:r w:rsidR="000773AE" w:rsidRPr="00B23F2E">
        <w:rPr>
          <w:rFonts w:ascii="Arial" w:hAnsi="Arial" w:cs="Arial"/>
        </w:rPr>
        <w:t xml:space="preserve">The MBLs </w:t>
      </w:r>
      <w:r w:rsidR="00E26B2C" w:rsidRPr="00B23F2E">
        <w:rPr>
          <w:rFonts w:ascii="Arial" w:hAnsi="Arial" w:cs="Arial"/>
        </w:rPr>
        <w:t>were</w:t>
      </w:r>
      <w:r w:rsidR="000773AE" w:rsidRPr="00B23F2E">
        <w:rPr>
          <w:rFonts w:ascii="Arial" w:hAnsi="Arial" w:cs="Arial"/>
        </w:rPr>
        <w:t xml:space="preserve"> maintained </w:t>
      </w:r>
      <w:r w:rsidR="00450C61">
        <w:rPr>
          <w:rFonts w:ascii="Arial" w:hAnsi="Arial" w:cs="Arial"/>
        </w:rPr>
        <w:t>at</w:t>
      </w:r>
      <w:r w:rsidR="00450C61" w:rsidRPr="00B23F2E">
        <w:rPr>
          <w:rFonts w:ascii="Arial" w:hAnsi="Arial" w:cs="Arial"/>
        </w:rPr>
        <w:t xml:space="preserve"> </w:t>
      </w:r>
      <w:r w:rsidR="000773AE" w:rsidRPr="00B23F2E">
        <w:rPr>
          <w:rFonts w:ascii="Arial" w:hAnsi="Arial" w:cs="Arial"/>
        </w:rPr>
        <w:t xml:space="preserve">23°C </w:t>
      </w:r>
      <w:r w:rsidR="00450C61">
        <w:rPr>
          <w:rFonts w:ascii="Arial" w:hAnsi="Arial" w:cs="Arial"/>
        </w:rPr>
        <w:t>from</w:t>
      </w:r>
      <w:r w:rsidR="00450C61" w:rsidRPr="00B23F2E">
        <w:rPr>
          <w:rFonts w:ascii="Arial" w:hAnsi="Arial" w:cs="Arial"/>
        </w:rPr>
        <w:t xml:space="preserve"> </w:t>
      </w:r>
      <w:r w:rsidR="000773AE" w:rsidRPr="00B23F2E">
        <w:rPr>
          <w:rFonts w:ascii="Arial" w:hAnsi="Arial" w:cs="Arial"/>
        </w:rPr>
        <w:t>2020</w:t>
      </w:r>
      <w:ins w:id="143" w:author="Jinlin Chen" w:date="2022-01-11T10:02:00Z">
        <w:r w:rsidR="009411A8">
          <w:rPr>
            <w:rFonts w:ascii="Arial" w:hAnsi="Arial" w:cs="Arial"/>
          </w:rPr>
          <w:t>-</w:t>
        </w:r>
      </w:ins>
      <w:ins w:id="144" w:author="Jinlin Chen" w:date="2022-01-11T10:03:00Z">
        <w:r w:rsidR="009411A8">
          <w:rPr>
            <w:rFonts w:ascii="Arial" w:hAnsi="Arial" w:cs="Arial"/>
          </w:rPr>
          <w:t>present</w:t>
        </w:r>
      </w:ins>
      <w:r w:rsidR="000773AE" w:rsidRPr="00B23F2E">
        <w:rPr>
          <w:rFonts w:ascii="Arial" w:hAnsi="Arial" w:cs="Arial"/>
        </w:rPr>
        <w:t>.</w:t>
      </w:r>
    </w:p>
    <w:p w14:paraId="3804610F" w14:textId="730B5818" w:rsidR="00366CD1" w:rsidRPr="00B23F2E" w:rsidRDefault="00366CD1" w:rsidP="007C1BC4">
      <w:pPr>
        <w:ind w:firstLine="360"/>
        <w:rPr>
          <w:rFonts w:ascii="Arial" w:hAnsi="Arial" w:cs="Arial"/>
        </w:rPr>
      </w:pPr>
      <w:r w:rsidRPr="00B23F2E">
        <w:rPr>
          <w:rFonts w:ascii="Arial" w:hAnsi="Arial" w:cs="Arial"/>
        </w:rPr>
        <w:t xml:space="preserve">Nine tropical </w:t>
      </w:r>
      <w:r w:rsidRPr="00B23F2E">
        <w:rPr>
          <w:rFonts w:ascii="Arial" w:hAnsi="Arial" w:cs="Arial"/>
          <w:i/>
          <w:iCs/>
        </w:rPr>
        <w:t>Drosophila</w:t>
      </w:r>
      <w:r w:rsidRPr="00B23F2E">
        <w:rPr>
          <w:rFonts w:ascii="Arial" w:hAnsi="Arial" w:cs="Arial"/>
        </w:rPr>
        <w:t xml:space="preserve"> species were included in laboratory measurements</w:t>
      </w:r>
      <w:ins w:id="145" w:author="Jinlin Chen" w:date="2022-01-11T11:51:00Z">
        <w:r w:rsidR="00505233">
          <w:rPr>
            <w:rFonts w:ascii="Arial" w:hAnsi="Arial" w:cs="Arial"/>
          </w:rPr>
          <w:t xml:space="preserve"> (species </w:t>
        </w:r>
        <w:r w:rsidR="00BC278F">
          <w:rPr>
            <w:rFonts w:ascii="Arial" w:hAnsi="Arial" w:cs="Arial"/>
          </w:rPr>
          <w:t xml:space="preserve">are </w:t>
        </w:r>
        <w:r w:rsidR="00505233">
          <w:rPr>
            <w:rFonts w:ascii="Arial" w:hAnsi="Arial" w:cs="Arial"/>
          </w:rPr>
          <w:t>listed in Supplementary Table 1)</w:t>
        </w:r>
      </w:ins>
      <w:r w:rsidR="009854CE" w:rsidRPr="00B23F2E">
        <w:rPr>
          <w:rFonts w:ascii="Arial" w:hAnsi="Arial" w:cs="Arial"/>
        </w:rPr>
        <w:t>.</w:t>
      </w:r>
      <w:r w:rsidRPr="00B23F2E">
        <w:rPr>
          <w:rFonts w:ascii="Arial" w:hAnsi="Arial" w:cs="Arial"/>
        </w:rPr>
        <w:t xml:space="preserve"> </w:t>
      </w:r>
      <w:commentRangeStart w:id="146"/>
      <w:r w:rsidR="00E37EDB">
        <w:rPr>
          <w:rFonts w:ascii="Arial" w:hAnsi="Arial" w:cs="Arial"/>
        </w:rPr>
        <w:t xml:space="preserve">Of the available species, only </w:t>
      </w:r>
      <w:r w:rsidR="00BE193C" w:rsidRPr="00B23F2E">
        <w:rPr>
          <w:rFonts w:ascii="Arial" w:hAnsi="Arial" w:cs="Arial"/>
          <w:i/>
          <w:iCs/>
        </w:rPr>
        <w:t>Drosophila</w:t>
      </w:r>
      <w:r w:rsidR="00BE193C" w:rsidRPr="00B23F2E">
        <w:rPr>
          <w:rFonts w:ascii="Arial" w:hAnsi="Arial" w:cs="Arial"/>
        </w:rPr>
        <w:t xml:space="preserve"> </w:t>
      </w:r>
      <w:r w:rsidRPr="00B23F2E">
        <w:rPr>
          <w:rFonts w:ascii="Arial" w:hAnsi="Arial" w:cs="Arial"/>
          <w:i/>
          <w:iCs/>
        </w:rPr>
        <w:t>rubida</w:t>
      </w:r>
      <w:r w:rsidRPr="00B23F2E">
        <w:rPr>
          <w:rFonts w:ascii="Arial" w:hAnsi="Arial" w:cs="Arial"/>
        </w:rPr>
        <w:t xml:space="preserve"> was not included because it has </w:t>
      </w:r>
      <w:r w:rsidR="002F0913" w:rsidRPr="00B23F2E">
        <w:rPr>
          <w:rFonts w:ascii="Arial" w:hAnsi="Arial" w:cs="Arial"/>
        </w:rPr>
        <w:t xml:space="preserve">a </w:t>
      </w:r>
      <w:r w:rsidRPr="00B23F2E">
        <w:rPr>
          <w:rFonts w:ascii="Arial" w:hAnsi="Arial" w:cs="Arial"/>
        </w:rPr>
        <w:t>low reproduction</w:t>
      </w:r>
      <w:r w:rsidR="00921BAF" w:rsidRPr="00B23F2E">
        <w:rPr>
          <w:rFonts w:ascii="Arial" w:hAnsi="Arial" w:cs="Arial"/>
        </w:rPr>
        <w:t xml:space="preserve"> rate</w:t>
      </w:r>
      <w:r w:rsidRPr="00B23F2E">
        <w:rPr>
          <w:rFonts w:ascii="Arial" w:hAnsi="Arial" w:cs="Arial"/>
        </w:rPr>
        <w:t xml:space="preserve"> and much longer development and sexually maturation time than other species, making it practically difficult to raise</w:t>
      </w:r>
      <w:r w:rsidR="00E37EDB">
        <w:rPr>
          <w:rFonts w:ascii="Arial" w:hAnsi="Arial" w:cs="Arial"/>
        </w:rPr>
        <w:t xml:space="preserve"> </w:t>
      </w:r>
      <w:r w:rsidRPr="00B23F2E">
        <w:rPr>
          <w:rFonts w:ascii="Arial" w:hAnsi="Arial" w:cs="Arial"/>
        </w:rPr>
        <w:t>large numbe</w:t>
      </w:r>
      <w:r w:rsidR="00E37EDB">
        <w:rPr>
          <w:rFonts w:ascii="Arial" w:hAnsi="Arial" w:cs="Arial"/>
        </w:rPr>
        <w:t>s</w:t>
      </w:r>
      <w:r w:rsidRPr="00B23F2E">
        <w:rPr>
          <w:rFonts w:ascii="Arial" w:hAnsi="Arial" w:cs="Arial"/>
        </w:rPr>
        <w:t>r and</w:t>
      </w:r>
      <w:r w:rsidR="00450C61">
        <w:rPr>
          <w:rFonts w:ascii="Arial" w:hAnsi="Arial" w:cs="Arial"/>
        </w:rPr>
        <w:t xml:space="preserve"> to </w:t>
      </w:r>
      <w:r w:rsidRPr="00B23F2E">
        <w:rPr>
          <w:rFonts w:ascii="Arial" w:hAnsi="Arial" w:cs="Arial"/>
        </w:rPr>
        <w:t xml:space="preserve">synchronize with </w:t>
      </w:r>
      <w:ins w:id="147" w:author="Jinlin Chen" w:date="2022-01-11T10:03:00Z">
        <w:r w:rsidR="009411A8">
          <w:rPr>
            <w:rFonts w:ascii="Arial" w:hAnsi="Arial" w:cs="Arial"/>
          </w:rPr>
          <w:t xml:space="preserve">the </w:t>
        </w:r>
      </w:ins>
      <w:r w:rsidRPr="00B23F2E">
        <w:rPr>
          <w:rFonts w:ascii="Arial" w:hAnsi="Arial" w:cs="Arial"/>
        </w:rPr>
        <w:t xml:space="preserve">other species. Isofemale lines of </w:t>
      </w:r>
      <w:r w:rsidRPr="00B23F2E">
        <w:rPr>
          <w:rFonts w:ascii="Arial" w:hAnsi="Arial" w:cs="Arial"/>
          <w:i/>
          <w:iCs/>
        </w:rPr>
        <w:t>D. pseudotakihashii</w:t>
      </w:r>
      <w:r w:rsidRPr="00B23F2E">
        <w:rPr>
          <w:rFonts w:ascii="Arial" w:hAnsi="Arial" w:cs="Arial"/>
        </w:rPr>
        <w:t xml:space="preserve"> w</w:t>
      </w:r>
      <w:r w:rsidR="004223C5" w:rsidRPr="00B23F2E">
        <w:rPr>
          <w:rFonts w:ascii="Arial" w:hAnsi="Arial" w:cs="Arial"/>
        </w:rPr>
        <w:t>ere</w:t>
      </w:r>
      <w:r w:rsidRPr="00B23F2E">
        <w:rPr>
          <w:rFonts w:ascii="Arial" w:hAnsi="Arial" w:cs="Arial"/>
        </w:rPr>
        <w:t xml:space="preserve"> contaminated </w:t>
      </w:r>
      <w:ins w:id="148" w:author="Jinlin Chen" w:date="2022-01-11T10:03:00Z">
        <w:r w:rsidR="009411A8">
          <w:rPr>
            <w:rFonts w:ascii="Arial" w:hAnsi="Arial" w:cs="Arial"/>
          </w:rPr>
          <w:t xml:space="preserve">by </w:t>
        </w:r>
      </w:ins>
      <w:ins w:id="149" w:author="Jinlin Chen" w:date="2022-01-11T10:04:00Z">
        <w:r w:rsidR="009411A8">
          <w:rPr>
            <w:rFonts w:ascii="Arial" w:hAnsi="Arial" w:cs="Arial"/>
          </w:rPr>
          <w:t xml:space="preserve">another species </w:t>
        </w:r>
      </w:ins>
      <w:r w:rsidRPr="00B23F2E">
        <w:rPr>
          <w:rFonts w:ascii="Arial" w:hAnsi="Arial" w:cs="Arial"/>
        </w:rPr>
        <w:t xml:space="preserve">before </w:t>
      </w:r>
      <w:r w:rsidR="005C76E3" w:rsidRPr="00B23F2E">
        <w:rPr>
          <w:rFonts w:ascii="Arial" w:hAnsi="Arial" w:cs="Arial"/>
        </w:rPr>
        <w:t>measuring</w:t>
      </w:r>
      <w:r w:rsidRPr="00B23F2E">
        <w:rPr>
          <w:rFonts w:ascii="Arial" w:hAnsi="Arial" w:cs="Arial"/>
        </w:rPr>
        <w:t xml:space="preserve"> </w:t>
      </w:r>
      <w:r w:rsidR="005C76E3" w:rsidRPr="00B23F2E">
        <w:rPr>
          <w:rFonts w:ascii="Arial" w:hAnsi="Arial" w:cs="Arial"/>
        </w:rPr>
        <w:t xml:space="preserve">the </w:t>
      </w:r>
      <w:r w:rsidRPr="00B23F2E">
        <w:rPr>
          <w:rFonts w:ascii="Arial" w:hAnsi="Arial" w:cs="Arial"/>
        </w:rPr>
        <w:t xml:space="preserve">thermal traits. Therefore, its thermal traits were not measured. </w:t>
      </w:r>
      <w:r w:rsidR="003D4619">
        <w:rPr>
          <w:rFonts w:ascii="Arial" w:hAnsi="Arial" w:cs="Arial"/>
        </w:rPr>
        <w:t>A new</w:t>
      </w:r>
      <w:r w:rsidR="003D4619" w:rsidRPr="00B23F2E">
        <w:rPr>
          <w:rFonts w:ascii="Arial" w:hAnsi="Arial" w:cs="Arial"/>
        </w:rPr>
        <w:t xml:space="preserve"> </w:t>
      </w:r>
      <w:r w:rsidRPr="00B23F2E">
        <w:rPr>
          <w:rFonts w:ascii="Arial" w:hAnsi="Arial" w:cs="Arial"/>
        </w:rPr>
        <w:t xml:space="preserve">MBL </w:t>
      </w:r>
      <w:r w:rsidR="003D4619">
        <w:rPr>
          <w:rFonts w:ascii="Arial" w:hAnsi="Arial" w:cs="Arial"/>
        </w:rPr>
        <w:t>originated from</w:t>
      </w:r>
      <w:r w:rsidRPr="00B23F2E">
        <w:rPr>
          <w:rFonts w:ascii="Arial" w:hAnsi="Arial" w:cs="Arial"/>
        </w:rPr>
        <w:t xml:space="preserve"> the two</w:t>
      </w:r>
      <w:r w:rsidR="003D4619">
        <w:rPr>
          <w:rFonts w:ascii="Arial" w:hAnsi="Arial" w:cs="Arial"/>
        </w:rPr>
        <w:t xml:space="preserve"> </w:t>
      </w:r>
      <w:del w:id="150" w:author="Jinlin Chen" w:date="2022-01-11T10:04:00Z">
        <w:r w:rsidR="003D4619" w:rsidDel="009411A8">
          <w:rPr>
            <w:rFonts w:ascii="Arial" w:hAnsi="Arial" w:cs="Arial"/>
          </w:rPr>
          <w:delText>avaialble</w:delText>
        </w:r>
      </w:del>
      <w:ins w:id="151" w:author="Jinlin Chen" w:date="2022-01-11T10:04:00Z">
        <w:r w:rsidR="009411A8">
          <w:rPr>
            <w:rFonts w:ascii="Arial" w:hAnsi="Arial" w:cs="Arial"/>
          </w:rPr>
          <w:t>available</w:t>
        </w:r>
      </w:ins>
      <w:r w:rsidRPr="00B23F2E">
        <w:rPr>
          <w:rFonts w:ascii="Arial" w:hAnsi="Arial" w:cs="Arial"/>
        </w:rPr>
        <w:t xml:space="preserve"> </w:t>
      </w:r>
      <w:r w:rsidRPr="00B23F2E">
        <w:rPr>
          <w:rFonts w:ascii="Arial" w:hAnsi="Arial" w:cs="Arial"/>
          <w:i/>
          <w:iCs/>
        </w:rPr>
        <w:t>D. pseudotakihashii</w:t>
      </w:r>
      <w:r w:rsidRPr="00B23F2E">
        <w:rPr>
          <w:rFonts w:ascii="Arial" w:hAnsi="Arial" w:cs="Arial"/>
        </w:rPr>
        <w:t xml:space="preserve"> isofemale lines was constructed and used in </w:t>
      </w:r>
      <w:r w:rsidR="001F08FD" w:rsidRPr="00B23F2E">
        <w:rPr>
          <w:rFonts w:ascii="Arial" w:hAnsi="Arial" w:cs="Arial"/>
        </w:rPr>
        <w:t xml:space="preserve">the </w:t>
      </w:r>
      <w:r w:rsidRPr="00B23F2E">
        <w:rPr>
          <w:rFonts w:ascii="Arial" w:hAnsi="Arial" w:cs="Arial"/>
        </w:rPr>
        <w:t xml:space="preserve">competition </w:t>
      </w:r>
      <w:r w:rsidR="0081673A" w:rsidRPr="00B23F2E">
        <w:rPr>
          <w:rFonts w:ascii="Arial" w:hAnsi="Arial" w:cs="Arial"/>
        </w:rPr>
        <w:t>experiment</w:t>
      </w:r>
      <w:r w:rsidRPr="00B23F2E">
        <w:rPr>
          <w:rFonts w:ascii="Arial" w:hAnsi="Arial" w:cs="Arial"/>
        </w:rPr>
        <w:t xml:space="preserve">. </w:t>
      </w:r>
      <w:commentRangeEnd w:id="146"/>
      <w:r w:rsidR="00BC278F">
        <w:rPr>
          <w:rStyle w:val="CommentReference"/>
          <w:rFonts w:asciiTheme="minorHAnsi" w:eastAsiaTheme="minorHAnsi" w:hAnsiTheme="minorHAnsi" w:cstheme="minorBidi"/>
          <w:lang w:eastAsia="en-US"/>
        </w:rPr>
        <w:commentReference w:id="146"/>
      </w:r>
      <w:r w:rsidR="00C64D3E" w:rsidRPr="00B23F2E">
        <w:rPr>
          <w:rFonts w:ascii="Arial" w:hAnsi="Arial" w:cs="Arial"/>
          <w:i/>
          <w:iCs/>
        </w:rPr>
        <w:t>Drosophila</w:t>
      </w:r>
      <w:r w:rsidR="00C64D3E" w:rsidRPr="00B23F2E">
        <w:rPr>
          <w:rFonts w:ascii="Arial" w:hAnsi="Arial" w:cs="Arial"/>
        </w:rPr>
        <w:t xml:space="preserve"> </w:t>
      </w:r>
      <w:r w:rsidRPr="00B23F2E">
        <w:rPr>
          <w:rFonts w:ascii="Arial" w:hAnsi="Arial" w:cs="Arial"/>
          <w:i/>
          <w:iCs/>
        </w:rPr>
        <w:t>melanogaster</w:t>
      </w:r>
      <w:r w:rsidRPr="00B23F2E">
        <w:rPr>
          <w:rFonts w:ascii="Arial" w:hAnsi="Arial" w:cs="Arial"/>
        </w:rPr>
        <w:t xml:space="preserve"> does not occur naturally at the study sites</w:t>
      </w:r>
      <w:r w:rsidR="006729C0">
        <w:rPr>
          <w:rFonts w:ascii="Arial" w:hAnsi="Arial" w:cs="Arial"/>
        </w:rPr>
        <w:t xml:space="preserve"> but a </w:t>
      </w:r>
      <w:r w:rsidR="00F203EE" w:rsidRPr="00B23F2E">
        <w:rPr>
          <w:rFonts w:ascii="Arial" w:hAnsi="Arial" w:cs="Arial"/>
        </w:rPr>
        <w:t>laboratory</w:t>
      </w:r>
      <w:r w:rsidRPr="00B23F2E">
        <w:rPr>
          <w:rFonts w:ascii="Arial" w:hAnsi="Arial" w:cs="Arial"/>
        </w:rPr>
        <w:t xml:space="preserve"> strain (wild type, </w:t>
      </w:r>
      <w:r w:rsidRPr="00B23F2E">
        <w:rPr>
          <w:rFonts w:ascii="Arial" w:hAnsi="Arial" w:cs="Arial"/>
          <w:i/>
          <w:iCs/>
        </w:rPr>
        <w:t>Dah</w:t>
      </w:r>
      <w:r w:rsidRPr="00B23F2E">
        <w:rPr>
          <w:rFonts w:ascii="Arial" w:hAnsi="Arial" w:cs="Arial"/>
        </w:rPr>
        <w:t xml:space="preserve"> strain) was measured for thermal performance together with the focal species</w:t>
      </w:r>
      <w:r w:rsidR="006729C0">
        <w:rPr>
          <w:rFonts w:ascii="Arial" w:hAnsi="Arial" w:cs="Arial"/>
        </w:rPr>
        <w:t>,</w:t>
      </w:r>
      <w:r w:rsidRPr="00B23F2E">
        <w:rPr>
          <w:rFonts w:ascii="Arial" w:hAnsi="Arial" w:cs="Arial"/>
        </w:rPr>
        <w:t xml:space="preserve"> as a benchmark for future comparisons.</w:t>
      </w:r>
    </w:p>
    <w:p w14:paraId="798EB14B" w14:textId="0EA13BC0" w:rsidR="0059511F" w:rsidRPr="00B23F2E" w:rsidRDefault="0059511F" w:rsidP="00BA7A7F">
      <w:pPr>
        <w:rPr>
          <w:rFonts w:ascii="Arial" w:eastAsia="Calibri" w:hAnsi="Arial" w:cs="Arial"/>
          <w:lang w:val="en-US"/>
        </w:rPr>
      </w:pPr>
    </w:p>
    <w:p w14:paraId="5A7DE35B" w14:textId="0AE1C78B" w:rsidR="00845D80" w:rsidRPr="00B23F2E" w:rsidRDefault="00845D80" w:rsidP="007C1BC4">
      <w:pPr>
        <w:pStyle w:val="ListParagraph"/>
        <w:numPr>
          <w:ilvl w:val="0"/>
          <w:numId w:val="2"/>
        </w:numPr>
        <w:rPr>
          <w:rFonts w:ascii="Arial" w:eastAsia="Calibri" w:hAnsi="Arial" w:cs="Arial"/>
          <w:lang w:val="en-US"/>
        </w:rPr>
      </w:pPr>
      <w:r w:rsidRPr="00B23F2E">
        <w:rPr>
          <w:rFonts w:ascii="Arial" w:eastAsia="Calibri" w:hAnsi="Arial" w:cs="Arial"/>
          <w:lang w:val="en-US"/>
        </w:rPr>
        <w:t>Reproductive thermal performance</w:t>
      </w:r>
    </w:p>
    <w:p w14:paraId="054A70ED" w14:textId="77D6F9C7" w:rsidR="00B431C8" w:rsidRPr="00B23F2E" w:rsidRDefault="00893FBB" w:rsidP="007C1BC4">
      <w:pPr>
        <w:ind w:firstLine="360"/>
        <w:rPr>
          <w:rFonts w:ascii="Arial" w:hAnsi="Arial" w:cs="Arial"/>
        </w:rPr>
      </w:pPr>
      <w:r w:rsidRPr="00B23F2E">
        <w:rPr>
          <w:rFonts w:ascii="Arial" w:hAnsi="Arial" w:cs="Arial"/>
          <w:i/>
          <w:iCs/>
          <w:lang w:val="en-US"/>
        </w:rPr>
        <w:lastRenderedPageBreak/>
        <w:t>Experimental measurements</w:t>
      </w:r>
      <w:r w:rsidRPr="00B23F2E">
        <w:rPr>
          <w:rFonts w:ascii="Arial" w:hAnsi="Arial" w:cs="Arial"/>
          <w:lang w:val="en-US"/>
        </w:rPr>
        <w:t xml:space="preserve">: </w:t>
      </w:r>
      <w:ins w:id="152" w:author="Jinlin Chen" w:date="2022-01-11T10:08:00Z">
        <w:r w:rsidR="003C0F19">
          <w:rPr>
            <w:rFonts w:ascii="Arial" w:hAnsi="Arial" w:cs="Arial"/>
            <w:lang w:val="en-US"/>
          </w:rPr>
          <w:t>We exposed f</w:t>
        </w:r>
      </w:ins>
      <w:del w:id="153" w:author="Jinlin Chen" w:date="2022-01-11T10:08:00Z">
        <w:r w:rsidR="00DA3B9F" w:rsidRPr="00B23F2E" w:rsidDel="003C0F19">
          <w:rPr>
            <w:rFonts w:ascii="Arial" w:hAnsi="Arial" w:cs="Arial"/>
            <w:lang w:val="en-US"/>
          </w:rPr>
          <w:delText>F</w:delText>
        </w:r>
      </w:del>
      <w:r w:rsidR="00DA3B9F" w:rsidRPr="00B23F2E">
        <w:rPr>
          <w:rFonts w:ascii="Arial" w:hAnsi="Arial" w:cs="Arial"/>
          <w:lang w:val="en-US"/>
        </w:rPr>
        <w:t xml:space="preserve">lies </w:t>
      </w:r>
      <w:del w:id="154" w:author="Jinlin Chen" w:date="2022-01-11T10:08:00Z">
        <w:r w:rsidR="00DA3B9F" w:rsidRPr="00B23F2E" w:rsidDel="003C0F19">
          <w:rPr>
            <w:rFonts w:ascii="Arial" w:hAnsi="Arial" w:cs="Arial"/>
            <w:lang w:val="en-US"/>
          </w:rPr>
          <w:delText xml:space="preserve">were exposed </w:delText>
        </w:r>
      </w:del>
      <w:r w:rsidR="00DA3B9F" w:rsidRPr="00B23F2E">
        <w:rPr>
          <w:rFonts w:ascii="Arial" w:hAnsi="Arial" w:cs="Arial"/>
          <w:lang w:val="en-US"/>
        </w:rPr>
        <w:t>to temperature</w:t>
      </w:r>
      <w:r w:rsidR="00900195">
        <w:rPr>
          <w:rFonts w:ascii="Arial" w:hAnsi="Arial" w:cs="Arial"/>
          <w:lang w:val="en-US"/>
        </w:rPr>
        <w:t>s</w:t>
      </w:r>
      <w:r w:rsidR="00DA3B9F" w:rsidRPr="00B23F2E">
        <w:rPr>
          <w:rFonts w:ascii="Arial" w:hAnsi="Arial" w:cs="Arial"/>
          <w:lang w:val="en-US"/>
        </w:rPr>
        <w:t xml:space="preserve"> ranging from 14</w:t>
      </w:r>
      <w:r w:rsidR="00DA3B9F" w:rsidRPr="00B23F2E">
        <w:rPr>
          <w:rFonts w:ascii="Arial" w:hAnsi="Arial" w:cs="Arial"/>
        </w:rPr>
        <w:t>°C</w:t>
      </w:r>
      <w:r w:rsidR="00DA3B9F" w:rsidRPr="00B23F2E">
        <w:rPr>
          <w:rFonts w:ascii="Arial" w:hAnsi="Arial" w:cs="Arial"/>
          <w:lang w:val="en-US"/>
        </w:rPr>
        <w:t xml:space="preserve"> to 32</w:t>
      </w:r>
      <w:r w:rsidR="00DA3B9F" w:rsidRPr="00B23F2E">
        <w:rPr>
          <w:rFonts w:ascii="Arial" w:hAnsi="Arial" w:cs="Arial"/>
        </w:rPr>
        <w:t>°C</w:t>
      </w:r>
      <w:r w:rsidR="00DA3B9F" w:rsidRPr="00B23F2E">
        <w:rPr>
          <w:rFonts w:ascii="Arial" w:hAnsi="Arial" w:cs="Arial"/>
          <w:lang w:val="en-US"/>
        </w:rPr>
        <w:t xml:space="preserve"> </w:t>
      </w:r>
      <w:ins w:id="155" w:author="Jinlin Chen" w:date="2022-01-11T10:08:00Z">
        <w:r w:rsidR="003C0F19">
          <w:rPr>
            <w:rFonts w:ascii="Arial" w:hAnsi="Arial" w:cs="Arial"/>
            <w:lang w:val="en-US"/>
          </w:rPr>
          <w:t>and</w:t>
        </w:r>
      </w:ins>
      <w:del w:id="156" w:author="Jinlin Chen" w:date="2022-01-11T10:08:00Z">
        <w:r w:rsidR="00900195" w:rsidDel="003C0F19">
          <w:rPr>
            <w:rFonts w:ascii="Arial" w:hAnsi="Arial" w:cs="Arial"/>
            <w:lang w:val="en-US"/>
          </w:rPr>
          <w:delText>to</w:delText>
        </w:r>
      </w:del>
      <w:r w:rsidR="00900195" w:rsidRPr="00B23F2E">
        <w:rPr>
          <w:rFonts w:ascii="Arial" w:hAnsi="Arial" w:cs="Arial"/>
          <w:lang w:val="en-US"/>
        </w:rPr>
        <w:t xml:space="preserve"> </w:t>
      </w:r>
      <w:r w:rsidR="00DA3B9F" w:rsidRPr="00B23F2E">
        <w:rPr>
          <w:rFonts w:ascii="Arial" w:hAnsi="Arial" w:cs="Arial"/>
          <w:lang w:val="en-US"/>
        </w:rPr>
        <w:t>measure</w:t>
      </w:r>
      <w:ins w:id="157" w:author="Jinlin Chen" w:date="2022-01-11T10:08:00Z">
        <w:r w:rsidR="003C0F19">
          <w:rPr>
            <w:rFonts w:ascii="Arial" w:hAnsi="Arial" w:cs="Arial"/>
            <w:lang w:val="en-US"/>
          </w:rPr>
          <w:t>d</w:t>
        </w:r>
      </w:ins>
      <w:r w:rsidR="00DA3B9F" w:rsidRPr="00B23F2E">
        <w:rPr>
          <w:rFonts w:ascii="Arial" w:hAnsi="Arial" w:cs="Arial"/>
          <w:lang w:val="en-US"/>
        </w:rPr>
        <w:t xml:space="preserve"> how their reproductive success change</w:t>
      </w:r>
      <w:r w:rsidR="00900195">
        <w:rPr>
          <w:rFonts w:ascii="Arial" w:hAnsi="Arial" w:cs="Arial"/>
          <w:lang w:val="en-US"/>
        </w:rPr>
        <w:t>s</w:t>
      </w:r>
      <w:r w:rsidR="00DA3B9F" w:rsidRPr="00B23F2E">
        <w:rPr>
          <w:rFonts w:ascii="Arial" w:hAnsi="Arial" w:cs="Arial"/>
          <w:lang w:val="en-US"/>
        </w:rPr>
        <w:t xml:space="preserve"> with temperature</w:t>
      </w:r>
      <w:r w:rsidRPr="00B23F2E">
        <w:rPr>
          <w:rFonts w:ascii="Arial" w:hAnsi="Arial" w:cs="Arial"/>
          <w:lang w:val="en-US"/>
        </w:rPr>
        <w:t xml:space="preserve"> (</w:t>
      </w:r>
      <w:r w:rsidR="008E6ABD" w:rsidRPr="00B23F2E">
        <w:rPr>
          <w:rFonts w:ascii="Arial" w:hAnsi="Arial" w:cs="Arial"/>
          <w:lang w:val="en-US"/>
        </w:rPr>
        <w:t>S</w:t>
      </w:r>
      <w:r w:rsidRPr="00B23F2E">
        <w:rPr>
          <w:rFonts w:ascii="Arial" w:hAnsi="Arial" w:cs="Arial"/>
          <w:lang w:val="en-US"/>
        </w:rPr>
        <w:t xml:space="preserve">upplementary </w:t>
      </w:r>
      <w:ins w:id="158" w:author="Jinlin Chen" w:date="2022-01-11T10:08:00Z">
        <w:r w:rsidR="003C0F19">
          <w:rPr>
            <w:rFonts w:ascii="Arial" w:hAnsi="Arial" w:cs="Arial"/>
            <w:lang w:val="en-US"/>
          </w:rPr>
          <w:t>F</w:t>
        </w:r>
      </w:ins>
      <w:del w:id="159" w:author="Jinlin Chen" w:date="2022-01-11T10:08:00Z">
        <w:r w:rsidRPr="00B23F2E" w:rsidDel="003C0F19">
          <w:rPr>
            <w:rFonts w:ascii="Arial" w:hAnsi="Arial" w:cs="Arial"/>
            <w:lang w:val="en-US"/>
          </w:rPr>
          <w:delText>f</w:delText>
        </w:r>
      </w:del>
      <w:r w:rsidRPr="00B23F2E">
        <w:rPr>
          <w:rFonts w:ascii="Arial" w:hAnsi="Arial" w:cs="Arial"/>
          <w:lang w:val="en-US"/>
        </w:rPr>
        <w:t xml:space="preserve">igure </w:t>
      </w:r>
      <w:r w:rsidR="00D87A87" w:rsidRPr="00B23F2E">
        <w:rPr>
          <w:rFonts w:ascii="Arial" w:hAnsi="Arial" w:cs="Arial"/>
          <w:lang w:val="en-US"/>
        </w:rPr>
        <w:t>2</w:t>
      </w:r>
      <w:r w:rsidRPr="00B23F2E">
        <w:rPr>
          <w:rFonts w:ascii="Arial" w:hAnsi="Arial" w:cs="Arial"/>
          <w:lang w:val="en-US"/>
        </w:rPr>
        <w:t>)</w:t>
      </w:r>
      <w:r w:rsidR="00DA3B9F" w:rsidRPr="00B23F2E">
        <w:rPr>
          <w:rFonts w:ascii="Arial" w:hAnsi="Arial" w:cs="Arial"/>
          <w:lang w:val="en-US"/>
        </w:rPr>
        <w:t xml:space="preserve">. To prepare the adults flies for reproduction measurement, fly eggs collected from the population cage were reared at low density (less than 100 eggs per vial) </w:t>
      </w:r>
      <w:r w:rsidR="00DA3B9F" w:rsidRPr="00B23F2E">
        <w:rPr>
          <w:rFonts w:ascii="Arial" w:hAnsi="Arial" w:cs="Arial"/>
        </w:rPr>
        <w:t xml:space="preserve">at 25°C. Upon eclosion, </w:t>
      </w:r>
      <w:r w:rsidR="00B431C8" w:rsidRPr="00B23F2E">
        <w:rPr>
          <w:rFonts w:ascii="Arial" w:hAnsi="Arial" w:cs="Arial"/>
        </w:rPr>
        <w:t>adults that emerged within 12 hours were separated</w:t>
      </w:r>
      <w:r w:rsidR="008E6ABD" w:rsidRPr="00B23F2E">
        <w:rPr>
          <w:rFonts w:ascii="Arial" w:hAnsi="Arial" w:cs="Arial"/>
        </w:rPr>
        <w:t xml:space="preserve"> by sex</w:t>
      </w:r>
      <w:r w:rsidR="00B431C8" w:rsidRPr="00B23F2E">
        <w:rPr>
          <w:rFonts w:ascii="Arial" w:hAnsi="Arial" w:cs="Arial"/>
        </w:rPr>
        <w:t xml:space="preserve"> to guarantee </w:t>
      </w:r>
      <w:ins w:id="160" w:author="Jinlin Chen" w:date="2022-01-13T11:31:00Z">
        <w:r w:rsidR="002E1E9B">
          <w:rPr>
            <w:rFonts w:ascii="Arial" w:hAnsi="Arial" w:cs="Arial"/>
          </w:rPr>
          <w:t xml:space="preserve">that </w:t>
        </w:r>
      </w:ins>
      <w:ins w:id="161" w:author="Jinlin Chen" w:date="2022-01-11T10:09:00Z">
        <w:r w:rsidR="003C0F19">
          <w:rPr>
            <w:rFonts w:ascii="Arial" w:hAnsi="Arial" w:cs="Arial"/>
          </w:rPr>
          <w:t xml:space="preserve">they </w:t>
        </w:r>
      </w:ins>
      <w:ins w:id="162" w:author="Jinlin Chen" w:date="2022-01-13T11:31:00Z">
        <w:r w:rsidR="002E1E9B">
          <w:rPr>
            <w:rFonts w:ascii="Arial" w:hAnsi="Arial" w:cs="Arial"/>
          </w:rPr>
          <w:t>were</w:t>
        </w:r>
      </w:ins>
      <w:ins w:id="163" w:author="Jinlin Chen" w:date="2022-01-11T10:09:00Z">
        <w:r w:rsidR="003C0F19">
          <w:rPr>
            <w:rFonts w:ascii="Arial" w:hAnsi="Arial" w:cs="Arial"/>
          </w:rPr>
          <w:t xml:space="preserve"> </w:t>
        </w:r>
      </w:ins>
      <w:r w:rsidR="00B431C8" w:rsidRPr="00B23F2E">
        <w:rPr>
          <w:rFonts w:ascii="Arial" w:hAnsi="Arial" w:cs="Arial"/>
        </w:rPr>
        <w:t xml:space="preserve">unmated. Rearing of different species was started on different days to synchronize the first day of egg-laying of all species. Sexual maturation was </w:t>
      </w:r>
      <w:del w:id="164" w:author="Jinlin Chen" w:date="2022-01-11T10:09:00Z">
        <w:r w:rsidR="00B431C8" w:rsidRPr="00B23F2E" w:rsidDel="003C0F19">
          <w:rPr>
            <w:rFonts w:ascii="Arial" w:hAnsi="Arial" w:cs="Arial"/>
          </w:rPr>
          <w:delText xml:space="preserve">daily </w:delText>
        </w:r>
      </w:del>
      <w:r w:rsidR="00B431C8" w:rsidRPr="00B23F2E">
        <w:rPr>
          <w:rFonts w:ascii="Arial" w:hAnsi="Arial" w:cs="Arial"/>
        </w:rPr>
        <w:t xml:space="preserve">monitored </w:t>
      </w:r>
      <w:ins w:id="165" w:author="Jinlin Chen" w:date="2022-01-11T10:09:00Z">
        <w:r w:rsidR="003C0F19">
          <w:rPr>
            <w:rFonts w:ascii="Arial" w:hAnsi="Arial" w:cs="Arial"/>
          </w:rPr>
          <w:t xml:space="preserve">daily </w:t>
        </w:r>
      </w:ins>
      <w:r w:rsidR="00B431C8" w:rsidRPr="00B23F2E">
        <w:rPr>
          <w:rFonts w:ascii="Arial" w:hAnsi="Arial" w:cs="Arial"/>
        </w:rPr>
        <w:t xml:space="preserve">in two additional vials with five pairs of flies. Two days after the first observation of egg-laying in both vials, flies were subjected to </w:t>
      </w:r>
      <w:ins w:id="166" w:author="Jinlin Chen" w:date="2022-01-11T11:11:00Z">
        <w:r w:rsidR="00F12376">
          <w:rPr>
            <w:rFonts w:ascii="Arial" w:hAnsi="Arial" w:cs="Arial"/>
          </w:rPr>
          <w:t>the f</w:t>
        </w:r>
      </w:ins>
      <w:ins w:id="167" w:author="Jinlin Chen" w:date="2022-01-11T11:12:00Z">
        <w:r w:rsidR="00F12376">
          <w:rPr>
            <w:rFonts w:ascii="Arial" w:hAnsi="Arial" w:cs="Arial"/>
          </w:rPr>
          <w:t xml:space="preserve">ollowing </w:t>
        </w:r>
      </w:ins>
      <w:r w:rsidR="00B431C8" w:rsidRPr="00B23F2E">
        <w:rPr>
          <w:rFonts w:ascii="Arial" w:hAnsi="Arial" w:cs="Arial"/>
        </w:rPr>
        <w:t>measurements.</w:t>
      </w:r>
    </w:p>
    <w:p w14:paraId="22116FD3" w14:textId="13B3AD01" w:rsidR="00B431C8" w:rsidRPr="00B23F2E" w:rsidRDefault="00B431C8" w:rsidP="007C1BC4">
      <w:pPr>
        <w:ind w:firstLine="360"/>
        <w:rPr>
          <w:rFonts w:ascii="Arial" w:hAnsi="Arial" w:cs="Arial"/>
        </w:rPr>
      </w:pPr>
      <w:r w:rsidRPr="00B23F2E">
        <w:rPr>
          <w:rFonts w:ascii="Arial" w:hAnsi="Arial" w:cs="Arial"/>
        </w:rPr>
        <w:t xml:space="preserve">Two virgin females were paired with two virgin males </w:t>
      </w:r>
      <w:r w:rsidR="008E6ABD" w:rsidRPr="00B23F2E">
        <w:rPr>
          <w:rFonts w:ascii="Arial" w:hAnsi="Arial" w:cs="Arial"/>
        </w:rPr>
        <w:t>in a vial containing</w:t>
      </w:r>
      <w:r w:rsidRPr="00B23F2E">
        <w:rPr>
          <w:rFonts w:ascii="Arial" w:hAnsi="Arial" w:cs="Arial"/>
        </w:rPr>
        <w:t xml:space="preserve"> 4ml </w:t>
      </w:r>
      <w:r w:rsidRPr="00B23F2E">
        <w:rPr>
          <w:rFonts w:ascii="Arial" w:hAnsi="Arial" w:cs="Arial"/>
          <w:i/>
        </w:rPr>
        <w:t>Drosophila</w:t>
      </w:r>
      <w:r w:rsidRPr="00B23F2E">
        <w:rPr>
          <w:rFonts w:ascii="Arial" w:hAnsi="Arial" w:cs="Arial"/>
        </w:rPr>
        <w:t xml:space="preserve"> medium (weight/volume concentration: 8% corn flour, 4% yeast, 5% sugar, 1% agar, and 1.67% methyl-4-hydroxybenzoate). Vials were randomly subjected to water baths set at one of seven constant temperatures (14°C, 17°C, 20°C, 23°C, 26°C, 29°C, 32°C). </w:t>
      </w:r>
      <w:commentRangeStart w:id="168"/>
      <w:r w:rsidRPr="00B23F2E">
        <w:rPr>
          <w:rFonts w:ascii="Arial" w:hAnsi="Arial" w:cs="Arial"/>
        </w:rPr>
        <w:t>Vials were submerged in water baths. The water level was kept above the area that flies could freely move</w:t>
      </w:r>
      <w:commentRangeEnd w:id="168"/>
      <w:r w:rsidR="004A5EDB">
        <w:rPr>
          <w:rStyle w:val="CommentReference"/>
          <w:rFonts w:asciiTheme="minorHAnsi" w:eastAsiaTheme="minorHAnsi" w:hAnsiTheme="minorHAnsi" w:cstheme="minorBidi"/>
          <w:lang w:eastAsia="en-US"/>
        </w:rPr>
        <w:commentReference w:id="168"/>
      </w:r>
      <w:r w:rsidRPr="00B23F2E">
        <w:rPr>
          <w:rFonts w:ascii="Arial" w:hAnsi="Arial" w:cs="Arial"/>
        </w:rPr>
        <w:t>. The temperature and humidity of vials in each water bath were monitored in two additional empty tubes placed at the centre and the corner. The level of humidity was similar to field condition, ranging between 80% - 95%.</w:t>
      </w:r>
      <w:ins w:id="169" w:author="Jinlin Chen" w:date="2022-01-13T11:39:00Z">
        <w:r w:rsidR="00A45497">
          <w:rPr>
            <w:rFonts w:ascii="Arial" w:hAnsi="Arial" w:cs="Arial"/>
          </w:rPr>
          <w:t xml:space="preserve"> High-temperature water baths had higher humidity than low-temperature ones.</w:t>
        </w:r>
      </w:ins>
      <w:r w:rsidRPr="00B23F2E">
        <w:rPr>
          <w:rFonts w:ascii="Arial" w:hAnsi="Arial" w:cs="Arial"/>
        </w:rPr>
        <w:t xml:space="preserve"> The observed temperature showed </w:t>
      </w:r>
      <w:r w:rsidRPr="00B23F2E">
        <w:rPr>
          <w:rFonts w:ascii="Arial" w:hAnsi="Arial" w:cs="Arial"/>
        </w:rPr>
        <w:sym w:font="Symbol" w:char="F0B1"/>
      </w:r>
      <w:r w:rsidRPr="00B23F2E">
        <w:rPr>
          <w:rFonts w:ascii="Arial" w:hAnsi="Arial" w:cs="Arial"/>
        </w:rPr>
        <w:t>0.5°C fluctuation around the mean</w:t>
      </w:r>
      <w:r w:rsidR="008E6ABD" w:rsidRPr="00B23F2E">
        <w:rPr>
          <w:rFonts w:ascii="Arial" w:hAnsi="Arial" w:cs="Arial"/>
        </w:rPr>
        <w:t xml:space="preserve">. The temperature in the centre of </w:t>
      </w:r>
      <w:ins w:id="170" w:author="Jinlin Chen" w:date="2022-01-11T10:09:00Z">
        <w:r w:rsidR="003C0F19">
          <w:rPr>
            <w:rFonts w:ascii="Arial" w:hAnsi="Arial" w:cs="Arial"/>
          </w:rPr>
          <w:t xml:space="preserve">the </w:t>
        </w:r>
      </w:ins>
      <w:r w:rsidR="008E6ABD" w:rsidRPr="00B23F2E">
        <w:rPr>
          <w:rFonts w:ascii="Arial" w:hAnsi="Arial" w:cs="Arial"/>
        </w:rPr>
        <w:t xml:space="preserve">water bath </w:t>
      </w:r>
      <w:r w:rsidR="008C2A4D">
        <w:rPr>
          <w:rFonts w:ascii="Arial" w:hAnsi="Arial" w:cs="Arial"/>
        </w:rPr>
        <w:t>was</w:t>
      </w:r>
      <w:r w:rsidR="008C2A4D" w:rsidRPr="00B23F2E">
        <w:rPr>
          <w:rFonts w:ascii="Arial" w:hAnsi="Arial" w:cs="Arial"/>
        </w:rPr>
        <w:t xml:space="preserve"> </w:t>
      </w:r>
      <w:r w:rsidR="008E6ABD" w:rsidRPr="00B23F2E">
        <w:rPr>
          <w:rFonts w:ascii="Arial" w:hAnsi="Arial" w:cs="Arial"/>
        </w:rPr>
        <w:t>0.5°C higher than at the corner.</w:t>
      </w:r>
      <w:r w:rsidRPr="00B23F2E">
        <w:rPr>
          <w:rFonts w:ascii="Arial" w:hAnsi="Arial" w:cs="Arial"/>
        </w:rPr>
        <w:t xml:space="preserve"> </w:t>
      </w:r>
      <w:r w:rsidR="008E6ABD" w:rsidRPr="00B23F2E">
        <w:rPr>
          <w:rFonts w:ascii="Arial" w:hAnsi="Arial" w:cs="Arial"/>
        </w:rPr>
        <w:t>T</w:t>
      </w:r>
      <w:r w:rsidRPr="00B23F2E">
        <w:rPr>
          <w:rFonts w:ascii="Arial" w:hAnsi="Arial" w:cs="Arial"/>
        </w:rPr>
        <w:t xml:space="preserve">he </w:t>
      </w:r>
      <w:del w:id="171" w:author="Jinlin Chen" w:date="2022-01-11T10:11:00Z">
        <w:r w:rsidRPr="00B23F2E" w:rsidDel="003C0F19">
          <w:rPr>
            <w:rFonts w:ascii="Arial" w:hAnsi="Arial" w:cs="Arial"/>
          </w:rPr>
          <w:delText xml:space="preserve">average of </w:delText>
        </w:r>
        <w:r w:rsidR="008E6ABD" w:rsidRPr="00B23F2E" w:rsidDel="003C0F19">
          <w:rPr>
            <w:rFonts w:ascii="Arial" w:hAnsi="Arial" w:cs="Arial"/>
          </w:rPr>
          <w:delText>the central temperature</w:delText>
        </w:r>
      </w:del>
      <w:ins w:id="172" w:author="Jinlin Chen" w:date="2022-01-11T10:11:00Z">
        <w:r w:rsidR="003C0F19">
          <w:rPr>
            <w:rFonts w:ascii="Arial" w:hAnsi="Arial" w:cs="Arial"/>
          </w:rPr>
          <w:t>former</w:t>
        </w:r>
      </w:ins>
      <w:r w:rsidRPr="00B23F2E">
        <w:rPr>
          <w:rFonts w:ascii="Arial" w:hAnsi="Arial" w:cs="Arial"/>
        </w:rPr>
        <w:t xml:space="preserve"> was used as the corrected temperature in the analysis.</w:t>
      </w:r>
    </w:p>
    <w:p w14:paraId="3FE2EF00" w14:textId="0133A6EE" w:rsidR="00893FBB" w:rsidRPr="00B23F2E" w:rsidRDefault="00893FBB" w:rsidP="007C1BC4">
      <w:pPr>
        <w:ind w:firstLine="360"/>
        <w:rPr>
          <w:rFonts w:ascii="Arial" w:hAnsi="Arial" w:cs="Arial"/>
        </w:rPr>
      </w:pPr>
      <w:r w:rsidRPr="00B23F2E">
        <w:rPr>
          <w:rFonts w:ascii="Arial" w:hAnsi="Arial" w:cs="Arial"/>
        </w:rPr>
        <w:t xml:space="preserve">As fecundity changed through time and this trend of change was influenced by temperature (Supplementary </w:t>
      </w:r>
      <w:ins w:id="173" w:author="Jinlin Chen" w:date="2022-01-11T10:11:00Z">
        <w:r w:rsidR="003C0F19">
          <w:rPr>
            <w:rFonts w:ascii="Arial" w:hAnsi="Arial" w:cs="Arial"/>
          </w:rPr>
          <w:t>F</w:t>
        </w:r>
      </w:ins>
      <w:del w:id="174" w:author="Jinlin Chen" w:date="2022-01-11T10:11:00Z">
        <w:r w:rsidRPr="00B23F2E" w:rsidDel="003C0F19">
          <w:rPr>
            <w:rFonts w:ascii="Arial" w:hAnsi="Arial" w:cs="Arial"/>
          </w:rPr>
          <w:delText>f</w:delText>
        </w:r>
      </w:del>
      <w:r w:rsidRPr="00B23F2E">
        <w:rPr>
          <w:rFonts w:ascii="Arial" w:hAnsi="Arial" w:cs="Arial"/>
        </w:rPr>
        <w:t xml:space="preserve">igure </w:t>
      </w:r>
      <w:r w:rsidR="00D87A87" w:rsidRPr="00B23F2E">
        <w:rPr>
          <w:rFonts w:ascii="Arial" w:hAnsi="Arial" w:cs="Arial"/>
        </w:rPr>
        <w:t>3</w:t>
      </w:r>
      <w:r w:rsidRPr="00B23F2E">
        <w:rPr>
          <w:rFonts w:ascii="Arial" w:hAnsi="Arial" w:cs="Arial"/>
        </w:rPr>
        <w:t>), offspring numbers were measured for the 1</w:t>
      </w:r>
      <w:r w:rsidRPr="00B23F2E">
        <w:rPr>
          <w:rFonts w:ascii="Arial" w:hAnsi="Arial" w:cs="Arial"/>
          <w:vertAlign w:val="superscript"/>
        </w:rPr>
        <w:t xml:space="preserve">st </w:t>
      </w:r>
      <w:r w:rsidRPr="00B23F2E">
        <w:rPr>
          <w:rFonts w:ascii="Arial" w:hAnsi="Arial" w:cs="Arial"/>
        </w:rPr>
        <w:t>– 2</w:t>
      </w:r>
      <w:r w:rsidRPr="00B23F2E">
        <w:rPr>
          <w:rFonts w:ascii="Arial" w:hAnsi="Arial" w:cs="Arial"/>
          <w:vertAlign w:val="superscript"/>
        </w:rPr>
        <w:t>nd</w:t>
      </w:r>
      <w:r w:rsidRPr="00B23F2E">
        <w:rPr>
          <w:rFonts w:ascii="Arial" w:hAnsi="Arial" w:cs="Arial"/>
        </w:rPr>
        <w:t xml:space="preserve"> day and the 7</w:t>
      </w:r>
      <w:r w:rsidRPr="00B23F2E">
        <w:rPr>
          <w:rFonts w:ascii="Arial" w:hAnsi="Arial" w:cs="Arial"/>
          <w:vertAlign w:val="superscript"/>
        </w:rPr>
        <w:t>th</w:t>
      </w:r>
      <w:r w:rsidRPr="00B23F2E">
        <w:rPr>
          <w:rFonts w:ascii="Arial" w:hAnsi="Arial" w:cs="Arial"/>
        </w:rPr>
        <w:t xml:space="preserve"> – 8</w:t>
      </w:r>
      <w:r w:rsidRPr="00B23F2E">
        <w:rPr>
          <w:rFonts w:ascii="Arial" w:hAnsi="Arial" w:cs="Arial"/>
          <w:vertAlign w:val="superscript"/>
        </w:rPr>
        <w:t>th</w:t>
      </w:r>
      <w:r w:rsidRPr="00B23F2E">
        <w:rPr>
          <w:rFonts w:ascii="Arial" w:hAnsi="Arial" w:cs="Arial"/>
        </w:rPr>
        <w:t xml:space="preserve"> day and they were </w:t>
      </w:r>
      <w:ins w:id="175" w:author="Jinlin Chen" w:date="2022-01-13T11:41:00Z">
        <w:r w:rsidR="00747F03">
          <w:rPr>
            <w:rFonts w:ascii="Arial" w:hAnsi="Arial" w:cs="Arial"/>
          </w:rPr>
          <w:t>averaged</w:t>
        </w:r>
      </w:ins>
      <w:del w:id="176" w:author="Jinlin Chen" w:date="2022-01-13T11:41:00Z">
        <w:r w:rsidRPr="00B23F2E" w:rsidDel="00747F03">
          <w:rPr>
            <w:rFonts w:ascii="Arial" w:hAnsi="Arial" w:cs="Arial"/>
          </w:rPr>
          <w:delText>combined</w:delText>
        </w:r>
      </w:del>
      <w:r w:rsidRPr="00B23F2E">
        <w:rPr>
          <w:rFonts w:ascii="Arial" w:hAnsi="Arial" w:cs="Arial"/>
        </w:rPr>
        <w:t xml:space="preserve"> to reflect relative fecundity in early adult life. After eight-day exposure to temperature treatments, all flies were kept at 25°C for another four days to examine their recovery of reproduction. Surviving flies were recorded at the beginning and end of each period. Offspring produced during the test periods developed at the same temperature as their parents. The first emergence dates were recorded for different species in different temperatures. Vials were left for 5</w:t>
      </w:r>
      <w:r w:rsidR="002615B1" w:rsidRPr="00B23F2E">
        <w:rPr>
          <w:rFonts w:ascii="Arial" w:hAnsi="Arial" w:cs="Arial"/>
        </w:rPr>
        <w:t xml:space="preserve"> – </w:t>
      </w:r>
      <w:r w:rsidRPr="00B23F2E">
        <w:rPr>
          <w:rFonts w:ascii="Arial" w:hAnsi="Arial" w:cs="Arial"/>
        </w:rPr>
        <w:t>7 days for all offspring to emerge, then they were frozen and counted later. For each species and each temperature treatment, eight replicates were evenly split between two blocks</w:t>
      </w:r>
      <w:ins w:id="177" w:author="Jinlin Chen" w:date="2022-01-13T11:46:00Z">
        <w:r w:rsidR="007C7365">
          <w:rPr>
            <w:rFonts w:ascii="Arial" w:hAnsi="Arial" w:cs="Arial"/>
          </w:rPr>
          <w:t xml:space="preserve"> making up to a total of 1512 </w:t>
        </w:r>
      </w:ins>
      <w:ins w:id="178" w:author="Jinlin Chen" w:date="2022-01-13T11:47:00Z">
        <w:r w:rsidR="007C7365">
          <w:rPr>
            <w:rFonts w:ascii="Arial" w:hAnsi="Arial" w:cs="Arial"/>
          </w:rPr>
          <w:t>vials examined</w:t>
        </w:r>
      </w:ins>
      <w:r w:rsidRPr="00B23F2E">
        <w:rPr>
          <w:rFonts w:ascii="Arial" w:hAnsi="Arial" w:cs="Arial"/>
        </w:rPr>
        <w:t>.</w:t>
      </w:r>
      <w:ins w:id="179" w:author="Jinlin Chen" w:date="2022-01-13T11:53:00Z">
        <w:r w:rsidR="00CC7E01">
          <w:rPr>
            <w:rFonts w:ascii="Arial" w:hAnsi="Arial" w:cs="Arial"/>
          </w:rPr>
          <w:t xml:space="preserve"> </w:t>
        </w:r>
      </w:ins>
    </w:p>
    <w:p w14:paraId="3139412C" w14:textId="59F2E86B" w:rsidR="009E1151" w:rsidRPr="00B23F2E" w:rsidRDefault="009E1151" w:rsidP="007C1BC4">
      <w:pPr>
        <w:ind w:firstLine="360"/>
        <w:rPr>
          <w:rFonts w:ascii="Arial" w:hAnsi="Arial" w:cs="Arial"/>
          <w:lang w:val="en-US"/>
        </w:rPr>
      </w:pPr>
      <w:r w:rsidRPr="00B23F2E">
        <w:rPr>
          <w:rFonts w:ascii="Arial" w:hAnsi="Arial" w:cs="Arial"/>
          <w:i/>
          <w:iCs/>
          <w:lang w:val="en-US"/>
        </w:rPr>
        <w:t>Thermal performance curve</w:t>
      </w:r>
      <w:r w:rsidR="00F45D05" w:rsidRPr="00B23F2E">
        <w:rPr>
          <w:rFonts w:ascii="Arial" w:hAnsi="Arial" w:cs="Arial"/>
          <w:lang w:val="en-US"/>
        </w:rPr>
        <w:t>:</w:t>
      </w:r>
      <w:r w:rsidRPr="00B23F2E">
        <w:rPr>
          <w:rFonts w:ascii="Arial" w:hAnsi="Arial" w:cs="Arial"/>
          <w:lang w:val="en-US"/>
        </w:rPr>
        <w:t xml:space="preserve"> A multi-level, non-linear piecewise model was fitted </w:t>
      </w:r>
      <w:ins w:id="180" w:author="Jinlin Chen" w:date="2022-01-13T18:26:00Z">
        <w:r w:rsidR="00CC7375">
          <w:rPr>
            <w:rFonts w:ascii="Arial" w:hAnsi="Arial" w:cs="Arial"/>
            <w:lang w:val="en-US"/>
          </w:rPr>
          <w:t>to describe how reproductive success changed with tempe</w:t>
        </w:r>
      </w:ins>
      <w:ins w:id="181" w:author="Jinlin Chen" w:date="2022-01-13T18:27:00Z">
        <w:r w:rsidR="00CC7375">
          <w:rPr>
            <w:rFonts w:ascii="Arial" w:hAnsi="Arial" w:cs="Arial"/>
            <w:lang w:val="en-US"/>
          </w:rPr>
          <w:t xml:space="preserve">rature for the nine </w:t>
        </w:r>
        <w:r w:rsidR="00CC7375" w:rsidRPr="00CC0C27">
          <w:rPr>
            <w:rFonts w:ascii="Arial" w:hAnsi="Arial" w:cs="Arial"/>
            <w:i/>
            <w:iCs/>
            <w:lang w:val="en-US"/>
          </w:rPr>
          <w:t>Drosophila</w:t>
        </w:r>
        <w:r w:rsidR="00CC7375">
          <w:rPr>
            <w:rFonts w:ascii="Arial" w:hAnsi="Arial" w:cs="Arial"/>
            <w:lang w:val="en-US"/>
          </w:rPr>
          <w:t xml:space="preserve"> species tested. </w:t>
        </w:r>
      </w:ins>
      <w:moveFromRangeStart w:id="182" w:author="Jinlin Chen" w:date="2022-01-14T00:25:00Z" w:name="move92991166"/>
      <w:moveFrom w:id="183" w:author="Jinlin Chen" w:date="2022-01-14T00:25:00Z">
        <w:r w:rsidRPr="00B23F2E" w:rsidDel="00BC6A6A">
          <w:rPr>
            <w:rFonts w:ascii="Arial" w:hAnsi="Arial" w:cs="Arial"/>
            <w:lang w:val="en-US"/>
          </w:rPr>
          <w:t>under the Bayesian framework using MCMC sampling within the</w:t>
        </w:r>
        <w:r w:rsidRPr="00B23F2E" w:rsidDel="00BC6A6A">
          <w:rPr>
            <w:rFonts w:ascii="Arial" w:hAnsi="Arial" w:cs="Arial"/>
            <w:i/>
            <w:iCs/>
            <w:lang w:val="en-US"/>
          </w:rPr>
          <w:t xml:space="preserve"> rstan</w:t>
        </w:r>
        <w:r w:rsidRPr="00B23F2E" w:rsidDel="00BC6A6A">
          <w:rPr>
            <w:rFonts w:ascii="Arial" w:hAnsi="Arial" w:cs="Arial"/>
            <w:lang w:val="en-US"/>
          </w:rPr>
          <w:t xml:space="preserve"> package in R. </w:t>
        </w:r>
      </w:moveFrom>
      <w:moveFromRangeEnd w:id="182"/>
      <w:del w:id="184" w:author="Jinlin Chen" w:date="2022-01-13T17:59:00Z">
        <w:r w:rsidRPr="00B23F2E" w:rsidDel="00904EE0">
          <w:rPr>
            <w:rFonts w:ascii="Arial" w:hAnsi="Arial" w:cs="Arial"/>
            <w:lang w:val="en-US"/>
          </w:rPr>
          <w:delText xml:space="preserve">Total offspring numbers were calculated by combining the offspring numbers on day 1-2 and day 7-8. </w:delText>
        </w:r>
      </w:del>
      <w:r w:rsidRPr="00B23F2E">
        <w:rPr>
          <w:rFonts w:ascii="Arial" w:hAnsi="Arial" w:cs="Arial"/>
          <w:lang w:val="en-US"/>
        </w:rPr>
        <w:t xml:space="preserve">The average daily fecundity per female was </w:t>
      </w:r>
      <w:del w:id="185" w:author="Jinlin Chen" w:date="2022-01-13T17:59:00Z">
        <w:r w:rsidRPr="00B23F2E" w:rsidDel="00904EE0">
          <w:rPr>
            <w:rFonts w:ascii="Arial" w:hAnsi="Arial" w:cs="Arial"/>
            <w:lang w:val="en-US"/>
          </w:rPr>
          <w:delText xml:space="preserve">calculated, then </w:delText>
        </w:r>
      </w:del>
      <w:r w:rsidRPr="00B23F2E">
        <w:rPr>
          <w:rFonts w:ascii="Arial" w:hAnsi="Arial" w:cs="Arial"/>
          <w:lang w:val="en-US"/>
        </w:rPr>
        <w:t>square root transformed</w:t>
      </w:r>
      <w:r w:rsidR="00904EE0">
        <w:rPr>
          <w:rFonts w:ascii="Arial" w:hAnsi="Arial" w:cs="Arial"/>
          <w:lang w:val="en-US"/>
        </w:rPr>
        <w:t xml:space="preserve">, </w:t>
      </w:r>
      <w:r w:rsidR="00BC6A6A">
        <w:rPr>
          <w:rFonts w:ascii="Arial" w:hAnsi="Arial" w:cs="Arial"/>
          <w:lang w:val="en-US"/>
        </w:rPr>
        <w:t>then</w:t>
      </w:r>
      <w:r w:rsidRPr="00B23F2E">
        <w:rPr>
          <w:rFonts w:ascii="Arial" w:hAnsi="Arial" w:cs="Arial"/>
          <w:lang w:val="en-US"/>
        </w:rPr>
        <w:t xml:space="preserve"> modeled with the Briere2 function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(Briere et al. 1999)</w:t>
      </w:r>
      <w:r w:rsidRPr="00B23F2E">
        <w:rPr>
          <w:rFonts w:ascii="Arial" w:hAnsi="Arial" w:cs="Arial"/>
          <w:lang w:val="en-US"/>
        </w:rPr>
        <w:fldChar w:fldCharType="end"/>
      </w:r>
      <w:r w:rsidRPr="00B23F2E">
        <w:rPr>
          <w:rFonts w:ascii="Arial" w:hAnsi="Arial" w:cs="Arial"/>
          <w:lang w:val="en-US"/>
        </w:rPr>
        <w:t>:</w:t>
      </w:r>
    </w:p>
    <w:p w14:paraId="7E5C534A" w14:textId="706110E9" w:rsidR="0026541E" w:rsidRPr="00B23F2E" w:rsidRDefault="000456C4" w:rsidP="004C14F2">
      <w:pPr>
        <w:ind w:firstLine="360"/>
        <w:rPr>
          <w:rFonts w:ascii="Arial" w:hAnsi="Arial" w:cs="Arial"/>
          <w:lang w:val="en-US"/>
        </w:rPr>
      </w:pPr>
      <m:oMathPara>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×T×</m:t>
                  </m:r>
                  <m:d>
                    <m:dPr>
                      <m:ctrlPr>
                        <w:rPr>
                          <w:rFonts w:ascii="Cambria Math" w:hAnsi="Cambria Math" w:cs="Arial"/>
                          <w:i/>
                          <w:lang w:val="en-US"/>
                        </w:rPr>
                      </m:ctrlPr>
                    </m:dPr>
                    <m:e>
                      <m:r>
                        <w:rPr>
                          <w:rFonts w:ascii="Cambria Math" w:hAnsi="Cambria Math" w:cs="Arial"/>
                          <w:lang w:val="en-US"/>
                        </w:rPr>
                        <m:t>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-T)</m:t>
                      </m:r>
                    </m:e>
                    <m:sup>
                      <m:r>
                        <w:rPr>
                          <w:rFonts w:ascii="Cambria Math" w:hAnsi="Cambria Math" w:cs="Arial"/>
                          <w:lang w:val="en-US"/>
                        </w:rPr>
                        <m:t>1/</m:t>
                      </m:r>
                      <m:sSub>
                        <m:sSubPr>
                          <m:ctrlPr>
                            <w:rPr>
                              <w:rFonts w:ascii="Cambria Math" w:hAnsi="Cambria Math" w:cs="Arial"/>
                              <w:i/>
                              <w:lang w:val="en-US"/>
                            </w:rPr>
                          </m:ctrlPr>
                        </m:sSubPr>
                        <m:e>
                          <m:r>
                            <w:rPr>
                              <w:rFonts w:ascii="Cambria Math" w:hAnsi="Cambria Math" w:cs="Arial"/>
                              <w:lang w:val="en-US"/>
                            </w:rPr>
                            <m:t>b</m:t>
                          </m:r>
                        </m:e>
                        <m:sub>
                          <m:r>
                            <w:rPr>
                              <w:rFonts w:ascii="Cambria Math" w:hAnsi="Cambria Math" w:cs="Arial"/>
                              <w:lang w:val="en-US"/>
                            </w:rPr>
                            <m:t>i</m:t>
                          </m:r>
                        </m:sub>
                      </m:sSub>
                    </m:sup>
                  </m:sSup>
                  <m:r>
                    <w:rPr>
                      <w:rFonts w:ascii="Cambria Math" w:hAnsi="Cambria Math" w:cs="Arial"/>
                      <w:lang w:val="en-US"/>
                    </w:rPr>
                    <m:t xml:space="preserve">  (for </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&gt;T&gt;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r>
                    <w:rPr>
                      <w:rFonts w:ascii="Cambria Math" w:hAnsi="Cambria Math" w:cs="Arial"/>
                      <w:lang w:val="en-US"/>
                    </w:rPr>
                    <m:t>)</m:t>
                  </m:r>
                </m:e>
                <m:e>
                  <m:r>
                    <w:rPr>
                      <w:rFonts w:ascii="Cambria Math" w:hAnsi="Cambria Math" w:cs="Arial"/>
                      <w:lang w:val="en-US"/>
                    </w:rPr>
                    <m:t>0  (for 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r>
                    <w:rPr>
                      <w:rFonts w:ascii="Cambria Math" w:hAnsi="Cambria Math" w:cs="Arial"/>
                      <w:lang w:val="en-US"/>
                    </w:rPr>
                    <m:t xml:space="preserve"> or T ≥</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m:t>
                  </m:r>
                </m:e>
              </m:eqArr>
            </m:e>
          </m:d>
        </m:oMath>
      </m:oMathPara>
    </w:p>
    <w:p w14:paraId="5122BB42" w14:textId="2C84FAC7" w:rsidR="004D57A9" w:rsidRPr="000F3A12" w:rsidDel="001B115F" w:rsidRDefault="009E1151" w:rsidP="000F3A12">
      <w:pPr>
        <w:rPr>
          <w:del w:id="186" w:author="Jinlin Chen" w:date="2022-01-13T23:57:00Z"/>
        </w:rPr>
        <w:pPrChange w:id="187" w:author="Jinlin Chen" w:date="2022-01-13T23:45:00Z">
          <w:pPr>
            <w:ind w:firstLine="360"/>
          </w:pPr>
        </w:pPrChange>
      </w:pPr>
      <w:r w:rsidRPr="00B23F2E">
        <w:rPr>
          <w:rFonts w:ascii="Arial" w:hAnsi="Arial" w:cs="Arial"/>
          <w:lang w:val="en-US"/>
        </w:rPr>
        <w:t xml:space="preserve">where </w:t>
      </w:r>
      <w:ins w:id="188" w:author="Jinlin Chen" w:date="2022-01-13T18:15:00Z">
        <w:r w:rsidR="000456C4" w:rsidRPr="00CC0C27">
          <w:rPr>
            <w:rFonts w:ascii="Arial" w:hAnsi="Arial" w:cs="Arial"/>
            <w:i/>
            <w:iCs/>
            <w:lang w:val="en-US"/>
          </w:rPr>
          <w:t>i</w:t>
        </w:r>
      </w:ins>
      <w:ins w:id="189" w:author="Jinlin Chen" w:date="2022-01-13T18:14:00Z">
        <w:r w:rsidR="000456C4">
          <w:rPr>
            <w:rFonts w:ascii="Arial" w:hAnsi="Arial" w:cs="Arial"/>
            <w:lang w:val="en-US"/>
          </w:rPr>
          <w:t xml:space="preserve"> is the index of </w:t>
        </w:r>
        <w:r w:rsidR="000456C4" w:rsidRPr="00CC0C27">
          <w:rPr>
            <w:rFonts w:ascii="Arial" w:hAnsi="Arial" w:cs="Arial"/>
            <w:i/>
            <w:iCs/>
            <w:lang w:val="en-US"/>
          </w:rPr>
          <w:t>Drosophila</w:t>
        </w:r>
        <w:r w:rsidR="000456C4">
          <w:rPr>
            <w:rFonts w:ascii="Arial" w:hAnsi="Arial" w:cs="Arial"/>
            <w:lang w:val="en-US"/>
          </w:rPr>
          <w:t xml:space="preserve"> spe</w:t>
        </w:r>
      </w:ins>
      <w:ins w:id="190" w:author="Jinlin Chen" w:date="2022-01-13T18:15:00Z">
        <w:r w:rsidR="000456C4">
          <w:rPr>
            <w:rFonts w:ascii="Arial" w:hAnsi="Arial" w:cs="Arial"/>
            <w:lang w:val="en-US"/>
          </w:rPr>
          <w:t xml:space="preserve">cies, </w:t>
        </w:r>
      </w:ins>
      <w:r w:rsidRPr="00B23F2E">
        <w:rPr>
          <w:rFonts w:ascii="Arial" w:hAnsi="Arial" w:cs="Arial"/>
          <w:i/>
          <w:iCs/>
          <w:lang w:val="en-US"/>
        </w:rPr>
        <w:t>T</w:t>
      </w:r>
      <w:r w:rsidRPr="00B23F2E">
        <w:rPr>
          <w:rFonts w:ascii="Arial" w:hAnsi="Arial" w:cs="Arial"/>
          <w:lang w:val="en-US"/>
        </w:rPr>
        <w:t xml:space="preserve"> is the temperature,</w:t>
      </w:r>
      <w:ins w:id="191" w:author="Jinlin Chen" w:date="2022-01-13T23:21:00Z">
        <w:r w:rsidR="00D71FA3">
          <w:rPr>
            <w:rFonts w:ascii="Arial" w:hAnsi="Arial" w:cs="Arial"/>
            <w:lang w:val="en-US"/>
          </w:rPr>
          <w:t xml:space="preserve"> </w:t>
        </w:r>
        <w:r w:rsidR="00D71FA3" w:rsidRPr="00B23F2E">
          <w:rPr>
            <w:rFonts w:ascii="Arial" w:hAnsi="Arial" w:cs="Arial"/>
            <w:i/>
            <w:iCs/>
            <w:lang w:val="en-US"/>
          </w:rPr>
          <w:t>P</w:t>
        </w:r>
      </w:ins>
      <w:ins w:id="192" w:author="Jinlin Chen" w:date="2022-01-13T23:23:00Z">
        <w:r w:rsidR="00D30DEC" w:rsidRPr="00D30DEC">
          <w:rPr>
            <w:rFonts w:ascii="Arial" w:hAnsi="Arial" w:cs="Arial"/>
            <w:i/>
            <w:iCs/>
            <w:vertAlign w:val="subscript"/>
            <w:lang w:val="en-US"/>
            <w:rPrChange w:id="193" w:author="Jinlin Chen" w:date="2022-01-13T23:23:00Z">
              <w:rPr>
                <w:rFonts w:ascii="Arial" w:hAnsi="Arial" w:cs="Arial"/>
                <w:i/>
                <w:iCs/>
                <w:lang w:val="en-US"/>
              </w:rPr>
            </w:rPrChange>
          </w:rPr>
          <w:t>i</w:t>
        </w:r>
      </w:ins>
      <w:ins w:id="194" w:author="Jinlin Chen" w:date="2022-01-13T23:21:00Z">
        <w:r w:rsidR="00D71FA3" w:rsidRPr="00B23F2E">
          <w:rPr>
            <w:rFonts w:ascii="Arial" w:hAnsi="Arial" w:cs="Arial"/>
            <w:i/>
            <w:iCs/>
            <w:lang w:val="en-US"/>
          </w:rPr>
          <w:t>(T)</w:t>
        </w:r>
        <w:r w:rsidR="00D71FA3">
          <w:rPr>
            <w:rFonts w:ascii="Arial" w:hAnsi="Arial" w:cs="Arial"/>
            <w:i/>
            <w:iCs/>
            <w:lang w:val="en-US"/>
          </w:rPr>
          <w:t xml:space="preserve"> </w:t>
        </w:r>
        <w:r w:rsidR="00D71FA3" w:rsidRPr="00D71FA3">
          <w:rPr>
            <w:rFonts w:ascii="Arial" w:hAnsi="Arial" w:cs="Arial"/>
            <w:lang w:val="en-US"/>
          </w:rPr>
          <w:t>is the reproductive performance</w:t>
        </w:r>
      </w:ins>
      <w:ins w:id="195" w:author="Jinlin Chen" w:date="2022-01-13T23:24:00Z">
        <w:r w:rsidR="00D30DEC">
          <w:rPr>
            <w:rFonts w:ascii="Arial" w:hAnsi="Arial" w:cs="Arial"/>
            <w:lang w:val="en-US"/>
          </w:rPr>
          <w:t xml:space="preserve"> of species </w:t>
        </w:r>
        <w:r w:rsidR="00D30DEC" w:rsidRPr="00D30DEC">
          <w:rPr>
            <w:rFonts w:ascii="Arial" w:hAnsi="Arial" w:cs="Arial"/>
            <w:i/>
            <w:iCs/>
            <w:lang w:val="en-US"/>
            <w:rPrChange w:id="196" w:author="Jinlin Chen" w:date="2022-01-13T23:24:00Z">
              <w:rPr>
                <w:rFonts w:ascii="Arial" w:hAnsi="Arial" w:cs="Arial"/>
                <w:lang w:val="en-US"/>
              </w:rPr>
            </w:rPrChange>
          </w:rPr>
          <w:t>i</w:t>
        </w:r>
      </w:ins>
      <w:ins w:id="197" w:author="Jinlin Chen" w:date="2022-01-13T23:21:00Z">
        <w:r w:rsidR="00D71FA3" w:rsidRPr="00D71FA3">
          <w:rPr>
            <w:rFonts w:ascii="Arial" w:hAnsi="Arial" w:cs="Arial"/>
            <w:lang w:val="en-US"/>
          </w:rPr>
          <w:t xml:space="preserve"> in temperature</w:t>
        </w:r>
        <w:r w:rsidR="00D71FA3">
          <w:rPr>
            <w:rFonts w:ascii="Arial" w:hAnsi="Arial" w:cs="Arial"/>
            <w:i/>
            <w:iCs/>
            <w:lang w:val="en-US"/>
          </w:rPr>
          <w:t xml:space="preserve"> T</w:t>
        </w:r>
        <w:r w:rsidR="00D71FA3" w:rsidRPr="00B23F2E">
          <w:rPr>
            <w:rFonts w:ascii="Arial" w:hAnsi="Arial" w:cs="Arial"/>
            <w:lang w:val="en-US"/>
          </w:rPr>
          <w:t>,</w:t>
        </w:r>
      </w:ins>
      <w:r w:rsidRPr="00B23F2E">
        <w:rPr>
          <w:rFonts w:ascii="Arial" w:hAnsi="Arial" w:cs="Arial"/>
          <w:lang w:val="en-US"/>
        </w:rPr>
        <w:t xml:space="preserve"> </w:t>
      </w:r>
      <w:r w:rsidRPr="00B23F2E">
        <w:rPr>
          <w:rFonts w:ascii="Arial" w:hAnsi="Arial" w:cs="Arial"/>
          <w:i/>
          <w:iCs/>
          <w:lang w:val="en-US"/>
        </w:rPr>
        <w:t>RTmin</w:t>
      </w:r>
      <w:r w:rsidR="000456C4" w:rsidRPr="00CC0C27">
        <w:rPr>
          <w:rFonts w:ascii="Arial" w:hAnsi="Arial" w:cs="Arial"/>
          <w:i/>
          <w:iCs/>
          <w:vertAlign w:val="subscript"/>
          <w:lang w:val="en-US"/>
        </w:rPr>
        <w:t>i</w:t>
      </w:r>
      <w:r w:rsidRPr="00CC0C27">
        <w:rPr>
          <w:rFonts w:ascii="Arial" w:hAnsi="Arial" w:cs="Arial"/>
          <w:vertAlign w:val="subscript"/>
          <w:lang w:val="en-US"/>
        </w:rPr>
        <w:t xml:space="preserve"> </w:t>
      </w:r>
      <w:r w:rsidRPr="00B23F2E">
        <w:rPr>
          <w:rFonts w:ascii="Arial" w:hAnsi="Arial" w:cs="Arial"/>
          <w:lang w:val="en-US"/>
        </w:rPr>
        <w:t xml:space="preserve">and </w:t>
      </w:r>
      <w:r w:rsidRPr="00B23F2E">
        <w:rPr>
          <w:rFonts w:ascii="Arial" w:hAnsi="Arial" w:cs="Arial"/>
          <w:i/>
          <w:iCs/>
          <w:lang w:val="en-US"/>
        </w:rPr>
        <w:t>RTmax</w:t>
      </w:r>
      <w:r w:rsidR="000456C4" w:rsidRPr="00CC0C27">
        <w:rPr>
          <w:rFonts w:ascii="Arial" w:hAnsi="Arial" w:cs="Arial"/>
          <w:i/>
          <w:iCs/>
          <w:vertAlign w:val="subscript"/>
          <w:lang w:val="en-US"/>
        </w:rPr>
        <w:t>i</w:t>
      </w:r>
      <w:r w:rsidRPr="00B23F2E">
        <w:rPr>
          <w:rFonts w:ascii="Arial" w:hAnsi="Arial" w:cs="Arial"/>
          <w:lang w:val="en-US"/>
        </w:rPr>
        <w:t xml:space="preserve"> are the minimum and maximum temperatures for the species </w:t>
      </w:r>
      <w:r w:rsidR="000456C4" w:rsidRPr="00CC0C27">
        <w:rPr>
          <w:rFonts w:ascii="Arial" w:hAnsi="Arial" w:cs="Arial"/>
          <w:i/>
          <w:iCs/>
          <w:lang w:val="en-US"/>
        </w:rPr>
        <w:t>i</w:t>
      </w:r>
      <w:r w:rsidR="000456C4">
        <w:rPr>
          <w:rFonts w:ascii="Arial" w:hAnsi="Arial" w:cs="Arial"/>
          <w:lang w:val="en-US"/>
        </w:rPr>
        <w:t xml:space="preserve"> </w:t>
      </w:r>
      <w:r w:rsidRPr="00B23F2E">
        <w:rPr>
          <w:rFonts w:ascii="Arial" w:hAnsi="Arial" w:cs="Arial"/>
          <w:lang w:val="en-US"/>
        </w:rPr>
        <w:t xml:space="preserve">to reproduce, </w:t>
      </w:r>
      <w:r w:rsidRPr="00B23F2E">
        <w:rPr>
          <w:rFonts w:ascii="Arial" w:hAnsi="Arial" w:cs="Arial"/>
          <w:i/>
          <w:iCs/>
          <w:lang w:val="en-US"/>
        </w:rPr>
        <w:t>a</w:t>
      </w:r>
      <w:r w:rsidR="000456C4" w:rsidRPr="00CC0C27">
        <w:rPr>
          <w:rFonts w:ascii="Arial" w:hAnsi="Arial" w:cs="Arial"/>
          <w:i/>
          <w:iCs/>
          <w:vertAlign w:val="subscript"/>
          <w:lang w:val="en-US"/>
        </w:rPr>
        <w:t>i</w:t>
      </w:r>
      <w:r w:rsidRPr="00B23F2E">
        <w:rPr>
          <w:rFonts w:ascii="Arial" w:hAnsi="Arial" w:cs="Arial"/>
          <w:lang w:val="en-US"/>
        </w:rPr>
        <w:t xml:space="preserve"> is a scaling factor and </w:t>
      </w:r>
      <w:r w:rsidRPr="00B23F2E">
        <w:rPr>
          <w:rFonts w:ascii="Arial" w:hAnsi="Arial" w:cs="Arial"/>
          <w:i/>
          <w:iCs/>
          <w:lang w:val="en-US"/>
        </w:rPr>
        <w:t>b</w:t>
      </w:r>
      <w:r w:rsidR="000456C4" w:rsidRPr="00CC0C27">
        <w:rPr>
          <w:rFonts w:ascii="Arial" w:hAnsi="Arial" w:cs="Arial"/>
          <w:i/>
          <w:iCs/>
          <w:vertAlign w:val="subscript"/>
          <w:lang w:val="en-US"/>
        </w:rPr>
        <w:t>i</w:t>
      </w:r>
      <w:r w:rsidRPr="00B23F2E">
        <w:rPr>
          <w:rFonts w:ascii="Arial" w:hAnsi="Arial" w:cs="Arial"/>
          <w:lang w:val="en-US"/>
        </w:rPr>
        <w:t xml:space="preserve"> is a shape factor of the curve. Values of</w:t>
      </w:r>
      <w:r w:rsidR="000456C4">
        <w:rPr>
          <w:rFonts w:ascii="Arial" w:hAnsi="Arial" w:cs="Arial"/>
          <w:lang w:val="en-US"/>
        </w:rPr>
        <w:t xml:space="preserve"> </w:t>
      </w:r>
      <w:r w:rsidR="000456C4" w:rsidRPr="00B23F2E">
        <w:rPr>
          <w:rFonts w:ascii="Arial" w:hAnsi="Arial" w:cs="Arial"/>
          <w:i/>
          <w:iCs/>
          <w:lang w:val="en-US"/>
        </w:rPr>
        <w:t>RTmin</w:t>
      </w:r>
      <w:r w:rsidR="000456C4" w:rsidRPr="004C302B">
        <w:rPr>
          <w:rFonts w:ascii="Arial" w:hAnsi="Arial" w:cs="Arial"/>
          <w:i/>
          <w:iCs/>
          <w:vertAlign w:val="subscript"/>
          <w:lang w:val="en-US"/>
        </w:rPr>
        <w:t>i</w:t>
      </w:r>
      <w:r w:rsidRPr="00B23F2E">
        <w:rPr>
          <w:rFonts w:ascii="Arial" w:hAnsi="Arial" w:cs="Arial"/>
          <w:lang w:val="en-US"/>
        </w:rPr>
        <w:t xml:space="preserve"> </w:t>
      </w:r>
      <w:ins w:id="198" w:author="Jinlin Chen" w:date="2022-01-13T18:18:00Z">
        <w:r w:rsidR="000456C4">
          <w:rPr>
            <w:rFonts w:ascii="Arial" w:hAnsi="Arial" w:cs="Arial"/>
            <w:lang w:val="en-US"/>
          </w:rPr>
          <w:t xml:space="preserve">of the nine species were modeled by </w:t>
        </w:r>
      </w:ins>
      <w:ins w:id="199" w:author="Jinlin Chen" w:date="2022-01-13T18:19:00Z">
        <w:r w:rsidR="000456C4">
          <w:rPr>
            <w:rFonts w:ascii="Arial" w:hAnsi="Arial" w:cs="Arial"/>
            <w:lang w:val="en-US"/>
          </w:rPr>
          <w:t xml:space="preserve">a Gaussian distribution </w:t>
        </w:r>
      </w:ins>
      <w:del w:id="200" w:author="Jinlin Chen" w:date="2022-01-13T18:23:00Z">
        <w:r w:rsidRPr="00B23F2E" w:rsidDel="005A24A9">
          <w:rPr>
            <w:rFonts w:ascii="Arial" w:hAnsi="Arial" w:cs="Arial"/>
            <w:lang w:val="en-US"/>
          </w:rPr>
          <w:delText>each parameter shared</w:delText>
        </w:r>
      </w:del>
      <w:del w:id="201" w:author="Jinlin Chen" w:date="2022-01-13T18:10:00Z">
        <w:r w:rsidRPr="00B23F2E" w:rsidDel="000456C4">
          <w:rPr>
            <w:rFonts w:ascii="Arial" w:hAnsi="Arial" w:cs="Arial"/>
            <w:lang w:val="en-US"/>
          </w:rPr>
          <w:delText xml:space="preserve"> the same</w:delText>
        </w:r>
      </w:del>
      <w:del w:id="202" w:author="Jinlin Chen" w:date="2022-01-13T18:23:00Z">
        <w:r w:rsidRPr="00B23F2E" w:rsidDel="005A24A9">
          <w:rPr>
            <w:rFonts w:ascii="Arial" w:hAnsi="Arial" w:cs="Arial"/>
            <w:lang w:val="en-US"/>
          </w:rPr>
          <w:delText xml:space="preserve"> </w:delText>
        </w:r>
      </w:del>
      <w:del w:id="203" w:author="Jinlin Chen" w:date="2022-01-13T18:09:00Z">
        <w:r w:rsidRPr="00B23F2E" w:rsidDel="000456C4">
          <w:rPr>
            <w:rFonts w:ascii="Arial" w:hAnsi="Arial" w:cs="Arial"/>
            <w:lang w:val="en-US"/>
          </w:rPr>
          <w:delText>n</w:delText>
        </w:r>
      </w:del>
      <w:del w:id="204" w:author="Jinlin Chen" w:date="2022-01-13T18:10:00Z">
        <w:r w:rsidRPr="00B23F2E" w:rsidDel="000456C4">
          <w:rPr>
            <w:rFonts w:ascii="Arial" w:hAnsi="Arial" w:cs="Arial"/>
            <w:lang w:val="en-US"/>
          </w:rPr>
          <w:delText>ormal</w:delText>
        </w:r>
      </w:del>
      <w:del w:id="205" w:author="Jinlin Chen" w:date="2022-01-13T18:23:00Z">
        <w:r w:rsidRPr="00B23F2E" w:rsidDel="005A24A9">
          <w:rPr>
            <w:rFonts w:ascii="Arial" w:hAnsi="Arial" w:cs="Arial"/>
            <w:lang w:val="en-US"/>
          </w:rPr>
          <w:delText xml:space="preserve"> distribution</w:delText>
        </w:r>
        <w:r w:rsidR="00C5799B" w:rsidRPr="00B23F2E" w:rsidDel="005A24A9">
          <w:rPr>
            <w:rFonts w:ascii="Arial" w:hAnsi="Arial" w:cs="Arial"/>
            <w:lang w:val="en-US"/>
          </w:rPr>
          <w:delText xml:space="preserve"> among the nine species</w:delText>
        </w:r>
        <w:r w:rsidRPr="00B23F2E" w:rsidDel="005A24A9">
          <w:rPr>
            <w:rFonts w:ascii="Arial" w:hAnsi="Arial" w:cs="Arial"/>
            <w:lang w:val="en-US"/>
          </w:rPr>
          <w:delText xml:space="preserve">, </w:delText>
        </w:r>
      </w:del>
      <w:r w:rsidRPr="00B23F2E">
        <w:rPr>
          <w:rFonts w:ascii="Arial" w:hAnsi="Arial" w:cs="Arial"/>
          <w:lang w:val="en-US"/>
        </w:rPr>
        <w:t>whose mean</w:t>
      </w:r>
      <w:r w:rsidR="004D57A9">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μ</m:t>
            </m:r>
          </m:e>
          <m:sub>
            <m:r>
              <w:rPr>
                <w:rFonts w:ascii="Cambria Math" w:hAnsi="Cambria Math" w:cs="Arial"/>
                <w:lang w:val="en-US"/>
              </w:rPr>
              <m:t>RTmin</m:t>
            </m:r>
          </m:sub>
        </m:sSub>
      </m:oMath>
      <w:r w:rsidR="004D57A9">
        <w:rPr>
          <w:rFonts w:ascii="Arial" w:hAnsi="Arial" w:cs="Arial"/>
          <w:lang w:val="en-US"/>
        </w:rPr>
        <w:t>,</w:t>
      </w:r>
      <w:r w:rsidRPr="00B23F2E">
        <w:rPr>
          <w:rFonts w:ascii="Arial" w:hAnsi="Arial" w:cs="Arial"/>
          <w:lang w:val="en-US"/>
        </w:rPr>
        <w:t xml:space="preserve"> and variance</w:t>
      </w:r>
      <w:r w:rsidR="004D57A9">
        <w:rPr>
          <w:rFonts w:ascii="Arial" w:hAnsi="Arial" w:cs="Arial"/>
          <w:lang w:val="en-US"/>
        </w:rPr>
        <w:t xml:space="preserve">, </w:t>
      </w:r>
      <m:oMath>
        <m:sSup>
          <m:sSupPr>
            <m:ctrlPr>
              <w:rPr>
                <w:rFonts w:ascii="Cambria Math" w:hAnsi="Cambria Math" w:cs="Arial"/>
                <w:i/>
                <w:lang w:val="en-US"/>
              </w:rPr>
            </m:ctrlPr>
          </m:sSupPr>
          <m:e>
            <m:sSub>
              <m:sSubPr>
                <m:ctrlPr>
                  <w:rPr>
                    <w:rFonts w:ascii="Cambria Math" w:hAnsi="Cambria Math" w:cs="Arial"/>
                    <w:i/>
                    <w:lang w:val="en-US"/>
                  </w:rPr>
                </m:ctrlPr>
              </m:sSubPr>
              <m:e>
                <m:r>
                  <w:rPr>
                    <w:rFonts w:ascii="Cambria Math" w:hAnsi="Cambria Math" w:cs="Arial"/>
                    <w:lang w:val="en-US"/>
                  </w:rPr>
                  <m:t>σ</m:t>
                </m:r>
              </m:e>
              <m:sub>
                <m:r>
                  <w:rPr>
                    <w:rFonts w:ascii="Cambria Math" w:hAnsi="Cambria Math" w:cs="Arial"/>
                    <w:lang w:val="en-US"/>
                  </w:rPr>
                  <m:t>RTmin</m:t>
                </m:r>
              </m:sub>
            </m:sSub>
          </m:e>
          <m:sup>
            <m:r>
              <w:rPr>
                <w:rFonts w:ascii="Cambria Math" w:hAnsi="Cambria Math" w:cs="Arial"/>
                <w:lang w:val="en-US"/>
              </w:rPr>
              <m:t>2</m:t>
            </m:r>
          </m:sup>
        </m:sSup>
      </m:oMath>
      <w:r w:rsidR="004D57A9">
        <w:rPr>
          <w:rFonts w:ascii="Arial" w:hAnsi="Arial" w:cs="Arial"/>
          <w:lang w:val="en-US"/>
        </w:rPr>
        <w:t>,</w:t>
      </w:r>
      <w:r w:rsidRPr="00B23F2E">
        <w:rPr>
          <w:rFonts w:ascii="Arial" w:hAnsi="Arial" w:cs="Arial"/>
          <w:lang w:val="en-US"/>
        </w:rPr>
        <w:t xml:space="preserve"> were the </w:t>
      </w:r>
      <w:ins w:id="206" w:author="Jinlin Chen" w:date="2022-01-13T18:10:00Z">
        <w:r w:rsidR="000456C4">
          <w:rPr>
            <w:rFonts w:ascii="Arial" w:hAnsi="Arial" w:cs="Arial"/>
            <w:lang w:val="en-US"/>
          </w:rPr>
          <w:t>hyper</w:t>
        </w:r>
      </w:ins>
      <w:del w:id="207" w:author="Jinlin Chen" w:date="2022-01-13T18:10:00Z">
        <w:r w:rsidRPr="00B23F2E" w:rsidDel="000456C4">
          <w:rPr>
            <w:rFonts w:ascii="Arial" w:hAnsi="Arial" w:cs="Arial"/>
            <w:lang w:val="en-US"/>
          </w:rPr>
          <w:delText>super</w:delText>
        </w:r>
      </w:del>
      <w:r w:rsidRPr="00B23F2E">
        <w:rPr>
          <w:rFonts w:ascii="Arial" w:hAnsi="Arial" w:cs="Arial"/>
          <w:lang w:val="en-US"/>
        </w:rPr>
        <w:t xml:space="preserve"> parameters in the multi-level model.</w:t>
      </w:r>
      <w:ins w:id="208" w:author="Jinlin Chen" w:date="2022-01-13T18:24:00Z">
        <w:r w:rsidR="005A24A9">
          <w:rPr>
            <w:rFonts w:ascii="Arial" w:hAnsi="Arial" w:cs="Arial"/>
            <w:lang w:val="en-US"/>
          </w:rPr>
          <w:t xml:space="preserve"> The same appli</w:t>
        </w:r>
      </w:ins>
      <w:ins w:id="209" w:author="Jinlin Chen" w:date="2022-01-13T23:23:00Z">
        <w:r w:rsidR="00D30DEC">
          <w:rPr>
            <w:rFonts w:ascii="Arial" w:hAnsi="Arial" w:cs="Arial"/>
            <w:lang w:val="en-US"/>
          </w:rPr>
          <w:t>ed</w:t>
        </w:r>
      </w:ins>
      <w:ins w:id="210" w:author="Jinlin Chen" w:date="2022-01-13T18:24:00Z">
        <w:r w:rsidR="005A24A9">
          <w:rPr>
            <w:rFonts w:ascii="Arial" w:hAnsi="Arial" w:cs="Arial"/>
            <w:lang w:val="en-US"/>
          </w:rPr>
          <w:t xml:space="preserve"> to </w:t>
        </w:r>
        <w:r w:rsidR="005A24A9" w:rsidRPr="00B23F2E">
          <w:rPr>
            <w:rFonts w:ascii="Arial" w:hAnsi="Arial" w:cs="Arial"/>
            <w:i/>
            <w:iCs/>
            <w:lang w:val="en-US"/>
          </w:rPr>
          <w:t>RTmax</w:t>
        </w:r>
        <w:r w:rsidR="005A24A9" w:rsidRPr="004C302B">
          <w:rPr>
            <w:rFonts w:ascii="Arial" w:hAnsi="Arial" w:cs="Arial"/>
            <w:i/>
            <w:iCs/>
            <w:vertAlign w:val="subscript"/>
            <w:lang w:val="en-US"/>
          </w:rPr>
          <w:t>i</w:t>
        </w:r>
        <w:r w:rsidR="005A24A9">
          <w:rPr>
            <w:rFonts w:ascii="Arial" w:hAnsi="Arial" w:cs="Arial"/>
            <w:lang w:val="en-US"/>
          </w:rPr>
          <w:t xml:space="preserve">, </w:t>
        </w:r>
        <w:r w:rsidR="005A24A9" w:rsidRPr="00B23F2E">
          <w:rPr>
            <w:rFonts w:ascii="Arial" w:hAnsi="Arial" w:cs="Arial"/>
            <w:i/>
            <w:iCs/>
            <w:lang w:val="en-US"/>
          </w:rPr>
          <w:t>a</w:t>
        </w:r>
        <w:r w:rsidR="005A24A9" w:rsidRPr="004C302B">
          <w:rPr>
            <w:rFonts w:ascii="Arial" w:hAnsi="Arial" w:cs="Arial"/>
            <w:i/>
            <w:iCs/>
            <w:vertAlign w:val="subscript"/>
            <w:lang w:val="en-US"/>
          </w:rPr>
          <w:t>i</w:t>
        </w:r>
        <w:r w:rsidR="005A24A9">
          <w:rPr>
            <w:rFonts w:ascii="Arial" w:hAnsi="Arial" w:cs="Arial"/>
            <w:lang w:val="en-US"/>
          </w:rPr>
          <w:t xml:space="preserve">, and </w:t>
        </w:r>
        <w:r w:rsidR="005A24A9" w:rsidRPr="00B23F2E">
          <w:rPr>
            <w:rFonts w:ascii="Arial" w:hAnsi="Arial" w:cs="Arial"/>
            <w:i/>
            <w:iCs/>
            <w:lang w:val="en-US"/>
          </w:rPr>
          <w:t>b</w:t>
        </w:r>
        <w:r w:rsidR="005A24A9" w:rsidRPr="004C302B">
          <w:rPr>
            <w:rFonts w:ascii="Arial" w:hAnsi="Arial" w:cs="Arial"/>
            <w:i/>
            <w:iCs/>
            <w:vertAlign w:val="subscript"/>
            <w:lang w:val="en-US"/>
          </w:rPr>
          <w:t>i</w:t>
        </w:r>
        <w:r w:rsidR="005A24A9">
          <w:rPr>
            <w:rFonts w:ascii="Arial" w:hAnsi="Arial" w:cs="Arial"/>
            <w:lang w:val="en-US"/>
          </w:rPr>
          <w:t>.</w:t>
        </w:r>
      </w:ins>
      <w:r w:rsidR="00C5799B" w:rsidRPr="00B23F2E">
        <w:rPr>
          <w:rFonts w:ascii="Arial" w:hAnsi="Arial" w:cs="Arial"/>
          <w:i/>
          <w:iCs/>
          <w:lang w:val="en-US"/>
        </w:rPr>
        <w:t xml:space="preserve"> P(T)</w:t>
      </w:r>
      <w:r w:rsidR="00C5799B" w:rsidRPr="00B23F2E">
        <w:rPr>
          <w:rFonts w:ascii="Arial" w:hAnsi="Arial" w:cs="Arial"/>
          <w:lang w:val="en-US"/>
        </w:rPr>
        <w:t xml:space="preserve"> </w:t>
      </w:r>
      <w:r w:rsidRPr="00B23F2E">
        <w:rPr>
          <w:rFonts w:ascii="Arial" w:hAnsi="Arial" w:cs="Arial"/>
          <w:lang w:val="en-US"/>
        </w:rPr>
        <w:t xml:space="preserve">was modeled </w:t>
      </w:r>
      <w:ins w:id="211" w:author="Jinlin Chen" w:date="2022-01-13T18:28:00Z">
        <w:r w:rsidR="00CC7375">
          <w:rPr>
            <w:rFonts w:ascii="Arial" w:hAnsi="Arial" w:cs="Arial"/>
            <w:lang w:val="en-US"/>
          </w:rPr>
          <w:t>assuming</w:t>
        </w:r>
      </w:ins>
      <w:del w:id="212" w:author="Jinlin Chen" w:date="2022-01-13T18:28:00Z">
        <w:r w:rsidRPr="00B23F2E" w:rsidDel="00CC7375">
          <w:rPr>
            <w:rFonts w:ascii="Arial" w:hAnsi="Arial" w:cs="Arial"/>
            <w:lang w:val="en-US"/>
          </w:rPr>
          <w:delText>using</w:delText>
        </w:r>
      </w:del>
      <w:r w:rsidRPr="00B23F2E">
        <w:rPr>
          <w:rFonts w:ascii="Arial" w:hAnsi="Arial" w:cs="Arial"/>
          <w:lang w:val="en-US"/>
        </w:rPr>
        <w:t xml:space="preserve"> a </w:t>
      </w:r>
      <w:ins w:id="213" w:author="Jinlin Chen" w:date="2022-01-13T18:29:00Z">
        <w:r w:rsidR="00CC7375">
          <w:rPr>
            <w:rFonts w:ascii="Arial" w:hAnsi="Arial" w:cs="Arial"/>
            <w:lang w:val="en-US"/>
          </w:rPr>
          <w:t>Gaussian</w:t>
        </w:r>
      </w:ins>
      <w:del w:id="214" w:author="Jinlin Chen" w:date="2022-01-13T18:29:00Z">
        <w:r w:rsidRPr="00B23F2E" w:rsidDel="00CC7375">
          <w:rPr>
            <w:rFonts w:ascii="Arial" w:hAnsi="Arial" w:cs="Arial"/>
            <w:lang w:val="en-US"/>
          </w:rPr>
          <w:delText>normal</w:delText>
        </w:r>
      </w:del>
      <w:r w:rsidRPr="00B23F2E">
        <w:rPr>
          <w:rFonts w:ascii="Arial" w:hAnsi="Arial" w:cs="Arial"/>
          <w:lang w:val="en-US"/>
        </w:rPr>
        <w:t xml:space="preserve"> distribution</w:t>
      </w:r>
      <w:del w:id="215" w:author="Jinlin Chen" w:date="2022-01-13T23:32:00Z">
        <w:r w:rsidRPr="00B23F2E" w:rsidDel="00F64E4C">
          <w:rPr>
            <w:rFonts w:ascii="Arial" w:hAnsi="Arial" w:cs="Arial"/>
            <w:lang w:val="en-US"/>
          </w:rPr>
          <w:delText xml:space="preserve"> with temperature-dependent standard deviation</w:delText>
        </w:r>
      </w:del>
      <w:r w:rsidRPr="00B23F2E">
        <w:rPr>
          <w:rFonts w:ascii="Arial" w:hAnsi="Arial" w:cs="Arial"/>
          <w:lang w:val="en-US"/>
        </w:rPr>
        <w:t xml:space="preserve">. </w:t>
      </w:r>
      <w:r w:rsidR="00C5799B" w:rsidRPr="00B23F2E">
        <w:rPr>
          <w:rFonts w:ascii="Arial" w:hAnsi="Arial" w:cs="Arial"/>
          <w:lang w:val="en-US"/>
        </w:rPr>
        <w:t xml:space="preserve">A </w:t>
      </w:r>
      <w:ins w:id="216" w:author="Jinlin Chen" w:date="2022-01-13T18:30:00Z">
        <w:r w:rsidR="00BC6A6A">
          <w:rPr>
            <w:rFonts w:ascii="Arial" w:hAnsi="Arial" w:cs="Arial"/>
            <w:lang w:val="en-US"/>
          </w:rPr>
          <w:t>Gaussian</w:t>
        </w:r>
      </w:ins>
      <w:del w:id="217" w:author="Jinlin Chen" w:date="2022-01-13T18:30:00Z">
        <w:r w:rsidR="00C5799B" w:rsidRPr="00B23F2E" w:rsidDel="00BC6A6A">
          <w:rPr>
            <w:rFonts w:ascii="Arial" w:hAnsi="Arial" w:cs="Arial"/>
            <w:lang w:val="en-US"/>
          </w:rPr>
          <w:delText>normal</w:delText>
        </w:r>
      </w:del>
      <w:r w:rsidR="00C5799B" w:rsidRPr="00B23F2E">
        <w:rPr>
          <w:rFonts w:ascii="Arial" w:hAnsi="Arial" w:cs="Arial"/>
          <w:lang w:val="en-US"/>
        </w:rPr>
        <w:t xml:space="preserve"> distribution is not ideal to model the transformed count data, which are all positive. However, modeling </w:t>
      </w:r>
      <w:ins w:id="218" w:author="Jinlin Chen" w:date="2022-01-13T18:35:00Z">
        <w:r w:rsidR="009145A4">
          <w:rPr>
            <w:rFonts w:ascii="Arial" w:hAnsi="Arial" w:cs="Arial"/>
            <w:lang w:val="en-US"/>
          </w:rPr>
          <w:t xml:space="preserve">the original counts of </w:t>
        </w:r>
      </w:ins>
      <w:r w:rsidR="00C5799B" w:rsidRPr="00B23F2E">
        <w:rPr>
          <w:rFonts w:ascii="Arial" w:hAnsi="Arial" w:cs="Arial"/>
          <w:lang w:val="en-US"/>
        </w:rPr>
        <w:t>offspring</w:t>
      </w:r>
      <w:del w:id="219" w:author="Jinlin Chen" w:date="2022-01-13T18:35:00Z">
        <w:r w:rsidR="00C5799B" w:rsidRPr="00B23F2E" w:rsidDel="009145A4">
          <w:rPr>
            <w:rFonts w:ascii="Arial" w:hAnsi="Arial" w:cs="Arial"/>
            <w:lang w:val="en-US"/>
          </w:rPr>
          <w:delText xml:space="preserve"> counts</w:delText>
        </w:r>
      </w:del>
      <w:r w:rsidR="00C5799B" w:rsidRPr="00B23F2E">
        <w:rPr>
          <w:rFonts w:ascii="Arial" w:hAnsi="Arial" w:cs="Arial"/>
          <w:lang w:val="en-US"/>
        </w:rPr>
        <w:t xml:space="preserve"> with Poisson, zero-inflated </w:t>
      </w:r>
      <w:r w:rsidR="00C5799B" w:rsidRPr="00B23F2E">
        <w:rPr>
          <w:rFonts w:ascii="Arial" w:hAnsi="Arial" w:cs="Arial"/>
          <w:lang w:val="en-US"/>
        </w:rPr>
        <w:lastRenderedPageBreak/>
        <w:t xml:space="preserve">Poisson, negative binomial, lognormal distribution did not </w:t>
      </w:r>
      <w:del w:id="220" w:author="Jinlin Chen" w:date="2022-01-13T18:36:00Z">
        <w:r w:rsidR="00C5799B" w:rsidRPr="00B23F2E" w:rsidDel="009145A4">
          <w:rPr>
            <w:rFonts w:ascii="Arial" w:hAnsi="Arial" w:cs="Arial"/>
            <w:lang w:val="en-US"/>
          </w:rPr>
          <w:delText>produce model</w:delText>
        </w:r>
      </w:del>
      <w:ins w:id="221" w:author="Jinlin Chen" w:date="2022-01-13T18:36:00Z">
        <w:r w:rsidR="009145A4">
          <w:rPr>
            <w:rFonts w:ascii="Arial" w:hAnsi="Arial" w:cs="Arial"/>
            <w:lang w:val="en-US"/>
          </w:rPr>
          <w:t>adequately</w:t>
        </w:r>
      </w:ins>
      <w:r w:rsidR="00C5799B" w:rsidRPr="00B23F2E">
        <w:rPr>
          <w:rFonts w:ascii="Arial" w:hAnsi="Arial" w:cs="Arial"/>
          <w:lang w:val="en-US"/>
        </w:rPr>
        <w:t xml:space="preserve"> converge</w:t>
      </w:r>
      <w:del w:id="222" w:author="Jinlin Chen" w:date="2022-01-13T18:36:00Z">
        <w:r w:rsidR="00C5799B" w:rsidRPr="00B23F2E" w:rsidDel="009145A4">
          <w:rPr>
            <w:rFonts w:ascii="Arial" w:hAnsi="Arial" w:cs="Arial"/>
            <w:lang w:val="en-US"/>
          </w:rPr>
          <w:delText>nce results</w:delText>
        </w:r>
      </w:del>
      <w:r w:rsidR="00C5799B" w:rsidRPr="00B23F2E">
        <w:rPr>
          <w:rFonts w:ascii="Arial" w:hAnsi="Arial" w:cs="Arial"/>
          <w:lang w:val="en-US"/>
        </w:rPr>
        <w:t xml:space="preserve">, potentially due to the piecewise nature of the thermal performance functions. </w:t>
      </w:r>
      <w:del w:id="223" w:author="Jinlin Chen" w:date="2022-01-13T23:36:00Z">
        <w:r w:rsidRPr="00B23F2E" w:rsidDel="00F64E4C">
          <w:rPr>
            <w:rFonts w:ascii="Arial" w:hAnsi="Arial" w:cs="Arial"/>
            <w:lang w:val="en-US"/>
          </w:rPr>
          <w:delText>Assuming temperature dependenc</w:delText>
        </w:r>
      </w:del>
      <w:del w:id="224" w:author="Jinlin Chen" w:date="2022-01-11T10:14:00Z">
        <w:r w:rsidRPr="00B23F2E" w:rsidDel="00FB2CDD">
          <w:rPr>
            <w:rFonts w:ascii="Arial" w:hAnsi="Arial" w:cs="Arial"/>
            <w:lang w:val="en-US"/>
          </w:rPr>
          <w:delText>y</w:delText>
        </w:r>
      </w:del>
      <w:del w:id="225" w:author="Jinlin Chen" w:date="2022-01-13T23:36:00Z">
        <w:r w:rsidRPr="00B23F2E" w:rsidDel="00F64E4C">
          <w:rPr>
            <w:rFonts w:ascii="Arial" w:hAnsi="Arial" w:cs="Arial"/>
            <w:lang w:val="en-US"/>
          </w:rPr>
          <w:delText xml:space="preserve"> of </w:delText>
        </w:r>
      </w:del>
      <w:ins w:id="226" w:author="Jinlin Chen" w:date="2022-01-13T23:36:00Z">
        <w:r w:rsidR="00F64E4C">
          <w:rPr>
            <w:rFonts w:ascii="Arial" w:hAnsi="Arial" w:cs="Arial"/>
            <w:lang w:val="en-US"/>
          </w:rPr>
          <w:t>T</w:t>
        </w:r>
      </w:ins>
      <w:ins w:id="227" w:author="Jinlin Chen" w:date="2022-01-11T10:14:00Z">
        <w:r w:rsidR="00A70845">
          <w:rPr>
            <w:rFonts w:ascii="Arial" w:hAnsi="Arial" w:cs="Arial"/>
            <w:lang w:val="en-US"/>
          </w:rPr>
          <w:t xml:space="preserve">he </w:t>
        </w:r>
      </w:ins>
      <w:r w:rsidRPr="00B23F2E">
        <w:rPr>
          <w:rFonts w:ascii="Arial" w:hAnsi="Arial" w:cs="Arial"/>
          <w:lang w:val="en-US"/>
        </w:rPr>
        <w:t>standard deviation</w:t>
      </w:r>
      <w:ins w:id="228" w:author="Jinlin Chen" w:date="2022-01-13T23:37:00Z">
        <w:r w:rsidR="004A33A9">
          <w:rPr>
            <w:rFonts w:ascii="Arial" w:hAnsi="Arial" w:cs="Arial"/>
            <w:lang w:val="en-US"/>
          </w:rPr>
          <w:t>s</w:t>
        </w:r>
      </w:ins>
      <w:ins w:id="229" w:author="Jinlin Chen" w:date="2022-01-13T23:34:00Z">
        <w:r w:rsidR="00F64E4C">
          <w:rPr>
            <w:rFonts w:ascii="Arial" w:hAnsi="Arial" w:cs="Arial"/>
            <w:lang w:val="en-US"/>
          </w:rPr>
          <w:t xml:space="preserve"> of the Gaussian distribution of </w:t>
        </w:r>
        <w:r w:rsidR="00F64E4C" w:rsidRPr="004A33A9">
          <w:rPr>
            <w:rFonts w:ascii="Arial" w:hAnsi="Arial" w:cs="Arial"/>
            <w:i/>
            <w:iCs/>
            <w:lang w:val="en-US"/>
          </w:rPr>
          <w:t>P(T)</w:t>
        </w:r>
      </w:ins>
      <w:ins w:id="230" w:author="Jinlin Chen" w:date="2022-01-13T23:35:00Z">
        <w:r w:rsidR="00F64E4C" w:rsidRPr="004A33A9">
          <w:rPr>
            <w:rFonts w:ascii="Arial" w:hAnsi="Arial" w:cs="Arial"/>
            <w:i/>
            <w:iCs/>
            <w:lang w:val="en-US"/>
          </w:rPr>
          <w:t xml:space="preserve"> </w:t>
        </w:r>
        <w:r w:rsidR="00F64E4C">
          <w:rPr>
            <w:rFonts w:ascii="Arial" w:hAnsi="Arial" w:cs="Arial"/>
            <w:lang w:val="en-US"/>
          </w:rPr>
          <w:t>were assumed different in different temperature treatments and follow</w:t>
        </w:r>
      </w:ins>
      <w:ins w:id="231" w:author="Jinlin Chen" w:date="2022-01-13T23:38:00Z">
        <w:r w:rsidR="004A33A9">
          <w:rPr>
            <w:rFonts w:ascii="Arial" w:hAnsi="Arial" w:cs="Arial"/>
            <w:lang w:val="en-US"/>
          </w:rPr>
          <w:t>ed</w:t>
        </w:r>
      </w:ins>
      <w:ins w:id="232" w:author="Jinlin Chen" w:date="2022-01-13T23:35:00Z">
        <w:r w:rsidR="00F64E4C">
          <w:rPr>
            <w:rFonts w:ascii="Arial" w:hAnsi="Arial" w:cs="Arial"/>
            <w:lang w:val="en-US"/>
          </w:rPr>
          <w:t xml:space="preserve"> a G</w:t>
        </w:r>
      </w:ins>
      <w:ins w:id="233" w:author="Jinlin Chen" w:date="2022-01-13T23:36:00Z">
        <w:r w:rsidR="00F64E4C">
          <w:rPr>
            <w:rFonts w:ascii="Arial" w:hAnsi="Arial" w:cs="Arial"/>
            <w:lang w:val="en-US"/>
          </w:rPr>
          <w:t>aussian distribution</w:t>
        </w:r>
        <w:r w:rsidR="004A33A9">
          <w:rPr>
            <w:rFonts w:ascii="Arial" w:hAnsi="Arial" w:cs="Arial"/>
            <w:lang w:val="en-US"/>
          </w:rPr>
          <w:t xml:space="preserve">, </w:t>
        </w:r>
      </w:ins>
      <m:oMath>
        <m:sSub>
          <m:sSubPr>
            <m:ctrlPr>
              <w:ins w:id="234" w:author="Jinlin Chen" w:date="2022-01-13T23:19:00Z">
                <w:rPr>
                  <w:rFonts w:ascii="Cambria Math" w:hAnsi="Cambria Math" w:cs="Arial"/>
                  <w:i/>
                  <w:lang w:val="en-US"/>
                </w:rPr>
              </w:ins>
            </m:ctrlPr>
          </m:sSubPr>
          <m:e>
            <m:r>
              <w:ins w:id="235" w:author="Jinlin Chen" w:date="2022-01-13T23:19:00Z">
                <w:rPr>
                  <w:rFonts w:ascii="Cambria Math" w:hAnsi="Cambria Math" w:cs="Arial"/>
                  <w:lang w:val="en-US"/>
                </w:rPr>
                <m:t>σ</m:t>
              </w:ins>
            </m:r>
          </m:e>
          <m:sub>
            <m:r>
              <w:ins w:id="236" w:author="Jinlin Chen" w:date="2022-01-13T23:20:00Z">
                <w:rPr>
                  <w:rFonts w:ascii="Cambria Math" w:hAnsi="Cambria Math" w:cs="Arial"/>
                  <w:lang w:val="en-US"/>
                </w:rPr>
                <m:t>P</m:t>
              </w:ins>
            </m:r>
            <m:r>
              <w:ins w:id="237" w:author="Jinlin Chen" w:date="2022-01-13T23:39:00Z">
                <w:rPr>
                  <w:rFonts w:ascii="Cambria Math" w:hAnsi="Cambria Math" w:cs="Arial"/>
                  <w:lang w:val="en-US"/>
                </w:rPr>
                <m:t>(T)</m:t>
              </w:ins>
            </m:r>
          </m:sub>
        </m:sSub>
        <m:r>
          <w:ins w:id="238" w:author="Jinlin Chen" w:date="2022-01-13T23:24:00Z">
            <w:rPr>
              <w:rFonts w:ascii="Cambria Math" w:hAnsi="Cambria Math" w:cs="Arial"/>
              <w:lang w:val="en-US"/>
            </w:rPr>
            <m:t xml:space="preserve"> ~ </m:t>
          </w:ins>
        </m:r>
        <m:r>
          <w:ins w:id="239" w:author="Jinlin Chen" w:date="2022-01-13T23:37:00Z">
            <w:rPr>
              <w:rFonts w:ascii="Cambria Math" w:hAnsi="Cambria Math" w:cs="Arial"/>
              <w:lang w:val="en-US"/>
            </w:rPr>
            <m:t>Gaussian</m:t>
          </w:ins>
        </m:r>
        <m:r>
          <w:ins w:id="240" w:author="Jinlin Chen" w:date="2022-01-13T23:26:00Z">
            <w:rPr>
              <w:rFonts w:ascii="Cambria Math" w:hAnsi="Cambria Math" w:cs="Arial"/>
              <w:lang w:val="en-US"/>
            </w:rPr>
            <m:t>(</m:t>
          </w:ins>
        </m:r>
        <m:sSub>
          <m:sSubPr>
            <m:ctrlPr>
              <w:ins w:id="241" w:author="Jinlin Chen" w:date="2022-01-13T23:26:00Z">
                <w:rPr>
                  <w:rFonts w:ascii="Cambria Math" w:hAnsi="Cambria Math" w:cs="Arial"/>
                  <w:i/>
                  <w:lang w:val="en-US"/>
                </w:rPr>
              </w:ins>
            </m:ctrlPr>
          </m:sSubPr>
          <m:e>
            <m:r>
              <w:ins w:id="242" w:author="Jinlin Chen" w:date="2022-01-13T23:26:00Z">
                <w:rPr>
                  <w:rFonts w:ascii="Cambria Math" w:hAnsi="Cambria Math" w:cs="Arial"/>
                  <w:lang w:val="en-US"/>
                </w:rPr>
                <m:t>μ</m:t>
              </w:ins>
            </m:r>
          </m:e>
          <m:sub>
            <m:sSub>
              <m:sSubPr>
                <m:ctrlPr>
                  <w:ins w:id="243" w:author="Jinlin Chen" w:date="2022-01-13T23:27:00Z">
                    <w:rPr>
                      <w:rFonts w:ascii="Cambria Math" w:hAnsi="Cambria Math" w:cs="Arial"/>
                      <w:i/>
                      <w:lang w:val="en-US"/>
                    </w:rPr>
                  </w:ins>
                </m:ctrlPr>
              </m:sSubPr>
              <m:e>
                <m:r>
                  <w:ins w:id="244" w:author="Jinlin Chen" w:date="2022-01-13T23:27:00Z">
                    <w:rPr>
                      <w:rFonts w:ascii="Cambria Math" w:hAnsi="Cambria Math" w:cs="Arial"/>
                      <w:lang w:val="en-US"/>
                    </w:rPr>
                    <m:t>σ</m:t>
                  </w:ins>
                </m:r>
              </m:e>
              <m:sub>
                <m:r>
                  <w:ins w:id="245" w:author="Jinlin Chen" w:date="2022-01-13T23:27:00Z">
                    <w:rPr>
                      <w:rFonts w:ascii="Cambria Math" w:hAnsi="Cambria Math" w:cs="Arial"/>
                      <w:lang w:val="en-US"/>
                    </w:rPr>
                    <m:t>P</m:t>
                  </w:ins>
                </m:r>
              </m:sub>
            </m:sSub>
          </m:sub>
        </m:sSub>
        <m:r>
          <w:ins w:id="246" w:author="Jinlin Chen" w:date="2022-01-13T23:27:00Z">
            <w:rPr>
              <w:rFonts w:ascii="Cambria Math" w:hAnsi="Cambria Math" w:cs="Arial"/>
              <w:lang w:val="en-US"/>
            </w:rPr>
            <m:t xml:space="preserve">,  </m:t>
          </w:ins>
        </m:r>
        <m:sSub>
          <m:sSubPr>
            <m:ctrlPr>
              <w:ins w:id="247" w:author="Jinlin Chen" w:date="2022-01-13T23:27:00Z">
                <w:rPr>
                  <w:rFonts w:ascii="Cambria Math" w:hAnsi="Cambria Math" w:cs="Arial"/>
                  <w:i/>
                  <w:lang w:val="en-US"/>
                </w:rPr>
              </w:ins>
            </m:ctrlPr>
          </m:sSubPr>
          <m:e>
            <m:r>
              <w:ins w:id="248" w:author="Jinlin Chen" w:date="2022-01-13T23:27:00Z">
                <w:rPr>
                  <w:rFonts w:ascii="Cambria Math" w:hAnsi="Cambria Math" w:cs="Arial"/>
                  <w:lang w:val="en-US"/>
                </w:rPr>
                <m:t>σ</m:t>
              </w:ins>
            </m:r>
          </m:e>
          <m:sub>
            <m:sSub>
              <m:sSubPr>
                <m:ctrlPr>
                  <w:ins w:id="249" w:author="Jinlin Chen" w:date="2022-01-13T23:27:00Z">
                    <w:rPr>
                      <w:rFonts w:ascii="Cambria Math" w:hAnsi="Cambria Math" w:cs="Arial"/>
                      <w:i/>
                      <w:lang w:val="en-US"/>
                    </w:rPr>
                  </w:ins>
                </m:ctrlPr>
              </m:sSubPr>
              <m:e>
                <m:r>
                  <w:ins w:id="250" w:author="Jinlin Chen" w:date="2022-01-13T23:27:00Z">
                    <w:rPr>
                      <w:rFonts w:ascii="Cambria Math" w:hAnsi="Cambria Math" w:cs="Arial"/>
                      <w:lang w:val="en-US"/>
                    </w:rPr>
                    <m:t>σ</m:t>
                  </w:ins>
                </m:r>
              </m:e>
              <m:sub>
                <m:r>
                  <w:ins w:id="251" w:author="Jinlin Chen" w:date="2022-01-13T23:27:00Z">
                    <w:rPr>
                      <w:rFonts w:ascii="Cambria Math" w:hAnsi="Cambria Math" w:cs="Arial"/>
                      <w:lang w:val="en-US"/>
                    </w:rPr>
                    <m:t>P</m:t>
                  </w:ins>
                </m:r>
              </m:sub>
            </m:sSub>
          </m:sub>
        </m:sSub>
        <m:r>
          <w:ins w:id="252" w:author="Jinlin Chen" w:date="2022-01-13T23:26:00Z">
            <w:rPr>
              <w:rFonts w:ascii="Cambria Math" w:hAnsi="Cambria Math" w:cs="Arial"/>
              <w:lang w:val="en-US"/>
            </w:rPr>
            <m:t>)</m:t>
          </w:ins>
        </m:r>
      </m:oMath>
      <w:ins w:id="253" w:author="Jinlin Chen" w:date="2022-01-13T23:36:00Z">
        <w:r w:rsidR="004A33A9">
          <w:rPr>
            <w:rFonts w:ascii="Arial" w:hAnsi="Arial" w:cs="Arial"/>
            <w:lang w:val="en-US"/>
          </w:rPr>
          <w:t xml:space="preserve">. </w:t>
        </w:r>
      </w:ins>
      <w:ins w:id="254" w:author="Jinlin Chen" w:date="2022-01-13T23:39:00Z">
        <w:r w:rsidR="004A33A9">
          <w:rPr>
            <w:rFonts w:ascii="Arial" w:hAnsi="Arial" w:cs="Arial"/>
            <w:lang w:val="en-US"/>
          </w:rPr>
          <w:t>It</w:t>
        </w:r>
      </w:ins>
      <w:r w:rsidRPr="00B23F2E">
        <w:rPr>
          <w:rFonts w:ascii="Arial" w:hAnsi="Arial" w:cs="Arial"/>
          <w:lang w:val="en-US"/>
        </w:rPr>
        <w:t xml:space="preserve"> generated better fitting than assuming the same standard deviation</w:t>
      </w:r>
      <w:ins w:id="255" w:author="Jinlin Chen" w:date="2022-01-13T18:37:00Z">
        <w:r w:rsidR="009145A4">
          <w:rPr>
            <w:rFonts w:ascii="Arial" w:hAnsi="Arial" w:cs="Arial"/>
            <w:lang w:val="en-US"/>
          </w:rPr>
          <w:t xml:space="preserve"> of </w:t>
        </w:r>
        <w:r w:rsidR="009145A4" w:rsidRPr="00B23F2E">
          <w:rPr>
            <w:rFonts w:ascii="Arial" w:hAnsi="Arial" w:cs="Arial"/>
            <w:i/>
            <w:iCs/>
            <w:lang w:val="en-US"/>
          </w:rPr>
          <w:t>P(T)</w:t>
        </w:r>
      </w:ins>
      <w:r w:rsidRPr="00B23F2E">
        <w:rPr>
          <w:rFonts w:ascii="Arial" w:hAnsi="Arial" w:cs="Arial"/>
          <w:lang w:val="en-US"/>
        </w:rPr>
        <w:t xml:space="preserve"> across temperature treatments, as judged by </w:t>
      </w:r>
      <w:r w:rsidRPr="00B23F2E">
        <w:rPr>
          <w:rStyle w:val="st"/>
          <w:rFonts w:ascii="Arial" w:hAnsi="Arial" w:cs="Arial"/>
        </w:rPr>
        <w:t>leave-one-out cross-validation</w:t>
      </w:r>
      <w:r w:rsidRPr="00B23F2E">
        <w:rPr>
          <w:rFonts w:ascii="Arial" w:hAnsi="Arial" w:cs="Arial"/>
          <w:lang w:val="en-US"/>
        </w:rPr>
        <w:t xml:space="preserve">. This was because when the temperature was equal or close to </w:t>
      </w:r>
      <w:r w:rsidRPr="00B23F2E">
        <w:rPr>
          <w:rFonts w:ascii="Arial" w:hAnsi="Arial" w:cs="Arial"/>
          <w:i/>
          <w:iCs/>
          <w:lang w:val="en-US"/>
        </w:rPr>
        <w:t>RTmin</w:t>
      </w:r>
      <w:r w:rsidRPr="00B23F2E">
        <w:rPr>
          <w:rFonts w:ascii="Arial" w:hAnsi="Arial" w:cs="Arial"/>
          <w:lang w:val="en-US"/>
        </w:rPr>
        <w:t xml:space="preserve"> and </w:t>
      </w:r>
      <w:r w:rsidRPr="00B23F2E">
        <w:rPr>
          <w:rFonts w:ascii="Arial" w:hAnsi="Arial" w:cs="Arial"/>
          <w:i/>
          <w:iCs/>
          <w:lang w:val="en-US"/>
        </w:rPr>
        <w:t>RTmax</w:t>
      </w:r>
      <w:r w:rsidRPr="00B23F2E">
        <w:rPr>
          <w:rFonts w:ascii="Arial" w:hAnsi="Arial" w:cs="Arial"/>
          <w:lang w:val="en-US"/>
        </w:rPr>
        <w:t>,</w:t>
      </w:r>
      <w:ins w:id="256" w:author="Jinlin Chen" w:date="2022-01-13T18:39:00Z">
        <w:r w:rsidR="00557654">
          <w:rPr>
            <w:rFonts w:ascii="Arial" w:hAnsi="Arial" w:cs="Arial"/>
            <w:lang w:val="en-US"/>
          </w:rPr>
          <w:t xml:space="preserve"> </w:t>
        </w:r>
        <w:r w:rsidR="00557654" w:rsidRPr="00B23F2E">
          <w:rPr>
            <w:rFonts w:ascii="Arial" w:hAnsi="Arial" w:cs="Arial"/>
            <w:i/>
            <w:iCs/>
            <w:lang w:val="en-US"/>
          </w:rPr>
          <w:t>P(T)</w:t>
        </w:r>
        <w:r w:rsidR="00557654" w:rsidRPr="00B23F2E">
          <w:rPr>
            <w:rFonts w:ascii="Arial" w:hAnsi="Arial" w:cs="Arial"/>
            <w:lang w:val="en-US"/>
          </w:rPr>
          <w:t xml:space="preserve"> </w:t>
        </w:r>
      </w:ins>
      <w:ins w:id="257" w:author="Jinlin Chen" w:date="2022-01-13T23:40:00Z">
        <w:r w:rsidR="004A33A9">
          <w:rPr>
            <w:rFonts w:ascii="Arial" w:hAnsi="Arial" w:cs="Arial"/>
            <w:lang w:val="en-US"/>
          </w:rPr>
          <w:t>wa</w:t>
        </w:r>
      </w:ins>
      <w:ins w:id="258" w:author="Jinlin Chen" w:date="2022-01-13T18:39:00Z">
        <w:r w:rsidR="00557654">
          <w:rPr>
            <w:rFonts w:ascii="Arial" w:hAnsi="Arial" w:cs="Arial"/>
            <w:lang w:val="en-US"/>
          </w:rPr>
          <w:t>s close to zero and its</w:t>
        </w:r>
      </w:ins>
      <w:del w:id="259" w:author="Jinlin Chen" w:date="2022-01-13T18:39:00Z">
        <w:r w:rsidRPr="00B23F2E" w:rsidDel="00557654">
          <w:rPr>
            <w:rFonts w:ascii="Arial" w:hAnsi="Arial" w:cs="Arial"/>
            <w:lang w:val="en-US"/>
          </w:rPr>
          <w:delText xml:space="preserve"> the</w:delText>
        </w:r>
      </w:del>
      <w:r w:rsidRPr="00B23F2E">
        <w:rPr>
          <w:rFonts w:ascii="Arial" w:hAnsi="Arial" w:cs="Arial"/>
          <w:lang w:val="en-US"/>
        </w:rPr>
        <w:t xml:space="preserve"> standard deviation </w:t>
      </w:r>
      <w:del w:id="260" w:author="Jinlin Chen" w:date="2022-01-13T18:39:00Z">
        <w:r w:rsidRPr="00B23F2E" w:rsidDel="00557654">
          <w:rPr>
            <w:rFonts w:ascii="Arial" w:hAnsi="Arial" w:cs="Arial"/>
            <w:lang w:val="en-US"/>
          </w:rPr>
          <w:delText>should be zero or close to zero</w:delText>
        </w:r>
      </w:del>
      <w:ins w:id="261" w:author="Jinlin Chen" w:date="2022-01-13T23:40:00Z">
        <w:r w:rsidR="004A33A9">
          <w:rPr>
            <w:rFonts w:ascii="Arial" w:hAnsi="Arial" w:cs="Arial"/>
            <w:lang w:val="en-US"/>
          </w:rPr>
          <w:t>wa</w:t>
        </w:r>
      </w:ins>
      <w:ins w:id="262" w:author="Jinlin Chen" w:date="2022-01-13T18:39:00Z">
        <w:r w:rsidR="00557654">
          <w:rPr>
            <w:rFonts w:ascii="Arial" w:hAnsi="Arial" w:cs="Arial"/>
            <w:lang w:val="en-US"/>
          </w:rPr>
          <w:t>s also small</w:t>
        </w:r>
      </w:ins>
      <w:r w:rsidRPr="00B23F2E">
        <w:rPr>
          <w:rFonts w:ascii="Arial" w:hAnsi="Arial" w:cs="Arial"/>
          <w:lang w:val="en-US"/>
        </w:rPr>
        <w:t xml:space="preserve">. </w:t>
      </w:r>
      <w:r w:rsidR="00C5799B" w:rsidRPr="00B23F2E">
        <w:rPr>
          <w:rFonts w:ascii="Arial" w:hAnsi="Arial" w:cs="Arial"/>
          <w:lang w:val="en-US"/>
        </w:rPr>
        <w:t>M</w:t>
      </w:r>
      <w:r w:rsidRPr="00B23F2E">
        <w:rPr>
          <w:rFonts w:ascii="Arial" w:hAnsi="Arial" w:cs="Arial"/>
          <w:lang w:val="en-US"/>
        </w:rPr>
        <w:t>odel</w:t>
      </w:r>
      <w:ins w:id="263" w:author="Jinlin Chen" w:date="2022-01-11T10:14:00Z">
        <w:r w:rsidR="00A70845">
          <w:rPr>
            <w:rFonts w:ascii="Arial" w:hAnsi="Arial" w:cs="Arial"/>
            <w:lang w:val="en-US"/>
          </w:rPr>
          <w:t>s</w:t>
        </w:r>
      </w:ins>
      <w:r w:rsidR="00047101" w:rsidRPr="00B23F2E">
        <w:rPr>
          <w:rFonts w:ascii="Arial" w:hAnsi="Arial" w:cs="Arial"/>
          <w:lang w:val="en-US"/>
        </w:rPr>
        <w:t xml:space="preserve"> </w:t>
      </w:r>
      <w:del w:id="264" w:author="Jinlin Chen" w:date="2022-01-11T10:14:00Z">
        <w:r w:rsidR="00047101" w:rsidRPr="00B23F2E" w:rsidDel="00A70845">
          <w:rPr>
            <w:rFonts w:ascii="Arial" w:hAnsi="Arial" w:cs="Arial"/>
            <w:lang w:val="en-US"/>
          </w:rPr>
          <w:delText xml:space="preserve">was </w:delText>
        </w:r>
      </w:del>
      <w:r w:rsidR="00047101" w:rsidRPr="00B23F2E">
        <w:rPr>
          <w:rFonts w:ascii="Arial" w:hAnsi="Arial" w:cs="Arial"/>
          <w:lang w:val="en-US"/>
        </w:rPr>
        <w:t>converged and</w:t>
      </w:r>
      <w:r w:rsidRPr="00B23F2E">
        <w:rPr>
          <w:rFonts w:ascii="Arial" w:hAnsi="Arial" w:cs="Arial"/>
          <w:lang w:val="en-US"/>
        </w:rPr>
        <w:t xml:space="preserve"> performance was acceptable </w:t>
      </w:r>
      <w:r w:rsidR="00C5799B" w:rsidRPr="00B23F2E">
        <w:rPr>
          <w:rFonts w:ascii="Arial" w:hAnsi="Arial" w:cs="Arial"/>
          <w:lang w:val="en-US"/>
        </w:rPr>
        <w:t xml:space="preserve">in diagnostic plots </w:t>
      </w:r>
      <w:r w:rsidRPr="00B23F2E">
        <w:rPr>
          <w:rFonts w:ascii="Arial" w:hAnsi="Arial" w:cs="Arial"/>
          <w:lang w:val="en-US"/>
        </w:rPr>
        <w:t>(</w:t>
      </w:r>
      <w:r w:rsidR="00C5799B" w:rsidRPr="00B23F2E">
        <w:rPr>
          <w:rFonts w:ascii="Arial" w:hAnsi="Arial" w:cs="Arial"/>
          <w:color w:val="000000" w:themeColor="text1"/>
          <w:lang w:val="en-US"/>
        </w:rPr>
        <w:t>S</w:t>
      </w:r>
      <w:r w:rsidRPr="00B23F2E">
        <w:rPr>
          <w:rFonts w:ascii="Arial" w:hAnsi="Arial" w:cs="Arial"/>
          <w:color w:val="000000" w:themeColor="text1"/>
          <w:lang w:val="en-US"/>
        </w:rPr>
        <w:t xml:space="preserve">upplementary figure </w:t>
      </w:r>
      <w:r w:rsidR="00D36B99" w:rsidRPr="00B23F2E">
        <w:rPr>
          <w:rFonts w:ascii="Arial" w:hAnsi="Arial" w:cs="Arial"/>
          <w:color w:val="000000" w:themeColor="text1"/>
          <w:lang w:val="en-US"/>
        </w:rPr>
        <w:t>4</w:t>
      </w:r>
      <w:r w:rsidRPr="00B23F2E">
        <w:rPr>
          <w:rFonts w:ascii="Arial" w:hAnsi="Arial" w:cs="Arial"/>
          <w:color w:val="000000" w:themeColor="text1"/>
          <w:lang w:val="en-US"/>
        </w:rPr>
        <w:t>).</w:t>
      </w:r>
      <w:ins w:id="265" w:author="Jinlin Chen" w:date="2022-01-13T23:57:00Z">
        <w:r w:rsidR="001B115F">
          <w:rPr>
            <w:rFonts w:ascii="Arial" w:hAnsi="Arial" w:cs="Arial"/>
            <w:color w:val="000000" w:themeColor="text1"/>
            <w:lang w:val="en-US"/>
          </w:rPr>
          <w:t xml:space="preserve"> </w:t>
        </w:r>
      </w:ins>
      <w:ins w:id="266" w:author="Jinlin Chen" w:date="2022-01-13T23:11:00Z">
        <w:r w:rsidR="004D57A9">
          <w:rPr>
            <w:rFonts w:ascii="Arial" w:hAnsi="Arial" w:cs="Arial"/>
            <w:color w:val="FF0000"/>
            <w:lang w:val="en-US"/>
          </w:rPr>
          <w:t>The</w:t>
        </w:r>
      </w:ins>
      <w:ins w:id="267" w:author="Jinlin Chen" w:date="2022-01-13T23:14:00Z">
        <w:r w:rsidR="004D57A9">
          <w:rPr>
            <w:rFonts w:ascii="Arial" w:hAnsi="Arial" w:cs="Arial"/>
            <w:color w:val="FF0000"/>
            <w:lang w:val="en-US"/>
          </w:rPr>
          <w:t xml:space="preserve"> prior distributions of</w:t>
        </w:r>
      </w:ins>
      <w:ins w:id="268" w:author="Jinlin Chen" w:date="2022-01-13T23:11:00Z">
        <w:r w:rsidR="004D57A9">
          <w:rPr>
            <w:rFonts w:ascii="Arial" w:hAnsi="Arial" w:cs="Arial"/>
            <w:color w:val="FF0000"/>
            <w:lang w:val="en-US"/>
          </w:rPr>
          <w:t xml:space="preserve"> </w:t>
        </w:r>
      </w:ins>
      <w:ins w:id="269" w:author="Jinlin Chen" w:date="2022-01-13T23:14:00Z">
        <w:r w:rsidR="004D57A9">
          <w:rPr>
            <w:rFonts w:ascii="Arial" w:hAnsi="Arial" w:cs="Arial"/>
            <w:color w:val="FF0000"/>
            <w:lang w:val="en-US"/>
          </w:rPr>
          <w:t xml:space="preserve">the </w:t>
        </w:r>
      </w:ins>
      <w:ins w:id="270" w:author="Jinlin Chen" w:date="2022-01-13T23:11:00Z">
        <w:r w:rsidR="004D57A9">
          <w:rPr>
            <w:rFonts w:ascii="Arial" w:hAnsi="Arial" w:cs="Arial"/>
            <w:color w:val="FF0000"/>
            <w:lang w:val="en-US"/>
          </w:rPr>
          <w:t xml:space="preserve">hyper parameters </w:t>
        </w:r>
      </w:ins>
      <m:oMath>
        <m:sSub>
          <m:sSubPr>
            <m:ctrlPr>
              <w:ins w:id="271" w:author="Jinlin Chen" w:date="2022-01-13T23:11:00Z">
                <w:rPr>
                  <w:rFonts w:ascii="Cambria Math" w:hAnsi="Cambria Math" w:cs="Arial"/>
                  <w:i/>
                  <w:lang w:val="en-US"/>
                </w:rPr>
              </w:ins>
            </m:ctrlPr>
          </m:sSubPr>
          <m:e>
            <m:r>
              <w:ins w:id="272" w:author="Jinlin Chen" w:date="2022-01-13T23:11:00Z">
                <w:rPr>
                  <w:rFonts w:ascii="Cambria Math" w:hAnsi="Cambria Math" w:cs="Arial"/>
                  <w:lang w:val="en-US"/>
                </w:rPr>
                <m:t>μ</m:t>
              </w:ins>
            </m:r>
          </m:e>
          <m:sub>
            <m:r>
              <w:ins w:id="273" w:author="Jinlin Chen" w:date="2022-01-13T23:11:00Z">
                <w:rPr>
                  <w:rFonts w:ascii="Cambria Math" w:hAnsi="Cambria Math" w:cs="Arial"/>
                  <w:lang w:val="en-US"/>
                </w:rPr>
                <m:t>RTmin</m:t>
              </w:ins>
            </m:r>
          </m:sub>
        </m:sSub>
      </m:oMath>
      <w:ins w:id="274" w:author="Jinlin Chen" w:date="2022-01-13T23:14:00Z">
        <w:r w:rsidR="004D57A9">
          <w:rPr>
            <w:rFonts w:ascii="Arial" w:hAnsi="Arial" w:cs="Arial"/>
            <w:lang w:val="en-US"/>
          </w:rPr>
          <w:t>,</w:t>
        </w:r>
      </w:ins>
      <w:ins w:id="275" w:author="Jinlin Chen" w:date="2022-01-13T23:15:00Z">
        <w:r w:rsidR="00D71FA3">
          <w:rPr>
            <w:rFonts w:ascii="Arial" w:hAnsi="Arial" w:cs="Arial"/>
            <w:lang w:val="en-US"/>
          </w:rPr>
          <w:t xml:space="preserve"> </w:t>
        </w:r>
      </w:ins>
      <m:oMath>
        <m:sSub>
          <m:sSubPr>
            <m:ctrlPr>
              <w:ins w:id="276" w:author="Jinlin Chen" w:date="2022-01-13T23:14:00Z">
                <w:rPr>
                  <w:rFonts w:ascii="Cambria Math" w:hAnsi="Cambria Math" w:cs="Arial"/>
                  <w:i/>
                  <w:lang w:val="en-US"/>
                </w:rPr>
              </w:ins>
            </m:ctrlPr>
          </m:sSubPr>
          <m:e>
            <m:r>
              <w:ins w:id="277" w:author="Jinlin Chen" w:date="2022-01-13T23:14:00Z">
                <w:rPr>
                  <w:rFonts w:ascii="Cambria Math" w:hAnsi="Cambria Math" w:cs="Arial"/>
                  <w:lang w:val="en-US"/>
                </w:rPr>
                <m:t>μ</m:t>
              </w:ins>
            </m:r>
          </m:e>
          <m:sub>
            <m:r>
              <w:ins w:id="278" w:author="Jinlin Chen" w:date="2022-01-13T23:14:00Z">
                <w:rPr>
                  <w:rFonts w:ascii="Cambria Math" w:hAnsi="Cambria Math" w:cs="Arial"/>
                  <w:lang w:val="en-US"/>
                </w:rPr>
                <m:t>RTm</m:t>
              </w:ins>
            </m:r>
            <m:r>
              <w:ins w:id="279" w:author="Jinlin Chen" w:date="2022-01-13T23:15:00Z">
                <w:rPr>
                  <w:rFonts w:ascii="Cambria Math" w:hAnsi="Cambria Math" w:cs="Arial"/>
                  <w:lang w:val="en-US"/>
                </w:rPr>
                <m:t>ax</m:t>
              </w:ins>
            </m:r>
          </m:sub>
        </m:sSub>
      </m:oMath>
      <w:ins w:id="280" w:author="Jinlin Chen" w:date="2022-01-13T23:14:00Z">
        <w:r w:rsidR="004D57A9">
          <w:rPr>
            <w:rFonts w:ascii="Arial" w:hAnsi="Arial" w:cs="Arial"/>
            <w:lang w:val="en-US"/>
          </w:rPr>
          <w:t xml:space="preserve">, </w:t>
        </w:r>
      </w:ins>
      <m:oMath>
        <m:sSub>
          <m:sSubPr>
            <m:ctrlPr>
              <w:ins w:id="281" w:author="Jinlin Chen" w:date="2022-01-13T23:14:00Z">
                <w:rPr>
                  <w:rFonts w:ascii="Cambria Math" w:hAnsi="Cambria Math" w:cs="Arial"/>
                  <w:i/>
                  <w:lang w:val="en-US"/>
                </w:rPr>
              </w:ins>
            </m:ctrlPr>
          </m:sSubPr>
          <m:e>
            <m:r>
              <w:ins w:id="282" w:author="Jinlin Chen" w:date="2022-01-13T23:14:00Z">
                <w:rPr>
                  <w:rFonts w:ascii="Cambria Math" w:hAnsi="Cambria Math" w:cs="Arial"/>
                  <w:lang w:val="en-US"/>
                </w:rPr>
                <m:t>μ</m:t>
              </w:ins>
            </m:r>
          </m:e>
          <m:sub>
            <m:r>
              <w:ins w:id="283" w:author="Jinlin Chen" w:date="2022-01-13T23:15:00Z">
                <w:rPr>
                  <w:rFonts w:ascii="Cambria Math" w:hAnsi="Cambria Math" w:cs="Arial"/>
                  <w:lang w:val="en-US"/>
                </w:rPr>
                <m:t>a</m:t>
              </w:ins>
            </m:r>
          </m:sub>
        </m:sSub>
      </m:oMath>
      <w:ins w:id="284" w:author="Jinlin Chen" w:date="2022-01-13T23:14:00Z">
        <w:r w:rsidR="004D57A9">
          <w:rPr>
            <w:rFonts w:ascii="Arial" w:hAnsi="Arial" w:cs="Arial"/>
            <w:lang w:val="en-US"/>
          </w:rPr>
          <w:t xml:space="preserve">, </w:t>
        </w:r>
      </w:ins>
      <m:oMath>
        <m:sSub>
          <m:sSubPr>
            <m:ctrlPr>
              <w:ins w:id="285" w:author="Jinlin Chen" w:date="2022-01-13T23:14:00Z">
                <w:rPr>
                  <w:rFonts w:ascii="Cambria Math" w:hAnsi="Cambria Math" w:cs="Arial"/>
                  <w:i/>
                  <w:lang w:val="en-US"/>
                </w:rPr>
              </w:ins>
            </m:ctrlPr>
          </m:sSubPr>
          <m:e>
            <m:r>
              <w:ins w:id="286" w:author="Jinlin Chen" w:date="2022-01-13T23:14:00Z">
                <w:rPr>
                  <w:rFonts w:ascii="Cambria Math" w:hAnsi="Cambria Math" w:cs="Arial"/>
                  <w:lang w:val="en-US"/>
                </w:rPr>
                <m:t>μ</m:t>
              </w:ins>
            </m:r>
          </m:e>
          <m:sub>
            <m:r>
              <w:ins w:id="287" w:author="Jinlin Chen" w:date="2022-01-13T23:15:00Z">
                <w:rPr>
                  <w:rFonts w:ascii="Cambria Math" w:hAnsi="Cambria Math" w:cs="Arial"/>
                  <w:lang w:val="en-US"/>
                </w:rPr>
                <m:t>b</m:t>
              </w:ins>
            </m:r>
          </m:sub>
        </m:sSub>
      </m:oMath>
      <w:ins w:id="288" w:author="Jinlin Chen" w:date="2022-01-13T23:14:00Z">
        <w:r w:rsidR="004D57A9">
          <w:rPr>
            <w:rFonts w:ascii="Arial" w:hAnsi="Arial" w:cs="Arial"/>
            <w:lang w:val="en-US"/>
          </w:rPr>
          <w:t>,</w:t>
        </w:r>
      </w:ins>
      <w:ins w:id="289" w:author="Jinlin Chen" w:date="2022-01-13T23:42:00Z">
        <w:r w:rsidR="000F3A12">
          <w:rPr>
            <w:rFonts w:ascii="Arial" w:hAnsi="Arial" w:cs="Arial"/>
            <w:lang w:val="en-US"/>
          </w:rPr>
          <w:t xml:space="preserve"> and</w:t>
        </w:r>
      </w:ins>
      <w:ins w:id="290" w:author="Jinlin Chen" w:date="2022-01-13T23:14:00Z">
        <w:r w:rsidR="004D57A9">
          <w:rPr>
            <w:rFonts w:ascii="Arial" w:hAnsi="Arial" w:cs="Arial"/>
            <w:lang w:val="en-US"/>
          </w:rPr>
          <w:t xml:space="preserve"> </w:t>
        </w:r>
      </w:ins>
      <m:oMath>
        <m:sSub>
          <m:sSubPr>
            <m:ctrlPr>
              <w:ins w:id="291" w:author="Jinlin Chen" w:date="2022-01-13T23:42:00Z">
                <w:rPr>
                  <w:rFonts w:ascii="Cambria Math" w:hAnsi="Cambria Math" w:cs="Arial"/>
                  <w:i/>
                  <w:lang w:val="en-US"/>
                </w:rPr>
              </w:ins>
            </m:ctrlPr>
          </m:sSubPr>
          <m:e>
            <m:r>
              <w:ins w:id="292" w:author="Jinlin Chen" w:date="2022-01-13T23:42:00Z">
                <w:rPr>
                  <w:rFonts w:ascii="Cambria Math" w:hAnsi="Cambria Math" w:cs="Arial"/>
                  <w:lang w:val="en-US"/>
                </w:rPr>
                <m:t>μ</m:t>
              </w:ins>
            </m:r>
          </m:e>
          <m:sub>
            <m:sSub>
              <m:sSubPr>
                <m:ctrlPr>
                  <w:ins w:id="293" w:author="Jinlin Chen" w:date="2022-01-13T23:42:00Z">
                    <w:rPr>
                      <w:rFonts w:ascii="Cambria Math" w:hAnsi="Cambria Math" w:cs="Arial"/>
                      <w:i/>
                      <w:lang w:val="en-US"/>
                    </w:rPr>
                  </w:ins>
                </m:ctrlPr>
              </m:sSubPr>
              <m:e>
                <m:r>
                  <w:ins w:id="294" w:author="Jinlin Chen" w:date="2022-01-13T23:42:00Z">
                    <w:rPr>
                      <w:rFonts w:ascii="Cambria Math" w:hAnsi="Cambria Math" w:cs="Arial"/>
                      <w:lang w:val="en-US"/>
                    </w:rPr>
                    <m:t>σ</m:t>
                  </w:ins>
                </m:r>
              </m:e>
              <m:sub>
                <m:r>
                  <w:ins w:id="295" w:author="Jinlin Chen" w:date="2022-01-13T23:42:00Z">
                    <w:rPr>
                      <w:rFonts w:ascii="Cambria Math" w:hAnsi="Cambria Math" w:cs="Arial"/>
                      <w:lang w:val="en-US"/>
                    </w:rPr>
                    <m:t>P</m:t>
                  </w:ins>
                </m:r>
              </m:sub>
            </m:sSub>
          </m:sub>
        </m:sSub>
      </m:oMath>
      <w:ins w:id="296" w:author="Jinlin Chen" w:date="2022-01-13T23:42:00Z">
        <w:r w:rsidR="000F3A12">
          <w:rPr>
            <w:rFonts w:ascii="Arial" w:hAnsi="Arial" w:cs="Arial"/>
            <w:lang w:val="en-US"/>
          </w:rPr>
          <w:t xml:space="preserve"> are Gaussian distr</w:t>
        </w:r>
      </w:ins>
      <w:ins w:id="297" w:author="Jinlin Chen" w:date="2022-01-13T23:43:00Z">
        <w:r w:rsidR="000F3A12">
          <w:rPr>
            <w:rFonts w:ascii="Arial" w:hAnsi="Arial" w:cs="Arial"/>
            <w:lang w:val="en-US"/>
          </w:rPr>
          <w:t>ibution</w:t>
        </w:r>
      </w:ins>
      <w:ins w:id="298" w:author="Jinlin Chen" w:date="2022-01-13T23:44:00Z">
        <w:r w:rsidR="000F3A12">
          <w:rPr>
            <w:rFonts w:ascii="Arial" w:hAnsi="Arial" w:cs="Arial"/>
            <w:lang w:val="en-US"/>
          </w:rPr>
          <w:t xml:space="preserve"> with reasonable means</w:t>
        </w:r>
      </w:ins>
      <w:ins w:id="299" w:author="Jinlin Chen" w:date="2022-01-13T23:45:00Z">
        <w:r w:rsidR="000F3A12">
          <w:rPr>
            <w:rFonts w:ascii="Arial" w:hAnsi="Arial" w:cs="Arial"/>
            <w:lang w:val="en-US"/>
          </w:rPr>
          <w:t xml:space="preserve"> (15</w:t>
        </w:r>
        <w:r w:rsidR="000F3A12" w:rsidRPr="000F3A12">
          <w:rPr>
            <w:b/>
            <w:bCs/>
          </w:rPr>
          <w:t>°</w:t>
        </w:r>
        <w:r w:rsidR="000F3A12" w:rsidRPr="000F3A12">
          <w:rPr>
            <w:rFonts w:ascii="Arial" w:hAnsi="Arial" w:cs="Arial"/>
            <w:lang w:val="en-US"/>
          </w:rPr>
          <w:t>C</w:t>
        </w:r>
        <w:r w:rsidR="000F3A12">
          <w:rPr>
            <w:rFonts w:ascii="Arial" w:hAnsi="Arial" w:cs="Arial"/>
            <w:lang w:val="en-US"/>
          </w:rPr>
          <w:t>, 30</w:t>
        </w:r>
      </w:ins>
      <w:ins w:id="300" w:author="Jinlin Chen" w:date="2022-01-13T23:46:00Z">
        <w:r w:rsidR="000F3A12" w:rsidRPr="000F3A12">
          <w:rPr>
            <w:b/>
            <w:bCs/>
          </w:rPr>
          <w:t>°</w:t>
        </w:r>
        <w:r w:rsidR="000F3A12" w:rsidRPr="000F3A12">
          <w:rPr>
            <w:rFonts w:ascii="Arial" w:hAnsi="Arial" w:cs="Arial"/>
            <w:lang w:val="en-US"/>
          </w:rPr>
          <w:t>C</w:t>
        </w:r>
      </w:ins>
      <w:ins w:id="301" w:author="Jinlin Chen" w:date="2022-01-13T23:45:00Z">
        <w:r w:rsidR="000F3A12">
          <w:rPr>
            <w:rFonts w:ascii="Arial" w:hAnsi="Arial" w:cs="Arial"/>
            <w:lang w:val="en-US"/>
          </w:rPr>
          <w:t>, 0, 0, 0)</w:t>
        </w:r>
      </w:ins>
      <w:ins w:id="302" w:author="Jinlin Chen" w:date="2022-01-13T23:44:00Z">
        <w:r w:rsidR="000F3A12">
          <w:rPr>
            <w:rFonts w:ascii="Arial" w:hAnsi="Arial" w:cs="Arial"/>
            <w:lang w:val="en-US"/>
          </w:rPr>
          <w:t xml:space="preserve"> and relatively large</w:t>
        </w:r>
      </w:ins>
      <w:ins w:id="303" w:author="Jinlin Chen" w:date="2022-01-13T23:46:00Z">
        <w:r w:rsidR="009E7BBE">
          <w:rPr>
            <w:rFonts w:ascii="Arial" w:hAnsi="Arial" w:cs="Arial"/>
            <w:lang w:val="en-US"/>
          </w:rPr>
          <w:t xml:space="preserve"> </w:t>
        </w:r>
      </w:ins>
      <w:ins w:id="304" w:author="Jinlin Chen" w:date="2022-01-13T23:47:00Z">
        <w:r w:rsidR="009E7BBE">
          <w:rPr>
            <w:rFonts w:ascii="Arial" w:hAnsi="Arial" w:cs="Arial"/>
            <w:lang w:val="en-US"/>
          </w:rPr>
          <w:t>standard variation</w:t>
        </w:r>
      </w:ins>
      <w:ins w:id="305" w:author="Jinlin Chen" w:date="2022-01-13T23:51:00Z">
        <w:r w:rsidR="009E7BBE">
          <w:rPr>
            <w:rFonts w:ascii="Arial" w:hAnsi="Arial" w:cs="Arial"/>
            <w:lang w:val="en-US"/>
          </w:rPr>
          <w:t>s (10, 10, 1, 10, 10)</w:t>
        </w:r>
      </w:ins>
      <w:ins w:id="306" w:author="Jinlin Chen" w:date="2022-01-13T23:48:00Z">
        <w:r w:rsidR="009E7BBE">
          <w:rPr>
            <w:rFonts w:ascii="Arial" w:hAnsi="Arial" w:cs="Arial"/>
            <w:lang w:val="en-US"/>
          </w:rPr>
          <w:t xml:space="preserve">. </w:t>
        </w:r>
      </w:ins>
      <w:ins w:id="307" w:author="Jinlin Chen" w:date="2022-01-13T23:49:00Z">
        <w:r w:rsidR="009E7BBE">
          <w:rPr>
            <w:rFonts w:ascii="Arial" w:hAnsi="Arial" w:cs="Arial"/>
            <w:color w:val="FF0000"/>
            <w:lang w:val="en-US"/>
          </w:rPr>
          <w:t xml:space="preserve">The prior distribution of the hyper parameters </w:t>
        </w:r>
      </w:ins>
      <m:oMath>
        <m:sSup>
          <m:sSupPr>
            <m:ctrlPr>
              <w:ins w:id="308" w:author="Jinlin Chen" w:date="2022-01-13T23:50:00Z">
                <w:rPr>
                  <w:rFonts w:ascii="Cambria Math" w:hAnsi="Cambria Math" w:cs="Arial"/>
                  <w:i/>
                  <w:lang w:val="en-US"/>
                </w:rPr>
              </w:ins>
            </m:ctrlPr>
          </m:sSupPr>
          <m:e>
            <m:sSub>
              <m:sSubPr>
                <m:ctrlPr>
                  <w:ins w:id="309" w:author="Jinlin Chen" w:date="2022-01-13T23:50:00Z">
                    <w:rPr>
                      <w:rFonts w:ascii="Cambria Math" w:hAnsi="Cambria Math" w:cs="Arial"/>
                      <w:i/>
                      <w:lang w:val="en-US"/>
                    </w:rPr>
                  </w:ins>
                </m:ctrlPr>
              </m:sSubPr>
              <m:e>
                <m:r>
                  <w:ins w:id="310" w:author="Jinlin Chen" w:date="2022-01-13T23:50:00Z">
                    <w:rPr>
                      <w:rFonts w:ascii="Cambria Math" w:hAnsi="Cambria Math" w:cs="Arial"/>
                      <w:lang w:val="en-US"/>
                    </w:rPr>
                    <m:t>σ</m:t>
                  </w:ins>
                </m:r>
              </m:e>
              <m:sub>
                <m:r>
                  <w:ins w:id="311" w:author="Jinlin Chen" w:date="2022-01-13T23:50:00Z">
                    <w:rPr>
                      <w:rFonts w:ascii="Cambria Math" w:hAnsi="Cambria Math" w:cs="Arial"/>
                      <w:lang w:val="en-US"/>
                    </w:rPr>
                    <m:t>RTmin</m:t>
                  </w:ins>
                </m:r>
              </m:sub>
            </m:sSub>
          </m:e>
          <m:sup>
            <m:r>
              <w:ins w:id="312" w:author="Jinlin Chen" w:date="2022-01-13T23:50:00Z">
                <w:rPr>
                  <w:rFonts w:ascii="Cambria Math" w:hAnsi="Cambria Math" w:cs="Arial"/>
                  <w:lang w:val="en-US"/>
                </w:rPr>
                <m:t>2</m:t>
              </w:ins>
            </m:r>
          </m:sup>
        </m:sSup>
      </m:oMath>
      <w:ins w:id="313" w:author="Jinlin Chen" w:date="2022-01-13T23:49:00Z">
        <w:r w:rsidR="009E7BBE">
          <w:rPr>
            <w:rFonts w:ascii="Arial" w:hAnsi="Arial" w:cs="Arial"/>
            <w:lang w:val="en-US"/>
          </w:rPr>
          <w:t xml:space="preserve">, </w:t>
        </w:r>
      </w:ins>
      <m:oMath>
        <m:sSup>
          <m:sSupPr>
            <m:ctrlPr>
              <w:ins w:id="314" w:author="Jinlin Chen" w:date="2022-01-13T23:50:00Z">
                <w:rPr>
                  <w:rFonts w:ascii="Cambria Math" w:hAnsi="Cambria Math" w:cs="Arial"/>
                  <w:i/>
                  <w:lang w:val="en-US"/>
                </w:rPr>
              </w:ins>
            </m:ctrlPr>
          </m:sSupPr>
          <m:e>
            <m:sSub>
              <m:sSubPr>
                <m:ctrlPr>
                  <w:ins w:id="315" w:author="Jinlin Chen" w:date="2022-01-13T23:50:00Z">
                    <w:rPr>
                      <w:rFonts w:ascii="Cambria Math" w:hAnsi="Cambria Math" w:cs="Arial"/>
                      <w:i/>
                      <w:lang w:val="en-US"/>
                    </w:rPr>
                  </w:ins>
                </m:ctrlPr>
              </m:sSubPr>
              <m:e>
                <m:r>
                  <w:ins w:id="316" w:author="Jinlin Chen" w:date="2022-01-13T23:50:00Z">
                    <w:rPr>
                      <w:rFonts w:ascii="Cambria Math" w:hAnsi="Cambria Math" w:cs="Arial"/>
                      <w:lang w:val="en-US"/>
                    </w:rPr>
                    <m:t>σ</m:t>
                  </w:ins>
                </m:r>
              </m:e>
              <m:sub>
                <m:r>
                  <w:ins w:id="317" w:author="Jinlin Chen" w:date="2022-01-13T23:50:00Z">
                    <w:rPr>
                      <w:rFonts w:ascii="Cambria Math" w:hAnsi="Cambria Math" w:cs="Arial"/>
                      <w:lang w:val="en-US"/>
                    </w:rPr>
                    <m:t>RTmax</m:t>
                  </w:ins>
                </m:r>
              </m:sub>
            </m:sSub>
          </m:e>
          <m:sup>
            <m:r>
              <w:ins w:id="318" w:author="Jinlin Chen" w:date="2022-01-13T23:51:00Z">
                <w:rPr>
                  <w:rFonts w:ascii="Cambria Math" w:hAnsi="Cambria Math" w:cs="Arial"/>
                  <w:lang w:val="en-US"/>
                </w:rPr>
                <m:t>2</m:t>
              </w:ins>
            </m:r>
          </m:sup>
        </m:sSup>
      </m:oMath>
      <w:ins w:id="319" w:author="Jinlin Chen" w:date="2022-01-13T23:49:00Z">
        <w:r w:rsidR="009E7BBE">
          <w:rPr>
            <w:rFonts w:ascii="Arial" w:hAnsi="Arial" w:cs="Arial"/>
            <w:lang w:val="en-US"/>
          </w:rPr>
          <w:t xml:space="preserve">, </w:t>
        </w:r>
      </w:ins>
      <m:oMath>
        <m:sSup>
          <m:sSupPr>
            <m:ctrlPr>
              <w:ins w:id="320" w:author="Jinlin Chen" w:date="2022-01-13T23:53:00Z">
                <w:rPr>
                  <w:rFonts w:ascii="Cambria Math" w:hAnsi="Cambria Math" w:cs="Arial"/>
                  <w:i/>
                  <w:lang w:val="en-US"/>
                </w:rPr>
              </w:ins>
            </m:ctrlPr>
          </m:sSupPr>
          <m:e>
            <m:sSub>
              <m:sSubPr>
                <m:ctrlPr>
                  <w:ins w:id="321" w:author="Jinlin Chen" w:date="2022-01-13T23:53:00Z">
                    <w:rPr>
                      <w:rFonts w:ascii="Cambria Math" w:hAnsi="Cambria Math" w:cs="Arial"/>
                      <w:i/>
                      <w:lang w:val="en-US"/>
                    </w:rPr>
                  </w:ins>
                </m:ctrlPr>
              </m:sSubPr>
              <m:e>
                <m:r>
                  <w:ins w:id="322" w:author="Jinlin Chen" w:date="2022-01-13T23:53:00Z">
                    <w:rPr>
                      <w:rFonts w:ascii="Cambria Math" w:hAnsi="Cambria Math" w:cs="Arial"/>
                      <w:lang w:val="en-US"/>
                    </w:rPr>
                    <m:t>σ</m:t>
                  </w:ins>
                </m:r>
              </m:e>
              <m:sub>
                <m:r>
                  <w:ins w:id="323" w:author="Jinlin Chen" w:date="2022-01-13T23:53:00Z">
                    <w:rPr>
                      <w:rFonts w:ascii="Cambria Math" w:hAnsi="Cambria Math" w:cs="Arial"/>
                      <w:lang w:val="en-US"/>
                    </w:rPr>
                    <m:t>a</m:t>
                  </w:ins>
                </m:r>
              </m:sub>
            </m:sSub>
          </m:e>
          <m:sup>
            <m:r>
              <w:ins w:id="324" w:author="Jinlin Chen" w:date="2022-01-13T23:54:00Z">
                <w:rPr>
                  <w:rFonts w:ascii="Cambria Math" w:hAnsi="Cambria Math" w:cs="Arial"/>
                  <w:lang w:val="en-US"/>
                </w:rPr>
                <m:t>2</m:t>
              </w:ins>
            </m:r>
          </m:sup>
        </m:sSup>
      </m:oMath>
      <w:ins w:id="325" w:author="Jinlin Chen" w:date="2022-01-13T23:49:00Z">
        <w:r w:rsidR="009E7BBE">
          <w:rPr>
            <w:rFonts w:ascii="Arial" w:hAnsi="Arial" w:cs="Arial"/>
            <w:lang w:val="en-US"/>
          </w:rPr>
          <w:t xml:space="preserve">, </w:t>
        </w:r>
      </w:ins>
      <m:oMath>
        <m:sSup>
          <m:sSupPr>
            <m:ctrlPr>
              <w:ins w:id="326" w:author="Jinlin Chen" w:date="2022-01-13T23:54:00Z">
                <w:rPr>
                  <w:rFonts w:ascii="Cambria Math" w:hAnsi="Cambria Math" w:cs="Arial"/>
                  <w:i/>
                  <w:lang w:val="en-US"/>
                </w:rPr>
              </w:ins>
            </m:ctrlPr>
          </m:sSupPr>
          <m:e>
            <m:sSub>
              <m:sSubPr>
                <m:ctrlPr>
                  <w:ins w:id="327" w:author="Jinlin Chen" w:date="2022-01-13T23:54:00Z">
                    <w:rPr>
                      <w:rFonts w:ascii="Cambria Math" w:hAnsi="Cambria Math" w:cs="Arial"/>
                      <w:i/>
                      <w:lang w:val="en-US"/>
                    </w:rPr>
                  </w:ins>
                </m:ctrlPr>
              </m:sSubPr>
              <m:e>
                <m:r>
                  <w:ins w:id="328" w:author="Jinlin Chen" w:date="2022-01-13T23:54:00Z">
                    <w:rPr>
                      <w:rFonts w:ascii="Cambria Math" w:hAnsi="Cambria Math" w:cs="Arial"/>
                      <w:lang w:val="en-US"/>
                    </w:rPr>
                    <m:t>σ</m:t>
                  </w:ins>
                </m:r>
              </m:e>
              <m:sub>
                <m:r>
                  <w:ins w:id="329" w:author="Jinlin Chen" w:date="2022-01-13T23:54:00Z">
                    <w:rPr>
                      <w:rFonts w:ascii="Cambria Math" w:hAnsi="Cambria Math" w:cs="Arial"/>
                      <w:lang w:val="en-US"/>
                    </w:rPr>
                    <m:t>b</m:t>
                  </w:ins>
                </m:r>
              </m:sub>
            </m:sSub>
          </m:e>
          <m:sup>
            <m:r>
              <w:ins w:id="330" w:author="Jinlin Chen" w:date="2022-01-13T23:54:00Z">
                <w:rPr>
                  <w:rFonts w:ascii="Cambria Math" w:hAnsi="Cambria Math" w:cs="Arial"/>
                  <w:lang w:val="en-US"/>
                </w:rPr>
                <m:t>2</m:t>
              </w:ins>
            </m:r>
          </m:sup>
        </m:sSup>
      </m:oMath>
      <w:ins w:id="331" w:author="Jinlin Chen" w:date="2022-01-13T23:49:00Z">
        <w:r w:rsidR="009E7BBE">
          <w:rPr>
            <w:rFonts w:ascii="Arial" w:hAnsi="Arial" w:cs="Arial"/>
            <w:lang w:val="en-US"/>
          </w:rPr>
          <w:t xml:space="preserve">, and </w:t>
        </w:r>
      </w:ins>
      <m:oMath>
        <m:sSup>
          <m:sSupPr>
            <m:ctrlPr>
              <w:ins w:id="332" w:author="Jinlin Chen" w:date="2022-01-13T23:54:00Z">
                <w:rPr>
                  <w:rFonts w:ascii="Cambria Math" w:hAnsi="Cambria Math" w:cs="Arial"/>
                  <w:i/>
                  <w:lang w:val="en-US"/>
                </w:rPr>
              </w:ins>
            </m:ctrlPr>
          </m:sSupPr>
          <m:e>
            <m:sSub>
              <m:sSubPr>
                <m:ctrlPr>
                  <w:ins w:id="333" w:author="Jinlin Chen" w:date="2022-01-13T23:54:00Z">
                    <w:rPr>
                      <w:rFonts w:ascii="Cambria Math" w:hAnsi="Cambria Math" w:cs="Arial"/>
                      <w:i/>
                      <w:lang w:val="en-US"/>
                    </w:rPr>
                  </w:ins>
                </m:ctrlPr>
              </m:sSubPr>
              <m:e>
                <m:r>
                  <w:ins w:id="334" w:author="Jinlin Chen" w:date="2022-01-13T23:54:00Z">
                    <w:rPr>
                      <w:rFonts w:ascii="Cambria Math" w:hAnsi="Cambria Math" w:cs="Arial"/>
                      <w:lang w:val="en-US"/>
                    </w:rPr>
                    <m:t>σ</m:t>
                  </w:ins>
                </m:r>
              </m:e>
              <m:sub>
                <m:sSub>
                  <m:sSubPr>
                    <m:ctrlPr>
                      <w:ins w:id="335" w:author="Jinlin Chen" w:date="2022-01-13T23:54:00Z">
                        <w:rPr>
                          <w:rFonts w:ascii="Cambria Math" w:hAnsi="Cambria Math" w:cs="Arial"/>
                          <w:i/>
                          <w:lang w:val="en-US"/>
                        </w:rPr>
                      </w:ins>
                    </m:ctrlPr>
                  </m:sSubPr>
                  <m:e>
                    <m:r>
                      <w:ins w:id="336" w:author="Jinlin Chen" w:date="2022-01-13T23:54:00Z">
                        <w:rPr>
                          <w:rFonts w:ascii="Cambria Math" w:hAnsi="Cambria Math" w:cs="Arial"/>
                          <w:lang w:val="en-US"/>
                        </w:rPr>
                        <m:t>σ</m:t>
                      </w:ins>
                    </m:r>
                  </m:e>
                  <m:sub>
                    <m:r>
                      <w:ins w:id="337" w:author="Jinlin Chen" w:date="2022-01-13T23:54:00Z">
                        <w:rPr>
                          <w:rFonts w:ascii="Cambria Math" w:hAnsi="Cambria Math" w:cs="Arial"/>
                          <w:lang w:val="en-US"/>
                        </w:rPr>
                        <m:t>P</m:t>
                      </w:ins>
                    </m:r>
                  </m:sub>
                </m:sSub>
              </m:sub>
            </m:sSub>
          </m:e>
          <m:sup>
            <m:r>
              <w:ins w:id="338" w:author="Jinlin Chen" w:date="2022-01-13T23:54:00Z">
                <w:rPr>
                  <w:rFonts w:ascii="Cambria Math" w:hAnsi="Cambria Math" w:cs="Arial"/>
                  <w:lang w:val="en-US"/>
                </w:rPr>
                <m:t>2</m:t>
              </w:ins>
            </m:r>
          </m:sup>
        </m:sSup>
      </m:oMath>
      <w:ins w:id="339" w:author="Jinlin Chen" w:date="2022-01-13T23:49:00Z">
        <w:r w:rsidR="009E7BBE">
          <w:rPr>
            <w:rFonts w:ascii="Arial" w:hAnsi="Arial" w:cs="Arial"/>
            <w:lang w:val="en-US"/>
          </w:rPr>
          <w:t xml:space="preserve"> </w:t>
        </w:r>
      </w:ins>
      <w:ins w:id="340" w:author="Jinlin Chen" w:date="2022-01-13T23:55:00Z">
        <w:r w:rsidR="009E7BBE">
          <w:rPr>
            <w:rFonts w:ascii="Arial" w:hAnsi="Arial" w:cs="Arial"/>
            <w:lang w:val="en-US"/>
          </w:rPr>
          <w:t>is</w:t>
        </w:r>
      </w:ins>
      <w:ins w:id="341" w:author="Jinlin Chen" w:date="2022-01-13T23:54:00Z">
        <w:r w:rsidR="009E7BBE">
          <w:rPr>
            <w:rFonts w:ascii="Arial" w:hAnsi="Arial" w:cs="Arial"/>
            <w:lang w:val="en-US"/>
          </w:rPr>
          <w:t xml:space="preserve"> inverse</w:t>
        </w:r>
      </w:ins>
      <w:ins w:id="342" w:author="Jinlin Chen" w:date="2022-01-13T23:55:00Z">
        <w:r w:rsidR="009E7BBE">
          <w:rPr>
            <w:rFonts w:ascii="Arial" w:hAnsi="Arial" w:cs="Arial"/>
            <w:lang w:val="en-US"/>
          </w:rPr>
          <w:t>-gamma(0.001, 0.001), which is a commonly</w:t>
        </w:r>
      </w:ins>
      <w:ins w:id="343" w:author="Jinlin Chen" w:date="2022-01-13T23:56:00Z">
        <w:r w:rsidR="009E7BBE">
          <w:rPr>
            <w:rFonts w:ascii="Arial" w:hAnsi="Arial" w:cs="Arial"/>
            <w:lang w:val="en-US"/>
          </w:rPr>
          <w:t xml:space="preserve"> </w:t>
        </w:r>
      </w:ins>
      <w:ins w:id="344" w:author="Jinlin Chen" w:date="2022-01-13T23:55:00Z">
        <w:r w:rsidR="009E7BBE">
          <w:rPr>
            <w:rFonts w:ascii="Arial" w:hAnsi="Arial" w:cs="Arial"/>
            <w:lang w:val="en-US"/>
          </w:rPr>
          <w:t xml:space="preserve">used non-informative distribution </w:t>
        </w:r>
      </w:ins>
      <w:ins w:id="345" w:author="Jinlin Chen" w:date="2022-01-13T23:56:00Z">
        <w:r w:rsidR="009E7BBE">
          <w:rPr>
            <w:rFonts w:ascii="Arial" w:hAnsi="Arial" w:cs="Arial"/>
            <w:lang w:val="en-US"/>
          </w:rPr>
          <w:t>for priors of variance.</w:t>
        </w:r>
      </w:ins>
      <w:ins w:id="346" w:author="Jinlin Chen" w:date="2022-01-13T23:57:00Z">
        <w:r w:rsidR="001B115F">
          <w:rPr>
            <w:rFonts w:ascii="Arial" w:hAnsi="Arial" w:cs="Arial"/>
            <w:color w:val="000000" w:themeColor="text1"/>
            <w:lang w:val="en-US"/>
          </w:rPr>
          <w:t xml:space="preserve"> </w:t>
        </w:r>
      </w:ins>
    </w:p>
    <w:p w14:paraId="389331C9" w14:textId="27737FBF" w:rsidR="00650333" w:rsidRDefault="009E1151" w:rsidP="001B115F">
      <w:pPr>
        <w:rPr>
          <w:ins w:id="347" w:author="Jinlin Chen" w:date="2022-01-14T00:44:00Z"/>
          <w:rFonts w:ascii="Arial" w:hAnsi="Arial" w:cs="Arial"/>
          <w:lang w:val="en-US"/>
        </w:rPr>
      </w:pPr>
      <w:del w:id="348" w:author="Jinlin Chen" w:date="2022-01-13T23:57:00Z">
        <w:r w:rsidRPr="00B23F2E" w:rsidDel="001B115F">
          <w:rPr>
            <w:rFonts w:ascii="Arial" w:hAnsi="Arial" w:cs="Arial"/>
            <w:color w:val="000000" w:themeColor="text1"/>
            <w:lang w:val="en-US"/>
          </w:rPr>
          <w:delText xml:space="preserve">Priors of parameters were sampled from non-informative distribution. </w:delText>
        </w:r>
      </w:del>
      <w:r w:rsidRPr="00B23F2E">
        <w:rPr>
          <w:rFonts w:ascii="Arial" w:hAnsi="Arial" w:cs="Arial"/>
          <w:color w:val="000000" w:themeColor="text1"/>
          <w:lang w:val="en-US"/>
        </w:rPr>
        <w:t xml:space="preserve">The values of </w:t>
      </w:r>
      <w:r w:rsidRPr="00B23F2E">
        <w:rPr>
          <w:rFonts w:ascii="Arial" w:hAnsi="Arial" w:cs="Arial"/>
          <w:i/>
          <w:iCs/>
          <w:color w:val="000000" w:themeColor="text1"/>
          <w:lang w:val="en-US"/>
        </w:rPr>
        <w:t>a</w:t>
      </w:r>
      <w:r w:rsidR="009E0B30" w:rsidRPr="009E0B30">
        <w:rPr>
          <w:rFonts w:ascii="Arial" w:hAnsi="Arial" w:cs="Arial"/>
          <w:i/>
          <w:iCs/>
          <w:color w:val="000000" w:themeColor="text1"/>
          <w:vertAlign w:val="subscript"/>
          <w:lang w:val="en-US"/>
        </w:rPr>
        <w:t>i</w:t>
      </w:r>
      <w:r w:rsidRPr="00B23F2E">
        <w:rPr>
          <w:rFonts w:ascii="Arial" w:hAnsi="Arial" w:cs="Arial"/>
          <w:color w:val="000000" w:themeColor="text1"/>
          <w:lang w:val="en-US"/>
        </w:rPr>
        <w:t xml:space="preserve"> </w:t>
      </w:r>
      <w:r w:rsidR="001113A3" w:rsidRPr="00B23F2E">
        <w:rPr>
          <w:rFonts w:ascii="Arial" w:hAnsi="Arial" w:cs="Arial"/>
          <w:color w:val="000000" w:themeColor="text1"/>
          <w:lang w:val="en-US"/>
        </w:rPr>
        <w:t xml:space="preserve">and </w:t>
      </w:r>
      <w:r w:rsidR="001113A3" w:rsidRPr="00B23F2E">
        <w:rPr>
          <w:rFonts w:ascii="Arial" w:hAnsi="Arial" w:cs="Arial"/>
          <w:i/>
          <w:iCs/>
          <w:color w:val="000000" w:themeColor="text1"/>
          <w:lang w:val="en-US"/>
        </w:rPr>
        <w:t>b</w:t>
      </w:r>
      <w:r w:rsidR="009E0B30" w:rsidRPr="009E0B30">
        <w:rPr>
          <w:rFonts w:ascii="Arial" w:hAnsi="Arial" w:cs="Arial"/>
          <w:i/>
          <w:iCs/>
          <w:color w:val="000000" w:themeColor="text1"/>
          <w:vertAlign w:val="subscript"/>
          <w:lang w:val="en-US"/>
        </w:rPr>
        <w:t>i</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were bounded to be positive.</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 xml:space="preserve">The values of </w:t>
      </w:r>
      <w:r w:rsidRPr="00B23F2E">
        <w:rPr>
          <w:rFonts w:ascii="Arial" w:hAnsi="Arial" w:cs="Arial"/>
          <w:i/>
          <w:iCs/>
          <w:color w:val="000000" w:themeColor="text1"/>
          <w:lang w:val="en-US"/>
        </w:rPr>
        <w:t>RTmin</w:t>
      </w:r>
      <w:r w:rsidR="009E0B30" w:rsidRPr="009E0B30">
        <w:rPr>
          <w:rFonts w:ascii="Arial" w:hAnsi="Arial" w:cs="Arial"/>
          <w:i/>
          <w:iCs/>
          <w:color w:val="000000" w:themeColor="text1"/>
          <w:vertAlign w:val="subscript"/>
          <w:lang w:val="en-US"/>
        </w:rPr>
        <w:t>i</w:t>
      </w:r>
      <w:r w:rsidRPr="009E0B30">
        <w:rPr>
          <w:rFonts w:ascii="Arial" w:hAnsi="Arial" w:cs="Arial"/>
          <w:color w:val="000000" w:themeColor="text1"/>
          <w:vertAlign w:val="subscript"/>
          <w:lang w:val="en-US"/>
        </w:rPr>
        <w:t xml:space="preserve"> </w:t>
      </w:r>
      <w:r w:rsidRPr="00B23F2E">
        <w:rPr>
          <w:rFonts w:ascii="Arial" w:hAnsi="Arial" w:cs="Arial"/>
          <w:color w:val="000000" w:themeColor="text1"/>
          <w:lang w:val="en-US"/>
        </w:rPr>
        <w:t xml:space="preserve">were bounded </w:t>
      </w:r>
      <w:r w:rsidR="009E0B30">
        <w:rPr>
          <w:rFonts w:ascii="Arial" w:hAnsi="Arial" w:cs="Arial"/>
          <w:color w:val="000000" w:themeColor="text1"/>
          <w:lang w:val="en-US"/>
        </w:rPr>
        <w:t>between 0</w:t>
      </w:r>
      <w:r w:rsidR="009E0B30" w:rsidRPr="00B23F2E">
        <w:rPr>
          <w:rFonts w:ascii="Arial" w:hAnsi="Arial" w:cs="Arial"/>
          <w:color w:val="000000" w:themeColor="text1"/>
        </w:rPr>
        <w:t>°C</w:t>
      </w:r>
      <w:r w:rsidR="009E0B30">
        <w:rPr>
          <w:rFonts w:ascii="Arial" w:hAnsi="Arial" w:cs="Arial"/>
          <w:color w:val="000000" w:themeColor="text1"/>
        </w:rPr>
        <w:t xml:space="preserve"> to</w:t>
      </w:r>
      <w:r w:rsidRPr="00B23F2E">
        <w:rPr>
          <w:rFonts w:ascii="Arial" w:hAnsi="Arial" w:cs="Arial"/>
          <w:color w:val="000000" w:themeColor="text1"/>
          <w:lang w:val="en-US"/>
        </w:rPr>
        <w:t xml:space="preserve"> 17</w:t>
      </w:r>
      <w:r w:rsidRPr="00B23F2E">
        <w:rPr>
          <w:rFonts w:ascii="Arial" w:hAnsi="Arial" w:cs="Arial"/>
          <w:color w:val="000000" w:themeColor="text1"/>
        </w:rPr>
        <w:t>°C</w:t>
      </w:r>
      <w:r w:rsidR="00FE3AF8" w:rsidRPr="00B23F2E">
        <w:rPr>
          <w:rFonts w:ascii="Arial" w:hAnsi="Arial" w:cs="Arial"/>
          <w:color w:val="000000" w:themeColor="text1"/>
        </w:rPr>
        <w:t xml:space="preserve"> and</w:t>
      </w:r>
      <w:r w:rsidRPr="00B23F2E">
        <w:rPr>
          <w:rFonts w:ascii="Arial" w:hAnsi="Arial" w:cs="Arial"/>
          <w:color w:val="000000" w:themeColor="text1"/>
        </w:rPr>
        <w:t xml:space="preserve"> </w:t>
      </w:r>
      <w:r w:rsidR="00FE3AF8" w:rsidRPr="00B23F2E">
        <w:rPr>
          <w:rFonts w:ascii="Arial" w:hAnsi="Arial" w:cs="Arial"/>
          <w:color w:val="000000" w:themeColor="text1"/>
        </w:rPr>
        <w:t>t</w:t>
      </w:r>
      <w:r w:rsidRPr="00B23F2E">
        <w:rPr>
          <w:rFonts w:ascii="Arial" w:hAnsi="Arial" w:cs="Arial"/>
          <w:color w:val="000000" w:themeColor="text1"/>
        </w:rPr>
        <w:t xml:space="preserve">he </w:t>
      </w:r>
      <w:r w:rsidRPr="00B23F2E">
        <w:rPr>
          <w:rFonts w:ascii="Arial" w:hAnsi="Arial" w:cs="Arial"/>
          <w:color w:val="000000" w:themeColor="text1"/>
          <w:lang w:val="en-US"/>
        </w:rPr>
        <w:t xml:space="preserve">values of </w:t>
      </w:r>
      <w:r w:rsidRPr="00B23F2E">
        <w:rPr>
          <w:rFonts w:ascii="Arial" w:hAnsi="Arial" w:cs="Arial"/>
          <w:i/>
          <w:iCs/>
          <w:color w:val="000000" w:themeColor="text1"/>
          <w:lang w:val="en-US"/>
        </w:rPr>
        <w:t>RTmax</w:t>
      </w:r>
      <w:r w:rsidR="009E0B30" w:rsidRPr="009E0B30">
        <w:rPr>
          <w:rFonts w:ascii="Arial" w:hAnsi="Arial" w:cs="Arial"/>
          <w:i/>
          <w:iCs/>
          <w:color w:val="000000" w:themeColor="text1"/>
          <w:vertAlign w:val="subscript"/>
          <w:lang w:val="en-US"/>
        </w:rPr>
        <w:t>i</w:t>
      </w:r>
      <w:r w:rsidRPr="00B23F2E">
        <w:rPr>
          <w:rFonts w:ascii="Arial" w:hAnsi="Arial" w:cs="Arial"/>
          <w:color w:val="000000" w:themeColor="text1"/>
          <w:lang w:val="en-US"/>
        </w:rPr>
        <w:t xml:space="preserve"> were bounded between 26</w:t>
      </w:r>
      <w:r w:rsidRPr="00B23F2E">
        <w:rPr>
          <w:rFonts w:ascii="Arial" w:hAnsi="Arial" w:cs="Arial"/>
          <w:color w:val="000000" w:themeColor="text1"/>
        </w:rPr>
        <w:t xml:space="preserve">°C </w:t>
      </w:r>
      <w:r w:rsidR="009E0B30">
        <w:rPr>
          <w:rFonts w:ascii="Arial" w:hAnsi="Arial" w:cs="Arial"/>
          <w:color w:val="000000" w:themeColor="text1"/>
        </w:rPr>
        <w:t>to</w:t>
      </w:r>
      <w:r w:rsidRPr="00B23F2E">
        <w:rPr>
          <w:rFonts w:ascii="Arial" w:hAnsi="Arial" w:cs="Arial"/>
          <w:color w:val="000000" w:themeColor="text1"/>
        </w:rPr>
        <w:t xml:space="preserve"> </w:t>
      </w:r>
      <w:r w:rsidRPr="00B23F2E">
        <w:rPr>
          <w:rFonts w:ascii="Arial" w:hAnsi="Arial" w:cs="Arial"/>
          <w:color w:val="000000" w:themeColor="text1"/>
          <w:lang w:val="en-US"/>
        </w:rPr>
        <w:t>35</w:t>
      </w:r>
      <w:r w:rsidRPr="00B23F2E">
        <w:rPr>
          <w:rFonts w:ascii="Arial" w:hAnsi="Arial" w:cs="Arial"/>
          <w:color w:val="000000" w:themeColor="text1"/>
        </w:rPr>
        <w:t xml:space="preserve">°C </w:t>
      </w:r>
      <w:r w:rsidR="00267E34">
        <w:rPr>
          <w:rFonts w:ascii="Arial" w:hAnsi="Arial" w:cs="Arial"/>
          <w:color w:val="000000" w:themeColor="text1"/>
        </w:rPr>
        <w:t>based on</w:t>
      </w:r>
      <w:r w:rsidR="00FE3AF8" w:rsidRPr="00B23F2E">
        <w:rPr>
          <w:rFonts w:ascii="Arial" w:hAnsi="Arial" w:cs="Arial"/>
          <w:color w:val="000000" w:themeColor="text1"/>
        </w:rPr>
        <w:t xml:space="preserve"> prior knowledge</w:t>
      </w:r>
      <w:r w:rsidR="004F3776">
        <w:rPr>
          <w:rFonts w:ascii="Arial" w:hAnsi="Arial" w:cs="Arial"/>
          <w:color w:val="000000" w:themeColor="text1"/>
        </w:rPr>
        <w:t xml:space="preserve"> of the range of temperatures under which Australian </w:t>
      </w:r>
      <w:r w:rsidR="004F3776" w:rsidRPr="0092167C">
        <w:rPr>
          <w:rFonts w:ascii="Arial" w:hAnsi="Arial" w:cs="Arial"/>
          <w:i/>
          <w:iCs/>
          <w:color w:val="000000" w:themeColor="text1"/>
        </w:rPr>
        <w:t>Drosophila</w:t>
      </w:r>
      <w:r w:rsidR="004F3776">
        <w:rPr>
          <w:rFonts w:ascii="Arial" w:hAnsi="Arial" w:cs="Arial"/>
          <w:color w:val="000000" w:themeColor="text1"/>
        </w:rPr>
        <w:t xml:space="preserve"> can reproduce</w:t>
      </w:r>
      <w:r w:rsidR="00055F3A" w:rsidRPr="00B23F2E">
        <w:rPr>
          <w:rFonts w:ascii="Arial" w:hAnsi="Arial" w:cs="Arial"/>
          <w:color w:val="000000" w:themeColor="text1"/>
        </w:rPr>
        <w:t>.</w:t>
      </w:r>
      <w:r w:rsidRPr="00B23F2E">
        <w:rPr>
          <w:rFonts w:ascii="Arial" w:hAnsi="Arial" w:cs="Arial"/>
        </w:rPr>
        <w:t xml:space="preserve"> </w:t>
      </w:r>
      <w:ins w:id="349" w:author="Jinlin Chen" w:date="2022-01-14T00:24:00Z">
        <w:r w:rsidR="00A8174D">
          <w:rPr>
            <w:rFonts w:ascii="Arial" w:hAnsi="Arial" w:cs="Arial"/>
          </w:rPr>
          <w:t xml:space="preserve">The multi-level model was fitted </w:t>
        </w:r>
      </w:ins>
      <w:moveToRangeStart w:id="350" w:author="Jinlin Chen" w:date="2022-01-14T00:25:00Z" w:name="move92991166"/>
      <w:moveTo w:id="351" w:author="Jinlin Chen" w:date="2022-01-14T00:25:00Z">
        <w:r w:rsidR="00A8174D" w:rsidRPr="00B23F2E">
          <w:rPr>
            <w:rFonts w:ascii="Arial" w:hAnsi="Arial" w:cs="Arial"/>
            <w:lang w:val="en-US"/>
          </w:rPr>
          <w:t>under the Bayesian framework using MCMC sampling within the</w:t>
        </w:r>
        <w:r w:rsidR="00A8174D" w:rsidRPr="00B23F2E">
          <w:rPr>
            <w:rFonts w:ascii="Arial" w:hAnsi="Arial" w:cs="Arial"/>
            <w:i/>
            <w:iCs/>
            <w:lang w:val="en-US"/>
          </w:rPr>
          <w:t xml:space="preserve"> rstan</w:t>
        </w:r>
        <w:r w:rsidR="00A8174D" w:rsidRPr="00B23F2E">
          <w:rPr>
            <w:rFonts w:ascii="Arial" w:hAnsi="Arial" w:cs="Arial"/>
            <w:lang w:val="en-US"/>
          </w:rPr>
          <w:t xml:space="preserve"> package in R.</w:t>
        </w:r>
      </w:moveTo>
      <w:moveToRangeEnd w:id="350"/>
      <w:ins w:id="352" w:author="Jinlin Chen" w:date="2022-01-14T00:25:00Z">
        <w:r w:rsidR="00A8174D">
          <w:rPr>
            <w:rFonts w:ascii="Arial" w:hAnsi="Arial" w:cs="Arial"/>
            <w:lang w:val="en-US"/>
          </w:rPr>
          <w:t xml:space="preserve"> </w:t>
        </w:r>
      </w:ins>
      <w:r w:rsidRPr="00B23F2E">
        <w:rPr>
          <w:rFonts w:ascii="Arial" w:hAnsi="Arial" w:cs="Arial"/>
          <w:lang w:val="en-US"/>
        </w:rPr>
        <w:t>Medians of the posterior distributions were used as the parameter values to construct the thermal performance curve.</w:t>
      </w:r>
      <w:ins w:id="353" w:author="Jinlin Chen" w:date="2022-01-14T00:27:00Z">
        <w:r w:rsidR="004F4BA8">
          <w:rPr>
            <w:rFonts w:ascii="Arial" w:hAnsi="Arial" w:cs="Arial"/>
            <w:lang w:val="en-US"/>
          </w:rPr>
          <w:t xml:space="preserve"> Optimal temperature for peak reproduction </w:t>
        </w:r>
      </w:ins>
      <w:ins w:id="354" w:author="Jinlin Chen" w:date="2022-01-14T00:28:00Z">
        <w:r w:rsidR="004F4BA8">
          <w:rPr>
            <w:rFonts w:ascii="Arial" w:hAnsi="Arial" w:cs="Arial"/>
            <w:lang w:val="en-US"/>
          </w:rPr>
          <w:t xml:space="preserve">was directly calculated </w:t>
        </w:r>
      </w:ins>
      <w:ins w:id="355" w:author="Jinlin Chen" w:date="2022-01-14T00:45:00Z">
        <w:r w:rsidR="00650333">
          <w:rPr>
            <w:rFonts w:ascii="Arial" w:hAnsi="Arial" w:cs="Arial"/>
            <w:lang w:val="en-US"/>
          </w:rPr>
          <w:t>known parameters:</w:t>
        </w:r>
      </w:ins>
    </w:p>
    <w:p w14:paraId="4A2FA4FB" w14:textId="607C6E46" w:rsidR="009E1151" w:rsidRPr="00B23F2E" w:rsidRDefault="004F4BA8" w:rsidP="00650333">
      <w:pPr>
        <w:ind w:firstLine="360"/>
        <w:rPr>
          <w:rFonts w:ascii="Arial" w:hAnsi="Arial" w:cs="Arial"/>
          <w:lang w:val="en-US"/>
        </w:rPr>
      </w:pPr>
      <m:oMath>
        <m:r>
          <w:ins w:id="356" w:author="Jinlin Chen" w:date="2022-01-14T00:29:00Z">
            <w:rPr>
              <w:rFonts w:ascii="Cambria Math" w:hAnsi="Cambria Math" w:cs="Arial"/>
              <w:lang w:val="en-US"/>
            </w:rPr>
            <m:t>RTopt</m:t>
          </w:ins>
        </m:r>
        <m:r>
          <w:ins w:id="357" w:author="Jinlin Chen" w:date="2022-01-14T00:28:00Z">
            <w:rPr>
              <w:rFonts w:ascii="Cambria Math" w:hAnsi="Cambria Math" w:cs="Arial"/>
              <w:lang w:val="en-US"/>
            </w:rPr>
            <m:t>=</m:t>
          </w:ins>
        </m:r>
        <m:f>
          <m:fPr>
            <m:ctrlPr>
              <w:ins w:id="358" w:author="Jinlin Chen" w:date="2022-01-14T00:40:00Z">
                <w:rPr>
                  <w:rFonts w:ascii="Cambria Math" w:hAnsi="Cambria Math" w:cs="Arial"/>
                  <w:i/>
                  <w:lang w:val="en-US"/>
                </w:rPr>
              </w:ins>
            </m:ctrlPr>
          </m:fPr>
          <m:num>
            <m:r>
              <w:ins w:id="359" w:author="Jinlin Chen" w:date="2022-01-14T00:41:00Z">
                <w:rPr>
                  <w:rFonts w:ascii="Cambria Math" w:hAnsi="Cambria Math" w:cs="Arial"/>
                  <w:lang w:val="en-US"/>
                </w:rPr>
                <m:t>2bRTmax+</m:t>
              </w:ins>
            </m:r>
            <m:d>
              <m:dPr>
                <m:ctrlPr>
                  <w:ins w:id="360" w:author="Jinlin Chen" w:date="2022-01-14T00:41:00Z">
                    <w:rPr>
                      <w:rFonts w:ascii="Cambria Math" w:hAnsi="Cambria Math" w:cs="Arial"/>
                      <w:i/>
                      <w:lang w:val="en-US"/>
                    </w:rPr>
                  </w:ins>
                </m:ctrlPr>
              </m:dPr>
              <m:e>
                <m:r>
                  <w:ins w:id="361" w:author="Jinlin Chen" w:date="2022-01-14T00:41:00Z">
                    <w:rPr>
                      <w:rFonts w:ascii="Cambria Math" w:hAnsi="Cambria Math" w:cs="Arial"/>
                      <w:lang w:val="en-US"/>
                    </w:rPr>
                    <m:t>b+1</m:t>
                  </w:ins>
                </m:r>
              </m:e>
            </m:d>
            <m:r>
              <w:ins w:id="362" w:author="Jinlin Chen" w:date="2022-01-14T00:41:00Z">
                <w:rPr>
                  <w:rFonts w:ascii="Cambria Math" w:hAnsi="Cambria Math" w:cs="Arial"/>
                  <w:lang w:val="en-US"/>
                </w:rPr>
                <m:t>RTmin+</m:t>
              </w:ins>
            </m:r>
            <m:rad>
              <m:radPr>
                <m:degHide m:val="1"/>
                <m:ctrlPr>
                  <w:ins w:id="363" w:author="Jinlin Chen" w:date="2022-01-14T00:41:00Z">
                    <w:rPr>
                      <w:rFonts w:ascii="Cambria Math" w:hAnsi="Cambria Math" w:cs="Arial"/>
                      <w:i/>
                      <w:lang w:val="en-US"/>
                    </w:rPr>
                  </w:ins>
                </m:ctrlPr>
              </m:radPr>
              <m:deg/>
              <m:e>
                <m:r>
                  <w:ins w:id="364" w:author="Jinlin Chen" w:date="2022-01-14T00:42:00Z">
                    <w:rPr>
                      <w:rFonts w:ascii="Cambria Math" w:hAnsi="Cambria Math" w:cs="Arial"/>
                      <w:lang w:val="en-US"/>
                    </w:rPr>
                    <m:t>4</m:t>
                  </w:ins>
                </m:r>
                <m:sSup>
                  <m:sSupPr>
                    <m:ctrlPr>
                      <w:ins w:id="365" w:author="Jinlin Chen" w:date="2022-01-14T00:42:00Z">
                        <w:rPr>
                          <w:rFonts w:ascii="Cambria Math" w:hAnsi="Cambria Math" w:cs="Arial"/>
                          <w:i/>
                          <w:lang w:val="en-US"/>
                        </w:rPr>
                      </w:ins>
                    </m:ctrlPr>
                  </m:sSupPr>
                  <m:e>
                    <m:r>
                      <w:ins w:id="366" w:author="Jinlin Chen" w:date="2022-01-14T00:42:00Z">
                        <w:rPr>
                          <w:rFonts w:ascii="Cambria Math" w:hAnsi="Cambria Math" w:cs="Arial"/>
                          <w:lang w:val="en-US"/>
                        </w:rPr>
                        <m:t>b</m:t>
                      </w:ins>
                    </m:r>
                  </m:e>
                  <m:sup>
                    <m:r>
                      <w:ins w:id="367" w:author="Jinlin Chen" w:date="2022-01-14T00:42:00Z">
                        <w:rPr>
                          <w:rFonts w:ascii="Cambria Math" w:hAnsi="Cambria Math" w:cs="Arial"/>
                          <w:lang w:val="en-US"/>
                        </w:rPr>
                        <m:t>2</m:t>
                      </w:ins>
                    </m:r>
                  </m:sup>
                </m:sSup>
                <m:sSup>
                  <m:sSupPr>
                    <m:ctrlPr>
                      <w:ins w:id="368" w:author="Jinlin Chen" w:date="2022-01-14T00:42:00Z">
                        <w:rPr>
                          <w:rFonts w:ascii="Cambria Math" w:hAnsi="Cambria Math" w:cs="Arial"/>
                          <w:i/>
                          <w:lang w:val="en-US"/>
                        </w:rPr>
                      </w:ins>
                    </m:ctrlPr>
                  </m:sSupPr>
                  <m:e>
                    <m:r>
                      <w:ins w:id="369" w:author="Jinlin Chen" w:date="2022-01-14T00:42:00Z">
                        <w:rPr>
                          <w:rFonts w:ascii="Cambria Math" w:hAnsi="Cambria Math" w:cs="Arial"/>
                          <w:lang w:val="en-US"/>
                        </w:rPr>
                        <m:t>RTmax</m:t>
                      </w:ins>
                    </m:r>
                  </m:e>
                  <m:sup>
                    <m:r>
                      <w:ins w:id="370" w:author="Jinlin Chen" w:date="2022-01-14T00:42:00Z">
                        <w:rPr>
                          <w:rFonts w:ascii="Cambria Math" w:hAnsi="Cambria Math" w:cs="Arial"/>
                          <w:lang w:val="en-US"/>
                        </w:rPr>
                        <m:t>2</m:t>
                      </w:ins>
                    </m:r>
                  </m:sup>
                </m:sSup>
                <m:r>
                  <w:ins w:id="371" w:author="Jinlin Chen" w:date="2022-01-14T00:42:00Z">
                    <w:rPr>
                      <w:rFonts w:ascii="Cambria Math" w:hAnsi="Cambria Math" w:cs="Arial"/>
                      <w:lang w:val="en-US"/>
                    </w:rPr>
                    <m:t>+</m:t>
                  </w:ins>
                </m:r>
                <m:sSup>
                  <m:sSupPr>
                    <m:ctrlPr>
                      <w:ins w:id="372" w:author="Jinlin Chen" w:date="2022-01-14T00:42:00Z">
                        <w:rPr>
                          <w:rFonts w:ascii="Cambria Math" w:hAnsi="Cambria Math" w:cs="Arial"/>
                          <w:i/>
                          <w:lang w:val="en-US"/>
                        </w:rPr>
                      </w:ins>
                    </m:ctrlPr>
                  </m:sSupPr>
                  <m:e>
                    <m:r>
                      <w:ins w:id="373" w:author="Jinlin Chen" w:date="2022-01-14T00:42:00Z">
                        <w:rPr>
                          <w:rFonts w:ascii="Cambria Math" w:hAnsi="Cambria Math" w:cs="Arial"/>
                          <w:lang w:val="en-US"/>
                        </w:rPr>
                        <m:t>(</m:t>
                      </w:ins>
                    </m:r>
                    <m:r>
                      <w:ins w:id="374" w:author="Jinlin Chen" w:date="2022-01-14T00:44:00Z">
                        <w:rPr>
                          <w:rFonts w:ascii="Cambria Math" w:hAnsi="Cambria Math" w:cs="Arial"/>
                          <w:lang w:val="en-US"/>
                        </w:rPr>
                        <m:t>b</m:t>
                      </w:ins>
                    </m:r>
                    <m:r>
                      <w:ins w:id="375" w:author="Jinlin Chen" w:date="2022-01-14T00:43:00Z">
                        <w:rPr>
                          <w:rFonts w:ascii="Cambria Math" w:hAnsi="Cambria Math" w:cs="Arial"/>
                          <w:lang w:val="en-US"/>
                        </w:rPr>
                        <m:t>+1</m:t>
                      </w:ins>
                    </m:r>
                    <m:r>
                      <w:ins w:id="376" w:author="Jinlin Chen" w:date="2022-01-14T00:42:00Z">
                        <w:rPr>
                          <w:rFonts w:ascii="Cambria Math" w:hAnsi="Cambria Math" w:cs="Arial"/>
                          <w:lang w:val="en-US"/>
                        </w:rPr>
                        <m:t>)</m:t>
                      </w:ins>
                    </m:r>
                  </m:e>
                  <m:sup>
                    <m:r>
                      <w:ins w:id="377" w:author="Jinlin Chen" w:date="2022-01-14T00:43:00Z">
                        <w:rPr>
                          <w:rFonts w:ascii="Cambria Math" w:hAnsi="Cambria Math" w:cs="Arial"/>
                          <w:lang w:val="en-US"/>
                        </w:rPr>
                        <m:t>2</m:t>
                      </w:ins>
                    </m:r>
                  </m:sup>
                </m:sSup>
                <m:sSup>
                  <m:sSupPr>
                    <m:ctrlPr>
                      <w:ins w:id="378" w:author="Jinlin Chen" w:date="2022-01-14T00:43:00Z">
                        <w:rPr>
                          <w:rFonts w:ascii="Cambria Math" w:hAnsi="Cambria Math" w:cs="Arial"/>
                          <w:i/>
                          <w:lang w:val="en-US"/>
                        </w:rPr>
                      </w:ins>
                    </m:ctrlPr>
                  </m:sSupPr>
                  <m:e>
                    <m:r>
                      <w:ins w:id="379" w:author="Jinlin Chen" w:date="2022-01-14T00:43:00Z">
                        <w:rPr>
                          <w:rFonts w:ascii="Cambria Math" w:hAnsi="Cambria Math" w:cs="Arial"/>
                          <w:lang w:val="en-US"/>
                        </w:rPr>
                        <m:t>RTmin</m:t>
                      </w:ins>
                    </m:r>
                  </m:e>
                  <m:sup>
                    <m:r>
                      <w:ins w:id="380" w:author="Jinlin Chen" w:date="2022-01-14T00:43:00Z">
                        <w:rPr>
                          <w:rFonts w:ascii="Cambria Math" w:hAnsi="Cambria Math" w:cs="Arial"/>
                          <w:lang w:val="en-US"/>
                        </w:rPr>
                        <m:t>2</m:t>
                      </w:ins>
                    </m:r>
                  </m:sup>
                </m:sSup>
                <m:r>
                  <w:ins w:id="381" w:author="Jinlin Chen" w:date="2022-01-14T00:43:00Z">
                    <w:rPr>
                      <w:rFonts w:ascii="Cambria Math" w:hAnsi="Cambria Math" w:cs="Arial"/>
                      <w:lang w:val="en-US"/>
                    </w:rPr>
                    <m:t>-4</m:t>
                  </w:ins>
                </m:r>
                <m:sSup>
                  <m:sSupPr>
                    <m:ctrlPr>
                      <w:ins w:id="382" w:author="Jinlin Chen" w:date="2022-01-14T00:43:00Z">
                        <w:rPr>
                          <w:rFonts w:ascii="Cambria Math" w:hAnsi="Cambria Math" w:cs="Arial"/>
                          <w:i/>
                          <w:lang w:val="en-US"/>
                        </w:rPr>
                      </w:ins>
                    </m:ctrlPr>
                  </m:sSupPr>
                  <m:e>
                    <m:r>
                      <w:ins w:id="383" w:author="Jinlin Chen" w:date="2022-01-14T00:43:00Z">
                        <w:rPr>
                          <w:rFonts w:ascii="Cambria Math" w:hAnsi="Cambria Math" w:cs="Arial"/>
                          <w:lang w:val="en-US"/>
                        </w:rPr>
                        <m:t>b</m:t>
                      </w:ins>
                    </m:r>
                  </m:e>
                  <m:sup>
                    <m:r>
                      <w:ins w:id="384" w:author="Jinlin Chen" w:date="2022-01-14T00:43:00Z">
                        <w:rPr>
                          <w:rFonts w:ascii="Cambria Math" w:hAnsi="Cambria Math" w:cs="Arial"/>
                          <w:lang w:val="en-US"/>
                        </w:rPr>
                        <m:t>2</m:t>
                      </w:ins>
                    </m:r>
                  </m:sup>
                </m:sSup>
                <m:r>
                  <w:ins w:id="385" w:author="Jinlin Chen" w:date="2022-01-14T00:44:00Z">
                    <w:rPr>
                      <w:rFonts w:ascii="Cambria Math" w:hAnsi="Cambria Math" w:cs="Arial"/>
                      <w:lang w:val="en-US"/>
                    </w:rPr>
                    <m:t>RTminRTmax</m:t>
                  </w:ins>
                </m:r>
              </m:e>
            </m:rad>
          </m:num>
          <m:den>
            <m:r>
              <w:ins w:id="386" w:author="Jinlin Chen" w:date="2022-01-14T00:44:00Z">
                <w:rPr>
                  <w:rFonts w:ascii="Cambria Math" w:hAnsi="Cambria Math" w:cs="Arial"/>
                  <w:lang w:val="en-US"/>
                </w:rPr>
                <m:t>4b+2</m:t>
              </w:ins>
            </m:r>
          </m:den>
        </m:f>
      </m:oMath>
      <w:ins w:id="387" w:author="Jinlin Chen" w:date="2022-01-13T18:32:00Z">
        <w:r w:rsidR="00BC6A6A" w:rsidRPr="00BC6A6A">
          <w:rPr>
            <w:rFonts w:ascii="Arial" w:hAnsi="Arial" w:cs="Arial"/>
            <w:lang w:val="en-US"/>
          </w:rPr>
          <w:t xml:space="preserve"> </w:t>
        </w:r>
      </w:ins>
    </w:p>
    <w:p w14:paraId="20D8FD9D" w14:textId="3734D665" w:rsidR="009E1151" w:rsidRPr="00B23F2E" w:rsidDel="007F302E" w:rsidRDefault="009E1151" w:rsidP="007C1BC4">
      <w:pPr>
        <w:ind w:firstLine="360"/>
        <w:rPr>
          <w:del w:id="388" w:author="Jinlin Chen" w:date="2022-01-13T18:47:00Z"/>
          <w:rFonts w:ascii="Arial" w:hAnsi="Arial" w:cs="Arial"/>
          <w:lang w:val="en-US"/>
        </w:rPr>
      </w:pPr>
      <w:commentRangeStart w:id="389"/>
      <w:commentRangeStart w:id="390"/>
      <w:del w:id="391" w:author="Jinlin Chen" w:date="2022-01-13T18:47:00Z">
        <w:r w:rsidRPr="00B23F2E" w:rsidDel="007F302E">
          <w:rPr>
            <w:rFonts w:ascii="Arial" w:hAnsi="Arial" w:cs="Arial"/>
            <w:lang w:val="en-US"/>
          </w:rPr>
          <w:delText xml:space="preserve">The model parameters were also estimated by maximum likelihood using the </w:delText>
        </w:r>
        <w:r w:rsidRPr="00B23F2E" w:rsidDel="007F302E">
          <w:rPr>
            <w:rFonts w:ascii="Arial" w:hAnsi="Arial" w:cs="Arial"/>
            <w:i/>
            <w:iCs/>
            <w:lang w:val="en-US"/>
          </w:rPr>
          <w:delText xml:space="preserve">bbmle </w:delText>
        </w:r>
        <w:r w:rsidRPr="00B23F2E" w:rsidDel="007F302E">
          <w:rPr>
            <w:rFonts w:ascii="Arial" w:hAnsi="Arial" w:cs="Arial"/>
            <w:lang w:val="en-US"/>
          </w:rPr>
          <w:delText>package</w:delText>
        </w:r>
        <w:r w:rsidR="007D2D8B" w:rsidRPr="00B23F2E" w:rsidDel="007F302E">
          <w:rPr>
            <w:rFonts w:ascii="Arial" w:hAnsi="Arial" w:cs="Arial"/>
            <w:lang w:val="en-US"/>
          </w:rPr>
          <w:delText xml:space="preserve"> in R</w:delText>
        </w:r>
        <w:r w:rsidRPr="00B23F2E" w:rsidDel="007F302E">
          <w:rPr>
            <w:rFonts w:ascii="Arial" w:hAnsi="Arial" w:cs="Arial"/>
            <w:lang w:val="en-US"/>
          </w:rPr>
          <w:delText xml:space="preserve">. Total offspring numbers were modeled using a Poisson distribution. This method was not multi-level; therefore, the shapes of curves of different species varied more than when assuming shared distributions of model parameters. Besides, this method behaved poorly in estimating the uncertainty of the parameter estimation. Nevertheless, the ranks of the </w:delText>
        </w:r>
        <w:r w:rsidRPr="00B23F2E" w:rsidDel="007F302E">
          <w:rPr>
            <w:rFonts w:ascii="Arial" w:hAnsi="Arial" w:cs="Arial"/>
            <w:i/>
            <w:iCs/>
            <w:lang w:val="en-US"/>
          </w:rPr>
          <w:delText>RTmax</w:delText>
        </w:r>
        <w:r w:rsidRPr="00B23F2E" w:rsidDel="007F302E">
          <w:rPr>
            <w:rFonts w:ascii="Arial" w:hAnsi="Arial" w:cs="Arial"/>
            <w:lang w:val="en-US"/>
          </w:rPr>
          <w:delText xml:space="preserve"> (</w:delText>
        </w:r>
        <w:r w:rsidR="00B87167" w:rsidRPr="00B23F2E" w:rsidDel="007F302E">
          <w:rPr>
            <w:rFonts w:ascii="Arial" w:hAnsi="Arial" w:cs="Arial"/>
            <w:lang w:val="en-US"/>
          </w:rPr>
          <w:delText>R</w:delText>
        </w:r>
        <w:r w:rsidRPr="00B23F2E" w:rsidDel="007F302E">
          <w:rPr>
            <w:rFonts w:ascii="Arial" w:hAnsi="Arial" w:cs="Arial"/>
            <w:lang w:val="en-US"/>
          </w:rPr>
          <w:delText xml:space="preserve">ho = 0.88, p = 0.003, Spearman’s rank test) and </w:delText>
        </w:r>
        <w:r w:rsidRPr="00B23F2E" w:rsidDel="007F302E">
          <w:rPr>
            <w:rFonts w:ascii="Arial" w:hAnsi="Arial" w:cs="Arial"/>
            <w:i/>
            <w:iCs/>
            <w:lang w:val="en-US"/>
          </w:rPr>
          <w:delText>RTmin</w:delText>
        </w:r>
        <w:r w:rsidRPr="00B23F2E" w:rsidDel="007F302E">
          <w:rPr>
            <w:rFonts w:ascii="Arial" w:hAnsi="Arial" w:cs="Arial"/>
            <w:lang w:val="en-US"/>
          </w:rPr>
          <w:delText xml:space="preserve"> (</w:delText>
        </w:r>
        <w:r w:rsidR="00B87167" w:rsidRPr="00B23F2E" w:rsidDel="007F302E">
          <w:rPr>
            <w:rFonts w:ascii="Arial" w:hAnsi="Arial" w:cs="Arial"/>
            <w:lang w:val="en-US"/>
          </w:rPr>
          <w:delText>R</w:delText>
        </w:r>
        <w:r w:rsidRPr="00B23F2E" w:rsidDel="007F302E">
          <w:rPr>
            <w:rFonts w:ascii="Arial" w:hAnsi="Arial" w:cs="Arial"/>
            <w:lang w:val="en-US"/>
          </w:rPr>
          <w:delText>ho = 0.97, p = 0.00016, Spearman’s rank test) estimated by both methods are highly correlated.</w:delText>
        </w:r>
        <w:commentRangeEnd w:id="389"/>
        <w:r w:rsidR="00515C62" w:rsidDel="007F302E">
          <w:rPr>
            <w:rStyle w:val="CommentReference"/>
            <w:rFonts w:asciiTheme="minorHAnsi" w:eastAsiaTheme="minorHAnsi" w:hAnsiTheme="minorHAnsi" w:cstheme="minorBidi"/>
            <w:lang w:eastAsia="en-US"/>
          </w:rPr>
          <w:commentReference w:id="389"/>
        </w:r>
        <w:commentRangeEnd w:id="390"/>
        <w:r w:rsidR="007F302E" w:rsidDel="007F302E">
          <w:rPr>
            <w:rStyle w:val="CommentReference"/>
            <w:rFonts w:asciiTheme="minorHAnsi" w:eastAsiaTheme="minorHAnsi" w:hAnsiTheme="minorHAnsi" w:cstheme="minorBidi"/>
            <w:lang w:eastAsia="en-US"/>
          </w:rPr>
          <w:commentReference w:id="390"/>
        </w:r>
      </w:del>
    </w:p>
    <w:p w14:paraId="4CA8D816" w14:textId="7B3ADE8D" w:rsidR="00F45D05" w:rsidRPr="00B23F2E" w:rsidRDefault="00F45D05" w:rsidP="007C1BC4">
      <w:pPr>
        <w:ind w:firstLine="360"/>
        <w:rPr>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posterior distributions of </w:t>
      </w:r>
      <w:r w:rsidRPr="00B23F2E">
        <w:rPr>
          <w:rFonts w:ascii="Arial" w:hAnsi="Arial" w:cs="Arial"/>
          <w:i/>
          <w:iCs/>
          <w:lang w:val="en-US"/>
        </w:rPr>
        <w:t>RTmin</w:t>
      </w:r>
      <w:r w:rsidR="00EA5252" w:rsidRPr="00B23F2E">
        <w:rPr>
          <w:rFonts w:ascii="Arial" w:hAnsi="Arial" w:cs="Arial"/>
          <w:lang w:val="en-US"/>
        </w:rPr>
        <w:t>,</w:t>
      </w:r>
      <w:r w:rsidRPr="00B23F2E">
        <w:rPr>
          <w:rFonts w:ascii="Arial" w:hAnsi="Arial" w:cs="Arial"/>
          <w:lang w:val="en-US"/>
        </w:rPr>
        <w:t xml:space="preserve"> </w:t>
      </w:r>
      <w:r w:rsidRPr="00B23F2E">
        <w:rPr>
          <w:rFonts w:ascii="Arial" w:hAnsi="Arial" w:cs="Arial"/>
          <w:i/>
          <w:iCs/>
          <w:lang w:val="en-US"/>
        </w:rPr>
        <w:t>RTmax</w:t>
      </w:r>
      <w:r w:rsidRPr="00B23F2E">
        <w:rPr>
          <w:rFonts w:ascii="Arial" w:hAnsi="Arial" w:cs="Arial"/>
          <w:lang w:val="en-US"/>
        </w:rPr>
        <w:t>, and</w:t>
      </w:r>
      <w:r w:rsidRPr="00B23F2E">
        <w:rPr>
          <w:rFonts w:ascii="Arial" w:hAnsi="Arial" w:cs="Arial"/>
          <w:i/>
          <w:iCs/>
          <w:lang w:val="en-US"/>
        </w:rPr>
        <w:t xml:space="preserve"> RTopt </w:t>
      </w:r>
      <w:r w:rsidRPr="00B23F2E">
        <w:rPr>
          <w:rFonts w:ascii="Arial" w:hAnsi="Arial" w:cs="Arial"/>
          <w:lang w:val="en-US"/>
        </w:rPr>
        <w:t>(</w:t>
      </w:r>
      <w:commentRangeStart w:id="392"/>
      <w:commentRangeStart w:id="393"/>
      <w:r w:rsidR="00273C62" w:rsidRPr="00B23F2E">
        <w:rPr>
          <w:rFonts w:ascii="Arial" w:hAnsi="Arial" w:cs="Arial"/>
          <w:lang w:val="en-US"/>
        </w:rPr>
        <w:t>1</w:t>
      </w:r>
      <w:r w:rsidRPr="00B23F2E">
        <w:rPr>
          <w:rFonts w:ascii="Arial" w:hAnsi="Arial" w:cs="Arial"/>
          <w:lang w:val="en-US"/>
        </w:rPr>
        <w:t>00 samples of each parameter of each species</w:t>
      </w:r>
      <w:commentRangeEnd w:id="392"/>
      <w:r w:rsidR="00BD305A">
        <w:rPr>
          <w:rStyle w:val="CommentReference"/>
          <w:rFonts w:asciiTheme="minorHAnsi" w:eastAsiaTheme="minorHAnsi" w:hAnsiTheme="minorHAnsi" w:cstheme="minorBidi"/>
          <w:lang w:eastAsia="en-US"/>
        </w:rPr>
        <w:commentReference w:id="392"/>
      </w:r>
      <w:commentRangeEnd w:id="393"/>
      <w:r w:rsidR="00BD305A">
        <w:rPr>
          <w:rStyle w:val="CommentReference"/>
          <w:rFonts w:asciiTheme="minorHAnsi" w:eastAsiaTheme="minorHAnsi" w:hAnsiTheme="minorHAnsi" w:cstheme="minorBidi"/>
          <w:lang w:eastAsia="en-US"/>
        </w:rPr>
        <w:commentReference w:id="393"/>
      </w:r>
      <w:r w:rsidRPr="00B23F2E">
        <w:rPr>
          <w:rFonts w:ascii="Arial" w:hAnsi="Arial" w:cs="Arial"/>
          <w:lang w:val="en-US"/>
        </w:rPr>
        <w:t>) were modeled by hIndex as the fixed effect and species identity as the random effect</w:t>
      </w:r>
      <w:del w:id="394" w:author="Jinlin Chen" w:date="2022-01-10T15:09:00Z">
        <w:r w:rsidRPr="00B23F2E" w:rsidDel="00483566">
          <w:rPr>
            <w:rFonts w:ascii="Arial" w:hAnsi="Arial" w:cs="Arial"/>
            <w:lang w:val="en-US"/>
          </w:rPr>
          <w:delText xml:space="preserve"> in the linear mix-effect model</w:delText>
        </w:r>
      </w:del>
      <w:r w:rsidR="00870031" w:rsidRPr="00B23F2E">
        <w:rPr>
          <w:rFonts w:ascii="Arial" w:hAnsi="Arial" w:cs="Arial"/>
          <w:lang w:val="en-US"/>
        </w:rPr>
        <w:t xml:space="preserve"> </w:t>
      </w:r>
      <w:ins w:id="395" w:author="Jinlin Chen" w:date="2022-01-10T15:11:00Z">
        <w:r w:rsidR="00483566">
          <w:rPr>
            <w:rFonts w:ascii="Arial" w:hAnsi="Arial" w:cs="Arial"/>
            <w:lang w:val="en-US"/>
          </w:rPr>
          <w:t>in</w:t>
        </w:r>
      </w:ins>
      <w:ins w:id="396" w:author="Jinlin Chen" w:date="2022-01-10T15:09:00Z">
        <w:r w:rsidR="00483566">
          <w:rPr>
            <w:rFonts w:ascii="Arial" w:hAnsi="Arial" w:cs="Arial"/>
            <w:lang w:val="en-US"/>
          </w:rPr>
          <w:t xml:space="preserve"> phylogenetic</w:t>
        </w:r>
      </w:ins>
      <w:ins w:id="397" w:author="Jinlin Chen" w:date="2022-01-11T10:17:00Z">
        <w:r w:rsidR="00A70845">
          <w:rPr>
            <w:rFonts w:ascii="Arial" w:hAnsi="Arial" w:cs="Arial"/>
            <w:lang w:val="en-US"/>
          </w:rPr>
          <w:t xml:space="preserve"> mixed-effects</w:t>
        </w:r>
      </w:ins>
      <w:ins w:id="398" w:author="Jinlin Chen" w:date="2022-01-10T15:09:00Z">
        <w:r w:rsidR="00483566">
          <w:rPr>
            <w:rFonts w:ascii="Arial" w:hAnsi="Arial" w:cs="Arial"/>
            <w:lang w:val="en-US"/>
          </w:rPr>
          <w:t xml:space="preserve"> linear model</w:t>
        </w:r>
      </w:ins>
      <w:ins w:id="399" w:author="Jinlin Chen" w:date="2022-01-10T15:11:00Z">
        <w:r w:rsidR="00483566">
          <w:rPr>
            <w:rFonts w:ascii="Arial" w:hAnsi="Arial" w:cs="Arial"/>
            <w:lang w:val="en-US"/>
          </w:rPr>
          <w:t xml:space="preserve"> which use</w:t>
        </w:r>
      </w:ins>
      <w:ins w:id="400" w:author="Jinlin Chen" w:date="2022-01-10T15:12:00Z">
        <w:r w:rsidR="00483566">
          <w:rPr>
            <w:rFonts w:ascii="Arial" w:hAnsi="Arial" w:cs="Arial"/>
            <w:lang w:val="en-US"/>
          </w:rPr>
          <w:t>s the</w:t>
        </w:r>
      </w:ins>
      <w:ins w:id="401" w:author="Jinlin Chen" w:date="2022-01-10T15:11:00Z">
        <w:r w:rsidR="00483566">
          <w:rPr>
            <w:rFonts w:ascii="Arial" w:hAnsi="Arial" w:cs="Arial"/>
            <w:lang w:val="en-US"/>
          </w:rPr>
          <w:t xml:space="preserve"> </w:t>
        </w:r>
      </w:ins>
      <w:ins w:id="402" w:author="Jinlin Chen" w:date="2022-01-11T10:18:00Z">
        <w:r w:rsidR="00521ED6">
          <w:rPr>
            <w:rFonts w:ascii="Arial" w:hAnsi="Arial" w:cs="Arial"/>
            <w:lang w:val="en-US"/>
          </w:rPr>
          <w:t>taxonomic relationships</w:t>
        </w:r>
      </w:ins>
      <w:ins w:id="403" w:author="Jinlin Chen" w:date="2022-01-10T15:11:00Z">
        <w:r w:rsidR="00483566">
          <w:rPr>
            <w:rFonts w:ascii="Arial" w:hAnsi="Arial" w:cs="Arial"/>
            <w:lang w:val="en-US"/>
          </w:rPr>
          <w:t xml:space="preserve"> of the species</w:t>
        </w:r>
      </w:ins>
      <w:ins w:id="404" w:author="Jinlin Chen" w:date="2022-01-10T15:12:00Z">
        <w:r w:rsidR="00483566">
          <w:rPr>
            <w:rFonts w:ascii="Arial" w:hAnsi="Arial" w:cs="Arial"/>
            <w:lang w:val="en-US"/>
          </w:rPr>
          <w:t xml:space="preserve"> to</w:t>
        </w:r>
      </w:ins>
      <w:ins w:id="405" w:author="Jinlin Chen" w:date="2022-01-10T15:11:00Z">
        <w:r w:rsidR="00483566">
          <w:rPr>
            <w:rFonts w:ascii="Arial" w:hAnsi="Arial" w:cs="Arial"/>
            <w:lang w:val="en-US"/>
          </w:rPr>
          <w:t xml:space="preserve"> </w:t>
        </w:r>
      </w:ins>
      <w:ins w:id="406" w:author="Jinlin Chen" w:date="2022-01-10T15:12:00Z">
        <w:r w:rsidR="00483566">
          <w:rPr>
            <w:rFonts w:ascii="Arial" w:hAnsi="Arial" w:cs="Arial"/>
            <w:lang w:val="en-US"/>
          </w:rPr>
          <w:t>define the covariance among species.</w:t>
        </w:r>
      </w:ins>
      <w:commentRangeStart w:id="407"/>
      <w:commentRangeStart w:id="408"/>
      <w:del w:id="409" w:author="Jinlin Chen" w:date="2022-01-10T15:08:00Z">
        <w:r w:rsidR="00870031" w:rsidRPr="00B23F2E" w:rsidDel="00483566">
          <w:rPr>
            <w:rFonts w:ascii="Arial" w:hAnsi="Arial" w:cs="Arial"/>
            <w:lang w:val="en-US"/>
          </w:rPr>
          <w:delText>with phylogenetic correction</w:delText>
        </w:r>
        <w:commentRangeEnd w:id="407"/>
        <w:r w:rsidR="00870031" w:rsidRPr="00B23F2E" w:rsidDel="00483566">
          <w:rPr>
            <w:rStyle w:val="CommentReference"/>
            <w:rFonts w:ascii="Arial" w:eastAsiaTheme="minorHAnsi" w:hAnsi="Arial" w:cs="Arial"/>
            <w:sz w:val="24"/>
            <w:szCs w:val="24"/>
            <w:lang w:eastAsia="en-US"/>
          </w:rPr>
          <w:commentReference w:id="407"/>
        </w:r>
        <w:commentRangeEnd w:id="408"/>
        <w:r w:rsidR="00C770E9" w:rsidDel="00483566">
          <w:rPr>
            <w:rStyle w:val="CommentReference"/>
            <w:rFonts w:asciiTheme="minorHAnsi" w:eastAsiaTheme="minorHAnsi" w:hAnsiTheme="minorHAnsi" w:cstheme="minorBidi"/>
            <w:lang w:eastAsia="en-US"/>
          </w:rPr>
          <w:commentReference w:id="408"/>
        </w:r>
        <w:r w:rsidRPr="00B23F2E" w:rsidDel="00483566">
          <w:rPr>
            <w:rFonts w:ascii="Arial" w:hAnsi="Arial" w:cs="Arial"/>
            <w:lang w:val="en-US"/>
          </w:rPr>
          <w:delText>.</w:delText>
        </w:r>
      </w:del>
      <w:r w:rsidRPr="00B23F2E">
        <w:rPr>
          <w:rFonts w:ascii="Arial" w:hAnsi="Arial" w:cs="Arial"/>
          <w:lang w:val="en-US"/>
        </w:rPr>
        <w:t xml:space="preserve"> Fecundity at 29</w:t>
      </w:r>
      <w:r w:rsidRPr="00B23F2E">
        <w:rPr>
          <w:rFonts w:ascii="Arial" w:hAnsi="Arial" w:cs="Arial"/>
        </w:rPr>
        <w:t>°C</w:t>
      </w:r>
      <w:r w:rsidRPr="00B23F2E">
        <w:rPr>
          <w:rFonts w:ascii="Arial" w:hAnsi="Arial" w:cs="Arial"/>
          <w:lang w:val="en-US"/>
        </w:rPr>
        <w:t xml:space="preserve"> and 17</w:t>
      </w:r>
      <w:r w:rsidRPr="00B23F2E">
        <w:rPr>
          <w:rFonts w:ascii="Arial" w:hAnsi="Arial" w:cs="Arial"/>
        </w:rPr>
        <w:t>°C</w:t>
      </w:r>
      <w:r w:rsidRPr="00B23F2E">
        <w:rPr>
          <w:rFonts w:ascii="Arial" w:hAnsi="Arial" w:cs="Arial"/>
          <w:lang w:val="en-US"/>
        </w:rPr>
        <w:t xml:space="preserve">, </w:t>
      </w:r>
      <w:ins w:id="410" w:author="Jinlin Chen" w:date="2022-01-11T10:16:00Z">
        <w:r w:rsidR="00A70845">
          <w:rPr>
            <w:rFonts w:ascii="Arial" w:hAnsi="Arial" w:cs="Arial"/>
            <w:lang w:val="en-US"/>
          </w:rPr>
          <w:t xml:space="preserve">and </w:t>
        </w:r>
      </w:ins>
      <w:r w:rsidRPr="00B23F2E">
        <w:rPr>
          <w:rFonts w:ascii="Arial" w:hAnsi="Arial" w:cs="Arial"/>
          <w:lang w:val="en-US"/>
        </w:rPr>
        <w:t>recovered fecundity after 29</w:t>
      </w:r>
      <w:r w:rsidRPr="00B23F2E">
        <w:rPr>
          <w:rFonts w:ascii="Arial" w:hAnsi="Arial" w:cs="Arial"/>
        </w:rPr>
        <w:t>°C</w:t>
      </w:r>
      <w:r w:rsidRPr="00B23F2E">
        <w:rPr>
          <w:rFonts w:ascii="Arial" w:hAnsi="Arial" w:cs="Arial"/>
          <w:lang w:val="en-US"/>
        </w:rPr>
        <w:t xml:space="preserve"> and 14</w:t>
      </w:r>
      <w:r w:rsidRPr="00B23F2E">
        <w:rPr>
          <w:rFonts w:ascii="Arial" w:hAnsi="Arial" w:cs="Arial"/>
        </w:rPr>
        <w:t>°C</w:t>
      </w:r>
      <w:r w:rsidRPr="00B23F2E">
        <w:rPr>
          <w:rFonts w:ascii="Arial" w:hAnsi="Arial" w:cs="Arial"/>
          <w:lang w:val="en-US"/>
        </w:rPr>
        <w:t xml:space="preserve"> </w:t>
      </w:r>
      <w:commentRangeStart w:id="411"/>
      <w:r w:rsidRPr="00B23F2E">
        <w:rPr>
          <w:rFonts w:ascii="Arial" w:hAnsi="Arial" w:cs="Arial"/>
          <w:lang w:val="en-US"/>
        </w:rPr>
        <w:t>were used as direct measurements of their performance in the high and low temperatures. The</w:t>
      </w:r>
      <w:r w:rsidR="006F3374" w:rsidRPr="00B23F2E">
        <w:rPr>
          <w:rFonts w:ascii="Arial" w:hAnsi="Arial" w:cs="Arial"/>
          <w:lang w:val="en-US"/>
        </w:rPr>
        <w:t>se</w:t>
      </w:r>
      <w:r w:rsidRPr="00B23F2E">
        <w:rPr>
          <w:rFonts w:ascii="Arial" w:hAnsi="Arial" w:cs="Arial"/>
          <w:lang w:val="en-US"/>
        </w:rPr>
        <w:t xml:space="preserve"> offspring numbers were modeled by hIndex and experimental block as fix effects and species as a random effect in the generalized </w:t>
      </w:r>
      <w:r w:rsidR="00870031" w:rsidRPr="00B23F2E">
        <w:rPr>
          <w:rFonts w:ascii="Arial" w:hAnsi="Arial" w:cs="Arial"/>
          <w:lang w:val="en-US"/>
        </w:rPr>
        <w:t xml:space="preserve">(family = “negative binomial”) </w:t>
      </w:r>
      <w:r w:rsidRPr="00B23F2E">
        <w:rPr>
          <w:rFonts w:ascii="Arial" w:hAnsi="Arial" w:cs="Arial"/>
          <w:lang w:val="en-US"/>
        </w:rPr>
        <w:t xml:space="preserve">linear </w:t>
      </w:r>
      <w:del w:id="412" w:author="Jinlin Chen" w:date="2022-01-11T10:16:00Z">
        <w:r w:rsidRPr="00B23F2E" w:rsidDel="00A70845">
          <w:rPr>
            <w:rFonts w:ascii="Arial" w:hAnsi="Arial" w:cs="Arial"/>
            <w:lang w:val="en-US"/>
          </w:rPr>
          <w:delText>mix-effect</w:delText>
        </w:r>
      </w:del>
      <w:ins w:id="413" w:author="Jinlin Chen" w:date="2022-01-11T10:17:00Z">
        <w:r w:rsidR="00A70845">
          <w:rPr>
            <w:rFonts w:ascii="Arial" w:hAnsi="Arial" w:cs="Arial"/>
            <w:lang w:val="en-US"/>
          </w:rPr>
          <w:t>mixed-effects</w:t>
        </w:r>
      </w:ins>
      <w:r w:rsidRPr="00B23F2E">
        <w:rPr>
          <w:rFonts w:ascii="Arial" w:hAnsi="Arial" w:cs="Arial"/>
          <w:lang w:val="en-US"/>
        </w:rPr>
        <w:t xml:space="preserve"> model </w:t>
      </w:r>
      <w:r w:rsidR="00870031" w:rsidRPr="00B23F2E">
        <w:rPr>
          <w:rFonts w:ascii="Arial" w:hAnsi="Arial" w:cs="Arial"/>
          <w:lang w:val="en-US"/>
        </w:rPr>
        <w:t>with phylogenetic correction</w:t>
      </w:r>
      <w:r w:rsidRPr="00B23F2E">
        <w:rPr>
          <w:rFonts w:ascii="Arial" w:hAnsi="Arial" w:cs="Arial"/>
          <w:lang w:val="en-US"/>
        </w:rPr>
        <w:t>.</w:t>
      </w:r>
      <w:r w:rsidR="006F3374" w:rsidRPr="00B23F2E">
        <w:rPr>
          <w:rFonts w:ascii="Arial" w:hAnsi="Arial" w:cs="Arial"/>
          <w:lang w:val="en-US"/>
        </w:rPr>
        <w:t xml:space="preserve"> All the above regression analys</w:t>
      </w:r>
      <w:ins w:id="414" w:author="Jinlin Chen" w:date="2022-01-11T10:17:00Z">
        <w:r w:rsidR="00A70845">
          <w:rPr>
            <w:rFonts w:ascii="Arial" w:hAnsi="Arial" w:cs="Arial"/>
            <w:lang w:val="en-US"/>
          </w:rPr>
          <w:t>e</w:t>
        </w:r>
      </w:ins>
      <w:del w:id="415" w:author="Jinlin Chen" w:date="2022-01-11T10:17:00Z">
        <w:r w:rsidR="006F3374" w:rsidRPr="00B23F2E" w:rsidDel="00A70845">
          <w:rPr>
            <w:rFonts w:ascii="Arial" w:hAnsi="Arial" w:cs="Arial"/>
            <w:lang w:val="en-US"/>
          </w:rPr>
          <w:delText>i</w:delText>
        </w:r>
      </w:del>
      <w:r w:rsidR="006F3374" w:rsidRPr="00B23F2E">
        <w:rPr>
          <w:rFonts w:ascii="Arial" w:hAnsi="Arial" w:cs="Arial"/>
          <w:lang w:val="en-US"/>
        </w:rPr>
        <w:t>s were conducted using</w:t>
      </w:r>
      <w:ins w:id="416" w:author="Jinlin Chen" w:date="2022-01-11T10:17:00Z">
        <w:r w:rsidR="00A70845">
          <w:rPr>
            <w:rFonts w:ascii="Arial" w:hAnsi="Arial" w:cs="Arial"/>
            <w:lang w:val="en-US"/>
          </w:rPr>
          <w:t xml:space="preserve"> the</w:t>
        </w:r>
      </w:ins>
      <w:r w:rsidR="006F3374" w:rsidRPr="00B23F2E">
        <w:rPr>
          <w:rFonts w:ascii="Arial" w:hAnsi="Arial" w:cs="Arial"/>
          <w:lang w:val="en-US"/>
        </w:rPr>
        <w:t xml:space="preserve"> </w:t>
      </w:r>
      <w:r w:rsidR="006F3374" w:rsidRPr="00B23F2E">
        <w:rPr>
          <w:rFonts w:ascii="Arial" w:hAnsi="Arial" w:cs="Arial"/>
          <w:i/>
          <w:iCs/>
          <w:lang w:val="en-US"/>
        </w:rPr>
        <w:t>brms</w:t>
      </w:r>
      <w:r w:rsidR="006F3374" w:rsidRPr="00B23F2E">
        <w:rPr>
          <w:rFonts w:ascii="Arial" w:hAnsi="Arial" w:cs="Arial"/>
          <w:lang w:val="en-US"/>
        </w:rPr>
        <w:t xml:space="preserve"> package in R. The correlation between medians of </w:t>
      </w:r>
      <w:r w:rsidR="006F3374" w:rsidRPr="00B23F2E">
        <w:rPr>
          <w:rFonts w:ascii="Arial" w:hAnsi="Arial" w:cs="Arial"/>
          <w:i/>
          <w:iCs/>
          <w:lang w:val="en-US"/>
        </w:rPr>
        <w:t>RTmin</w:t>
      </w:r>
      <w:r w:rsidR="006F3374" w:rsidRPr="00B23F2E">
        <w:rPr>
          <w:rFonts w:ascii="Arial" w:hAnsi="Arial" w:cs="Arial"/>
          <w:lang w:val="en-US"/>
        </w:rPr>
        <w:t xml:space="preserve"> and </w:t>
      </w:r>
      <w:r w:rsidR="006F3374" w:rsidRPr="00B23F2E">
        <w:rPr>
          <w:rFonts w:ascii="Arial" w:hAnsi="Arial" w:cs="Arial"/>
          <w:i/>
          <w:iCs/>
          <w:lang w:val="en-US"/>
        </w:rPr>
        <w:t>RTmax</w:t>
      </w:r>
      <w:r w:rsidR="00C624CF" w:rsidRPr="00B23F2E">
        <w:rPr>
          <w:rFonts w:ascii="Arial" w:hAnsi="Arial" w:cs="Arial"/>
          <w:lang w:val="en-US"/>
        </w:rPr>
        <w:t xml:space="preserve"> </w:t>
      </w:r>
      <w:r w:rsidR="006F3374" w:rsidRPr="00B23F2E">
        <w:rPr>
          <w:rFonts w:ascii="Arial" w:hAnsi="Arial" w:cs="Arial"/>
          <w:lang w:val="en-US"/>
        </w:rPr>
        <w:t>was evaluated by Spearman’s rank test.</w:t>
      </w:r>
      <w:commentRangeEnd w:id="411"/>
      <w:r w:rsidR="00BD305A">
        <w:rPr>
          <w:rStyle w:val="CommentReference"/>
          <w:rFonts w:asciiTheme="minorHAnsi" w:eastAsiaTheme="minorHAnsi" w:hAnsiTheme="minorHAnsi" w:cstheme="minorBidi"/>
          <w:lang w:eastAsia="en-US"/>
        </w:rPr>
        <w:commentReference w:id="411"/>
      </w:r>
      <w:r w:rsidR="006F3374" w:rsidRPr="00B23F2E">
        <w:rPr>
          <w:rFonts w:ascii="Arial" w:hAnsi="Arial" w:cs="Arial"/>
          <w:lang w:val="en-US"/>
        </w:rPr>
        <w:t xml:space="preserve"> </w:t>
      </w:r>
      <w:r w:rsidR="00993283" w:rsidRPr="00B23F2E">
        <w:rPr>
          <w:rFonts w:ascii="Arial" w:hAnsi="Arial" w:cs="Arial"/>
          <w:i/>
          <w:iCs/>
          <w:lang w:val="en-US"/>
        </w:rPr>
        <w:t>D</w:t>
      </w:r>
      <w:r w:rsidR="00D53E2C" w:rsidRPr="00B23F2E">
        <w:rPr>
          <w:rFonts w:ascii="Arial" w:hAnsi="Arial" w:cs="Arial"/>
          <w:i/>
          <w:iCs/>
          <w:lang w:val="en-US"/>
        </w:rPr>
        <w:t>rosophila</w:t>
      </w:r>
      <w:r w:rsidR="00993283" w:rsidRPr="00B23F2E">
        <w:rPr>
          <w:rFonts w:ascii="Arial" w:hAnsi="Arial" w:cs="Arial"/>
          <w:i/>
          <w:iCs/>
          <w:lang w:val="en-US"/>
        </w:rPr>
        <w:t xml:space="preserve"> melanogaster</w:t>
      </w:r>
      <w:r w:rsidR="00993283" w:rsidRPr="00B23F2E">
        <w:rPr>
          <w:rFonts w:ascii="Arial" w:hAnsi="Arial" w:cs="Arial"/>
          <w:lang w:val="en-US"/>
        </w:rPr>
        <w:t xml:space="preserve"> and </w:t>
      </w:r>
      <w:r w:rsidR="00993283" w:rsidRPr="00B23F2E">
        <w:rPr>
          <w:rFonts w:ascii="Arial" w:hAnsi="Arial" w:cs="Arial"/>
          <w:i/>
          <w:iCs/>
          <w:lang w:val="en-US"/>
        </w:rPr>
        <w:t>D. simulans</w:t>
      </w:r>
      <w:r w:rsidR="00993283" w:rsidRPr="00B23F2E">
        <w:rPr>
          <w:rFonts w:ascii="Arial" w:hAnsi="Arial" w:cs="Arial"/>
          <w:lang w:val="en-US"/>
        </w:rPr>
        <w:t xml:space="preserve"> were not included in the regression because their distribution patterns were unavailable</w:t>
      </w:r>
      <w:r w:rsidR="006F3374" w:rsidRPr="00B23F2E">
        <w:rPr>
          <w:rFonts w:ascii="Arial" w:hAnsi="Arial" w:cs="Arial"/>
          <w:lang w:val="en-US"/>
        </w:rPr>
        <w:t xml:space="preserve"> from </w:t>
      </w:r>
      <w:ins w:id="417" w:author="Jinlin Chen" w:date="2022-01-11T10:17:00Z">
        <w:r w:rsidR="00A70845">
          <w:rPr>
            <w:rFonts w:ascii="Arial" w:hAnsi="Arial" w:cs="Arial"/>
            <w:lang w:val="en-US"/>
          </w:rPr>
          <w:t xml:space="preserve">the </w:t>
        </w:r>
      </w:ins>
      <w:r w:rsidR="006F3374" w:rsidRPr="00B23F2E">
        <w:rPr>
          <w:rFonts w:ascii="Arial" w:hAnsi="Arial" w:cs="Arial"/>
          <w:lang w:val="en-US"/>
        </w:rPr>
        <w:t>field survey</w:t>
      </w:r>
      <w:r w:rsidR="00993283" w:rsidRPr="00B23F2E">
        <w:rPr>
          <w:rFonts w:ascii="Arial" w:hAnsi="Arial" w:cs="Arial"/>
          <w:lang w:val="en-US"/>
        </w:rPr>
        <w:t>.</w:t>
      </w:r>
    </w:p>
    <w:p w14:paraId="240CD6D3" w14:textId="241D075A" w:rsidR="00DC6F22" w:rsidRPr="00B23F2E" w:rsidRDefault="00DC6F22" w:rsidP="007C1BC4">
      <w:pPr>
        <w:ind w:firstLine="360"/>
        <w:rPr>
          <w:rFonts w:ascii="Arial" w:hAnsi="Arial" w:cs="Arial"/>
          <w:lang w:val="en-US"/>
        </w:rPr>
      </w:pPr>
    </w:p>
    <w:p w14:paraId="08AFCBCF" w14:textId="50AA4409" w:rsidR="00DC6F22" w:rsidRPr="00B23F2E" w:rsidRDefault="00DC6F22" w:rsidP="007C1BC4">
      <w:pPr>
        <w:pStyle w:val="ListParagraph"/>
        <w:numPr>
          <w:ilvl w:val="0"/>
          <w:numId w:val="2"/>
        </w:numPr>
        <w:rPr>
          <w:rFonts w:ascii="Arial" w:hAnsi="Arial" w:cs="Arial"/>
          <w:lang w:val="en-US"/>
        </w:rPr>
      </w:pPr>
      <w:r w:rsidRPr="00B23F2E">
        <w:rPr>
          <w:rFonts w:ascii="Arial" w:hAnsi="Arial" w:cs="Arial"/>
          <w:lang w:val="en-US"/>
        </w:rPr>
        <w:t>Thermal knockdown</w:t>
      </w:r>
    </w:p>
    <w:p w14:paraId="6B1EF598" w14:textId="46A657BF" w:rsidR="00DC6F22" w:rsidRPr="00B23F2E" w:rsidRDefault="00476605" w:rsidP="007C1BC4">
      <w:pPr>
        <w:ind w:firstLine="360"/>
        <w:rPr>
          <w:rFonts w:ascii="Arial" w:hAnsi="Arial" w:cs="Arial"/>
        </w:rPr>
      </w:pPr>
      <w:r w:rsidRPr="00B23F2E">
        <w:rPr>
          <w:rFonts w:ascii="Arial" w:hAnsi="Arial" w:cs="Arial"/>
          <w:i/>
          <w:iCs/>
        </w:rPr>
        <w:t>Experimental measurements</w:t>
      </w:r>
      <w:r w:rsidRPr="00B23F2E">
        <w:rPr>
          <w:rFonts w:ascii="Arial" w:hAnsi="Arial" w:cs="Arial"/>
        </w:rPr>
        <w:t xml:space="preserve">: </w:t>
      </w:r>
      <w:r w:rsidR="00DC6F22" w:rsidRPr="00B23F2E">
        <w:rPr>
          <w:rFonts w:ascii="Arial" w:hAnsi="Arial" w:cs="Arial"/>
        </w:rPr>
        <w:t xml:space="preserve">Resistance to extreme cold temperature was measured </w:t>
      </w:r>
      <w:r w:rsidR="00BE1532">
        <w:rPr>
          <w:rFonts w:ascii="Arial" w:hAnsi="Arial" w:cs="Arial"/>
        </w:rPr>
        <w:t>as</w:t>
      </w:r>
      <w:r w:rsidR="00BE1532" w:rsidRPr="00B23F2E">
        <w:rPr>
          <w:rFonts w:ascii="Arial" w:hAnsi="Arial" w:cs="Arial"/>
        </w:rPr>
        <w:t xml:space="preserve"> </w:t>
      </w:r>
      <w:r w:rsidR="00DC6F22" w:rsidRPr="00B23F2E">
        <w:rPr>
          <w:rFonts w:ascii="Arial" w:hAnsi="Arial" w:cs="Arial"/>
        </w:rPr>
        <w:t xml:space="preserve">knockdown time </w:t>
      </w:r>
      <w:r w:rsidR="00BE1532">
        <w:rPr>
          <w:rFonts w:ascii="Arial" w:hAnsi="Arial" w:cs="Arial"/>
        </w:rPr>
        <w:t xml:space="preserve">for each individual </w:t>
      </w:r>
      <w:r w:rsidR="00DC6F22" w:rsidRPr="00B23F2E">
        <w:rPr>
          <w:rFonts w:ascii="Arial" w:hAnsi="Arial" w:cs="Arial"/>
        </w:rPr>
        <w:t xml:space="preserve">at 5°C and the time for recovery of </w:t>
      </w:r>
      <w:r w:rsidR="00065485" w:rsidRPr="00B23F2E">
        <w:rPr>
          <w:rFonts w:ascii="Arial" w:hAnsi="Arial" w:cs="Arial"/>
        </w:rPr>
        <w:t>mobility</w:t>
      </w:r>
      <w:r w:rsidR="00DC6F22" w:rsidRPr="00B23F2E">
        <w:rPr>
          <w:rFonts w:ascii="Arial" w:hAnsi="Arial" w:cs="Arial"/>
        </w:rPr>
        <w:t xml:space="preserve"> after a 30-minute exposure to 5°C. </w:t>
      </w:r>
      <w:r w:rsidR="00BE1532">
        <w:rPr>
          <w:rFonts w:ascii="Arial" w:hAnsi="Arial" w:cs="Arial"/>
        </w:rPr>
        <w:t>The c</w:t>
      </w:r>
      <w:r w:rsidR="00DC6F22" w:rsidRPr="00B23F2E">
        <w:rPr>
          <w:rFonts w:ascii="Arial" w:hAnsi="Arial" w:cs="Arial"/>
        </w:rPr>
        <w:t xml:space="preserve">onstant temperature </w:t>
      </w:r>
      <w:r w:rsidR="009F5FB6" w:rsidRPr="00B23F2E">
        <w:rPr>
          <w:rFonts w:ascii="Arial" w:hAnsi="Arial" w:cs="Arial"/>
        </w:rPr>
        <w:t xml:space="preserve">chosen </w:t>
      </w:r>
      <w:r w:rsidR="00DC6F22" w:rsidRPr="00B23F2E">
        <w:rPr>
          <w:rFonts w:ascii="Arial" w:hAnsi="Arial" w:cs="Arial"/>
        </w:rPr>
        <w:t xml:space="preserve">for cold stress </w:t>
      </w:r>
      <w:r w:rsidR="009F5FB6">
        <w:rPr>
          <w:rFonts w:ascii="Arial" w:hAnsi="Arial" w:cs="Arial"/>
        </w:rPr>
        <w:t xml:space="preserve">studies </w:t>
      </w:r>
      <w:r w:rsidR="00DC6F22" w:rsidRPr="00B23F2E">
        <w:rPr>
          <w:rFonts w:ascii="Arial" w:hAnsi="Arial" w:cs="Arial"/>
        </w:rPr>
        <w:t xml:space="preserve">is often around 0°C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xml:space="preserve">. As tropical species often have significantly weaker cold resistance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5°C was used instead to increase the variation among the tested species after pilot trials. Heat stress was chosen to be 40°C, which follows common practice</w:t>
      </w:r>
      <w:r w:rsidR="00824155" w:rsidRPr="00B23F2E">
        <w:rPr>
          <w:rFonts w:ascii="Arial" w:hAnsi="Arial" w:cs="Arial"/>
        </w:rPr>
        <w:t xml:space="preserve"> for </w:t>
      </w:r>
      <w:r w:rsidR="00824155" w:rsidRPr="00B23F2E">
        <w:rPr>
          <w:rFonts w:ascii="Arial" w:hAnsi="Arial" w:cs="Arial"/>
          <w:i/>
          <w:iCs/>
        </w:rPr>
        <w:t>Drosophila</w:t>
      </w:r>
      <w:r w:rsidR="00824155" w:rsidRPr="00B23F2E">
        <w:rPr>
          <w:rFonts w:ascii="Arial" w:hAnsi="Arial" w:cs="Arial"/>
        </w:rPr>
        <w:t xml:space="preserve"> species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(Hoffmann et al. 2003)</w:t>
      </w:r>
      <w:r w:rsidR="00DC6F22" w:rsidRPr="00B23F2E">
        <w:rPr>
          <w:rFonts w:ascii="Arial" w:hAnsi="Arial" w:cs="Arial"/>
        </w:rPr>
        <w:fldChar w:fldCharType="end"/>
      </w:r>
      <w:r w:rsidR="00DC6F22" w:rsidRPr="00B23F2E">
        <w:rPr>
          <w:rFonts w:ascii="Arial" w:hAnsi="Arial" w:cs="Arial"/>
        </w:rPr>
        <w:t xml:space="preserve"> and is expected to capture the between-species variance in heat stress over a time scale which is convenient to measure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(Jørgensen, Malte, and Overgaard 2019)</w:t>
      </w:r>
      <w:r w:rsidR="00DC6F22" w:rsidRPr="00B23F2E">
        <w:rPr>
          <w:rFonts w:ascii="Arial" w:hAnsi="Arial" w:cs="Arial"/>
        </w:rPr>
        <w:fldChar w:fldCharType="end"/>
      </w:r>
      <w:r w:rsidR="00DC6F22" w:rsidRPr="00B23F2E">
        <w:rPr>
          <w:rFonts w:ascii="Arial" w:hAnsi="Arial" w:cs="Arial"/>
        </w:rPr>
        <w:t xml:space="preserve">. After being knocked down by heat (40°C), most flies did not </w:t>
      </w:r>
      <w:r w:rsidR="00DC6F22" w:rsidRPr="00B23F2E">
        <w:rPr>
          <w:rFonts w:ascii="Arial" w:hAnsi="Arial" w:cs="Arial"/>
        </w:rPr>
        <w:lastRenderedPageBreak/>
        <w:t>survive. In this case, only knockdown time was used to evaluate resistance to the extremely high temperature.</w:t>
      </w:r>
    </w:p>
    <w:p w14:paraId="00691651" w14:textId="33E9094E" w:rsidR="00FC285E" w:rsidRDefault="00DC6F22" w:rsidP="007C1BC4">
      <w:pPr>
        <w:ind w:firstLine="360"/>
        <w:rPr>
          <w:rFonts w:ascii="Arial" w:hAnsi="Arial" w:cs="Arial"/>
        </w:rPr>
      </w:pPr>
      <w:r w:rsidRPr="00B23F2E">
        <w:rPr>
          <w:rFonts w:ascii="Arial" w:hAnsi="Arial" w:cs="Arial"/>
        </w:rPr>
        <w:t>Virgin adult flies, which were siblings of those in</w:t>
      </w:r>
      <w:ins w:id="418" w:author="Jinlin Chen" w:date="2022-01-11T10:25:00Z">
        <w:r w:rsidR="00C07CDE">
          <w:rPr>
            <w:rFonts w:ascii="Arial" w:hAnsi="Arial" w:cs="Arial"/>
          </w:rPr>
          <w:t xml:space="preserve"> </w:t>
        </w:r>
        <w:r w:rsidR="00C07CDE">
          <w:rPr>
            <w:rFonts w:ascii="Arial" w:hAnsi="Arial" w:cs="Arial"/>
            <w:lang w:val="en-US"/>
          </w:rPr>
          <w:t>the</w:t>
        </w:r>
      </w:ins>
      <w:r w:rsidRPr="00B23F2E">
        <w:rPr>
          <w:rFonts w:ascii="Arial" w:hAnsi="Arial" w:cs="Arial" w:hint="eastAsia"/>
        </w:rPr>
        <w:t xml:space="preserve"> </w:t>
      </w:r>
      <w:r w:rsidR="0085416C" w:rsidRPr="00B23F2E">
        <w:rPr>
          <w:rFonts w:ascii="Arial" w:hAnsi="Arial" w:cs="Arial"/>
        </w:rPr>
        <w:t>reproduction</w:t>
      </w:r>
      <w:r w:rsidRPr="00B23F2E">
        <w:rPr>
          <w:rFonts w:ascii="Arial" w:hAnsi="Arial" w:cs="Arial"/>
        </w:rPr>
        <w:t xml:space="preserve"> measurement, were kept in </w:t>
      </w:r>
      <w:ins w:id="419" w:author="Jinlin Chen" w:date="2022-01-11T10:25:00Z">
        <w:r w:rsidR="00C07CDE">
          <w:rPr>
            <w:rFonts w:ascii="Arial" w:hAnsi="Arial" w:cs="Arial"/>
          </w:rPr>
          <w:t xml:space="preserve">same-sex </w:t>
        </w:r>
      </w:ins>
      <w:r w:rsidRPr="00B23F2E">
        <w:rPr>
          <w:rFonts w:ascii="Arial" w:hAnsi="Arial" w:cs="Arial"/>
        </w:rPr>
        <w:t>groups</w:t>
      </w:r>
      <w:r w:rsidR="00E271AB" w:rsidRPr="00B23F2E">
        <w:rPr>
          <w:rFonts w:ascii="Arial" w:hAnsi="Arial" w:cs="Arial"/>
        </w:rPr>
        <w:t xml:space="preserve"> of </w:t>
      </w:r>
      <w:del w:id="420" w:author="Jinlin Chen" w:date="2022-01-11T10:26:00Z">
        <w:r w:rsidR="00E271AB" w:rsidRPr="00B23F2E" w:rsidDel="00C07CDE">
          <w:rPr>
            <w:rFonts w:ascii="Arial" w:hAnsi="Arial" w:cs="Arial"/>
          </w:rPr>
          <w:delText>the same sex</w:delText>
        </w:r>
        <w:r w:rsidRPr="00B23F2E" w:rsidDel="00C07CDE">
          <w:rPr>
            <w:rFonts w:ascii="Arial" w:hAnsi="Arial" w:cs="Arial"/>
          </w:rPr>
          <w:delText xml:space="preserve"> </w:delText>
        </w:r>
      </w:del>
      <w:r w:rsidRPr="00B23F2E">
        <w:rPr>
          <w:rFonts w:ascii="Arial" w:hAnsi="Arial" w:cs="Arial"/>
        </w:rPr>
        <w:t xml:space="preserve">at 25°C for 9-10 days before </w:t>
      </w:r>
      <w:r w:rsidR="00EC4109" w:rsidRPr="00B23F2E">
        <w:rPr>
          <w:rFonts w:ascii="Arial" w:hAnsi="Arial" w:cs="Arial"/>
        </w:rPr>
        <w:t>measurement</w:t>
      </w:r>
      <w:r w:rsidRPr="00B23F2E">
        <w:rPr>
          <w:rFonts w:ascii="Arial" w:hAnsi="Arial" w:cs="Arial"/>
        </w:rPr>
        <w:t>.</w:t>
      </w:r>
      <w:r w:rsidR="00E271AB" w:rsidRPr="00B23F2E">
        <w:rPr>
          <w:rFonts w:ascii="Arial" w:hAnsi="Arial" w:cs="Arial"/>
        </w:rPr>
        <w:t xml:space="preserve"> Measurements were conducted for male and female flies separately.</w:t>
      </w:r>
      <w:r w:rsidRPr="00B23F2E">
        <w:rPr>
          <w:rFonts w:ascii="Arial" w:hAnsi="Arial" w:cs="Arial"/>
        </w:rPr>
        <w:t xml:space="preserve"> </w:t>
      </w:r>
      <w:commentRangeStart w:id="421"/>
      <w:commentRangeStart w:id="422"/>
      <w:r w:rsidRPr="00B23F2E">
        <w:rPr>
          <w:rFonts w:ascii="Arial" w:hAnsi="Arial" w:cs="Arial"/>
        </w:rPr>
        <w:t>An observation rack was divided into</w:t>
      </w:r>
      <w:r w:rsidR="0092432D" w:rsidRPr="00B23F2E">
        <w:rPr>
          <w:rFonts w:ascii="Arial" w:hAnsi="Arial" w:cs="Arial"/>
        </w:rPr>
        <w:t xml:space="preserve"> </w:t>
      </w:r>
      <w:r w:rsidR="00AC1D03" w:rsidRPr="00B23F2E">
        <w:rPr>
          <w:rFonts w:ascii="Arial" w:hAnsi="Arial" w:cs="Arial"/>
        </w:rPr>
        <w:t>nine</w:t>
      </w:r>
      <w:r w:rsidR="0092432D" w:rsidRPr="00B23F2E">
        <w:rPr>
          <w:rFonts w:ascii="Arial" w:hAnsi="Arial" w:cs="Arial"/>
        </w:rPr>
        <w:t xml:space="preserve"> (3x3) cells.</w:t>
      </w:r>
      <w:r w:rsidRPr="00B23F2E">
        <w:rPr>
          <w:rFonts w:ascii="Arial" w:hAnsi="Arial" w:cs="Arial"/>
        </w:rPr>
        <w:t xml:space="preserve"> </w:t>
      </w:r>
      <w:r w:rsidR="0092432D" w:rsidRPr="00B23F2E">
        <w:rPr>
          <w:rFonts w:ascii="Arial" w:hAnsi="Arial" w:cs="Arial"/>
        </w:rPr>
        <w:t xml:space="preserve">Each cell was randomly assigned one of the nine </w:t>
      </w:r>
      <w:r w:rsidR="0092432D" w:rsidRPr="00C07CDE">
        <w:rPr>
          <w:rFonts w:ascii="Arial" w:hAnsi="Arial" w:cs="Arial"/>
          <w:i/>
          <w:iCs/>
          <w:rPrChange w:id="423" w:author="Jinlin Chen" w:date="2022-01-11T10:26:00Z">
            <w:rPr>
              <w:rFonts w:ascii="Arial" w:hAnsi="Arial" w:cs="Arial"/>
            </w:rPr>
          </w:rPrChange>
        </w:rPr>
        <w:t>Drosophila</w:t>
      </w:r>
      <w:r w:rsidR="0092432D" w:rsidRPr="00B23F2E">
        <w:rPr>
          <w:rFonts w:ascii="Arial" w:hAnsi="Arial" w:cs="Arial"/>
        </w:rPr>
        <w:t xml:space="preserve"> species</w:t>
      </w:r>
      <w:r w:rsidR="00E271AB" w:rsidRPr="00B23F2E">
        <w:rPr>
          <w:rFonts w:ascii="Arial" w:hAnsi="Arial" w:cs="Arial"/>
        </w:rPr>
        <w:t xml:space="preserve"> and each cell</w:t>
      </w:r>
      <w:r w:rsidR="0092432D" w:rsidRPr="00B23F2E">
        <w:rPr>
          <w:rFonts w:ascii="Arial" w:hAnsi="Arial" w:cs="Arial"/>
        </w:rPr>
        <w:t xml:space="preserve"> h</w:t>
      </w:r>
      <w:r w:rsidR="00E271AB" w:rsidRPr="00B23F2E">
        <w:rPr>
          <w:rFonts w:ascii="Arial" w:hAnsi="Arial" w:cs="Arial"/>
        </w:rPr>
        <w:t>eld</w:t>
      </w:r>
      <w:r w:rsidR="0092432D" w:rsidRPr="00B23F2E">
        <w:rPr>
          <w:rFonts w:ascii="Arial" w:hAnsi="Arial" w:cs="Arial"/>
        </w:rPr>
        <w:t xml:space="preserve"> seven tubes</w:t>
      </w:r>
      <w:r w:rsidR="00E271AB" w:rsidRPr="00B23F2E">
        <w:rPr>
          <w:rFonts w:ascii="Arial" w:hAnsi="Arial" w:cs="Arial"/>
        </w:rPr>
        <w:t xml:space="preserve"> of that species</w:t>
      </w:r>
      <w:r w:rsidR="0092432D" w:rsidRPr="00B23F2E">
        <w:rPr>
          <w:rFonts w:ascii="Arial" w:hAnsi="Arial" w:cs="Arial"/>
        </w:rPr>
        <w:t>.</w:t>
      </w:r>
      <w:r w:rsidR="00E271AB" w:rsidRPr="00B23F2E">
        <w:rPr>
          <w:rFonts w:ascii="Arial" w:hAnsi="Arial" w:cs="Arial"/>
        </w:rPr>
        <w:t xml:space="preserve"> One randomly-selected individual was </w:t>
      </w:r>
      <w:r w:rsidR="00AC1D03" w:rsidRPr="00B23F2E">
        <w:rPr>
          <w:rFonts w:ascii="Arial" w:hAnsi="Arial" w:cs="Arial"/>
        </w:rPr>
        <w:t>placed</w:t>
      </w:r>
      <w:r w:rsidR="00E271AB" w:rsidRPr="00B23F2E">
        <w:rPr>
          <w:rFonts w:ascii="Arial" w:hAnsi="Arial" w:cs="Arial"/>
        </w:rPr>
        <w:t xml:space="preserve"> in one empty flat-bottom 3ml </w:t>
      </w:r>
      <w:r w:rsidR="00EC4109" w:rsidRPr="00B23F2E">
        <w:rPr>
          <w:rFonts w:ascii="Arial" w:hAnsi="Arial" w:cs="Arial"/>
        </w:rPr>
        <w:t>tube</w:t>
      </w:r>
      <w:r w:rsidR="00E271AB" w:rsidRPr="00B23F2E">
        <w:rPr>
          <w:rFonts w:ascii="Arial" w:hAnsi="Arial" w:cs="Arial"/>
        </w:rPr>
        <w:t xml:space="preserve">. </w:t>
      </w:r>
    </w:p>
    <w:p w14:paraId="0E16D061" w14:textId="570B5EF6" w:rsidR="00733819" w:rsidRDefault="00733819" w:rsidP="007C1BC4">
      <w:pPr>
        <w:ind w:firstLine="360"/>
        <w:rPr>
          <w:rFonts w:ascii="Arial" w:hAnsi="Arial" w:cs="Arial"/>
        </w:rPr>
      </w:pPr>
      <w:r>
        <w:rPr>
          <w:rFonts w:ascii="Arial" w:hAnsi="Arial" w:cs="Arial"/>
        </w:rPr>
        <w:t>//////////////////////////////////////////////////////</w:t>
      </w:r>
    </w:p>
    <w:p w14:paraId="340E8A52" w14:textId="77777777" w:rsidR="00FC285E" w:rsidRDefault="00FC285E" w:rsidP="007C1BC4">
      <w:pPr>
        <w:ind w:firstLine="360"/>
        <w:rPr>
          <w:rFonts w:ascii="Arial" w:hAnsi="Arial" w:cs="Arial"/>
        </w:rPr>
      </w:pPr>
      <w:r>
        <w:rPr>
          <w:rFonts w:ascii="Arial" w:hAnsi="Arial" w:cs="Arial"/>
        </w:rPr>
        <w:t xml:space="preserve">[I meant this arrangement of the observation rack: </w:t>
      </w:r>
    </w:p>
    <w:tbl>
      <w:tblPr>
        <w:tblStyle w:val="TableGrid"/>
        <w:tblW w:w="0" w:type="auto"/>
        <w:tblLook w:val="04A0" w:firstRow="1" w:lastRow="0" w:firstColumn="1" w:lastColumn="0" w:noHBand="0" w:noVBand="1"/>
      </w:tblPr>
      <w:tblGrid>
        <w:gridCol w:w="666"/>
        <w:gridCol w:w="666"/>
        <w:gridCol w:w="666"/>
      </w:tblGrid>
      <w:tr w:rsidR="00FC285E" w14:paraId="15457144" w14:textId="77777777" w:rsidTr="00FC285E">
        <w:trPr>
          <w:trHeight w:val="650"/>
        </w:trPr>
        <w:tc>
          <w:tcPr>
            <w:tcW w:w="666" w:type="dxa"/>
          </w:tcPr>
          <w:p w14:paraId="36526DC4" w14:textId="72A1D40F" w:rsidR="00FC285E" w:rsidRDefault="00FC285E" w:rsidP="007C1BC4">
            <w:pPr>
              <w:rPr>
                <w:rFonts w:ascii="Arial" w:hAnsi="Arial" w:cs="Arial"/>
              </w:rPr>
            </w:pPr>
            <w:r>
              <w:rPr>
                <w:rFonts w:ascii="Arial" w:hAnsi="Arial" w:cs="Arial"/>
              </w:rPr>
              <w:t>|||||||</w:t>
            </w:r>
          </w:p>
        </w:tc>
        <w:tc>
          <w:tcPr>
            <w:tcW w:w="666" w:type="dxa"/>
          </w:tcPr>
          <w:p w14:paraId="1349D5A4" w14:textId="6429BFA4" w:rsidR="00FC285E" w:rsidRDefault="00FC285E" w:rsidP="007C1BC4">
            <w:pPr>
              <w:rPr>
                <w:rFonts w:ascii="Arial" w:hAnsi="Arial" w:cs="Arial"/>
              </w:rPr>
            </w:pPr>
            <w:r>
              <w:rPr>
                <w:rFonts w:ascii="Arial" w:hAnsi="Arial" w:cs="Arial"/>
              </w:rPr>
              <w:t>|||||||</w:t>
            </w:r>
          </w:p>
        </w:tc>
        <w:tc>
          <w:tcPr>
            <w:tcW w:w="666" w:type="dxa"/>
          </w:tcPr>
          <w:p w14:paraId="1295BB77" w14:textId="2D69B5BE" w:rsidR="00FC285E" w:rsidRDefault="00FC285E" w:rsidP="007C1BC4">
            <w:pPr>
              <w:rPr>
                <w:rFonts w:ascii="Arial" w:hAnsi="Arial" w:cs="Arial"/>
              </w:rPr>
            </w:pPr>
            <w:r>
              <w:rPr>
                <w:rFonts w:ascii="Arial" w:hAnsi="Arial" w:cs="Arial"/>
              </w:rPr>
              <w:t>|||||||</w:t>
            </w:r>
          </w:p>
        </w:tc>
      </w:tr>
      <w:tr w:rsidR="00FC285E" w14:paraId="004C82BD" w14:textId="77777777" w:rsidTr="00FC285E">
        <w:trPr>
          <w:trHeight w:val="650"/>
        </w:trPr>
        <w:tc>
          <w:tcPr>
            <w:tcW w:w="666" w:type="dxa"/>
          </w:tcPr>
          <w:p w14:paraId="2416F78D" w14:textId="711BA8B6" w:rsidR="00FC285E" w:rsidRDefault="00FC285E" w:rsidP="007C1BC4">
            <w:pPr>
              <w:rPr>
                <w:rFonts w:ascii="Arial" w:hAnsi="Arial" w:cs="Arial"/>
              </w:rPr>
            </w:pPr>
            <w:r>
              <w:rPr>
                <w:rFonts w:ascii="Arial" w:hAnsi="Arial" w:cs="Arial"/>
              </w:rPr>
              <w:t>||||||</w:t>
            </w:r>
            <w:r>
              <w:rPr>
                <w:rFonts w:ascii="Arial" w:hAnsi="Arial" w:cs="Arial"/>
              </w:rPr>
              <w:t>|</w:t>
            </w:r>
          </w:p>
        </w:tc>
        <w:tc>
          <w:tcPr>
            <w:tcW w:w="666" w:type="dxa"/>
          </w:tcPr>
          <w:p w14:paraId="20239864" w14:textId="46F7EA53" w:rsidR="00FC285E" w:rsidRDefault="00FC285E" w:rsidP="007C1BC4">
            <w:pPr>
              <w:rPr>
                <w:rFonts w:ascii="Arial" w:hAnsi="Arial" w:cs="Arial"/>
              </w:rPr>
            </w:pPr>
            <w:r>
              <w:rPr>
                <w:rFonts w:ascii="Arial" w:hAnsi="Arial" w:cs="Arial"/>
              </w:rPr>
              <w:t>|||||||</w:t>
            </w:r>
          </w:p>
        </w:tc>
        <w:tc>
          <w:tcPr>
            <w:tcW w:w="666" w:type="dxa"/>
          </w:tcPr>
          <w:p w14:paraId="109A08B3" w14:textId="26C4386C" w:rsidR="00FC285E" w:rsidRDefault="00FC285E" w:rsidP="007C1BC4">
            <w:pPr>
              <w:rPr>
                <w:rFonts w:ascii="Arial" w:hAnsi="Arial" w:cs="Arial"/>
              </w:rPr>
            </w:pPr>
            <w:r>
              <w:rPr>
                <w:rFonts w:ascii="Arial" w:hAnsi="Arial" w:cs="Arial"/>
              </w:rPr>
              <w:t>|||||||</w:t>
            </w:r>
          </w:p>
        </w:tc>
      </w:tr>
      <w:tr w:rsidR="00FC285E" w14:paraId="479AC1DD" w14:textId="77777777" w:rsidTr="00FC285E">
        <w:trPr>
          <w:trHeight w:val="614"/>
        </w:trPr>
        <w:tc>
          <w:tcPr>
            <w:tcW w:w="666" w:type="dxa"/>
          </w:tcPr>
          <w:p w14:paraId="1240399F" w14:textId="0A5B55E4" w:rsidR="00FC285E" w:rsidRDefault="00FC285E" w:rsidP="007C1BC4">
            <w:pPr>
              <w:rPr>
                <w:rFonts w:ascii="Arial" w:hAnsi="Arial" w:cs="Arial"/>
              </w:rPr>
            </w:pPr>
            <w:r>
              <w:rPr>
                <w:rFonts w:ascii="Arial" w:hAnsi="Arial" w:cs="Arial"/>
              </w:rPr>
              <w:t>|||||||</w:t>
            </w:r>
          </w:p>
        </w:tc>
        <w:tc>
          <w:tcPr>
            <w:tcW w:w="666" w:type="dxa"/>
          </w:tcPr>
          <w:p w14:paraId="44EF3BA4" w14:textId="519DEF97" w:rsidR="00FC285E" w:rsidRDefault="00FC285E" w:rsidP="007C1BC4">
            <w:pPr>
              <w:rPr>
                <w:rFonts w:ascii="Arial" w:hAnsi="Arial" w:cs="Arial"/>
              </w:rPr>
            </w:pPr>
            <w:r>
              <w:rPr>
                <w:rFonts w:ascii="Arial" w:hAnsi="Arial" w:cs="Arial"/>
              </w:rPr>
              <w:t>|||||||</w:t>
            </w:r>
          </w:p>
        </w:tc>
        <w:tc>
          <w:tcPr>
            <w:tcW w:w="666" w:type="dxa"/>
          </w:tcPr>
          <w:p w14:paraId="28CFD13C" w14:textId="7991074E" w:rsidR="00FC285E" w:rsidRDefault="00FC285E" w:rsidP="007C1BC4">
            <w:pPr>
              <w:rPr>
                <w:rFonts w:ascii="Arial" w:hAnsi="Arial" w:cs="Arial"/>
              </w:rPr>
            </w:pPr>
            <w:r>
              <w:rPr>
                <w:rFonts w:ascii="Arial" w:hAnsi="Arial" w:cs="Arial"/>
              </w:rPr>
              <w:t>|||||||</w:t>
            </w:r>
          </w:p>
        </w:tc>
      </w:tr>
    </w:tbl>
    <w:p w14:paraId="23A0B0FA" w14:textId="05B918F0" w:rsidR="00FC285E" w:rsidRDefault="00FC285E" w:rsidP="00FC285E">
      <w:pPr>
        <w:ind w:firstLine="360"/>
        <w:rPr>
          <w:rFonts w:ascii="Arial" w:hAnsi="Arial" w:cs="Arial"/>
        </w:rPr>
      </w:pPr>
      <w:r>
        <w:rPr>
          <w:rFonts w:ascii="Arial" w:hAnsi="Arial" w:cs="Arial"/>
        </w:rPr>
        <w:t>“|” is one tube, containing one individual. The seven tubes “|||||||” in one cell hold the same species. This will be one experimental block. In next block, the allocation of the nine species into the nine cells will be change in a random way.]</w:t>
      </w:r>
    </w:p>
    <w:p w14:paraId="0833A01B" w14:textId="77777777" w:rsidR="00733819" w:rsidRDefault="00733819" w:rsidP="00733819">
      <w:pPr>
        <w:ind w:firstLine="360"/>
        <w:rPr>
          <w:rFonts w:ascii="Arial" w:hAnsi="Arial" w:cs="Arial"/>
        </w:rPr>
      </w:pPr>
      <w:r>
        <w:rPr>
          <w:rFonts w:ascii="Arial" w:hAnsi="Arial" w:cs="Arial"/>
        </w:rPr>
        <w:t>//////////////////////////////////////////////////////</w:t>
      </w:r>
    </w:p>
    <w:p w14:paraId="48C90887" w14:textId="77777777" w:rsidR="00FC285E" w:rsidRDefault="00FC285E" w:rsidP="007C1BC4">
      <w:pPr>
        <w:ind w:firstLine="360"/>
        <w:rPr>
          <w:rFonts w:ascii="Arial" w:hAnsi="Arial" w:cs="Arial"/>
        </w:rPr>
      </w:pPr>
    </w:p>
    <w:p w14:paraId="1DC0BFCF" w14:textId="63AE26E9" w:rsidR="00DC6F22" w:rsidRPr="00B23F2E" w:rsidRDefault="00C07CDE" w:rsidP="007C1BC4">
      <w:pPr>
        <w:ind w:firstLine="360"/>
        <w:rPr>
          <w:rFonts w:ascii="Arial" w:hAnsi="Arial" w:cs="Arial"/>
        </w:rPr>
      </w:pPr>
      <w:ins w:id="424" w:author="Jinlin Chen" w:date="2022-01-11T10:26:00Z">
        <w:r>
          <w:rPr>
            <w:rFonts w:ascii="Arial" w:hAnsi="Arial" w:cs="Arial"/>
          </w:rPr>
          <w:t>We repeated m</w:t>
        </w:r>
      </w:ins>
      <w:del w:id="425" w:author="Jinlin Chen" w:date="2022-01-11T10:26:00Z">
        <w:r w:rsidR="00AC1D03" w:rsidRPr="00B23F2E" w:rsidDel="00C07CDE">
          <w:rPr>
            <w:rFonts w:ascii="Arial" w:hAnsi="Arial" w:cs="Arial"/>
          </w:rPr>
          <w:delText>M</w:delText>
        </w:r>
      </w:del>
      <w:r w:rsidR="00AC1D03" w:rsidRPr="00B23F2E">
        <w:rPr>
          <w:rFonts w:ascii="Arial" w:hAnsi="Arial" w:cs="Arial"/>
        </w:rPr>
        <w:t>easurement</w:t>
      </w:r>
      <w:ins w:id="426" w:author="Jinlin Chen" w:date="2022-01-11T10:27:00Z">
        <w:r>
          <w:rPr>
            <w:rFonts w:ascii="Arial" w:hAnsi="Arial" w:cs="Arial"/>
          </w:rPr>
          <w:t>s</w:t>
        </w:r>
      </w:ins>
      <w:del w:id="427" w:author="Jinlin Chen" w:date="2022-01-11T10:27:00Z">
        <w:r w:rsidR="00AC1D03" w:rsidRPr="00B23F2E" w:rsidDel="00C07CDE">
          <w:rPr>
            <w:rFonts w:ascii="Arial" w:hAnsi="Arial" w:cs="Arial"/>
          </w:rPr>
          <w:delText xml:space="preserve"> repeated</w:delText>
        </w:r>
      </w:del>
      <w:r w:rsidR="00AC1D03" w:rsidRPr="00B23F2E">
        <w:rPr>
          <w:rFonts w:ascii="Arial" w:hAnsi="Arial" w:cs="Arial"/>
        </w:rPr>
        <w:t xml:space="preserve"> for three experimental blocks, and t</w:t>
      </w:r>
      <w:r w:rsidR="00E271AB" w:rsidRPr="00B23F2E">
        <w:rPr>
          <w:rFonts w:ascii="Arial" w:hAnsi="Arial" w:cs="Arial"/>
        </w:rPr>
        <w:t xml:space="preserve">he </w:t>
      </w:r>
      <w:r w:rsidR="00AC1D03" w:rsidRPr="00B23F2E">
        <w:rPr>
          <w:rFonts w:ascii="Arial" w:hAnsi="Arial" w:cs="Arial"/>
        </w:rPr>
        <w:t>allocation</w:t>
      </w:r>
      <w:r w:rsidR="00E271AB" w:rsidRPr="00B23F2E">
        <w:rPr>
          <w:rFonts w:ascii="Arial" w:hAnsi="Arial" w:cs="Arial"/>
        </w:rPr>
        <w:t xml:space="preserve"> of species</w:t>
      </w:r>
      <w:r w:rsidR="00AC1D03" w:rsidRPr="00B23F2E">
        <w:rPr>
          <w:rFonts w:ascii="Arial" w:hAnsi="Arial" w:cs="Arial"/>
        </w:rPr>
        <w:t xml:space="preserve"> to cells</w:t>
      </w:r>
      <w:r w:rsidR="00E271AB" w:rsidRPr="00B23F2E">
        <w:rPr>
          <w:rFonts w:ascii="Arial" w:hAnsi="Arial" w:cs="Arial"/>
        </w:rPr>
        <w:t xml:space="preserve"> w</w:t>
      </w:r>
      <w:ins w:id="428" w:author="Jinlin Chen" w:date="2022-01-11T10:27:00Z">
        <w:r>
          <w:rPr>
            <w:rFonts w:ascii="Arial" w:hAnsi="Arial" w:cs="Arial"/>
          </w:rPr>
          <w:t>as</w:t>
        </w:r>
      </w:ins>
      <w:del w:id="429" w:author="Jinlin Chen" w:date="2022-01-11T10:27:00Z">
        <w:r w:rsidR="00E271AB" w:rsidRPr="00B23F2E" w:rsidDel="00C07CDE">
          <w:rPr>
            <w:rFonts w:ascii="Arial" w:hAnsi="Arial" w:cs="Arial"/>
          </w:rPr>
          <w:delText>ere</w:delText>
        </w:r>
      </w:del>
      <w:r w:rsidR="00E271AB" w:rsidRPr="00B23F2E">
        <w:rPr>
          <w:rFonts w:ascii="Arial" w:hAnsi="Arial" w:cs="Arial"/>
        </w:rPr>
        <w:t xml:space="preserve"> redrawn for each block</w:t>
      </w:r>
      <w:r w:rsidR="00DC6F22" w:rsidRPr="00B23F2E">
        <w:rPr>
          <w:rFonts w:ascii="Arial" w:hAnsi="Arial" w:cs="Arial"/>
        </w:rPr>
        <w:t xml:space="preserve">. </w:t>
      </w:r>
      <w:commentRangeEnd w:id="421"/>
      <w:r w:rsidR="00DC6F22" w:rsidRPr="00B23F2E">
        <w:rPr>
          <w:rStyle w:val="CommentReference"/>
          <w:rFonts w:ascii="Arial" w:eastAsiaTheme="minorHAnsi" w:hAnsi="Arial" w:cs="Arial"/>
          <w:sz w:val="24"/>
          <w:szCs w:val="24"/>
          <w:lang w:eastAsia="en-US"/>
        </w:rPr>
        <w:commentReference w:id="421"/>
      </w:r>
      <w:commentRangeEnd w:id="422"/>
      <w:r w:rsidR="00410149">
        <w:rPr>
          <w:rStyle w:val="CommentReference"/>
          <w:rFonts w:asciiTheme="minorHAnsi" w:eastAsiaTheme="minorHAnsi" w:hAnsiTheme="minorHAnsi" w:cstheme="minorBidi"/>
          <w:lang w:eastAsia="en-US"/>
        </w:rPr>
        <w:commentReference w:id="422"/>
      </w:r>
      <w:r w:rsidR="00EC4109" w:rsidRPr="00B23F2E">
        <w:rPr>
          <w:rFonts w:ascii="Arial" w:hAnsi="Arial" w:cs="Arial"/>
        </w:rPr>
        <w:t xml:space="preserve">In total, </w:t>
      </w:r>
      <w:ins w:id="430" w:author="Jinlin Chen" w:date="2022-01-11T10:27:00Z">
        <w:r>
          <w:rPr>
            <w:rFonts w:ascii="Arial" w:hAnsi="Arial" w:cs="Arial"/>
          </w:rPr>
          <w:t xml:space="preserve">we measured </w:t>
        </w:r>
      </w:ins>
      <w:r w:rsidR="00AC1D03" w:rsidRPr="00B23F2E">
        <w:rPr>
          <w:rFonts w:ascii="Arial" w:hAnsi="Arial" w:cs="Arial"/>
        </w:rPr>
        <w:t xml:space="preserve">21 individuals per species per sex were measured. </w:t>
      </w:r>
      <w:r w:rsidR="00EC4109" w:rsidRPr="00B23F2E">
        <w:rPr>
          <w:rFonts w:ascii="Arial" w:hAnsi="Arial" w:cs="Arial"/>
        </w:rPr>
        <w:t>During measurement, t</w:t>
      </w:r>
      <w:r w:rsidR="00DC6F22" w:rsidRPr="00B23F2E">
        <w:rPr>
          <w:rFonts w:ascii="Arial" w:hAnsi="Arial" w:cs="Arial"/>
        </w:rPr>
        <w:t>he observation rack was moved immediately into the incubator</w:t>
      </w:r>
      <w:r w:rsidR="005C5C52" w:rsidRPr="00B23F2E">
        <w:rPr>
          <w:rFonts w:ascii="Arial" w:hAnsi="Arial" w:cs="Arial"/>
        </w:rPr>
        <w:t xml:space="preserve"> pre-set at 5°C or 40°C</w:t>
      </w:r>
      <w:r w:rsidR="00DC6F22" w:rsidRPr="00B23F2E">
        <w:rPr>
          <w:rFonts w:ascii="Arial" w:hAnsi="Arial" w:cs="Arial"/>
        </w:rPr>
        <w:t>. Every tube was</w:t>
      </w:r>
      <w:ins w:id="431" w:author="Jinlin Chen" w:date="2022-01-14T10:28:00Z">
        <w:r w:rsidR="00CA39C1">
          <w:rPr>
            <w:rFonts w:ascii="Arial" w:hAnsi="Arial" w:cs="Arial"/>
          </w:rPr>
          <w:t xml:space="preserve"> visually</w:t>
        </w:r>
      </w:ins>
      <w:r w:rsidR="00DC6F22" w:rsidRPr="00B23F2E">
        <w:rPr>
          <w:rFonts w:ascii="Arial" w:hAnsi="Arial" w:cs="Arial"/>
        </w:rPr>
        <w:t xml:space="preserve"> examined</w:t>
      </w:r>
      <w:del w:id="432" w:author="Jinlin Chen" w:date="2022-01-14T10:28:00Z">
        <w:r w:rsidR="00DC6F22" w:rsidRPr="00B23F2E" w:rsidDel="00CA39C1">
          <w:rPr>
            <w:rFonts w:ascii="Arial" w:hAnsi="Arial" w:cs="Arial"/>
          </w:rPr>
          <w:delText xml:space="preserve"> </w:delText>
        </w:r>
        <w:r w:rsidR="00B36FEB" w:rsidRPr="00B23F2E" w:rsidDel="00CA39C1">
          <w:rPr>
            <w:rFonts w:ascii="Arial" w:hAnsi="Arial" w:cs="Arial"/>
          </w:rPr>
          <w:delText>by eyes</w:delText>
        </w:r>
      </w:del>
      <w:r w:rsidR="00B36FEB" w:rsidRPr="00B23F2E">
        <w:rPr>
          <w:rFonts w:ascii="Arial" w:hAnsi="Arial" w:cs="Arial"/>
        </w:rPr>
        <w:t xml:space="preserve"> </w:t>
      </w:r>
      <w:r w:rsidR="00DC6F22" w:rsidRPr="00B23F2E">
        <w:rPr>
          <w:rFonts w:ascii="Arial" w:hAnsi="Arial" w:cs="Arial"/>
        </w:rPr>
        <w:t>once every minute and flies that lost their ability</w:t>
      </w:r>
      <w:r w:rsidR="001E3430" w:rsidRPr="00B23F2E">
        <w:rPr>
          <w:rFonts w:ascii="Arial" w:hAnsi="Arial" w:cs="Arial"/>
        </w:rPr>
        <w:t xml:space="preserve"> to stand </w:t>
      </w:r>
      <w:r w:rsidR="00A81613" w:rsidRPr="00B23F2E">
        <w:rPr>
          <w:rFonts w:ascii="Arial" w:hAnsi="Arial" w:cs="Arial"/>
        </w:rPr>
        <w:t>on</w:t>
      </w:r>
      <w:r w:rsidR="001E3430" w:rsidRPr="00B23F2E">
        <w:rPr>
          <w:rFonts w:ascii="Arial" w:hAnsi="Arial" w:cs="Arial"/>
        </w:rPr>
        <w:t xml:space="preserve"> their feet</w:t>
      </w:r>
      <w:r w:rsidR="00DC6F22" w:rsidRPr="00B23F2E">
        <w:rPr>
          <w:rFonts w:ascii="Arial" w:hAnsi="Arial" w:cs="Arial"/>
        </w:rPr>
        <w:t xml:space="preserve"> in that minute were recorded.</w:t>
      </w:r>
      <w:r w:rsidR="005C5C52" w:rsidRPr="00B23F2E">
        <w:rPr>
          <w:rFonts w:ascii="Arial" w:hAnsi="Arial" w:cs="Arial"/>
        </w:rPr>
        <w:t xml:space="preserve"> After exposing to 5°C for 30 minutes, all flies were in </w:t>
      </w:r>
      <w:ins w:id="433" w:author="Jinlin Chen" w:date="2022-01-11T10:27:00Z">
        <w:r>
          <w:rPr>
            <w:rFonts w:ascii="Arial" w:hAnsi="Arial" w:cs="Arial"/>
          </w:rPr>
          <w:t xml:space="preserve">a </w:t>
        </w:r>
      </w:ins>
      <w:r w:rsidR="005C5C52" w:rsidRPr="00B23F2E">
        <w:rPr>
          <w:rFonts w:ascii="Arial" w:hAnsi="Arial" w:cs="Arial"/>
        </w:rPr>
        <w:t xml:space="preserve">chill coma. </w:t>
      </w:r>
      <w:r w:rsidR="007C2A27" w:rsidRPr="00B23F2E">
        <w:rPr>
          <w:rFonts w:ascii="Arial" w:hAnsi="Arial" w:cs="Arial"/>
        </w:rPr>
        <w:t xml:space="preserve">The observation rack was moved to </w:t>
      </w:r>
      <w:ins w:id="434" w:author="Jinlin Chen" w:date="2022-01-11T10:27:00Z">
        <w:r>
          <w:rPr>
            <w:rFonts w:ascii="Arial" w:hAnsi="Arial" w:cs="Arial"/>
          </w:rPr>
          <w:t xml:space="preserve">a </w:t>
        </w:r>
      </w:ins>
      <w:r w:rsidR="007C2A27" w:rsidRPr="00B23F2E">
        <w:rPr>
          <w:rFonts w:ascii="Arial" w:hAnsi="Arial" w:cs="Arial"/>
        </w:rPr>
        <w:t>25°C room. Flies were left undisturbed and</w:t>
      </w:r>
      <w:ins w:id="435" w:author="Jinlin Chen" w:date="2022-01-14T10:28:00Z">
        <w:r w:rsidR="00CA39C1">
          <w:rPr>
            <w:rFonts w:ascii="Arial" w:hAnsi="Arial" w:cs="Arial"/>
          </w:rPr>
          <w:t xml:space="preserve"> time taken until each </w:t>
        </w:r>
      </w:ins>
      <w:del w:id="436" w:author="Jinlin Chen" w:date="2022-01-14T10:28:00Z">
        <w:r w:rsidR="007C2A27" w:rsidRPr="00B23F2E" w:rsidDel="00CA39C1">
          <w:rPr>
            <w:rFonts w:ascii="Arial" w:hAnsi="Arial" w:cs="Arial"/>
          </w:rPr>
          <w:delText xml:space="preserve"> the duration of</w:delText>
        </w:r>
      </w:del>
      <w:del w:id="437" w:author="Jinlin Chen" w:date="2022-01-11T10:28:00Z">
        <w:r w:rsidR="007C2A27" w:rsidRPr="00B23F2E" w:rsidDel="00C07CDE">
          <w:rPr>
            <w:rFonts w:ascii="Arial" w:hAnsi="Arial" w:cs="Arial"/>
          </w:rPr>
          <w:delText xml:space="preserve"> individual</w:delText>
        </w:r>
      </w:del>
      <w:del w:id="438" w:author="Jinlin Chen" w:date="2022-01-14T10:28:00Z">
        <w:r w:rsidR="007C2A27" w:rsidRPr="00B23F2E" w:rsidDel="00CA39C1">
          <w:rPr>
            <w:rFonts w:ascii="Arial" w:hAnsi="Arial" w:cs="Arial"/>
          </w:rPr>
          <w:delText xml:space="preserve"> </w:delText>
        </w:r>
      </w:del>
      <w:r w:rsidR="007C2A27" w:rsidRPr="00B23F2E">
        <w:rPr>
          <w:rFonts w:ascii="Arial" w:hAnsi="Arial" w:cs="Arial"/>
        </w:rPr>
        <w:t>fly regain</w:t>
      </w:r>
      <w:ins w:id="439" w:author="Jinlin Chen" w:date="2022-01-14T10:28:00Z">
        <w:r w:rsidR="00CA39C1">
          <w:rPr>
            <w:rFonts w:ascii="Arial" w:hAnsi="Arial" w:cs="Arial"/>
          </w:rPr>
          <w:t>ed</w:t>
        </w:r>
      </w:ins>
      <w:del w:id="440" w:author="Jinlin Chen" w:date="2022-01-14T10:28:00Z">
        <w:r w:rsidR="007C2A27" w:rsidRPr="00B23F2E" w:rsidDel="00CA39C1">
          <w:rPr>
            <w:rFonts w:ascii="Arial" w:hAnsi="Arial" w:cs="Arial"/>
          </w:rPr>
          <w:delText>ing</w:delText>
        </w:r>
      </w:del>
      <w:r w:rsidR="007C2A27" w:rsidRPr="00B23F2E">
        <w:rPr>
          <w:rFonts w:ascii="Arial" w:hAnsi="Arial" w:cs="Arial"/>
        </w:rPr>
        <w:t xml:space="preserve"> its ability to stand on its feet, decided by </w:t>
      </w:r>
      <w:ins w:id="441" w:author="Jinlin Chen" w:date="2022-01-14T10:29:00Z">
        <w:r w:rsidR="00CA39C1">
          <w:rPr>
            <w:rFonts w:ascii="Arial" w:hAnsi="Arial" w:cs="Arial"/>
          </w:rPr>
          <w:t>visual</w:t>
        </w:r>
      </w:ins>
      <w:del w:id="442" w:author="Jinlin Chen" w:date="2022-01-14T10:29:00Z">
        <w:r w:rsidR="007C2A27" w:rsidRPr="00B23F2E" w:rsidDel="00CA39C1">
          <w:rPr>
            <w:rFonts w:ascii="Arial" w:hAnsi="Arial" w:cs="Arial"/>
          </w:rPr>
          <w:delText>eye</w:delText>
        </w:r>
      </w:del>
      <w:r w:rsidR="007C2A27" w:rsidRPr="00B23F2E">
        <w:rPr>
          <w:rFonts w:ascii="Arial" w:hAnsi="Arial" w:cs="Arial"/>
        </w:rPr>
        <w:t xml:space="preserve"> inspection, was recorded.</w:t>
      </w:r>
      <w:r w:rsidR="005C5C52" w:rsidRPr="00B23F2E">
        <w:rPr>
          <w:rFonts w:ascii="Arial" w:hAnsi="Arial" w:cs="Arial"/>
        </w:rPr>
        <w:t xml:space="preserve"> </w:t>
      </w:r>
    </w:p>
    <w:p w14:paraId="2F00E490" w14:textId="4AC53F8C" w:rsidR="00DC6F22" w:rsidRPr="00B23F2E" w:rsidRDefault="00476605" w:rsidP="00A26A08">
      <w:pPr>
        <w:ind w:firstLine="360"/>
        <w:rPr>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w:t>
      </w:r>
      <w:r w:rsidR="00A26A08" w:rsidRPr="00B23F2E">
        <w:rPr>
          <w:rFonts w:ascii="Arial" w:hAnsi="Arial" w:cs="Arial"/>
          <w:lang w:val="en-US"/>
        </w:rPr>
        <w:t>knockdown time by heat, knockdown time by cold and recovery time from cold of both sexes were first compared among species by ANOVA. When inter-specific variation was observed, they were</w:t>
      </w:r>
      <w:r w:rsidRPr="00B23F2E">
        <w:rPr>
          <w:rFonts w:ascii="Arial" w:hAnsi="Arial" w:cs="Arial"/>
          <w:lang w:val="en-US"/>
        </w:rPr>
        <w:t xml:space="preserve"> modeled </w:t>
      </w:r>
      <w:r w:rsidR="00A26A08" w:rsidRPr="00B23F2E">
        <w:rPr>
          <w:rFonts w:ascii="Arial" w:hAnsi="Arial" w:cs="Arial"/>
          <w:lang w:val="en-US"/>
        </w:rPr>
        <w:t>by</w:t>
      </w:r>
      <w:r w:rsidRPr="00B23F2E">
        <w:rPr>
          <w:rFonts w:ascii="Arial" w:hAnsi="Arial" w:cs="Arial"/>
          <w:lang w:val="en-US"/>
        </w:rPr>
        <w:t xml:space="preserve"> hIndex, block, and </w:t>
      </w:r>
      <w:r w:rsidR="00A26A08" w:rsidRPr="00B23F2E">
        <w:rPr>
          <w:rFonts w:ascii="Arial" w:hAnsi="Arial" w:cs="Arial"/>
          <w:lang w:val="en-US"/>
        </w:rPr>
        <w:t>cell</w:t>
      </w:r>
      <w:r w:rsidRPr="00B23F2E">
        <w:rPr>
          <w:rFonts w:ascii="Arial" w:hAnsi="Arial" w:cs="Arial"/>
          <w:lang w:val="en-US"/>
        </w:rPr>
        <w:t xml:space="preserve"> position as fixed effects, and species</w:t>
      </w:r>
      <w:ins w:id="443" w:author="Jinlin Chen" w:date="2022-01-14T10:30:00Z">
        <w:r w:rsidR="00CA39C1">
          <w:rPr>
            <w:rFonts w:ascii="Arial" w:hAnsi="Arial" w:cs="Arial"/>
            <w:lang w:val="en-US"/>
          </w:rPr>
          <w:t xml:space="preserve"> identity</w:t>
        </w:r>
      </w:ins>
      <w:r w:rsidRPr="00B23F2E">
        <w:rPr>
          <w:rFonts w:ascii="Arial" w:hAnsi="Arial" w:cs="Arial"/>
          <w:lang w:val="en-US"/>
        </w:rPr>
        <w:t xml:space="preserve"> as a random effect in linear mix</w:t>
      </w:r>
      <w:ins w:id="444" w:author="Jinlin Chen" w:date="2022-01-11T10:28:00Z">
        <w:r w:rsidR="001E5B23">
          <w:rPr>
            <w:rFonts w:ascii="Arial" w:hAnsi="Arial" w:cs="Arial"/>
            <w:lang w:val="en-US"/>
          </w:rPr>
          <w:t>ed</w:t>
        </w:r>
      </w:ins>
      <w:r w:rsidRPr="00B23F2E">
        <w:rPr>
          <w:rFonts w:ascii="Arial" w:hAnsi="Arial" w:cs="Arial"/>
          <w:lang w:val="en-US"/>
        </w:rPr>
        <w:t>-effect</w:t>
      </w:r>
      <w:ins w:id="445" w:author="Jinlin Chen" w:date="2022-01-11T10:28:00Z">
        <w:r w:rsidR="001E5B23">
          <w:rPr>
            <w:rFonts w:ascii="Arial" w:hAnsi="Arial" w:cs="Arial"/>
            <w:lang w:val="en-US"/>
          </w:rPr>
          <w:t>s</w:t>
        </w:r>
      </w:ins>
      <w:r w:rsidRPr="00B23F2E">
        <w:rPr>
          <w:rFonts w:ascii="Arial" w:hAnsi="Arial" w:cs="Arial"/>
          <w:lang w:val="en-US"/>
        </w:rPr>
        <w:t xml:space="preserve"> model</w:t>
      </w:r>
      <w:r w:rsidR="00A26A08" w:rsidRPr="00B23F2E">
        <w:rPr>
          <w:rFonts w:ascii="Arial" w:hAnsi="Arial" w:cs="Arial"/>
          <w:lang w:val="en-US"/>
        </w:rPr>
        <w:t xml:space="preserve"> with phylogenetic correction</w:t>
      </w:r>
      <w:r w:rsidR="00474F76" w:rsidRPr="00B23F2E">
        <w:rPr>
          <w:rFonts w:ascii="Arial" w:hAnsi="Arial" w:cs="Arial"/>
          <w:lang w:val="en-US"/>
        </w:rPr>
        <w:t xml:space="preserve"> using</w:t>
      </w:r>
      <w:ins w:id="446" w:author="Jinlin Chen" w:date="2022-01-11T10:28:00Z">
        <w:r w:rsidR="001E5B23">
          <w:rPr>
            <w:rFonts w:ascii="Arial" w:hAnsi="Arial" w:cs="Arial"/>
            <w:lang w:val="en-US"/>
          </w:rPr>
          <w:t xml:space="preserve"> the</w:t>
        </w:r>
      </w:ins>
      <w:r w:rsidR="00474F76" w:rsidRPr="00B23F2E">
        <w:rPr>
          <w:rFonts w:ascii="Arial" w:hAnsi="Arial" w:cs="Arial"/>
          <w:lang w:val="en-US"/>
        </w:rPr>
        <w:t xml:space="preserve"> </w:t>
      </w:r>
      <w:r w:rsidR="00474F76" w:rsidRPr="0092167C">
        <w:rPr>
          <w:rFonts w:ascii="Arial" w:hAnsi="Arial" w:cs="Arial"/>
          <w:i/>
          <w:iCs/>
          <w:lang w:val="en-US"/>
        </w:rPr>
        <w:t>brms</w:t>
      </w:r>
      <w:r w:rsidR="00474F76" w:rsidRPr="00B23F2E">
        <w:rPr>
          <w:rFonts w:ascii="Arial" w:hAnsi="Arial" w:cs="Arial"/>
          <w:lang w:val="en-US"/>
        </w:rPr>
        <w:t xml:space="preserve"> package in R</w:t>
      </w:r>
      <w:r w:rsidRPr="00B23F2E">
        <w:rPr>
          <w:rFonts w:ascii="Arial" w:hAnsi="Arial" w:cs="Arial"/>
          <w:lang w:val="en-US"/>
        </w:rPr>
        <w:t>.</w:t>
      </w:r>
      <w:ins w:id="447" w:author="Jinlin Chen" w:date="2022-01-14T10:30:00Z">
        <w:r w:rsidR="00CA39C1">
          <w:rPr>
            <w:rFonts w:ascii="Arial" w:hAnsi="Arial" w:cs="Arial"/>
            <w:lang w:val="en-US"/>
          </w:rPr>
          <w:t xml:space="preserve"> The species identity was included as random</w:t>
        </w:r>
      </w:ins>
      <w:ins w:id="448" w:author="Jinlin Chen" w:date="2022-01-14T10:31:00Z">
        <w:r w:rsidR="00CA39C1">
          <w:rPr>
            <w:rFonts w:ascii="Arial" w:hAnsi="Arial" w:cs="Arial"/>
            <w:lang w:val="en-US"/>
          </w:rPr>
          <w:t xml:space="preserve"> effect in order to avoid pseudo-replication due to repeated measurements of the same species.</w:t>
        </w:r>
      </w:ins>
      <w:r w:rsidR="00993283" w:rsidRPr="00B23F2E">
        <w:rPr>
          <w:rFonts w:ascii="Arial" w:hAnsi="Arial" w:cs="Arial"/>
          <w:lang w:val="en-US"/>
        </w:rPr>
        <w:t xml:space="preserve"> </w:t>
      </w:r>
      <w:r w:rsidR="00993283" w:rsidRPr="00B23F2E">
        <w:rPr>
          <w:rFonts w:ascii="Arial" w:hAnsi="Arial" w:cs="Arial"/>
          <w:i/>
          <w:iCs/>
          <w:lang w:val="en-US"/>
        </w:rPr>
        <w:t>D. melanogaster</w:t>
      </w:r>
      <w:r w:rsidR="00993283" w:rsidRPr="00B23F2E">
        <w:rPr>
          <w:rFonts w:ascii="Arial" w:hAnsi="Arial" w:cs="Arial"/>
          <w:lang w:val="en-US"/>
        </w:rPr>
        <w:t xml:space="preserve"> and </w:t>
      </w:r>
      <w:r w:rsidR="00993283" w:rsidRPr="00B23F2E">
        <w:rPr>
          <w:rFonts w:ascii="Arial" w:hAnsi="Arial" w:cs="Arial"/>
          <w:i/>
          <w:iCs/>
          <w:lang w:val="en-US"/>
        </w:rPr>
        <w:t>D. simulans</w:t>
      </w:r>
      <w:r w:rsidR="00993283" w:rsidRPr="00B23F2E">
        <w:rPr>
          <w:rFonts w:ascii="Arial" w:hAnsi="Arial" w:cs="Arial"/>
          <w:lang w:val="en-US"/>
        </w:rPr>
        <w:t xml:space="preserve"> were not included in the regression because their distribution patterns were unavailable.</w:t>
      </w:r>
    </w:p>
    <w:p w14:paraId="4A72F684" w14:textId="135C5FDC" w:rsidR="00893FBB" w:rsidRPr="00B23F2E" w:rsidRDefault="00893FBB" w:rsidP="007C1BC4">
      <w:pPr>
        <w:ind w:firstLine="360"/>
        <w:rPr>
          <w:rFonts w:ascii="Arial" w:hAnsi="Arial" w:cs="Arial"/>
        </w:rPr>
      </w:pPr>
    </w:p>
    <w:p w14:paraId="59D63FDB" w14:textId="573AB7A8" w:rsidR="001F5B9D" w:rsidRPr="00B23F2E" w:rsidRDefault="001F5B9D" w:rsidP="007C1BC4">
      <w:pPr>
        <w:pStyle w:val="ListParagraph"/>
        <w:numPr>
          <w:ilvl w:val="0"/>
          <w:numId w:val="2"/>
        </w:numPr>
        <w:rPr>
          <w:rFonts w:ascii="Arial" w:hAnsi="Arial" w:cs="Arial"/>
        </w:rPr>
      </w:pPr>
      <w:r w:rsidRPr="00B23F2E">
        <w:rPr>
          <w:rFonts w:ascii="Arial" w:hAnsi="Arial" w:cs="Arial"/>
        </w:rPr>
        <w:t>Short-term competition</w:t>
      </w:r>
    </w:p>
    <w:p w14:paraId="3816078D" w14:textId="598C4B55" w:rsidR="0060784D" w:rsidRPr="00B23F2E" w:rsidRDefault="00416039" w:rsidP="0060784D">
      <w:pPr>
        <w:ind w:firstLine="360"/>
        <w:rPr>
          <w:rFonts w:ascii="Arial" w:hAnsi="Arial" w:cs="Arial"/>
        </w:rPr>
      </w:pPr>
      <w:r w:rsidRPr="00B23F2E">
        <w:rPr>
          <w:rFonts w:ascii="Arial" w:hAnsi="Arial" w:cs="Arial"/>
          <w:i/>
          <w:iCs/>
        </w:rPr>
        <w:t>Experiment</w:t>
      </w:r>
      <w:r w:rsidR="00414133" w:rsidRPr="00B23F2E">
        <w:rPr>
          <w:rFonts w:ascii="Arial" w:hAnsi="Arial" w:cs="Arial"/>
          <w:i/>
          <w:iCs/>
        </w:rPr>
        <w:t>al</w:t>
      </w:r>
      <w:r w:rsidRPr="00B23F2E">
        <w:rPr>
          <w:rFonts w:ascii="Arial" w:hAnsi="Arial" w:cs="Arial"/>
          <w:i/>
          <w:iCs/>
        </w:rPr>
        <w:t xml:space="preserve"> design</w:t>
      </w:r>
      <w:r w:rsidRPr="00B23F2E">
        <w:rPr>
          <w:rFonts w:ascii="Arial" w:hAnsi="Arial" w:cs="Arial"/>
        </w:rPr>
        <w:t xml:space="preserve">: </w:t>
      </w:r>
      <w:r w:rsidR="00890A27" w:rsidRPr="00B23F2E">
        <w:rPr>
          <w:rFonts w:ascii="Arial" w:hAnsi="Arial" w:cs="Arial"/>
        </w:rPr>
        <w:t>Pairs of species were reared in the same vials for one generation to evaluate how the densities of intra-specific and inter-specific competitors influence</w:t>
      </w:r>
      <w:ins w:id="449" w:author="Jinlin Chen" w:date="2022-01-11T10:29:00Z">
        <w:r w:rsidR="00E47504">
          <w:rPr>
            <w:rFonts w:ascii="Arial" w:hAnsi="Arial" w:cs="Arial"/>
          </w:rPr>
          <w:t>d</w:t>
        </w:r>
      </w:ins>
      <w:del w:id="450" w:author="Jinlin Chen" w:date="2022-01-11T10:29:00Z">
        <w:r w:rsidR="00890A27" w:rsidRPr="00B23F2E" w:rsidDel="00E47504">
          <w:rPr>
            <w:rFonts w:ascii="Arial" w:hAnsi="Arial" w:cs="Arial"/>
          </w:rPr>
          <w:delText xml:space="preserve"> the</w:delText>
        </w:r>
      </w:del>
      <w:r w:rsidR="00890A27" w:rsidRPr="00B23F2E">
        <w:rPr>
          <w:rFonts w:ascii="Arial" w:hAnsi="Arial" w:cs="Arial"/>
        </w:rPr>
        <w:t xml:space="preserve"> reproductive success in</w:t>
      </w:r>
      <w:ins w:id="451" w:author="Jinlin Chen" w:date="2022-01-10T15:21:00Z">
        <w:r w:rsidR="00330E35">
          <w:rPr>
            <w:rFonts w:ascii="Arial" w:hAnsi="Arial" w:cs="Arial"/>
          </w:rPr>
          <w:t xml:space="preserve"> lowland and upland</w:t>
        </w:r>
      </w:ins>
      <w:del w:id="452" w:author="Jinlin Chen" w:date="2022-01-10T15:21:00Z">
        <w:r w:rsidR="00890A27" w:rsidRPr="00B23F2E" w:rsidDel="00330E35">
          <w:rPr>
            <w:rFonts w:ascii="Arial" w:hAnsi="Arial" w:cs="Arial"/>
          </w:rPr>
          <w:delText xml:space="preserve"> two</w:delText>
        </w:r>
      </w:del>
      <w:r w:rsidR="00890A27" w:rsidRPr="00B23F2E">
        <w:rPr>
          <w:rFonts w:ascii="Arial" w:hAnsi="Arial" w:cs="Arial"/>
        </w:rPr>
        <w:t xml:space="preserve"> temperature regimes</w:t>
      </w:r>
      <w:ins w:id="453" w:author="Jinlin Chen" w:date="2022-01-10T15:19:00Z">
        <w:r w:rsidR="00330E35">
          <w:rPr>
            <w:rFonts w:ascii="Arial" w:hAnsi="Arial" w:cs="Arial"/>
          </w:rPr>
          <w:t xml:space="preserve">. </w:t>
        </w:r>
      </w:ins>
      <w:ins w:id="454" w:author="Jinlin Chen" w:date="2022-01-10T15:22:00Z">
        <w:r w:rsidR="00330E35">
          <w:rPr>
            <w:rFonts w:ascii="Arial" w:hAnsi="Arial" w:cs="Arial"/>
          </w:rPr>
          <w:t>Animal preparation and competition</w:t>
        </w:r>
      </w:ins>
      <w:ins w:id="455" w:author="Jinlin Chen" w:date="2022-01-11T10:29:00Z">
        <w:r w:rsidR="00E47504">
          <w:rPr>
            <w:rFonts w:ascii="Arial" w:hAnsi="Arial" w:cs="Arial"/>
          </w:rPr>
          <w:t xml:space="preserve"> experiments</w:t>
        </w:r>
      </w:ins>
      <w:ins w:id="456" w:author="Jinlin Chen" w:date="2022-01-10T15:22:00Z">
        <w:r w:rsidR="00330E35">
          <w:rPr>
            <w:rFonts w:ascii="Arial" w:hAnsi="Arial" w:cs="Arial"/>
          </w:rPr>
          <w:t xml:space="preserve"> were conducted </w:t>
        </w:r>
      </w:ins>
      <w:ins w:id="457" w:author="Jinlin Chen" w:date="2022-01-10T15:20:00Z">
        <w:r w:rsidR="00330E35">
          <w:rPr>
            <w:rFonts w:ascii="Arial" w:hAnsi="Arial" w:cs="Arial"/>
          </w:rPr>
          <w:t>in incubators set at alternating temperature</w:t>
        </w:r>
      </w:ins>
      <w:ins w:id="458" w:author="Jinlin Chen" w:date="2022-01-10T15:21:00Z">
        <w:r w:rsidR="00330E35">
          <w:rPr>
            <w:rFonts w:ascii="Arial" w:hAnsi="Arial" w:cs="Arial"/>
          </w:rPr>
          <w:t>s</w:t>
        </w:r>
      </w:ins>
      <w:r w:rsidR="00890A27" w:rsidRPr="00B23F2E">
        <w:rPr>
          <w:rFonts w:ascii="Arial" w:hAnsi="Arial" w:cs="Arial"/>
        </w:rPr>
        <w:t xml:space="preserve"> </w:t>
      </w:r>
      <w:ins w:id="459" w:author="Jinlin Chen" w:date="2022-01-10T15:19:00Z">
        <w:r w:rsidR="00330E35" w:rsidRPr="00B23F2E">
          <w:rPr>
            <w:rFonts w:ascii="Arial" w:hAnsi="Arial" w:cs="Arial"/>
          </w:rPr>
          <w:t>mimicking day/night temperatures on February</w:t>
        </w:r>
      </w:ins>
      <w:ins w:id="460" w:author="Jinlin Chen" w:date="2022-01-14T10:47:00Z">
        <w:r w:rsidR="007300BD">
          <w:rPr>
            <w:rFonts w:ascii="Arial" w:hAnsi="Arial" w:cs="Arial"/>
          </w:rPr>
          <w:t xml:space="preserve"> of the study site</w:t>
        </w:r>
      </w:ins>
      <w:ins w:id="461" w:author="Jinlin Chen" w:date="2022-01-14T10:48:00Z">
        <w:r w:rsidR="007300BD">
          <w:rPr>
            <w:rFonts w:ascii="Arial" w:hAnsi="Arial" w:cs="Arial"/>
          </w:rPr>
          <w:t>s (Australian summer)</w:t>
        </w:r>
      </w:ins>
      <w:ins w:id="462" w:author="Jinlin Chen" w:date="2022-01-10T15:19:00Z">
        <w:r w:rsidR="00330E35" w:rsidRPr="00B23F2E">
          <w:rPr>
            <w:rFonts w:ascii="Arial" w:hAnsi="Arial" w:cs="Arial"/>
          </w:rPr>
          <w:t>, immediately prior to our survey season, at upland (23°C /21°C) and lowland (28.5°C /24°C) (Supplementary figure 5)</w:t>
        </w:r>
      </w:ins>
      <w:del w:id="463" w:author="Jinlin Chen" w:date="2022-01-10T15:19:00Z">
        <w:r w:rsidR="00890A27" w:rsidRPr="00B23F2E" w:rsidDel="00330E35">
          <w:rPr>
            <w:rFonts w:ascii="Arial" w:hAnsi="Arial" w:cs="Arial"/>
          </w:rPr>
          <w:delText>representing lowland and upland environment</w:delText>
        </w:r>
      </w:del>
      <w:r w:rsidR="00890A27" w:rsidRPr="00B23F2E">
        <w:rPr>
          <w:rFonts w:ascii="Arial" w:hAnsi="Arial" w:cs="Arial"/>
        </w:rPr>
        <w:t xml:space="preserve">. </w:t>
      </w:r>
      <w:commentRangeStart w:id="464"/>
      <w:commentRangeStart w:id="465"/>
      <w:r w:rsidR="0060784D" w:rsidRPr="00B23F2E">
        <w:rPr>
          <w:rFonts w:ascii="Arial" w:hAnsi="Arial" w:cs="Arial"/>
        </w:rPr>
        <w:t xml:space="preserve">Five species were chosen as representative species for upland-biased, </w:t>
      </w:r>
      <w:ins w:id="466" w:author="Jinlin Chen" w:date="2022-01-14T10:34:00Z">
        <w:r w:rsidR="00CA39C1">
          <w:rPr>
            <w:rFonts w:ascii="Arial" w:hAnsi="Arial" w:cs="Arial"/>
          </w:rPr>
          <w:t>elevation-</w:t>
        </w:r>
        <w:r w:rsidR="00CA39C1">
          <w:rPr>
            <w:rFonts w:ascii="Arial" w:hAnsi="Arial" w:cs="Arial"/>
          </w:rPr>
          <w:lastRenderedPageBreak/>
          <w:t>generalist</w:t>
        </w:r>
      </w:ins>
      <w:del w:id="467" w:author="Jinlin Chen" w:date="2022-01-14T10:34:00Z">
        <w:r w:rsidR="00E52450" w:rsidRPr="00B23F2E" w:rsidDel="00CA39C1">
          <w:rPr>
            <w:rFonts w:ascii="Arial" w:hAnsi="Arial" w:cs="Arial"/>
          </w:rPr>
          <w:delText>non-biased</w:delText>
        </w:r>
      </w:del>
      <w:r w:rsidR="0060784D" w:rsidRPr="00B23F2E">
        <w:rPr>
          <w:rFonts w:ascii="Arial" w:hAnsi="Arial" w:cs="Arial"/>
        </w:rPr>
        <w:t xml:space="preserve"> and lowland-biased distribution type.</w:t>
      </w:r>
      <w:commentRangeEnd w:id="464"/>
      <w:r w:rsidR="00E33702">
        <w:rPr>
          <w:rStyle w:val="CommentReference"/>
          <w:rFonts w:asciiTheme="minorHAnsi" w:eastAsiaTheme="minorHAnsi" w:hAnsiTheme="minorHAnsi" w:cstheme="minorBidi"/>
          <w:lang w:eastAsia="en-US"/>
        </w:rPr>
        <w:commentReference w:id="464"/>
      </w:r>
      <w:commentRangeEnd w:id="465"/>
      <w:r w:rsidR="00120736">
        <w:rPr>
          <w:rStyle w:val="CommentReference"/>
          <w:rFonts w:asciiTheme="minorHAnsi" w:eastAsiaTheme="minorHAnsi" w:hAnsiTheme="minorHAnsi" w:cstheme="minorBidi"/>
          <w:lang w:eastAsia="en-US"/>
        </w:rPr>
        <w:commentReference w:id="465"/>
      </w:r>
      <w:r w:rsidR="0060784D" w:rsidRPr="00B23F2E">
        <w:rPr>
          <w:rFonts w:ascii="Arial" w:hAnsi="Arial" w:cs="Arial"/>
        </w:rPr>
        <w:t xml:space="preserve"> Each two-species combination (</w:t>
      </w:r>
      <w:ins w:id="468" w:author="Jinlin Chen" w:date="2022-01-14T10:46:00Z">
        <w:r w:rsidR="007300BD">
          <w:rPr>
            <w:rFonts w:ascii="Arial" w:hAnsi="Arial" w:cs="Arial"/>
          </w:rPr>
          <w:t xml:space="preserve">lowland species X upland species: </w:t>
        </w:r>
        <w:r w:rsidR="007300BD" w:rsidRPr="004C302B">
          <w:rPr>
            <w:rFonts w:ascii="Arial" w:hAnsi="Arial" w:cs="Arial"/>
            <w:i/>
            <w:iCs/>
          </w:rPr>
          <w:t>D. bipectinata</w:t>
        </w:r>
        <w:r w:rsidR="007300BD">
          <w:rPr>
            <w:rFonts w:ascii="Arial" w:hAnsi="Arial" w:cs="Arial"/>
          </w:rPr>
          <w:t xml:space="preserve"> X </w:t>
        </w:r>
        <w:r w:rsidR="007300BD" w:rsidRPr="004C302B">
          <w:rPr>
            <w:rFonts w:ascii="Arial" w:hAnsi="Arial" w:cs="Arial"/>
            <w:i/>
            <w:iCs/>
          </w:rPr>
          <w:t>D. pallidifrons</w:t>
        </w:r>
        <w:r w:rsidR="007300BD">
          <w:rPr>
            <w:rFonts w:ascii="Arial" w:hAnsi="Arial" w:cs="Arial"/>
          </w:rPr>
          <w:t xml:space="preserve">, </w:t>
        </w:r>
        <w:r w:rsidR="007300BD" w:rsidRPr="004C302B">
          <w:rPr>
            <w:rFonts w:ascii="Arial" w:hAnsi="Arial" w:cs="Arial"/>
            <w:i/>
            <w:iCs/>
          </w:rPr>
          <w:t>D. bipectinate</w:t>
        </w:r>
        <w:r w:rsidR="007300BD">
          <w:rPr>
            <w:rFonts w:ascii="Arial" w:hAnsi="Arial" w:cs="Arial"/>
          </w:rPr>
          <w:t xml:space="preserve"> X </w:t>
        </w:r>
        <w:r w:rsidR="007300BD" w:rsidRPr="004C302B">
          <w:rPr>
            <w:rFonts w:ascii="Arial" w:hAnsi="Arial" w:cs="Arial"/>
            <w:i/>
            <w:iCs/>
          </w:rPr>
          <w:t>D. pseudotakahashii</w:t>
        </w:r>
        <w:r w:rsidR="007300BD">
          <w:rPr>
            <w:rFonts w:ascii="Arial" w:hAnsi="Arial" w:cs="Arial"/>
          </w:rPr>
          <w:t xml:space="preserve">, </w:t>
        </w:r>
        <w:r w:rsidR="007300BD" w:rsidRPr="004C302B">
          <w:rPr>
            <w:rFonts w:ascii="Arial" w:hAnsi="Arial" w:cs="Arial"/>
            <w:i/>
            <w:iCs/>
          </w:rPr>
          <w:t>D.pandora</w:t>
        </w:r>
        <w:r w:rsidR="007300BD">
          <w:rPr>
            <w:rFonts w:ascii="Arial" w:hAnsi="Arial" w:cs="Arial"/>
          </w:rPr>
          <w:t xml:space="preserve"> X </w:t>
        </w:r>
        <w:r w:rsidR="007300BD" w:rsidRPr="004C302B">
          <w:rPr>
            <w:rFonts w:ascii="Arial" w:hAnsi="Arial" w:cs="Arial"/>
            <w:i/>
            <w:iCs/>
          </w:rPr>
          <w:t>D. pallidifrons</w:t>
        </w:r>
        <w:r w:rsidR="007300BD">
          <w:rPr>
            <w:rFonts w:ascii="Arial" w:hAnsi="Arial" w:cs="Arial"/>
          </w:rPr>
          <w:t xml:space="preserve">; lowland species X lowland species: </w:t>
        </w:r>
        <w:r w:rsidR="007300BD" w:rsidRPr="004C302B">
          <w:rPr>
            <w:rFonts w:ascii="Arial" w:hAnsi="Arial" w:cs="Arial"/>
            <w:i/>
            <w:iCs/>
          </w:rPr>
          <w:t>D. bipectinate</w:t>
        </w:r>
        <w:r w:rsidR="007300BD">
          <w:rPr>
            <w:rFonts w:ascii="Arial" w:hAnsi="Arial" w:cs="Arial"/>
          </w:rPr>
          <w:t xml:space="preserve"> X </w:t>
        </w:r>
        <w:r w:rsidR="007300BD" w:rsidRPr="004C302B">
          <w:rPr>
            <w:rFonts w:ascii="Arial" w:hAnsi="Arial" w:cs="Arial"/>
            <w:i/>
            <w:iCs/>
          </w:rPr>
          <w:t>D.pandora</w:t>
        </w:r>
        <w:r w:rsidR="007300BD">
          <w:rPr>
            <w:rFonts w:ascii="Arial" w:hAnsi="Arial" w:cs="Arial"/>
          </w:rPr>
          <w:t xml:space="preserve">; lowland species X elevation-generalist: </w:t>
        </w:r>
        <w:r w:rsidR="007300BD" w:rsidRPr="004C302B">
          <w:rPr>
            <w:rFonts w:ascii="Arial" w:hAnsi="Arial" w:cs="Arial"/>
            <w:i/>
            <w:iCs/>
          </w:rPr>
          <w:t>D. bipectinate</w:t>
        </w:r>
        <w:r w:rsidR="007300BD">
          <w:rPr>
            <w:rFonts w:ascii="Arial" w:hAnsi="Arial" w:cs="Arial"/>
          </w:rPr>
          <w:t xml:space="preserve"> X </w:t>
        </w:r>
        <w:r w:rsidR="007300BD" w:rsidRPr="004C302B">
          <w:rPr>
            <w:rFonts w:ascii="Arial" w:hAnsi="Arial" w:cs="Arial"/>
            <w:i/>
            <w:iCs/>
          </w:rPr>
          <w:t>D. sulfurigaster</w:t>
        </w:r>
        <w:r w:rsidR="007300BD">
          <w:rPr>
            <w:rFonts w:ascii="Arial" w:hAnsi="Arial" w:cs="Arial"/>
          </w:rPr>
          <w:t xml:space="preserve">; upland species X upland species: </w:t>
        </w:r>
        <w:r w:rsidR="007300BD" w:rsidRPr="004C302B">
          <w:rPr>
            <w:rFonts w:ascii="Arial" w:hAnsi="Arial" w:cs="Arial"/>
            <w:i/>
            <w:iCs/>
          </w:rPr>
          <w:t>D. pallidifrons</w:t>
        </w:r>
        <w:r w:rsidR="007300BD">
          <w:rPr>
            <w:rFonts w:ascii="Arial" w:hAnsi="Arial" w:cs="Arial"/>
          </w:rPr>
          <w:t xml:space="preserve"> X </w:t>
        </w:r>
        <w:r w:rsidR="007300BD" w:rsidRPr="004C302B">
          <w:rPr>
            <w:rFonts w:ascii="Arial" w:hAnsi="Arial" w:cs="Arial"/>
            <w:i/>
            <w:iCs/>
          </w:rPr>
          <w:t>D. sulfurigaster</w:t>
        </w:r>
      </w:ins>
      <w:del w:id="469" w:author="Jinlin Chen" w:date="2022-01-14T10:46:00Z">
        <w:r w:rsidR="007300BD" w:rsidDel="007300BD">
          <w:rPr>
            <w:rFonts w:ascii="Arial" w:hAnsi="Arial" w:cs="Arial"/>
          </w:rPr>
          <w:delText xml:space="preserve">lowland species X upland species: </w:delText>
        </w:r>
        <w:r w:rsidR="007300BD" w:rsidRPr="007300BD" w:rsidDel="007300BD">
          <w:rPr>
            <w:rFonts w:ascii="Arial" w:hAnsi="Arial" w:cs="Arial"/>
            <w:i/>
            <w:iCs/>
          </w:rPr>
          <w:delText>D. bipectinata</w:delText>
        </w:r>
        <w:r w:rsidR="007300BD" w:rsidDel="007300BD">
          <w:rPr>
            <w:rFonts w:ascii="Arial" w:hAnsi="Arial" w:cs="Arial"/>
          </w:rPr>
          <w:delText xml:space="preserve"> X </w:delText>
        </w:r>
        <w:r w:rsidR="007300BD" w:rsidRPr="007300BD" w:rsidDel="007300BD">
          <w:rPr>
            <w:rFonts w:ascii="Arial" w:hAnsi="Arial" w:cs="Arial"/>
            <w:i/>
            <w:iCs/>
          </w:rPr>
          <w:delText>D. pallidifrons</w:delText>
        </w:r>
        <w:r w:rsidR="007300BD" w:rsidDel="007300BD">
          <w:rPr>
            <w:rFonts w:ascii="Arial" w:hAnsi="Arial" w:cs="Arial"/>
          </w:rPr>
          <w:delText xml:space="preserve">,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 pseudotakahashii</w:delText>
        </w:r>
        <w:r w:rsidR="007300BD" w:rsidDel="007300BD">
          <w:rPr>
            <w:rFonts w:ascii="Arial" w:hAnsi="Arial" w:cs="Arial"/>
          </w:rPr>
          <w:delText xml:space="preserve">, </w:delText>
        </w:r>
        <w:r w:rsidR="007300BD" w:rsidRPr="007300BD" w:rsidDel="007300BD">
          <w:rPr>
            <w:rFonts w:ascii="Arial" w:hAnsi="Arial" w:cs="Arial"/>
            <w:i/>
            <w:iCs/>
          </w:rPr>
          <w:delText>D.pandora</w:delText>
        </w:r>
        <w:r w:rsidR="007300BD" w:rsidDel="007300BD">
          <w:rPr>
            <w:rFonts w:ascii="Arial" w:hAnsi="Arial" w:cs="Arial"/>
          </w:rPr>
          <w:delText xml:space="preserve"> X </w:delText>
        </w:r>
        <w:r w:rsidR="007300BD" w:rsidRPr="007300BD" w:rsidDel="007300BD">
          <w:rPr>
            <w:rFonts w:ascii="Arial" w:hAnsi="Arial" w:cs="Arial"/>
            <w:i/>
            <w:iCs/>
          </w:rPr>
          <w:delText>D. pallidifrons</w:delText>
        </w:r>
        <w:r w:rsidR="007300BD" w:rsidDel="007300BD">
          <w:rPr>
            <w:rFonts w:ascii="Arial" w:hAnsi="Arial" w:cs="Arial"/>
          </w:rPr>
          <w:delText xml:space="preserve">; lowland species X lowland species: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D.pandora</w:delText>
        </w:r>
        <w:r w:rsidR="007300BD" w:rsidDel="007300BD">
          <w:rPr>
            <w:rFonts w:ascii="Arial" w:hAnsi="Arial" w:cs="Arial"/>
          </w:rPr>
          <w:delText xml:space="preserve">; lowland species X elevation-generalist: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 sulfurigaster</w:delText>
        </w:r>
        <w:r w:rsidR="007300BD" w:rsidDel="007300BD">
          <w:rPr>
            <w:rFonts w:ascii="Arial" w:hAnsi="Arial" w:cs="Arial"/>
          </w:rPr>
          <w:delText xml:space="preserve">; upland species X upland species: </w:delText>
        </w:r>
        <w:r w:rsidR="007300BD" w:rsidRPr="007300BD" w:rsidDel="007300BD">
          <w:rPr>
            <w:rFonts w:ascii="Arial" w:hAnsi="Arial" w:cs="Arial"/>
            <w:i/>
            <w:iCs/>
          </w:rPr>
          <w:delText>D. pallidifrons</w:delText>
        </w:r>
        <w:r w:rsidR="007300BD" w:rsidDel="007300BD">
          <w:rPr>
            <w:rFonts w:ascii="Arial" w:hAnsi="Arial" w:cs="Arial"/>
          </w:rPr>
          <w:delText xml:space="preserve"> X </w:delText>
        </w:r>
        <w:r w:rsidR="007300BD" w:rsidRPr="007300BD" w:rsidDel="007300BD">
          <w:rPr>
            <w:rFonts w:ascii="Arial" w:hAnsi="Arial" w:cs="Arial"/>
            <w:i/>
            <w:iCs/>
          </w:rPr>
          <w:delText>D. sulfurigaster</w:delText>
        </w:r>
      </w:del>
      <w:del w:id="470" w:author="Jinlin Chen" w:date="2022-01-11T10:29:00Z">
        <w:r w:rsidR="0060784D" w:rsidRPr="00B23F2E" w:rsidDel="00E47504">
          <w:rPr>
            <w:rFonts w:ascii="Arial" w:hAnsi="Arial" w:cs="Arial"/>
          </w:rPr>
          <w:delText>6</w:delText>
        </w:r>
      </w:del>
      <w:del w:id="471" w:author="Jinlin Chen" w:date="2022-01-14T10:36:00Z">
        <w:r w:rsidR="0060784D" w:rsidRPr="00B23F2E" w:rsidDel="007300BD">
          <w:rPr>
            <w:rFonts w:ascii="Arial" w:hAnsi="Arial" w:cs="Arial"/>
          </w:rPr>
          <w:delText xml:space="preserve"> combinations in total</w:delText>
        </w:r>
      </w:del>
      <w:r w:rsidR="0060784D" w:rsidRPr="00B23F2E">
        <w:rPr>
          <w:rFonts w:ascii="Arial" w:hAnsi="Arial" w:cs="Arial"/>
        </w:rPr>
        <w:t xml:space="preserve">) was measured at different founding densities in a factorial design: (4 pairs of species A, 2 pairs of species B), (4A, 4B), (4A, 8B), (2A, 4B) and (8A, 4B). We also included monocultures of each species of 2, 4, </w:t>
      </w:r>
      <w:ins w:id="472" w:author="Jinlin Chen" w:date="2022-01-11T10:30:00Z">
        <w:r w:rsidR="00E47504">
          <w:rPr>
            <w:rFonts w:ascii="Arial" w:hAnsi="Arial" w:cs="Arial"/>
          </w:rPr>
          <w:t xml:space="preserve">and </w:t>
        </w:r>
      </w:ins>
      <w:r w:rsidR="0060784D" w:rsidRPr="00B23F2E">
        <w:rPr>
          <w:rFonts w:ascii="Arial" w:hAnsi="Arial" w:cs="Arial"/>
        </w:rPr>
        <w:t>8 pairs. Each density and species combination was replicated ten times across two or three blocks staggered by two days (</w:t>
      </w:r>
      <w:ins w:id="473" w:author="Jinlin Chen" w:date="2022-01-11T10:30:00Z">
        <w:r w:rsidR="00E47504">
          <w:rPr>
            <w:rFonts w:ascii="Arial" w:hAnsi="Arial" w:cs="Arial"/>
          </w:rPr>
          <w:t>t</w:t>
        </w:r>
      </w:ins>
      <w:del w:id="474" w:author="Jinlin Chen" w:date="2022-01-11T10:30:00Z">
        <w:r w:rsidR="0060784D" w:rsidRPr="00B23F2E" w:rsidDel="00E47504">
          <w:rPr>
            <w:rFonts w:ascii="Arial" w:hAnsi="Arial" w:cs="Arial"/>
          </w:rPr>
          <w:delText>T</w:delText>
        </w:r>
      </w:del>
      <w:r w:rsidR="0060784D" w:rsidRPr="00B23F2E">
        <w:rPr>
          <w:rFonts w:ascii="Arial" w:hAnsi="Arial" w:cs="Arial"/>
        </w:rPr>
        <w:t xml:space="preserve">wo blocks for </w:t>
      </w:r>
      <w:ins w:id="475" w:author="Jinlin Chen" w:date="2022-01-11T10:30:00Z">
        <w:r w:rsidR="00E47504">
          <w:rPr>
            <w:rFonts w:ascii="Arial" w:hAnsi="Arial" w:cs="Arial"/>
          </w:rPr>
          <w:t xml:space="preserve">the </w:t>
        </w:r>
      </w:ins>
      <w:ins w:id="476" w:author="Jinlin Chen" w:date="2022-01-14T10:44:00Z">
        <w:r w:rsidR="007300BD" w:rsidRPr="007300BD">
          <w:rPr>
            <w:rFonts w:ascii="Arial" w:hAnsi="Arial" w:cs="Arial"/>
            <w:i/>
            <w:iCs/>
          </w:rPr>
          <w:t xml:space="preserve">D. </w:t>
        </w:r>
      </w:ins>
      <w:r w:rsidR="0060784D" w:rsidRPr="007300BD">
        <w:rPr>
          <w:rFonts w:ascii="Arial" w:hAnsi="Arial" w:cs="Arial"/>
          <w:i/>
          <w:iCs/>
        </w:rPr>
        <w:t>pandora</w:t>
      </w:r>
      <w:r w:rsidR="0060784D" w:rsidRPr="00B23F2E">
        <w:rPr>
          <w:rFonts w:ascii="Arial" w:hAnsi="Arial" w:cs="Arial"/>
        </w:rPr>
        <w:t>-</w:t>
      </w:r>
      <w:ins w:id="477" w:author="Jinlin Chen" w:date="2022-01-14T10:45:00Z">
        <w:r w:rsidR="007300BD" w:rsidRPr="007300BD">
          <w:rPr>
            <w:rFonts w:ascii="Arial" w:hAnsi="Arial" w:cs="Arial"/>
            <w:i/>
            <w:iCs/>
          </w:rPr>
          <w:t xml:space="preserve">D. </w:t>
        </w:r>
      </w:ins>
      <w:r w:rsidR="0060784D" w:rsidRPr="007300BD">
        <w:rPr>
          <w:rFonts w:ascii="Arial" w:hAnsi="Arial" w:cs="Arial"/>
          <w:i/>
          <w:iCs/>
        </w:rPr>
        <w:t>pallidifrons</w:t>
      </w:r>
      <w:r w:rsidR="0060784D" w:rsidRPr="00B23F2E">
        <w:rPr>
          <w:rFonts w:ascii="Arial" w:hAnsi="Arial" w:cs="Arial"/>
        </w:rPr>
        <w:t xml:space="preserve"> combination, which was conducted before the other five pairs; three blocks for the other five pairs.).</w:t>
      </w:r>
    </w:p>
    <w:p w14:paraId="611652D0" w14:textId="18F19A8A" w:rsidR="00416039" w:rsidRPr="00B23F2E" w:rsidRDefault="00890A27" w:rsidP="00A22F23">
      <w:pPr>
        <w:ind w:firstLine="360"/>
        <w:rPr>
          <w:rFonts w:ascii="Arial" w:hAnsi="Arial" w:cs="Arial"/>
        </w:rPr>
      </w:pPr>
      <w:r w:rsidRPr="00B23F2E">
        <w:rPr>
          <w:rFonts w:ascii="Arial" w:hAnsi="Arial" w:cs="Arial"/>
        </w:rPr>
        <w:t xml:space="preserve">Adults that were subjected to competition were reared from eggs collected from the population cage. They were reared under moderate density (300 – 500 per bottle) </w:t>
      </w:r>
      <w:r w:rsidR="00A22F23" w:rsidRPr="00B23F2E">
        <w:rPr>
          <w:rFonts w:ascii="Arial" w:hAnsi="Arial" w:cs="Arial"/>
        </w:rPr>
        <w:t xml:space="preserve">at their testing temperature regimes. </w:t>
      </w:r>
      <w:r w:rsidRPr="00B23F2E">
        <w:rPr>
          <w:rFonts w:ascii="Arial" w:hAnsi="Arial" w:cs="Arial"/>
        </w:rPr>
        <w:t xml:space="preserve">After eclosion, individuals </w:t>
      </w:r>
      <w:ins w:id="478" w:author="Jinlin Chen" w:date="2022-01-11T10:30:00Z">
        <w:r w:rsidR="00E47504">
          <w:rPr>
            <w:rFonts w:ascii="Arial" w:hAnsi="Arial" w:cs="Arial"/>
          </w:rPr>
          <w:t xml:space="preserve">that </w:t>
        </w:r>
      </w:ins>
      <w:r w:rsidRPr="00B23F2E">
        <w:rPr>
          <w:rFonts w:ascii="Arial" w:hAnsi="Arial" w:cs="Arial"/>
        </w:rPr>
        <w:t xml:space="preserve">emerged within the same 48 hours were kept together in mixed-sex containers. Two days after the first observation of egg-laying, </w:t>
      </w:r>
      <w:r w:rsidR="00416039" w:rsidRPr="00B23F2E">
        <w:rPr>
          <w:rFonts w:ascii="Arial" w:hAnsi="Arial" w:cs="Arial"/>
        </w:rPr>
        <w:t>adults of different sexes were separated and then they were used as the founders in 5ml-food vials the next day.</w:t>
      </w:r>
      <w:r w:rsidR="0060784D" w:rsidRPr="00B23F2E">
        <w:rPr>
          <w:rFonts w:ascii="Arial" w:hAnsi="Arial" w:cs="Arial"/>
        </w:rPr>
        <w:t xml:space="preserve"> </w:t>
      </w:r>
      <w:r w:rsidR="00416039" w:rsidRPr="00B23F2E">
        <w:rPr>
          <w:rFonts w:ascii="Arial" w:hAnsi="Arial" w:cs="Arial"/>
        </w:rPr>
        <w:t xml:space="preserve">Founders laid eggs in vials for two days before being discarded. Offspring of the founders experienced intra- and inter-specific competition over food and space in the vials. Offspring that successfully developed to adulthood were identified to species and counted. </w:t>
      </w:r>
      <w:del w:id="479" w:author="Jinlin Chen" w:date="2022-01-10T15:21:00Z">
        <w:r w:rsidR="00416039" w:rsidRPr="00B23F2E" w:rsidDel="00330E35">
          <w:rPr>
            <w:rFonts w:ascii="Arial" w:hAnsi="Arial" w:cs="Arial"/>
          </w:rPr>
          <w:delText xml:space="preserve">The </w:delText>
        </w:r>
        <w:r w:rsidR="00A22F23" w:rsidRPr="00B23F2E" w:rsidDel="00330E35">
          <w:rPr>
            <w:rFonts w:ascii="Arial" w:hAnsi="Arial" w:cs="Arial"/>
          </w:rPr>
          <w:delText xml:space="preserve">above animal preparation and </w:delText>
        </w:r>
        <w:r w:rsidR="00416039" w:rsidRPr="00B23F2E" w:rsidDel="00330E35">
          <w:rPr>
            <w:rFonts w:ascii="Arial" w:hAnsi="Arial" w:cs="Arial"/>
          </w:rPr>
          <w:delText xml:space="preserve">competition were conducted in incubators set at </w:delText>
        </w:r>
        <w:commentRangeStart w:id="480"/>
        <w:r w:rsidR="00416039" w:rsidRPr="00B23F2E" w:rsidDel="00330E35">
          <w:rPr>
            <w:rFonts w:ascii="Arial" w:hAnsi="Arial" w:cs="Arial"/>
          </w:rPr>
          <w:delText xml:space="preserve">alternating temperature </w:delText>
        </w:r>
        <w:commentRangeEnd w:id="480"/>
        <w:r w:rsidR="00D607E1" w:rsidDel="00330E35">
          <w:rPr>
            <w:rStyle w:val="CommentReference"/>
            <w:rFonts w:asciiTheme="minorHAnsi" w:eastAsiaTheme="minorHAnsi" w:hAnsiTheme="minorHAnsi" w:cstheme="minorBidi"/>
            <w:lang w:eastAsia="en-US"/>
          </w:rPr>
          <w:commentReference w:id="480"/>
        </w:r>
        <w:r w:rsidR="00416039" w:rsidRPr="00B23F2E" w:rsidDel="00330E35">
          <w:rPr>
            <w:rFonts w:ascii="Arial" w:hAnsi="Arial" w:cs="Arial"/>
          </w:rPr>
          <w:delText xml:space="preserve">regimes </w:delText>
        </w:r>
      </w:del>
    </w:p>
    <w:p w14:paraId="0BACCF85" w14:textId="4EFA5DE5" w:rsidR="0026541E" w:rsidRPr="00B23F2E" w:rsidRDefault="00414133" w:rsidP="004C14F2">
      <w:pPr>
        <w:ind w:firstLine="360"/>
        <w:rPr>
          <w:rFonts w:ascii="Arial" w:hAnsi="Arial" w:cs="Arial"/>
          <w:lang w:val="en-US"/>
        </w:rPr>
      </w:pPr>
      <w:r w:rsidRPr="00B23F2E">
        <w:rPr>
          <w:rFonts w:ascii="Arial" w:hAnsi="Arial" w:cs="Arial"/>
          <w:i/>
          <w:iCs/>
        </w:rPr>
        <w:t>Competition models</w:t>
      </w:r>
      <w:r w:rsidRPr="00B23F2E">
        <w:rPr>
          <w:rFonts w:ascii="Arial" w:hAnsi="Arial" w:cs="Arial"/>
        </w:rPr>
        <w:t xml:space="preserve">: </w:t>
      </w:r>
      <w:r w:rsidRPr="00B23F2E">
        <w:rPr>
          <w:rFonts w:ascii="Arial" w:hAnsi="Arial" w:cs="Arial"/>
          <w:lang w:val="en-US"/>
        </w:rPr>
        <w:t>We used the Beverton-Holt model to describe the population growth of a single generation of flies on discrete and temporary resources:</w:t>
      </w:r>
      <w:r w:rsidRPr="00B23F2E">
        <w:rPr>
          <w:rFonts w:ascii="Arial" w:hAnsi="Arial" w:cs="Arial"/>
          <w:lang w:val="en-US"/>
        </w:rPr>
        <w:br/>
      </w:r>
      <w:commentRangeStart w:id="481"/>
      <w:commentRangeStart w:id="482"/>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w:ins w:id="483" w:author="Jinlin Chen" w:date="2022-01-17T09:35:00Z">
                  <w:rPr>
                    <w:rFonts w:ascii="Cambria Math" w:hAnsi="Cambria Math" w:cs="Arial"/>
                    <w:lang w:val="en-US"/>
                  </w:rPr>
                  <m:t>a</m:t>
                </w:ins>
              </m:r>
              <m:r>
                <w:del w:id="484" w:author="Jinlin Chen" w:date="2022-01-17T09:35:00Z">
                  <m:rPr>
                    <m:sty m:val="p"/>
                  </m:rPr>
                  <w:rPr>
                    <w:rFonts w:ascii="Cambria Math" w:hAnsi="Cambria Math" w:cs="Arial"/>
                    <w:lang w:val="en-US"/>
                  </w:rPr>
                  <w:sym w:font="Symbol" w:char="F061"/>
                </w:del>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w:commentRangeEnd w:id="481"/>
          <m:r>
            <m:rPr>
              <m:sty m:val="p"/>
            </m:rPr>
            <w:rPr>
              <w:rStyle w:val="CommentReference"/>
              <w:rFonts w:asciiTheme="minorHAnsi" w:eastAsiaTheme="minorHAnsi" w:hAnsiTheme="minorHAnsi" w:cstheme="minorBidi"/>
              <w:lang w:eastAsia="en-US"/>
            </w:rPr>
            <w:commentReference w:id="481"/>
          </m:r>
          <w:commentRangeEnd w:id="482"/>
          <m:r>
            <m:rPr>
              <m:sty m:val="p"/>
            </m:rPr>
            <w:rPr>
              <w:rStyle w:val="CommentReference"/>
              <w:rFonts w:asciiTheme="minorHAnsi" w:eastAsiaTheme="minorHAnsi" w:hAnsiTheme="minorHAnsi" w:cstheme="minorBidi"/>
              <w:lang w:eastAsia="en-US"/>
            </w:rPr>
            <w:commentReference w:id="482"/>
          </m:r>
        </m:oMath>
      </m:oMathPara>
    </w:p>
    <w:p w14:paraId="4BABFE70" w14:textId="6EB0AA82" w:rsidR="00414133" w:rsidRPr="00B23F2E" w:rsidRDefault="00414133" w:rsidP="00093044">
      <w:pPr>
        <w:ind w:firstLine="360"/>
        <w:rPr>
          <w:rFonts w:ascii="Arial" w:hAnsi="Arial" w:cs="Arial"/>
          <w:lang w:val="en-US"/>
        </w:rPr>
      </w:pPr>
      <w:r w:rsidRPr="00B23F2E">
        <w:rPr>
          <w:rFonts w:ascii="Arial" w:hAnsi="Arial" w:cs="Arial"/>
          <w:lang w:val="en-US"/>
        </w:rPr>
        <w:t xml:space="preserve">where </w:t>
      </w:r>
      <w:r w:rsidRPr="004C14F2">
        <w:rPr>
          <w:rFonts w:ascii="Arial" w:hAnsi="Arial" w:cs="Arial"/>
          <w:i/>
          <w:iCs/>
          <w:lang w:val="en-US"/>
        </w:rPr>
        <w:t>R</w:t>
      </w:r>
      <w:r w:rsidRPr="004C14F2">
        <w:rPr>
          <w:rFonts w:ascii="Arial" w:hAnsi="Arial" w:cs="Arial"/>
          <w:i/>
          <w:iCs/>
          <w:vertAlign w:val="subscript"/>
          <w:lang w:val="en-US"/>
        </w:rPr>
        <w:t>0</w:t>
      </w:r>
      <w:r w:rsidRPr="00B23F2E">
        <w:rPr>
          <w:rFonts w:ascii="Arial" w:hAnsi="Arial" w:cs="Arial"/>
          <w:lang w:val="en-US"/>
        </w:rPr>
        <w:t xml:space="preserve"> is the generational reproduction rate and </w:t>
      </w:r>
      <w:ins w:id="485" w:author="Jinlin Chen" w:date="2022-01-17T09:36:00Z">
        <w:r w:rsidR="007A7FFC" w:rsidRPr="007A7FFC">
          <w:rPr>
            <w:rFonts w:ascii="Cambria Math" w:hAnsi="Cambria Math" w:cs="Arial"/>
            <w:i/>
            <w:iCs/>
            <w:lang w:val="en-US"/>
          </w:rPr>
          <w:t xml:space="preserve"> </w:t>
        </w:r>
      </w:ins>
      <m:oMath>
        <m:r>
          <w:ins w:id="486" w:author="Jinlin Chen" w:date="2022-01-17T09:36:00Z">
            <w:rPr>
              <w:rFonts w:ascii="Cambria Math" w:hAnsi="Cambria Math" w:cs="Arial"/>
              <w:lang w:val="en-US"/>
            </w:rPr>
            <m:t>a</m:t>
          </w:ins>
        </m:r>
      </m:oMath>
      <w:ins w:id="487" w:author="Jinlin Chen" w:date="2022-01-17T09:36:00Z">
        <w:r w:rsidR="007A7FFC" w:rsidDel="00F4748F">
          <w:rPr>
            <w:rFonts w:ascii="Arial" w:hAnsi="Arial" w:cs="Arial"/>
            <w:lang w:val="en-US"/>
          </w:rPr>
          <w:t xml:space="preserve"> </w:t>
        </w:r>
      </w:ins>
      <w:ins w:id="488" w:author="Jinlin Chen" w:date="2022-01-17T09:32:00Z">
        <w:del w:id="489" w:author="Jinlin Chen" w:date="2022-01-17T09:28:00Z">
          <w:r w:rsidR="005C139E" w:rsidDel="00F4748F">
            <w:rPr>
              <w:rFonts w:ascii="Arial" w:hAnsi="Arial" w:cs="Arial"/>
              <w:lang w:val="en-US"/>
            </w:rPr>
            <w:delText>represents intraspecific competition coefficients</w:delText>
          </w:r>
        </w:del>
        <w:r w:rsidR="005C139E">
          <w:rPr>
            <w:rFonts w:ascii="Arial" w:hAnsi="Arial" w:cs="Arial"/>
            <w:lang w:val="en-US"/>
          </w:rPr>
          <w:t>is a constant defining the form of the density-dependence relationship</w:t>
        </w:r>
      </w:ins>
      <w:del w:id="490" w:author="Jinlin Chen" w:date="2022-01-17T09:32:00Z">
        <w:r w:rsidRPr="00B23F2E" w:rsidDel="005C139E">
          <w:rPr>
            <w:rFonts w:ascii="Arial" w:hAnsi="Arial" w:cs="Arial"/>
            <w:lang w:val="en-US"/>
          </w:rPr>
          <w:sym w:font="Symbol" w:char="F061"/>
        </w:r>
        <w:r w:rsidRPr="00B23F2E" w:rsidDel="005C139E">
          <w:rPr>
            <w:rFonts w:ascii="Arial" w:hAnsi="Arial" w:cs="Arial"/>
            <w:lang w:val="en-US"/>
          </w:rPr>
          <w:delText xml:space="preserve"> represents intraspecific competition coefficients</w:delText>
        </w:r>
      </w:del>
      <w:r w:rsidRPr="00B23F2E">
        <w:rPr>
          <w:rFonts w:ascii="Arial" w:hAnsi="Arial" w:cs="Arial"/>
          <w:lang w:val="en-US"/>
        </w:rPr>
        <w:t xml:space="preserve">. </w:t>
      </w:r>
      <w:r w:rsidRPr="004C14F2">
        <w:rPr>
          <w:rFonts w:ascii="Arial" w:hAnsi="Arial" w:cs="Arial"/>
          <w:i/>
          <w:iCs/>
          <w:lang w:val="en-US"/>
        </w:rPr>
        <w:sym w:font="Symbol" w:char="F062"/>
      </w:r>
      <w:r w:rsidRPr="00B23F2E">
        <w:rPr>
          <w:rFonts w:ascii="Arial" w:hAnsi="Arial" w:cs="Arial"/>
          <w:lang w:val="en-US"/>
        </w:rPr>
        <w:t xml:space="preserve"> represents the </w:t>
      </w:r>
      <w:r w:rsidRPr="00B23F2E">
        <w:rPr>
          <w:rFonts w:ascii="Arial" w:hAnsi="Arial" w:cs="Arial"/>
        </w:rPr>
        <w:t>interspecific competition coefficient</w:t>
      </w:r>
      <w:del w:id="491" w:author="Jinlin Chen" w:date="2022-01-17T09:36:00Z">
        <w:r w:rsidRPr="00B23F2E" w:rsidDel="00093044">
          <w:rPr>
            <w:rFonts w:ascii="Arial" w:hAnsi="Arial" w:cs="Arial"/>
          </w:rPr>
          <w:delText>s</w:delText>
        </w:r>
      </w:del>
      <w:ins w:id="492" w:author="Jinlin Chen" w:date="2022-01-17T09:33:00Z">
        <w:r w:rsidR="005C139E">
          <w:rPr>
            <w:rFonts w:ascii="Arial" w:hAnsi="Arial" w:cs="Arial"/>
          </w:rPr>
          <w:t xml:space="preserve"> </w:t>
        </w:r>
        <w:r w:rsidR="005C139E">
          <w:rPr>
            <w:rFonts w:ascii="Arial" w:hAnsi="Arial" w:cs="Arial"/>
          </w:rPr>
          <w:t>of the competitor species to the focal species</w:t>
        </w:r>
      </w:ins>
      <w:r w:rsidRPr="00B23F2E">
        <w:rPr>
          <w:rFonts w:ascii="Arial" w:hAnsi="Arial" w:cs="Arial"/>
        </w:rPr>
        <w:t>, which define the equivalence between the two competing species.</w:t>
      </w:r>
      <w:r w:rsidRPr="00B23F2E">
        <w:rPr>
          <w:rFonts w:ascii="Arial" w:hAnsi="Arial" w:cs="Arial"/>
          <w:lang w:val="en-US"/>
        </w:rPr>
        <w:t xml:space="preserve"> </w:t>
      </w:r>
      <w:ins w:id="493" w:author="Jinlin Chen" w:date="2022-01-17T09:44:00Z">
        <w:r w:rsidR="00093044">
          <w:rPr>
            <w:rFonts w:ascii="Arial" w:hAnsi="Arial" w:cs="Arial"/>
            <w:lang w:val="en-US"/>
          </w:rPr>
          <w:t>Offspring numbers</w:t>
        </w:r>
      </w:ins>
      <w:ins w:id="494" w:author="Jinlin Chen" w:date="2022-01-17T09:45:00Z">
        <w:r w:rsidR="00093044">
          <w:rPr>
            <w:rFonts w:ascii="Arial" w:hAnsi="Arial" w:cs="Arial"/>
            <w:lang w:val="en-US"/>
          </w:rPr>
          <w:t xml:space="preserve"> of the focal species</w:t>
        </w:r>
      </w:ins>
      <w:ins w:id="495" w:author="Jinlin Chen" w:date="2022-01-17T09:42:00Z">
        <w:r w:rsidR="00093044">
          <w:rPr>
            <w:rFonts w:ascii="Arial" w:hAnsi="Arial" w:cs="Arial"/>
            <w:lang w:val="en-US"/>
          </w:rPr>
          <w:t xml:space="preserve"> were </w:t>
        </w:r>
      </w:ins>
      <w:ins w:id="496" w:author="Jinlin Chen" w:date="2022-01-17T09:44:00Z">
        <w:r w:rsidR="00093044">
          <w:rPr>
            <w:rFonts w:ascii="Arial" w:hAnsi="Arial" w:cs="Arial"/>
            <w:lang w:val="en-US"/>
          </w:rPr>
          <w:t>model</w:t>
        </w:r>
      </w:ins>
      <w:ins w:id="497" w:author="Jinlin Chen" w:date="2022-01-17T09:46:00Z">
        <w:r w:rsidR="00093044">
          <w:rPr>
            <w:rFonts w:ascii="Arial" w:hAnsi="Arial" w:cs="Arial"/>
            <w:lang w:val="en-US"/>
          </w:rPr>
          <w:t>ed</w:t>
        </w:r>
      </w:ins>
      <w:ins w:id="498" w:author="Jinlin Chen" w:date="2022-01-17T09:44:00Z">
        <w:r w:rsidR="00093044">
          <w:rPr>
            <w:rFonts w:ascii="Arial" w:hAnsi="Arial" w:cs="Arial"/>
            <w:lang w:val="en-US"/>
          </w:rPr>
          <w:t xml:space="preserve"> </w:t>
        </w:r>
      </w:ins>
      <w:ins w:id="499" w:author="Jinlin Chen" w:date="2022-01-17T09:45:00Z">
        <w:r w:rsidR="00093044">
          <w:rPr>
            <w:rFonts w:ascii="Arial" w:hAnsi="Arial" w:cs="Arial"/>
            <w:lang w:val="en-US"/>
          </w:rPr>
          <w:t>assu</w:t>
        </w:r>
      </w:ins>
      <w:ins w:id="500" w:author="Jinlin Chen" w:date="2022-01-17T09:46:00Z">
        <w:r w:rsidR="00093044">
          <w:rPr>
            <w:rFonts w:ascii="Arial" w:hAnsi="Arial" w:cs="Arial"/>
            <w:lang w:val="en-US"/>
          </w:rPr>
          <w:t>ming</w:t>
        </w:r>
      </w:ins>
      <w:ins w:id="501" w:author="Jinlin Chen" w:date="2022-01-17T09:44:00Z">
        <w:r w:rsidR="00093044">
          <w:rPr>
            <w:rFonts w:ascii="Arial" w:hAnsi="Arial" w:cs="Arial"/>
            <w:lang w:val="en-US"/>
          </w:rPr>
          <w:t xml:space="preserve"> a </w:t>
        </w:r>
      </w:ins>
      <w:ins w:id="502" w:author="Jinlin Chen" w:date="2022-01-17T09:45:00Z">
        <w:r w:rsidR="00093044">
          <w:rPr>
            <w:rFonts w:ascii="Arial" w:hAnsi="Arial" w:cs="Arial"/>
            <w:lang w:val="en-US"/>
          </w:rPr>
          <w:t>negative binomial error distribution</w:t>
        </w:r>
      </w:ins>
      <w:ins w:id="503" w:author="Jinlin Chen" w:date="2022-01-17T09:46:00Z">
        <w:r w:rsidR="00093044">
          <w:rPr>
            <w:rFonts w:ascii="Arial" w:hAnsi="Arial" w:cs="Arial"/>
            <w:lang w:val="en-US"/>
          </w:rPr>
          <w:t>,</w:t>
        </w:r>
      </w:ins>
      <w:ins w:id="504" w:author="Jinlin Chen" w:date="2022-01-17T09:42:00Z">
        <w:r w:rsidR="00093044">
          <w:rPr>
            <w:rFonts w:ascii="Arial" w:hAnsi="Arial" w:cs="Arial"/>
            <w:lang w:val="en-US"/>
          </w:rPr>
          <w:t xml:space="preserve"> </w:t>
        </w:r>
      </w:ins>
      <w:ins w:id="505" w:author="Jinlin Chen" w:date="2022-01-17T09:47:00Z">
        <w:r w:rsidR="00093044">
          <w:rPr>
            <w:rFonts w:ascii="Arial" w:hAnsi="Arial" w:cs="Arial"/>
            <w:lang w:val="en-US"/>
          </w:rPr>
          <w:t>under</w:t>
        </w:r>
      </w:ins>
      <w:ins w:id="506" w:author="Jinlin Chen" w:date="2022-01-17T09:42:00Z">
        <w:r w:rsidR="00093044">
          <w:rPr>
            <w:rFonts w:ascii="Arial" w:hAnsi="Arial" w:cs="Arial"/>
            <w:lang w:val="en-US"/>
          </w:rPr>
          <w:t xml:space="preserve"> a Bayesian framework </w:t>
        </w:r>
      </w:ins>
      <w:ins w:id="507" w:author="Jinlin Chen" w:date="2022-01-17T09:43:00Z">
        <w:r w:rsidR="00093044">
          <w:rPr>
            <w:rFonts w:ascii="Arial" w:hAnsi="Arial" w:cs="Arial"/>
            <w:lang w:val="en-US"/>
          </w:rPr>
          <w:t xml:space="preserve">using MCMC sampling </w:t>
        </w:r>
      </w:ins>
      <w:ins w:id="508" w:author="Jinlin Chen" w:date="2022-01-17T09:47:00Z">
        <w:r w:rsidR="00093044">
          <w:rPr>
            <w:rFonts w:ascii="Arial" w:hAnsi="Arial" w:cs="Arial"/>
            <w:lang w:val="en-US"/>
          </w:rPr>
          <w:t>within</w:t>
        </w:r>
      </w:ins>
      <w:ins w:id="509" w:author="Jinlin Chen" w:date="2022-01-17T09:43:00Z">
        <w:r w:rsidR="00093044">
          <w:rPr>
            <w:rFonts w:ascii="Arial" w:hAnsi="Arial" w:cs="Arial"/>
            <w:lang w:val="en-US"/>
          </w:rPr>
          <w:t xml:space="preserve"> the </w:t>
        </w:r>
        <w:r w:rsidR="00093044" w:rsidRPr="00093044">
          <w:rPr>
            <w:rFonts w:ascii="Arial" w:hAnsi="Arial" w:cs="Arial"/>
            <w:i/>
            <w:iCs/>
            <w:lang w:val="en-US"/>
          </w:rPr>
          <w:t>rstan</w:t>
        </w:r>
        <w:r w:rsidR="00093044">
          <w:rPr>
            <w:rFonts w:ascii="Arial" w:hAnsi="Arial" w:cs="Arial"/>
            <w:lang w:val="en-US"/>
          </w:rPr>
          <w:t xml:space="preserve"> pa</w:t>
        </w:r>
      </w:ins>
      <w:ins w:id="510" w:author="Jinlin Chen" w:date="2022-01-17T09:44:00Z">
        <w:r w:rsidR="00093044">
          <w:rPr>
            <w:rFonts w:ascii="Arial" w:hAnsi="Arial" w:cs="Arial"/>
            <w:lang w:val="en-US"/>
          </w:rPr>
          <w:t>ckage in R</w:t>
        </w:r>
      </w:ins>
      <w:ins w:id="511" w:author="Jinlin Chen" w:date="2022-01-17T09:47:00Z">
        <w:r w:rsidR="00093044">
          <w:rPr>
            <w:rFonts w:ascii="Arial" w:hAnsi="Arial" w:cs="Arial"/>
            <w:lang w:val="en-US"/>
          </w:rPr>
          <w:t xml:space="preserve"> (see more details in </w:t>
        </w:r>
      </w:ins>
      <w:del w:id="512" w:author="Jinlin Chen" w:date="2022-01-17T09:50:00Z">
        <w:r w:rsidRPr="00B23F2E" w:rsidDel="00093044">
          <w:rPr>
            <w:rFonts w:ascii="Arial" w:hAnsi="Arial" w:cs="Arial"/>
            <w:lang w:val="en-US"/>
          </w:rPr>
          <w:delText xml:space="preserve">Their values and 90% credible intervals were estimated using </w:delText>
        </w:r>
        <w:commentRangeStart w:id="513"/>
        <w:r w:rsidRPr="00B23F2E" w:rsidDel="00093044">
          <w:rPr>
            <w:rFonts w:ascii="Arial" w:hAnsi="Arial" w:cs="Arial"/>
            <w:lang w:val="en-US"/>
          </w:rPr>
          <w:delText>the same Bayesian sta</w:delText>
        </w:r>
      </w:del>
      <w:del w:id="514" w:author="Jinlin Chen" w:date="2022-01-17T09:47:00Z">
        <w:r w:rsidRPr="00B23F2E" w:rsidDel="00093044">
          <w:rPr>
            <w:rFonts w:ascii="Arial" w:hAnsi="Arial" w:cs="Arial"/>
            <w:lang w:val="en-US"/>
          </w:rPr>
          <w:delText>tistical method detailed</w:delText>
        </w:r>
      </w:del>
      <w:del w:id="515" w:author="Jinlin Chen" w:date="2022-01-17T09:50:00Z">
        <w:r w:rsidRPr="00B23F2E" w:rsidDel="00093044">
          <w:rPr>
            <w:rFonts w:ascii="Arial" w:hAnsi="Arial" w:cs="Arial"/>
            <w:lang w:val="en-US"/>
          </w:rPr>
          <w:delText xml:space="preserve"> </w:delText>
        </w:r>
      </w:del>
      <w:r w:rsidRPr="00B23F2E">
        <w:rPr>
          <w:rFonts w:ascii="Arial" w:hAnsi="Arial" w:cs="Arial"/>
          <w:lang w:val="en-US"/>
        </w:rPr>
        <w:t xml:space="preserve">in </w:t>
      </w:r>
      <w:r w:rsidRPr="00B23F2E">
        <w:rPr>
          <w:rFonts w:ascii="Arial" w:hAnsi="Arial" w:cs="Arial"/>
          <w:lang w:val="en-US"/>
        </w:rPr>
        <w:fldChar w:fldCharType="begin" w:fldLock="1"/>
      </w:r>
      <w:r w:rsidR="00C74BD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2021)","manualFormatting":"Terry et al. (2021)","plainTextFormattedCitation":"(Terry et al. 2021)","previouslyFormattedCitation":"(Terry et al. 2021)"},"properties":{"noteIndex":0},"schema":"https://github.com/citation-style-language/schema/raw/master/csl-citation.json"}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 xml:space="preserve">Terry et al. </w:t>
      </w:r>
      <w:ins w:id="516" w:author="Jinlin Chen" w:date="2022-01-11T11:54:00Z">
        <w:r w:rsidR="00C74BD3">
          <w:rPr>
            <w:rFonts w:ascii="Arial" w:hAnsi="Arial" w:cs="Arial"/>
            <w:noProof/>
            <w:lang w:val="en-US"/>
          </w:rPr>
          <w:t>(</w:t>
        </w:r>
      </w:ins>
      <w:r w:rsidRPr="00B23F2E">
        <w:rPr>
          <w:rFonts w:ascii="Arial" w:hAnsi="Arial" w:cs="Arial"/>
          <w:noProof/>
          <w:lang w:val="en-US"/>
        </w:rPr>
        <w:t>2021)</w:t>
      </w:r>
      <w:r w:rsidRPr="00B23F2E">
        <w:rPr>
          <w:rFonts w:ascii="Arial" w:hAnsi="Arial" w:cs="Arial"/>
          <w:lang w:val="en-US"/>
        </w:rPr>
        <w:fldChar w:fldCharType="end"/>
      </w:r>
      <w:r w:rsidRPr="00B23F2E">
        <w:rPr>
          <w:rFonts w:ascii="Arial" w:hAnsi="Arial" w:cs="Arial"/>
          <w:lang w:val="en-US"/>
        </w:rPr>
        <w:t xml:space="preserve">. </w:t>
      </w:r>
      <w:commentRangeEnd w:id="513"/>
      <w:r w:rsidR="00614037">
        <w:rPr>
          <w:rStyle w:val="CommentReference"/>
          <w:rFonts w:asciiTheme="minorHAnsi" w:eastAsiaTheme="minorHAnsi" w:hAnsiTheme="minorHAnsi" w:cstheme="minorBidi"/>
          <w:lang w:eastAsia="en-US"/>
        </w:rPr>
        <w:commentReference w:id="513"/>
      </w:r>
      <w:ins w:id="517" w:author="Jinlin Chen" w:date="2022-01-17T09:49:00Z">
        <w:r w:rsidR="00093044">
          <w:rPr>
            <w:rFonts w:ascii="Arial" w:hAnsi="Arial" w:cs="Arial"/>
            <w:lang w:val="en-US"/>
          </w:rPr>
          <w:t xml:space="preserve">The medians of the posterior distribution </w:t>
        </w:r>
      </w:ins>
      <w:ins w:id="518" w:author="Jinlin Chen" w:date="2022-01-17T09:50:00Z">
        <w:r w:rsidR="00093044">
          <w:rPr>
            <w:rFonts w:ascii="Arial" w:hAnsi="Arial" w:cs="Arial"/>
            <w:lang w:val="en-US"/>
          </w:rPr>
          <w:t>were used as the parameter values to infer t</w:t>
        </w:r>
      </w:ins>
      <w:del w:id="519" w:author="Jinlin Chen" w:date="2022-01-17T09:50:00Z">
        <w:r w:rsidRPr="00B23F2E" w:rsidDel="00093044">
          <w:rPr>
            <w:rFonts w:ascii="Arial" w:hAnsi="Arial" w:cs="Arial"/>
            <w:lang w:val="en-US"/>
          </w:rPr>
          <w:delText>T</w:delText>
        </w:r>
      </w:del>
      <w:r w:rsidRPr="00B23F2E">
        <w:rPr>
          <w:rFonts w:ascii="Arial" w:hAnsi="Arial" w:cs="Arial"/>
          <w:lang w:val="en-US"/>
        </w:rPr>
        <w:t>he equilibrium state of each pair</w:t>
      </w:r>
      <w:del w:id="520" w:author="Jinlin Chen" w:date="2022-01-17T09:50:00Z">
        <w:r w:rsidRPr="00B23F2E" w:rsidDel="00093044">
          <w:rPr>
            <w:rFonts w:ascii="Arial" w:hAnsi="Arial" w:cs="Arial"/>
            <w:lang w:val="en-US"/>
          </w:rPr>
          <w:delText xml:space="preserve"> was predicted</w:delText>
        </w:r>
      </w:del>
      <w:r w:rsidRPr="00B23F2E">
        <w:rPr>
          <w:rFonts w:ascii="Arial" w:hAnsi="Arial" w:cs="Arial"/>
          <w:lang w:val="en-US"/>
        </w:rPr>
        <w:t xml:space="preserve"> following </w:t>
      </w:r>
      <w:r w:rsidRPr="00B23F2E">
        <w:rPr>
          <w:rFonts w:ascii="Arial" w:hAnsi="Arial" w:cs="Arial"/>
          <w:lang w:val="en-US"/>
        </w:rPr>
        <w:fldChar w:fldCharType="begin" w:fldLock="1"/>
      </w:r>
      <w:r w:rsidR="00740F74">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1976)","manualFormatting":"Hassell and Comins (1976)","plainTextFormattedCitation":"(Hassell and Comins 1976)","previouslyFormattedCitation":"(Hassell and Comins 1976)"},"properties":{"noteIndex":0},"schema":"https://github.com/citation-style-language/schema/raw/master/csl-citation.json"}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 xml:space="preserve">Hassell and Comins </w:t>
      </w:r>
      <w:r w:rsidR="00ED48E3">
        <w:rPr>
          <w:rFonts w:ascii="Arial" w:hAnsi="Arial" w:cs="Arial"/>
          <w:noProof/>
          <w:lang w:val="en-US"/>
        </w:rPr>
        <w:t>(</w:t>
      </w:r>
      <w:r w:rsidRPr="00B23F2E">
        <w:rPr>
          <w:rFonts w:ascii="Arial" w:hAnsi="Arial" w:cs="Arial"/>
          <w:noProof/>
          <w:lang w:val="en-US"/>
        </w:rPr>
        <w:t>1976)</w:t>
      </w:r>
      <w:r w:rsidRPr="00B23F2E">
        <w:rPr>
          <w:rFonts w:ascii="Arial" w:hAnsi="Arial" w:cs="Arial"/>
          <w:lang w:val="en-US"/>
        </w:rPr>
        <w:fldChar w:fldCharType="end"/>
      </w:r>
      <w:r w:rsidRPr="00B23F2E">
        <w:rPr>
          <w:rFonts w:ascii="Arial" w:hAnsi="Arial" w:cs="Arial"/>
          <w:lang w:val="en-US"/>
        </w:rPr>
        <w:t>.</w:t>
      </w:r>
    </w:p>
    <w:p w14:paraId="741DF5AC" w14:textId="77777777" w:rsidR="001F5B9D" w:rsidRPr="00B23F2E" w:rsidRDefault="001F5B9D" w:rsidP="007C1BC4">
      <w:pPr>
        <w:rPr>
          <w:rFonts w:ascii="Arial" w:hAnsi="Arial" w:cs="Arial"/>
        </w:rPr>
      </w:pPr>
    </w:p>
    <w:p w14:paraId="24C185C6" w14:textId="626B13DA" w:rsidR="001F5B9D" w:rsidRPr="00B23F2E" w:rsidRDefault="001F5B9D" w:rsidP="007C1BC4">
      <w:pPr>
        <w:pStyle w:val="ListParagraph"/>
        <w:numPr>
          <w:ilvl w:val="0"/>
          <w:numId w:val="2"/>
        </w:numPr>
        <w:rPr>
          <w:rFonts w:ascii="Arial" w:hAnsi="Arial" w:cs="Arial"/>
        </w:rPr>
      </w:pPr>
      <w:r w:rsidRPr="00B23F2E">
        <w:rPr>
          <w:rFonts w:ascii="Arial" w:hAnsi="Arial" w:cs="Arial"/>
        </w:rPr>
        <w:t>Long-term competition</w:t>
      </w:r>
    </w:p>
    <w:p w14:paraId="301D49B9" w14:textId="70C48519" w:rsidR="00C624CF" w:rsidRPr="00B23F2E" w:rsidRDefault="00831DC3" w:rsidP="007C1BC4">
      <w:pPr>
        <w:ind w:firstLine="360"/>
        <w:rPr>
          <w:rFonts w:ascii="Arial" w:hAnsi="Arial" w:cs="Arial"/>
        </w:rPr>
      </w:pPr>
      <w:r w:rsidRPr="00B23F2E">
        <w:rPr>
          <w:rFonts w:ascii="Arial" w:hAnsi="Arial" w:cs="Arial"/>
          <w:i/>
          <w:iCs/>
        </w:rPr>
        <w:t>Experimental design</w:t>
      </w:r>
      <w:r w:rsidRPr="00B23F2E">
        <w:rPr>
          <w:rFonts w:ascii="Arial" w:hAnsi="Arial" w:cs="Arial"/>
        </w:rPr>
        <w:t xml:space="preserve">: </w:t>
      </w:r>
      <w:ins w:id="521" w:author="Jinlin Chen" w:date="2022-01-11T10:31:00Z">
        <w:r w:rsidR="004808D7">
          <w:rPr>
            <w:rFonts w:ascii="Arial" w:hAnsi="Arial" w:cs="Arial"/>
          </w:rPr>
          <w:t>A l</w:t>
        </w:r>
      </w:ins>
      <w:del w:id="522" w:author="Jinlin Chen" w:date="2022-01-11T10:31:00Z">
        <w:r w:rsidR="00682AC8" w:rsidRPr="00B23F2E" w:rsidDel="004808D7">
          <w:rPr>
            <w:rFonts w:ascii="Arial" w:hAnsi="Arial" w:cs="Arial"/>
          </w:rPr>
          <w:delText>L</w:delText>
        </w:r>
      </w:del>
      <w:r w:rsidR="00682AC8" w:rsidRPr="00B23F2E">
        <w:rPr>
          <w:rFonts w:ascii="Arial" w:hAnsi="Arial" w:cs="Arial"/>
        </w:rPr>
        <w:t xml:space="preserve">owland species, </w:t>
      </w:r>
      <w:r w:rsidR="00682AC8" w:rsidRPr="00B23F2E">
        <w:rPr>
          <w:rFonts w:ascii="Arial" w:hAnsi="Arial" w:cs="Arial"/>
          <w:i/>
          <w:iCs/>
        </w:rPr>
        <w:t>D. pandora</w:t>
      </w:r>
      <w:r w:rsidR="00682AC8" w:rsidRPr="00B23F2E">
        <w:rPr>
          <w:rFonts w:ascii="Arial" w:hAnsi="Arial" w:cs="Arial"/>
        </w:rPr>
        <w:t xml:space="preserve">, and </w:t>
      </w:r>
      <w:ins w:id="523" w:author="Jinlin Chen" w:date="2022-01-11T10:31:00Z">
        <w:r w:rsidR="004808D7">
          <w:rPr>
            <w:rFonts w:ascii="Arial" w:hAnsi="Arial" w:cs="Arial"/>
          </w:rPr>
          <w:t xml:space="preserve">an </w:t>
        </w:r>
      </w:ins>
      <w:r w:rsidR="00682AC8" w:rsidRPr="00B23F2E">
        <w:rPr>
          <w:rFonts w:ascii="Arial" w:hAnsi="Arial" w:cs="Arial"/>
        </w:rPr>
        <w:t xml:space="preserve">upland species, </w:t>
      </w:r>
      <w:r w:rsidR="00682AC8" w:rsidRPr="00B23F2E">
        <w:rPr>
          <w:rFonts w:ascii="Arial" w:hAnsi="Arial" w:cs="Arial"/>
          <w:i/>
          <w:iCs/>
        </w:rPr>
        <w:t xml:space="preserve">D. </w:t>
      </w:r>
      <w:r w:rsidR="00EA5252" w:rsidRPr="00B23F2E">
        <w:rPr>
          <w:rFonts w:ascii="Arial" w:hAnsi="Arial" w:cs="Arial"/>
          <w:i/>
          <w:iCs/>
        </w:rPr>
        <w:t>pallidifrons</w:t>
      </w:r>
      <w:r w:rsidR="00682AC8" w:rsidRPr="00B23F2E">
        <w:rPr>
          <w:rFonts w:ascii="Arial" w:hAnsi="Arial" w:cs="Arial"/>
        </w:rPr>
        <w:t>, were reared in monoculture and mixed-culture</w:t>
      </w:r>
      <w:ins w:id="524" w:author="Jinlin Chen" w:date="2022-01-11T10:31:00Z">
        <w:r w:rsidR="004808D7">
          <w:rPr>
            <w:rFonts w:ascii="Arial" w:hAnsi="Arial" w:cs="Arial"/>
          </w:rPr>
          <w:t xml:space="preserve"> environments</w:t>
        </w:r>
      </w:ins>
      <w:r w:rsidR="00682AC8" w:rsidRPr="00B23F2E">
        <w:rPr>
          <w:rFonts w:ascii="Arial" w:hAnsi="Arial" w:cs="Arial"/>
        </w:rPr>
        <w:t xml:space="preserve"> for multiple generations in lowland and upland temperature regimes to evaluate the long-term impact of temperature and competition on population </w:t>
      </w:r>
      <w:r w:rsidR="00BD7C25" w:rsidRPr="00B23F2E">
        <w:rPr>
          <w:rFonts w:ascii="Arial" w:hAnsi="Arial" w:cs="Arial"/>
        </w:rPr>
        <w:t>size.</w:t>
      </w:r>
    </w:p>
    <w:p w14:paraId="72842B18" w14:textId="6C1EE111" w:rsidR="00C624CF" w:rsidRPr="00B23F2E" w:rsidRDefault="00A836AD" w:rsidP="007C1BC4">
      <w:pPr>
        <w:ind w:firstLine="360"/>
        <w:rPr>
          <w:rFonts w:ascii="Arial" w:hAnsi="Arial" w:cs="Arial"/>
        </w:rPr>
      </w:pPr>
      <w:r w:rsidRPr="00B23F2E">
        <w:rPr>
          <w:rFonts w:ascii="Arial" w:hAnsi="Arial" w:cs="Arial"/>
        </w:rPr>
        <w:t>Four monoculture</w:t>
      </w:r>
      <w:r w:rsidR="00095E61" w:rsidRPr="00B23F2E">
        <w:rPr>
          <w:rFonts w:ascii="Arial" w:hAnsi="Arial" w:cs="Arial"/>
        </w:rPr>
        <w:t>s</w:t>
      </w:r>
      <w:r w:rsidRPr="00B23F2E">
        <w:rPr>
          <w:rFonts w:ascii="Arial" w:hAnsi="Arial" w:cs="Arial"/>
        </w:rPr>
        <w:t xml:space="preserve"> of each species and eight mixed-species </w:t>
      </w:r>
      <w:r w:rsidR="00095E61" w:rsidRPr="00B23F2E">
        <w:rPr>
          <w:rFonts w:ascii="Arial" w:hAnsi="Arial" w:cs="Arial"/>
        </w:rPr>
        <w:t>cultures</w:t>
      </w:r>
      <w:r w:rsidRPr="00B23F2E">
        <w:rPr>
          <w:rFonts w:ascii="Arial" w:hAnsi="Arial" w:cs="Arial"/>
        </w:rPr>
        <w:t xml:space="preserve"> were maintained at each temperature</w:t>
      </w:r>
      <w:r w:rsidR="00095E61" w:rsidRPr="00B23F2E">
        <w:rPr>
          <w:rFonts w:ascii="Arial" w:hAnsi="Arial" w:cs="Arial"/>
        </w:rPr>
        <w:t xml:space="preserve"> regime</w:t>
      </w:r>
      <w:del w:id="525" w:author="Jinlin Chen" w:date="2022-01-11T10:31:00Z">
        <w:r w:rsidR="00095E61" w:rsidRPr="00B23F2E" w:rsidDel="004808D7">
          <w:rPr>
            <w:rFonts w:ascii="Arial" w:hAnsi="Arial" w:cs="Arial"/>
          </w:rPr>
          <w:delText>s</w:delText>
        </w:r>
      </w:del>
      <w:r w:rsidRPr="00B23F2E">
        <w:rPr>
          <w:rFonts w:ascii="Arial" w:hAnsi="Arial" w:cs="Arial"/>
        </w:rPr>
        <w:t xml:space="preserve"> for 13 weeks</w:t>
      </w:r>
      <w:ins w:id="526" w:author="Jinlin Chen" w:date="2022-01-17T08:46:00Z">
        <w:r w:rsidR="005C139E">
          <w:rPr>
            <w:rFonts w:ascii="Arial" w:hAnsi="Arial" w:cs="Arial"/>
          </w:rPr>
          <w:t>, totalling 24</w:t>
        </w:r>
      </w:ins>
      <w:ins w:id="527" w:author="Jinlin Chen" w:date="2022-01-17T08:47:00Z">
        <w:r w:rsidR="005C139E">
          <w:rPr>
            <w:rFonts w:ascii="Arial" w:hAnsi="Arial" w:cs="Arial"/>
          </w:rPr>
          <w:t xml:space="preserve"> </w:t>
        </w:r>
      </w:ins>
      <w:ins w:id="528" w:author="Jinlin Chen" w:date="2022-01-17T08:48:00Z">
        <w:r w:rsidR="005C139E">
          <w:rPr>
            <w:rFonts w:ascii="Arial" w:hAnsi="Arial" w:cs="Arial"/>
          </w:rPr>
          <w:t>cultures</w:t>
        </w:r>
      </w:ins>
      <w:r w:rsidRPr="00B23F2E">
        <w:rPr>
          <w:rFonts w:ascii="Arial" w:hAnsi="Arial" w:cs="Arial"/>
        </w:rPr>
        <w:t xml:space="preserve">. </w:t>
      </w:r>
      <w:r w:rsidR="00C624CF" w:rsidRPr="00B23F2E">
        <w:rPr>
          <w:rFonts w:ascii="Arial" w:hAnsi="Arial" w:cs="Arial"/>
        </w:rPr>
        <w:t>Monoculture</w:t>
      </w:r>
      <w:r w:rsidR="00095E61" w:rsidRPr="00B23F2E">
        <w:rPr>
          <w:rFonts w:ascii="Arial" w:hAnsi="Arial" w:cs="Arial"/>
        </w:rPr>
        <w:t>s</w:t>
      </w:r>
      <w:r w:rsidR="00C624CF" w:rsidRPr="00B23F2E">
        <w:rPr>
          <w:rFonts w:ascii="Arial" w:hAnsi="Arial" w:cs="Arial"/>
        </w:rPr>
        <w:t xml:space="preserve"> were started with ten pairs of individuals. Mixed-species </w:t>
      </w:r>
      <w:r w:rsidR="00095E61" w:rsidRPr="00B23F2E">
        <w:rPr>
          <w:rFonts w:ascii="Arial" w:hAnsi="Arial" w:cs="Arial"/>
        </w:rPr>
        <w:t>cultures</w:t>
      </w:r>
      <w:r w:rsidR="00C624CF" w:rsidRPr="00B23F2E">
        <w:rPr>
          <w:rFonts w:ascii="Arial" w:hAnsi="Arial" w:cs="Arial"/>
        </w:rPr>
        <w:t xml:space="preserve"> were started with ten pairs of </w:t>
      </w:r>
      <w:r w:rsidR="00095E61" w:rsidRPr="00B23F2E">
        <w:rPr>
          <w:rFonts w:ascii="Arial" w:hAnsi="Arial" w:cs="Arial"/>
        </w:rPr>
        <w:t xml:space="preserve">individuals of </w:t>
      </w:r>
      <w:r w:rsidR="00C624CF" w:rsidRPr="00B23F2E">
        <w:rPr>
          <w:rFonts w:ascii="Arial" w:hAnsi="Arial" w:cs="Arial"/>
        </w:rPr>
        <w:t xml:space="preserve">each species. </w:t>
      </w:r>
      <w:r w:rsidR="00D36B99" w:rsidRPr="00B23F2E">
        <w:rPr>
          <w:rFonts w:ascii="Arial" w:hAnsi="Arial" w:cs="Arial"/>
        </w:rPr>
        <w:t xml:space="preserve">The starting density was very low compared to the equilibrium density. </w:t>
      </w:r>
      <w:r w:rsidR="00C624CF" w:rsidRPr="00B23F2E">
        <w:rPr>
          <w:rFonts w:ascii="Arial" w:hAnsi="Arial" w:cs="Arial"/>
        </w:rPr>
        <w:t xml:space="preserve">The populations were evenly divided into two blocks starting on different dates. Each population was maintained in a series of five bottles following </w:t>
      </w:r>
      <w:commentRangeStart w:id="529"/>
      <w:commentRangeStart w:id="530"/>
      <w:r w:rsidR="00C624CF" w:rsidRPr="00B23F2E">
        <w:rPr>
          <w:rFonts w:ascii="Arial" w:hAnsi="Arial" w:cs="Arial"/>
        </w:rPr>
        <w:t>Ayala’s</w:t>
      </w:r>
      <w:commentRangeEnd w:id="529"/>
      <w:r w:rsidR="00445926">
        <w:rPr>
          <w:rStyle w:val="CommentReference"/>
          <w:rFonts w:asciiTheme="minorHAnsi" w:eastAsiaTheme="minorHAnsi" w:hAnsiTheme="minorHAnsi" w:cstheme="minorBidi"/>
          <w:lang w:eastAsia="en-US"/>
        </w:rPr>
        <w:commentReference w:id="529"/>
      </w:r>
      <w:commentRangeEnd w:id="530"/>
      <w:r w:rsidR="00445926">
        <w:rPr>
          <w:rStyle w:val="CommentReference"/>
          <w:rFonts w:asciiTheme="minorHAnsi" w:eastAsiaTheme="minorHAnsi" w:hAnsiTheme="minorHAnsi" w:cstheme="minorBidi"/>
          <w:lang w:eastAsia="en-US"/>
        </w:rPr>
        <w:commentReference w:id="530"/>
      </w:r>
      <w:r w:rsidR="00C624CF" w:rsidRPr="00B23F2E">
        <w:rPr>
          <w:rFonts w:ascii="Arial" w:hAnsi="Arial" w:cs="Arial"/>
        </w:rPr>
        <w:t xml:space="preserve"> type one system </w:t>
      </w:r>
      <w:r w:rsidR="00C624CF" w:rsidRPr="00B23F2E">
        <w:rPr>
          <w:rFonts w:ascii="Arial" w:hAnsi="Arial" w:cs="Arial"/>
        </w:rPr>
        <w:fldChar w:fldCharType="begin" w:fldLock="1"/>
      </w:r>
      <w:r w:rsidR="00C624CF" w:rsidRPr="00B23F2E">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sidRPr="00B23F2E">
        <w:rPr>
          <w:rFonts w:ascii="Arial" w:hAnsi="Arial" w:cs="Arial"/>
        </w:rPr>
        <w:fldChar w:fldCharType="separate"/>
      </w:r>
      <w:r w:rsidR="00C624CF" w:rsidRPr="00B23F2E">
        <w:rPr>
          <w:rFonts w:ascii="Arial" w:hAnsi="Arial" w:cs="Arial"/>
          <w:noProof/>
        </w:rPr>
        <w:t>(Ayala, Gilpin, and Ehrenfeld 1973)</w:t>
      </w:r>
      <w:r w:rsidR="00C624CF" w:rsidRPr="00B23F2E">
        <w:rPr>
          <w:rFonts w:ascii="Arial" w:hAnsi="Arial" w:cs="Arial"/>
        </w:rPr>
        <w:fldChar w:fldCharType="end"/>
      </w:r>
      <w:r w:rsidR="00C624CF" w:rsidRPr="00B23F2E">
        <w:rPr>
          <w:rFonts w:ascii="Arial" w:hAnsi="Arial" w:cs="Arial"/>
        </w:rPr>
        <w:t xml:space="preserve">. At the start of each week, individuals surviving in the most recent bottle and individuals which were freshly emerged in the older four bottles were separately collected, </w:t>
      </w:r>
      <w:r w:rsidR="00C624CF" w:rsidRPr="00B23F2E">
        <w:rPr>
          <w:rFonts w:ascii="Arial" w:hAnsi="Arial" w:cs="Arial"/>
        </w:rPr>
        <w:lastRenderedPageBreak/>
        <w:t>photographed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recorded and the temperature regimes were confirmed during and at the end of experiments.</w:t>
      </w:r>
    </w:p>
    <w:p w14:paraId="282063B9" w14:textId="7C6EF6D3" w:rsidR="00C624CF" w:rsidRPr="00B23F2E" w:rsidRDefault="00C624CF" w:rsidP="007C1BC4">
      <w:pPr>
        <w:ind w:firstLine="360"/>
        <w:rPr>
          <w:rFonts w:ascii="Arial" w:hAnsi="Arial" w:cs="Arial"/>
        </w:rPr>
      </w:pPr>
      <w:r w:rsidRPr="00B23F2E">
        <w:rPr>
          <w:rFonts w:ascii="Arial" w:hAnsi="Arial" w:cs="Arial"/>
          <w:i/>
          <w:iCs/>
        </w:rPr>
        <w:t>Data analysis</w:t>
      </w:r>
      <w:r w:rsidRPr="00B23F2E">
        <w:rPr>
          <w:rFonts w:ascii="Arial" w:hAnsi="Arial" w:cs="Arial"/>
        </w:rPr>
        <w:t xml:space="preserve">: </w:t>
      </w:r>
      <w:r w:rsidRPr="00B23F2E">
        <w:rPr>
          <w:rFonts w:ascii="Arial" w:hAnsi="Arial" w:cs="Arial"/>
          <w:lang w:val="en-US"/>
        </w:rPr>
        <w:t xml:space="preserve">The population sizes were modelled by a three-way interaction of temperature treatment, species identity and the presence/absence of competitors, </w:t>
      </w:r>
      <w:r w:rsidR="00D36B99" w:rsidRPr="00B23F2E">
        <w:rPr>
          <w:rFonts w:ascii="Arial" w:hAnsi="Arial" w:cs="Arial"/>
          <w:lang w:val="en-US"/>
        </w:rPr>
        <w:t>and</w:t>
      </w:r>
      <w:r w:rsidRPr="00B23F2E">
        <w:rPr>
          <w:rFonts w:ascii="Arial" w:hAnsi="Arial" w:cs="Arial"/>
          <w:lang w:val="en-US"/>
        </w:rPr>
        <w:t xml:space="preserve"> the</w:t>
      </w:r>
      <w:ins w:id="531" w:author="Jinlin Chen" w:date="2022-01-17T09:56:00Z">
        <w:r w:rsidR="00445926">
          <w:rPr>
            <w:rFonts w:ascii="Arial" w:hAnsi="Arial" w:cs="Arial"/>
            <w:lang w:val="en-US"/>
          </w:rPr>
          <w:t xml:space="preserve"> culture ID</w:t>
        </w:r>
      </w:ins>
      <w:r w:rsidRPr="00B23F2E">
        <w:rPr>
          <w:rFonts w:ascii="Arial" w:hAnsi="Arial" w:cs="Arial"/>
          <w:lang w:val="en-US"/>
        </w:rPr>
        <w:t xml:space="preserve"> </w:t>
      </w:r>
      <w:del w:id="532" w:author="Jinlin Chen" w:date="2022-01-17T09:56:00Z">
        <w:r w:rsidRPr="00B23F2E" w:rsidDel="00445926">
          <w:rPr>
            <w:rFonts w:ascii="Arial" w:hAnsi="Arial" w:cs="Arial"/>
            <w:lang w:val="en-US"/>
          </w:rPr>
          <w:delText xml:space="preserve">population identity </w:delText>
        </w:r>
      </w:del>
      <w:r w:rsidRPr="00B23F2E">
        <w:rPr>
          <w:rFonts w:ascii="Arial" w:hAnsi="Arial" w:cs="Arial"/>
          <w:lang w:val="en-US"/>
        </w:rPr>
        <w:t>as the random effect in the generalized linear mix</w:t>
      </w:r>
      <w:ins w:id="533" w:author="Jinlin Chen" w:date="2022-01-17T09:58:00Z">
        <w:r w:rsidR="00445926">
          <w:rPr>
            <w:rFonts w:ascii="Arial" w:hAnsi="Arial" w:cs="Arial"/>
            <w:lang w:val="en-US"/>
          </w:rPr>
          <w:t>ed</w:t>
        </w:r>
      </w:ins>
      <w:r w:rsidRPr="00B23F2E">
        <w:rPr>
          <w:rFonts w:ascii="Arial" w:hAnsi="Arial" w:cs="Arial"/>
          <w:lang w:val="en-US"/>
        </w:rPr>
        <w:t xml:space="preserve">-effect model (family = “zero-inflated negative binomial”) using the </w:t>
      </w:r>
      <w:r w:rsidRPr="00B23F2E">
        <w:rPr>
          <w:rFonts w:ascii="Arial" w:hAnsi="Arial" w:cs="Arial"/>
          <w:i/>
          <w:iCs/>
          <w:lang w:val="en-US"/>
        </w:rPr>
        <w:t xml:space="preserve">brms </w:t>
      </w:r>
      <w:r w:rsidRPr="00B23F2E">
        <w:rPr>
          <w:rFonts w:ascii="Arial" w:hAnsi="Arial" w:cs="Arial"/>
          <w:lang w:val="en-US"/>
        </w:rPr>
        <w:t>package</w:t>
      </w:r>
      <w:r w:rsidR="00D36B99" w:rsidRPr="00B23F2E">
        <w:rPr>
          <w:rFonts w:ascii="Arial" w:hAnsi="Arial" w:cs="Arial"/>
          <w:lang w:val="en-US"/>
        </w:rPr>
        <w:t xml:space="preserve"> in R</w:t>
      </w:r>
      <w:r w:rsidRPr="00B23F2E">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Pr="00B23F2E" w:rsidRDefault="00C624CF" w:rsidP="007C1BC4">
      <w:pPr>
        <w:ind w:firstLine="360"/>
        <w:rPr>
          <w:rFonts w:ascii="Arial" w:hAnsi="Arial" w:cs="Arial"/>
          <w:lang w:val="en-US"/>
        </w:rPr>
      </w:pPr>
    </w:p>
    <w:p w14:paraId="03B0E782" w14:textId="103CD012" w:rsidR="00E1119D" w:rsidRPr="00B23F2E" w:rsidRDefault="00E1119D" w:rsidP="007C1BC4">
      <w:pPr>
        <w:ind w:firstLine="360"/>
        <w:rPr>
          <w:rFonts w:ascii="Arial" w:hAnsi="Arial" w:cs="Arial"/>
          <w:lang w:val="en-US"/>
        </w:rPr>
      </w:pPr>
      <w:r w:rsidRPr="00B23F2E">
        <w:rPr>
          <w:rFonts w:ascii="Arial" w:hAnsi="Arial" w:cs="Arial"/>
          <w:lang w:val="en-US"/>
        </w:rPr>
        <w:t>All statistics</w:t>
      </w:r>
      <w:r w:rsidR="00C624CF" w:rsidRPr="00B23F2E">
        <w:rPr>
          <w:rFonts w:ascii="Arial" w:hAnsi="Arial" w:cs="Arial"/>
          <w:lang w:val="en-US"/>
        </w:rPr>
        <w:t xml:space="preserve"> mentioned in the </w:t>
      </w:r>
      <w:r w:rsidR="00C624CF" w:rsidRPr="00B23F2E">
        <w:rPr>
          <w:rFonts w:ascii="Arial" w:hAnsi="Arial" w:cs="Arial"/>
          <w:i/>
          <w:iCs/>
          <w:lang w:val="en-US"/>
        </w:rPr>
        <w:t>Method</w:t>
      </w:r>
      <w:ins w:id="534" w:author="Jinlin Chen" w:date="2022-01-11T10:32:00Z">
        <w:r w:rsidR="00A36794">
          <w:rPr>
            <w:rFonts w:ascii="Arial" w:hAnsi="Arial" w:cs="Arial"/>
            <w:i/>
            <w:iCs/>
            <w:lang w:val="en-US"/>
          </w:rPr>
          <w:t>s</w:t>
        </w:r>
      </w:ins>
      <w:r w:rsidR="00C624CF" w:rsidRPr="00B23F2E">
        <w:rPr>
          <w:rFonts w:ascii="Arial" w:hAnsi="Arial" w:cs="Arial"/>
          <w:i/>
          <w:iCs/>
          <w:lang w:val="en-US"/>
        </w:rPr>
        <w:t xml:space="preserve"> </w:t>
      </w:r>
      <w:r w:rsidR="00C624CF" w:rsidRPr="00B23F2E">
        <w:rPr>
          <w:rFonts w:ascii="Arial" w:hAnsi="Arial" w:cs="Arial"/>
          <w:lang w:val="en-US"/>
        </w:rPr>
        <w:t>section</w:t>
      </w:r>
      <w:r w:rsidRPr="00B23F2E">
        <w:rPr>
          <w:rFonts w:ascii="Arial" w:hAnsi="Arial" w:cs="Arial"/>
          <w:lang w:val="en-US"/>
        </w:rPr>
        <w:t xml:space="preserve"> </w:t>
      </w:r>
      <w:r w:rsidR="00192D77" w:rsidRPr="00B23F2E">
        <w:rPr>
          <w:rFonts w:ascii="Arial" w:hAnsi="Arial" w:cs="Arial"/>
          <w:lang w:val="en-US"/>
        </w:rPr>
        <w:t>were performed with R statistical software</w:t>
      </w:r>
      <w:del w:id="535" w:author="Jinlin Chen" w:date="2022-01-17T14:45:00Z">
        <w:r w:rsidR="00192D77" w:rsidRPr="00B23F2E" w:rsidDel="00740F74">
          <w:rPr>
            <w:rFonts w:ascii="Arial" w:hAnsi="Arial" w:cs="Arial"/>
            <w:lang w:val="en-US"/>
          </w:rPr>
          <w:delText xml:space="preserve"> </w:delText>
        </w:r>
      </w:del>
      <w:ins w:id="536" w:author="Jinlin Chen" w:date="2022-01-17T14:45:00Z">
        <w:r w:rsidR="00740F74">
          <w:rPr>
            <w:rFonts w:ascii="Arial" w:hAnsi="Arial" w:cs="Arial"/>
            <w:lang w:val="en-US"/>
          </w:rPr>
          <w:t>,</w:t>
        </w:r>
      </w:ins>
      <w:del w:id="537" w:author="Jinlin Chen" w:date="2022-01-17T14:45:00Z">
        <w:r w:rsidR="00192D77" w:rsidRPr="00B23F2E" w:rsidDel="00740F74">
          <w:rPr>
            <w:rFonts w:ascii="Arial" w:hAnsi="Arial" w:cs="Arial"/>
            <w:lang w:val="en-US"/>
          </w:rPr>
          <w:delText>(</w:delText>
        </w:r>
      </w:del>
      <w:r w:rsidR="00192D77" w:rsidRPr="00B23F2E">
        <w:rPr>
          <w:rFonts w:ascii="Arial" w:hAnsi="Arial" w:cs="Arial"/>
          <w:lang w:val="en-US"/>
        </w:rPr>
        <w:t xml:space="preserve">version </w:t>
      </w:r>
      <w:del w:id="538" w:author="Jinlin Chen" w:date="2022-01-11T11:21:00Z">
        <w:r w:rsidR="00192D77" w:rsidRPr="00B23F2E" w:rsidDel="00A81593">
          <w:rPr>
            <w:rFonts w:ascii="Arial" w:hAnsi="Arial" w:cs="Arial"/>
            <w:lang w:val="en-US"/>
          </w:rPr>
          <w:delText>3.6.0</w:delText>
        </w:r>
      </w:del>
      <w:ins w:id="539" w:author="Jinlin Chen" w:date="2022-01-11T11:21:00Z">
        <w:r w:rsidR="00A81593">
          <w:rPr>
            <w:rFonts w:ascii="Arial" w:hAnsi="Arial" w:cs="Arial"/>
            <w:lang w:val="en-US"/>
          </w:rPr>
          <w:t>4.0.</w:t>
        </w:r>
      </w:ins>
      <w:ins w:id="540" w:author="Jinlin Chen" w:date="2022-01-17T09:59:00Z">
        <w:r w:rsidR="00B966D3">
          <w:rPr>
            <w:rFonts w:ascii="Arial" w:hAnsi="Arial" w:cs="Arial"/>
            <w:lang w:val="en-US"/>
          </w:rPr>
          <w:t>3</w:t>
        </w:r>
      </w:ins>
      <w:del w:id="541" w:author="Jinlin Chen" w:date="2022-01-11T11:21:00Z">
        <w:r w:rsidR="00192D77" w:rsidRPr="00B23F2E" w:rsidDel="00A44D1B">
          <w:rPr>
            <w:rFonts w:ascii="Arial" w:hAnsi="Arial" w:cs="Arial"/>
            <w:lang w:val="en-US"/>
          </w:rPr>
          <w:delText xml:space="preserve"> </w:delText>
        </w:r>
      </w:del>
      <w:ins w:id="542" w:author="Jinlin Chen" w:date="2022-01-17T14:45:00Z">
        <w:r w:rsidR="00740F74">
          <w:rPr>
            <w:rFonts w:ascii="Arial" w:hAnsi="Arial" w:cs="Arial"/>
            <w:lang w:val="en-US"/>
          </w:rPr>
          <w:t xml:space="preserve"> (R Co</w:t>
        </w:r>
      </w:ins>
      <w:ins w:id="543" w:author="Jinlin Chen" w:date="2022-01-17T14:46:00Z">
        <w:r w:rsidR="00740F74">
          <w:rPr>
            <w:rFonts w:ascii="Arial" w:hAnsi="Arial" w:cs="Arial"/>
            <w:lang w:val="en-US"/>
          </w:rPr>
          <w:t>re Team, 2020</w:t>
        </w:r>
      </w:ins>
      <w:ins w:id="544" w:author="Jinlin Chen" w:date="2022-01-17T14:45:00Z">
        <w:r w:rsidR="00740F74">
          <w:rPr>
            <w:rFonts w:ascii="Arial" w:hAnsi="Arial" w:cs="Arial"/>
            <w:lang w:val="en-US"/>
          </w:rPr>
          <w:t>)</w:t>
        </w:r>
      </w:ins>
      <w:del w:id="545" w:author="Jinlin Chen" w:date="2022-01-17T14:45:00Z">
        <w:r w:rsidR="00192D77" w:rsidRPr="00B23F2E" w:rsidDel="00740F74">
          <w:rPr>
            <w:rFonts w:ascii="Arial" w:hAnsi="Arial" w:cs="Arial"/>
            <w:lang w:val="en-US"/>
          </w:rPr>
          <w:delText>)</w:delText>
        </w:r>
      </w:del>
      <w:r w:rsidR="00480686" w:rsidRPr="00B23F2E">
        <w:rPr>
          <w:rFonts w:ascii="Arial" w:hAnsi="Arial" w:cs="Arial"/>
          <w:lang w:val="en-US"/>
        </w:rPr>
        <w:t>.</w:t>
      </w:r>
      <w:r w:rsidR="00DF1237" w:rsidRPr="00B23F2E">
        <w:rPr>
          <w:rFonts w:ascii="Arial" w:hAnsi="Arial" w:cs="Arial"/>
          <w:lang w:val="en-US"/>
        </w:rPr>
        <w:t xml:space="preserve"> All analysis code is available in </w:t>
      </w:r>
      <w:commentRangeStart w:id="546"/>
      <w:del w:id="547" w:author="Jinlin Chen" w:date="2022-01-11T11:55:00Z">
        <w:r w:rsidR="00DF1237" w:rsidRPr="00B23F2E" w:rsidDel="00C74BD3">
          <w:rPr>
            <w:rFonts w:ascii="Arial" w:hAnsi="Arial" w:cs="Arial"/>
            <w:highlight w:val="yellow"/>
            <w:lang w:val="en-US"/>
          </w:rPr>
          <w:delText>??</w:delText>
        </w:r>
      </w:del>
      <w:ins w:id="548" w:author="Jinlin Chen" w:date="2022-01-11T11:55:00Z">
        <w:r w:rsidR="00C74BD3">
          <w:rPr>
            <w:rFonts w:ascii="Arial" w:hAnsi="Arial" w:cs="Arial"/>
            <w:highlight w:val="yellow"/>
            <w:lang w:val="en-US"/>
          </w:rPr>
          <w:t>GitHub</w:t>
        </w:r>
      </w:ins>
      <w:commentRangeEnd w:id="546"/>
      <w:ins w:id="549" w:author="Jinlin Chen" w:date="2022-01-17T09:58:00Z">
        <w:r w:rsidR="00445926">
          <w:rPr>
            <w:rStyle w:val="CommentReference"/>
            <w:rFonts w:asciiTheme="minorHAnsi" w:eastAsiaTheme="minorHAnsi" w:hAnsiTheme="minorHAnsi" w:cstheme="minorBidi"/>
            <w:lang w:eastAsia="en-US"/>
          </w:rPr>
          <w:commentReference w:id="546"/>
        </w:r>
      </w:ins>
      <w:del w:id="550" w:author="Jinlin Chen" w:date="2022-01-11T11:55:00Z">
        <w:r w:rsidR="00DF1237" w:rsidRPr="00B23F2E" w:rsidDel="00C74BD3">
          <w:rPr>
            <w:rFonts w:ascii="Arial" w:hAnsi="Arial" w:cs="Arial"/>
            <w:highlight w:val="yellow"/>
            <w:lang w:val="en-US"/>
          </w:rPr>
          <w:delText>GITHUB or SUPP??</w:delText>
        </w:r>
      </w:del>
      <w:r w:rsidR="00841FF8" w:rsidRPr="00B23F2E">
        <w:rPr>
          <w:rFonts w:ascii="Arial" w:hAnsi="Arial" w:cs="Arial"/>
          <w:highlight w:val="yellow"/>
          <w:lang w:val="en-US"/>
        </w:rPr>
        <w:t>.</w:t>
      </w:r>
    </w:p>
    <w:p w14:paraId="05936885" w14:textId="77777777" w:rsidR="00C71A86" w:rsidRPr="00B23F2E" w:rsidRDefault="00C71A86" w:rsidP="007C1BC4">
      <w:pPr>
        <w:ind w:firstLine="720"/>
        <w:rPr>
          <w:rFonts w:ascii="Arial" w:hAnsi="Arial" w:cs="Arial"/>
          <w:lang w:val="en-US"/>
        </w:rPr>
      </w:pPr>
    </w:p>
    <w:p w14:paraId="709AF431" w14:textId="77777777" w:rsidR="00C71A86" w:rsidRPr="00B23F2E" w:rsidRDefault="00C71A86" w:rsidP="007C1BC4">
      <w:pPr>
        <w:pStyle w:val="ListParagraph"/>
        <w:rPr>
          <w:rFonts w:ascii="Arial" w:hAnsi="Arial" w:cs="Arial"/>
          <w:lang w:val="en-US"/>
        </w:rPr>
      </w:pPr>
    </w:p>
    <w:p w14:paraId="137D9196" w14:textId="366A83EF" w:rsidR="00DF5E54" w:rsidRPr="00B23F2E" w:rsidRDefault="00F837DE" w:rsidP="007C1BC4">
      <w:pPr>
        <w:rPr>
          <w:rFonts w:ascii="Arial" w:hAnsi="Arial" w:cs="Arial"/>
          <w:b/>
          <w:bCs/>
          <w:lang w:val="en-US"/>
        </w:rPr>
      </w:pPr>
      <w:r w:rsidRPr="00B23F2E">
        <w:rPr>
          <w:rFonts w:ascii="Arial" w:hAnsi="Arial" w:cs="Arial"/>
          <w:b/>
          <w:bCs/>
          <w:lang w:val="en-US"/>
        </w:rPr>
        <w:t>Results</w:t>
      </w:r>
    </w:p>
    <w:p w14:paraId="066E312F" w14:textId="0BF37902" w:rsidR="00034C9B" w:rsidRPr="00501F6B" w:rsidRDefault="00034C9B" w:rsidP="00501F6B">
      <w:pPr>
        <w:rPr>
          <w:ins w:id="551" w:author="Jinlin Chen" w:date="2022-01-11T11:56:00Z"/>
          <w:rFonts w:ascii="Arial" w:hAnsi="Arial" w:cs="Arial"/>
          <w:i/>
          <w:iCs/>
          <w:lang w:val="en-US"/>
        </w:rPr>
      </w:pPr>
      <w:commentRangeStart w:id="552"/>
      <w:ins w:id="553" w:author="Jinlin Chen" w:date="2022-01-11T11:57:00Z">
        <w:r w:rsidRPr="00501F6B">
          <w:rPr>
            <w:rFonts w:ascii="Arial" w:hAnsi="Arial" w:cs="Arial"/>
            <w:i/>
            <w:iCs/>
            <w:lang w:val="en-US"/>
          </w:rPr>
          <w:t>1.</w:t>
        </w:r>
      </w:ins>
      <w:ins w:id="554" w:author="Jinlin Chen" w:date="2022-01-11T11:56:00Z">
        <w:r w:rsidRPr="00501F6B">
          <w:rPr>
            <w:rFonts w:ascii="Arial" w:hAnsi="Arial" w:cs="Arial"/>
            <w:i/>
            <w:iCs/>
            <w:lang w:val="en-US"/>
          </w:rPr>
          <w:t>Field distribution</w:t>
        </w:r>
      </w:ins>
      <w:ins w:id="555" w:author="Jinlin Chen" w:date="2022-01-11T11:57:00Z">
        <w:r w:rsidRPr="00501F6B">
          <w:rPr>
            <w:rFonts w:ascii="Arial" w:hAnsi="Arial" w:cs="Arial"/>
            <w:i/>
            <w:iCs/>
            <w:lang w:val="en-US"/>
          </w:rPr>
          <w:t>s</w:t>
        </w:r>
      </w:ins>
      <w:ins w:id="556" w:author="Jinlin Chen" w:date="2022-01-11T11:56:00Z">
        <w:r w:rsidRPr="00501F6B">
          <w:rPr>
            <w:rFonts w:ascii="Arial" w:hAnsi="Arial" w:cs="Arial"/>
            <w:i/>
            <w:iCs/>
            <w:lang w:val="en-US"/>
          </w:rPr>
          <w:t xml:space="preserve"> </w:t>
        </w:r>
      </w:ins>
      <w:commentRangeEnd w:id="552"/>
      <w:ins w:id="557" w:author="Jinlin Chen" w:date="2022-01-11T12:02:00Z">
        <w:r>
          <w:rPr>
            <w:rStyle w:val="CommentReference"/>
            <w:rFonts w:asciiTheme="minorHAnsi" w:eastAsiaTheme="minorHAnsi" w:hAnsiTheme="minorHAnsi" w:cstheme="minorBidi"/>
            <w:lang w:eastAsia="en-US"/>
          </w:rPr>
          <w:commentReference w:id="552"/>
        </w:r>
      </w:ins>
    </w:p>
    <w:p w14:paraId="6028AF51" w14:textId="33353FEA" w:rsidR="00AD277B" w:rsidRDefault="00AF6F10" w:rsidP="007C1BC4">
      <w:pPr>
        <w:ind w:firstLine="720"/>
        <w:rPr>
          <w:ins w:id="558" w:author="Jinlin Chen" w:date="2022-01-11T12:00:00Z"/>
          <w:rFonts w:ascii="Arial" w:hAnsi="Arial" w:cs="Arial"/>
          <w:lang w:val="en-US"/>
        </w:rPr>
      </w:pPr>
      <w:r w:rsidRPr="00B23F2E">
        <w:rPr>
          <w:rFonts w:ascii="Arial" w:hAnsi="Arial" w:cs="Arial"/>
          <w:lang w:val="en-US"/>
        </w:rPr>
        <w:t>Figure 1</w:t>
      </w:r>
      <w:del w:id="559" w:author="Jinlin Chen" w:date="2022-01-13T15:34:00Z">
        <w:r w:rsidRPr="00B23F2E" w:rsidDel="008910D8">
          <w:rPr>
            <w:rFonts w:ascii="Arial" w:hAnsi="Arial" w:cs="Arial"/>
            <w:lang w:val="en-US"/>
          </w:rPr>
          <w:delText>a</w:delText>
        </w:r>
      </w:del>
      <w:r w:rsidRPr="00B23F2E">
        <w:rPr>
          <w:rFonts w:ascii="Arial" w:hAnsi="Arial" w:cs="Arial"/>
          <w:lang w:val="en-US"/>
        </w:rPr>
        <w:t xml:space="preserve"> shows the </w:t>
      </w:r>
      <w:r w:rsidR="000D3350" w:rsidRPr="00B23F2E">
        <w:rPr>
          <w:rFonts w:ascii="Arial" w:hAnsi="Arial" w:cs="Arial"/>
          <w:lang w:val="en-US"/>
        </w:rPr>
        <w:t xml:space="preserve">absolute </w:t>
      </w:r>
      <w:r w:rsidRPr="00B23F2E">
        <w:rPr>
          <w:rFonts w:ascii="Arial" w:hAnsi="Arial" w:cs="Arial"/>
          <w:lang w:val="en-US"/>
        </w:rPr>
        <w:t xml:space="preserve">numbers of </w:t>
      </w:r>
      <w:r w:rsidR="000D3350" w:rsidRPr="00B23F2E">
        <w:rPr>
          <w:rFonts w:ascii="Arial" w:hAnsi="Arial" w:cs="Arial"/>
          <w:lang w:val="en-US"/>
        </w:rPr>
        <w:t xml:space="preserve">identified </w:t>
      </w:r>
      <w:r w:rsidRPr="00B23F2E">
        <w:rPr>
          <w:rFonts w:ascii="Arial" w:hAnsi="Arial" w:cs="Arial"/>
          <w:lang w:val="en-US"/>
        </w:rPr>
        <w:t>sample</w:t>
      </w:r>
      <w:r w:rsidR="000D3350" w:rsidRPr="00B23F2E">
        <w:rPr>
          <w:rFonts w:ascii="Arial" w:hAnsi="Arial" w:cs="Arial"/>
          <w:lang w:val="en-US"/>
        </w:rPr>
        <w:t>s</w:t>
      </w:r>
      <w:r w:rsidRPr="00B23F2E">
        <w:rPr>
          <w:rFonts w:ascii="Arial" w:hAnsi="Arial" w:cs="Arial"/>
          <w:lang w:val="en-US"/>
        </w:rPr>
        <w:t xml:space="preserve"> found </w:t>
      </w:r>
      <w:r w:rsidR="004B1777" w:rsidRPr="00B23F2E">
        <w:rPr>
          <w:rFonts w:ascii="Arial" w:hAnsi="Arial" w:cs="Arial"/>
          <w:lang w:val="en-US"/>
        </w:rPr>
        <w:t xml:space="preserve">at </w:t>
      </w:r>
      <w:r w:rsidRPr="00B23F2E">
        <w:rPr>
          <w:rFonts w:ascii="Arial" w:hAnsi="Arial" w:cs="Arial"/>
          <w:lang w:val="en-US"/>
        </w:rPr>
        <w:t>low-, medium- or high-</w:t>
      </w:r>
      <w:r w:rsidR="00846F63" w:rsidRPr="00B23F2E">
        <w:rPr>
          <w:rFonts w:ascii="Arial" w:hAnsi="Arial" w:cs="Arial"/>
          <w:lang w:val="en-US"/>
        </w:rPr>
        <w:t>elevation</w:t>
      </w:r>
      <w:r w:rsidR="000D3350" w:rsidRPr="00B23F2E">
        <w:rPr>
          <w:rFonts w:ascii="Arial" w:hAnsi="Arial" w:cs="Arial"/>
          <w:lang w:val="en-US"/>
        </w:rPr>
        <w:t xml:space="preserve"> sites </w:t>
      </w:r>
      <w:r w:rsidR="004B1777" w:rsidRPr="00B23F2E">
        <w:rPr>
          <w:rFonts w:ascii="Arial" w:hAnsi="Arial" w:cs="Arial"/>
          <w:lang w:val="en-US"/>
        </w:rPr>
        <w:t xml:space="preserve">for </w:t>
      </w:r>
      <w:r w:rsidR="000D3350" w:rsidRPr="00B23F2E">
        <w:rPr>
          <w:rFonts w:ascii="Arial" w:hAnsi="Arial" w:cs="Arial"/>
          <w:lang w:val="en-US"/>
        </w:rPr>
        <w:t xml:space="preserve">each of the nine major </w:t>
      </w:r>
      <w:r w:rsidR="000D3350" w:rsidRPr="00B23F2E">
        <w:rPr>
          <w:rFonts w:ascii="Arial" w:hAnsi="Arial" w:cs="Arial"/>
          <w:i/>
          <w:iCs/>
          <w:lang w:val="en-US"/>
        </w:rPr>
        <w:t>Drosophila</w:t>
      </w:r>
      <w:r w:rsidR="000D3350" w:rsidRPr="00B23F2E">
        <w:rPr>
          <w:rFonts w:ascii="Arial" w:hAnsi="Arial" w:cs="Arial"/>
          <w:lang w:val="en-US"/>
        </w:rPr>
        <w:t xml:space="preserve"> species (accounting for 99% of total samples). </w:t>
      </w:r>
      <w:r w:rsidR="00B526A7" w:rsidRPr="00B23F2E">
        <w:rPr>
          <w:rFonts w:ascii="Arial" w:hAnsi="Arial" w:cs="Arial"/>
          <w:lang w:val="en-US"/>
        </w:rPr>
        <w:t>Distribution</w:t>
      </w:r>
      <w:r w:rsidR="00CC3CA1" w:rsidRPr="00B23F2E">
        <w:rPr>
          <w:rFonts w:ascii="Arial" w:hAnsi="Arial" w:cs="Arial"/>
          <w:lang w:val="en-US"/>
        </w:rPr>
        <w:t xml:space="preserve"> </w:t>
      </w:r>
      <w:r w:rsidR="00895C3E" w:rsidRPr="00B23F2E">
        <w:rPr>
          <w:rFonts w:ascii="Arial" w:hAnsi="Arial" w:cs="Arial"/>
          <w:lang w:val="en-US"/>
        </w:rPr>
        <w:t>quantified</w:t>
      </w:r>
      <w:r w:rsidR="00B526A7" w:rsidRPr="00B23F2E">
        <w:rPr>
          <w:rFonts w:ascii="Arial" w:hAnsi="Arial" w:cs="Arial"/>
          <w:lang w:val="en-US"/>
        </w:rPr>
        <w:t xml:space="preserve"> </w:t>
      </w:r>
      <w:r w:rsidR="00DE589F" w:rsidRPr="00B23F2E">
        <w:rPr>
          <w:rFonts w:ascii="Arial" w:hAnsi="Arial" w:cs="Arial"/>
          <w:lang w:val="en-US"/>
        </w:rPr>
        <w:t xml:space="preserve">using </w:t>
      </w:r>
      <w:r w:rsidR="00B526A7" w:rsidRPr="00B23F2E">
        <w:rPr>
          <w:rFonts w:ascii="Arial" w:hAnsi="Arial" w:cs="Arial"/>
          <w:lang w:val="en-US"/>
        </w:rPr>
        <w:t xml:space="preserve">regression of </w:t>
      </w:r>
      <w:r w:rsidR="00AF4391" w:rsidRPr="00B23F2E">
        <w:rPr>
          <w:rFonts w:ascii="Arial" w:hAnsi="Arial" w:cs="Arial"/>
          <w:lang w:val="en-US"/>
        </w:rPr>
        <w:t>occupancy</w:t>
      </w:r>
      <w:r w:rsidR="00B526A7" w:rsidRPr="00B23F2E">
        <w:rPr>
          <w:rFonts w:ascii="Arial" w:hAnsi="Arial" w:cs="Arial"/>
          <w:lang w:val="en-US"/>
        </w:rPr>
        <w:t xml:space="preserve"> </w:t>
      </w:r>
      <w:r w:rsidR="00DE589F" w:rsidRPr="00B23F2E">
        <w:rPr>
          <w:rFonts w:ascii="Arial" w:hAnsi="Arial" w:cs="Arial"/>
          <w:lang w:val="en-US"/>
        </w:rPr>
        <w:t>against</w:t>
      </w:r>
      <w:r w:rsidR="00895C3E" w:rsidRPr="00B23F2E">
        <w:rPr>
          <w:rFonts w:ascii="Arial" w:hAnsi="Arial" w:cs="Arial"/>
          <w:lang w:val="en-US"/>
        </w:rPr>
        <w:t xml:space="preserve"> </w:t>
      </w:r>
      <w:r w:rsidR="00846F63" w:rsidRPr="00B23F2E">
        <w:rPr>
          <w:rFonts w:ascii="Arial" w:hAnsi="Arial" w:cs="Arial"/>
          <w:lang w:val="en-US"/>
        </w:rPr>
        <w:t>elevation</w:t>
      </w:r>
      <w:r w:rsidR="00B526A7" w:rsidRPr="00B23F2E">
        <w:rPr>
          <w:rFonts w:ascii="Arial" w:hAnsi="Arial" w:cs="Arial"/>
          <w:lang w:val="en-US"/>
        </w:rPr>
        <w:t xml:space="preserve"> and by </w:t>
      </w:r>
      <w:r w:rsidRPr="00B23F2E">
        <w:rPr>
          <w:rFonts w:ascii="Arial" w:hAnsi="Arial" w:cs="Arial"/>
          <w:lang w:val="en-US"/>
        </w:rPr>
        <w:t xml:space="preserve">weighted </w:t>
      </w:r>
      <w:r w:rsidR="00846F63" w:rsidRPr="00B23F2E">
        <w:rPr>
          <w:rFonts w:ascii="Arial" w:hAnsi="Arial" w:cs="Arial"/>
          <w:lang w:val="en-US"/>
        </w:rPr>
        <w:t>elevation</w:t>
      </w:r>
      <w:r w:rsidRPr="00B23F2E">
        <w:rPr>
          <w:rFonts w:ascii="Arial" w:hAnsi="Arial" w:cs="Arial"/>
          <w:lang w:val="en-US"/>
        </w:rPr>
        <w:t xml:space="preserve"> (hIndex)</w:t>
      </w:r>
      <w:r w:rsidR="00CC3CA1" w:rsidRPr="00B23F2E">
        <w:rPr>
          <w:rFonts w:ascii="Arial" w:hAnsi="Arial" w:cs="Arial"/>
          <w:lang w:val="en-US"/>
        </w:rPr>
        <w:t xml:space="preserve"> </w:t>
      </w:r>
      <w:r w:rsidRPr="00B23F2E">
        <w:rPr>
          <w:rFonts w:ascii="Arial" w:hAnsi="Arial" w:cs="Arial"/>
          <w:lang w:val="en-US"/>
        </w:rPr>
        <w:t>showed consistent patterns (</w:t>
      </w:r>
      <w:ins w:id="560" w:author="Jinlin Chen" w:date="2022-01-13T15:34:00Z">
        <w:r w:rsidR="008910D8">
          <w:rPr>
            <w:rFonts w:ascii="Arial" w:hAnsi="Arial" w:cs="Arial"/>
            <w:lang w:val="en-US"/>
          </w:rPr>
          <w:t xml:space="preserve">Supplemental </w:t>
        </w:r>
      </w:ins>
      <w:r w:rsidR="00EA385B" w:rsidRPr="00B23F2E">
        <w:rPr>
          <w:rFonts w:ascii="Arial" w:hAnsi="Arial" w:cs="Arial"/>
          <w:lang w:val="en-US"/>
        </w:rPr>
        <w:t>F</w:t>
      </w:r>
      <w:r w:rsidR="000D3350" w:rsidRPr="00B23F2E">
        <w:rPr>
          <w:rFonts w:ascii="Arial" w:hAnsi="Arial" w:cs="Arial"/>
          <w:lang w:val="en-US"/>
        </w:rPr>
        <w:t>igure 1b</w:t>
      </w:r>
      <w:r w:rsidRPr="00B23F2E">
        <w:rPr>
          <w:rFonts w:ascii="Arial" w:hAnsi="Arial" w:cs="Arial"/>
          <w:lang w:val="en-US"/>
        </w:rPr>
        <w:t>)</w:t>
      </w:r>
      <w:r w:rsidR="00CC3CA1" w:rsidRPr="00B23F2E">
        <w:rPr>
          <w:rFonts w:ascii="Arial" w:hAnsi="Arial" w:cs="Arial"/>
          <w:lang w:val="en-US"/>
        </w:rPr>
        <w:t xml:space="preserve"> regarding the </w:t>
      </w:r>
      <w:r w:rsidR="00EA5252" w:rsidRPr="00B23F2E">
        <w:rPr>
          <w:rFonts w:ascii="Arial" w:hAnsi="Arial" w:cs="Arial"/>
          <w:lang w:val="en-US"/>
        </w:rPr>
        <w:t>elevational</w:t>
      </w:r>
      <w:r w:rsidR="000D3350" w:rsidRPr="00B23F2E">
        <w:rPr>
          <w:rFonts w:ascii="Arial" w:hAnsi="Arial" w:cs="Arial"/>
          <w:lang w:val="en-US"/>
        </w:rPr>
        <w:t xml:space="preserve"> biases</w:t>
      </w:r>
      <w:r w:rsidR="00CC3CA1" w:rsidRPr="00B23F2E">
        <w:rPr>
          <w:rFonts w:ascii="Arial" w:hAnsi="Arial" w:cs="Arial"/>
          <w:lang w:val="en-US"/>
        </w:rPr>
        <w:t xml:space="preserve"> of species</w:t>
      </w:r>
      <w:r w:rsidRPr="00B23F2E">
        <w:rPr>
          <w:rFonts w:ascii="Arial" w:hAnsi="Arial" w:cs="Arial"/>
          <w:lang w:val="en-US"/>
        </w:rPr>
        <w:t xml:space="preserve">. </w:t>
      </w:r>
      <w:r w:rsidR="00B526A7" w:rsidRPr="00B23F2E">
        <w:rPr>
          <w:rFonts w:ascii="Arial" w:hAnsi="Arial" w:cs="Arial"/>
          <w:i/>
          <w:iCs/>
          <w:lang w:val="en-US"/>
        </w:rPr>
        <w:t>D</w:t>
      </w:r>
      <w:r w:rsidR="007A0AAC" w:rsidRPr="00B23F2E">
        <w:rPr>
          <w:rFonts w:ascii="Arial" w:hAnsi="Arial" w:cs="Arial"/>
          <w:i/>
          <w:iCs/>
          <w:lang w:val="en-US"/>
        </w:rPr>
        <w:t>rosophila</w:t>
      </w:r>
      <w:r w:rsidR="00B526A7" w:rsidRPr="00B23F2E">
        <w:rPr>
          <w:rFonts w:ascii="Arial" w:hAnsi="Arial" w:cs="Arial"/>
          <w:i/>
          <w:iCs/>
          <w:lang w:val="en-US"/>
        </w:rPr>
        <w:t xml:space="preserve"> </w:t>
      </w:r>
      <w:r w:rsidR="000362EA">
        <w:rPr>
          <w:rFonts w:ascii="Arial" w:hAnsi="Arial" w:cs="Arial"/>
          <w:i/>
          <w:iCs/>
          <w:lang w:val="en-US"/>
        </w:rPr>
        <w:t>bipectinata</w:t>
      </w:r>
      <w:r w:rsidR="00B526A7" w:rsidRPr="00B23F2E">
        <w:rPr>
          <w:rFonts w:ascii="Arial" w:hAnsi="Arial" w:cs="Arial"/>
          <w:lang w:val="en-US"/>
        </w:rPr>
        <w:t xml:space="preserve"> and </w:t>
      </w:r>
      <w:r w:rsidR="00B526A7" w:rsidRPr="00B23F2E">
        <w:rPr>
          <w:rFonts w:ascii="Arial" w:hAnsi="Arial" w:cs="Arial"/>
          <w:i/>
          <w:iCs/>
          <w:lang w:val="en-US"/>
        </w:rPr>
        <w:t>D. pandora</w:t>
      </w:r>
      <w:r w:rsidR="00B526A7" w:rsidRPr="00B23F2E">
        <w:rPr>
          <w:rFonts w:ascii="Arial" w:hAnsi="Arial" w:cs="Arial"/>
          <w:lang w:val="en-US"/>
        </w:rPr>
        <w:t xml:space="preserve"> were categorized as lowland-biased species with high confidence.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pseudoananassae</w:t>
      </w:r>
      <w:r w:rsidR="00B526A7" w:rsidRPr="00B23F2E">
        <w:rPr>
          <w:rFonts w:ascii="Arial" w:hAnsi="Arial" w:cs="Arial"/>
          <w:lang w:val="en-US"/>
        </w:rPr>
        <w:t xml:space="preserve"> was m</w:t>
      </w:r>
      <w:r w:rsidR="00E12A4C" w:rsidRPr="00B23F2E">
        <w:rPr>
          <w:rFonts w:ascii="Arial" w:hAnsi="Arial" w:cs="Arial"/>
          <w:lang w:val="en-US"/>
        </w:rPr>
        <w:t>ore</w:t>
      </w:r>
      <w:r w:rsidR="00B526A7" w:rsidRPr="00B23F2E">
        <w:rPr>
          <w:rFonts w:ascii="Arial" w:hAnsi="Arial" w:cs="Arial"/>
          <w:lang w:val="en-US"/>
        </w:rPr>
        <w:t xml:space="preserve">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lowland. </w:t>
      </w:r>
      <w:r w:rsidR="00A30F16" w:rsidRPr="00B23F2E">
        <w:rPr>
          <w:rFonts w:ascii="Arial" w:hAnsi="Arial" w:cs="Arial"/>
          <w:i/>
          <w:iCs/>
          <w:lang w:val="en-US"/>
        </w:rPr>
        <w:t xml:space="preserve">Drosophila </w:t>
      </w:r>
      <w:r w:rsidR="00B526A7" w:rsidRPr="00B23F2E">
        <w:rPr>
          <w:rFonts w:ascii="Arial" w:hAnsi="Arial" w:cs="Arial"/>
          <w:i/>
          <w:iCs/>
          <w:lang w:val="en-US"/>
        </w:rPr>
        <w:t>rubida</w:t>
      </w:r>
      <w:r w:rsidR="00B526A7" w:rsidRPr="00B23F2E">
        <w:rPr>
          <w:rFonts w:ascii="Arial" w:hAnsi="Arial" w:cs="Arial"/>
          <w:lang w:val="en-US"/>
        </w:rPr>
        <w:t xml:space="preserve"> and </w:t>
      </w:r>
      <w:r w:rsidR="00B526A7" w:rsidRPr="00B23F2E">
        <w:rPr>
          <w:rFonts w:ascii="Arial" w:hAnsi="Arial" w:cs="Arial"/>
          <w:i/>
          <w:iCs/>
          <w:lang w:val="en-US"/>
        </w:rPr>
        <w:t>D. sulfurigaster</w:t>
      </w:r>
      <w:r w:rsidR="00B526A7" w:rsidRPr="00B23F2E">
        <w:rPr>
          <w:rFonts w:ascii="Arial" w:hAnsi="Arial" w:cs="Arial"/>
          <w:lang w:val="en-US"/>
        </w:rPr>
        <w:t xml:space="preserve"> showed no significant change with </w:t>
      </w:r>
      <w:r w:rsidR="00846F63" w:rsidRPr="00B23F2E">
        <w:rPr>
          <w:rFonts w:ascii="Arial" w:hAnsi="Arial" w:cs="Arial"/>
          <w:lang w:val="en-US"/>
        </w:rPr>
        <w:t>elevation</w:t>
      </w:r>
      <w:r w:rsidR="00B526A7" w:rsidRPr="00B23F2E">
        <w:rPr>
          <w:rFonts w:ascii="Arial" w:hAnsi="Arial" w:cs="Arial"/>
          <w:lang w:val="en-US"/>
        </w:rPr>
        <w:t xml:space="preserve">. </w:t>
      </w:r>
      <w:r w:rsidR="00A30F16" w:rsidRPr="00B23F2E">
        <w:rPr>
          <w:rFonts w:ascii="Arial" w:hAnsi="Arial" w:cs="Arial"/>
          <w:i/>
          <w:iCs/>
          <w:lang w:val="en-US"/>
        </w:rPr>
        <w:t>Drosophila</w:t>
      </w:r>
      <w:r w:rsidR="00B526A7" w:rsidRPr="00B23F2E">
        <w:rPr>
          <w:rFonts w:ascii="Arial" w:hAnsi="Arial" w:cs="Arial"/>
          <w:i/>
          <w:iCs/>
          <w:lang w:val="en-US"/>
        </w:rPr>
        <w:t xml:space="preserve"> birchii</w:t>
      </w:r>
      <w:r w:rsidR="00B526A7" w:rsidRPr="00B23F2E">
        <w:rPr>
          <w:rFonts w:ascii="Arial" w:hAnsi="Arial" w:cs="Arial"/>
          <w:lang w:val="en-US"/>
        </w:rPr>
        <w:t xml:space="preserve"> was most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w:t>
      </w:r>
      <w:r w:rsidR="007638ED" w:rsidRPr="00B23F2E">
        <w:rPr>
          <w:rFonts w:ascii="Arial" w:hAnsi="Arial" w:cs="Arial"/>
          <w:lang w:val="en-US"/>
        </w:rPr>
        <w:t>upland</w:t>
      </w:r>
      <w:r w:rsidR="00B526A7" w:rsidRPr="00B23F2E">
        <w:rPr>
          <w:rFonts w:ascii="Arial" w:hAnsi="Arial" w:cs="Arial"/>
          <w:lang w:val="en-US"/>
        </w:rPr>
        <w:t xml:space="preserv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r w:rsidR="00EA5252" w:rsidRPr="00B23F2E">
        <w:rPr>
          <w:rFonts w:ascii="Arial" w:hAnsi="Arial" w:cs="Arial"/>
          <w:i/>
          <w:iCs/>
          <w:lang w:val="en-US"/>
        </w:rPr>
        <w:t>pallidifrons</w:t>
      </w:r>
      <w:r w:rsidR="00B526A7" w:rsidRPr="00B23F2E">
        <w:rPr>
          <w:rFonts w:ascii="Arial" w:hAnsi="Arial" w:cs="Arial"/>
          <w:lang w:val="en-US"/>
        </w:rPr>
        <w:t xml:space="preserve"> and </w:t>
      </w:r>
      <w:r w:rsidR="00B526A7" w:rsidRPr="00B23F2E">
        <w:rPr>
          <w:rFonts w:ascii="Arial" w:hAnsi="Arial" w:cs="Arial"/>
          <w:i/>
          <w:iCs/>
          <w:lang w:val="en-US"/>
        </w:rPr>
        <w:t>D. pseudotakahashii</w:t>
      </w:r>
      <w:r w:rsidR="00B526A7" w:rsidRPr="00B23F2E">
        <w:rPr>
          <w:rFonts w:ascii="Arial" w:hAnsi="Arial" w:cs="Arial"/>
          <w:lang w:val="en-US"/>
        </w:rPr>
        <w:t xml:space="preserve"> were significantly more abundant </w:t>
      </w:r>
      <w:r w:rsidR="00A30F16" w:rsidRPr="00B23F2E">
        <w:rPr>
          <w:rFonts w:ascii="Arial" w:hAnsi="Arial" w:cs="Arial"/>
          <w:lang w:val="en-US"/>
        </w:rPr>
        <w:t xml:space="preserve">at </w:t>
      </w:r>
      <w:r w:rsidR="00B526A7" w:rsidRPr="00B23F2E">
        <w:rPr>
          <w:rFonts w:ascii="Arial" w:hAnsi="Arial" w:cs="Arial"/>
          <w:lang w:val="en-US"/>
        </w:rPr>
        <w:t xml:space="preserve">high </w:t>
      </w:r>
      <w:r w:rsidR="00846F63" w:rsidRPr="00B23F2E">
        <w:rPr>
          <w:rFonts w:ascii="Arial" w:hAnsi="Arial" w:cs="Arial"/>
          <w:lang w:val="en-US"/>
        </w:rPr>
        <w:t>elevation</w:t>
      </w:r>
      <w:r w:rsidR="00B526A7" w:rsidRPr="00B23F2E">
        <w:rPr>
          <w:rFonts w:ascii="Arial" w:hAnsi="Arial" w:cs="Arial"/>
          <w:lang w:val="en-US"/>
        </w:rPr>
        <w:t xml:space="preserve">s. The only six samples of </w:t>
      </w:r>
      <w:r w:rsidR="00B526A7" w:rsidRPr="00B23F2E">
        <w:rPr>
          <w:rFonts w:ascii="Arial" w:hAnsi="Arial" w:cs="Arial"/>
          <w:i/>
          <w:iCs/>
          <w:lang w:val="en-US"/>
        </w:rPr>
        <w:t>D. bunnanda</w:t>
      </w:r>
      <w:r w:rsidR="00B526A7" w:rsidRPr="00B23F2E">
        <w:rPr>
          <w:rFonts w:ascii="Arial" w:hAnsi="Arial" w:cs="Arial"/>
          <w:lang w:val="en-US"/>
        </w:rPr>
        <w:t xml:space="preserve"> were all found at low </w:t>
      </w:r>
      <w:r w:rsidR="00846F63" w:rsidRPr="00B23F2E">
        <w:rPr>
          <w:rFonts w:ascii="Arial" w:hAnsi="Arial" w:cs="Arial"/>
          <w:lang w:val="en-US"/>
        </w:rPr>
        <w:t>elevation</w:t>
      </w:r>
      <w:r w:rsidR="00B526A7" w:rsidRPr="00B23F2E">
        <w:rPr>
          <w:rFonts w:ascii="Arial" w:hAnsi="Arial" w:cs="Arial"/>
          <w:lang w:val="en-US"/>
        </w:rPr>
        <w:t>, which explain</w:t>
      </w:r>
      <w:r w:rsidR="00AF4391" w:rsidRPr="00B23F2E">
        <w:rPr>
          <w:rFonts w:ascii="Arial" w:hAnsi="Arial" w:cs="Arial"/>
          <w:lang w:val="en-US"/>
        </w:rPr>
        <w:t>ed</w:t>
      </w:r>
      <w:r w:rsidR="00B526A7" w:rsidRPr="00B23F2E">
        <w:rPr>
          <w:rFonts w:ascii="Arial" w:hAnsi="Arial" w:cs="Arial"/>
          <w:lang w:val="en-US"/>
        </w:rPr>
        <w:t xml:space="preserve"> </w:t>
      </w:r>
      <w:r w:rsidR="00AF4391" w:rsidRPr="00B23F2E">
        <w:rPr>
          <w:rFonts w:ascii="Arial" w:hAnsi="Arial" w:cs="Arial"/>
          <w:lang w:val="en-US"/>
        </w:rPr>
        <w:t>the</w:t>
      </w:r>
      <w:r w:rsidR="00B526A7" w:rsidRPr="00B23F2E">
        <w:rPr>
          <w:rFonts w:ascii="Arial" w:hAnsi="Arial" w:cs="Arial"/>
          <w:lang w:val="en-US"/>
        </w:rPr>
        <w:t xml:space="preserve"> </w:t>
      </w:r>
      <w:r w:rsidR="00AF4391" w:rsidRPr="00B23F2E">
        <w:rPr>
          <w:rFonts w:ascii="Arial" w:hAnsi="Arial" w:cs="Arial"/>
          <w:lang w:val="en-US"/>
        </w:rPr>
        <w:t xml:space="preserve">large negative </w:t>
      </w:r>
      <w:r w:rsidR="00B526A7" w:rsidRPr="00B23F2E">
        <w:rPr>
          <w:rFonts w:ascii="Arial" w:hAnsi="Arial" w:cs="Arial"/>
          <w:lang w:val="en-US"/>
        </w:rPr>
        <w:t xml:space="preserve">value of its </w:t>
      </w:r>
      <w:r w:rsidR="00AF4391" w:rsidRPr="00B23F2E">
        <w:rPr>
          <w:rFonts w:ascii="Arial" w:hAnsi="Arial" w:cs="Arial"/>
          <w:lang w:val="en-US"/>
        </w:rPr>
        <w:t xml:space="preserve">regression </w:t>
      </w:r>
      <w:r w:rsidR="00B526A7" w:rsidRPr="00B23F2E">
        <w:rPr>
          <w:rFonts w:ascii="Arial" w:hAnsi="Arial" w:cs="Arial"/>
          <w:lang w:val="en-US"/>
        </w:rPr>
        <w:t>coefficient (</w:t>
      </w:r>
      <w:r w:rsidR="00EA385B" w:rsidRPr="00B23F2E">
        <w:rPr>
          <w:rFonts w:ascii="Arial" w:hAnsi="Arial" w:cs="Arial"/>
          <w:lang w:val="en-US"/>
        </w:rPr>
        <w:t>C</w:t>
      </w:r>
      <w:r w:rsidR="00B526A7" w:rsidRPr="00B23F2E">
        <w:rPr>
          <w:rFonts w:ascii="Arial" w:hAnsi="Arial" w:cs="Arial"/>
          <w:lang w:val="en-US"/>
        </w:rPr>
        <w:t xml:space="preserve">oefficient = -69, not shown in figure 1b) and its large standard error (se = 21603). Another larger-scale study confirmed it </w:t>
      </w:r>
      <w:r w:rsidR="00F86EA1" w:rsidRPr="00B23F2E">
        <w:rPr>
          <w:rFonts w:ascii="Arial" w:hAnsi="Arial" w:cs="Arial"/>
          <w:lang w:val="en-US"/>
        </w:rPr>
        <w:t xml:space="preserve">as a </w:t>
      </w:r>
      <w:r w:rsidR="00B526A7" w:rsidRPr="00B23F2E">
        <w:rPr>
          <w:rFonts w:ascii="Arial" w:hAnsi="Arial" w:cs="Arial"/>
          <w:lang w:val="en-US"/>
        </w:rPr>
        <w:t>lowland</w:t>
      </w:r>
      <w:r w:rsidR="00F86EA1" w:rsidRPr="00B23F2E">
        <w:rPr>
          <w:rFonts w:ascii="Arial" w:hAnsi="Arial" w:cs="Arial"/>
          <w:lang w:val="en-US"/>
        </w:rPr>
        <w:t xml:space="preserve"> species</w:t>
      </w:r>
      <w:r w:rsidR="00B526A7" w:rsidRPr="00B23F2E">
        <w:rPr>
          <w:rFonts w:ascii="Arial" w:hAnsi="Arial" w:cs="Arial"/>
          <w:lang w:val="en-US"/>
        </w:rPr>
        <w:t xml:space="preserve"> </w:t>
      </w:r>
      <w:r w:rsidR="00B526A7" w:rsidRPr="00B23F2E">
        <w:rPr>
          <w:rFonts w:ascii="Arial" w:hAnsi="Arial" w:cs="Arial"/>
          <w:lang w:val="en-US"/>
        </w:rPr>
        <w:fldChar w:fldCharType="begin" w:fldLock="1"/>
      </w:r>
      <w:r w:rsidR="00B526A7" w:rsidRPr="00B23F2E">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B23F2E">
        <w:rPr>
          <w:rFonts w:ascii="Arial" w:hAnsi="Arial" w:cs="Arial"/>
          <w:lang w:val="en-US"/>
        </w:rPr>
        <w:fldChar w:fldCharType="separate"/>
      </w:r>
      <w:r w:rsidR="00B526A7" w:rsidRPr="00B23F2E">
        <w:rPr>
          <w:rFonts w:ascii="Arial" w:hAnsi="Arial" w:cs="Arial"/>
          <w:noProof/>
          <w:lang w:val="en-US"/>
        </w:rPr>
        <w:t>(Schiffer and McEvey 2006)</w:t>
      </w:r>
      <w:r w:rsidR="00B526A7" w:rsidRPr="00B23F2E">
        <w:rPr>
          <w:rFonts w:ascii="Arial" w:hAnsi="Arial" w:cs="Arial"/>
          <w:lang w:val="en-US"/>
        </w:rPr>
        <w:fldChar w:fldCharType="end"/>
      </w:r>
      <w:r w:rsidR="00B526A7" w:rsidRPr="00B23F2E">
        <w:rPr>
          <w:rFonts w:ascii="Arial" w:hAnsi="Arial" w:cs="Arial"/>
          <w:lang w:val="en-US"/>
        </w:rPr>
        <w:t>.</w:t>
      </w:r>
    </w:p>
    <w:p w14:paraId="02A19FFF" w14:textId="77777777" w:rsidR="00034C9B" w:rsidRDefault="00034C9B" w:rsidP="007C1BC4">
      <w:pPr>
        <w:ind w:firstLine="720"/>
        <w:rPr>
          <w:ins w:id="561" w:author="Jinlin Chen" w:date="2022-01-11T11:57:00Z"/>
          <w:rFonts w:ascii="Arial" w:hAnsi="Arial" w:cs="Arial"/>
          <w:lang w:val="en-US"/>
        </w:rPr>
      </w:pPr>
    </w:p>
    <w:p w14:paraId="349C9ED6" w14:textId="694064C5" w:rsidR="00034C9B" w:rsidRPr="00501F6B" w:rsidRDefault="00034C9B" w:rsidP="00501F6B">
      <w:pPr>
        <w:rPr>
          <w:rFonts w:ascii="Arial" w:hAnsi="Arial" w:cs="Arial"/>
          <w:i/>
          <w:iCs/>
          <w:lang w:val="en-US"/>
        </w:rPr>
      </w:pPr>
      <w:ins w:id="562" w:author="Jinlin Chen" w:date="2022-01-11T11:58:00Z">
        <w:r w:rsidRPr="00501F6B">
          <w:rPr>
            <w:rFonts w:ascii="Arial" w:hAnsi="Arial" w:cs="Arial"/>
            <w:i/>
            <w:iCs/>
            <w:lang w:val="en-US"/>
          </w:rPr>
          <w:t>2.</w:t>
        </w:r>
      </w:ins>
      <w:ins w:id="563" w:author="Jinlin Chen" w:date="2022-01-11T11:57:00Z">
        <w:r w:rsidRPr="00501F6B">
          <w:rPr>
            <w:rFonts w:ascii="Arial" w:hAnsi="Arial" w:cs="Arial"/>
            <w:i/>
            <w:iCs/>
            <w:lang w:val="en-US"/>
          </w:rPr>
          <w:t>Thermal performance</w:t>
        </w:r>
      </w:ins>
      <w:ins w:id="564" w:author="Jinlin Chen" w:date="2022-01-11T11:59:00Z">
        <w:r>
          <w:rPr>
            <w:rFonts w:ascii="Arial" w:hAnsi="Arial" w:cs="Arial"/>
            <w:i/>
            <w:iCs/>
            <w:lang w:val="en-US"/>
          </w:rPr>
          <w:t xml:space="preserve"> curves</w:t>
        </w:r>
      </w:ins>
    </w:p>
    <w:p w14:paraId="6687A9B8" w14:textId="33D15CD6" w:rsidR="00DE6D7A" w:rsidRDefault="00EC59F0" w:rsidP="007C1BC4">
      <w:pPr>
        <w:ind w:firstLine="720"/>
        <w:rPr>
          <w:ins w:id="565" w:author="Jinlin Chen" w:date="2022-01-11T12:00:00Z"/>
          <w:rFonts w:ascii="Arial" w:hAnsi="Arial" w:cs="Arial"/>
          <w:lang w:val="en-US"/>
        </w:rPr>
      </w:pPr>
      <w:r w:rsidRPr="00B23F2E">
        <w:rPr>
          <w:rFonts w:ascii="Arial" w:hAnsi="Arial" w:cs="Arial"/>
          <w:lang w:val="en-US"/>
        </w:rPr>
        <w:t xml:space="preserve">Thermal performance curves of daily fecundity per female vary in the range, optimal temperature, </w:t>
      </w:r>
      <w:r w:rsidR="00EC6552" w:rsidRPr="00B23F2E">
        <w:rPr>
          <w:rFonts w:ascii="Arial" w:hAnsi="Arial" w:cs="Arial"/>
          <w:lang w:val="en-US"/>
        </w:rPr>
        <w:t>peak fecundity</w:t>
      </w:r>
      <w:r w:rsidRPr="00B23F2E">
        <w:rPr>
          <w:rFonts w:ascii="Arial" w:hAnsi="Arial" w:cs="Arial"/>
          <w:lang w:val="en-US"/>
        </w:rPr>
        <w:t>, and shape</w:t>
      </w:r>
      <w:r w:rsidR="00EC6552" w:rsidRPr="00B23F2E">
        <w:rPr>
          <w:rFonts w:ascii="Arial" w:hAnsi="Arial" w:cs="Arial"/>
          <w:lang w:val="en-US"/>
        </w:rPr>
        <w:t xml:space="preserve"> factors</w:t>
      </w:r>
      <w:r w:rsidRPr="00B23F2E">
        <w:rPr>
          <w:rFonts w:ascii="Arial" w:hAnsi="Arial" w:cs="Arial"/>
          <w:lang w:val="en-US"/>
        </w:rPr>
        <w:t xml:space="preserve"> among species</w:t>
      </w:r>
      <w:r w:rsidR="001A7465" w:rsidRPr="00B23F2E">
        <w:rPr>
          <w:rFonts w:ascii="Arial" w:hAnsi="Arial" w:cs="Arial"/>
          <w:lang w:val="en-US"/>
        </w:rPr>
        <w:t xml:space="preserve"> (</w:t>
      </w:r>
      <w:r w:rsidR="00EA385B" w:rsidRPr="00B23F2E">
        <w:rPr>
          <w:rFonts w:ascii="Arial" w:hAnsi="Arial" w:cs="Arial"/>
          <w:lang w:val="en-US"/>
        </w:rPr>
        <w:t>F</w:t>
      </w:r>
      <w:r w:rsidR="001A7465" w:rsidRPr="00B23F2E">
        <w:rPr>
          <w:rFonts w:ascii="Arial" w:hAnsi="Arial" w:cs="Arial"/>
          <w:lang w:val="en-US"/>
        </w:rPr>
        <w:t>igure 2</w:t>
      </w:r>
      <w:r w:rsidR="009E7D0E" w:rsidRPr="00B23F2E">
        <w:rPr>
          <w:rFonts w:ascii="Arial" w:hAnsi="Arial" w:cs="Arial"/>
          <w:lang w:val="en-US"/>
        </w:rPr>
        <w:t>; T</w:t>
      </w:r>
      <w:r w:rsidR="00EC6552" w:rsidRPr="00B23F2E">
        <w:rPr>
          <w:rFonts w:ascii="Arial" w:hAnsi="Arial" w:cs="Arial"/>
          <w:lang w:val="en-US"/>
        </w:rPr>
        <w:t>able 1</w:t>
      </w:r>
      <w:r w:rsidR="003B5E9A" w:rsidRPr="00B23F2E">
        <w:rPr>
          <w:rFonts w:ascii="Arial" w:hAnsi="Arial" w:cs="Arial"/>
          <w:lang w:val="en-US"/>
        </w:rPr>
        <w:t>; See supplementary figure 6 for original data for each species</w:t>
      </w:r>
      <w:r w:rsidR="001A7465" w:rsidRPr="00B23F2E">
        <w:rPr>
          <w:rFonts w:ascii="Arial" w:hAnsi="Arial" w:cs="Arial"/>
          <w:lang w:val="en-US"/>
        </w:rPr>
        <w:t>)</w:t>
      </w:r>
      <w:r w:rsidRPr="00B23F2E">
        <w:rPr>
          <w:rFonts w:ascii="Arial" w:hAnsi="Arial" w:cs="Arial"/>
          <w:lang w:val="en-US"/>
        </w:rPr>
        <w:t>.</w:t>
      </w:r>
      <w:r w:rsidR="00EC6552" w:rsidRPr="00B23F2E">
        <w:rPr>
          <w:rFonts w:ascii="Arial" w:hAnsi="Arial" w:cs="Arial"/>
          <w:i/>
          <w:iCs/>
          <w:lang w:val="en-US"/>
        </w:rPr>
        <w:t xml:space="preserve"> </w:t>
      </w:r>
      <w:commentRangeStart w:id="566"/>
      <w:r w:rsidR="00EC6552" w:rsidRPr="00B23F2E">
        <w:rPr>
          <w:rFonts w:ascii="Arial" w:hAnsi="Arial" w:cs="Arial"/>
          <w:lang w:val="en-US"/>
        </w:rPr>
        <w:t>The temperature for optimal reproductive performance</w:t>
      </w:r>
      <w:r w:rsidR="006D257E" w:rsidRPr="00B23F2E">
        <w:rPr>
          <w:rFonts w:ascii="Arial" w:hAnsi="Arial" w:cs="Arial"/>
          <w:lang w:val="en-US"/>
        </w:rPr>
        <w:t xml:space="preserve">, </w:t>
      </w:r>
      <w:r w:rsidR="00EC6552" w:rsidRPr="00B23F2E">
        <w:rPr>
          <w:rFonts w:ascii="Arial" w:hAnsi="Arial" w:cs="Arial"/>
          <w:i/>
          <w:iCs/>
          <w:lang w:val="en-US"/>
        </w:rPr>
        <w:t>RTopt</w:t>
      </w:r>
      <w:r w:rsidR="006D257E" w:rsidRPr="00B23F2E">
        <w:rPr>
          <w:rFonts w:ascii="Arial" w:hAnsi="Arial" w:cs="Arial"/>
          <w:lang w:val="en-US"/>
        </w:rPr>
        <w:t>,</w:t>
      </w:r>
      <w:r w:rsidR="00EC6552" w:rsidRPr="00B23F2E">
        <w:rPr>
          <w:rFonts w:ascii="Arial" w:hAnsi="Arial" w:cs="Arial"/>
          <w:lang w:val="en-US"/>
        </w:rPr>
        <w:t xml:space="preserve"> did not correlate with their distribution patterns (</w:t>
      </w:r>
      <w:r w:rsidR="00EA385B" w:rsidRPr="00B23F2E">
        <w:rPr>
          <w:rFonts w:ascii="Arial" w:hAnsi="Arial" w:cs="Arial"/>
          <w:lang w:val="en-US"/>
        </w:rPr>
        <w:t>C</w:t>
      </w:r>
      <w:r w:rsidR="006D257E" w:rsidRPr="00B23F2E">
        <w:rPr>
          <w:rFonts w:ascii="Arial" w:hAnsi="Arial" w:cs="Arial"/>
          <w:lang w:val="en-US"/>
        </w:rPr>
        <w:t>oefficient = 0.17, 95% credible interval -2.74 – 3.17</w:t>
      </w:r>
      <w:r w:rsidR="00EC6552" w:rsidRPr="00B23F2E">
        <w:rPr>
          <w:rFonts w:ascii="Arial" w:hAnsi="Arial" w:cs="Arial"/>
          <w:lang w:val="en-US"/>
        </w:rPr>
        <w:t>).</w:t>
      </w:r>
      <w:commentRangeEnd w:id="566"/>
      <w:r w:rsidR="00004DEA">
        <w:rPr>
          <w:rStyle w:val="CommentReference"/>
          <w:rFonts w:asciiTheme="minorHAnsi" w:eastAsiaTheme="minorHAnsi" w:hAnsiTheme="minorHAnsi" w:cstheme="minorBidi"/>
          <w:lang w:eastAsia="en-US"/>
        </w:rPr>
        <w:commentReference w:id="566"/>
      </w:r>
      <w:r w:rsidR="00EC6552" w:rsidRPr="00B23F2E">
        <w:rPr>
          <w:rFonts w:ascii="Arial" w:hAnsi="Arial" w:cs="Arial"/>
          <w:lang w:val="en-US"/>
        </w:rPr>
        <w:t xml:space="preserve"> </w:t>
      </w:r>
      <w:commentRangeStart w:id="567"/>
      <w:r w:rsidR="00EC6552" w:rsidRPr="00B23F2E">
        <w:rPr>
          <w:rFonts w:ascii="Arial" w:hAnsi="Arial" w:cs="Arial"/>
          <w:lang w:val="en-US"/>
        </w:rPr>
        <w:t>There was no general trade-off between cold</w:t>
      </w:r>
      <w:r w:rsidR="00A70669" w:rsidRPr="00B23F2E">
        <w:rPr>
          <w:rFonts w:ascii="Arial" w:hAnsi="Arial" w:cs="Arial"/>
          <w:lang w:val="en-US"/>
        </w:rPr>
        <w:t xml:space="preserve"> tolerance (</w:t>
      </w:r>
      <w:r w:rsidR="00A70669" w:rsidRPr="00B23F2E">
        <w:rPr>
          <w:rFonts w:ascii="Arial" w:hAnsi="Arial" w:cs="Arial"/>
          <w:i/>
          <w:iCs/>
          <w:lang w:val="en-US"/>
        </w:rPr>
        <w:t>RTmin</w:t>
      </w:r>
      <w:r w:rsidR="00A70669" w:rsidRPr="00B23F2E">
        <w:rPr>
          <w:rFonts w:ascii="Arial" w:hAnsi="Arial" w:cs="Arial"/>
          <w:lang w:val="en-US"/>
        </w:rPr>
        <w:t>)</w:t>
      </w:r>
      <w:r w:rsidR="00EC6552" w:rsidRPr="00B23F2E">
        <w:rPr>
          <w:rFonts w:ascii="Arial" w:hAnsi="Arial" w:cs="Arial"/>
          <w:lang w:val="en-US"/>
        </w:rPr>
        <w:t xml:space="preserve"> versus </w:t>
      </w:r>
      <w:r w:rsidR="00B337B6" w:rsidRPr="00B23F2E">
        <w:rPr>
          <w:rFonts w:ascii="Arial" w:hAnsi="Arial" w:cs="Arial"/>
          <w:lang w:val="en-US"/>
        </w:rPr>
        <w:t>heat tolerance</w:t>
      </w:r>
      <w:r w:rsidR="00A70669" w:rsidRPr="00B23F2E">
        <w:rPr>
          <w:rFonts w:ascii="Arial" w:hAnsi="Arial" w:cs="Arial"/>
          <w:lang w:val="en-US"/>
        </w:rPr>
        <w:t xml:space="preserve"> (</w:t>
      </w:r>
      <w:r w:rsidR="00A70669" w:rsidRPr="00B23F2E">
        <w:rPr>
          <w:rFonts w:ascii="Arial" w:hAnsi="Arial" w:cs="Arial"/>
          <w:i/>
          <w:iCs/>
          <w:lang w:val="en-US"/>
        </w:rPr>
        <w:t>RTmax</w:t>
      </w:r>
      <w:r w:rsidR="00A70669" w:rsidRPr="00B23F2E">
        <w:rPr>
          <w:rFonts w:ascii="Arial" w:hAnsi="Arial" w:cs="Arial"/>
          <w:lang w:val="en-US"/>
        </w:rPr>
        <w:t>)</w:t>
      </w:r>
      <w:r w:rsidR="00EC6552" w:rsidRPr="00B23F2E">
        <w:rPr>
          <w:rFonts w:ascii="Arial" w:hAnsi="Arial" w:cs="Arial"/>
          <w:lang w:val="en-US"/>
        </w:rPr>
        <w:t xml:space="preserve"> </w:t>
      </w:r>
      <w:r w:rsidR="00883AA4" w:rsidRPr="00B23F2E">
        <w:rPr>
          <w:rFonts w:ascii="Arial" w:hAnsi="Arial" w:cs="Arial"/>
          <w:lang w:val="en-US"/>
        </w:rPr>
        <w:t>that</w:t>
      </w:r>
      <w:r w:rsidR="00EC6552" w:rsidRPr="00B23F2E">
        <w:rPr>
          <w:rFonts w:ascii="Arial" w:hAnsi="Arial" w:cs="Arial"/>
          <w:lang w:val="en-US"/>
        </w:rPr>
        <w:t xml:space="preserve"> correspond to their distribution types</w:t>
      </w:r>
      <w:r w:rsidR="00A70669" w:rsidRPr="00B23F2E">
        <w:rPr>
          <w:rFonts w:ascii="Arial" w:hAnsi="Arial" w:cs="Arial"/>
          <w:lang w:val="en-US"/>
        </w:rPr>
        <w:t xml:space="preserve"> </w:t>
      </w:r>
      <w:commentRangeEnd w:id="567"/>
      <w:r w:rsidR="00004DEA">
        <w:rPr>
          <w:rStyle w:val="CommentReference"/>
          <w:rFonts w:asciiTheme="minorHAnsi" w:eastAsiaTheme="minorHAnsi" w:hAnsiTheme="minorHAnsi" w:cstheme="minorBidi"/>
          <w:lang w:eastAsia="en-US"/>
        </w:rPr>
        <w:commentReference w:id="567"/>
      </w:r>
      <w:r w:rsidR="00A70669" w:rsidRPr="00B23F2E">
        <w:rPr>
          <w:rFonts w:ascii="Arial" w:hAnsi="Arial" w:cs="Arial"/>
          <w:lang w:val="en-US"/>
        </w:rPr>
        <w:t>(</w:t>
      </w:r>
      <w:r w:rsidR="00EA385B" w:rsidRPr="00B23F2E">
        <w:rPr>
          <w:rFonts w:ascii="Arial" w:hAnsi="Arial" w:cs="Arial"/>
          <w:lang w:val="en-US"/>
        </w:rPr>
        <w:t>R</w:t>
      </w:r>
      <w:r w:rsidR="00A70669" w:rsidRPr="00B23F2E">
        <w:rPr>
          <w:rFonts w:ascii="Arial" w:hAnsi="Arial" w:cs="Arial"/>
          <w:lang w:val="en-US"/>
        </w:rPr>
        <w:t>ho = -0.55, p = 0.13, Spearman’s rank test)</w:t>
      </w:r>
      <w:r w:rsidR="00EC6552" w:rsidRPr="00B23F2E">
        <w:rPr>
          <w:rFonts w:ascii="Arial" w:hAnsi="Arial" w:cs="Arial"/>
          <w:lang w:val="en-US"/>
        </w:rPr>
        <w:t>. For example, t</w:t>
      </w:r>
      <w:r w:rsidR="007813DB" w:rsidRPr="00B23F2E">
        <w:rPr>
          <w:rFonts w:ascii="Arial" w:hAnsi="Arial" w:cs="Arial"/>
          <w:lang w:val="en-US"/>
        </w:rPr>
        <w:t xml:space="preserve">he lowland-biased species </w:t>
      </w:r>
      <w:r w:rsidR="007813DB" w:rsidRPr="00B23F2E">
        <w:rPr>
          <w:rFonts w:ascii="Arial" w:hAnsi="Arial" w:cs="Arial"/>
          <w:i/>
          <w:iCs/>
          <w:lang w:val="en-US"/>
        </w:rPr>
        <w:t>D. bunnanda</w:t>
      </w:r>
      <w:r w:rsidR="007813DB" w:rsidRPr="00B23F2E">
        <w:rPr>
          <w:rFonts w:ascii="Arial" w:hAnsi="Arial" w:cs="Arial"/>
          <w:lang w:val="en-US"/>
        </w:rPr>
        <w:t xml:space="preserve"> ha</w:t>
      </w:r>
      <w:ins w:id="568" w:author="Jinlin Chen" w:date="2022-01-11T10:33:00Z">
        <w:r w:rsidR="00AD1794">
          <w:rPr>
            <w:rFonts w:ascii="Arial" w:hAnsi="Arial" w:cs="Arial"/>
            <w:lang w:val="en-US"/>
          </w:rPr>
          <w:t>s</w:t>
        </w:r>
      </w:ins>
      <w:del w:id="569" w:author="Jinlin Chen" w:date="2022-01-11T10:33:00Z">
        <w:r w:rsidR="007813DB" w:rsidRPr="00B23F2E" w:rsidDel="00AD1794">
          <w:rPr>
            <w:rFonts w:ascii="Arial" w:hAnsi="Arial" w:cs="Arial"/>
            <w:lang w:val="en-US"/>
          </w:rPr>
          <w:delText>ve</w:delText>
        </w:r>
      </w:del>
      <w:r w:rsidR="00FD1B7B" w:rsidRPr="00B23F2E">
        <w:rPr>
          <w:rFonts w:ascii="Arial" w:hAnsi="Arial" w:cs="Arial"/>
          <w:lang w:val="en-US"/>
        </w:rPr>
        <w:t xml:space="preserve"> </w:t>
      </w:r>
      <w:r w:rsidR="00AF4391" w:rsidRPr="00B23F2E">
        <w:rPr>
          <w:rFonts w:ascii="Arial" w:hAnsi="Arial" w:cs="Arial"/>
          <w:lang w:val="en-US"/>
        </w:rPr>
        <w:t xml:space="preserve">better heat tolerance and worse cold tolerance than </w:t>
      </w:r>
      <w:r w:rsidR="007813DB" w:rsidRPr="00B23F2E">
        <w:rPr>
          <w:rFonts w:ascii="Arial" w:hAnsi="Arial" w:cs="Arial"/>
          <w:lang w:val="en-US"/>
        </w:rPr>
        <w:t>it</w:t>
      </w:r>
      <w:r w:rsidR="00FD1B7B" w:rsidRPr="00B23F2E">
        <w:rPr>
          <w:rFonts w:ascii="Arial" w:hAnsi="Arial" w:cs="Arial"/>
          <w:lang w:val="en-US"/>
        </w:rPr>
        <w:t>s</w:t>
      </w:r>
      <w:r w:rsidR="007813DB" w:rsidRPr="00B23F2E">
        <w:rPr>
          <w:rFonts w:ascii="Arial" w:hAnsi="Arial" w:cs="Arial"/>
          <w:lang w:val="en-US"/>
        </w:rPr>
        <w:t xml:space="preserve"> upland-biased relative, </w:t>
      </w:r>
      <w:r w:rsidR="007813DB" w:rsidRPr="00B23F2E">
        <w:rPr>
          <w:rFonts w:ascii="Arial" w:hAnsi="Arial" w:cs="Arial"/>
          <w:i/>
          <w:iCs/>
          <w:lang w:val="en-US"/>
        </w:rPr>
        <w:t xml:space="preserve">D. </w:t>
      </w:r>
      <w:r w:rsidR="007813DB" w:rsidRPr="00B23F2E">
        <w:rPr>
          <w:rFonts w:ascii="Arial" w:hAnsi="Arial" w:cs="Arial"/>
          <w:i/>
          <w:iCs/>
          <w:lang w:val="en-US"/>
        </w:rPr>
        <w:lastRenderedPageBreak/>
        <w:t>birchii</w:t>
      </w:r>
      <w:r w:rsidR="007813DB" w:rsidRPr="00B23F2E">
        <w:rPr>
          <w:rFonts w:ascii="Arial" w:hAnsi="Arial" w:cs="Arial"/>
          <w:lang w:val="en-US"/>
        </w:rPr>
        <w:t xml:space="preserve">. </w:t>
      </w:r>
      <w:r w:rsidR="00055EB7" w:rsidRPr="00B23F2E">
        <w:rPr>
          <w:rFonts w:ascii="Arial" w:hAnsi="Arial" w:cs="Arial"/>
          <w:lang w:val="en-US"/>
        </w:rPr>
        <w:t xml:space="preserve">In contrast, </w:t>
      </w:r>
      <w:r w:rsidR="00055EB7" w:rsidRPr="00B23F2E">
        <w:rPr>
          <w:rFonts w:ascii="Arial" w:hAnsi="Arial" w:cs="Arial"/>
          <w:i/>
          <w:iCs/>
          <w:lang w:val="en-US"/>
        </w:rPr>
        <w:t>D. sulfurigaster</w:t>
      </w:r>
      <w:r w:rsidR="00055EB7" w:rsidRPr="00B23F2E">
        <w:rPr>
          <w:rFonts w:ascii="Arial" w:hAnsi="Arial" w:cs="Arial"/>
          <w:lang w:val="en-US"/>
        </w:rPr>
        <w:t xml:space="preserve"> outperform</w:t>
      </w:r>
      <w:r w:rsidR="00137D81" w:rsidRPr="00B23F2E">
        <w:rPr>
          <w:rFonts w:ascii="Arial" w:hAnsi="Arial" w:cs="Arial"/>
          <w:lang w:val="en-US"/>
        </w:rPr>
        <w:t>s</w:t>
      </w:r>
      <w:r w:rsidR="00055EB7" w:rsidRPr="00B23F2E">
        <w:rPr>
          <w:rFonts w:ascii="Arial" w:hAnsi="Arial" w:cs="Arial"/>
          <w:lang w:val="en-US"/>
        </w:rPr>
        <w:t xml:space="preserve"> its upland-biased relative, </w:t>
      </w:r>
      <w:r w:rsidR="00055EB7" w:rsidRPr="00B23F2E">
        <w:rPr>
          <w:rFonts w:ascii="Arial" w:hAnsi="Arial" w:cs="Arial"/>
          <w:i/>
          <w:iCs/>
          <w:lang w:val="en-US"/>
        </w:rPr>
        <w:t xml:space="preserve">D. </w:t>
      </w:r>
      <w:r w:rsidR="00EA5252" w:rsidRPr="00B23F2E">
        <w:rPr>
          <w:rFonts w:ascii="Arial" w:hAnsi="Arial" w:cs="Arial"/>
          <w:i/>
          <w:iCs/>
          <w:lang w:val="en-US"/>
        </w:rPr>
        <w:t>pallidifrons</w:t>
      </w:r>
      <w:r w:rsidR="009E7D0E" w:rsidRPr="00B23F2E">
        <w:rPr>
          <w:rFonts w:ascii="Arial" w:hAnsi="Arial" w:cs="Arial"/>
          <w:lang w:val="en-US"/>
        </w:rPr>
        <w:t>, in the whole range of temperature</w:t>
      </w:r>
      <w:r w:rsidR="0081381F" w:rsidRPr="00B23F2E">
        <w:rPr>
          <w:rFonts w:ascii="Arial" w:hAnsi="Arial" w:cs="Arial"/>
          <w:lang w:val="en-US"/>
        </w:rPr>
        <w:t>.</w:t>
      </w:r>
    </w:p>
    <w:p w14:paraId="01E35D21" w14:textId="77777777" w:rsidR="00034C9B" w:rsidRDefault="00034C9B" w:rsidP="007C1BC4">
      <w:pPr>
        <w:ind w:firstLine="720"/>
        <w:rPr>
          <w:ins w:id="570" w:author="Jinlin Chen" w:date="2022-01-11T11:59:00Z"/>
          <w:rFonts w:ascii="Arial" w:hAnsi="Arial" w:cs="Arial"/>
          <w:lang w:val="en-US"/>
        </w:rPr>
      </w:pPr>
    </w:p>
    <w:p w14:paraId="1B9EC080" w14:textId="51384B3D" w:rsidR="00034C9B" w:rsidRPr="00501F6B" w:rsidRDefault="00034C9B" w:rsidP="00501F6B">
      <w:pPr>
        <w:rPr>
          <w:rFonts w:ascii="Arial" w:hAnsi="Arial" w:cs="Arial"/>
          <w:i/>
          <w:iCs/>
          <w:lang w:val="en-US"/>
        </w:rPr>
      </w:pPr>
      <w:ins w:id="571" w:author="Jinlin Chen" w:date="2022-01-11T12:00:00Z">
        <w:r w:rsidRPr="00501F6B">
          <w:rPr>
            <w:rFonts w:ascii="Arial" w:hAnsi="Arial" w:cs="Arial"/>
            <w:i/>
            <w:iCs/>
            <w:lang w:val="en-US"/>
          </w:rPr>
          <w:t>3.Cold</w:t>
        </w:r>
      </w:ins>
      <w:ins w:id="572" w:author="Jinlin Chen" w:date="2022-01-11T11:59:00Z">
        <w:r w:rsidRPr="00501F6B">
          <w:rPr>
            <w:rFonts w:ascii="Arial" w:hAnsi="Arial" w:cs="Arial"/>
            <w:i/>
            <w:iCs/>
            <w:lang w:val="en-US"/>
          </w:rPr>
          <w:t xml:space="preserve"> tolerance</w:t>
        </w:r>
      </w:ins>
    </w:p>
    <w:p w14:paraId="5E90BDD5" w14:textId="5AFE14E9" w:rsidR="00034C9B" w:rsidRDefault="00C827CB" w:rsidP="00034C9B">
      <w:pPr>
        <w:ind w:firstLine="720"/>
        <w:rPr>
          <w:ins w:id="573" w:author="Jinlin Chen" w:date="2022-01-11T12:00:00Z"/>
          <w:rFonts w:ascii="Arial" w:hAnsi="Arial" w:cs="Arial"/>
          <w:lang w:val="en-US"/>
        </w:rPr>
      </w:pPr>
      <w:r w:rsidRPr="00B23F2E">
        <w:rPr>
          <w:rFonts w:ascii="Arial" w:hAnsi="Arial" w:cs="Arial"/>
          <w:lang w:val="en-US"/>
        </w:rPr>
        <w:t xml:space="preserve">Values of </w:t>
      </w:r>
      <w:r w:rsidRPr="00B23F2E">
        <w:rPr>
          <w:rFonts w:ascii="Arial" w:hAnsi="Arial" w:cs="Arial"/>
          <w:i/>
          <w:iCs/>
          <w:lang w:val="en-US"/>
        </w:rPr>
        <w:t>RTmin</w:t>
      </w:r>
      <w:r w:rsidR="001A7465" w:rsidRPr="00B23F2E">
        <w:rPr>
          <w:rFonts w:ascii="Arial" w:hAnsi="Arial" w:cs="Arial"/>
          <w:lang w:val="en-US"/>
        </w:rPr>
        <w:t xml:space="preserve"> </w:t>
      </w:r>
      <w:r w:rsidR="007974D2" w:rsidRPr="00B23F2E">
        <w:rPr>
          <w:rFonts w:ascii="Arial" w:hAnsi="Arial" w:cs="Arial"/>
          <w:lang w:val="en-US"/>
        </w:rPr>
        <w:t>were not correlated with</w:t>
      </w:r>
      <w:r w:rsidR="001A7465" w:rsidRPr="00B23F2E">
        <w:rPr>
          <w:rFonts w:ascii="Arial" w:hAnsi="Arial" w:cs="Arial"/>
          <w:lang w:val="en-US"/>
        </w:rPr>
        <w:t xml:space="preserve"> the species distribution patterns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a</w:t>
      </w:r>
      <w:r w:rsidR="00E432E6" w:rsidRPr="00B23F2E">
        <w:rPr>
          <w:rFonts w:ascii="Arial" w:hAnsi="Arial" w:cs="Arial"/>
          <w:lang w:val="en-US"/>
        </w:rPr>
        <w:t xml:space="preserve">. </w:t>
      </w:r>
      <w:commentRangeStart w:id="574"/>
      <w:r w:rsidR="00EA385B" w:rsidRPr="00B23F2E">
        <w:rPr>
          <w:rFonts w:ascii="Arial" w:hAnsi="Arial" w:cs="Arial"/>
          <w:lang w:val="en-US"/>
        </w:rPr>
        <w:t>C</w:t>
      </w:r>
      <w:r w:rsidR="001A7465" w:rsidRPr="00B23F2E">
        <w:rPr>
          <w:rFonts w:ascii="Arial" w:hAnsi="Arial" w:cs="Arial"/>
          <w:lang w:val="en-US"/>
        </w:rPr>
        <w:t xml:space="preserve">oefficient = </w:t>
      </w:r>
      <w:r w:rsidR="008260C8" w:rsidRPr="00B23F2E">
        <w:rPr>
          <w:rFonts w:ascii="Arial" w:hAnsi="Arial" w:cs="Arial"/>
          <w:lang w:val="en-US"/>
        </w:rPr>
        <w:t>-</w:t>
      </w:r>
      <w:r w:rsidR="001A7465" w:rsidRPr="00B23F2E">
        <w:rPr>
          <w:rFonts w:ascii="Arial" w:hAnsi="Arial" w:cs="Arial"/>
          <w:lang w:val="en-US"/>
        </w:rPr>
        <w:t>0.</w:t>
      </w:r>
      <w:r w:rsidR="008260C8" w:rsidRPr="00B23F2E">
        <w:rPr>
          <w:rFonts w:ascii="Arial" w:hAnsi="Arial" w:cs="Arial"/>
          <w:lang w:val="en-US"/>
        </w:rPr>
        <w:t>24</w:t>
      </w:r>
      <w:r w:rsidR="001A7465" w:rsidRPr="00B23F2E">
        <w:rPr>
          <w:rFonts w:ascii="Arial" w:hAnsi="Arial" w:cs="Arial"/>
          <w:lang w:val="en-US"/>
        </w:rPr>
        <w:t xml:space="preserve">, 95% </w:t>
      </w:r>
      <w:r w:rsidR="008260C8" w:rsidRPr="00B23F2E">
        <w:rPr>
          <w:rFonts w:ascii="Arial" w:hAnsi="Arial" w:cs="Arial"/>
          <w:lang w:val="en-US"/>
        </w:rPr>
        <w:t>credible interval</w:t>
      </w:r>
      <w:r w:rsidR="001A7465" w:rsidRPr="00B23F2E">
        <w:rPr>
          <w:rFonts w:ascii="Arial" w:hAnsi="Arial" w:cs="Arial"/>
          <w:lang w:val="en-US"/>
        </w:rPr>
        <w:t xml:space="preserve"> = -</w:t>
      </w:r>
      <w:r w:rsidR="008260C8" w:rsidRPr="00B23F2E">
        <w:rPr>
          <w:rFonts w:ascii="Arial" w:hAnsi="Arial" w:cs="Arial"/>
          <w:lang w:val="en-US"/>
        </w:rPr>
        <w:t>4.26</w:t>
      </w:r>
      <w:r w:rsidR="001A7465" w:rsidRPr="00B23F2E">
        <w:rPr>
          <w:rFonts w:ascii="Arial" w:hAnsi="Arial" w:cs="Arial"/>
          <w:lang w:val="en-US"/>
        </w:rPr>
        <w:t xml:space="preserve"> – </w:t>
      </w:r>
      <w:r w:rsidR="008260C8" w:rsidRPr="00B23F2E">
        <w:rPr>
          <w:rFonts w:ascii="Arial" w:hAnsi="Arial" w:cs="Arial"/>
          <w:lang w:val="en-US"/>
        </w:rPr>
        <w:t>3.85</w:t>
      </w:r>
      <w:commentRangeEnd w:id="574"/>
      <w:r w:rsidR="00004DEA">
        <w:rPr>
          <w:rStyle w:val="CommentReference"/>
          <w:rFonts w:asciiTheme="minorHAnsi" w:eastAsiaTheme="minorHAnsi" w:hAnsiTheme="minorHAnsi" w:cstheme="minorBidi"/>
          <w:lang w:eastAsia="en-US"/>
        </w:rPr>
        <w:commentReference w:id="574"/>
      </w:r>
      <w:r w:rsidR="001A7465" w:rsidRPr="00B23F2E">
        <w:rPr>
          <w:rFonts w:ascii="Arial" w:hAnsi="Arial" w:cs="Arial"/>
          <w:lang w:val="en-US"/>
        </w:rPr>
        <w:t xml:space="preserve">). Similarly, </w:t>
      </w:r>
      <w:r w:rsidR="00250641" w:rsidRPr="00B23F2E">
        <w:rPr>
          <w:rFonts w:ascii="Arial" w:hAnsi="Arial" w:cs="Arial"/>
          <w:lang w:val="en-US"/>
        </w:rPr>
        <w:t>upland-biased</w:t>
      </w:r>
      <w:r w:rsidR="001A7465" w:rsidRPr="00B23F2E">
        <w:rPr>
          <w:rFonts w:ascii="Arial" w:hAnsi="Arial" w:cs="Arial"/>
          <w:lang w:val="en-US"/>
        </w:rPr>
        <w:t xml:space="preserve"> species did not show higher fecundity at the low temperature, 17</w:t>
      </w:r>
      <w:r w:rsidR="001A7465" w:rsidRPr="00B23F2E">
        <w:rPr>
          <w:rFonts w:ascii="Arial" w:hAnsi="Arial" w:cs="Arial"/>
        </w:rPr>
        <w:t>°C</w:t>
      </w:r>
      <w:r w:rsidR="001A7465" w:rsidRPr="00B23F2E">
        <w:rPr>
          <w:rFonts w:ascii="Arial" w:hAnsi="Arial" w:cs="Arial"/>
          <w:lang w:val="en-US"/>
        </w:rPr>
        <w:t xml:space="preserve">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b</w:t>
      </w:r>
      <w:r w:rsidR="00E432E6" w:rsidRPr="00B23F2E">
        <w:rPr>
          <w:rFonts w:ascii="Arial" w:hAnsi="Arial" w:cs="Arial"/>
          <w:lang w:val="en-US"/>
        </w:rPr>
        <w:t xml:space="preserve">. </w:t>
      </w:r>
      <w:r w:rsidR="00EA385B" w:rsidRPr="00B23F2E">
        <w:rPr>
          <w:rFonts w:ascii="Arial" w:hAnsi="Arial" w:cs="Arial"/>
          <w:lang w:val="en-US"/>
        </w:rPr>
        <w:t>C</w:t>
      </w:r>
      <w:r w:rsidR="008260C8" w:rsidRPr="00B23F2E">
        <w:rPr>
          <w:rFonts w:ascii="Arial" w:hAnsi="Arial" w:cs="Arial"/>
          <w:lang w:val="en-US"/>
        </w:rPr>
        <w:t>oefficient = -0.13, 95% credible interval -3.93 – 3.77</w:t>
      </w:r>
      <w:r w:rsidR="001A7465" w:rsidRPr="00B23F2E">
        <w:rPr>
          <w:rFonts w:ascii="Arial" w:hAnsi="Arial" w:cs="Arial"/>
          <w:lang w:val="en-US"/>
        </w:rPr>
        <w:t xml:space="preserve">). </w:t>
      </w:r>
      <w:r w:rsidR="00A40313" w:rsidRPr="00B23F2E">
        <w:rPr>
          <w:rFonts w:ascii="Arial" w:hAnsi="Arial" w:cs="Arial"/>
          <w:lang w:val="en-US"/>
        </w:rPr>
        <w:t>When exposed to acute sublethal low temperature (5</w:t>
      </w:r>
      <w:r w:rsidR="00A40313" w:rsidRPr="00B23F2E">
        <w:rPr>
          <w:rFonts w:ascii="Arial" w:hAnsi="Arial" w:cs="Arial"/>
        </w:rPr>
        <w:t>°C</w:t>
      </w:r>
      <w:r w:rsidR="00A40313" w:rsidRPr="00B23F2E">
        <w:rPr>
          <w:rFonts w:ascii="Arial" w:hAnsi="Arial" w:cs="Arial"/>
          <w:lang w:val="en-US"/>
        </w:rPr>
        <w:t xml:space="preserve">), </w:t>
      </w:r>
      <w:r w:rsidR="000553CF" w:rsidRPr="00B23F2E">
        <w:rPr>
          <w:rFonts w:ascii="Arial" w:hAnsi="Arial" w:cs="Arial"/>
          <w:lang w:val="en-US"/>
        </w:rPr>
        <w:t>all</w:t>
      </w:r>
      <w:r w:rsidR="00A40313" w:rsidRPr="00B23F2E">
        <w:rPr>
          <w:rFonts w:ascii="Arial" w:hAnsi="Arial" w:cs="Arial"/>
          <w:lang w:val="en-US"/>
        </w:rPr>
        <w:t xml:space="preserve"> </w:t>
      </w:r>
      <w:r w:rsidR="000553CF" w:rsidRPr="00B23F2E">
        <w:rPr>
          <w:rFonts w:ascii="Arial" w:hAnsi="Arial" w:cs="Arial"/>
          <w:lang w:val="en-US"/>
        </w:rPr>
        <w:t>seven tropical</w:t>
      </w:r>
      <w:r w:rsidR="00A40313" w:rsidRPr="00B23F2E">
        <w:rPr>
          <w:rFonts w:ascii="Arial" w:hAnsi="Arial" w:cs="Arial"/>
          <w:lang w:val="en-US"/>
        </w:rPr>
        <w:t xml:space="preserve"> </w:t>
      </w:r>
      <w:r w:rsidR="00A40313" w:rsidRPr="00B23F2E">
        <w:rPr>
          <w:rFonts w:ascii="Arial" w:hAnsi="Arial" w:cs="Arial"/>
          <w:i/>
          <w:iCs/>
          <w:lang w:val="en-US"/>
        </w:rPr>
        <w:t>Drosophila</w:t>
      </w:r>
      <w:r w:rsidR="00A40313" w:rsidRPr="00B23F2E">
        <w:rPr>
          <w:rFonts w:ascii="Arial" w:hAnsi="Arial" w:cs="Arial"/>
          <w:lang w:val="en-US"/>
        </w:rPr>
        <w:t xml:space="preserve"> specie</w:t>
      </w:r>
      <w:r w:rsidR="000553CF" w:rsidRPr="00B23F2E">
        <w:rPr>
          <w:rFonts w:ascii="Arial" w:hAnsi="Arial" w:cs="Arial"/>
          <w:lang w:val="en-US"/>
        </w:rPr>
        <w:t xml:space="preserve">s </w:t>
      </w:r>
      <w:r w:rsidR="00A40313" w:rsidRPr="00B23F2E">
        <w:rPr>
          <w:rFonts w:ascii="Arial" w:hAnsi="Arial" w:cs="Arial"/>
          <w:lang w:val="en-US"/>
        </w:rPr>
        <w:t>show</w:t>
      </w:r>
      <w:r w:rsidR="000553CF" w:rsidRPr="00B23F2E">
        <w:rPr>
          <w:rFonts w:ascii="Arial" w:hAnsi="Arial" w:cs="Arial"/>
          <w:lang w:val="en-US"/>
        </w:rPr>
        <w:t>ed</w:t>
      </w:r>
      <w:r w:rsidR="00A40313" w:rsidRPr="00B23F2E">
        <w:rPr>
          <w:rFonts w:ascii="Arial" w:hAnsi="Arial" w:cs="Arial"/>
          <w:lang w:val="en-US"/>
        </w:rPr>
        <w:t xml:space="preserve"> similar</w:t>
      </w:r>
      <w:r w:rsidR="000553CF" w:rsidRPr="00B23F2E">
        <w:rPr>
          <w:rFonts w:ascii="Arial" w:hAnsi="Arial" w:cs="Arial"/>
          <w:lang w:val="en-US"/>
        </w:rPr>
        <w:t>ly weak</w:t>
      </w:r>
      <w:r w:rsidR="00A40313" w:rsidRPr="00B23F2E">
        <w:rPr>
          <w:rFonts w:ascii="Arial" w:hAnsi="Arial" w:cs="Arial"/>
          <w:lang w:val="en-US"/>
        </w:rPr>
        <w:t xml:space="preserve"> resistance </w:t>
      </w:r>
      <w:r w:rsidR="000553CF" w:rsidRPr="00B23F2E">
        <w:rPr>
          <w:rFonts w:ascii="Arial" w:hAnsi="Arial" w:cs="Arial"/>
          <w:lang w:val="en-US"/>
        </w:rPr>
        <w:t xml:space="preserve">compared to </w:t>
      </w:r>
      <w:r w:rsidR="000553CF" w:rsidRPr="00B23F2E">
        <w:rPr>
          <w:rFonts w:ascii="Arial" w:hAnsi="Arial" w:cs="Arial"/>
          <w:i/>
          <w:iCs/>
          <w:lang w:val="en-US"/>
        </w:rPr>
        <w:t>D. simulans</w:t>
      </w:r>
      <w:r w:rsidR="000553CF" w:rsidRPr="00B23F2E">
        <w:rPr>
          <w:rFonts w:ascii="Arial" w:hAnsi="Arial" w:cs="Arial"/>
          <w:lang w:val="en-US"/>
        </w:rPr>
        <w:t xml:space="preserve"> and </w:t>
      </w:r>
      <w:r w:rsidR="000553CF" w:rsidRPr="00B23F2E">
        <w:rPr>
          <w:rFonts w:ascii="Arial" w:hAnsi="Arial" w:cs="Arial"/>
          <w:i/>
          <w:iCs/>
          <w:lang w:val="en-US"/>
        </w:rPr>
        <w:t>D. melanogaster</w:t>
      </w:r>
      <w:r w:rsidR="000553CF" w:rsidRPr="00B23F2E">
        <w:rPr>
          <w:rFonts w:ascii="Arial" w:hAnsi="Arial" w:cs="Arial"/>
          <w:lang w:val="en-US"/>
        </w:rPr>
        <w:t xml:space="preserve"> </w:t>
      </w:r>
      <w:r w:rsidR="00A40313" w:rsidRPr="00B23F2E">
        <w:rPr>
          <w:rFonts w:ascii="Arial" w:hAnsi="Arial" w:cs="Arial"/>
          <w:lang w:val="en-US"/>
        </w:rPr>
        <w:t>(</w:t>
      </w:r>
      <w:commentRangeStart w:id="575"/>
      <w:r w:rsidR="00651714" w:rsidRPr="00B23F2E">
        <w:rPr>
          <w:rFonts w:ascii="Arial" w:hAnsi="Arial" w:cs="Arial"/>
          <w:lang w:val="en-US"/>
        </w:rPr>
        <w:t xml:space="preserve">Supplementary table </w:t>
      </w:r>
      <w:r w:rsidR="0048031B" w:rsidRPr="00B23F2E">
        <w:rPr>
          <w:rFonts w:ascii="Arial" w:hAnsi="Arial" w:cs="Arial"/>
          <w:lang w:val="en-US"/>
        </w:rPr>
        <w:t>2</w:t>
      </w:r>
      <w:r w:rsidR="008D6F16" w:rsidRPr="00B23F2E">
        <w:rPr>
          <w:rFonts w:ascii="Arial" w:hAnsi="Arial" w:cs="Arial"/>
          <w:lang w:val="en-US"/>
        </w:rPr>
        <w:t xml:space="preserve"> for Tukey multiple pairwise-comparisons</w:t>
      </w:r>
      <w:commentRangeEnd w:id="575"/>
      <w:r w:rsidR="00004DEA">
        <w:rPr>
          <w:rStyle w:val="CommentReference"/>
          <w:rFonts w:asciiTheme="minorHAnsi" w:eastAsiaTheme="minorHAnsi" w:hAnsiTheme="minorHAnsi" w:cstheme="minorBidi"/>
          <w:lang w:eastAsia="en-US"/>
        </w:rPr>
        <w:commentReference w:id="575"/>
      </w:r>
      <w:r w:rsidR="00A40313" w:rsidRPr="00B23F2E">
        <w:rPr>
          <w:rFonts w:ascii="Arial" w:hAnsi="Arial" w:cs="Arial"/>
          <w:lang w:val="en-US"/>
        </w:rPr>
        <w:t xml:space="preserve">). </w:t>
      </w:r>
      <w:r w:rsidR="001A7465" w:rsidRPr="00B23F2E">
        <w:rPr>
          <w:rFonts w:ascii="Arial" w:hAnsi="Arial" w:cs="Arial"/>
          <w:lang w:val="en-US"/>
        </w:rPr>
        <w:t>All species recovered their fecundity after eight-day exposure to 14</w:t>
      </w:r>
      <w:r w:rsidR="001A7465" w:rsidRPr="00B23F2E">
        <w:rPr>
          <w:rFonts w:ascii="Arial" w:hAnsi="Arial" w:cs="Arial"/>
        </w:rPr>
        <w:t>°C</w:t>
      </w:r>
      <w:r w:rsidR="001A7465" w:rsidRPr="00B23F2E">
        <w:rPr>
          <w:rFonts w:ascii="Arial" w:hAnsi="Arial" w:cs="Arial"/>
          <w:lang w:val="en-US"/>
        </w:rPr>
        <w:t>. This recovered fecundity showed a minor but no</w:t>
      </w:r>
      <w:r w:rsidR="00D1467F" w:rsidRPr="00B23F2E">
        <w:rPr>
          <w:rFonts w:ascii="Arial" w:hAnsi="Arial" w:cs="Arial"/>
          <w:lang w:val="en-US"/>
        </w:rPr>
        <w:t>n-</w:t>
      </w:r>
      <w:r w:rsidR="001A7465" w:rsidRPr="00B23F2E">
        <w:rPr>
          <w:rFonts w:ascii="Arial" w:hAnsi="Arial" w:cs="Arial"/>
          <w:lang w:val="en-US"/>
        </w:rPr>
        <w:t>significant increase</w:t>
      </w:r>
      <w:r w:rsidR="00825146" w:rsidRPr="00B23F2E">
        <w:rPr>
          <w:rFonts w:ascii="Arial" w:hAnsi="Arial" w:cs="Arial"/>
          <w:lang w:val="en-US"/>
        </w:rPr>
        <w:t xml:space="preserve"> among upland species</w:t>
      </w:r>
      <w:r w:rsidR="001A7465"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c</w:t>
      </w:r>
      <w:r w:rsidR="00386252" w:rsidRPr="00B23F2E">
        <w:rPr>
          <w:rFonts w:ascii="Arial" w:hAnsi="Arial" w:cs="Arial"/>
          <w:lang w:val="en-US"/>
        </w:rPr>
        <w:t xml:space="preserve">. </w:t>
      </w:r>
      <w:r w:rsidR="00EA385B" w:rsidRPr="00B23F2E">
        <w:rPr>
          <w:rFonts w:ascii="Arial" w:hAnsi="Arial" w:cs="Arial"/>
          <w:lang w:val="en-US"/>
        </w:rPr>
        <w:t>C</w:t>
      </w:r>
      <w:r w:rsidR="001A7465" w:rsidRPr="00B23F2E">
        <w:rPr>
          <w:rFonts w:ascii="Arial" w:hAnsi="Arial" w:cs="Arial"/>
          <w:lang w:val="en-US"/>
        </w:rPr>
        <w:t>oefficient = 0.3</w:t>
      </w:r>
      <w:r w:rsidR="00825146" w:rsidRPr="00B23F2E">
        <w:rPr>
          <w:rFonts w:ascii="Arial" w:hAnsi="Arial" w:cs="Arial"/>
          <w:lang w:val="en-US"/>
        </w:rPr>
        <w:t>4</w:t>
      </w:r>
      <w:r w:rsidR="001A7465" w:rsidRPr="00B23F2E">
        <w:rPr>
          <w:rFonts w:ascii="Arial" w:hAnsi="Arial" w:cs="Arial"/>
          <w:lang w:val="en-US"/>
        </w:rPr>
        <w:t>,</w:t>
      </w:r>
      <w:r w:rsidR="00825146" w:rsidRPr="00B23F2E">
        <w:rPr>
          <w:rFonts w:ascii="Arial" w:hAnsi="Arial" w:cs="Arial"/>
          <w:lang w:val="en-US"/>
        </w:rPr>
        <w:t xml:space="preserve"> 95% credible interval -0.52 – 1.18</w:t>
      </w:r>
      <w:r w:rsidR="001A7465" w:rsidRPr="00B23F2E">
        <w:rPr>
          <w:rFonts w:ascii="Arial" w:hAnsi="Arial" w:cs="Arial"/>
          <w:lang w:val="en-US"/>
        </w:rPr>
        <w:t>).</w:t>
      </w:r>
      <w:r w:rsidR="00A40313" w:rsidRPr="00B23F2E">
        <w:rPr>
          <w:rFonts w:ascii="Arial" w:hAnsi="Arial" w:cs="Arial"/>
          <w:lang w:val="en-US"/>
        </w:rPr>
        <w:t xml:space="preserve"> </w:t>
      </w:r>
      <w:r w:rsidR="0003504A" w:rsidRPr="00B23F2E">
        <w:rPr>
          <w:rFonts w:ascii="Arial" w:hAnsi="Arial" w:cs="Arial"/>
          <w:lang w:val="en-US"/>
        </w:rPr>
        <w:t xml:space="preserve">It took longer for upland species </w:t>
      </w:r>
      <w:r w:rsidR="00A40313" w:rsidRPr="00B23F2E">
        <w:rPr>
          <w:rFonts w:ascii="Arial" w:hAnsi="Arial" w:cs="Arial"/>
          <w:lang w:val="en-US"/>
        </w:rPr>
        <w:t>to re</w:t>
      </w:r>
      <w:r w:rsidR="006B1674" w:rsidRPr="00B23F2E">
        <w:rPr>
          <w:rFonts w:ascii="Arial" w:hAnsi="Arial" w:cs="Arial"/>
          <w:lang w:val="en-US"/>
        </w:rPr>
        <w:t>gain mobility</w:t>
      </w:r>
      <w:r w:rsidR="00A40313" w:rsidRPr="00B23F2E">
        <w:rPr>
          <w:rFonts w:ascii="Arial" w:hAnsi="Arial" w:cs="Arial"/>
          <w:lang w:val="en-US"/>
        </w:rPr>
        <w:t xml:space="preserve"> </w:t>
      </w:r>
      <w:r w:rsidR="006B1674" w:rsidRPr="00B23F2E">
        <w:rPr>
          <w:rFonts w:ascii="Arial" w:hAnsi="Arial" w:cs="Arial"/>
          <w:lang w:val="en-US"/>
        </w:rPr>
        <w:t>after</w:t>
      </w:r>
      <w:r w:rsidR="00A40313" w:rsidRPr="00B23F2E">
        <w:rPr>
          <w:rFonts w:ascii="Arial" w:hAnsi="Arial" w:cs="Arial"/>
          <w:lang w:val="en-US"/>
        </w:rPr>
        <w:t xml:space="preserve"> the chill coma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d</w:t>
      </w:r>
      <w:r w:rsidR="00386252" w:rsidRPr="00B23F2E">
        <w:rPr>
          <w:rFonts w:ascii="Arial" w:hAnsi="Arial" w:cs="Arial"/>
          <w:lang w:val="en-US"/>
        </w:rPr>
        <w:t xml:space="preserve">. </w:t>
      </w:r>
      <w:r w:rsidR="00EA385B" w:rsidRPr="00B23F2E">
        <w:rPr>
          <w:rFonts w:ascii="Arial" w:hAnsi="Arial" w:cs="Arial"/>
          <w:lang w:val="en-US"/>
        </w:rPr>
        <w:t>M</w:t>
      </w:r>
      <w:r w:rsidR="00A40313" w:rsidRPr="00B23F2E">
        <w:rPr>
          <w:rFonts w:ascii="Arial" w:hAnsi="Arial" w:cs="Arial"/>
          <w:lang w:val="en-US"/>
        </w:rPr>
        <w:t xml:space="preserve">ale: </w:t>
      </w:r>
      <w:r w:rsidR="00825146" w:rsidRPr="00B23F2E">
        <w:rPr>
          <w:rFonts w:ascii="Arial" w:hAnsi="Arial" w:cs="Arial"/>
          <w:lang w:val="en-US"/>
        </w:rPr>
        <w:t>coefficient</w:t>
      </w:r>
      <w:r w:rsidR="00A40313" w:rsidRPr="00B23F2E">
        <w:rPr>
          <w:rFonts w:ascii="Arial" w:hAnsi="Arial" w:cs="Arial"/>
          <w:lang w:val="en-US"/>
        </w:rPr>
        <w:t xml:space="preserve"> = </w:t>
      </w:r>
      <w:r w:rsidR="00825146" w:rsidRPr="00B23F2E">
        <w:rPr>
          <w:rFonts w:ascii="Arial" w:hAnsi="Arial" w:cs="Arial"/>
          <w:lang w:val="en-US"/>
        </w:rPr>
        <w:t xml:space="preserve">14.14 (-8.43 – 36.8); </w:t>
      </w:r>
      <w:r w:rsidR="00A40313" w:rsidRPr="00B23F2E">
        <w:rPr>
          <w:rFonts w:ascii="Arial" w:hAnsi="Arial" w:cs="Arial"/>
          <w:lang w:val="en-US"/>
        </w:rPr>
        <w:t xml:space="preserve">female: </w:t>
      </w:r>
      <w:r w:rsidR="00825146" w:rsidRPr="00B23F2E">
        <w:rPr>
          <w:rFonts w:ascii="Arial" w:hAnsi="Arial" w:cs="Arial"/>
          <w:lang w:val="en-US"/>
        </w:rPr>
        <w:t>coefficient = 9.44 (-1.77 – 22.26)</w:t>
      </w:r>
      <w:r w:rsidR="00A40313" w:rsidRPr="00B23F2E">
        <w:rPr>
          <w:rFonts w:ascii="Arial" w:hAnsi="Arial" w:cs="Arial"/>
          <w:lang w:val="en-US"/>
        </w:rPr>
        <w:t>),</w:t>
      </w:r>
      <w:r w:rsidR="0003504A" w:rsidRPr="00B23F2E">
        <w:rPr>
          <w:rFonts w:ascii="Arial" w:hAnsi="Arial" w:cs="Arial"/>
          <w:lang w:val="en-US"/>
        </w:rPr>
        <w:t xml:space="preserve"> </w:t>
      </w:r>
      <w:r w:rsidR="00A40313" w:rsidRPr="00B23F2E">
        <w:rPr>
          <w:rFonts w:ascii="Arial" w:hAnsi="Arial" w:cs="Arial"/>
          <w:lang w:val="en-US"/>
        </w:rPr>
        <w:t>presumably disadvantaged in the upland environment.</w:t>
      </w:r>
    </w:p>
    <w:p w14:paraId="60752242" w14:textId="77777777" w:rsidR="00034C9B" w:rsidRDefault="00034C9B" w:rsidP="00034C9B">
      <w:pPr>
        <w:ind w:firstLine="720"/>
        <w:rPr>
          <w:ins w:id="576" w:author="Jinlin Chen" w:date="2022-01-11T12:00:00Z"/>
          <w:rFonts w:ascii="Arial" w:hAnsi="Arial" w:cs="Arial"/>
          <w:lang w:val="en-US"/>
        </w:rPr>
      </w:pPr>
    </w:p>
    <w:p w14:paraId="1CC8FB5B" w14:textId="3D275178" w:rsidR="00034C9B" w:rsidRPr="00501F6B" w:rsidRDefault="00034C9B" w:rsidP="00501F6B">
      <w:pPr>
        <w:rPr>
          <w:rFonts w:ascii="Arial" w:hAnsi="Arial" w:cs="Arial"/>
          <w:i/>
          <w:iCs/>
          <w:lang w:val="en-US"/>
        </w:rPr>
      </w:pPr>
      <w:ins w:id="577" w:author="Jinlin Chen" w:date="2022-01-11T12:00:00Z">
        <w:r w:rsidRPr="00501F6B">
          <w:rPr>
            <w:rFonts w:ascii="Arial" w:hAnsi="Arial" w:cs="Arial"/>
            <w:i/>
            <w:iCs/>
            <w:lang w:val="en-US"/>
          </w:rPr>
          <w:t>4.Heat tolerance</w:t>
        </w:r>
      </w:ins>
    </w:p>
    <w:p w14:paraId="6C9E7A68" w14:textId="4877A945" w:rsidR="00417B81" w:rsidRDefault="00883AA4" w:rsidP="007C1BC4">
      <w:pPr>
        <w:ind w:firstLine="720"/>
        <w:rPr>
          <w:ins w:id="578" w:author="Jinlin Chen" w:date="2022-01-11T12:01:00Z"/>
          <w:rFonts w:ascii="Arial" w:hAnsi="Arial" w:cs="Arial"/>
          <w:lang w:val="en-US"/>
        </w:rPr>
      </w:pPr>
      <w:r w:rsidRPr="00B23F2E">
        <w:rPr>
          <w:rFonts w:ascii="Arial" w:hAnsi="Arial" w:cs="Arial"/>
          <w:lang w:val="en-US"/>
        </w:rPr>
        <w:t xml:space="preserve">Regardless of the small variation of </w:t>
      </w:r>
      <w:r w:rsidRPr="00B23F2E">
        <w:rPr>
          <w:rFonts w:ascii="Arial" w:hAnsi="Arial" w:cs="Arial"/>
          <w:i/>
          <w:iCs/>
          <w:lang w:val="en-US"/>
        </w:rPr>
        <w:t>RTmax</w:t>
      </w:r>
      <w:r w:rsidRPr="00B23F2E">
        <w:rPr>
          <w:rFonts w:ascii="Arial" w:hAnsi="Arial" w:cs="Arial"/>
          <w:lang w:val="en-US"/>
        </w:rPr>
        <w:t xml:space="preserve"> </w:t>
      </w:r>
      <w:ins w:id="579" w:author="Jinlin Chen" w:date="2022-01-17T14:32:00Z">
        <w:r w:rsidR="00004DEA">
          <w:rPr>
            <w:rFonts w:ascii="Arial" w:hAnsi="Arial" w:cs="Arial"/>
            <w:lang w:val="en-US"/>
          </w:rPr>
          <w:t xml:space="preserve">(standard deviation = </w:t>
        </w:r>
      </w:ins>
      <w:ins w:id="580" w:author="Jinlin Chen" w:date="2022-01-17T14:33:00Z">
        <w:r w:rsidR="00004DEA">
          <w:rPr>
            <w:rFonts w:ascii="Arial" w:hAnsi="Arial" w:cs="Arial"/>
            <w:lang w:val="en-US"/>
          </w:rPr>
          <w:t>2.79</w:t>
        </w:r>
      </w:ins>
      <w:ins w:id="581" w:author="Jinlin Chen" w:date="2022-01-17T14:32:00Z">
        <w:r w:rsidR="00004DEA">
          <w:rPr>
            <w:rFonts w:ascii="Arial" w:hAnsi="Arial" w:cs="Arial"/>
            <w:lang w:val="en-US"/>
          </w:rPr>
          <w:t xml:space="preserve">) </w:t>
        </w:r>
      </w:ins>
      <w:r w:rsidRPr="00B23F2E">
        <w:rPr>
          <w:rFonts w:ascii="Arial" w:hAnsi="Arial" w:cs="Arial"/>
          <w:lang w:val="en-US"/>
        </w:rPr>
        <w:t xml:space="preserve">compared with </w:t>
      </w:r>
      <w:r w:rsidRPr="00B23F2E">
        <w:rPr>
          <w:rFonts w:ascii="Arial" w:hAnsi="Arial" w:cs="Arial"/>
          <w:i/>
          <w:iCs/>
          <w:lang w:val="en-US"/>
        </w:rPr>
        <w:t>RTmin</w:t>
      </w:r>
      <w:ins w:id="582" w:author="Jinlin Chen" w:date="2022-01-17T14:32:00Z">
        <w:r w:rsidR="00004DEA">
          <w:rPr>
            <w:rFonts w:ascii="Arial" w:hAnsi="Arial" w:cs="Arial"/>
            <w:lang w:val="en-US"/>
          </w:rPr>
          <w:t xml:space="preserve"> (st</w:t>
        </w:r>
      </w:ins>
      <w:ins w:id="583" w:author="Jinlin Chen" w:date="2022-01-17T14:33:00Z">
        <w:r w:rsidR="00004DEA">
          <w:rPr>
            <w:rFonts w:ascii="Arial" w:hAnsi="Arial" w:cs="Arial"/>
            <w:lang w:val="en-US"/>
          </w:rPr>
          <w:t>an</w:t>
        </w:r>
      </w:ins>
      <w:ins w:id="584" w:author="Jinlin Chen" w:date="2022-01-17T14:32:00Z">
        <w:r w:rsidR="00004DEA">
          <w:rPr>
            <w:rFonts w:ascii="Arial" w:hAnsi="Arial" w:cs="Arial"/>
            <w:lang w:val="en-US"/>
          </w:rPr>
          <w:t>d</w:t>
        </w:r>
      </w:ins>
      <w:ins w:id="585" w:author="Jinlin Chen" w:date="2022-01-17T14:33:00Z">
        <w:r w:rsidR="00004DEA">
          <w:rPr>
            <w:rFonts w:ascii="Arial" w:hAnsi="Arial" w:cs="Arial"/>
            <w:lang w:val="en-US"/>
          </w:rPr>
          <w:t>ard deviation</w:t>
        </w:r>
      </w:ins>
      <w:ins w:id="586" w:author="Jinlin Chen" w:date="2022-01-17T14:32:00Z">
        <w:r w:rsidR="00004DEA">
          <w:rPr>
            <w:rFonts w:ascii="Arial" w:hAnsi="Arial" w:cs="Arial"/>
            <w:lang w:val="en-US"/>
          </w:rPr>
          <w:t xml:space="preserve"> = </w:t>
        </w:r>
      </w:ins>
      <w:ins w:id="587" w:author="Jinlin Chen" w:date="2022-01-17T14:33:00Z">
        <w:r w:rsidR="00004DEA">
          <w:rPr>
            <w:rFonts w:ascii="Arial" w:hAnsi="Arial" w:cs="Arial"/>
            <w:lang w:val="en-US"/>
          </w:rPr>
          <w:t>0.98</w:t>
        </w:r>
      </w:ins>
      <w:ins w:id="588" w:author="Jinlin Chen" w:date="2022-01-17T14:32:00Z">
        <w:r w:rsidR="00004DEA">
          <w:rPr>
            <w:rFonts w:ascii="Arial" w:hAnsi="Arial" w:cs="Arial"/>
            <w:lang w:val="en-US"/>
          </w:rPr>
          <w:t>)</w:t>
        </w:r>
      </w:ins>
      <w:r w:rsidRPr="00B23F2E">
        <w:rPr>
          <w:rFonts w:ascii="Arial" w:hAnsi="Arial" w:cs="Arial"/>
          <w:lang w:val="en-US"/>
        </w:rPr>
        <w:t>, s</w:t>
      </w:r>
      <w:r w:rsidR="001555F7" w:rsidRPr="00B23F2E">
        <w:rPr>
          <w:rFonts w:ascii="Arial" w:hAnsi="Arial" w:cs="Arial"/>
          <w:lang w:val="en-US"/>
        </w:rPr>
        <w:t xml:space="preserve">pecies whose distribution were biased towards lowland </w:t>
      </w:r>
      <w:r w:rsidRPr="00B23F2E">
        <w:rPr>
          <w:rFonts w:ascii="Arial" w:hAnsi="Arial" w:cs="Arial"/>
          <w:lang w:val="en-US"/>
        </w:rPr>
        <w:t xml:space="preserve">consistently had </w:t>
      </w:r>
      <w:r w:rsidR="001555F7" w:rsidRPr="00B23F2E">
        <w:rPr>
          <w:rFonts w:ascii="Arial" w:hAnsi="Arial" w:cs="Arial"/>
          <w:lang w:val="en-US"/>
        </w:rPr>
        <w:t xml:space="preserve">higher </w:t>
      </w:r>
      <w:r w:rsidR="001555F7" w:rsidRPr="00B23F2E">
        <w:rPr>
          <w:rFonts w:ascii="Arial" w:hAnsi="Arial" w:cs="Arial"/>
          <w:i/>
          <w:iCs/>
          <w:lang w:val="en-US"/>
        </w:rPr>
        <w:t>RTmax</w:t>
      </w:r>
      <w:r w:rsidR="001555F7"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e</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-3.34, 95% credible interval -5.42 – -1.17</w:t>
      </w:r>
      <w:r w:rsidR="001555F7" w:rsidRPr="00B23F2E">
        <w:rPr>
          <w:rFonts w:ascii="Arial" w:hAnsi="Arial" w:cs="Arial"/>
          <w:lang w:val="en-US"/>
        </w:rPr>
        <w:t xml:space="preserve">). </w:t>
      </w:r>
      <w:r w:rsidR="00A14342" w:rsidRPr="00B23F2E">
        <w:rPr>
          <w:rFonts w:ascii="Arial" w:hAnsi="Arial" w:cs="Arial"/>
          <w:lang w:val="en-US"/>
        </w:rPr>
        <w:t>Reproductive performance at 29</w:t>
      </w:r>
      <w:r w:rsidR="00A14342" w:rsidRPr="00B23F2E">
        <w:rPr>
          <w:rFonts w:ascii="Arial" w:hAnsi="Arial" w:cs="Arial"/>
        </w:rPr>
        <w:t>°C</w:t>
      </w:r>
      <w:r w:rsidR="00A14342" w:rsidRPr="00B23F2E">
        <w:rPr>
          <w:rFonts w:ascii="Arial" w:hAnsi="Arial" w:cs="Arial"/>
          <w:lang w:val="en-US"/>
        </w:rPr>
        <w:t xml:space="preserve"> </w:t>
      </w:r>
      <w:r w:rsidR="00537FA7" w:rsidRPr="00B23F2E">
        <w:rPr>
          <w:rFonts w:ascii="Arial" w:hAnsi="Arial" w:cs="Arial"/>
          <w:lang w:val="en-US"/>
        </w:rPr>
        <w:t xml:space="preserve">also </w:t>
      </w:r>
      <w:r w:rsidR="00A14342" w:rsidRPr="00B23F2E">
        <w:rPr>
          <w:rFonts w:ascii="Arial" w:hAnsi="Arial" w:cs="Arial"/>
          <w:lang w:val="en-US"/>
        </w:rPr>
        <w:t>decrease</w:t>
      </w:r>
      <w:ins w:id="589" w:author="Jinlin Chen" w:date="2022-01-11T10:33:00Z">
        <w:r w:rsidR="00AD1794">
          <w:rPr>
            <w:rFonts w:ascii="Arial" w:hAnsi="Arial" w:cs="Arial"/>
            <w:lang w:val="en-US"/>
          </w:rPr>
          <w:t>d</w:t>
        </w:r>
      </w:ins>
      <w:r w:rsidR="00A14342" w:rsidRPr="00B23F2E">
        <w:rPr>
          <w:rFonts w:ascii="Arial" w:hAnsi="Arial" w:cs="Arial"/>
          <w:lang w:val="en-US"/>
        </w:rPr>
        <w:t xml:space="preserve"> with </w:t>
      </w:r>
      <w:r w:rsidR="007F2000" w:rsidRPr="00B23F2E">
        <w:rPr>
          <w:rFonts w:ascii="Arial" w:hAnsi="Arial" w:cs="Arial"/>
          <w:lang w:val="en-US"/>
        </w:rPr>
        <w:t>hIndex</w:t>
      </w:r>
      <w:r w:rsidR="00A1434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f</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-5.68, 95% credible interval -9.08 – -2.11</w:t>
      </w:r>
      <w:r w:rsidR="00A14342" w:rsidRPr="00B23F2E">
        <w:rPr>
          <w:rFonts w:ascii="Arial" w:hAnsi="Arial" w:cs="Arial"/>
          <w:lang w:val="en-US"/>
        </w:rPr>
        <w:t>). After exposure to 29</w:t>
      </w:r>
      <w:r w:rsidR="00A14342" w:rsidRPr="00B23F2E">
        <w:rPr>
          <w:rFonts w:ascii="Arial" w:hAnsi="Arial" w:cs="Arial"/>
        </w:rPr>
        <w:t>°C</w:t>
      </w:r>
      <w:r w:rsidR="00A14342" w:rsidRPr="00B23F2E">
        <w:rPr>
          <w:rFonts w:ascii="Arial" w:hAnsi="Arial" w:cs="Arial"/>
          <w:lang w:val="en-US"/>
        </w:rPr>
        <w:t xml:space="preserve"> for eight days, neither</w:t>
      </w:r>
      <w:ins w:id="590" w:author="Jinlin Chen" w:date="2022-01-11T10:33:00Z">
        <w:r w:rsidR="00AD1794">
          <w:rPr>
            <w:rFonts w:ascii="Arial" w:hAnsi="Arial" w:cs="Arial"/>
            <w:lang w:val="en-US"/>
          </w:rPr>
          <w:t xml:space="preserve"> of</w:t>
        </w:r>
      </w:ins>
      <w:r w:rsidR="00A14342" w:rsidRPr="00B23F2E">
        <w:rPr>
          <w:rFonts w:ascii="Arial" w:hAnsi="Arial" w:cs="Arial"/>
          <w:lang w:val="en-US"/>
        </w:rPr>
        <w:t xml:space="preserve"> the two </w:t>
      </w:r>
      <w:r w:rsidR="007638ED" w:rsidRPr="00B23F2E">
        <w:rPr>
          <w:rFonts w:ascii="Arial" w:hAnsi="Arial" w:cs="Arial"/>
          <w:lang w:val="en-US"/>
        </w:rPr>
        <w:t>upland</w:t>
      </w:r>
      <w:r w:rsidR="00A14342" w:rsidRPr="00B23F2E">
        <w:rPr>
          <w:rFonts w:ascii="Arial" w:hAnsi="Arial" w:cs="Arial"/>
          <w:lang w:val="en-US"/>
        </w:rPr>
        <w:t xml:space="preserve"> species could reproduce when transferred back to mild temperature. F</w:t>
      </w:r>
      <w:r w:rsidR="002D17F8" w:rsidRPr="00B23F2E">
        <w:rPr>
          <w:rFonts w:ascii="Arial" w:hAnsi="Arial" w:cs="Arial"/>
          <w:lang w:val="en-US"/>
        </w:rPr>
        <w:t>our</w:t>
      </w:r>
      <w:r w:rsidR="00A14342" w:rsidRPr="00B23F2E">
        <w:rPr>
          <w:rFonts w:ascii="Arial" w:hAnsi="Arial" w:cs="Arial"/>
          <w:lang w:val="en-US"/>
        </w:rPr>
        <w:t xml:space="preserve"> out of the </w:t>
      </w:r>
      <w:r w:rsidR="002D17F8" w:rsidRPr="00B23F2E">
        <w:rPr>
          <w:rFonts w:ascii="Arial" w:hAnsi="Arial" w:cs="Arial"/>
          <w:lang w:val="en-US"/>
        </w:rPr>
        <w:t>five</w:t>
      </w:r>
      <w:r w:rsidR="00A14342" w:rsidRPr="00B23F2E">
        <w:rPr>
          <w:rFonts w:ascii="Arial" w:hAnsi="Arial" w:cs="Arial"/>
          <w:lang w:val="en-US"/>
        </w:rPr>
        <w:t xml:space="preserve"> non-biased and lowland-biased species resumed reproduction</w:t>
      </w:r>
      <w:r w:rsidR="0038625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g</w:t>
      </w:r>
      <w:r w:rsidR="00386252" w:rsidRPr="00B23F2E">
        <w:rPr>
          <w:rFonts w:ascii="Arial" w:hAnsi="Arial" w:cs="Arial"/>
          <w:lang w:val="en-US"/>
        </w:rPr>
        <w:t>)</w:t>
      </w:r>
      <w:r w:rsidR="00A14342" w:rsidRPr="00B23F2E">
        <w:rPr>
          <w:rFonts w:ascii="Arial" w:hAnsi="Arial" w:cs="Arial"/>
          <w:lang w:val="en-US"/>
        </w:rPr>
        <w:t xml:space="preserve">. </w:t>
      </w:r>
      <w:r w:rsidR="008911CD" w:rsidRPr="00B23F2E">
        <w:rPr>
          <w:rFonts w:ascii="Arial" w:hAnsi="Arial" w:cs="Arial"/>
          <w:lang w:val="en-US"/>
        </w:rPr>
        <w:t>K</w:t>
      </w:r>
      <w:r w:rsidR="00A14342" w:rsidRPr="00B23F2E">
        <w:rPr>
          <w:rFonts w:ascii="Arial" w:hAnsi="Arial" w:cs="Arial"/>
          <w:lang w:val="en-US"/>
        </w:rPr>
        <w:t xml:space="preserve">nockdown time at </w:t>
      </w:r>
      <w:r w:rsidR="00276DCF" w:rsidRPr="00B23F2E">
        <w:rPr>
          <w:rFonts w:ascii="Arial" w:hAnsi="Arial" w:cs="Arial"/>
          <w:lang w:val="en-US"/>
        </w:rPr>
        <w:t xml:space="preserve">lethal </w:t>
      </w:r>
      <w:r w:rsidR="00A14342" w:rsidRPr="00B23F2E">
        <w:rPr>
          <w:rFonts w:ascii="Arial" w:hAnsi="Arial" w:cs="Arial"/>
          <w:lang w:val="en-US"/>
        </w:rPr>
        <w:t>high temperature</w:t>
      </w:r>
      <w:r w:rsidR="00276DCF" w:rsidRPr="00B23F2E">
        <w:rPr>
          <w:rFonts w:ascii="Arial" w:hAnsi="Arial" w:cs="Arial"/>
          <w:lang w:val="en-US"/>
        </w:rPr>
        <w:t xml:space="preserve"> (40</w:t>
      </w:r>
      <w:r w:rsidR="00276DCF" w:rsidRPr="00B23F2E">
        <w:rPr>
          <w:rFonts w:ascii="Arial" w:hAnsi="Arial" w:cs="Arial"/>
        </w:rPr>
        <w:t>°C</w:t>
      </w:r>
      <w:r w:rsidR="00276DCF" w:rsidRPr="00B23F2E">
        <w:rPr>
          <w:rFonts w:ascii="Arial" w:hAnsi="Arial" w:cs="Arial"/>
          <w:lang w:val="en-US"/>
        </w:rPr>
        <w:t>)</w:t>
      </w:r>
      <w:r w:rsidR="00A14342" w:rsidRPr="00B23F2E">
        <w:rPr>
          <w:rFonts w:ascii="Arial" w:hAnsi="Arial" w:cs="Arial"/>
          <w:lang w:val="en-US"/>
        </w:rPr>
        <w:t xml:space="preserve"> was lower among </w:t>
      </w:r>
      <w:r w:rsidR="008911CD" w:rsidRPr="00B23F2E">
        <w:rPr>
          <w:rFonts w:ascii="Arial" w:hAnsi="Arial" w:cs="Arial"/>
          <w:lang w:val="en-US"/>
        </w:rPr>
        <w:t xml:space="preserve">upland </w:t>
      </w:r>
      <w:r w:rsidR="00A14342" w:rsidRPr="00B23F2E">
        <w:rPr>
          <w:rFonts w:ascii="Arial" w:hAnsi="Arial" w:cs="Arial"/>
          <w:lang w:val="en-US"/>
        </w:rPr>
        <w:t>species</w:t>
      </w:r>
      <w:r w:rsidR="008911CD" w:rsidRPr="00B23F2E">
        <w:rPr>
          <w:rFonts w:ascii="Arial" w:hAnsi="Arial" w:cs="Arial"/>
          <w:lang w:val="en-US"/>
        </w:rPr>
        <w:t xml:space="preserve"> </w:t>
      </w:r>
      <w:r w:rsidR="00A14342" w:rsidRPr="00B23F2E">
        <w:rPr>
          <w:rFonts w:ascii="Arial" w:hAnsi="Arial" w:cs="Arial"/>
          <w:lang w:val="en-US"/>
        </w:rPr>
        <w:t>(</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h</w:t>
      </w:r>
      <w:r w:rsidR="00386252" w:rsidRPr="00B23F2E">
        <w:rPr>
          <w:rFonts w:ascii="Arial" w:hAnsi="Arial" w:cs="Arial"/>
          <w:lang w:val="en-US"/>
        </w:rPr>
        <w:t xml:space="preserve">. </w:t>
      </w:r>
      <w:r w:rsidR="00EA385B" w:rsidRPr="00B23F2E">
        <w:rPr>
          <w:rFonts w:ascii="Arial" w:hAnsi="Arial" w:cs="Arial"/>
          <w:lang w:val="en-US"/>
        </w:rPr>
        <w:t>M</w:t>
      </w:r>
      <w:r w:rsidR="008911CD" w:rsidRPr="00B23F2E">
        <w:rPr>
          <w:rFonts w:ascii="Arial" w:hAnsi="Arial" w:cs="Arial"/>
          <w:lang w:val="en-US"/>
        </w:rPr>
        <w:t>ale: coefficient = -7.83 (-14.67 – -1.20); female: coefficient = -3.12 (-10.43 – 3.77)</w:t>
      </w:r>
      <w:r w:rsidR="00A14342" w:rsidRPr="00B23F2E">
        <w:rPr>
          <w:rFonts w:ascii="Arial" w:hAnsi="Arial" w:cs="Arial"/>
          <w:lang w:val="en-US"/>
        </w:rPr>
        <w:t>)</w:t>
      </w:r>
      <w:r w:rsidR="008911CD" w:rsidRPr="00B23F2E">
        <w:rPr>
          <w:rFonts w:ascii="Arial" w:hAnsi="Arial" w:cs="Arial"/>
          <w:lang w:val="en-US"/>
        </w:rPr>
        <w:t>, indicating these species lose their mobility faster in high temperature</w:t>
      </w:r>
      <w:ins w:id="591" w:author="Jinlin Chen" w:date="2022-01-11T10:34:00Z">
        <w:r w:rsidR="00AD1794">
          <w:rPr>
            <w:rFonts w:ascii="Arial" w:hAnsi="Arial" w:cs="Arial"/>
            <w:lang w:val="en-US"/>
          </w:rPr>
          <w:t>s</w:t>
        </w:r>
      </w:ins>
      <w:r w:rsidR="008911CD" w:rsidRPr="00B23F2E">
        <w:rPr>
          <w:rFonts w:ascii="Arial" w:hAnsi="Arial" w:cs="Arial"/>
          <w:lang w:val="en-US"/>
        </w:rPr>
        <w:t>.</w:t>
      </w:r>
    </w:p>
    <w:p w14:paraId="40491A18" w14:textId="02C3D000" w:rsidR="00034C9B" w:rsidRDefault="00034C9B" w:rsidP="00034C9B">
      <w:pPr>
        <w:rPr>
          <w:ins w:id="592" w:author="Jinlin Chen" w:date="2022-01-11T12:01:00Z"/>
          <w:rFonts w:ascii="Arial" w:hAnsi="Arial" w:cs="Arial"/>
          <w:lang w:val="en-US"/>
        </w:rPr>
      </w:pPr>
    </w:p>
    <w:p w14:paraId="2D0F4041" w14:textId="75A03AAA" w:rsidR="00034C9B" w:rsidRPr="00BE109F" w:rsidRDefault="00034C9B" w:rsidP="00BE109F">
      <w:pPr>
        <w:rPr>
          <w:rFonts w:ascii="Arial" w:hAnsi="Arial" w:cs="Arial"/>
          <w:i/>
          <w:iCs/>
          <w:lang w:val="en-US"/>
        </w:rPr>
      </w:pPr>
      <w:commentRangeStart w:id="593"/>
      <w:commentRangeStart w:id="594"/>
      <w:ins w:id="595" w:author="Jinlin Chen" w:date="2022-01-11T12:01:00Z">
        <w:r w:rsidRPr="00BE109F">
          <w:rPr>
            <w:rFonts w:ascii="Arial" w:hAnsi="Arial" w:cs="Arial"/>
            <w:i/>
            <w:iCs/>
            <w:lang w:val="en-US"/>
          </w:rPr>
          <w:t>5.Interspecific competition</w:t>
        </w:r>
      </w:ins>
      <w:commentRangeEnd w:id="593"/>
      <w:r w:rsidR="00D6089A">
        <w:rPr>
          <w:rStyle w:val="CommentReference"/>
          <w:rFonts w:asciiTheme="minorHAnsi" w:eastAsiaTheme="minorHAnsi" w:hAnsiTheme="minorHAnsi" w:cstheme="minorBidi"/>
          <w:lang w:eastAsia="en-US"/>
        </w:rPr>
        <w:commentReference w:id="593"/>
      </w:r>
      <w:commentRangeEnd w:id="594"/>
      <w:r w:rsidR="00D6089A">
        <w:rPr>
          <w:rStyle w:val="CommentReference"/>
          <w:rFonts w:asciiTheme="minorHAnsi" w:eastAsiaTheme="minorHAnsi" w:hAnsiTheme="minorHAnsi" w:cstheme="minorBidi"/>
          <w:lang w:eastAsia="en-US"/>
        </w:rPr>
        <w:commentReference w:id="594"/>
      </w:r>
    </w:p>
    <w:p w14:paraId="0FFAE947" w14:textId="1923192A" w:rsidR="006B7A92" w:rsidRPr="00B23F2E" w:rsidRDefault="00EA385B" w:rsidP="007C1BC4">
      <w:pPr>
        <w:ind w:firstLine="720"/>
        <w:rPr>
          <w:rFonts w:ascii="Arial" w:hAnsi="Arial" w:cs="Arial"/>
          <w:lang w:val="en-US"/>
        </w:rPr>
      </w:pPr>
      <w:r w:rsidRPr="00B23F2E">
        <w:rPr>
          <w:rFonts w:ascii="Arial" w:hAnsi="Arial" w:cs="Arial"/>
          <w:lang w:val="en-US"/>
        </w:rPr>
        <w:t>W</w:t>
      </w:r>
      <w:r w:rsidR="007F2000" w:rsidRPr="00B23F2E">
        <w:rPr>
          <w:rFonts w:ascii="Arial" w:hAnsi="Arial" w:cs="Arial"/>
          <w:lang w:val="en-US"/>
        </w:rPr>
        <w:t>hen raised i</w:t>
      </w:r>
      <w:r w:rsidR="006B7A92" w:rsidRPr="00B23F2E">
        <w:rPr>
          <w:rFonts w:ascii="Arial" w:hAnsi="Arial" w:cs="Arial"/>
          <w:lang w:val="en-US"/>
        </w:rPr>
        <w:t xml:space="preserve">n </w:t>
      </w:r>
      <w:r w:rsidR="007974D2" w:rsidRPr="00B23F2E">
        <w:rPr>
          <w:rFonts w:ascii="Arial" w:hAnsi="Arial" w:cs="Arial"/>
          <w:lang w:val="en-US"/>
        </w:rPr>
        <w:t xml:space="preserve">the </w:t>
      </w:r>
      <w:r w:rsidR="007F2000" w:rsidRPr="00B23F2E">
        <w:rPr>
          <w:rFonts w:ascii="Arial" w:hAnsi="Arial" w:cs="Arial"/>
          <w:lang w:val="en-US"/>
        </w:rPr>
        <w:t>laboratory environment</w:t>
      </w:r>
      <w:r w:rsidRPr="00B23F2E">
        <w:rPr>
          <w:rFonts w:ascii="Arial" w:hAnsi="Arial" w:cs="Arial"/>
          <w:lang w:val="en-US"/>
        </w:rPr>
        <w:t xml:space="preserve"> mimicking the</w:t>
      </w:r>
      <w:ins w:id="596" w:author="Jinlin Chen" w:date="2022-01-17T14:34:00Z">
        <w:r w:rsidR="00297EB4">
          <w:rPr>
            <w:rFonts w:ascii="Arial" w:hAnsi="Arial" w:cs="Arial"/>
            <w:lang w:val="en-US"/>
          </w:rPr>
          <w:t xml:space="preserve"> warmer,</w:t>
        </w:r>
      </w:ins>
      <w:r w:rsidRPr="00B23F2E">
        <w:rPr>
          <w:rFonts w:ascii="Arial" w:hAnsi="Arial" w:cs="Arial"/>
          <w:lang w:val="en-US"/>
        </w:rPr>
        <w:t xml:space="preserve"> lowland sites</w:t>
      </w:r>
      <w:r w:rsidR="006B7A92" w:rsidRPr="00B23F2E">
        <w:rPr>
          <w:rFonts w:ascii="Arial" w:hAnsi="Arial" w:cs="Arial"/>
          <w:lang w:val="en-US"/>
        </w:rPr>
        <w:t xml:space="preserve">, the reproductive success of </w:t>
      </w:r>
      <w:r w:rsidR="007F2000" w:rsidRPr="00B23F2E">
        <w:rPr>
          <w:rFonts w:ascii="Arial" w:hAnsi="Arial" w:cs="Arial"/>
          <w:lang w:val="en-US"/>
        </w:rPr>
        <w:t xml:space="preserve">the two </w:t>
      </w:r>
      <w:r w:rsidR="006B7A92" w:rsidRPr="00B23F2E">
        <w:rPr>
          <w:rFonts w:ascii="Arial" w:hAnsi="Arial" w:cs="Arial"/>
          <w:lang w:val="en-US"/>
        </w:rPr>
        <w:t xml:space="preserve">lowland-biased species </w:t>
      </w:r>
      <w:r w:rsidR="007F2000" w:rsidRPr="00B23F2E">
        <w:rPr>
          <w:rFonts w:ascii="Arial" w:hAnsi="Arial" w:cs="Arial"/>
          <w:lang w:val="en-US"/>
        </w:rPr>
        <w:t>w</w:t>
      </w:r>
      <w:r w:rsidR="00891023" w:rsidRPr="00B23F2E">
        <w:rPr>
          <w:rFonts w:ascii="Arial" w:hAnsi="Arial" w:cs="Arial"/>
          <w:lang w:val="en-US"/>
        </w:rPr>
        <w:t>as</w:t>
      </w:r>
      <w:r w:rsidR="007F2000" w:rsidRPr="00B23F2E">
        <w:rPr>
          <w:rFonts w:ascii="Arial" w:hAnsi="Arial" w:cs="Arial"/>
          <w:lang w:val="en-US"/>
        </w:rPr>
        <w:t xml:space="preserve"> </w:t>
      </w:r>
      <w:r w:rsidR="006B7A92" w:rsidRPr="00B23F2E">
        <w:rPr>
          <w:rFonts w:ascii="Arial" w:hAnsi="Arial" w:cs="Arial"/>
          <w:lang w:val="en-US"/>
        </w:rPr>
        <w:t xml:space="preserve">the highest, followed by the </w:t>
      </w:r>
      <w:ins w:id="597" w:author="Jinlin Chen" w:date="2022-01-14T10:33:00Z">
        <w:r w:rsidR="00CA39C1">
          <w:rPr>
            <w:rFonts w:ascii="Arial" w:hAnsi="Arial" w:cs="Arial"/>
            <w:lang w:val="en-US"/>
          </w:rPr>
          <w:t>elevation-generalist</w:t>
        </w:r>
      </w:ins>
      <w:del w:id="598" w:author="Jinlin Chen" w:date="2022-01-14T10:33:00Z">
        <w:r w:rsidR="006B7A92" w:rsidRPr="00B23F2E" w:rsidDel="00CA39C1">
          <w:rPr>
            <w:rFonts w:ascii="Arial" w:hAnsi="Arial" w:cs="Arial"/>
            <w:lang w:val="en-US"/>
          </w:rPr>
          <w:delText>widespread</w:delText>
        </w:r>
      </w:del>
      <w:r w:rsidR="006B7A92" w:rsidRPr="00B23F2E">
        <w:rPr>
          <w:rFonts w:ascii="Arial" w:hAnsi="Arial" w:cs="Arial"/>
          <w:lang w:val="en-US"/>
        </w:rPr>
        <w:t xml:space="preserve"> species, </w:t>
      </w:r>
      <w:r w:rsidR="006B7A92" w:rsidRPr="00B23F2E">
        <w:rPr>
          <w:rFonts w:ascii="Arial" w:hAnsi="Arial" w:cs="Arial"/>
          <w:i/>
          <w:iCs/>
          <w:lang w:val="en-US"/>
        </w:rPr>
        <w:t>D. sulfurigaster</w:t>
      </w:r>
      <w:r w:rsidR="006B7A92" w:rsidRPr="00B23F2E">
        <w:rPr>
          <w:rFonts w:ascii="Arial" w:hAnsi="Arial" w:cs="Arial"/>
          <w:lang w:val="en-US"/>
        </w:rPr>
        <w:t xml:space="preserve">. The </w:t>
      </w:r>
      <w:r w:rsidR="007F2000" w:rsidRPr="00B23F2E">
        <w:rPr>
          <w:rFonts w:ascii="Arial" w:hAnsi="Arial" w:cs="Arial"/>
          <w:lang w:val="en-US"/>
        </w:rPr>
        <w:t xml:space="preserve">two </w:t>
      </w:r>
      <w:r w:rsidR="006B7A92" w:rsidRPr="00B23F2E">
        <w:rPr>
          <w:rFonts w:ascii="Arial" w:hAnsi="Arial" w:cs="Arial"/>
          <w:lang w:val="en-US"/>
        </w:rPr>
        <w:t xml:space="preserve">upland species could barely reproduce regardless of the presence of competitors (Figure </w:t>
      </w:r>
      <w:r w:rsidR="00E432E6" w:rsidRPr="00B23F2E">
        <w:rPr>
          <w:rFonts w:ascii="Arial" w:hAnsi="Arial" w:cs="Arial"/>
          <w:lang w:val="en-US"/>
        </w:rPr>
        <w:t>4</w:t>
      </w:r>
      <w:del w:id="599" w:author="Jinlin Chen" w:date="2022-01-11T12:03:00Z">
        <w:r w:rsidR="006B7A92" w:rsidRPr="00B23F2E" w:rsidDel="00190D51">
          <w:rPr>
            <w:rFonts w:ascii="Arial" w:hAnsi="Arial" w:cs="Arial"/>
            <w:lang w:val="en-US"/>
          </w:rPr>
          <w:delText>a</w:delText>
        </w:r>
      </w:del>
      <w:r w:rsidR="006B7A92" w:rsidRPr="00B23F2E">
        <w:rPr>
          <w:rFonts w:ascii="Arial" w:hAnsi="Arial" w:cs="Arial"/>
          <w:lang w:val="en-US"/>
        </w:rPr>
        <w:t xml:space="preserve">). </w:t>
      </w:r>
      <w:r w:rsidR="00841508" w:rsidRPr="00B23F2E">
        <w:rPr>
          <w:rFonts w:ascii="Arial" w:hAnsi="Arial" w:cs="Arial"/>
          <w:lang w:val="en-US"/>
        </w:rPr>
        <w:t>When r</w:t>
      </w:r>
      <w:r w:rsidR="007F2000" w:rsidRPr="00B23F2E">
        <w:rPr>
          <w:rFonts w:ascii="Arial" w:hAnsi="Arial" w:cs="Arial"/>
          <w:lang w:val="en-US"/>
        </w:rPr>
        <w:t>aised in the</w:t>
      </w:r>
      <w:ins w:id="600" w:author="Jinlin Chen" w:date="2022-01-17T14:34:00Z">
        <w:r w:rsidR="00297EB4">
          <w:rPr>
            <w:rFonts w:ascii="Arial" w:hAnsi="Arial" w:cs="Arial"/>
            <w:lang w:val="en-US"/>
          </w:rPr>
          <w:t xml:space="preserve"> cooler,</w:t>
        </w:r>
      </w:ins>
      <w:r w:rsidR="007F2000" w:rsidRPr="00B23F2E">
        <w:rPr>
          <w:rFonts w:ascii="Arial" w:hAnsi="Arial" w:cs="Arial"/>
          <w:lang w:val="en-US"/>
        </w:rPr>
        <w:t xml:space="preserve"> </w:t>
      </w:r>
      <w:r w:rsidR="006B7A92" w:rsidRPr="00B23F2E">
        <w:rPr>
          <w:rFonts w:ascii="Arial" w:hAnsi="Arial" w:cs="Arial"/>
          <w:lang w:val="en-US"/>
        </w:rPr>
        <w:t>upland environment, all species c</w:t>
      </w:r>
      <w:r w:rsidR="007F2000" w:rsidRPr="00B23F2E">
        <w:rPr>
          <w:rFonts w:ascii="Arial" w:hAnsi="Arial" w:cs="Arial"/>
          <w:lang w:val="en-US"/>
        </w:rPr>
        <w:t>ould</w:t>
      </w:r>
      <w:r w:rsidR="006B7A92" w:rsidRPr="00B23F2E">
        <w:rPr>
          <w:rFonts w:ascii="Arial" w:hAnsi="Arial" w:cs="Arial"/>
          <w:lang w:val="en-US"/>
        </w:rPr>
        <w:t xml:space="preserve"> reproduce and sustain their populations. Lowland species were strongly </w:t>
      </w:r>
      <w:r w:rsidR="007974D2" w:rsidRPr="00B23F2E">
        <w:rPr>
          <w:rFonts w:ascii="Arial" w:hAnsi="Arial" w:cs="Arial"/>
          <w:lang w:val="en-US"/>
        </w:rPr>
        <w:t>affected</w:t>
      </w:r>
      <w:r w:rsidR="006B7A92" w:rsidRPr="00B23F2E">
        <w:rPr>
          <w:rFonts w:ascii="Arial" w:hAnsi="Arial" w:cs="Arial"/>
          <w:lang w:val="en-US"/>
        </w:rPr>
        <w:t xml:space="preserve"> by the density of </w:t>
      </w:r>
      <w:r w:rsidR="006B7A92" w:rsidRPr="00B23F2E">
        <w:rPr>
          <w:rFonts w:ascii="Arial" w:hAnsi="Arial" w:cs="Arial"/>
          <w:i/>
          <w:iCs/>
          <w:lang w:val="en-US"/>
        </w:rPr>
        <w:t xml:space="preserve">D. </w:t>
      </w:r>
      <w:r w:rsidR="00EA5252" w:rsidRPr="00B23F2E">
        <w:rPr>
          <w:rFonts w:ascii="Arial" w:hAnsi="Arial" w:cs="Arial"/>
          <w:i/>
          <w:iCs/>
          <w:lang w:val="en-US"/>
        </w:rPr>
        <w:t>pallidifrons</w:t>
      </w:r>
      <w:r w:rsidR="006B7A92" w:rsidRPr="00B23F2E">
        <w:rPr>
          <w:rFonts w:ascii="Arial" w:hAnsi="Arial" w:cs="Arial"/>
          <w:lang w:val="en-US"/>
        </w:rPr>
        <w:t xml:space="preserve">, an upland species. While upland species </w:t>
      </w:r>
      <w:r w:rsidR="007625A8" w:rsidRPr="00B23F2E">
        <w:rPr>
          <w:rFonts w:ascii="Arial" w:hAnsi="Arial" w:cs="Arial"/>
          <w:lang w:val="en-US"/>
        </w:rPr>
        <w:t>were</w:t>
      </w:r>
      <w:r w:rsidR="006B7A92" w:rsidRPr="00B23F2E">
        <w:rPr>
          <w:rFonts w:ascii="Arial" w:hAnsi="Arial" w:cs="Arial"/>
          <w:lang w:val="en-US"/>
        </w:rPr>
        <w:t xml:space="preserve"> significantly less affected by </w:t>
      </w:r>
      <w:r w:rsidR="005F4C4E" w:rsidRPr="00B23F2E">
        <w:rPr>
          <w:rFonts w:ascii="Arial" w:hAnsi="Arial" w:cs="Arial"/>
          <w:lang w:val="en-US"/>
        </w:rPr>
        <w:t>low</w:t>
      </w:r>
      <w:r w:rsidR="006B7A92" w:rsidRPr="00B23F2E">
        <w:rPr>
          <w:rFonts w:ascii="Arial" w:hAnsi="Arial" w:cs="Arial"/>
          <w:lang w:val="en-US"/>
        </w:rPr>
        <w:t>land species, shown by lower interspecific competition coefficients</w:t>
      </w:r>
      <w:r w:rsidR="00E12A4C" w:rsidRPr="00B23F2E">
        <w:rPr>
          <w:rFonts w:ascii="Arial" w:hAnsi="Arial" w:cs="Arial"/>
          <w:lang w:val="en-US"/>
        </w:rPr>
        <w:t xml:space="preserve">, </w:t>
      </w:r>
      <w:r w:rsidR="00E12A4C" w:rsidRPr="00B23F2E">
        <w:rPr>
          <w:rFonts w:ascii="Arial" w:hAnsi="Arial" w:cs="Arial"/>
          <w:lang w:val="en-US"/>
        </w:rPr>
        <w:sym w:font="Symbol" w:char="F062"/>
      </w:r>
      <w:r w:rsidR="006B7A92" w:rsidRPr="00B23F2E">
        <w:rPr>
          <w:rFonts w:ascii="Arial" w:hAnsi="Arial" w:cs="Arial"/>
          <w:lang w:val="en-US"/>
        </w:rPr>
        <w:t xml:space="preserve"> (</w:t>
      </w:r>
      <w:r w:rsidR="005F4C4E" w:rsidRPr="00B23F2E">
        <w:rPr>
          <w:rFonts w:ascii="Arial" w:hAnsi="Arial" w:cs="Arial"/>
          <w:lang w:val="en-US"/>
        </w:rPr>
        <w:t>F</w:t>
      </w:r>
      <w:r w:rsidR="006B7A92" w:rsidRPr="00B23F2E">
        <w:rPr>
          <w:rFonts w:ascii="Arial" w:hAnsi="Arial" w:cs="Arial"/>
          <w:lang w:val="en-US"/>
        </w:rPr>
        <w:t xml:space="preserve">igure </w:t>
      </w:r>
      <w:r w:rsidR="00E432E6" w:rsidRPr="00B23F2E">
        <w:rPr>
          <w:rFonts w:ascii="Arial" w:hAnsi="Arial" w:cs="Arial"/>
          <w:lang w:val="en-US"/>
        </w:rPr>
        <w:t>4</w:t>
      </w:r>
      <w:del w:id="601" w:author="Jinlin Chen" w:date="2022-01-11T10:34:00Z">
        <w:r w:rsidR="006B7A92" w:rsidRPr="00B23F2E" w:rsidDel="00AD1794">
          <w:rPr>
            <w:rFonts w:ascii="Arial" w:hAnsi="Arial" w:cs="Arial"/>
            <w:lang w:val="en-US"/>
          </w:rPr>
          <w:delText>a</w:delText>
        </w:r>
      </w:del>
      <w:r w:rsidR="007625A8" w:rsidRPr="00B23F2E">
        <w:rPr>
          <w:rFonts w:ascii="Arial" w:hAnsi="Arial" w:cs="Arial"/>
          <w:lang w:val="en-US"/>
        </w:rPr>
        <w:t xml:space="preserve">, </w:t>
      </w:r>
      <w:r w:rsidR="005F4C4E" w:rsidRPr="00B23F2E">
        <w:rPr>
          <w:rFonts w:ascii="Arial" w:hAnsi="Arial" w:cs="Arial"/>
          <w:lang w:val="en-US"/>
        </w:rPr>
        <w:t>T</w:t>
      </w:r>
      <w:r w:rsidR="007625A8" w:rsidRPr="00B23F2E">
        <w:rPr>
          <w:rFonts w:ascii="Arial" w:hAnsi="Arial" w:cs="Arial"/>
          <w:lang w:val="en-US"/>
        </w:rPr>
        <w:t>able 2</w:t>
      </w:r>
      <w:r w:rsidR="006B7A92" w:rsidRPr="00B23F2E">
        <w:rPr>
          <w:rFonts w:ascii="Arial" w:hAnsi="Arial" w:cs="Arial"/>
          <w:lang w:val="en-US"/>
        </w:rPr>
        <w:t>).</w:t>
      </w:r>
      <w:r w:rsidR="007625A8" w:rsidRPr="00B23F2E">
        <w:rPr>
          <w:rFonts w:ascii="Arial" w:hAnsi="Arial" w:cs="Arial"/>
          <w:lang w:val="en-US"/>
        </w:rPr>
        <w:t xml:space="preserve"> </w:t>
      </w:r>
      <w:r w:rsidR="007974D2" w:rsidRPr="00B23F2E">
        <w:rPr>
          <w:rFonts w:ascii="Arial" w:hAnsi="Arial" w:cs="Arial"/>
          <w:lang w:val="en-US"/>
        </w:rPr>
        <w:t>Competition</w:t>
      </w:r>
      <w:r w:rsidR="007625A8" w:rsidRPr="00B23F2E">
        <w:rPr>
          <w:rFonts w:ascii="Arial" w:hAnsi="Arial" w:cs="Arial"/>
          <w:lang w:val="en-US"/>
        </w:rPr>
        <w:t xml:space="preserve"> </w:t>
      </w:r>
      <w:r w:rsidR="00D22E43" w:rsidRPr="00B23F2E">
        <w:rPr>
          <w:rFonts w:ascii="Arial" w:hAnsi="Arial" w:cs="Arial"/>
          <w:lang w:val="en-US"/>
        </w:rPr>
        <w:t xml:space="preserve">under </w:t>
      </w:r>
      <w:r w:rsidR="007974D2" w:rsidRPr="00B23F2E">
        <w:rPr>
          <w:rFonts w:ascii="Arial" w:hAnsi="Arial" w:cs="Arial"/>
          <w:lang w:val="en-US"/>
        </w:rPr>
        <w:t>upland</w:t>
      </w:r>
      <w:r w:rsidR="007625A8" w:rsidRPr="00B23F2E">
        <w:rPr>
          <w:rFonts w:ascii="Arial" w:hAnsi="Arial" w:cs="Arial"/>
          <w:lang w:val="en-US"/>
        </w:rPr>
        <w:t xml:space="preserve"> </w:t>
      </w:r>
      <w:r w:rsidR="00D22E43" w:rsidRPr="00B23F2E">
        <w:rPr>
          <w:rFonts w:ascii="Arial" w:hAnsi="Arial" w:cs="Arial"/>
          <w:lang w:val="en-US"/>
        </w:rPr>
        <w:t xml:space="preserve">conditions </w:t>
      </w:r>
      <w:r w:rsidR="007625A8" w:rsidRPr="00B23F2E">
        <w:rPr>
          <w:rFonts w:ascii="Arial" w:hAnsi="Arial" w:cs="Arial"/>
          <w:lang w:val="en-US"/>
        </w:rPr>
        <w:t>was predicted to drive lowland species to exclusion (Table 2, SI 3abf).</w:t>
      </w:r>
      <w:r w:rsidR="00A76C14" w:rsidRPr="00B23F2E">
        <w:rPr>
          <w:rFonts w:ascii="Arial" w:hAnsi="Arial" w:cs="Arial"/>
          <w:lang w:val="en-US"/>
        </w:rPr>
        <w:t xml:space="preserve"> In the empirical test of the long-term competition between two representative upland and lowland species,</w:t>
      </w:r>
      <w:r w:rsidR="007625A8" w:rsidRPr="00B23F2E">
        <w:rPr>
          <w:rFonts w:ascii="Arial" w:hAnsi="Arial" w:cs="Arial"/>
          <w:lang w:val="en-US"/>
        </w:rPr>
        <w:t xml:space="preserve"> </w:t>
      </w:r>
      <w:r w:rsidR="00FF7A67" w:rsidRPr="00B23F2E">
        <w:rPr>
          <w:rFonts w:ascii="Arial" w:hAnsi="Arial" w:cs="Arial"/>
          <w:lang w:val="en-US"/>
        </w:rPr>
        <w:t xml:space="preserve">high temperature drove </w:t>
      </w:r>
      <w:ins w:id="602" w:author="Jinlin Chen" w:date="2022-01-11T10:35:00Z">
        <w:r w:rsidR="00AD1794">
          <w:rPr>
            <w:rFonts w:ascii="Arial" w:hAnsi="Arial" w:cs="Arial"/>
            <w:lang w:val="en-US"/>
          </w:rPr>
          <w:t xml:space="preserve">the upland-species </w:t>
        </w:r>
      </w:ins>
      <w:r w:rsidR="00FF7A67" w:rsidRPr="00B23F2E">
        <w:rPr>
          <w:rFonts w:ascii="Arial" w:hAnsi="Arial" w:cs="Arial"/>
          <w:i/>
          <w:iCs/>
          <w:lang w:val="en-US"/>
        </w:rPr>
        <w:t xml:space="preserve">D. </w:t>
      </w:r>
      <w:r w:rsidR="00EA5252" w:rsidRPr="00B23F2E">
        <w:rPr>
          <w:rFonts w:ascii="Arial" w:hAnsi="Arial" w:cs="Arial"/>
          <w:i/>
          <w:iCs/>
          <w:lang w:val="en-US"/>
        </w:rPr>
        <w:t>pallidifrons</w:t>
      </w:r>
      <w:r w:rsidR="00FF7A67" w:rsidRPr="00B23F2E">
        <w:rPr>
          <w:rFonts w:ascii="Arial" w:hAnsi="Arial" w:cs="Arial"/>
          <w:lang w:val="en-US"/>
        </w:rPr>
        <w:t xml:space="preserve"> to extinction regardless of the </w:t>
      </w:r>
      <w:r w:rsidR="00F9470A" w:rsidRPr="00B23F2E">
        <w:rPr>
          <w:rFonts w:ascii="Arial" w:hAnsi="Arial" w:cs="Arial"/>
          <w:lang w:val="en-US"/>
        </w:rPr>
        <w:t xml:space="preserve">starting </w:t>
      </w:r>
      <w:r w:rsidR="00803F56" w:rsidRPr="00B23F2E">
        <w:rPr>
          <w:rFonts w:ascii="Arial" w:hAnsi="Arial" w:cs="Arial"/>
          <w:lang w:val="en-US"/>
        </w:rPr>
        <w:t xml:space="preserve">species </w:t>
      </w:r>
      <w:r w:rsidR="00F9470A" w:rsidRPr="00B23F2E">
        <w:rPr>
          <w:rFonts w:ascii="Arial" w:hAnsi="Arial" w:cs="Arial"/>
          <w:lang w:val="en-US"/>
        </w:rPr>
        <w:t>composition</w:t>
      </w:r>
      <w:r w:rsidR="00A76C14" w:rsidRPr="00B23F2E">
        <w:rPr>
          <w:rFonts w:ascii="Arial" w:hAnsi="Arial" w:cs="Arial"/>
          <w:lang w:val="en-US"/>
        </w:rPr>
        <w:t xml:space="preserve"> (monoculture versus mixed species culture)</w:t>
      </w:r>
      <w:r w:rsidR="00FF7A67" w:rsidRPr="00B23F2E">
        <w:rPr>
          <w:rFonts w:ascii="Arial" w:hAnsi="Arial" w:cs="Arial"/>
          <w:lang w:val="en-US"/>
        </w:rPr>
        <w:t xml:space="preserve">. In contrast, </w:t>
      </w:r>
      <w:r w:rsidR="007974D2" w:rsidRPr="00B23F2E">
        <w:rPr>
          <w:rFonts w:ascii="Arial" w:hAnsi="Arial" w:cs="Arial"/>
          <w:lang w:val="en-US"/>
        </w:rPr>
        <w:t>the monoculture</w:t>
      </w:r>
      <w:r w:rsidR="00FF7A67" w:rsidRPr="00B23F2E">
        <w:rPr>
          <w:rFonts w:ascii="Arial" w:hAnsi="Arial" w:cs="Arial"/>
          <w:lang w:val="en-US"/>
        </w:rPr>
        <w:t xml:space="preserve"> of </w:t>
      </w:r>
      <w:ins w:id="603" w:author="Jinlin Chen" w:date="2022-01-11T10:35:00Z">
        <w:r w:rsidR="00AD1794">
          <w:rPr>
            <w:rFonts w:ascii="Arial" w:hAnsi="Arial" w:cs="Arial"/>
            <w:lang w:val="en-US"/>
          </w:rPr>
          <w:t xml:space="preserve">the lowland-species </w:t>
        </w:r>
      </w:ins>
      <w:r w:rsidR="00FF7A67" w:rsidRPr="00B23F2E">
        <w:rPr>
          <w:rFonts w:ascii="Arial" w:hAnsi="Arial" w:cs="Arial"/>
          <w:i/>
          <w:iCs/>
          <w:lang w:val="en-US"/>
        </w:rPr>
        <w:t>D. pandora</w:t>
      </w:r>
      <w:r w:rsidR="00FF7A67" w:rsidRPr="00B23F2E">
        <w:rPr>
          <w:rFonts w:ascii="Arial" w:hAnsi="Arial" w:cs="Arial"/>
          <w:lang w:val="en-US"/>
        </w:rPr>
        <w:t xml:space="preserve"> </w:t>
      </w:r>
      <w:r w:rsidR="00D22E43" w:rsidRPr="00B23F2E">
        <w:rPr>
          <w:rFonts w:ascii="Arial" w:hAnsi="Arial" w:cs="Arial"/>
          <w:lang w:val="en-US"/>
        </w:rPr>
        <w:t xml:space="preserve">remained </w:t>
      </w:r>
      <w:r w:rsidR="007F2000" w:rsidRPr="00B23F2E">
        <w:rPr>
          <w:rFonts w:ascii="Arial" w:hAnsi="Arial" w:cs="Arial"/>
          <w:lang w:val="en-US"/>
        </w:rPr>
        <w:t>abundant</w:t>
      </w:r>
      <w:r w:rsidR="00FF7A67" w:rsidRPr="00B23F2E">
        <w:rPr>
          <w:rFonts w:ascii="Arial" w:hAnsi="Arial" w:cs="Arial"/>
          <w:lang w:val="en-US"/>
        </w:rPr>
        <w:t xml:space="preserve"> in both temperature</w:t>
      </w:r>
      <w:r w:rsidR="007974D2" w:rsidRPr="00B23F2E">
        <w:rPr>
          <w:rFonts w:ascii="Arial" w:hAnsi="Arial" w:cs="Arial"/>
          <w:lang w:val="en-US"/>
        </w:rPr>
        <w:t>s</w:t>
      </w:r>
      <w:r w:rsidR="00FF7A67" w:rsidRPr="00B23F2E">
        <w:rPr>
          <w:rFonts w:ascii="Arial" w:hAnsi="Arial" w:cs="Arial"/>
          <w:lang w:val="en-US"/>
        </w:rPr>
        <w:t xml:space="preserve"> when raised alone. </w:t>
      </w:r>
      <w:ins w:id="604" w:author="Jinlin Chen" w:date="2022-01-11T10:35:00Z">
        <w:r w:rsidR="00AD1794">
          <w:rPr>
            <w:rFonts w:ascii="Arial" w:hAnsi="Arial" w:cs="Arial"/>
            <w:lang w:val="en-US"/>
          </w:rPr>
          <w:t>T</w:t>
        </w:r>
      </w:ins>
      <w:del w:id="605" w:author="Jinlin Chen" w:date="2022-01-11T10:35:00Z">
        <w:r w:rsidR="007F2000" w:rsidRPr="00B23F2E" w:rsidDel="00AD1794">
          <w:rPr>
            <w:rFonts w:ascii="Arial" w:hAnsi="Arial" w:cs="Arial"/>
            <w:lang w:val="en-US"/>
          </w:rPr>
          <w:delText xml:space="preserve">However, </w:delText>
        </w:r>
        <w:r w:rsidR="004161ED" w:rsidRPr="00B23F2E" w:rsidDel="00AD1794">
          <w:rPr>
            <w:rFonts w:ascii="Arial" w:hAnsi="Arial" w:cs="Arial"/>
            <w:lang w:val="en-US"/>
          </w:rPr>
          <w:delText>t</w:delText>
        </w:r>
      </w:del>
      <w:r w:rsidR="004161ED" w:rsidRPr="00B23F2E">
        <w:rPr>
          <w:rFonts w:ascii="Arial" w:hAnsi="Arial" w:cs="Arial"/>
          <w:lang w:val="en-US"/>
        </w:rPr>
        <w:t xml:space="preserve">heir </w:t>
      </w:r>
      <w:r w:rsidR="00FF7A67" w:rsidRPr="00B23F2E">
        <w:rPr>
          <w:rFonts w:ascii="Arial" w:hAnsi="Arial" w:cs="Arial"/>
          <w:lang w:val="en-US"/>
        </w:rPr>
        <w:t>population</w:t>
      </w:r>
      <w:r w:rsidR="004161ED" w:rsidRPr="00B23F2E">
        <w:rPr>
          <w:rFonts w:ascii="Arial" w:hAnsi="Arial" w:cs="Arial"/>
          <w:lang w:val="en-US"/>
        </w:rPr>
        <w:t>s</w:t>
      </w:r>
      <w:r w:rsidR="00FF7A67" w:rsidRPr="00B23F2E">
        <w:rPr>
          <w:rFonts w:ascii="Arial" w:hAnsi="Arial" w:cs="Arial"/>
          <w:lang w:val="en-US"/>
        </w:rPr>
        <w:t xml:space="preserve"> w</w:t>
      </w:r>
      <w:r w:rsidR="004161ED" w:rsidRPr="00B23F2E">
        <w:rPr>
          <w:rFonts w:ascii="Arial" w:hAnsi="Arial" w:cs="Arial"/>
          <w:lang w:val="en-US"/>
        </w:rPr>
        <w:t>ere</w:t>
      </w:r>
      <w:r w:rsidR="00FF7A67" w:rsidRPr="00B23F2E">
        <w:rPr>
          <w:rFonts w:ascii="Arial" w:hAnsi="Arial" w:cs="Arial"/>
          <w:lang w:val="en-US"/>
        </w:rPr>
        <w:t xml:space="preserve"> significantly reduced </w:t>
      </w:r>
      <w:r w:rsidR="00D22E43" w:rsidRPr="00B23F2E">
        <w:rPr>
          <w:rFonts w:ascii="Arial" w:hAnsi="Arial" w:cs="Arial"/>
          <w:lang w:val="en-US"/>
        </w:rPr>
        <w:t xml:space="preserve">at </w:t>
      </w:r>
      <w:r w:rsidR="00841508" w:rsidRPr="00B23F2E">
        <w:rPr>
          <w:rFonts w:ascii="Arial" w:hAnsi="Arial" w:cs="Arial"/>
          <w:lang w:val="en-US"/>
        </w:rPr>
        <w:t xml:space="preserve">the </w:t>
      </w:r>
      <w:r w:rsidR="00FF7A67" w:rsidRPr="00B23F2E">
        <w:rPr>
          <w:rFonts w:ascii="Arial" w:hAnsi="Arial" w:cs="Arial"/>
          <w:lang w:val="en-US"/>
        </w:rPr>
        <w:t xml:space="preserve">low temperature only when in the presence of </w:t>
      </w:r>
      <w:r w:rsidR="00C8402E" w:rsidRPr="00B23F2E">
        <w:rPr>
          <w:rFonts w:ascii="Arial" w:hAnsi="Arial" w:cs="Arial"/>
          <w:i/>
          <w:iCs/>
          <w:lang w:val="en-US"/>
        </w:rPr>
        <w:t xml:space="preserve">D. </w:t>
      </w:r>
      <w:r w:rsidR="00EA5252" w:rsidRPr="00B23F2E">
        <w:rPr>
          <w:rFonts w:ascii="Arial" w:hAnsi="Arial" w:cs="Arial"/>
          <w:i/>
          <w:iCs/>
          <w:lang w:val="en-US"/>
        </w:rPr>
        <w:t>pallidifrons</w:t>
      </w:r>
      <w:r w:rsidR="00C8402E" w:rsidRPr="00B23F2E">
        <w:rPr>
          <w:rFonts w:ascii="Arial" w:hAnsi="Arial" w:cs="Arial"/>
          <w:lang w:val="en-US"/>
        </w:rPr>
        <w:t xml:space="preserve"> </w:t>
      </w:r>
      <w:r w:rsidR="00803F56" w:rsidRPr="00B23F2E">
        <w:rPr>
          <w:rFonts w:ascii="Arial" w:hAnsi="Arial" w:cs="Arial"/>
          <w:lang w:val="en-US"/>
        </w:rPr>
        <w:t xml:space="preserve">(Figure </w:t>
      </w:r>
      <w:r w:rsidR="00E432E6" w:rsidRPr="00B23F2E">
        <w:rPr>
          <w:rFonts w:ascii="Arial" w:hAnsi="Arial" w:cs="Arial"/>
          <w:lang w:val="en-US"/>
        </w:rPr>
        <w:t>5</w:t>
      </w:r>
      <w:r w:rsidR="00803F56" w:rsidRPr="00B23F2E">
        <w:rPr>
          <w:rFonts w:ascii="Arial" w:hAnsi="Arial" w:cs="Arial"/>
          <w:lang w:val="en-US"/>
        </w:rPr>
        <w:t>)</w:t>
      </w:r>
      <w:r w:rsidR="00FF7A67" w:rsidRPr="00B23F2E">
        <w:rPr>
          <w:rFonts w:ascii="Arial" w:hAnsi="Arial" w:cs="Arial"/>
          <w:lang w:val="en-US"/>
        </w:rPr>
        <w:t>.</w:t>
      </w:r>
    </w:p>
    <w:p w14:paraId="1F7B90A4" w14:textId="77777777" w:rsidR="00036A2A" w:rsidRPr="00B23F2E" w:rsidRDefault="00036A2A" w:rsidP="007C1BC4">
      <w:pPr>
        <w:rPr>
          <w:rFonts w:ascii="Arial" w:hAnsi="Arial" w:cs="Arial"/>
          <w:lang w:val="en-US"/>
        </w:rPr>
      </w:pPr>
    </w:p>
    <w:p w14:paraId="3CFACF74" w14:textId="3BFE9491" w:rsidR="00930FF3" w:rsidRPr="00B23F2E" w:rsidRDefault="00930FF3" w:rsidP="007C1BC4">
      <w:pPr>
        <w:rPr>
          <w:rFonts w:ascii="Arial" w:hAnsi="Arial" w:cs="Arial"/>
          <w:lang w:val="en-US"/>
        </w:rPr>
      </w:pPr>
    </w:p>
    <w:p w14:paraId="62FB0282" w14:textId="3A33ECB9" w:rsidR="00930FF3" w:rsidRPr="00B23F2E" w:rsidRDefault="00930FF3" w:rsidP="007C1BC4">
      <w:pPr>
        <w:rPr>
          <w:rFonts w:ascii="Arial" w:hAnsi="Arial" w:cs="Arial"/>
          <w:lang w:val="en-US"/>
        </w:rPr>
      </w:pPr>
      <w:r w:rsidRPr="00B23F2E">
        <w:rPr>
          <w:rFonts w:ascii="Arial" w:hAnsi="Arial" w:cs="Arial"/>
          <w:b/>
          <w:bCs/>
          <w:lang w:val="en-US"/>
        </w:rPr>
        <w:lastRenderedPageBreak/>
        <w:t>Discussion</w:t>
      </w:r>
    </w:p>
    <w:p w14:paraId="3C794036" w14:textId="53DCADA0" w:rsidR="00B30C51" w:rsidRPr="00B23F2E" w:rsidRDefault="00202431" w:rsidP="007C1BC4">
      <w:pPr>
        <w:ind w:firstLine="720"/>
        <w:rPr>
          <w:rFonts w:ascii="Arial" w:hAnsi="Arial" w:cs="Arial"/>
          <w:lang w:val="en-US"/>
        </w:rPr>
      </w:pPr>
      <w:r w:rsidRPr="00B23F2E">
        <w:rPr>
          <w:rFonts w:ascii="Arial" w:hAnsi="Arial" w:cs="Arial"/>
          <w:lang w:val="en-US"/>
        </w:rPr>
        <w:t xml:space="preserve">Counter to </w:t>
      </w:r>
      <w:r w:rsidR="00690484">
        <w:rPr>
          <w:rFonts w:ascii="Arial" w:hAnsi="Arial" w:cs="Arial"/>
          <w:lang w:val="en-US"/>
        </w:rPr>
        <w:t>expectation</w:t>
      </w:r>
      <w:r w:rsidRPr="00B23F2E">
        <w:rPr>
          <w:rFonts w:ascii="Arial" w:hAnsi="Arial" w:cs="Arial"/>
          <w:lang w:val="en-US"/>
        </w:rPr>
        <w:t xml:space="preserve">, our results suggest that interspecific competition significantly reduces lowland-biased species at high elevations, whereas high temperature, regardless of competition, constrains upland </w:t>
      </w:r>
      <w:r w:rsidRPr="00B23F2E">
        <w:rPr>
          <w:rFonts w:ascii="Arial" w:hAnsi="Arial" w:cs="Arial"/>
          <w:i/>
          <w:iCs/>
          <w:lang w:val="en-US"/>
        </w:rPr>
        <w:t>Drosophila</w:t>
      </w:r>
      <w:r w:rsidRPr="00B23F2E">
        <w:rPr>
          <w:rFonts w:ascii="Arial" w:hAnsi="Arial" w:cs="Arial"/>
          <w:lang w:val="en-US"/>
        </w:rPr>
        <w:t xml:space="preserve"> species at low elevations. </w:t>
      </w:r>
      <w:r w:rsidR="00793382">
        <w:rPr>
          <w:rFonts w:ascii="Arial" w:hAnsi="Arial" w:cs="Arial"/>
          <w:lang w:val="en-US"/>
        </w:rPr>
        <w:t>Thus, o</w:t>
      </w:r>
      <w:r w:rsidR="00D82A0C" w:rsidRPr="00B23F2E">
        <w:rPr>
          <w:rFonts w:ascii="Arial" w:hAnsi="Arial" w:cs="Arial"/>
          <w:lang w:val="en-US"/>
        </w:rPr>
        <w:t xml:space="preserve">ur results </w:t>
      </w:r>
      <w:r w:rsidR="00793382">
        <w:rPr>
          <w:rFonts w:ascii="Arial" w:hAnsi="Arial" w:cs="Arial"/>
          <w:lang w:val="en-US"/>
        </w:rPr>
        <w:t>do not support the common</w:t>
      </w:r>
      <w:r w:rsidR="000625C0" w:rsidRPr="00B23F2E">
        <w:rPr>
          <w:rFonts w:ascii="Arial" w:hAnsi="Arial" w:cs="Arial"/>
          <w:lang w:val="en-US"/>
        </w:rPr>
        <w:t xml:space="preserve"> assum</w:t>
      </w:r>
      <w:r w:rsidR="00D82A0C" w:rsidRPr="00B23F2E">
        <w:rPr>
          <w:rFonts w:ascii="Arial" w:hAnsi="Arial" w:cs="Arial"/>
          <w:lang w:val="en-US"/>
        </w:rPr>
        <w:t>ption</w:t>
      </w:r>
      <w:r w:rsidR="000625C0" w:rsidRPr="00B23F2E">
        <w:rPr>
          <w:rFonts w:ascii="Arial" w:hAnsi="Arial" w:cs="Arial"/>
          <w:lang w:val="en-US"/>
        </w:rPr>
        <w:t xml:space="preserve"> </w:t>
      </w:r>
      <w:r w:rsidR="00B30C51" w:rsidRPr="00B23F2E">
        <w:rPr>
          <w:rFonts w:ascii="Arial" w:hAnsi="Arial" w:cs="Arial"/>
          <w:lang w:val="en-US"/>
        </w:rPr>
        <w:t>that cold boundaries</w:t>
      </w:r>
      <w:r w:rsidR="003D6BD4" w:rsidRPr="00B23F2E">
        <w:rPr>
          <w:rFonts w:ascii="Arial" w:hAnsi="Arial" w:cs="Arial"/>
          <w:lang w:val="en-US"/>
        </w:rPr>
        <w:t xml:space="preserve"> to species’ ranges</w:t>
      </w:r>
      <w:r w:rsidR="00B30C51" w:rsidRPr="00B23F2E">
        <w:rPr>
          <w:rFonts w:ascii="Arial" w:hAnsi="Arial" w:cs="Arial"/>
          <w:lang w:val="en-US"/>
        </w:rPr>
        <w:t xml:space="preserve"> </w:t>
      </w:r>
      <w:r w:rsidR="003D6BD4" w:rsidRPr="00B23F2E">
        <w:rPr>
          <w:rFonts w:ascii="Arial" w:hAnsi="Arial" w:cs="Arial"/>
          <w:lang w:val="en-US"/>
        </w:rPr>
        <w:t xml:space="preserve">are constrained abiotically and reflect </w:t>
      </w:r>
      <w:r w:rsidR="00B30C51" w:rsidRPr="00B23F2E">
        <w:rPr>
          <w:rFonts w:ascii="Arial" w:hAnsi="Arial" w:cs="Arial"/>
          <w:lang w:val="en-US"/>
        </w:rPr>
        <w:t>thermal niche</w:t>
      </w:r>
      <w:r w:rsidR="003D6BD4" w:rsidRPr="00B23F2E">
        <w:rPr>
          <w:rFonts w:ascii="Arial" w:hAnsi="Arial" w:cs="Arial"/>
          <w:lang w:val="en-US"/>
        </w:rPr>
        <w:t xml:space="preserve">s, </w:t>
      </w:r>
      <w:r w:rsidR="00D82A0C" w:rsidRPr="00B23F2E">
        <w:rPr>
          <w:rFonts w:ascii="Arial" w:hAnsi="Arial" w:cs="Arial"/>
          <w:lang w:val="en-US"/>
        </w:rPr>
        <w:t>while</w:t>
      </w:r>
      <w:r w:rsidR="00B30C51" w:rsidRPr="00B23F2E">
        <w:rPr>
          <w:rFonts w:ascii="Arial" w:hAnsi="Arial" w:cs="Arial"/>
          <w:lang w:val="en-US"/>
        </w:rPr>
        <w:t xml:space="preserve"> biotic interactions</w:t>
      </w:r>
      <w:ins w:id="606" w:author="Jinlin Chen" w:date="2022-01-11T11:30:00Z">
        <w:r w:rsidR="007E0EA7">
          <w:rPr>
            <w:rFonts w:ascii="Arial" w:hAnsi="Arial" w:cs="Arial"/>
            <w:lang w:val="en-US"/>
          </w:rPr>
          <w:t>, such as interspecific competition in our case,</w:t>
        </w:r>
      </w:ins>
      <w:r w:rsidR="00B30C51" w:rsidRPr="00B23F2E">
        <w:rPr>
          <w:rFonts w:ascii="Arial" w:hAnsi="Arial" w:cs="Arial"/>
          <w:lang w:val="en-US"/>
        </w:rPr>
        <w:t xml:space="preserve"> define warm boundaries</w:t>
      </w:r>
      <w:r w:rsidR="00D82A0C" w:rsidRPr="00B23F2E">
        <w:rPr>
          <w:rFonts w:ascii="Arial" w:hAnsi="Arial" w:cs="Arial"/>
          <w:lang w:val="en-US"/>
        </w:rPr>
        <w:t>. W</w:t>
      </w:r>
      <w:r w:rsidR="004B1834" w:rsidRPr="00B23F2E">
        <w:rPr>
          <w:rFonts w:ascii="Arial" w:hAnsi="Arial" w:cs="Arial"/>
          <w:lang w:val="en-US"/>
        </w:rPr>
        <w:t>e found that</w:t>
      </w:r>
      <w:r w:rsidR="00B30C51" w:rsidRPr="00B23F2E">
        <w:rPr>
          <w:rFonts w:ascii="Arial" w:hAnsi="Arial" w:cs="Arial"/>
          <w:lang w:val="en-US"/>
        </w:rPr>
        <w:t xml:space="preserve"> </w:t>
      </w:r>
      <w:r w:rsidR="00CC58AC" w:rsidRPr="00B23F2E">
        <w:rPr>
          <w:rFonts w:ascii="Arial" w:hAnsi="Arial" w:cs="Arial"/>
          <w:lang w:val="en-US"/>
        </w:rPr>
        <w:t>high temperatures experienced on a daily basis at lowland sites</w:t>
      </w:r>
      <w:r w:rsidR="00623168" w:rsidRPr="00B23F2E">
        <w:rPr>
          <w:rFonts w:ascii="Arial" w:hAnsi="Arial" w:cs="Arial"/>
          <w:lang w:val="en-US"/>
        </w:rPr>
        <w:t xml:space="preserve"> were sufficiently high to serve as an environmental filter determining the composition of</w:t>
      </w:r>
      <w:r w:rsidR="00CC58AC" w:rsidRPr="00B23F2E" w:rsidDel="004B1834">
        <w:rPr>
          <w:rFonts w:ascii="Arial" w:hAnsi="Arial" w:cs="Arial"/>
          <w:lang w:val="en-US"/>
        </w:rPr>
        <w:t xml:space="preserve"> </w:t>
      </w:r>
      <w:r w:rsidR="00B30C51" w:rsidRPr="00B23F2E">
        <w:rPr>
          <w:rFonts w:ascii="Arial" w:hAnsi="Arial" w:cs="Arial"/>
          <w:i/>
          <w:iCs/>
          <w:lang w:val="en-US"/>
        </w:rPr>
        <w:t>Drosophila</w:t>
      </w:r>
      <w:r w:rsidR="00B30C51" w:rsidRPr="00B23F2E">
        <w:rPr>
          <w:rFonts w:ascii="Arial" w:hAnsi="Arial" w:cs="Arial"/>
          <w:lang w:val="en-US"/>
        </w:rPr>
        <w:t xml:space="preserve"> communit</w:t>
      </w:r>
      <w:r w:rsidR="00D82A0C" w:rsidRPr="00B23F2E">
        <w:rPr>
          <w:rFonts w:ascii="Arial" w:hAnsi="Arial" w:cs="Arial"/>
          <w:lang w:val="en-US"/>
        </w:rPr>
        <w:t>ies</w:t>
      </w:r>
      <w:r w:rsidR="00B30C51" w:rsidRPr="00B23F2E">
        <w:rPr>
          <w:rFonts w:ascii="Arial" w:hAnsi="Arial" w:cs="Arial"/>
          <w:lang w:val="en-US"/>
        </w:rPr>
        <w:t xml:space="preserve">. </w:t>
      </w:r>
      <w:r w:rsidR="008F40A7" w:rsidRPr="00B23F2E">
        <w:rPr>
          <w:rFonts w:ascii="Arial" w:hAnsi="Arial" w:cs="Arial"/>
          <w:lang w:val="en-US"/>
        </w:rPr>
        <w:t>In</w:t>
      </w:r>
      <w:r w:rsidR="0081173E" w:rsidRPr="00B23F2E">
        <w:rPr>
          <w:rFonts w:ascii="Arial" w:hAnsi="Arial" w:cs="Arial"/>
          <w:lang w:val="en-US"/>
        </w:rPr>
        <w:t xml:space="preserve"> </w:t>
      </w:r>
      <w:r w:rsidR="008F40A7" w:rsidRPr="00B23F2E">
        <w:rPr>
          <w:rFonts w:ascii="Arial" w:hAnsi="Arial" w:cs="Arial"/>
          <w:lang w:val="en-US"/>
        </w:rPr>
        <w:t>cooler environment</w:t>
      </w:r>
      <w:ins w:id="607" w:author="Jinlin Chen" w:date="2022-01-11T10:36:00Z">
        <w:r w:rsidR="00AD1794">
          <w:rPr>
            <w:rFonts w:ascii="Arial" w:hAnsi="Arial" w:cs="Arial"/>
            <w:lang w:val="en-US"/>
          </w:rPr>
          <w:t>s</w:t>
        </w:r>
      </w:ins>
      <w:r w:rsidR="008F40A7" w:rsidRPr="00B23F2E">
        <w:rPr>
          <w:rFonts w:ascii="Arial" w:hAnsi="Arial" w:cs="Arial"/>
          <w:lang w:val="en-US"/>
        </w:rPr>
        <w:t xml:space="preserve"> at </w:t>
      </w:r>
      <w:r w:rsidR="0081173E" w:rsidRPr="00B23F2E">
        <w:rPr>
          <w:rFonts w:ascii="Arial" w:hAnsi="Arial" w:cs="Arial"/>
          <w:lang w:val="en-US"/>
        </w:rPr>
        <w:t xml:space="preserve">high elevations, </w:t>
      </w:r>
      <w:r w:rsidR="00B30C51" w:rsidRPr="00B23F2E">
        <w:rPr>
          <w:rFonts w:ascii="Arial" w:hAnsi="Arial" w:cs="Arial"/>
          <w:lang w:val="en-US"/>
        </w:rPr>
        <w:t xml:space="preserve">lowland species </w:t>
      </w:r>
      <w:ins w:id="608" w:author="Jinlin Chen" w:date="2022-01-11T10:36:00Z">
        <w:r w:rsidR="00AD1794">
          <w:rPr>
            <w:rFonts w:ascii="Arial" w:hAnsi="Arial" w:cs="Arial"/>
            <w:lang w:val="en-US"/>
          </w:rPr>
          <w:t>were</w:t>
        </w:r>
      </w:ins>
      <w:del w:id="609" w:author="Jinlin Chen" w:date="2022-01-11T10:36:00Z">
        <w:r w:rsidR="00B30C51" w:rsidRPr="00B23F2E" w:rsidDel="00AD1794">
          <w:rPr>
            <w:rFonts w:ascii="Arial" w:hAnsi="Arial" w:cs="Arial"/>
            <w:lang w:val="en-US"/>
          </w:rPr>
          <w:delText>are</w:delText>
        </w:r>
      </w:del>
      <w:r w:rsidR="00B30C51" w:rsidRPr="00B23F2E">
        <w:rPr>
          <w:rFonts w:ascii="Arial" w:hAnsi="Arial" w:cs="Arial"/>
          <w:lang w:val="en-US"/>
        </w:rPr>
        <w:t xml:space="preserve"> outcompeted by </w:t>
      </w:r>
      <w:r w:rsidR="00C72931" w:rsidRPr="00B23F2E">
        <w:rPr>
          <w:rFonts w:ascii="Arial" w:hAnsi="Arial" w:cs="Arial"/>
          <w:lang w:val="en-US"/>
        </w:rPr>
        <w:t>certain</w:t>
      </w:r>
      <w:r w:rsidR="00B30C51" w:rsidRPr="00B23F2E">
        <w:rPr>
          <w:rFonts w:ascii="Arial" w:hAnsi="Arial" w:cs="Arial"/>
          <w:lang w:val="en-US"/>
        </w:rPr>
        <w:t xml:space="preserve"> upland species whose distribution </w:t>
      </w:r>
      <w:ins w:id="610" w:author="Jinlin Chen" w:date="2022-01-11T10:36:00Z">
        <w:r w:rsidR="00AD1794">
          <w:rPr>
            <w:rFonts w:ascii="Arial" w:hAnsi="Arial" w:cs="Arial"/>
            <w:lang w:val="en-US"/>
          </w:rPr>
          <w:t>are</w:t>
        </w:r>
      </w:ins>
      <w:del w:id="611" w:author="Jinlin Chen" w:date="2022-01-11T10:36:00Z">
        <w:r w:rsidR="00C72931" w:rsidRPr="00B23F2E" w:rsidDel="00AD1794">
          <w:rPr>
            <w:rFonts w:ascii="Arial" w:hAnsi="Arial" w:cs="Arial"/>
            <w:lang w:val="en-US"/>
          </w:rPr>
          <w:delText>is</w:delText>
        </w:r>
      </w:del>
      <w:r w:rsidR="00B30C51" w:rsidRPr="00B23F2E">
        <w:rPr>
          <w:rFonts w:ascii="Arial" w:hAnsi="Arial" w:cs="Arial"/>
          <w:lang w:val="en-US"/>
        </w:rPr>
        <w:t xml:space="preserve"> confined to </w:t>
      </w:r>
      <w:r w:rsidR="0081173E" w:rsidRPr="00B23F2E">
        <w:rPr>
          <w:rFonts w:ascii="Arial" w:hAnsi="Arial" w:cs="Arial"/>
          <w:lang w:val="en-US"/>
        </w:rPr>
        <w:t>high elevations as a result of</w:t>
      </w:r>
      <w:r w:rsidR="00B30C51" w:rsidRPr="00B23F2E">
        <w:rPr>
          <w:rFonts w:ascii="Arial" w:hAnsi="Arial" w:cs="Arial"/>
          <w:lang w:val="en-US"/>
        </w:rPr>
        <w:t xml:space="preserve"> </w:t>
      </w:r>
      <w:r w:rsidR="0081173E" w:rsidRPr="00B23F2E">
        <w:rPr>
          <w:rFonts w:ascii="Arial" w:hAnsi="Arial" w:cs="Arial"/>
          <w:lang w:val="en-US"/>
        </w:rPr>
        <w:t xml:space="preserve">their </w:t>
      </w:r>
      <w:r w:rsidR="00B30C51" w:rsidRPr="00B23F2E">
        <w:rPr>
          <w:rFonts w:ascii="Arial" w:hAnsi="Arial" w:cs="Arial"/>
          <w:lang w:val="en-US"/>
        </w:rPr>
        <w:t>intolerance to heat.</w:t>
      </w:r>
    </w:p>
    <w:p w14:paraId="0790EA93" w14:textId="77777777" w:rsidR="0046703F" w:rsidRPr="00B23F2E" w:rsidRDefault="0046703F" w:rsidP="007C1BC4">
      <w:pPr>
        <w:ind w:firstLine="720"/>
        <w:rPr>
          <w:rFonts w:ascii="Arial" w:hAnsi="Arial" w:cs="Arial"/>
          <w:lang w:val="en-US"/>
        </w:rPr>
      </w:pPr>
    </w:p>
    <w:p w14:paraId="04400E2B" w14:textId="18D81938" w:rsidR="00D45499" w:rsidRPr="00B23F2E" w:rsidRDefault="00AF3153" w:rsidP="007C1BC4">
      <w:pPr>
        <w:rPr>
          <w:rFonts w:ascii="Arial" w:hAnsi="Arial" w:cs="Arial"/>
          <w:i/>
          <w:iCs/>
          <w:lang w:val="en-US"/>
        </w:rPr>
      </w:pPr>
      <w:r w:rsidRPr="00B23F2E">
        <w:rPr>
          <w:rFonts w:ascii="Arial" w:hAnsi="Arial" w:cs="Arial"/>
          <w:i/>
          <w:iCs/>
          <w:lang w:val="en-US"/>
        </w:rPr>
        <w:t>1.</w:t>
      </w:r>
      <w:r w:rsidR="00D45499" w:rsidRPr="00B23F2E">
        <w:rPr>
          <w:rFonts w:ascii="Arial" w:hAnsi="Arial" w:cs="Arial"/>
          <w:i/>
          <w:iCs/>
          <w:lang w:val="en-US"/>
        </w:rPr>
        <w:t xml:space="preserve">Low variation </w:t>
      </w:r>
      <w:ins w:id="612" w:author="Jinlin Chen" w:date="2022-01-11T10:36:00Z">
        <w:r w:rsidR="00F61511">
          <w:rPr>
            <w:rFonts w:ascii="Arial" w:hAnsi="Arial" w:cs="Arial"/>
            <w:i/>
            <w:iCs/>
            <w:lang w:val="en-US"/>
          </w:rPr>
          <w:t>in</w:t>
        </w:r>
      </w:ins>
      <w:del w:id="613" w:author="Jinlin Chen" w:date="2022-01-11T10:36:00Z">
        <w:r w:rsidR="00D45499" w:rsidRPr="00B23F2E" w:rsidDel="00F61511">
          <w:rPr>
            <w:rFonts w:ascii="Arial" w:hAnsi="Arial" w:cs="Arial"/>
            <w:i/>
            <w:iCs/>
            <w:lang w:val="en-US"/>
          </w:rPr>
          <w:delText>of</w:delText>
        </w:r>
      </w:del>
      <w:r w:rsidR="00D45499" w:rsidRPr="00B23F2E">
        <w:rPr>
          <w:rFonts w:ascii="Arial" w:hAnsi="Arial" w:cs="Arial"/>
          <w:i/>
          <w:iCs/>
          <w:lang w:val="en-US"/>
        </w:rPr>
        <w:t xml:space="preserve"> upper thermal limit</w:t>
      </w:r>
      <w:ins w:id="614" w:author="Jinlin Chen" w:date="2022-01-11T10:36:00Z">
        <w:r w:rsidR="00F61511">
          <w:rPr>
            <w:rFonts w:ascii="Arial" w:hAnsi="Arial" w:cs="Arial"/>
            <w:i/>
            <w:iCs/>
            <w:lang w:val="en-US"/>
          </w:rPr>
          <w:t>s</w:t>
        </w:r>
      </w:ins>
    </w:p>
    <w:p w14:paraId="3AEED4E9" w14:textId="42B7708E" w:rsidR="00271FFC" w:rsidRPr="00B23F2E" w:rsidRDefault="007D4475" w:rsidP="007C1BC4">
      <w:pPr>
        <w:ind w:firstLine="720"/>
        <w:rPr>
          <w:rFonts w:ascii="Arial" w:hAnsi="Arial" w:cs="Arial"/>
        </w:rPr>
      </w:pPr>
      <w:r w:rsidRPr="00B23F2E">
        <w:rPr>
          <w:rFonts w:ascii="Arial" w:hAnsi="Arial" w:cs="Arial"/>
          <w:lang w:val="en-US"/>
        </w:rPr>
        <w:t>Upper thermal limit</w:t>
      </w:r>
      <w:r w:rsidR="00867830" w:rsidRPr="00B23F2E">
        <w:rPr>
          <w:rFonts w:ascii="Arial" w:hAnsi="Arial" w:cs="Arial"/>
          <w:lang w:val="en-US"/>
        </w:rPr>
        <w:t>s</w:t>
      </w:r>
      <w:r w:rsidRPr="00B23F2E">
        <w:rPr>
          <w:rFonts w:ascii="Arial" w:hAnsi="Arial" w:cs="Arial"/>
          <w:lang w:val="en-US"/>
        </w:rPr>
        <w:t xml:space="preserve"> </w:t>
      </w:r>
      <w:r w:rsidR="001D33EE" w:rsidRPr="00B23F2E">
        <w:rPr>
          <w:rFonts w:ascii="Arial" w:hAnsi="Arial" w:cs="Arial"/>
          <w:lang w:val="en-US"/>
        </w:rPr>
        <w:t>show low level</w:t>
      </w:r>
      <w:r w:rsidR="00867830" w:rsidRPr="00B23F2E">
        <w:rPr>
          <w:rFonts w:ascii="Arial" w:hAnsi="Arial" w:cs="Arial"/>
          <w:lang w:val="en-US"/>
        </w:rPr>
        <w:t>s</w:t>
      </w:r>
      <w:r w:rsidR="001D33EE" w:rsidRPr="00B23F2E">
        <w:rPr>
          <w:rFonts w:ascii="Arial" w:hAnsi="Arial" w:cs="Arial"/>
          <w:lang w:val="en-US"/>
        </w:rPr>
        <w:t xml:space="preserve"> of variation</w:t>
      </w:r>
      <w:r w:rsidRPr="00B23F2E">
        <w:rPr>
          <w:rFonts w:ascii="Arial" w:hAnsi="Arial" w:cs="Arial"/>
          <w:lang w:val="en-US"/>
        </w:rPr>
        <w:t xml:space="preserve"> among species</w:t>
      </w:r>
      <w:r w:rsidR="001D33EE" w:rsidRPr="00B23F2E">
        <w:rPr>
          <w:rFonts w:ascii="Arial" w:hAnsi="Arial" w:cs="Arial"/>
        </w:rPr>
        <w:t xml:space="preserve"> </w:t>
      </w:r>
      <w:r w:rsidR="001A5425" w:rsidRPr="00B23F2E">
        <w:rPr>
          <w:rFonts w:ascii="Arial" w:hAnsi="Arial" w:cs="Arial"/>
          <w:lang w:val="en-US"/>
        </w:rPr>
        <w:fldChar w:fldCharType="begin" w:fldLock="1"/>
      </w:r>
      <w:r w:rsidR="00742C6C" w:rsidRPr="00B23F2E">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sidRPr="00B23F2E">
        <w:rPr>
          <w:rFonts w:ascii="Arial" w:hAnsi="Arial" w:cs="Arial"/>
          <w:lang w:val="en-US"/>
        </w:rPr>
        <w:fldChar w:fldCharType="separate"/>
      </w:r>
      <w:r w:rsidR="001D33EE" w:rsidRPr="00B23F2E">
        <w:rPr>
          <w:rFonts w:ascii="Arial" w:hAnsi="Arial" w:cs="Arial"/>
          <w:noProof/>
          <w:lang w:val="en-US"/>
        </w:rPr>
        <w:t>(Hoffmann 2010)</w:t>
      </w:r>
      <w:r w:rsidR="001A5425" w:rsidRPr="00B23F2E">
        <w:rPr>
          <w:rFonts w:ascii="Arial" w:hAnsi="Arial" w:cs="Arial"/>
          <w:lang w:val="en-US"/>
        </w:rPr>
        <w:fldChar w:fldCharType="end"/>
      </w:r>
      <w:r w:rsidR="00270BB1" w:rsidRPr="00B23F2E">
        <w:rPr>
          <w:rFonts w:ascii="Arial" w:hAnsi="Arial" w:cs="Arial"/>
          <w:lang w:val="en-US"/>
        </w:rPr>
        <w:t>.</w:t>
      </w:r>
      <w:r w:rsidR="0092167C">
        <w:rPr>
          <w:rFonts w:ascii="Arial" w:hAnsi="Arial" w:cs="Arial"/>
          <w:lang w:val="en-US"/>
        </w:rPr>
        <w:t xml:space="preserve"> </w:t>
      </w:r>
      <w:r w:rsidR="00690484">
        <w:rPr>
          <w:rFonts w:ascii="Arial" w:hAnsi="Arial" w:cs="Arial"/>
          <w:lang w:val="en-US"/>
        </w:rPr>
        <w:t>O</w:t>
      </w:r>
      <w:r w:rsidR="00271FFC" w:rsidRPr="00B23F2E">
        <w:rPr>
          <w:rFonts w:ascii="Arial" w:hAnsi="Arial" w:cs="Arial"/>
          <w:lang w:val="en-US"/>
        </w:rPr>
        <w:t>ur study showed that heat tolerance is a systematic trait manifested in the</w:t>
      </w:r>
      <w:r w:rsidR="007D6259" w:rsidRPr="00B23F2E">
        <w:rPr>
          <w:rFonts w:ascii="Arial" w:hAnsi="Arial" w:cs="Arial"/>
          <w:lang w:val="en-US"/>
        </w:rPr>
        <w:t xml:space="preserve"> critical temperature, the</w:t>
      </w:r>
      <w:r w:rsidR="00271FFC" w:rsidRPr="00B23F2E">
        <w:rPr>
          <w:rFonts w:ascii="Arial" w:hAnsi="Arial" w:cs="Arial"/>
          <w:lang w:val="en-US"/>
        </w:rPr>
        <w:t xml:space="preserve"> fecundity at a </w:t>
      </w:r>
      <w:r w:rsidR="007D6259" w:rsidRPr="00B23F2E">
        <w:rPr>
          <w:rFonts w:ascii="Arial" w:hAnsi="Arial" w:cs="Arial"/>
          <w:lang w:val="en-US"/>
        </w:rPr>
        <w:t>sub-sterile</w:t>
      </w:r>
      <w:r w:rsidR="00271FFC" w:rsidRPr="00B23F2E">
        <w:rPr>
          <w:rFonts w:ascii="Arial" w:hAnsi="Arial" w:cs="Arial"/>
          <w:lang w:val="en-US"/>
        </w:rPr>
        <w:t xml:space="preserve"> temperature, the recovered fecundity and the locomotive response</w:t>
      </w:r>
      <w:r w:rsidR="0092167C">
        <w:rPr>
          <w:rFonts w:ascii="Arial" w:hAnsi="Arial" w:cs="Arial"/>
          <w:lang w:val="en-US"/>
        </w:rPr>
        <w:t>, c</w:t>
      </w:r>
      <w:r w:rsidR="0092167C" w:rsidRPr="00B23F2E">
        <w:rPr>
          <w:rFonts w:ascii="Arial" w:hAnsi="Arial" w:cs="Arial"/>
          <w:lang w:val="en-US"/>
        </w:rPr>
        <w:t>onsistent with other</w:t>
      </w:r>
      <w:r w:rsidR="0092167C">
        <w:rPr>
          <w:rFonts w:ascii="Arial" w:hAnsi="Arial" w:cs="Arial"/>
          <w:lang w:val="en-US"/>
        </w:rPr>
        <w:t xml:space="preserve"> studies</w:t>
      </w:r>
      <w:r w:rsidR="0092167C" w:rsidRPr="00B23F2E">
        <w:rPr>
          <w:rFonts w:ascii="Arial" w:hAnsi="Arial" w:cs="Arial"/>
          <w:lang w:val="en-US"/>
        </w:rPr>
        <w:t xml:space="preserve"> </w:t>
      </w:r>
      <w:r w:rsidR="0092167C" w:rsidRPr="00B23F2E">
        <w:rPr>
          <w:rFonts w:ascii="Arial" w:hAnsi="Arial" w:cs="Arial"/>
          <w:lang w:val="en-US"/>
        </w:rPr>
        <w:fldChar w:fldCharType="begin" w:fldLock="1"/>
      </w:r>
      <w:r w:rsidR="0092167C" w:rsidRPr="00B23F2E">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92167C" w:rsidRPr="00B23F2E">
        <w:rPr>
          <w:rFonts w:ascii="Arial" w:hAnsi="Arial" w:cs="Arial"/>
          <w:lang w:val="en-US"/>
        </w:rPr>
        <w:fldChar w:fldCharType="separate"/>
      </w:r>
      <w:r w:rsidR="0092167C" w:rsidRPr="00B23F2E">
        <w:rPr>
          <w:rFonts w:ascii="Arial" w:hAnsi="Arial" w:cs="Arial"/>
          <w:noProof/>
          <w:lang w:val="en-US"/>
        </w:rPr>
        <w:t>(Goulet, Thompson, and Chapple 2017; Hangartner and Hoffmann 2016)</w:t>
      </w:r>
      <w:r w:rsidR="0092167C" w:rsidRPr="00B23F2E">
        <w:rPr>
          <w:rFonts w:ascii="Arial" w:hAnsi="Arial" w:cs="Arial"/>
          <w:lang w:val="en-US"/>
        </w:rPr>
        <w:fldChar w:fldCharType="end"/>
      </w:r>
      <w:r w:rsidR="00271FFC" w:rsidRPr="00B23F2E">
        <w:rPr>
          <w:rFonts w:ascii="Arial" w:hAnsi="Arial" w:cs="Arial"/>
          <w:lang w:val="en-US"/>
        </w:rPr>
        <w:t xml:space="preserve">. Therefore, </w:t>
      </w:r>
      <w:r w:rsidR="00B30C51" w:rsidRPr="00B23F2E">
        <w:rPr>
          <w:rFonts w:ascii="Arial" w:hAnsi="Arial" w:cs="Arial"/>
          <w:lang w:val="en-US"/>
        </w:rPr>
        <w:t xml:space="preserve">a </w:t>
      </w:r>
      <w:r w:rsidR="008201B5" w:rsidRPr="00B23F2E">
        <w:rPr>
          <w:rFonts w:ascii="Arial" w:hAnsi="Arial" w:cs="Arial"/>
          <w:lang w:val="en-US"/>
        </w:rPr>
        <w:t xml:space="preserve">modest </w:t>
      </w:r>
      <w:r w:rsidR="00B30C51" w:rsidRPr="00B23F2E">
        <w:rPr>
          <w:rFonts w:ascii="Arial" w:hAnsi="Arial" w:cs="Arial"/>
          <w:lang w:val="en-US"/>
        </w:rPr>
        <w:t>difference in</w:t>
      </w:r>
      <w:r w:rsidR="00271FFC" w:rsidRPr="00B23F2E">
        <w:rPr>
          <w:rFonts w:ascii="Arial" w:hAnsi="Arial" w:cs="Arial"/>
          <w:lang w:val="en-US"/>
        </w:rPr>
        <w:t xml:space="preserve"> critical temperature</w:t>
      </w:r>
      <w:r w:rsidR="00B30C51" w:rsidRPr="00B23F2E">
        <w:rPr>
          <w:rFonts w:ascii="Arial" w:hAnsi="Arial" w:cs="Arial"/>
          <w:lang w:val="en-US"/>
        </w:rPr>
        <w:t xml:space="preserve"> </w:t>
      </w:r>
      <w:r w:rsidR="00271FFC" w:rsidRPr="00B23F2E">
        <w:rPr>
          <w:rFonts w:ascii="Arial" w:hAnsi="Arial" w:cs="Arial"/>
          <w:lang w:val="en-US"/>
        </w:rPr>
        <w:t>may</w:t>
      </w:r>
      <w:r w:rsidR="00B30C51" w:rsidRPr="00B23F2E">
        <w:rPr>
          <w:rFonts w:ascii="Arial" w:hAnsi="Arial" w:cs="Arial"/>
          <w:lang w:val="en-US"/>
        </w:rPr>
        <w:t xml:space="preserve"> </w:t>
      </w:r>
      <w:r w:rsidR="007D6259" w:rsidRPr="00B23F2E">
        <w:rPr>
          <w:rFonts w:ascii="Arial" w:hAnsi="Arial" w:cs="Arial"/>
          <w:lang w:val="en-US"/>
        </w:rPr>
        <w:t>represent</w:t>
      </w:r>
      <w:r w:rsidR="007C2A19" w:rsidRPr="00B23F2E">
        <w:rPr>
          <w:rFonts w:ascii="Arial" w:hAnsi="Arial" w:cs="Arial"/>
          <w:lang w:val="en-US"/>
        </w:rPr>
        <w:t xml:space="preserve"> a</w:t>
      </w:r>
      <w:r w:rsidR="00B30C51" w:rsidRPr="00B23F2E">
        <w:rPr>
          <w:rFonts w:ascii="Arial" w:hAnsi="Arial" w:cs="Arial"/>
          <w:lang w:val="en-US"/>
        </w:rPr>
        <w:t xml:space="preserve"> distinct difference</w:t>
      </w:r>
      <w:r w:rsidR="00291C3D" w:rsidRPr="00B23F2E">
        <w:rPr>
          <w:rFonts w:ascii="Arial" w:hAnsi="Arial" w:cs="Arial"/>
          <w:lang w:val="en-US"/>
        </w:rPr>
        <w:t xml:space="preserve"> in </w:t>
      </w:r>
      <w:r w:rsidR="00E45B8A" w:rsidRPr="00B23F2E">
        <w:rPr>
          <w:rFonts w:ascii="Arial" w:hAnsi="Arial" w:cs="Arial"/>
          <w:lang w:val="en-US"/>
        </w:rPr>
        <w:t>overall</w:t>
      </w:r>
      <w:r w:rsidR="00291C3D" w:rsidRPr="00B23F2E">
        <w:rPr>
          <w:rFonts w:ascii="Arial" w:hAnsi="Arial" w:cs="Arial"/>
          <w:lang w:val="en-US"/>
        </w:rPr>
        <w:t xml:space="preserve"> performance</w:t>
      </w:r>
      <w:r w:rsidR="00B30C51" w:rsidRPr="00B23F2E">
        <w:rPr>
          <w:rFonts w:ascii="Arial" w:hAnsi="Arial" w:cs="Arial"/>
          <w:lang w:val="en-US"/>
        </w:rPr>
        <w:t xml:space="preserve"> </w:t>
      </w:r>
      <w:r w:rsidR="00291C3D" w:rsidRPr="00B23F2E">
        <w:rPr>
          <w:rFonts w:ascii="Arial" w:hAnsi="Arial" w:cs="Arial"/>
          <w:lang w:val="en-US"/>
        </w:rPr>
        <w:t xml:space="preserve">when organisms are </w:t>
      </w:r>
      <w:r w:rsidR="00DE1C6D" w:rsidRPr="00B23F2E">
        <w:rPr>
          <w:rFonts w:ascii="Arial" w:hAnsi="Arial" w:cs="Arial"/>
          <w:lang w:val="en-US"/>
        </w:rPr>
        <w:t xml:space="preserve">operating at real, variable </w:t>
      </w:r>
      <w:r w:rsidR="00B30C51" w:rsidRPr="00B23F2E">
        <w:rPr>
          <w:rFonts w:ascii="Arial" w:hAnsi="Arial" w:cs="Arial"/>
          <w:lang w:val="en-US"/>
        </w:rPr>
        <w:t xml:space="preserve">temperature </w:t>
      </w:r>
      <w:r w:rsidR="00DE1C6D" w:rsidRPr="00B23F2E">
        <w:rPr>
          <w:rFonts w:ascii="Arial" w:hAnsi="Arial" w:cs="Arial"/>
          <w:lang w:val="en-US"/>
        </w:rPr>
        <w:t>regimes</w:t>
      </w:r>
      <w:r w:rsidR="00B30C51" w:rsidRPr="00B23F2E">
        <w:rPr>
          <w:rFonts w:ascii="Arial" w:hAnsi="Arial" w:cs="Arial"/>
          <w:lang w:val="en-US"/>
        </w:rPr>
        <w:t>.</w:t>
      </w:r>
    </w:p>
    <w:p w14:paraId="50B6BD08" w14:textId="77520DBE" w:rsidR="0014129F" w:rsidRPr="00B23F2E" w:rsidRDefault="00AE1E38" w:rsidP="007C1BC4">
      <w:pPr>
        <w:ind w:firstLine="720"/>
        <w:rPr>
          <w:rFonts w:ascii="Arial" w:hAnsi="Arial" w:cs="Arial"/>
          <w:lang w:val="en-US"/>
        </w:rPr>
      </w:pPr>
      <w:r w:rsidRPr="00B23F2E">
        <w:rPr>
          <w:rFonts w:ascii="Arial" w:hAnsi="Arial" w:cs="Arial"/>
          <w:lang w:val="en-US"/>
        </w:rPr>
        <w:t xml:space="preserve">Small thermal </w:t>
      </w:r>
      <w:r w:rsidR="00DE1C6D" w:rsidRPr="00B23F2E">
        <w:rPr>
          <w:rFonts w:ascii="Arial" w:hAnsi="Arial" w:cs="Arial"/>
          <w:lang w:val="en-US"/>
        </w:rPr>
        <w:t xml:space="preserve">safety </w:t>
      </w:r>
      <w:r w:rsidRPr="00B23F2E">
        <w:rPr>
          <w:rFonts w:ascii="Arial" w:hAnsi="Arial" w:cs="Arial"/>
          <w:lang w:val="en-US"/>
        </w:rPr>
        <w:t>margin</w:t>
      </w:r>
      <w:r w:rsidR="00D45499" w:rsidRPr="00B23F2E">
        <w:rPr>
          <w:rFonts w:ascii="Arial" w:hAnsi="Arial" w:cs="Arial"/>
          <w:lang w:val="en-US"/>
        </w:rPr>
        <w:t>s</w:t>
      </w:r>
      <w:r w:rsidRPr="00B23F2E">
        <w:rPr>
          <w:rFonts w:ascii="Arial" w:hAnsi="Arial" w:cs="Arial"/>
          <w:lang w:val="en-US"/>
        </w:rPr>
        <w:t xml:space="preserve"> </w:t>
      </w:r>
      <w:r w:rsidR="00D45499" w:rsidRPr="00B23F2E">
        <w:rPr>
          <w:rFonts w:ascii="Arial" w:hAnsi="Arial" w:cs="Arial"/>
          <w:lang w:val="en-US"/>
        </w:rPr>
        <w:t>suggest</w:t>
      </w:r>
      <w:r w:rsidRPr="00B23F2E">
        <w:rPr>
          <w:rFonts w:ascii="Arial" w:hAnsi="Arial" w:cs="Arial"/>
          <w:lang w:val="en-US"/>
        </w:rPr>
        <w:t xml:space="preserve"> </w:t>
      </w:r>
      <w:r w:rsidR="00A72192" w:rsidRPr="00B23F2E">
        <w:rPr>
          <w:rFonts w:ascii="Arial" w:hAnsi="Arial" w:cs="Arial"/>
          <w:lang w:val="en-US"/>
        </w:rPr>
        <w:t xml:space="preserve">a </w:t>
      </w:r>
      <w:r w:rsidRPr="00B23F2E">
        <w:rPr>
          <w:rFonts w:ascii="Arial" w:hAnsi="Arial" w:cs="Arial"/>
          <w:lang w:val="en-US"/>
        </w:rPr>
        <w:t xml:space="preserve">severe threat of biotic attrition </w:t>
      </w:r>
      <w:r w:rsidR="00A72192" w:rsidRPr="00B23F2E">
        <w:rPr>
          <w:rFonts w:ascii="Arial" w:hAnsi="Arial" w:cs="Arial"/>
          <w:lang w:val="en-US"/>
        </w:rPr>
        <w:t xml:space="preserve">in </w:t>
      </w:r>
      <w:r w:rsidRPr="00B23F2E">
        <w:rPr>
          <w:rFonts w:ascii="Arial" w:hAnsi="Arial" w:cs="Arial"/>
          <w:lang w:val="en-US"/>
        </w:rPr>
        <w:t>tropical lowland</w:t>
      </w:r>
      <w:r w:rsidR="005B0470"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sidRPr="00B23F2E">
        <w:rPr>
          <w:rFonts w:ascii="Arial" w:hAnsi="Arial" w:cs="Arial"/>
          <w:lang w:val="en-US"/>
        </w:rPr>
        <w:fldChar w:fldCharType="separate"/>
      </w:r>
      <w:r w:rsidR="00287EB7" w:rsidRPr="00B23F2E">
        <w:rPr>
          <w:rFonts w:ascii="Arial" w:hAnsi="Arial" w:cs="Arial"/>
          <w:noProof/>
          <w:lang w:val="en-US"/>
        </w:rPr>
        <w:t>(Colwell et al. 2008; Deutsch et al. 2008; Duarte et al. 2012)</w:t>
      </w:r>
      <w:r w:rsidR="00D66031" w:rsidRPr="00B23F2E">
        <w:rPr>
          <w:rFonts w:ascii="Arial" w:hAnsi="Arial" w:cs="Arial"/>
          <w:lang w:val="en-US"/>
        </w:rPr>
        <w:fldChar w:fldCharType="end"/>
      </w:r>
      <w:r w:rsidRPr="00B23F2E">
        <w:rPr>
          <w:rFonts w:ascii="Arial" w:hAnsi="Arial" w:cs="Arial"/>
          <w:lang w:val="en-US"/>
        </w:rPr>
        <w:t xml:space="preserve">. Discussion about </w:t>
      </w:r>
      <w:r w:rsidR="001C6D59" w:rsidRPr="00B23F2E">
        <w:rPr>
          <w:rFonts w:ascii="Arial" w:hAnsi="Arial" w:cs="Arial"/>
          <w:lang w:val="en-US"/>
        </w:rPr>
        <w:t xml:space="preserve">biotic attrition faces </w:t>
      </w:r>
      <w:r w:rsidR="00FB247F" w:rsidRPr="00B23F2E">
        <w:rPr>
          <w:rFonts w:ascii="Arial" w:hAnsi="Arial" w:cs="Arial"/>
          <w:lang w:val="en-US"/>
        </w:rPr>
        <w:t>great</w:t>
      </w:r>
      <w:r w:rsidR="001C6D59" w:rsidRPr="00B23F2E">
        <w:rPr>
          <w:rFonts w:ascii="Arial" w:hAnsi="Arial" w:cs="Arial"/>
          <w:lang w:val="en-US"/>
        </w:rPr>
        <w:t xml:space="preserve"> uncertainty. </w:t>
      </w:r>
      <w:r w:rsidR="005D26B0" w:rsidRPr="00B23F2E">
        <w:rPr>
          <w:rFonts w:ascii="Arial" w:hAnsi="Arial" w:cs="Arial"/>
          <w:lang w:val="en-US"/>
        </w:rPr>
        <w:t xml:space="preserve">The </w:t>
      </w:r>
      <w:r w:rsidR="00A72192" w:rsidRPr="00B23F2E">
        <w:rPr>
          <w:rFonts w:ascii="Arial" w:hAnsi="Arial" w:cs="Arial"/>
          <w:lang w:val="en-US"/>
        </w:rPr>
        <w:t xml:space="preserve">thermal </w:t>
      </w:r>
      <w:r w:rsidR="005D26B0" w:rsidRPr="00B23F2E">
        <w:rPr>
          <w:rFonts w:ascii="Arial" w:hAnsi="Arial" w:cs="Arial"/>
          <w:lang w:val="en-US"/>
        </w:rPr>
        <w:t>niches of tropical lowland species estimated by their extant distribution may</w:t>
      </w:r>
      <w:r w:rsidR="00A72192" w:rsidRPr="00B23F2E">
        <w:rPr>
          <w:rFonts w:ascii="Arial" w:hAnsi="Arial" w:cs="Arial"/>
          <w:lang w:val="en-US"/>
        </w:rPr>
        <w:t xml:space="preserve"> be</w:t>
      </w:r>
      <w:r w:rsidR="00FB247F" w:rsidRPr="00B23F2E">
        <w:rPr>
          <w:rFonts w:ascii="Arial" w:hAnsi="Arial" w:cs="Arial"/>
          <w:lang w:val="en-US"/>
        </w:rPr>
        <w:t xml:space="preserve"> </w:t>
      </w:r>
      <w:r w:rsidR="005D26B0" w:rsidRPr="00B23F2E">
        <w:rPr>
          <w:rFonts w:ascii="Arial" w:hAnsi="Arial" w:cs="Arial"/>
          <w:lang w:val="en-US"/>
        </w:rPr>
        <w:t>truncate</w:t>
      </w:r>
      <w:r w:rsidR="00A72192" w:rsidRPr="00B23F2E">
        <w:rPr>
          <w:rFonts w:ascii="Arial" w:hAnsi="Arial" w:cs="Arial"/>
          <w:lang w:val="en-US"/>
        </w:rPr>
        <w:t>d</w:t>
      </w:r>
      <w:r w:rsidR="005D26B0" w:rsidRPr="00B23F2E">
        <w:rPr>
          <w:rFonts w:ascii="Arial" w:hAnsi="Arial" w:cs="Arial"/>
          <w:lang w:val="en-US"/>
        </w:rPr>
        <w:t xml:space="preserve"> </w:t>
      </w:r>
      <w:r w:rsidR="00EB37E8" w:rsidRPr="00B23F2E">
        <w:rPr>
          <w:rFonts w:ascii="Arial" w:hAnsi="Arial" w:cs="Arial"/>
          <w:lang w:val="en-US"/>
        </w:rPr>
        <w:t xml:space="preserve">because </w:t>
      </w:r>
      <w:r w:rsidR="005D26B0" w:rsidRPr="00B23F2E">
        <w:rPr>
          <w:rFonts w:ascii="Arial" w:hAnsi="Arial" w:cs="Arial"/>
          <w:lang w:val="en-US"/>
        </w:rPr>
        <w:t xml:space="preserve">hotter areas </w:t>
      </w:r>
      <w:r w:rsidR="00EB37E8" w:rsidRPr="00B23F2E">
        <w:rPr>
          <w:rFonts w:ascii="Arial" w:hAnsi="Arial" w:cs="Arial"/>
          <w:lang w:val="en-US"/>
        </w:rPr>
        <w:t xml:space="preserve">are unavailable for species </w:t>
      </w:r>
      <w:r w:rsidR="005D26B0" w:rsidRPr="00B23F2E">
        <w:rPr>
          <w:rFonts w:ascii="Arial" w:hAnsi="Arial" w:cs="Arial"/>
          <w:lang w:val="en-US"/>
        </w:rPr>
        <w:t>to occupy</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(Feeley and Silman 2010)</w:t>
      </w:r>
      <w:r w:rsidR="00D66031" w:rsidRPr="00B23F2E">
        <w:rPr>
          <w:rFonts w:ascii="Arial" w:hAnsi="Arial" w:cs="Arial"/>
          <w:lang w:val="en-US"/>
        </w:rPr>
        <w:fldChar w:fldCharType="end"/>
      </w:r>
      <w:r w:rsidR="005D26B0" w:rsidRPr="00B23F2E">
        <w:rPr>
          <w:rFonts w:ascii="Arial" w:hAnsi="Arial" w:cs="Arial"/>
          <w:lang w:val="en-US"/>
        </w:rPr>
        <w:t>.</w:t>
      </w:r>
      <w:r w:rsidR="007775E9" w:rsidRPr="00B23F2E">
        <w:rPr>
          <w:rFonts w:ascii="Arial" w:hAnsi="Arial" w:cs="Arial"/>
          <w:lang w:val="en-US"/>
        </w:rPr>
        <w:t xml:space="preserve"> </w:t>
      </w:r>
      <w:r w:rsidR="00EB37E8" w:rsidRPr="00B23F2E">
        <w:rPr>
          <w:rFonts w:ascii="Arial" w:hAnsi="Arial" w:cs="Arial"/>
          <w:lang w:val="en-US"/>
        </w:rPr>
        <w:t>L</w:t>
      </w:r>
      <w:r w:rsidR="00BB52D4" w:rsidRPr="00B23F2E">
        <w:rPr>
          <w:rFonts w:ascii="Arial" w:hAnsi="Arial" w:cs="Arial"/>
          <w:lang w:val="en-US"/>
        </w:rPr>
        <w:t xml:space="preserve">aboratory-measured </w:t>
      </w:r>
      <w:r w:rsidR="00FB247F" w:rsidRPr="00B23F2E">
        <w:rPr>
          <w:rFonts w:ascii="Arial" w:hAnsi="Arial" w:cs="Arial"/>
          <w:lang w:val="en-US"/>
        </w:rPr>
        <w:t xml:space="preserve">critical temperatures </w:t>
      </w:r>
      <w:r w:rsidR="00C706E1" w:rsidRPr="00B23F2E">
        <w:rPr>
          <w:rFonts w:ascii="Arial" w:hAnsi="Arial" w:cs="Arial"/>
          <w:lang w:val="en-US"/>
        </w:rPr>
        <w:t>are sensitive to</w:t>
      </w:r>
      <w:r w:rsidR="00FB247F" w:rsidRPr="00B23F2E">
        <w:rPr>
          <w:rFonts w:ascii="Arial" w:hAnsi="Arial" w:cs="Arial"/>
          <w:lang w:val="en-US"/>
        </w:rPr>
        <w:t xml:space="preserve"> experimental conditions, making </w:t>
      </w:r>
      <w:r w:rsidR="00CC4C23" w:rsidRPr="00B23F2E">
        <w:rPr>
          <w:rFonts w:ascii="Arial" w:hAnsi="Arial" w:cs="Arial"/>
          <w:lang w:val="en-US"/>
        </w:rPr>
        <w:t>it difficult to relate these temperatures to</w:t>
      </w:r>
      <w:r w:rsidR="00FB247F" w:rsidRPr="00B23F2E">
        <w:rPr>
          <w:rFonts w:ascii="Arial" w:hAnsi="Arial" w:cs="Arial"/>
          <w:lang w:val="en-US"/>
        </w:rPr>
        <w:t xml:space="preserve"> climatological mean</w:t>
      </w:r>
      <w:r w:rsidR="00A46AB6" w:rsidRPr="00B23F2E">
        <w:rPr>
          <w:rFonts w:ascii="Arial" w:hAnsi="Arial" w:cs="Arial"/>
          <w:lang w:val="en-US"/>
        </w:rPr>
        <w:t>s</w:t>
      </w:r>
      <w:r w:rsidR="00FB247F" w:rsidRPr="00B23F2E">
        <w:rPr>
          <w:rFonts w:ascii="Arial" w:hAnsi="Arial" w:cs="Arial"/>
          <w:lang w:val="en-US"/>
        </w:rPr>
        <w:t xml:space="preserve"> or maxima</w:t>
      </w:r>
      <w:r w:rsidR="00A46AB6" w:rsidRPr="00B23F2E">
        <w:rPr>
          <w:rFonts w:ascii="Arial" w:hAnsi="Arial" w:cs="Arial"/>
          <w:lang w:val="en-US"/>
        </w:rPr>
        <w:t>, and</w:t>
      </w:r>
      <w:r w:rsidR="00FB247F" w:rsidRPr="00B23F2E">
        <w:rPr>
          <w:rFonts w:ascii="Arial" w:hAnsi="Arial" w:cs="Arial"/>
          <w:lang w:val="en-US"/>
        </w:rPr>
        <w:t xml:space="preserve"> </w:t>
      </w:r>
      <w:r w:rsidR="00A46AB6" w:rsidRPr="00B23F2E">
        <w:rPr>
          <w:rFonts w:ascii="Arial" w:hAnsi="Arial" w:cs="Arial"/>
          <w:lang w:val="en-US"/>
        </w:rPr>
        <w:t>thus the</w:t>
      </w:r>
      <w:r w:rsidR="00FB247F" w:rsidRPr="00B23F2E">
        <w:rPr>
          <w:rFonts w:ascii="Arial" w:hAnsi="Arial" w:cs="Arial"/>
          <w:lang w:val="en-US"/>
        </w:rPr>
        <w:t xml:space="preserve"> threat of rising temperature</w:t>
      </w:r>
      <w:r w:rsidR="00A46AB6"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(Sinclair et al. 2016)</w:t>
      </w:r>
      <w:r w:rsidR="00D66031" w:rsidRPr="00B23F2E">
        <w:rPr>
          <w:rFonts w:ascii="Arial" w:hAnsi="Arial" w:cs="Arial"/>
          <w:lang w:val="en-US"/>
        </w:rPr>
        <w:fldChar w:fldCharType="end"/>
      </w:r>
      <w:r w:rsidR="00FB247F" w:rsidRPr="00B23F2E">
        <w:rPr>
          <w:rFonts w:ascii="Arial" w:hAnsi="Arial" w:cs="Arial"/>
          <w:lang w:val="en-US"/>
        </w:rPr>
        <w:t>.</w:t>
      </w:r>
      <w:r w:rsidR="00C65E30" w:rsidRPr="00B23F2E">
        <w:rPr>
          <w:rFonts w:ascii="Arial" w:hAnsi="Arial" w:cs="Arial"/>
          <w:lang w:val="en-US"/>
        </w:rPr>
        <w:t xml:space="preserve"> </w:t>
      </w:r>
      <w:r w:rsidR="00FB247F" w:rsidRPr="00B23F2E">
        <w:rPr>
          <w:rFonts w:ascii="Arial" w:hAnsi="Arial" w:cs="Arial"/>
          <w:lang w:val="en-US"/>
        </w:rPr>
        <w:t>This study benefits from a comparative approach with detailed quantification of species with different thermal traits and distribution.</w:t>
      </w:r>
      <w:r w:rsidR="0010270E" w:rsidRPr="00B23F2E">
        <w:rPr>
          <w:rFonts w:ascii="Arial" w:hAnsi="Arial" w:cs="Arial"/>
          <w:lang w:val="en-US"/>
        </w:rPr>
        <w:t xml:space="preserve"> W</w:t>
      </w:r>
      <w:r w:rsidR="00C65E30" w:rsidRPr="00B23F2E">
        <w:rPr>
          <w:rFonts w:ascii="Arial" w:hAnsi="Arial" w:cs="Arial"/>
          <w:lang w:val="en-US"/>
        </w:rPr>
        <w:t xml:space="preserve">e first showed that upland species </w:t>
      </w:r>
      <w:ins w:id="615" w:author="Jinlin Chen" w:date="2022-01-11T10:46:00Z">
        <w:r w:rsidR="009D501D">
          <w:rPr>
            <w:rFonts w:ascii="Arial" w:hAnsi="Arial" w:cs="Arial"/>
            <w:lang w:val="en-US"/>
          </w:rPr>
          <w:t>are</w:t>
        </w:r>
      </w:ins>
      <w:del w:id="616" w:author="Jinlin Chen" w:date="2022-01-11T10:46:00Z">
        <w:r w:rsidR="00C65E30" w:rsidRPr="00B23F2E" w:rsidDel="009D501D">
          <w:rPr>
            <w:rFonts w:ascii="Arial" w:hAnsi="Arial" w:cs="Arial"/>
            <w:lang w:val="en-US"/>
          </w:rPr>
          <w:delText>is</w:delText>
        </w:r>
      </w:del>
      <w:r w:rsidR="00C65E30" w:rsidRPr="00B23F2E">
        <w:rPr>
          <w:rFonts w:ascii="Arial" w:hAnsi="Arial" w:cs="Arial"/>
          <w:lang w:val="en-US"/>
        </w:rPr>
        <w:t xml:space="preserve"> already constrained by </w:t>
      </w:r>
      <w:ins w:id="617" w:author="Jinlin Chen" w:date="2022-01-13T12:11:00Z">
        <w:r w:rsidR="00050853">
          <w:rPr>
            <w:rFonts w:ascii="Arial" w:hAnsi="Arial" w:cs="Arial"/>
            <w:lang w:val="en-US"/>
          </w:rPr>
          <w:t>high-</w:t>
        </w:r>
      </w:ins>
      <w:del w:id="618" w:author="Jinlin Chen" w:date="2022-01-13T12:11:00Z">
        <w:r w:rsidR="00C65E30" w:rsidRPr="00B23F2E" w:rsidDel="00050853">
          <w:rPr>
            <w:rFonts w:ascii="Arial" w:hAnsi="Arial" w:cs="Arial"/>
            <w:lang w:val="en-US"/>
          </w:rPr>
          <w:delText xml:space="preserve">lowland </w:delText>
        </w:r>
      </w:del>
      <w:r w:rsidR="00C65E30" w:rsidRPr="00B23F2E">
        <w:rPr>
          <w:rFonts w:ascii="Arial" w:hAnsi="Arial" w:cs="Arial"/>
          <w:lang w:val="en-US"/>
        </w:rPr>
        <w:t>temperature</w:t>
      </w:r>
      <w:ins w:id="619" w:author="Jinlin Chen" w:date="2022-01-13T12:11:00Z">
        <w:r w:rsidR="00050853">
          <w:rPr>
            <w:rFonts w:ascii="Arial" w:hAnsi="Arial" w:cs="Arial"/>
            <w:lang w:val="en-US"/>
          </w:rPr>
          <w:t>s</w:t>
        </w:r>
      </w:ins>
      <w:r w:rsidR="00C65E30" w:rsidRPr="00B23F2E">
        <w:rPr>
          <w:rFonts w:ascii="Arial" w:hAnsi="Arial" w:cs="Arial"/>
          <w:lang w:val="en-US"/>
        </w:rPr>
        <w:t>, and also showed the marginal difference</w:t>
      </w:r>
      <w:r w:rsidR="004C12A5" w:rsidRPr="00B23F2E">
        <w:rPr>
          <w:rFonts w:ascii="Arial" w:hAnsi="Arial" w:cs="Arial"/>
          <w:lang w:val="en-US"/>
        </w:rPr>
        <w:t xml:space="preserve"> (about one degree Celsius)</w:t>
      </w:r>
      <w:r w:rsidR="00C65E30" w:rsidRPr="00B23F2E">
        <w:rPr>
          <w:rFonts w:ascii="Arial" w:hAnsi="Arial" w:cs="Arial"/>
          <w:lang w:val="en-US"/>
        </w:rPr>
        <w:t xml:space="preserve"> in upper thermal limits </w:t>
      </w:r>
      <w:ins w:id="620" w:author="Jinlin Chen" w:date="2022-01-11T11:33:00Z">
        <w:r w:rsidR="007E0EA7">
          <w:rPr>
            <w:rFonts w:ascii="Arial" w:hAnsi="Arial" w:cs="Arial"/>
            <w:lang w:val="en-US"/>
          </w:rPr>
          <w:t>that</w:t>
        </w:r>
      </w:ins>
      <w:del w:id="621" w:author="Jinlin Chen" w:date="2022-01-11T11:33:00Z">
        <w:r w:rsidR="00C65E30" w:rsidRPr="00B23F2E" w:rsidDel="007E0EA7">
          <w:rPr>
            <w:rFonts w:ascii="Arial" w:hAnsi="Arial" w:cs="Arial"/>
            <w:lang w:val="en-US"/>
          </w:rPr>
          <w:delText>bet</w:delText>
        </w:r>
      </w:del>
      <w:del w:id="622" w:author="Jinlin Chen" w:date="2022-01-11T11:32:00Z">
        <w:r w:rsidR="00C65E30" w:rsidRPr="00B23F2E" w:rsidDel="007E0EA7">
          <w:rPr>
            <w:rFonts w:ascii="Arial" w:hAnsi="Arial" w:cs="Arial"/>
            <w:lang w:val="en-US"/>
          </w:rPr>
          <w:delText>ween</w:delText>
        </w:r>
      </w:del>
      <w:r w:rsidR="00C65E30" w:rsidRPr="00B23F2E">
        <w:rPr>
          <w:rFonts w:ascii="Arial" w:hAnsi="Arial" w:cs="Arial"/>
          <w:lang w:val="en-US"/>
        </w:rPr>
        <w:t xml:space="preserve"> lowland species </w:t>
      </w:r>
      <w:ins w:id="623" w:author="Jinlin Chen" w:date="2022-01-11T11:33:00Z">
        <w:r w:rsidR="007E0EA7">
          <w:rPr>
            <w:rFonts w:ascii="Arial" w:hAnsi="Arial" w:cs="Arial"/>
            <w:lang w:val="en-US"/>
          </w:rPr>
          <w:t>are higher than</w:t>
        </w:r>
      </w:ins>
      <w:del w:id="624" w:author="Jinlin Chen" w:date="2022-01-11T11:33:00Z">
        <w:r w:rsidR="00C65E30" w:rsidRPr="00B23F2E" w:rsidDel="007E0EA7">
          <w:rPr>
            <w:rFonts w:ascii="Arial" w:hAnsi="Arial" w:cs="Arial"/>
            <w:lang w:val="en-US"/>
          </w:rPr>
          <w:delText>and</w:delText>
        </w:r>
      </w:del>
      <w:r w:rsidR="00C65E30" w:rsidRPr="00B23F2E">
        <w:rPr>
          <w:rFonts w:ascii="Arial" w:hAnsi="Arial" w:cs="Arial"/>
          <w:lang w:val="en-US"/>
        </w:rPr>
        <w:t xml:space="preserve"> upland species. Given the l</w:t>
      </w:r>
      <w:r w:rsidR="002A0FC2" w:rsidRPr="00B23F2E">
        <w:rPr>
          <w:rFonts w:ascii="Arial" w:hAnsi="Arial" w:cs="Arial"/>
          <w:lang w:val="en-US"/>
        </w:rPr>
        <w:t xml:space="preserve">ow evolutionary potential of the </w:t>
      </w:r>
      <w:r w:rsidR="00C65E30" w:rsidRPr="00B23F2E">
        <w:rPr>
          <w:rFonts w:ascii="Arial" w:hAnsi="Arial" w:cs="Arial"/>
          <w:lang w:val="en-US"/>
        </w:rPr>
        <w:t>heat tolerance</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331823" w:rsidRPr="00B23F2E">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(Hoffmann, Chown, and Clusella-Trullas 2013)</w:t>
      </w:r>
      <w:r w:rsidR="00D66031" w:rsidRPr="00B23F2E">
        <w:rPr>
          <w:rFonts w:ascii="Arial" w:hAnsi="Arial" w:cs="Arial"/>
          <w:lang w:val="en-US"/>
        </w:rPr>
        <w:fldChar w:fldCharType="end"/>
      </w:r>
      <w:r w:rsidR="00C65E30" w:rsidRPr="00B23F2E">
        <w:rPr>
          <w:rFonts w:ascii="Arial" w:hAnsi="Arial" w:cs="Arial"/>
          <w:lang w:val="en-US"/>
        </w:rPr>
        <w:t xml:space="preserve">, </w:t>
      </w:r>
      <w:r w:rsidR="0014129F" w:rsidRPr="00B23F2E">
        <w:rPr>
          <w:rFonts w:ascii="Arial" w:hAnsi="Arial" w:cs="Arial"/>
          <w:lang w:val="en-US"/>
        </w:rPr>
        <w:t xml:space="preserve">the lowland species are </w:t>
      </w:r>
      <w:r w:rsidR="00C72931" w:rsidRPr="00B23F2E">
        <w:rPr>
          <w:rFonts w:ascii="Arial" w:hAnsi="Arial" w:cs="Arial"/>
          <w:lang w:val="en-US"/>
        </w:rPr>
        <w:t xml:space="preserve">likely </w:t>
      </w:r>
      <w:r w:rsidR="0014129F" w:rsidRPr="00B23F2E">
        <w:rPr>
          <w:rFonts w:ascii="Arial" w:hAnsi="Arial" w:cs="Arial"/>
          <w:lang w:val="en-US"/>
        </w:rPr>
        <w:t xml:space="preserve">vulnerable to </w:t>
      </w:r>
      <w:r w:rsidR="00ED5028" w:rsidRPr="00B23F2E">
        <w:rPr>
          <w:rFonts w:ascii="Arial" w:hAnsi="Arial" w:cs="Arial"/>
          <w:lang w:val="en-US"/>
        </w:rPr>
        <w:t>small amount of</w:t>
      </w:r>
      <w:r w:rsidR="0014129F" w:rsidRPr="00B23F2E">
        <w:rPr>
          <w:rFonts w:ascii="Arial" w:hAnsi="Arial" w:cs="Arial"/>
          <w:lang w:val="en-US"/>
        </w:rPr>
        <w:t xml:space="preserve"> warming at lowland</w:t>
      </w:r>
      <w:r w:rsidR="00A46AB6" w:rsidRPr="00B23F2E">
        <w:rPr>
          <w:rFonts w:ascii="Arial" w:hAnsi="Arial" w:cs="Arial"/>
          <w:lang w:val="en-US"/>
        </w:rPr>
        <w:t xml:space="preserve"> </w:t>
      </w:r>
      <w:r w:rsidR="005B0470" w:rsidRPr="00B23F2E">
        <w:rPr>
          <w:rFonts w:ascii="Arial" w:hAnsi="Arial" w:cs="Arial"/>
          <w:lang w:val="en-US"/>
        </w:rPr>
        <w:t>s</w:t>
      </w:r>
      <w:r w:rsidR="00A46AB6" w:rsidRPr="00B23F2E">
        <w:rPr>
          <w:rFonts w:ascii="Arial" w:hAnsi="Arial" w:cs="Arial"/>
          <w:lang w:val="en-US"/>
        </w:rPr>
        <w:t>ites</w:t>
      </w:r>
      <w:r w:rsidR="0014129F" w:rsidRPr="00B23F2E">
        <w:rPr>
          <w:rFonts w:ascii="Arial" w:hAnsi="Arial" w:cs="Arial"/>
          <w:lang w:val="en-US"/>
        </w:rPr>
        <w:t xml:space="preserve">. </w:t>
      </w:r>
      <w:r w:rsidR="00FB247F" w:rsidRPr="00B23F2E">
        <w:rPr>
          <w:rFonts w:ascii="Arial" w:hAnsi="Arial" w:cs="Arial"/>
          <w:lang w:val="en-US"/>
        </w:rPr>
        <w:t xml:space="preserve">Thus, lowland biotic attrition and upland range contraction are likely to happen with future climate change, leading to cascading effects </w:t>
      </w:r>
      <w:r w:rsidR="008F40A7" w:rsidRPr="00B23F2E">
        <w:rPr>
          <w:rFonts w:ascii="Arial" w:hAnsi="Arial" w:cs="Arial"/>
          <w:lang w:val="en-US"/>
        </w:rPr>
        <w:t>in</w:t>
      </w:r>
      <w:r w:rsidR="00FB247F" w:rsidRPr="00B23F2E">
        <w:rPr>
          <w:rFonts w:ascii="Arial" w:hAnsi="Arial" w:cs="Arial"/>
          <w:lang w:val="en-US"/>
        </w:rPr>
        <w:t xml:space="preserve"> lowland</w:t>
      </w:r>
      <w:r w:rsidR="008F40A7" w:rsidRPr="00B23F2E">
        <w:rPr>
          <w:rFonts w:ascii="Arial" w:hAnsi="Arial" w:cs="Arial"/>
          <w:lang w:val="en-US"/>
        </w:rPr>
        <w:t xml:space="preserve"> communities</w:t>
      </w:r>
      <w:r w:rsidR="00FB247F" w:rsidRPr="00B23F2E">
        <w:rPr>
          <w:rFonts w:ascii="Arial" w:hAnsi="Arial" w:cs="Arial"/>
          <w:lang w:val="en-US"/>
        </w:rPr>
        <w:t xml:space="preserve"> and </w:t>
      </w:r>
      <w:commentRangeStart w:id="625"/>
      <w:commentRangeStart w:id="626"/>
      <w:r w:rsidR="00FB247F" w:rsidRPr="00B23F2E">
        <w:rPr>
          <w:rFonts w:ascii="Arial" w:hAnsi="Arial" w:cs="Arial"/>
          <w:lang w:val="en-US"/>
        </w:rPr>
        <w:t>threatening endemic upland species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(Freeman et al. 2018)</w:t>
      </w:r>
      <w:r w:rsidR="00D66031" w:rsidRPr="00B23F2E">
        <w:rPr>
          <w:rFonts w:ascii="Arial" w:hAnsi="Arial" w:cs="Arial"/>
          <w:lang w:val="en-US"/>
        </w:rPr>
        <w:fldChar w:fldCharType="end"/>
      </w:r>
      <w:r w:rsidR="00FB247F" w:rsidRPr="00B23F2E">
        <w:rPr>
          <w:rFonts w:ascii="Arial" w:hAnsi="Arial" w:cs="Arial"/>
          <w:lang w:val="en-US"/>
        </w:rPr>
        <w:t>.</w:t>
      </w:r>
      <w:commentRangeEnd w:id="625"/>
      <w:r w:rsidR="000D7A50">
        <w:rPr>
          <w:rStyle w:val="CommentReference"/>
          <w:rFonts w:asciiTheme="minorHAnsi" w:eastAsiaTheme="minorHAnsi" w:hAnsiTheme="minorHAnsi" w:cstheme="minorBidi"/>
          <w:lang w:eastAsia="en-US"/>
        </w:rPr>
        <w:commentReference w:id="625"/>
      </w:r>
      <w:commentRangeEnd w:id="626"/>
      <w:r w:rsidR="000D7A50">
        <w:rPr>
          <w:rStyle w:val="CommentReference"/>
          <w:rFonts w:asciiTheme="minorHAnsi" w:eastAsiaTheme="minorHAnsi" w:hAnsiTheme="minorHAnsi" w:cstheme="minorBidi"/>
          <w:lang w:eastAsia="en-US"/>
        </w:rPr>
        <w:commentReference w:id="626"/>
      </w:r>
    </w:p>
    <w:p w14:paraId="465D820C" w14:textId="77777777" w:rsidR="0046703F" w:rsidRPr="00B23F2E" w:rsidRDefault="0046703F" w:rsidP="007C1BC4">
      <w:pPr>
        <w:ind w:firstLine="720"/>
        <w:rPr>
          <w:rFonts w:ascii="Arial" w:hAnsi="Arial" w:cs="Arial"/>
          <w:lang w:val="en-US"/>
        </w:rPr>
      </w:pPr>
    </w:p>
    <w:p w14:paraId="30365B1A" w14:textId="23BBD5C3" w:rsidR="00D45499" w:rsidRPr="00B23F2E" w:rsidRDefault="00AF3153" w:rsidP="007C1BC4">
      <w:pPr>
        <w:rPr>
          <w:rFonts w:ascii="Arial" w:hAnsi="Arial" w:cs="Arial"/>
          <w:i/>
          <w:iCs/>
          <w:lang w:val="en-US"/>
        </w:rPr>
      </w:pPr>
      <w:commentRangeStart w:id="627"/>
      <w:r w:rsidRPr="00B23F2E">
        <w:rPr>
          <w:rFonts w:ascii="Arial" w:hAnsi="Arial" w:cs="Arial"/>
          <w:i/>
          <w:iCs/>
          <w:lang w:val="en-US"/>
        </w:rPr>
        <w:t>2.</w:t>
      </w:r>
      <w:r w:rsidR="00781CD6" w:rsidRPr="00B23F2E">
        <w:rPr>
          <w:rFonts w:ascii="Arial" w:hAnsi="Arial" w:cs="Arial"/>
          <w:i/>
          <w:iCs/>
          <w:lang w:val="en-US"/>
        </w:rPr>
        <w:t>Controversy over t</w:t>
      </w:r>
      <w:r w:rsidR="00D45499" w:rsidRPr="00B23F2E">
        <w:rPr>
          <w:rFonts w:ascii="Arial" w:hAnsi="Arial" w:cs="Arial"/>
          <w:i/>
          <w:iCs/>
          <w:lang w:val="en-US"/>
        </w:rPr>
        <w:t>he contribution</w:t>
      </w:r>
      <w:ins w:id="628" w:author="Jinlin Chen" w:date="2022-01-11T10:46:00Z">
        <w:r w:rsidR="009D501D">
          <w:rPr>
            <w:rFonts w:ascii="Arial" w:hAnsi="Arial" w:cs="Arial"/>
            <w:i/>
            <w:iCs/>
            <w:lang w:val="en-US"/>
          </w:rPr>
          <w:t>s</w:t>
        </w:r>
      </w:ins>
      <w:r w:rsidR="00D45499" w:rsidRPr="00B23F2E">
        <w:rPr>
          <w:rFonts w:ascii="Arial" w:hAnsi="Arial" w:cs="Arial"/>
          <w:i/>
          <w:iCs/>
          <w:lang w:val="en-US"/>
        </w:rPr>
        <w:t xml:space="preserve"> of abiotic and biotic factor</w:t>
      </w:r>
      <w:ins w:id="629" w:author="Jinlin Chen" w:date="2022-01-11T10:46:00Z">
        <w:r w:rsidR="009D501D">
          <w:rPr>
            <w:rFonts w:ascii="Arial" w:hAnsi="Arial" w:cs="Arial"/>
            <w:i/>
            <w:iCs/>
            <w:lang w:val="en-US"/>
          </w:rPr>
          <w:t>s</w:t>
        </w:r>
      </w:ins>
      <w:r w:rsidR="00D45499" w:rsidRPr="00B23F2E">
        <w:rPr>
          <w:rFonts w:ascii="Arial" w:hAnsi="Arial" w:cs="Arial"/>
          <w:i/>
          <w:iCs/>
          <w:lang w:val="en-US"/>
        </w:rPr>
        <w:t xml:space="preserve"> in </w:t>
      </w:r>
      <w:ins w:id="630" w:author="Jinlin Chen" w:date="2022-01-11T10:46:00Z">
        <w:r w:rsidR="009D501D">
          <w:rPr>
            <w:rFonts w:ascii="Arial" w:hAnsi="Arial" w:cs="Arial"/>
            <w:i/>
            <w:iCs/>
            <w:lang w:val="en-US"/>
          </w:rPr>
          <w:t>determining</w:t>
        </w:r>
      </w:ins>
      <w:del w:id="631" w:author="Jinlin Chen" w:date="2022-01-11T10:46:00Z">
        <w:r w:rsidR="00D45499" w:rsidRPr="00B23F2E" w:rsidDel="009D501D">
          <w:rPr>
            <w:rFonts w:ascii="Arial" w:hAnsi="Arial" w:cs="Arial"/>
            <w:i/>
            <w:iCs/>
            <w:lang w:val="en-US"/>
          </w:rPr>
          <w:delText>deciding</w:delText>
        </w:r>
      </w:del>
      <w:r w:rsidR="00D45499" w:rsidRPr="00B23F2E">
        <w:rPr>
          <w:rFonts w:ascii="Arial" w:hAnsi="Arial" w:cs="Arial"/>
          <w:i/>
          <w:iCs/>
          <w:lang w:val="en-US"/>
        </w:rPr>
        <w:t xml:space="preserve"> distribution</w:t>
      </w:r>
      <w:ins w:id="632" w:author="Jinlin Chen" w:date="2022-01-11T10:46:00Z">
        <w:r w:rsidR="009D501D">
          <w:rPr>
            <w:rFonts w:ascii="Arial" w:hAnsi="Arial" w:cs="Arial"/>
            <w:i/>
            <w:iCs/>
            <w:lang w:val="en-US"/>
          </w:rPr>
          <w:t>s</w:t>
        </w:r>
      </w:ins>
      <w:commentRangeEnd w:id="627"/>
      <w:ins w:id="633" w:author="Jinlin Chen" w:date="2022-01-11T12:06:00Z">
        <w:r w:rsidR="00190D51">
          <w:rPr>
            <w:rStyle w:val="CommentReference"/>
            <w:rFonts w:asciiTheme="minorHAnsi" w:eastAsiaTheme="minorHAnsi" w:hAnsiTheme="minorHAnsi" w:cstheme="minorBidi"/>
            <w:lang w:eastAsia="en-US"/>
          </w:rPr>
          <w:commentReference w:id="627"/>
        </w:r>
      </w:ins>
    </w:p>
    <w:p w14:paraId="56A0B68F" w14:textId="0922B4B0" w:rsidR="000C4B32" w:rsidRPr="00B23F2E" w:rsidRDefault="00DF6CBA" w:rsidP="002C67DF">
      <w:pPr>
        <w:ind w:firstLine="720"/>
        <w:rPr>
          <w:rFonts w:ascii="Arial" w:hAnsi="Arial" w:cs="Arial"/>
          <w:lang w:val="en-US"/>
        </w:rPr>
      </w:pPr>
      <w:r w:rsidRPr="00B23F2E">
        <w:rPr>
          <w:rFonts w:ascii="Arial" w:hAnsi="Arial" w:cs="Arial"/>
          <w:lang w:val="en-US"/>
        </w:rPr>
        <w:t>The idea of comparing the contribution</w:t>
      </w:r>
      <w:ins w:id="634" w:author="Jinlin Chen" w:date="2022-01-11T10:47:00Z">
        <w:r w:rsidR="009D501D">
          <w:rPr>
            <w:rFonts w:ascii="Arial" w:hAnsi="Arial" w:cs="Arial"/>
            <w:lang w:val="en-US"/>
          </w:rPr>
          <w:t>s</w:t>
        </w:r>
      </w:ins>
      <w:r w:rsidRPr="00B23F2E">
        <w:rPr>
          <w:rFonts w:ascii="Arial" w:hAnsi="Arial" w:cs="Arial"/>
          <w:lang w:val="en-US"/>
        </w:rPr>
        <w:t xml:space="preserve"> of abiotic factor</w:t>
      </w:r>
      <w:ins w:id="635" w:author="Jinlin Chen" w:date="2022-01-13T11:55:00Z">
        <w:r w:rsidR="00CD02F8">
          <w:rPr>
            <w:rFonts w:ascii="Arial" w:hAnsi="Arial" w:cs="Arial"/>
            <w:lang w:val="en-US"/>
          </w:rPr>
          <w:t>s</w:t>
        </w:r>
      </w:ins>
      <w:r w:rsidRPr="00B23F2E">
        <w:rPr>
          <w:rFonts w:ascii="Arial" w:hAnsi="Arial" w:cs="Arial"/>
          <w:lang w:val="en-US"/>
        </w:rPr>
        <w:t xml:space="preserve"> </w:t>
      </w:r>
      <w:r w:rsidR="00812680" w:rsidRPr="00B23F2E">
        <w:rPr>
          <w:rFonts w:ascii="Arial" w:hAnsi="Arial" w:cs="Arial"/>
          <w:lang w:val="en-US"/>
        </w:rPr>
        <w:t xml:space="preserve">versus </w:t>
      </w:r>
      <w:r w:rsidRPr="00B23F2E">
        <w:rPr>
          <w:rFonts w:ascii="Arial" w:hAnsi="Arial" w:cs="Arial"/>
          <w:lang w:val="en-US"/>
        </w:rPr>
        <w:t>biotic factor</w:t>
      </w:r>
      <w:ins w:id="636" w:author="Jinlin Chen" w:date="2022-01-11T10:47:00Z">
        <w:r w:rsidR="009D501D">
          <w:rPr>
            <w:rFonts w:ascii="Arial" w:hAnsi="Arial" w:cs="Arial"/>
            <w:lang w:val="en-US"/>
          </w:rPr>
          <w:t>s</w:t>
        </w:r>
      </w:ins>
      <w:r w:rsidRPr="00B23F2E">
        <w:rPr>
          <w:rFonts w:ascii="Arial" w:hAnsi="Arial" w:cs="Arial"/>
          <w:lang w:val="en-US"/>
        </w:rPr>
        <w:t xml:space="preserve"> in warm </w:t>
      </w:r>
      <w:r w:rsidR="00812680" w:rsidRPr="00B23F2E">
        <w:rPr>
          <w:rFonts w:ascii="Arial" w:hAnsi="Arial" w:cs="Arial"/>
          <w:lang w:val="en-US"/>
        </w:rPr>
        <w:t>versus</w:t>
      </w:r>
      <w:r w:rsidRPr="00B23F2E">
        <w:rPr>
          <w:rFonts w:ascii="Arial" w:hAnsi="Arial" w:cs="Arial"/>
          <w:lang w:val="en-US"/>
        </w:rPr>
        <w:t xml:space="preserve"> cold boundaries has </w:t>
      </w:r>
      <w:del w:id="637" w:author="Jinlin Chen" w:date="2022-01-11T10:47:00Z">
        <w:r w:rsidR="00A37EF1" w:rsidRPr="00B23F2E" w:rsidDel="009D501D">
          <w:rPr>
            <w:rFonts w:ascii="Arial" w:hAnsi="Arial" w:cs="Arial"/>
            <w:lang w:val="en-US"/>
          </w:rPr>
          <w:delText xml:space="preserve">a </w:delText>
        </w:r>
        <w:r w:rsidRPr="00B23F2E" w:rsidDel="009D501D">
          <w:rPr>
            <w:rFonts w:ascii="Arial" w:hAnsi="Arial" w:cs="Arial"/>
            <w:lang w:val="en-US"/>
          </w:rPr>
          <w:delText xml:space="preserve">deep </w:delText>
        </w:r>
      </w:del>
      <w:r w:rsidRPr="00B23F2E">
        <w:rPr>
          <w:rFonts w:ascii="Arial" w:hAnsi="Arial" w:cs="Arial"/>
          <w:lang w:val="en-US"/>
        </w:rPr>
        <w:t>root</w:t>
      </w:r>
      <w:ins w:id="638" w:author="Jinlin Chen" w:date="2022-01-11T10:47:00Z">
        <w:r w:rsidR="009D501D">
          <w:rPr>
            <w:rFonts w:ascii="Arial" w:hAnsi="Arial" w:cs="Arial"/>
            <w:lang w:val="en-US"/>
          </w:rPr>
          <w:t>s</w:t>
        </w:r>
      </w:ins>
      <w:r w:rsidRPr="00B23F2E">
        <w:rPr>
          <w:rFonts w:ascii="Arial" w:hAnsi="Arial" w:cs="Arial"/>
          <w:lang w:val="en-US"/>
        </w:rPr>
        <w:t xml:space="preserve"> </w:t>
      </w:r>
      <w:ins w:id="639" w:author="Jinlin Chen" w:date="2022-01-11T10:47:00Z">
        <w:r w:rsidR="009D501D">
          <w:rPr>
            <w:rFonts w:ascii="Arial" w:hAnsi="Arial" w:cs="Arial"/>
            <w:lang w:val="en-US"/>
          </w:rPr>
          <w:t>to</w:t>
        </w:r>
      </w:ins>
      <w:del w:id="640" w:author="Jinlin Chen" w:date="2022-01-11T10:47:00Z">
        <w:r w:rsidR="0074313A" w:rsidRPr="00B23F2E" w:rsidDel="009D501D">
          <w:rPr>
            <w:rFonts w:ascii="Arial" w:hAnsi="Arial" w:cs="Arial"/>
            <w:lang w:val="en-US"/>
          </w:rPr>
          <w:delText>since</w:delText>
        </w:r>
      </w:del>
      <w:r w:rsidRPr="00B23F2E">
        <w:rPr>
          <w:rFonts w:ascii="Arial" w:hAnsi="Arial" w:cs="Arial"/>
          <w:lang w:val="en-US"/>
        </w:rPr>
        <w:t xml:space="preserve"> </w:t>
      </w:r>
      <w:r w:rsidR="0074313A" w:rsidRPr="00B23F2E">
        <w:rPr>
          <w:rFonts w:ascii="Arial" w:hAnsi="Arial" w:cs="Arial"/>
          <w:lang w:val="en-US"/>
        </w:rPr>
        <w:t xml:space="preserve">Charles </w:t>
      </w:r>
      <w:r w:rsidRPr="00B23F2E">
        <w:rPr>
          <w:rFonts w:ascii="Arial" w:hAnsi="Arial" w:cs="Arial"/>
          <w:lang w:val="en-US"/>
        </w:rPr>
        <w:t>Darwin but remain</w:t>
      </w:r>
      <w:ins w:id="641" w:author="Owen Lewis" w:date="2021-11-29T23:08:00Z">
        <w:r w:rsidR="00E76003">
          <w:rPr>
            <w:rFonts w:ascii="Arial" w:hAnsi="Arial" w:cs="Arial"/>
            <w:lang w:val="en-US"/>
          </w:rPr>
          <w:t>s</w:t>
        </w:r>
      </w:ins>
      <w:r w:rsidRPr="00B23F2E">
        <w:rPr>
          <w:rFonts w:ascii="Arial" w:hAnsi="Arial" w:cs="Arial"/>
          <w:lang w:val="en-US"/>
        </w:rPr>
        <w:t xml:space="preserve"> contested until now</w:t>
      </w:r>
      <w:r w:rsidR="003D4B4F" w:rsidRPr="00B23F2E">
        <w:rPr>
          <w:rFonts w:ascii="Arial" w:hAnsi="Arial" w:cs="Arial"/>
          <w:lang w:val="en-US"/>
        </w:rPr>
        <w:t xml:space="preserve"> </w:t>
      </w:r>
      <w:r w:rsidR="003D4B4F" w:rsidRPr="00B23F2E">
        <w:rPr>
          <w:rFonts w:ascii="Arial" w:hAnsi="Arial" w:cs="Arial"/>
          <w:lang w:val="en-US"/>
        </w:rPr>
        <w:fldChar w:fldCharType="begin" w:fldLock="1"/>
      </w:r>
      <w:r w:rsidR="00BB52D4" w:rsidRPr="00B23F2E">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sidRPr="00B23F2E">
        <w:rPr>
          <w:rFonts w:ascii="Arial" w:hAnsi="Arial" w:cs="Arial"/>
          <w:lang w:val="en-US"/>
        </w:rPr>
        <w:fldChar w:fldCharType="separate"/>
      </w:r>
      <w:r w:rsidR="003D4B4F" w:rsidRPr="00B23F2E">
        <w:rPr>
          <w:rFonts w:ascii="Arial" w:hAnsi="Arial" w:cs="Arial"/>
          <w:noProof/>
          <w:lang w:val="en-US"/>
        </w:rPr>
        <w:t>(Cahill et al. 2014; Hargreaves, Samis, and Eckert 2014)</w:t>
      </w:r>
      <w:r w:rsidR="003D4B4F" w:rsidRPr="00B23F2E">
        <w:rPr>
          <w:rFonts w:ascii="Arial" w:hAnsi="Arial" w:cs="Arial"/>
          <w:lang w:val="en-US"/>
        </w:rPr>
        <w:fldChar w:fldCharType="end"/>
      </w:r>
      <w:r w:rsidR="003D4B4F" w:rsidRPr="00B23F2E">
        <w:rPr>
          <w:rFonts w:ascii="Arial" w:hAnsi="Arial" w:cs="Arial"/>
          <w:lang w:val="en-US"/>
        </w:rPr>
        <w:t>.</w:t>
      </w:r>
      <w:r w:rsidR="00781CD6" w:rsidRPr="00B23F2E">
        <w:rPr>
          <w:rFonts w:ascii="Arial" w:hAnsi="Arial" w:cs="Arial"/>
          <w:lang w:val="en-US"/>
        </w:rPr>
        <w:t xml:space="preserve"> </w:t>
      </w:r>
      <w:r w:rsidR="00287EB7" w:rsidRPr="00B23F2E">
        <w:rPr>
          <w:rFonts w:ascii="Arial" w:hAnsi="Arial" w:cs="Arial"/>
          <w:lang w:val="en-US"/>
        </w:rPr>
        <w:t>There is especially mixed evidence on the importance of heat tolerance in deciding warm boundaries (positive</w:t>
      </w:r>
      <w:r w:rsidR="001D62CE" w:rsidRPr="00B23F2E">
        <w:rPr>
          <w:rFonts w:ascii="Arial" w:hAnsi="Arial" w:cs="Arial"/>
          <w:lang w:val="en-US"/>
        </w:rPr>
        <w:t xml:space="preserve"> </w:t>
      </w:r>
      <w:r w:rsidR="00722543" w:rsidRPr="00B23F2E">
        <w:rPr>
          <w:rFonts w:ascii="Arial" w:hAnsi="Arial" w:cs="Arial"/>
          <w:lang w:val="en-US"/>
        </w:rPr>
        <w:t>relationship</w:t>
      </w:r>
      <w:r w:rsidR="00287EB7" w:rsidRPr="00B23F2E">
        <w:rPr>
          <w:rFonts w:ascii="Arial" w:hAnsi="Arial" w:cs="Arial"/>
          <w:lang w:val="en-US"/>
        </w:rPr>
        <w:t xml:space="preserve">: </w:t>
      </w:r>
      <w:r w:rsidR="009C7B0A" w:rsidRPr="00B23F2E">
        <w:rPr>
          <w:rFonts w:ascii="Arial" w:hAnsi="Arial" w:cs="Arial"/>
          <w:lang w:val="en-US"/>
        </w:rPr>
        <w:fldChar w:fldCharType="begin" w:fldLock="1"/>
      </w:r>
      <w:ins w:id="642" w:author="Jinlin Chen" w:date="2022-01-11T12:07:00Z">
        <w:r w:rsidR="008514E6">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2008)","manualFormatting":"Batista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ins>
      <w:del w:id="643" w:author="Jinlin Chen" w:date="2022-01-11T12:06:00Z">
        <w:r w:rsidR="009C7B0A" w:rsidRPr="00B23F2E" w:rsidDel="008514E6">
          <w:rPr>
            <w:rFonts w:ascii="Arial" w:hAnsi="Arial" w:cs="Arial"/>
            <w:lang w:val="en-US"/>
          </w:rPr>
          <w:del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delInstrText>
        </w:r>
      </w:del>
      <w:r w:rsidR="009C7B0A" w:rsidRPr="00B23F2E">
        <w:rPr>
          <w:rFonts w:ascii="Arial" w:hAnsi="Arial" w:cs="Arial"/>
          <w:lang w:val="en-US"/>
        </w:rPr>
        <w:fldChar w:fldCharType="separate"/>
      </w:r>
      <w:del w:id="644" w:author="Jinlin Chen" w:date="2022-01-11T12:06:00Z">
        <w:r w:rsidR="009C7B0A" w:rsidRPr="00B23F2E" w:rsidDel="008514E6">
          <w:rPr>
            <w:rFonts w:ascii="Arial" w:hAnsi="Arial" w:cs="Arial"/>
            <w:noProof/>
            <w:lang w:val="en-US"/>
          </w:rPr>
          <w:delText>(</w:delText>
        </w:r>
      </w:del>
      <w:r w:rsidR="009C7B0A" w:rsidRPr="00B23F2E">
        <w:rPr>
          <w:rFonts w:ascii="Arial" w:hAnsi="Arial" w:cs="Arial"/>
          <w:noProof/>
          <w:lang w:val="en-US"/>
        </w:rPr>
        <w:t>Batista et al. 2018; Duarte et al. 2012; García-Robledo et al. 2016; Kellermann et al. 2012; Merrill et al. 2008</w:t>
      </w:r>
      <w:del w:id="645" w:author="Jinlin Chen" w:date="2022-01-11T12:06:00Z">
        <w:r w:rsidR="009C7B0A" w:rsidRPr="00B23F2E" w:rsidDel="008514E6">
          <w:rPr>
            <w:rFonts w:ascii="Arial" w:hAnsi="Arial" w:cs="Arial"/>
            <w:noProof/>
            <w:lang w:val="en-US"/>
          </w:rPr>
          <w:delText>)</w:delText>
        </w:r>
      </w:del>
      <w:r w:rsidR="009C7B0A" w:rsidRPr="00B23F2E">
        <w:rPr>
          <w:rFonts w:ascii="Arial" w:hAnsi="Arial" w:cs="Arial"/>
          <w:lang w:val="en-US"/>
        </w:rPr>
        <w:fldChar w:fldCharType="end"/>
      </w:r>
      <w:r w:rsidR="009C7B0A" w:rsidRPr="00B23F2E">
        <w:rPr>
          <w:rFonts w:ascii="Arial" w:hAnsi="Arial" w:cs="Arial"/>
          <w:lang w:val="en-US"/>
        </w:rPr>
        <w:t xml:space="preserve">; </w:t>
      </w:r>
      <w:r w:rsidR="001D62CE" w:rsidRPr="00B23F2E">
        <w:rPr>
          <w:rFonts w:ascii="Arial" w:hAnsi="Arial" w:cs="Arial"/>
          <w:lang w:val="en-US"/>
        </w:rPr>
        <w:t xml:space="preserve">null </w:t>
      </w:r>
      <w:r w:rsidR="00722543" w:rsidRPr="00B23F2E">
        <w:rPr>
          <w:rFonts w:ascii="Arial" w:hAnsi="Arial" w:cs="Arial"/>
          <w:lang w:val="en-US"/>
        </w:rPr>
        <w:t>relationship</w:t>
      </w:r>
      <w:r w:rsidR="009C7B0A" w:rsidRPr="00B23F2E">
        <w:rPr>
          <w:rFonts w:ascii="Arial" w:hAnsi="Arial" w:cs="Arial"/>
          <w:lang w:val="en-US"/>
        </w:rPr>
        <w:t xml:space="preserve">: </w:t>
      </w:r>
      <w:r w:rsidR="009C7B0A" w:rsidRPr="00B23F2E">
        <w:rPr>
          <w:rFonts w:ascii="Arial" w:hAnsi="Arial" w:cs="Arial"/>
          <w:lang w:val="en-US"/>
        </w:rPr>
        <w:fldChar w:fldCharType="begin" w:fldLock="1"/>
      </w:r>
      <w:ins w:id="646" w:author="Jinlin Chen" w:date="2022-01-11T12:07:00Z">
        <w:r w:rsidR="008514E6">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2018)","manualFormatting":"Gaston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ins>
      <w:del w:id="647" w:author="Jinlin Chen" w:date="2022-01-11T12:07:00Z">
        <w:r w:rsidR="00BC7557" w:rsidRPr="00B23F2E" w:rsidDel="008514E6">
          <w:rPr>
            <w:rFonts w:ascii="Arial" w:hAnsi="Arial" w:cs="Arial"/>
            <w:lang w:val="en-US"/>
          </w:rPr>
          <w:del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delInstrText>
        </w:r>
      </w:del>
      <w:r w:rsidR="009C7B0A" w:rsidRPr="00B23F2E">
        <w:rPr>
          <w:rFonts w:ascii="Arial" w:hAnsi="Arial" w:cs="Arial"/>
          <w:lang w:val="en-US"/>
        </w:rPr>
        <w:fldChar w:fldCharType="separate"/>
      </w:r>
      <w:del w:id="648" w:author="Jinlin Chen" w:date="2022-01-11T12:07:00Z">
        <w:r w:rsidR="009C7B0A" w:rsidRPr="00B23F2E" w:rsidDel="008514E6">
          <w:rPr>
            <w:rFonts w:ascii="Arial" w:hAnsi="Arial" w:cs="Arial"/>
            <w:noProof/>
            <w:lang w:val="en-US"/>
          </w:rPr>
          <w:delText>(</w:delText>
        </w:r>
      </w:del>
      <w:r w:rsidR="009C7B0A" w:rsidRPr="00B23F2E">
        <w:rPr>
          <w:rFonts w:ascii="Arial" w:hAnsi="Arial" w:cs="Arial"/>
          <w:noProof/>
          <w:lang w:val="en-US"/>
        </w:rPr>
        <w:t>Gaston and Chown 1999; Huang and Tu 2008; Kimura 2004; Nowrouzi et al. 2018</w:t>
      </w:r>
      <w:del w:id="649" w:author="Jinlin Chen" w:date="2022-01-11T12:07:00Z">
        <w:r w:rsidR="009C7B0A" w:rsidRPr="00B23F2E" w:rsidDel="008514E6">
          <w:rPr>
            <w:rFonts w:ascii="Arial" w:hAnsi="Arial" w:cs="Arial"/>
            <w:noProof/>
            <w:lang w:val="en-US"/>
          </w:rPr>
          <w:delText>)</w:delText>
        </w:r>
      </w:del>
      <w:r w:rsidR="009C7B0A" w:rsidRPr="00B23F2E">
        <w:rPr>
          <w:rFonts w:ascii="Arial" w:hAnsi="Arial" w:cs="Arial"/>
          <w:lang w:val="en-US"/>
        </w:rPr>
        <w:fldChar w:fldCharType="end"/>
      </w:r>
      <w:r w:rsidR="00287EB7" w:rsidRPr="00B23F2E">
        <w:rPr>
          <w:rFonts w:ascii="Arial" w:hAnsi="Arial" w:cs="Arial"/>
          <w:lang w:val="en-US"/>
        </w:rPr>
        <w:t>)</w:t>
      </w:r>
      <w:r w:rsidR="009C7B0A" w:rsidRPr="00B23F2E">
        <w:rPr>
          <w:rFonts w:ascii="Arial" w:hAnsi="Arial" w:cs="Arial"/>
          <w:lang w:val="en-US"/>
        </w:rPr>
        <w:t xml:space="preserve">. </w:t>
      </w:r>
      <w:r w:rsidRPr="00B23F2E">
        <w:rPr>
          <w:rFonts w:ascii="Arial" w:hAnsi="Arial" w:cs="Arial"/>
          <w:lang w:val="en-US"/>
        </w:rPr>
        <w:lastRenderedPageBreak/>
        <w:t>Th</w:t>
      </w:r>
      <w:ins w:id="650" w:author="Jinlin Chen" w:date="2022-01-11T10:47:00Z">
        <w:r w:rsidR="009D501D">
          <w:rPr>
            <w:rFonts w:ascii="Arial" w:hAnsi="Arial" w:cs="Arial"/>
            <w:lang w:val="en-US"/>
          </w:rPr>
          <w:t>is</w:t>
        </w:r>
      </w:ins>
      <w:del w:id="651" w:author="Jinlin Chen" w:date="2022-01-11T10:47:00Z">
        <w:r w:rsidRPr="00B23F2E" w:rsidDel="009D501D">
          <w:rPr>
            <w:rFonts w:ascii="Arial" w:hAnsi="Arial" w:cs="Arial"/>
            <w:lang w:val="en-US"/>
          </w:rPr>
          <w:delText>e</w:delText>
        </w:r>
      </w:del>
      <w:r w:rsidRPr="00B23F2E">
        <w:rPr>
          <w:rFonts w:ascii="Arial" w:hAnsi="Arial" w:cs="Arial"/>
          <w:lang w:val="en-US"/>
        </w:rPr>
        <w:t xml:space="preserve"> discrepancy </w:t>
      </w:r>
      <w:r w:rsidR="006618AB" w:rsidRPr="00B23F2E">
        <w:rPr>
          <w:rFonts w:ascii="Arial" w:hAnsi="Arial" w:cs="Arial"/>
          <w:lang w:val="en-US"/>
        </w:rPr>
        <w:t>could</w:t>
      </w:r>
      <w:r w:rsidRPr="00B23F2E">
        <w:rPr>
          <w:rFonts w:ascii="Arial" w:hAnsi="Arial" w:cs="Arial"/>
          <w:lang w:val="en-US"/>
        </w:rPr>
        <w:t xml:space="preserve"> arise from</w:t>
      </w:r>
      <w:r w:rsidR="008215BB" w:rsidRPr="00B23F2E">
        <w:rPr>
          <w:rFonts w:ascii="Arial" w:hAnsi="Arial" w:cs="Arial"/>
          <w:lang w:val="en-US"/>
        </w:rPr>
        <w:t xml:space="preserve"> at least</w:t>
      </w:r>
      <w:r w:rsidRPr="00B23F2E">
        <w:rPr>
          <w:rFonts w:ascii="Arial" w:hAnsi="Arial" w:cs="Arial"/>
          <w:lang w:val="en-US"/>
        </w:rPr>
        <w:t xml:space="preserve"> three reasons: geographic bias of research effort, the </w:t>
      </w:r>
      <w:r w:rsidR="00EE311B" w:rsidRPr="00B23F2E">
        <w:rPr>
          <w:rFonts w:ascii="Arial" w:hAnsi="Arial" w:cs="Arial"/>
          <w:lang w:val="en-US"/>
        </w:rPr>
        <w:t>distinctive</w:t>
      </w:r>
      <w:r w:rsidRPr="00B23F2E">
        <w:rPr>
          <w:rFonts w:ascii="Arial" w:hAnsi="Arial" w:cs="Arial"/>
          <w:lang w:val="en-US"/>
        </w:rPr>
        <w:t xml:space="preserve"> nature of mechanisms governing latitudinal </w:t>
      </w:r>
      <w:r w:rsidR="00812680" w:rsidRPr="00B23F2E">
        <w:rPr>
          <w:rFonts w:ascii="Arial" w:hAnsi="Arial" w:cs="Arial"/>
          <w:lang w:val="en-US"/>
        </w:rPr>
        <w:t>versus</w:t>
      </w:r>
      <w:r w:rsidRPr="00B23F2E">
        <w:rPr>
          <w:rFonts w:ascii="Arial" w:hAnsi="Arial" w:cs="Arial"/>
          <w:lang w:val="en-US"/>
        </w:rPr>
        <w:t xml:space="preserve"> </w:t>
      </w:r>
      <w:r w:rsidR="00D12862" w:rsidRPr="00B23F2E">
        <w:rPr>
          <w:rFonts w:ascii="Arial" w:hAnsi="Arial" w:cs="Arial"/>
          <w:lang w:val="en-US"/>
        </w:rPr>
        <w:t>elevationa</w:t>
      </w:r>
      <w:r w:rsidRPr="00B23F2E">
        <w:rPr>
          <w:rFonts w:ascii="Arial" w:hAnsi="Arial" w:cs="Arial"/>
          <w:lang w:val="en-US"/>
        </w:rPr>
        <w:t xml:space="preserve">l distribution and </w:t>
      </w:r>
      <w:r w:rsidR="00EE311B" w:rsidRPr="00B23F2E">
        <w:rPr>
          <w:rFonts w:ascii="Arial" w:hAnsi="Arial" w:cs="Arial"/>
          <w:lang w:val="en-US"/>
        </w:rPr>
        <w:t>methodological difference</w:t>
      </w:r>
      <w:ins w:id="652" w:author="Jinlin Chen" w:date="2022-01-11T10:47:00Z">
        <w:r w:rsidR="009D501D">
          <w:rPr>
            <w:rFonts w:ascii="Arial" w:hAnsi="Arial" w:cs="Arial"/>
            <w:lang w:val="en-US"/>
          </w:rPr>
          <w:t>s</w:t>
        </w:r>
      </w:ins>
      <w:r w:rsidR="00EE311B" w:rsidRPr="00B23F2E">
        <w:rPr>
          <w:rFonts w:ascii="Arial" w:hAnsi="Arial" w:cs="Arial"/>
          <w:lang w:val="en-US"/>
        </w:rPr>
        <w:t xml:space="preserve"> when measuring traits.</w:t>
      </w:r>
    </w:p>
    <w:p w14:paraId="2EA87AD3" w14:textId="78CC5F20" w:rsidR="009D2B25" w:rsidRPr="00B23F2E" w:rsidRDefault="006618AB">
      <w:pPr>
        <w:ind w:firstLine="720"/>
        <w:rPr>
          <w:rFonts w:ascii="Arial" w:hAnsi="Arial" w:cs="Arial"/>
          <w:lang w:val="en-US"/>
        </w:rPr>
        <w:pPrChange w:id="653" w:author="Jinlin Chen" w:date="2022-01-11T10:47:00Z">
          <w:pPr/>
        </w:pPrChange>
      </w:pPr>
      <w:r w:rsidRPr="00B23F2E">
        <w:rPr>
          <w:rFonts w:ascii="Arial" w:hAnsi="Arial" w:cs="Arial"/>
          <w:lang w:val="en-US"/>
        </w:rPr>
        <w:t xml:space="preserve">First, data available for synthetic studies </w:t>
      </w:r>
      <w:r w:rsidR="00054B94" w:rsidRPr="00B23F2E">
        <w:rPr>
          <w:rFonts w:ascii="Arial" w:hAnsi="Arial" w:cs="Arial"/>
          <w:lang w:val="en-US"/>
        </w:rPr>
        <w:t xml:space="preserve">is </w:t>
      </w:r>
      <w:r w:rsidRPr="00B23F2E">
        <w:rPr>
          <w:rFonts w:ascii="Arial" w:hAnsi="Arial" w:cs="Arial"/>
          <w:lang w:val="en-US"/>
        </w:rPr>
        <w:t>dominated by temperate latitudes in the northern hemisphere</w:t>
      </w:r>
      <w:r w:rsidR="00035188" w:rsidRPr="00B23F2E">
        <w:rPr>
          <w:rFonts w:ascii="Arial" w:hAnsi="Arial" w:cs="Arial"/>
          <w:lang w:val="en-US"/>
        </w:rPr>
        <w:t xml:space="preserve"> </w:t>
      </w:r>
      <w:r w:rsidR="00035188"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sidRPr="00B23F2E">
        <w:rPr>
          <w:rFonts w:ascii="Arial" w:hAnsi="Arial" w:cs="Arial"/>
          <w:lang w:val="en-US"/>
        </w:rPr>
        <w:fldChar w:fldCharType="separate"/>
      </w:r>
      <w:r w:rsidR="00B308DE" w:rsidRPr="00B23F2E">
        <w:rPr>
          <w:rFonts w:ascii="Arial" w:hAnsi="Arial" w:cs="Arial"/>
          <w:noProof/>
          <w:lang w:val="en-US"/>
        </w:rPr>
        <w:t>(Feeley et al. 2017)</w:t>
      </w:r>
      <w:r w:rsidR="00035188" w:rsidRPr="00B23F2E">
        <w:rPr>
          <w:rFonts w:ascii="Arial" w:hAnsi="Arial" w:cs="Arial"/>
          <w:lang w:val="en-US"/>
        </w:rPr>
        <w:fldChar w:fldCharType="end"/>
      </w:r>
      <w:r w:rsidR="008A37B2" w:rsidRPr="00B23F2E">
        <w:rPr>
          <w:rFonts w:ascii="Arial" w:hAnsi="Arial" w:cs="Arial"/>
          <w:lang w:val="en-US"/>
        </w:rPr>
        <w:t xml:space="preserve"> and focus on cold limits </w:t>
      </w:r>
      <w:r w:rsidR="008A37B2" w:rsidRPr="00B23F2E">
        <w:rPr>
          <w:rFonts w:ascii="Arial" w:hAnsi="Arial" w:cs="Arial"/>
          <w:lang w:val="en-US"/>
        </w:rPr>
        <w:fldChar w:fldCharType="begin" w:fldLock="1"/>
      </w:r>
      <w:r w:rsidR="006F1C62"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8A37B2" w:rsidRPr="00B23F2E">
        <w:rPr>
          <w:rFonts w:ascii="Arial" w:hAnsi="Arial" w:cs="Arial"/>
          <w:noProof/>
          <w:lang w:val="en-US"/>
        </w:rPr>
        <w:t>(Cahill et al. 2014)</w:t>
      </w:r>
      <w:r w:rsidR="008A37B2" w:rsidRPr="00B23F2E">
        <w:rPr>
          <w:rFonts w:ascii="Arial" w:hAnsi="Arial" w:cs="Arial"/>
          <w:lang w:val="en-US"/>
        </w:rPr>
        <w:fldChar w:fldCharType="end"/>
      </w:r>
      <w:r w:rsidRPr="00B23F2E">
        <w:rPr>
          <w:rFonts w:ascii="Arial" w:hAnsi="Arial" w:cs="Arial"/>
          <w:lang w:val="en-US"/>
        </w:rPr>
        <w:t xml:space="preserve">. </w:t>
      </w:r>
      <w:commentRangeStart w:id="654"/>
      <w:commentRangeStart w:id="655"/>
      <w:r w:rsidRPr="00B23F2E">
        <w:rPr>
          <w:rFonts w:ascii="Arial" w:hAnsi="Arial" w:cs="Arial"/>
          <w:lang w:val="en-US"/>
        </w:rPr>
        <w:t xml:space="preserve">However, a recent </w:t>
      </w:r>
      <w:r w:rsidR="00C03B2E" w:rsidRPr="00B23F2E">
        <w:rPr>
          <w:rFonts w:ascii="Arial" w:hAnsi="Arial" w:cs="Arial"/>
          <w:lang w:val="en-US"/>
        </w:rPr>
        <w:t>synthesis</w:t>
      </w:r>
      <w:r w:rsidRPr="00B23F2E">
        <w:rPr>
          <w:rFonts w:ascii="Arial" w:hAnsi="Arial" w:cs="Arial"/>
          <w:lang w:val="en-US"/>
        </w:rPr>
        <w:t xml:space="preserve"> of </w:t>
      </w:r>
      <w:r w:rsidR="00C505E9" w:rsidRPr="00B23F2E">
        <w:rPr>
          <w:rFonts w:ascii="Arial" w:hAnsi="Arial" w:cs="Arial"/>
          <w:lang w:val="en-US"/>
        </w:rPr>
        <w:t xml:space="preserve">the </w:t>
      </w:r>
      <w:r w:rsidRPr="00B23F2E">
        <w:rPr>
          <w:rFonts w:ascii="Arial" w:hAnsi="Arial" w:cs="Arial"/>
          <w:lang w:val="en-US"/>
        </w:rPr>
        <w:t>global latitudinal trend shows that the difference in the contribution of biotic factors to warm v</w:t>
      </w:r>
      <w:r w:rsidR="00C505E9" w:rsidRPr="00B23F2E">
        <w:rPr>
          <w:rFonts w:ascii="Arial" w:hAnsi="Arial" w:cs="Arial"/>
          <w:lang w:val="en-US"/>
        </w:rPr>
        <w:t>ersus</w:t>
      </w:r>
      <w:r w:rsidRPr="00B23F2E">
        <w:rPr>
          <w:rFonts w:ascii="Arial" w:hAnsi="Arial" w:cs="Arial"/>
          <w:lang w:val="en-US"/>
        </w:rPr>
        <w:t xml:space="preserve"> cold boundaries disappear</w:t>
      </w:r>
      <w:r w:rsidR="00C505E9" w:rsidRPr="00B23F2E">
        <w:rPr>
          <w:rFonts w:ascii="Arial" w:hAnsi="Arial" w:cs="Arial"/>
          <w:lang w:val="en-US"/>
        </w:rPr>
        <w:t>s</w:t>
      </w:r>
      <w:r w:rsidRPr="00B23F2E">
        <w:rPr>
          <w:rFonts w:ascii="Arial" w:hAnsi="Arial" w:cs="Arial"/>
          <w:lang w:val="en-US"/>
        </w:rPr>
        <w:t xml:space="preserve"> toward </w:t>
      </w:r>
      <w:r w:rsidR="00C505E9" w:rsidRPr="00B23F2E">
        <w:rPr>
          <w:rFonts w:ascii="Arial" w:hAnsi="Arial" w:cs="Arial"/>
          <w:lang w:val="en-US"/>
        </w:rPr>
        <w:t xml:space="preserve">the </w:t>
      </w:r>
      <w:r w:rsidRPr="00B23F2E">
        <w:rPr>
          <w:rFonts w:ascii="Arial" w:hAnsi="Arial" w:cs="Arial"/>
          <w:lang w:val="en-US"/>
        </w:rPr>
        <w:t>equator</w:t>
      </w:r>
      <w:r w:rsidR="00287A8E" w:rsidRPr="00B23F2E">
        <w:rPr>
          <w:rFonts w:ascii="Arial" w:hAnsi="Arial" w:cs="Arial"/>
          <w:lang w:val="en-US"/>
        </w:rPr>
        <w:t xml:space="preserve"> </w:t>
      </w:r>
      <w:r w:rsidR="00287A8E" w:rsidRPr="00B23F2E">
        <w:rPr>
          <w:rFonts w:ascii="Arial" w:hAnsi="Arial" w:cs="Arial"/>
          <w:lang w:val="en-US"/>
        </w:rPr>
        <w:fldChar w:fldCharType="begin" w:fldLock="1"/>
      </w:r>
      <w:r w:rsidR="00996ED5">
        <w:rPr>
          <w:rFonts w:ascii="Arial" w:hAnsi="Arial" w:cs="Arial"/>
          <w:lang w:val="en-US"/>
        </w:rPr>
        <w:instrText>ADDIN CSL_CITATION {"citationItems":[{"id":"ITEM-1","itemData":{"DOI":"10.1111/ele.13864","ISSN":"14610248","PMID":"34453406","abstract":"Predicting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sidRPr="00B23F2E">
        <w:rPr>
          <w:rFonts w:ascii="Arial" w:hAnsi="Arial" w:cs="Arial"/>
          <w:lang w:val="en-US"/>
        </w:rPr>
        <w:fldChar w:fldCharType="separate"/>
      </w:r>
      <w:r w:rsidR="00287A8E" w:rsidRPr="00B23F2E">
        <w:rPr>
          <w:rFonts w:ascii="Arial" w:hAnsi="Arial" w:cs="Arial"/>
          <w:noProof/>
          <w:lang w:val="en-US"/>
        </w:rPr>
        <w:t>(Paquette and Hargreaves 2021)</w:t>
      </w:r>
      <w:r w:rsidR="00287A8E" w:rsidRPr="00B23F2E">
        <w:rPr>
          <w:rFonts w:ascii="Arial" w:hAnsi="Arial" w:cs="Arial"/>
          <w:lang w:val="en-US"/>
        </w:rPr>
        <w:fldChar w:fldCharType="end"/>
      </w:r>
      <w:r w:rsidRPr="00B23F2E">
        <w:rPr>
          <w:rFonts w:ascii="Arial" w:hAnsi="Arial" w:cs="Arial"/>
          <w:lang w:val="en-US"/>
        </w:rPr>
        <w:t>. Limited and mixed results from tropical system</w:t>
      </w:r>
      <w:r w:rsidR="008612B5" w:rsidRPr="00B23F2E">
        <w:rPr>
          <w:rFonts w:ascii="Arial" w:hAnsi="Arial" w:cs="Arial"/>
          <w:lang w:val="en-US"/>
        </w:rPr>
        <w:t>s</w:t>
      </w:r>
      <w:r w:rsidRPr="00B23F2E">
        <w:rPr>
          <w:rFonts w:ascii="Arial" w:hAnsi="Arial" w:cs="Arial"/>
          <w:lang w:val="en-US"/>
        </w:rPr>
        <w:t xml:space="preserve"> cast </w:t>
      </w:r>
      <w:r w:rsidR="00C505E9" w:rsidRPr="00B23F2E">
        <w:rPr>
          <w:rFonts w:ascii="Arial" w:hAnsi="Arial" w:cs="Arial"/>
          <w:lang w:val="en-US"/>
        </w:rPr>
        <w:t>great</w:t>
      </w:r>
      <w:r w:rsidRPr="00B23F2E">
        <w:rPr>
          <w:rFonts w:ascii="Arial" w:hAnsi="Arial" w:cs="Arial"/>
          <w:lang w:val="en-US"/>
        </w:rPr>
        <w:t xml:space="preserve"> uncertainty </w:t>
      </w:r>
      <w:r w:rsidR="00D97EAA" w:rsidRPr="00B23F2E">
        <w:rPr>
          <w:rFonts w:ascii="Arial" w:hAnsi="Arial" w:cs="Arial"/>
          <w:lang w:val="en-US"/>
        </w:rPr>
        <w:t xml:space="preserve">on the importance of biotic and abiotic contribution </w:t>
      </w:r>
      <w:r w:rsidR="00C72931" w:rsidRPr="00B23F2E">
        <w:rPr>
          <w:rFonts w:ascii="Arial" w:hAnsi="Arial" w:cs="Arial"/>
          <w:lang w:val="en-US"/>
        </w:rPr>
        <w:t>in</w:t>
      </w:r>
      <w:ins w:id="656" w:author="Jinlin Chen" w:date="2022-01-11T10:48:00Z">
        <w:r w:rsidR="009D501D">
          <w:rPr>
            <w:rFonts w:ascii="Arial" w:hAnsi="Arial" w:cs="Arial"/>
            <w:lang w:val="en-US"/>
          </w:rPr>
          <w:t xml:space="preserve"> the</w:t>
        </w:r>
      </w:ins>
      <w:r w:rsidR="00C72931" w:rsidRPr="00B23F2E">
        <w:rPr>
          <w:rFonts w:ascii="Arial" w:hAnsi="Arial" w:cs="Arial"/>
          <w:lang w:val="en-US"/>
        </w:rPr>
        <w:t xml:space="preserve"> tropics</w:t>
      </w:r>
      <w:r w:rsidR="00C03B2E" w:rsidRPr="00B23F2E">
        <w:rPr>
          <w:rFonts w:ascii="Arial" w:hAnsi="Arial" w:cs="Arial"/>
          <w:lang w:val="en-US"/>
        </w:rPr>
        <w:t xml:space="preserve"> </w:t>
      </w:r>
      <w:r w:rsidR="008A37B2" w:rsidRPr="00B23F2E">
        <w:rPr>
          <w:rFonts w:ascii="Arial" w:hAnsi="Arial" w:cs="Arial"/>
          <w:lang w:val="en-US"/>
        </w:rPr>
        <w:fldChar w:fldCharType="begin" w:fldLock="1"/>
      </w:r>
      <w:r w:rsidR="00EF7825"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5808BA" w:rsidRPr="00B23F2E">
        <w:rPr>
          <w:rFonts w:ascii="Arial" w:hAnsi="Arial" w:cs="Arial"/>
          <w:noProof/>
          <w:lang w:val="en-US"/>
        </w:rPr>
        <w:t>(Cahill et al. 2014)</w:t>
      </w:r>
      <w:r w:rsidR="008A37B2" w:rsidRPr="00B23F2E">
        <w:rPr>
          <w:rFonts w:ascii="Arial" w:hAnsi="Arial" w:cs="Arial"/>
          <w:lang w:val="en-US"/>
        </w:rPr>
        <w:fldChar w:fldCharType="end"/>
      </w:r>
      <w:r w:rsidR="00D97EAA" w:rsidRPr="00B23F2E">
        <w:rPr>
          <w:rFonts w:ascii="Arial" w:hAnsi="Arial" w:cs="Arial"/>
          <w:lang w:val="en-US"/>
        </w:rPr>
        <w:t>. Second,</w:t>
      </w:r>
      <w:r w:rsidR="008215BB" w:rsidRPr="00B23F2E">
        <w:rPr>
          <w:rFonts w:ascii="Arial" w:hAnsi="Arial" w:cs="Arial"/>
          <w:lang w:val="en-US"/>
        </w:rPr>
        <w:t xml:space="preserve"> mechanisms governing latitudinal or </w:t>
      </w:r>
      <w:r w:rsidR="0001675B">
        <w:rPr>
          <w:rFonts w:ascii="Arial" w:hAnsi="Arial" w:cs="Arial"/>
          <w:lang w:val="en-US"/>
        </w:rPr>
        <w:t>elevatio</w:t>
      </w:r>
      <w:r w:rsidR="008215BB" w:rsidRPr="00B23F2E">
        <w:rPr>
          <w:rFonts w:ascii="Arial" w:hAnsi="Arial" w:cs="Arial"/>
          <w:lang w:val="en-US"/>
        </w:rPr>
        <w:t xml:space="preserve">nal distribution patterns could be very different, </w:t>
      </w:r>
      <w:r w:rsidR="009D3948" w:rsidRPr="00B23F2E">
        <w:rPr>
          <w:rFonts w:ascii="Arial" w:hAnsi="Arial" w:cs="Arial"/>
          <w:lang w:val="en-US"/>
        </w:rPr>
        <w:t>indicated by</w:t>
      </w:r>
      <w:ins w:id="657" w:author="Jinlin Chen" w:date="2022-01-11T10:48:00Z">
        <w:r w:rsidR="009D501D">
          <w:rPr>
            <w:rFonts w:ascii="Arial" w:hAnsi="Arial" w:cs="Arial"/>
            <w:lang w:val="en-US"/>
          </w:rPr>
          <w:t xml:space="preserve"> very different</w:t>
        </w:r>
      </w:ins>
      <w:r w:rsidR="009D3948" w:rsidRPr="00B23F2E">
        <w:rPr>
          <w:rFonts w:ascii="Arial" w:hAnsi="Arial" w:cs="Arial"/>
          <w:lang w:val="en-US"/>
        </w:rPr>
        <w:t xml:space="preserve"> </w:t>
      </w:r>
      <w:del w:id="658" w:author="Jinlin Chen" w:date="2022-01-11T10:48:00Z">
        <w:r w:rsidR="009D3948" w:rsidRPr="00B23F2E" w:rsidDel="009D501D">
          <w:rPr>
            <w:rFonts w:ascii="Arial" w:hAnsi="Arial" w:cs="Arial"/>
            <w:lang w:val="en-US"/>
          </w:rPr>
          <w:delText xml:space="preserve">that their </w:delText>
        </w:r>
      </w:del>
      <w:r w:rsidR="009D3948" w:rsidRPr="00B23F2E">
        <w:rPr>
          <w:rFonts w:ascii="Arial" w:hAnsi="Arial" w:cs="Arial"/>
          <w:lang w:val="en-US"/>
        </w:rPr>
        <w:t xml:space="preserve">recorded responses to past warming </w:t>
      </w:r>
      <w:del w:id="659" w:author="Jinlin Chen" w:date="2022-01-11T10:48:00Z">
        <w:r w:rsidR="009D3948" w:rsidRPr="00B23F2E" w:rsidDel="009D501D">
          <w:rPr>
            <w:rFonts w:ascii="Arial" w:hAnsi="Arial" w:cs="Arial"/>
            <w:lang w:val="en-US"/>
          </w:rPr>
          <w:delText xml:space="preserve">are very different </w:delText>
        </w:r>
      </w:del>
      <w:r w:rsidR="009D3948"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sidRPr="00B23F2E">
        <w:rPr>
          <w:rFonts w:ascii="Arial" w:hAnsi="Arial" w:cs="Arial"/>
          <w:lang w:val="en-US"/>
        </w:rPr>
        <w:fldChar w:fldCharType="separate"/>
      </w:r>
      <w:r w:rsidR="005808BA" w:rsidRPr="00B23F2E">
        <w:rPr>
          <w:rFonts w:ascii="Arial" w:hAnsi="Arial" w:cs="Arial"/>
          <w:noProof/>
          <w:lang w:val="en-US"/>
        </w:rPr>
        <w:t>(Chen, Hill, Ohlemüller, et al. 2011)</w:t>
      </w:r>
      <w:r w:rsidR="009D3948" w:rsidRPr="00B23F2E">
        <w:rPr>
          <w:rFonts w:ascii="Arial" w:hAnsi="Arial" w:cs="Arial"/>
          <w:lang w:val="en-US"/>
        </w:rPr>
        <w:fldChar w:fldCharType="end"/>
      </w:r>
      <w:r w:rsidR="002061ED" w:rsidRPr="00B23F2E">
        <w:rPr>
          <w:rFonts w:ascii="Arial" w:hAnsi="Arial" w:cs="Arial"/>
          <w:lang w:val="en-US"/>
        </w:rPr>
        <w:t xml:space="preserve">. </w:t>
      </w:r>
      <w:r w:rsidR="00C505E9" w:rsidRPr="00B23F2E">
        <w:rPr>
          <w:rFonts w:ascii="Arial" w:hAnsi="Arial" w:cs="Arial"/>
          <w:lang w:val="en-US"/>
        </w:rPr>
        <w:t>Region-specific rules may emerge upon</w:t>
      </w:r>
      <w:r w:rsidR="00E629F1" w:rsidRPr="00B23F2E">
        <w:rPr>
          <w:rFonts w:ascii="Arial" w:hAnsi="Arial" w:cs="Arial"/>
          <w:lang w:val="en-US"/>
        </w:rPr>
        <w:t xml:space="preserve"> accumulating datasets from neglected locations</w:t>
      </w:r>
      <w:r w:rsidR="005808BA" w:rsidRPr="00B23F2E">
        <w:rPr>
          <w:rFonts w:ascii="Arial" w:hAnsi="Arial" w:cs="Arial"/>
          <w:lang w:val="en-US"/>
        </w:rPr>
        <w:t xml:space="preserve"> </w:t>
      </w:r>
      <w:r w:rsidR="005808BA" w:rsidRPr="00B23F2E">
        <w:rPr>
          <w:rFonts w:ascii="Arial" w:hAnsi="Arial" w:cs="Arial"/>
          <w:lang w:val="en-US"/>
        </w:rPr>
        <w:fldChar w:fldCharType="begin" w:fldLock="1"/>
      </w:r>
      <w:r w:rsidR="00287EB7" w:rsidRPr="00B23F2E">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sidRPr="00B23F2E">
        <w:rPr>
          <w:rFonts w:ascii="Arial" w:hAnsi="Arial" w:cs="Arial"/>
          <w:lang w:val="en-US"/>
        </w:rPr>
        <w:fldChar w:fldCharType="separate"/>
      </w:r>
      <w:r w:rsidR="00287EB7" w:rsidRPr="00B23F2E">
        <w:rPr>
          <w:rFonts w:ascii="Arial" w:hAnsi="Arial" w:cs="Arial"/>
          <w:noProof/>
          <w:lang w:val="en-US"/>
        </w:rPr>
        <w:t>(Duarte et al. 2012; Freeman et al. 2021)</w:t>
      </w:r>
      <w:r w:rsidR="005808BA" w:rsidRPr="00B23F2E">
        <w:rPr>
          <w:rFonts w:ascii="Arial" w:hAnsi="Arial" w:cs="Arial"/>
          <w:lang w:val="en-US"/>
        </w:rPr>
        <w:fldChar w:fldCharType="end"/>
      </w:r>
      <w:r w:rsidR="00C505E9" w:rsidRPr="00B23F2E">
        <w:rPr>
          <w:rFonts w:ascii="Arial" w:hAnsi="Arial" w:cs="Arial"/>
          <w:lang w:val="en-US"/>
        </w:rPr>
        <w:t>.</w:t>
      </w:r>
      <w:r w:rsidR="00E629F1" w:rsidRPr="00B23F2E">
        <w:rPr>
          <w:rFonts w:ascii="Arial" w:hAnsi="Arial" w:cs="Arial"/>
          <w:lang w:val="en-US"/>
        </w:rPr>
        <w:t xml:space="preserve"> </w:t>
      </w:r>
      <w:r w:rsidR="00C505E9" w:rsidRPr="00B23F2E">
        <w:rPr>
          <w:rFonts w:ascii="Arial" w:hAnsi="Arial" w:cs="Arial"/>
          <w:lang w:val="en-US"/>
        </w:rPr>
        <w:t>C</w:t>
      </w:r>
      <w:r w:rsidR="00E629F1" w:rsidRPr="00B23F2E">
        <w:rPr>
          <w:rFonts w:ascii="Arial" w:hAnsi="Arial" w:cs="Arial"/>
          <w:lang w:val="en-US"/>
        </w:rPr>
        <w:t xml:space="preserve">omparative studies can shed light on </w:t>
      </w:r>
      <w:r w:rsidR="00EA3F78" w:rsidRPr="00B23F2E">
        <w:rPr>
          <w:rFonts w:ascii="Arial" w:hAnsi="Arial" w:cs="Arial"/>
          <w:lang w:val="en-US"/>
        </w:rPr>
        <w:t>the</w:t>
      </w:r>
      <w:r w:rsidR="005808BA" w:rsidRPr="00B23F2E">
        <w:rPr>
          <w:rFonts w:ascii="Arial" w:hAnsi="Arial" w:cs="Arial"/>
          <w:lang w:val="en-US"/>
        </w:rPr>
        <w:t xml:space="preserve"> general</w:t>
      </w:r>
      <w:r w:rsidR="00E629F1" w:rsidRPr="00B23F2E">
        <w:rPr>
          <w:rFonts w:ascii="Arial" w:hAnsi="Arial" w:cs="Arial"/>
          <w:lang w:val="en-US"/>
        </w:rPr>
        <w:t xml:space="preserve"> </w:t>
      </w:r>
      <w:r w:rsidR="00EA3F78" w:rsidRPr="00B23F2E">
        <w:rPr>
          <w:rFonts w:ascii="Arial" w:hAnsi="Arial" w:cs="Arial"/>
          <w:lang w:val="en-US"/>
        </w:rPr>
        <w:t>relationships between biotic and abiotic factors</w:t>
      </w:r>
      <w:r w:rsidR="009D3948" w:rsidRPr="00B23F2E">
        <w:rPr>
          <w:rFonts w:ascii="Arial" w:hAnsi="Arial" w:cs="Arial"/>
          <w:lang w:val="en-US"/>
        </w:rPr>
        <w:t xml:space="preserve"> </w:t>
      </w:r>
      <w:r w:rsidR="006F1C62"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sidRPr="00B23F2E">
        <w:rPr>
          <w:rFonts w:ascii="Arial" w:hAnsi="Arial" w:cs="Arial"/>
          <w:lang w:val="en-US"/>
        </w:rPr>
        <w:fldChar w:fldCharType="separate"/>
      </w:r>
      <w:r w:rsidR="009C7B0A" w:rsidRPr="00B23F2E">
        <w:rPr>
          <w:rFonts w:ascii="Arial" w:hAnsi="Arial" w:cs="Arial"/>
          <w:noProof/>
          <w:lang w:val="en-US"/>
        </w:rPr>
        <w:t>(Amundrud and Srivastava 2020; Schemske et al. 2009; Srinivasan et al. 2018)</w:t>
      </w:r>
      <w:r w:rsidR="006F1C62" w:rsidRPr="00B23F2E">
        <w:rPr>
          <w:rFonts w:ascii="Arial" w:hAnsi="Arial" w:cs="Arial"/>
          <w:lang w:val="en-US"/>
        </w:rPr>
        <w:fldChar w:fldCharType="end"/>
      </w:r>
      <w:r w:rsidR="00EA3F78" w:rsidRPr="00B23F2E">
        <w:rPr>
          <w:rFonts w:ascii="Arial" w:hAnsi="Arial" w:cs="Arial"/>
          <w:lang w:val="en-US"/>
        </w:rPr>
        <w:t>.</w:t>
      </w:r>
      <w:commentRangeEnd w:id="654"/>
      <w:r w:rsidR="00EC4774">
        <w:rPr>
          <w:rStyle w:val="CommentReference"/>
          <w:rFonts w:asciiTheme="minorHAnsi" w:eastAsiaTheme="minorHAnsi" w:hAnsiTheme="minorHAnsi" w:cstheme="minorBidi"/>
          <w:lang w:eastAsia="en-US"/>
        </w:rPr>
        <w:commentReference w:id="654"/>
      </w:r>
      <w:commentRangeEnd w:id="655"/>
      <w:r w:rsidR="00EC4774">
        <w:rPr>
          <w:rStyle w:val="CommentReference"/>
          <w:rFonts w:asciiTheme="minorHAnsi" w:eastAsiaTheme="minorHAnsi" w:hAnsiTheme="minorHAnsi" w:cstheme="minorBidi"/>
          <w:lang w:eastAsia="en-US"/>
        </w:rPr>
        <w:commentReference w:id="655"/>
      </w:r>
    </w:p>
    <w:p w14:paraId="5E6968E1" w14:textId="3CA325F7" w:rsidR="00E44238" w:rsidRPr="00B23F2E" w:rsidRDefault="00092038" w:rsidP="007C1BC4">
      <w:pPr>
        <w:ind w:firstLine="720"/>
        <w:rPr>
          <w:rFonts w:ascii="Arial" w:hAnsi="Arial" w:cs="Arial"/>
          <w:lang w:val="en-US"/>
        </w:rPr>
      </w:pPr>
      <w:r w:rsidRPr="00B23F2E">
        <w:rPr>
          <w:rFonts w:ascii="Arial" w:hAnsi="Arial" w:cs="Arial"/>
          <w:lang w:val="en-US"/>
        </w:rPr>
        <w:t xml:space="preserve">Methods of measuring thermal traits will also affect conclusions. </w:t>
      </w:r>
      <w:r w:rsidR="003B71D1" w:rsidRPr="00B23F2E">
        <w:rPr>
          <w:rFonts w:ascii="Arial" w:hAnsi="Arial" w:cs="Arial"/>
          <w:lang w:val="en-US"/>
        </w:rPr>
        <w:fldChar w:fldCharType="begin" w:fldLock="1"/>
      </w:r>
      <w:ins w:id="660" w:author="Jinlin Chen" w:date="2022-01-11T10:49:00Z">
        <w:r w:rsidR="00F1678D">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2014)","manualFormatting":"Overgaard et al. (2014)","plainTextFormattedCitation":"(Overgaard et al. 2014)","previouslyFormattedCitation":"(Overgaard et al. 2014)"},"properties":{"noteIndex":0},"schema":"https://github.com/citation-style-language/schema/raw/master/csl-citation.json"}</w:instrText>
        </w:r>
      </w:ins>
      <w:del w:id="661" w:author="Jinlin Chen" w:date="2022-01-11T10:49:00Z">
        <w:r w:rsidR="00675629" w:rsidDel="00F1678D">
          <w:rPr>
            <w:rFonts w:ascii="Arial" w:hAnsi="Arial" w:cs="Arial"/>
            <w:lang w:val="en-US"/>
          </w:rPr>
          <w:del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delInstrText>
        </w:r>
      </w:del>
      <w:r w:rsidR="003B71D1" w:rsidRPr="00B23F2E">
        <w:rPr>
          <w:rFonts w:ascii="Arial" w:hAnsi="Arial" w:cs="Arial"/>
          <w:lang w:val="en-US"/>
        </w:rPr>
        <w:fldChar w:fldCharType="separate"/>
      </w:r>
      <w:del w:id="662" w:author="Jinlin Chen" w:date="2022-01-11T10:49:00Z">
        <w:r w:rsidR="00287A8E" w:rsidRPr="00B23F2E" w:rsidDel="00F1678D">
          <w:rPr>
            <w:rFonts w:ascii="Arial" w:hAnsi="Arial" w:cs="Arial"/>
            <w:noProof/>
            <w:lang w:val="en-US"/>
          </w:rPr>
          <w:delText>(</w:delText>
        </w:r>
      </w:del>
      <w:r w:rsidR="00287A8E" w:rsidRPr="00B23F2E">
        <w:rPr>
          <w:rFonts w:ascii="Arial" w:hAnsi="Arial" w:cs="Arial"/>
          <w:noProof/>
          <w:lang w:val="en-US"/>
        </w:rPr>
        <w:t xml:space="preserve">Overgaard et al. </w:t>
      </w:r>
      <w:ins w:id="663" w:author="Jinlin Chen" w:date="2022-01-11T10:49:00Z">
        <w:r w:rsidR="00F1678D">
          <w:rPr>
            <w:rFonts w:ascii="Arial" w:hAnsi="Arial" w:cs="Arial"/>
            <w:noProof/>
            <w:lang w:val="en-US"/>
          </w:rPr>
          <w:t>(</w:t>
        </w:r>
      </w:ins>
      <w:r w:rsidR="00287A8E" w:rsidRPr="00B23F2E">
        <w:rPr>
          <w:rFonts w:ascii="Arial" w:hAnsi="Arial" w:cs="Arial"/>
          <w:noProof/>
          <w:lang w:val="en-US"/>
        </w:rPr>
        <w:t>2014)</w:t>
      </w:r>
      <w:r w:rsidR="003B71D1" w:rsidRPr="00B23F2E">
        <w:rPr>
          <w:rFonts w:ascii="Arial" w:hAnsi="Arial" w:cs="Arial"/>
          <w:lang w:val="en-US"/>
        </w:rPr>
        <w:fldChar w:fldCharType="end"/>
      </w:r>
      <w:r w:rsidR="003B71D1" w:rsidRPr="00B23F2E">
        <w:rPr>
          <w:rFonts w:ascii="Arial" w:hAnsi="Arial" w:cs="Arial"/>
          <w:lang w:val="en-US"/>
        </w:rPr>
        <w:t xml:space="preserve"> </w:t>
      </w:r>
      <w:r w:rsidR="005D3E5C" w:rsidRPr="00B23F2E">
        <w:rPr>
          <w:rFonts w:ascii="Arial" w:hAnsi="Arial" w:cs="Arial"/>
          <w:lang w:val="en-US"/>
        </w:rPr>
        <w:t xml:space="preserve">examined a similar subset of tropical rainforest </w:t>
      </w:r>
      <w:r w:rsidR="005D3E5C" w:rsidRPr="00B23F2E">
        <w:rPr>
          <w:rFonts w:ascii="Arial" w:hAnsi="Arial" w:cs="Arial"/>
          <w:i/>
          <w:iCs/>
          <w:lang w:val="en-US"/>
        </w:rPr>
        <w:t>Drosophila</w:t>
      </w:r>
      <w:r w:rsidR="005D3E5C" w:rsidRPr="00B23F2E">
        <w:rPr>
          <w:rFonts w:ascii="Arial" w:hAnsi="Arial" w:cs="Arial"/>
          <w:lang w:val="en-US"/>
        </w:rPr>
        <w:t xml:space="preserve"> species and concluded that </w:t>
      </w:r>
      <w:ins w:id="664" w:author="Jinlin Chen" w:date="2022-01-11T10:49:00Z">
        <w:r w:rsidR="00F1678D">
          <w:rPr>
            <w:rFonts w:ascii="Arial" w:hAnsi="Arial" w:cs="Arial"/>
            <w:lang w:val="en-US"/>
          </w:rPr>
          <w:t xml:space="preserve">the </w:t>
        </w:r>
      </w:ins>
      <w:r w:rsidR="005D3E5C" w:rsidRPr="00B23F2E">
        <w:rPr>
          <w:rFonts w:ascii="Arial" w:hAnsi="Arial" w:cs="Arial"/>
          <w:lang w:val="en-US"/>
        </w:rPr>
        <w:t xml:space="preserve">sensitivity of </w:t>
      </w:r>
      <w:ins w:id="665" w:author="Jinlin Chen" w:date="2022-01-11T10:49:00Z">
        <w:r w:rsidR="00F1678D">
          <w:rPr>
            <w:rFonts w:ascii="Arial" w:hAnsi="Arial" w:cs="Arial"/>
            <w:lang w:val="en-US"/>
          </w:rPr>
          <w:t xml:space="preserve">their </w:t>
        </w:r>
      </w:ins>
      <w:r w:rsidR="005D3E5C" w:rsidRPr="00B23F2E">
        <w:rPr>
          <w:rFonts w:ascii="Arial" w:hAnsi="Arial" w:cs="Arial"/>
          <w:lang w:val="en-US"/>
        </w:rPr>
        <w:t xml:space="preserve">demographic traits to temperature </w:t>
      </w:r>
      <w:r w:rsidR="00FD514C" w:rsidRPr="00B23F2E">
        <w:rPr>
          <w:rFonts w:ascii="Arial" w:hAnsi="Arial" w:cs="Arial"/>
          <w:lang w:val="en-US"/>
        </w:rPr>
        <w:t>were</w:t>
      </w:r>
      <w:r w:rsidR="005D3E5C" w:rsidRPr="00B23F2E">
        <w:rPr>
          <w:rFonts w:ascii="Arial" w:hAnsi="Arial" w:cs="Arial"/>
          <w:lang w:val="en-US"/>
        </w:rPr>
        <w:t xml:space="preserve"> indistinguishable between widespread and tropical species </w:t>
      </w:r>
      <w:r w:rsidR="00AA120D" w:rsidRPr="00B23F2E">
        <w:rPr>
          <w:rFonts w:ascii="Arial" w:hAnsi="Arial" w:cs="Arial"/>
          <w:lang w:val="en-US"/>
        </w:rPr>
        <w:t xml:space="preserve">and </w:t>
      </w:r>
      <w:r w:rsidR="00FD514C" w:rsidRPr="00B23F2E">
        <w:rPr>
          <w:rFonts w:ascii="Arial" w:hAnsi="Arial" w:cs="Arial"/>
          <w:lang w:val="en-US"/>
        </w:rPr>
        <w:t>w</w:t>
      </w:r>
      <w:ins w:id="666" w:author="Jinlin Chen" w:date="2022-01-11T10:50:00Z">
        <w:r w:rsidR="00F1678D">
          <w:rPr>
            <w:rFonts w:ascii="Arial" w:hAnsi="Arial" w:cs="Arial"/>
            <w:lang w:val="en-US"/>
          </w:rPr>
          <w:t>as</w:t>
        </w:r>
      </w:ins>
      <w:del w:id="667" w:author="Jinlin Chen" w:date="2022-01-11T10:50:00Z">
        <w:r w:rsidR="00FD514C" w:rsidRPr="00B23F2E" w:rsidDel="00F1678D">
          <w:rPr>
            <w:rFonts w:ascii="Arial" w:hAnsi="Arial" w:cs="Arial"/>
            <w:lang w:val="en-US"/>
          </w:rPr>
          <w:delText>ere</w:delText>
        </w:r>
      </w:del>
      <w:r w:rsidR="00AA120D" w:rsidRPr="00B23F2E">
        <w:rPr>
          <w:rFonts w:ascii="Arial" w:hAnsi="Arial" w:cs="Arial"/>
          <w:lang w:val="en-US"/>
        </w:rPr>
        <w:t xml:space="preserve"> </w:t>
      </w:r>
      <w:r w:rsidR="005D3E5C" w:rsidRPr="00B23F2E">
        <w:rPr>
          <w:rFonts w:ascii="Arial" w:hAnsi="Arial" w:cs="Arial"/>
          <w:lang w:val="en-US"/>
        </w:rPr>
        <w:t>thus a poor predictor of distribution</w:t>
      </w:r>
      <w:r w:rsidR="00E44238" w:rsidRPr="00B23F2E">
        <w:rPr>
          <w:rFonts w:ascii="Arial" w:hAnsi="Arial" w:cs="Arial"/>
          <w:lang w:val="en-US"/>
        </w:rPr>
        <w:t xml:space="preserve">. </w:t>
      </w:r>
      <w:ins w:id="668" w:author="Jinlin Chen" w:date="2022-01-11T10:50:00Z">
        <w:r w:rsidR="00F1678D">
          <w:rPr>
            <w:rFonts w:ascii="Arial" w:hAnsi="Arial" w:cs="Arial"/>
            <w:lang w:val="en-US"/>
          </w:rPr>
          <w:t>I</w:t>
        </w:r>
      </w:ins>
      <w:del w:id="669" w:author="Jinlin Chen" w:date="2022-01-11T10:50:00Z">
        <w:r w:rsidR="00E44238" w:rsidRPr="00B23F2E" w:rsidDel="00F1678D">
          <w:rPr>
            <w:rFonts w:ascii="Arial" w:hAnsi="Arial" w:cs="Arial"/>
            <w:lang w:val="en-US"/>
          </w:rPr>
          <w:delText>While i</w:delText>
        </w:r>
      </w:del>
      <w:r w:rsidR="00E44238" w:rsidRPr="00B23F2E">
        <w:rPr>
          <w:rFonts w:ascii="Arial" w:hAnsi="Arial" w:cs="Arial"/>
          <w:lang w:val="en-US"/>
        </w:rPr>
        <w:t>n this study, we showed that the interspecific difference</w:t>
      </w:r>
      <w:ins w:id="670" w:author="Jinlin Chen" w:date="2022-01-11T10:50:00Z">
        <w:r w:rsidR="00B75BB5">
          <w:rPr>
            <w:rFonts w:ascii="Arial" w:hAnsi="Arial" w:cs="Arial"/>
            <w:lang w:val="en-US"/>
          </w:rPr>
          <w:t>s</w:t>
        </w:r>
      </w:ins>
      <w:r w:rsidR="00E44238" w:rsidRPr="00B23F2E">
        <w:rPr>
          <w:rFonts w:ascii="Arial" w:hAnsi="Arial" w:cs="Arial"/>
          <w:lang w:val="en-US"/>
        </w:rPr>
        <w:t xml:space="preserve"> in the demographic response to heat correlate</w:t>
      </w:r>
      <w:r w:rsidR="00DF217A" w:rsidRPr="00B23F2E">
        <w:rPr>
          <w:rFonts w:ascii="Arial" w:hAnsi="Arial" w:cs="Arial"/>
          <w:lang w:val="en-US"/>
        </w:rPr>
        <w:t>s</w:t>
      </w:r>
      <w:r w:rsidR="00E44238" w:rsidRPr="00B23F2E">
        <w:rPr>
          <w:rFonts w:ascii="Arial" w:hAnsi="Arial" w:cs="Arial"/>
          <w:lang w:val="en-US"/>
        </w:rPr>
        <w:t xml:space="preserve"> well with the </w:t>
      </w:r>
      <w:r w:rsidR="00212A8D" w:rsidRPr="00B23F2E">
        <w:rPr>
          <w:rFonts w:ascii="Arial" w:hAnsi="Arial" w:cs="Arial"/>
          <w:lang w:val="en-US"/>
        </w:rPr>
        <w:t>elevationa</w:t>
      </w:r>
      <w:r w:rsidR="00E44238" w:rsidRPr="00B23F2E">
        <w:rPr>
          <w:rFonts w:ascii="Arial" w:hAnsi="Arial" w:cs="Arial"/>
          <w:lang w:val="en-US"/>
        </w:rPr>
        <w:t>l distribution type</w:t>
      </w:r>
      <w:r w:rsidR="00C72931" w:rsidRPr="00B23F2E">
        <w:rPr>
          <w:rFonts w:ascii="Arial" w:hAnsi="Arial" w:cs="Arial"/>
          <w:lang w:val="en-US"/>
        </w:rPr>
        <w:t>s</w:t>
      </w:r>
      <w:r w:rsidR="00E44238" w:rsidRPr="00B23F2E">
        <w:rPr>
          <w:rFonts w:ascii="Arial" w:hAnsi="Arial" w:cs="Arial"/>
          <w:lang w:val="en-US"/>
        </w:rPr>
        <w:t xml:space="preserve">. </w:t>
      </w:r>
      <w:r w:rsidR="005523C6" w:rsidRPr="00B23F2E">
        <w:rPr>
          <w:rFonts w:ascii="Arial" w:hAnsi="Arial" w:cs="Arial"/>
          <w:lang w:val="en-US"/>
        </w:rPr>
        <w:t>Our main differences in measuring demographic traits are</w:t>
      </w:r>
      <w:r w:rsidR="00DF217A" w:rsidRPr="00B23F2E">
        <w:rPr>
          <w:rFonts w:ascii="Arial" w:hAnsi="Arial" w:cs="Arial"/>
          <w:lang w:val="en-US"/>
        </w:rPr>
        <w:t xml:space="preserve"> that</w:t>
      </w:r>
      <w:r w:rsidR="005523C6" w:rsidRPr="00B23F2E">
        <w:rPr>
          <w:rFonts w:ascii="Arial" w:hAnsi="Arial" w:cs="Arial"/>
          <w:lang w:val="en-US"/>
        </w:rPr>
        <w:t xml:space="preserve"> 1) we </w:t>
      </w:r>
      <w:r w:rsidR="0055745B" w:rsidRPr="00B23F2E">
        <w:rPr>
          <w:rFonts w:ascii="Arial" w:hAnsi="Arial" w:cs="Arial"/>
          <w:lang w:val="en-US"/>
        </w:rPr>
        <w:t>left</w:t>
      </w:r>
      <w:r w:rsidR="005523C6" w:rsidRPr="00B23F2E">
        <w:rPr>
          <w:rFonts w:ascii="Arial" w:hAnsi="Arial" w:cs="Arial"/>
          <w:lang w:val="en-US"/>
        </w:rPr>
        <w:t xml:space="preserve"> eggs produced in the tested temperature to</w:t>
      </w:r>
      <w:r w:rsidR="0055745B" w:rsidRPr="00B23F2E">
        <w:rPr>
          <w:rFonts w:ascii="Arial" w:hAnsi="Arial" w:cs="Arial"/>
          <w:lang w:val="en-US"/>
        </w:rPr>
        <w:t xml:space="preserve"> develop to adults to</w:t>
      </w:r>
      <w:r w:rsidR="005523C6" w:rsidRPr="00B23F2E">
        <w:rPr>
          <w:rFonts w:ascii="Arial" w:hAnsi="Arial" w:cs="Arial"/>
          <w:lang w:val="en-US"/>
        </w:rPr>
        <w:t xml:space="preserve"> measure their </w:t>
      </w:r>
      <w:r w:rsidR="00FD514C" w:rsidRPr="00B23F2E">
        <w:rPr>
          <w:rFonts w:ascii="Arial" w:hAnsi="Arial" w:cs="Arial"/>
          <w:lang w:val="en-US"/>
        </w:rPr>
        <w:t>parents’ fecundity</w:t>
      </w:r>
      <w:r w:rsidR="005523C6" w:rsidRPr="00B23F2E">
        <w:rPr>
          <w:rFonts w:ascii="Arial" w:hAnsi="Arial" w:cs="Arial"/>
          <w:lang w:val="en-US"/>
        </w:rPr>
        <w:t>, 2) adults are virgins before testing fecundity, 3) we combined two time period</w:t>
      </w:r>
      <w:r w:rsidR="00DF217A" w:rsidRPr="00B23F2E">
        <w:rPr>
          <w:rFonts w:ascii="Arial" w:hAnsi="Arial" w:cs="Arial"/>
          <w:lang w:val="en-US"/>
        </w:rPr>
        <w:t>s</w:t>
      </w:r>
      <w:r w:rsidR="005523C6" w:rsidRPr="00B23F2E">
        <w:rPr>
          <w:rFonts w:ascii="Arial" w:hAnsi="Arial" w:cs="Arial"/>
          <w:lang w:val="en-US"/>
        </w:rPr>
        <w:t xml:space="preserve"> after exposing to the tested temperature. In our experiment, individuals la</w:t>
      </w:r>
      <w:r w:rsidR="00DF217A" w:rsidRPr="00B23F2E">
        <w:rPr>
          <w:rFonts w:ascii="Arial" w:hAnsi="Arial" w:cs="Arial"/>
          <w:lang w:val="en-US"/>
        </w:rPr>
        <w:t>id</w:t>
      </w:r>
      <w:r w:rsidR="005523C6" w:rsidRPr="00B23F2E">
        <w:rPr>
          <w:rFonts w:ascii="Arial" w:hAnsi="Arial" w:cs="Arial"/>
          <w:lang w:val="en-US"/>
        </w:rPr>
        <w:t xml:space="preserve"> eggs </w:t>
      </w:r>
      <w:r w:rsidR="00DF217A" w:rsidRPr="00B23F2E">
        <w:rPr>
          <w:rFonts w:ascii="Arial" w:hAnsi="Arial" w:cs="Arial"/>
          <w:lang w:val="en-US"/>
        </w:rPr>
        <w:t>at</w:t>
      </w:r>
      <w:r w:rsidR="005523C6" w:rsidRPr="00B23F2E">
        <w:rPr>
          <w:rFonts w:ascii="Arial" w:hAnsi="Arial" w:cs="Arial"/>
          <w:lang w:val="en-US"/>
        </w:rPr>
        <w:t xml:space="preserve"> high temperature</w:t>
      </w:r>
      <w:r w:rsidR="00DF217A" w:rsidRPr="00B23F2E">
        <w:rPr>
          <w:rFonts w:ascii="Arial" w:hAnsi="Arial" w:cs="Arial"/>
          <w:lang w:val="en-US"/>
        </w:rPr>
        <w:t>s while</w:t>
      </w:r>
      <w:r w:rsidR="005523C6" w:rsidRPr="00B23F2E">
        <w:rPr>
          <w:rFonts w:ascii="Arial" w:hAnsi="Arial" w:cs="Arial"/>
          <w:lang w:val="en-US"/>
        </w:rPr>
        <w:t xml:space="preserve"> th</w:t>
      </w:r>
      <w:r w:rsidR="00AD7C4F" w:rsidRPr="00B23F2E">
        <w:rPr>
          <w:rFonts w:ascii="Arial" w:hAnsi="Arial" w:cs="Arial"/>
          <w:lang w:val="en-US"/>
        </w:rPr>
        <w:t>ose</w:t>
      </w:r>
      <w:r w:rsidR="005523C6" w:rsidRPr="00B23F2E">
        <w:rPr>
          <w:rFonts w:ascii="Arial" w:hAnsi="Arial" w:cs="Arial"/>
          <w:lang w:val="en-US"/>
        </w:rPr>
        <w:t xml:space="preserve"> eggs did not eventually hatch, presumably due to the sterilization of sperm </w:t>
      </w:r>
      <w:r w:rsidR="00AA120D" w:rsidRPr="00B23F2E">
        <w:rPr>
          <w:rFonts w:ascii="Arial" w:hAnsi="Arial" w:cs="Arial"/>
          <w:lang w:val="en-US"/>
        </w:rPr>
        <w:t xml:space="preserve">at </w:t>
      </w:r>
      <w:r w:rsidR="005523C6" w:rsidRPr="00B23F2E">
        <w:rPr>
          <w:rFonts w:ascii="Arial" w:hAnsi="Arial" w:cs="Arial"/>
          <w:lang w:val="en-US"/>
        </w:rPr>
        <w:t>high temperature</w:t>
      </w:r>
      <w:r w:rsidR="00DE63D0" w:rsidRPr="00B23F2E">
        <w:rPr>
          <w:rFonts w:ascii="Arial" w:hAnsi="Arial" w:cs="Arial"/>
          <w:lang w:val="en-US"/>
        </w:rPr>
        <w:t xml:space="preserve"> </w:t>
      </w:r>
      <w:r w:rsidR="005808BA"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sidRPr="00B23F2E">
        <w:rPr>
          <w:rFonts w:ascii="Arial" w:hAnsi="Arial" w:cs="Arial"/>
          <w:lang w:val="en-US"/>
        </w:rPr>
        <w:fldChar w:fldCharType="separate"/>
      </w:r>
      <w:r w:rsidR="005808BA" w:rsidRPr="00B23F2E">
        <w:rPr>
          <w:rFonts w:ascii="Arial" w:hAnsi="Arial" w:cs="Arial"/>
          <w:noProof/>
          <w:lang w:val="en-US"/>
        </w:rPr>
        <w:t>(Parratt et al. 2021)</w:t>
      </w:r>
      <w:r w:rsidR="005808BA" w:rsidRPr="00B23F2E">
        <w:rPr>
          <w:rFonts w:ascii="Arial" w:hAnsi="Arial" w:cs="Arial"/>
          <w:lang w:val="en-US"/>
        </w:rPr>
        <w:fldChar w:fldCharType="end"/>
      </w:r>
      <w:r w:rsidR="005523C6" w:rsidRPr="00B23F2E">
        <w:rPr>
          <w:rFonts w:ascii="Arial" w:hAnsi="Arial" w:cs="Arial"/>
          <w:lang w:val="en-US"/>
        </w:rPr>
        <w:t>. We also observed different speed</w:t>
      </w:r>
      <w:r w:rsidR="00DF217A" w:rsidRPr="00B23F2E">
        <w:rPr>
          <w:rFonts w:ascii="Arial" w:hAnsi="Arial" w:cs="Arial"/>
          <w:lang w:val="en-US"/>
        </w:rPr>
        <w:t>s</w:t>
      </w:r>
      <w:r w:rsidR="005523C6" w:rsidRPr="00B23F2E">
        <w:rPr>
          <w:rFonts w:ascii="Arial" w:hAnsi="Arial" w:cs="Arial"/>
          <w:lang w:val="en-US"/>
        </w:rPr>
        <w:t xml:space="preserve"> of senescence after exposure to different temperature</w:t>
      </w:r>
      <w:r w:rsidR="00DF217A" w:rsidRPr="00B23F2E">
        <w:rPr>
          <w:rFonts w:ascii="Arial" w:hAnsi="Arial" w:cs="Arial"/>
          <w:lang w:val="en-US"/>
        </w:rPr>
        <w:t>s</w:t>
      </w:r>
      <w:r w:rsidR="00DE63D0" w:rsidRPr="00B23F2E">
        <w:rPr>
          <w:rFonts w:ascii="Arial" w:hAnsi="Arial" w:cs="Arial"/>
          <w:lang w:val="en-US"/>
        </w:rPr>
        <w:t xml:space="preserve"> (</w:t>
      </w:r>
      <w:ins w:id="671" w:author="Jinlin Chen" w:date="2022-01-11T10:51:00Z">
        <w:r w:rsidR="00B75BB5">
          <w:rPr>
            <w:rFonts w:ascii="Arial" w:hAnsi="Arial" w:cs="Arial"/>
            <w:lang w:val="en-US"/>
          </w:rPr>
          <w:t>S</w:t>
        </w:r>
      </w:ins>
      <w:del w:id="672" w:author="Jinlin Chen" w:date="2022-01-11T10:51:00Z">
        <w:r w:rsidR="00DE63D0" w:rsidRPr="00B23F2E" w:rsidDel="00B75BB5">
          <w:rPr>
            <w:rFonts w:ascii="Arial" w:hAnsi="Arial" w:cs="Arial"/>
            <w:lang w:val="en-US"/>
          </w:rPr>
          <w:delText>s</w:delText>
        </w:r>
      </w:del>
      <w:r w:rsidR="00DE63D0" w:rsidRPr="00B23F2E">
        <w:rPr>
          <w:rFonts w:ascii="Arial" w:hAnsi="Arial" w:cs="Arial"/>
          <w:lang w:val="en-US"/>
        </w:rPr>
        <w:t xml:space="preserve">upplementary </w:t>
      </w:r>
      <w:ins w:id="673" w:author="Jinlin Chen" w:date="2022-01-11T10:51:00Z">
        <w:r w:rsidR="00B75BB5">
          <w:rPr>
            <w:rFonts w:ascii="Arial" w:hAnsi="Arial" w:cs="Arial"/>
            <w:lang w:val="en-US"/>
          </w:rPr>
          <w:t>F</w:t>
        </w:r>
      </w:ins>
      <w:del w:id="674" w:author="Jinlin Chen" w:date="2022-01-11T10:51:00Z">
        <w:r w:rsidR="00DE63D0" w:rsidRPr="00B23F2E" w:rsidDel="00B75BB5">
          <w:rPr>
            <w:rFonts w:ascii="Arial" w:hAnsi="Arial" w:cs="Arial"/>
            <w:lang w:val="en-US"/>
          </w:rPr>
          <w:delText>f</w:delText>
        </w:r>
      </w:del>
      <w:r w:rsidR="00DE63D0" w:rsidRPr="00B23F2E">
        <w:rPr>
          <w:rFonts w:ascii="Arial" w:hAnsi="Arial" w:cs="Arial"/>
          <w:lang w:val="en-US"/>
        </w:rPr>
        <w:t xml:space="preserve">igure </w:t>
      </w:r>
      <w:ins w:id="675" w:author="Jinlin Chen" w:date="2022-01-11T10:51:00Z">
        <w:r w:rsidR="00B75BB5">
          <w:rPr>
            <w:rFonts w:ascii="Arial" w:hAnsi="Arial" w:cs="Arial"/>
            <w:lang w:val="en-US"/>
          </w:rPr>
          <w:t>3</w:t>
        </w:r>
      </w:ins>
      <w:del w:id="676" w:author="Jinlin Chen" w:date="2022-01-11T10:51:00Z">
        <w:r w:rsidR="00DE63D0" w:rsidRPr="00B23F2E" w:rsidDel="00B75BB5">
          <w:rPr>
            <w:rFonts w:ascii="Arial" w:hAnsi="Arial" w:cs="Arial"/>
            <w:lang w:val="en-US"/>
          </w:rPr>
          <w:delText>xxx</w:delText>
        </w:r>
      </w:del>
      <w:r w:rsidR="00DE63D0" w:rsidRPr="00B23F2E">
        <w:rPr>
          <w:rFonts w:ascii="Arial" w:hAnsi="Arial" w:cs="Arial"/>
          <w:lang w:val="en-US"/>
        </w:rPr>
        <w:t>)</w:t>
      </w:r>
      <w:r w:rsidR="005523C6" w:rsidRPr="00B23F2E">
        <w:rPr>
          <w:rFonts w:ascii="Arial" w:hAnsi="Arial" w:cs="Arial"/>
          <w:lang w:val="en-US"/>
        </w:rPr>
        <w:t>, which the three-day period of fecundity measurement</w:t>
      </w:r>
      <w:r w:rsidR="00C72931" w:rsidRPr="00B23F2E">
        <w:rPr>
          <w:rFonts w:ascii="Arial" w:hAnsi="Arial" w:cs="Arial"/>
          <w:lang w:val="en-US"/>
        </w:rPr>
        <w:t xml:space="preserve"> in Overgaard’s study</w:t>
      </w:r>
      <w:r w:rsidR="005523C6" w:rsidRPr="00B23F2E">
        <w:rPr>
          <w:rFonts w:ascii="Arial" w:hAnsi="Arial" w:cs="Arial"/>
          <w:lang w:val="en-US"/>
        </w:rPr>
        <w:t xml:space="preserve"> would not </w:t>
      </w:r>
      <w:ins w:id="677" w:author="Jinlin Chen" w:date="2022-01-11T10:51:00Z">
        <w:r w:rsidR="00D776EF">
          <w:rPr>
            <w:rFonts w:ascii="Arial" w:hAnsi="Arial" w:cs="Arial"/>
            <w:lang w:val="en-US"/>
          </w:rPr>
          <w:t xml:space="preserve">have </w:t>
        </w:r>
      </w:ins>
      <w:r w:rsidR="005523C6" w:rsidRPr="00B23F2E">
        <w:rPr>
          <w:rFonts w:ascii="Arial" w:hAnsi="Arial" w:cs="Arial"/>
          <w:lang w:val="en-US"/>
        </w:rPr>
        <w:t>capture</w:t>
      </w:r>
      <w:ins w:id="678" w:author="Jinlin Chen" w:date="2022-01-11T10:51:00Z">
        <w:r w:rsidR="00D776EF">
          <w:rPr>
            <w:rFonts w:ascii="Arial" w:hAnsi="Arial" w:cs="Arial"/>
            <w:lang w:val="en-US"/>
          </w:rPr>
          <w:t>d</w:t>
        </w:r>
      </w:ins>
      <w:r w:rsidR="005523C6" w:rsidRPr="00B23F2E">
        <w:rPr>
          <w:rFonts w:ascii="Arial" w:hAnsi="Arial" w:cs="Arial"/>
          <w:lang w:val="en-US"/>
        </w:rPr>
        <w:t xml:space="preserve">. </w:t>
      </w:r>
      <w:r w:rsidR="00B23BEE" w:rsidRPr="00B23F2E">
        <w:rPr>
          <w:rFonts w:ascii="Arial" w:hAnsi="Arial" w:cs="Arial"/>
          <w:lang w:val="en-US"/>
        </w:rPr>
        <w:t xml:space="preserve">Nevertheless, both </w:t>
      </w:r>
      <w:ins w:id="679" w:author="Jinlin Chen" w:date="2022-01-13T11:56:00Z">
        <w:r w:rsidR="00CD02F8">
          <w:rPr>
            <w:rFonts w:ascii="Arial" w:hAnsi="Arial" w:cs="Arial"/>
            <w:lang w:val="en-US"/>
          </w:rPr>
          <w:t>our study and that of Overgaard et al</w:t>
        </w:r>
      </w:ins>
      <w:ins w:id="680" w:author="Jinlin Chen" w:date="2022-01-13T11:57:00Z">
        <w:r w:rsidR="00CD02F8">
          <w:rPr>
            <w:rFonts w:ascii="Arial" w:hAnsi="Arial" w:cs="Arial"/>
            <w:lang w:val="en-US"/>
          </w:rPr>
          <w:t xml:space="preserve">. </w:t>
        </w:r>
      </w:ins>
      <w:del w:id="681" w:author="Jinlin Chen" w:date="2022-01-13T11:57:00Z">
        <w:r w:rsidR="00B23BEE" w:rsidRPr="00B23F2E" w:rsidDel="00CD02F8">
          <w:rPr>
            <w:rFonts w:ascii="Arial" w:hAnsi="Arial" w:cs="Arial"/>
            <w:lang w:val="en-US"/>
          </w:rPr>
          <w:delText xml:space="preserve">studies </w:delText>
        </w:r>
      </w:del>
      <w:r w:rsidR="00B23BEE" w:rsidRPr="00B23F2E">
        <w:rPr>
          <w:rFonts w:ascii="Arial" w:hAnsi="Arial" w:cs="Arial"/>
          <w:lang w:val="en-US"/>
        </w:rPr>
        <w:t xml:space="preserve">showed the conservativeness of physiological heat tolerance and </w:t>
      </w:r>
      <w:r w:rsidR="00AD7C4F" w:rsidRPr="00B23F2E">
        <w:rPr>
          <w:rFonts w:ascii="Arial" w:hAnsi="Arial" w:cs="Arial"/>
          <w:lang w:val="en-US"/>
        </w:rPr>
        <w:t>suggested</w:t>
      </w:r>
      <w:r w:rsidR="00B23BEE" w:rsidRPr="00B23F2E">
        <w:rPr>
          <w:rFonts w:ascii="Arial" w:hAnsi="Arial" w:cs="Arial"/>
          <w:lang w:val="en-US"/>
        </w:rPr>
        <w:t xml:space="preserve"> small safety thermal margins to warming in the future.</w:t>
      </w:r>
    </w:p>
    <w:p w14:paraId="5C00E809" w14:textId="73E2DE82" w:rsidR="0021584F" w:rsidRPr="00B23F2E" w:rsidRDefault="0021584F" w:rsidP="007C1BC4">
      <w:pPr>
        <w:rPr>
          <w:rFonts w:ascii="Arial" w:hAnsi="Arial" w:cs="Arial"/>
        </w:rPr>
      </w:pPr>
      <w:r w:rsidRPr="00B23F2E">
        <w:rPr>
          <w:rFonts w:ascii="Arial" w:hAnsi="Arial" w:cs="Arial"/>
          <w:highlight w:val="yellow"/>
          <w:lang w:val="en-US"/>
        </w:rPr>
        <w:fldChar w:fldCharType="begin" w:fldLock="1"/>
      </w:r>
      <w:r w:rsidR="00F42D25" w:rsidRPr="00B23F2E">
        <w:rPr>
          <w:rFonts w:ascii="Arial" w:hAnsi="Arial" w:cs="Arial"/>
          <w:highlight w:val="yellow"/>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Pr="00B23F2E">
        <w:rPr>
          <w:rFonts w:ascii="Arial" w:hAnsi="Arial" w:cs="Arial"/>
          <w:highlight w:val="yellow"/>
          <w:lang w:val="en-US"/>
        </w:rPr>
        <w:fldChar w:fldCharType="separate"/>
      </w:r>
      <w:r w:rsidRPr="00B23F2E">
        <w:rPr>
          <w:rFonts w:ascii="Arial" w:hAnsi="Arial" w:cs="Arial"/>
          <w:noProof/>
          <w:highlight w:val="yellow"/>
          <w:lang w:val="en-US"/>
        </w:rPr>
        <w:t>(O’Brien et al. 2017)</w:t>
      </w:r>
      <w:r w:rsidRPr="00B23F2E">
        <w:rPr>
          <w:rFonts w:ascii="Arial" w:hAnsi="Arial" w:cs="Arial"/>
          <w:highlight w:val="yellow"/>
          <w:lang w:val="en-US"/>
        </w:rPr>
        <w:fldChar w:fldCharType="end"/>
      </w:r>
      <w:r w:rsidRPr="00B23F2E">
        <w:rPr>
          <w:rFonts w:ascii="Arial" w:hAnsi="Arial" w:cs="Arial"/>
          <w:highlight w:val="yellow"/>
          <w:lang w:val="en-US"/>
        </w:rPr>
        <w:t xml:space="preserve"> they </w:t>
      </w:r>
      <w:r w:rsidR="00476283" w:rsidRPr="00B23F2E">
        <w:rPr>
          <w:rFonts w:ascii="Arial" w:hAnsi="Arial" w:cs="Arial"/>
          <w:highlight w:val="yellow"/>
          <w:lang w:val="en-US"/>
        </w:rPr>
        <w:t>observed birchii’s reproductive success</w:t>
      </w:r>
      <w:r w:rsidR="008F40A7" w:rsidRPr="00B23F2E">
        <w:rPr>
          <w:rFonts w:ascii="Arial" w:hAnsi="Arial" w:cs="Arial"/>
          <w:highlight w:val="yellow"/>
          <w:lang w:val="en-US"/>
        </w:rPr>
        <w:t xml:space="preserve"> (in isolated cage)</w:t>
      </w:r>
      <w:r w:rsidR="00476283" w:rsidRPr="00B23F2E">
        <w:rPr>
          <w:rFonts w:ascii="Arial" w:hAnsi="Arial" w:cs="Arial"/>
          <w:highlight w:val="yellow"/>
          <w:lang w:val="en-US"/>
        </w:rPr>
        <w:t xml:space="preserve"> increase</w:t>
      </w:r>
      <w:r w:rsidR="008F40A7" w:rsidRPr="00B23F2E">
        <w:rPr>
          <w:rFonts w:ascii="Arial" w:hAnsi="Arial" w:cs="Arial"/>
          <w:highlight w:val="yellow"/>
          <w:lang w:val="en-US"/>
        </w:rPr>
        <w:t xml:space="preserve"> (and reach a plateau)</w:t>
      </w:r>
      <w:r w:rsidR="00476283" w:rsidRPr="00B23F2E">
        <w:rPr>
          <w:rFonts w:ascii="Arial" w:hAnsi="Arial" w:cs="Arial"/>
          <w:highlight w:val="yellow"/>
          <w:lang w:val="en-US"/>
        </w:rPr>
        <w:t xml:space="preserve"> with </w:t>
      </w:r>
      <w:r w:rsidR="00317EA5" w:rsidRPr="00B23F2E">
        <w:rPr>
          <w:rFonts w:ascii="Arial" w:hAnsi="Arial" w:cs="Arial"/>
          <w:highlight w:val="yellow"/>
          <w:lang w:val="en-US"/>
        </w:rPr>
        <w:t>PC1 (mainly contributed by temperature, but also humidity)</w:t>
      </w:r>
      <w:r w:rsidR="008F40A7" w:rsidRPr="00B23F2E">
        <w:rPr>
          <w:rFonts w:ascii="Arial" w:hAnsi="Arial" w:cs="Arial"/>
          <w:highlight w:val="yellow"/>
          <w:lang w:val="en-US"/>
        </w:rPr>
        <w:t xml:space="preserve"> in Paluma, while abundance decrease in low elevation. Thus they argue that biotic environment controls the field abundance of birchii. </w:t>
      </w:r>
      <w:commentRangeStart w:id="682"/>
      <w:commentRangeStart w:id="683"/>
      <w:r w:rsidR="00986AE6" w:rsidRPr="00B23F2E">
        <w:rPr>
          <w:rFonts w:ascii="Arial" w:hAnsi="Arial" w:cs="Arial"/>
          <w:highlight w:val="yellow"/>
          <w:lang w:val="en-US"/>
        </w:rPr>
        <w:t>My result expect birchii to be already constrained by heat at lowland</w:t>
      </w:r>
      <w:r w:rsidR="008F40A7" w:rsidRPr="00B23F2E">
        <w:rPr>
          <w:rFonts w:ascii="Arial" w:hAnsi="Arial" w:cs="Arial"/>
          <w:highlight w:val="yellow"/>
          <w:lang w:val="en-US"/>
        </w:rPr>
        <w:t xml:space="preserve"> </w:t>
      </w:r>
      <w:commentRangeEnd w:id="682"/>
      <w:r w:rsidR="006D2319" w:rsidRPr="00B23F2E">
        <w:rPr>
          <w:rStyle w:val="CommentReference"/>
          <w:rFonts w:ascii="Arial" w:eastAsiaTheme="minorHAnsi" w:hAnsi="Arial" w:cs="Arial"/>
          <w:sz w:val="24"/>
          <w:szCs w:val="24"/>
          <w:lang w:eastAsia="en-US"/>
        </w:rPr>
        <w:commentReference w:id="682"/>
      </w:r>
      <w:commentRangeEnd w:id="683"/>
      <w:r w:rsidR="004C23E5">
        <w:rPr>
          <w:rStyle w:val="CommentReference"/>
          <w:rFonts w:asciiTheme="minorHAnsi" w:eastAsiaTheme="minorHAnsi" w:hAnsiTheme="minorHAnsi" w:cstheme="minorBidi"/>
          <w:lang w:eastAsia="en-US"/>
        </w:rPr>
        <w:commentReference w:id="683"/>
      </w:r>
      <w:r w:rsidR="00CE7C15" w:rsidRPr="00B23F2E">
        <w:rPr>
          <w:rFonts w:ascii="Arial" w:hAnsi="Arial" w:cs="Arial"/>
          <w:highlight w:val="yellow"/>
          <w:lang w:val="en-US"/>
        </w:rPr>
        <w:t>.</w:t>
      </w:r>
      <w:r w:rsidR="0094012B" w:rsidRPr="00B23F2E">
        <w:rPr>
          <w:rFonts w:ascii="Arial" w:hAnsi="Arial" w:cs="Arial"/>
          <w:lang w:val="en-US"/>
        </w:rPr>
        <w:t xml:space="preserve"> </w:t>
      </w:r>
    </w:p>
    <w:p w14:paraId="131F5364" w14:textId="77777777" w:rsidR="0046703F" w:rsidRPr="00B23F2E" w:rsidRDefault="0046703F" w:rsidP="007C1BC4">
      <w:pPr>
        <w:ind w:firstLine="720"/>
        <w:rPr>
          <w:rFonts w:ascii="Arial" w:hAnsi="Arial" w:cs="Arial"/>
          <w:lang w:val="en-US"/>
        </w:rPr>
      </w:pPr>
    </w:p>
    <w:p w14:paraId="60CA7B5D" w14:textId="18035AA7" w:rsidR="00D45499" w:rsidRPr="00B23F2E" w:rsidRDefault="00AF3153" w:rsidP="007C1BC4">
      <w:pPr>
        <w:rPr>
          <w:rFonts w:ascii="Arial" w:hAnsi="Arial" w:cs="Arial"/>
          <w:i/>
          <w:iCs/>
          <w:lang w:val="en-US"/>
        </w:rPr>
      </w:pPr>
      <w:r w:rsidRPr="00B23F2E">
        <w:rPr>
          <w:rFonts w:ascii="Arial" w:hAnsi="Arial" w:cs="Arial"/>
          <w:i/>
          <w:iCs/>
          <w:lang w:val="en-US"/>
        </w:rPr>
        <w:t>3.</w:t>
      </w:r>
      <w:r w:rsidR="00217455" w:rsidRPr="00B23F2E">
        <w:rPr>
          <w:rFonts w:ascii="Arial" w:hAnsi="Arial" w:cs="Arial"/>
          <w:i/>
          <w:iCs/>
          <w:lang w:val="en-US"/>
        </w:rPr>
        <w:t>Daily peak and extreme high temperature as the main abiotic filters</w:t>
      </w:r>
    </w:p>
    <w:p w14:paraId="492E0173" w14:textId="3CABA77B" w:rsidR="00AE1E38" w:rsidRPr="00B23F2E" w:rsidRDefault="008514E6" w:rsidP="007C1BC4">
      <w:pPr>
        <w:ind w:firstLine="720"/>
        <w:rPr>
          <w:rFonts w:ascii="Arial" w:hAnsi="Arial" w:cs="Arial"/>
        </w:rPr>
      </w:pPr>
      <w:ins w:id="684" w:author="Jinlin Chen" w:date="2022-01-11T12:08:00Z">
        <w:r>
          <w:rPr>
            <w:rFonts w:ascii="Arial" w:hAnsi="Arial" w:cs="Arial"/>
          </w:rPr>
          <w:t>It has been shown that d</w:t>
        </w:r>
      </w:ins>
      <w:del w:id="685" w:author="Jinlin Chen" w:date="2022-01-11T12:08:00Z">
        <w:r w:rsidR="00985B5C" w:rsidRPr="00B23F2E" w:rsidDel="008514E6">
          <w:rPr>
            <w:rFonts w:ascii="Arial" w:hAnsi="Arial" w:cs="Arial"/>
          </w:rPr>
          <w:delText>D</w:delText>
        </w:r>
      </w:del>
      <w:r w:rsidR="00985B5C" w:rsidRPr="00B23F2E">
        <w:rPr>
          <w:rFonts w:ascii="Arial" w:hAnsi="Arial" w:cs="Arial"/>
        </w:rPr>
        <w:t>aily high</w:t>
      </w:r>
      <w:r w:rsidR="00AF2386" w:rsidRPr="00B23F2E">
        <w:rPr>
          <w:rFonts w:ascii="Arial" w:hAnsi="Arial" w:cs="Arial"/>
          <w:lang w:val="en-US"/>
        </w:rPr>
        <w:t xml:space="preserve"> temperature rather than mean </w:t>
      </w:r>
      <w:r w:rsidR="00985B5C" w:rsidRPr="00B23F2E">
        <w:rPr>
          <w:rFonts w:ascii="Arial" w:hAnsi="Arial" w:cs="Arial"/>
          <w:lang w:val="en-US"/>
        </w:rPr>
        <w:t>contribute</w:t>
      </w:r>
      <w:r w:rsidR="0010276F" w:rsidRPr="00B23F2E">
        <w:rPr>
          <w:rFonts w:ascii="Arial" w:hAnsi="Arial" w:cs="Arial"/>
          <w:lang w:val="en-US"/>
        </w:rPr>
        <w:t>s</w:t>
      </w:r>
      <w:r w:rsidR="00985B5C" w:rsidRPr="00B23F2E">
        <w:rPr>
          <w:rFonts w:ascii="Arial" w:hAnsi="Arial" w:cs="Arial"/>
          <w:lang w:val="en-US"/>
        </w:rPr>
        <w:t xml:space="preserve"> more</w:t>
      </w:r>
      <w:r w:rsidR="00AF2386" w:rsidRPr="00B23F2E">
        <w:rPr>
          <w:rFonts w:ascii="Arial" w:hAnsi="Arial" w:cs="Arial"/>
          <w:lang w:val="en-US"/>
        </w:rPr>
        <w:t xml:space="preserve"> </w:t>
      </w:r>
      <w:r w:rsidR="00AA120D" w:rsidRPr="00B23F2E">
        <w:rPr>
          <w:rFonts w:ascii="Arial" w:hAnsi="Arial" w:cs="Arial"/>
          <w:lang w:val="en-US"/>
        </w:rPr>
        <w:t xml:space="preserve">to </w:t>
      </w:r>
      <w:r w:rsidR="00AF2386" w:rsidRPr="00B23F2E">
        <w:rPr>
          <w:rFonts w:ascii="Arial" w:hAnsi="Arial" w:cs="Arial"/>
          <w:lang w:val="en-US"/>
        </w:rPr>
        <w:t>structuring distribution</w:t>
      </w:r>
      <w:ins w:id="686" w:author="Jinlin Chen" w:date="2022-01-11T10:52:00Z">
        <w:r w:rsidR="009D7E45">
          <w:rPr>
            <w:rFonts w:ascii="Arial" w:hAnsi="Arial" w:cs="Arial"/>
            <w:lang w:val="en-US"/>
          </w:rPr>
          <w:t>s</w:t>
        </w:r>
      </w:ins>
      <w:r w:rsidR="006C5B4F" w:rsidRPr="00B23F2E">
        <w:rPr>
          <w:rFonts w:ascii="Arial" w:hAnsi="Arial" w:cs="Arial"/>
          <w:lang w:val="en-US"/>
        </w:rPr>
        <w:t xml:space="preserve"> </w:t>
      </w:r>
      <w:r w:rsidR="006C5B4F" w:rsidRPr="00B23F2E">
        <w:rPr>
          <w:rFonts w:ascii="Arial" w:hAnsi="Arial" w:cs="Arial"/>
          <w:lang w:val="en-US"/>
        </w:rPr>
        <w:fldChar w:fldCharType="begin" w:fldLock="1"/>
      </w:r>
      <w:r w:rsidR="003B71D1" w:rsidRPr="00B23F2E">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sidRPr="00B23F2E">
        <w:rPr>
          <w:rFonts w:ascii="Arial" w:hAnsi="Arial" w:cs="Arial"/>
          <w:lang w:val="en-US"/>
        </w:rPr>
        <w:fldChar w:fldCharType="separate"/>
      </w:r>
      <w:r w:rsidR="006C5B4F" w:rsidRPr="00B23F2E">
        <w:rPr>
          <w:rFonts w:ascii="Arial" w:hAnsi="Arial" w:cs="Arial"/>
          <w:noProof/>
          <w:lang w:val="en-US"/>
        </w:rPr>
        <w:t>(Lynch et al. 2014)</w:t>
      </w:r>
      <w:r w:rsidR="006C5B4F" w:rsidRPr="00B23F2E">
        <w:rPr>
          <w:rFonts w:ascii="Arial" w:hAnsi="Arial" w:cs="Arial"/>
          <w:lang w:val="en-US"/>
        </w:rPr>
        <w:fldChar w:fldCharType="end"/>
      </w:r>
      <w:r w:rsidR="00AF2386" w:rsidRPr="00B23F2E">
        <w:rPr>
          <w:rFonts w:ascii="Arial" w:hAnsi="Arial" w:cs="Arial"/>
          <w:lang w:val="en-US"/>
        </w:rPr>
        <w:t xml:space="preserve">. The mean temperature during the survey season </w:t>
      </w:r>
      <w:r w:rsidR="00025301" w:rsidRPr="00B23F2E">
        <w:rPr>
          <w:rFonts w:ascii="Arial" w:hAnsi="Arial" w:cs="Arial"/>
          <w:lang w:val="en-US"/>
        </w:rPr>
        <w:t>at</w:t>
      </w:r>
      <w:r w:rsidR="00AF2386" w:rsidRPr="00B23F2E">
        <w:rPr>
          <w:rFonts w:ascii="Arial" w:hAnsi="Arial" w:cs="Arial"/>
          <w:lang w:val="en-US"/>
        </w:rPr>
        <w:t xml:space="preserve"> lowland is around 26</w:t>
      </w:r>
      <w:r w:rsidR="00AF2386" w:rsidRPr="00B23F2E">
        <w:rPr>
          <w:rStyle w:val="st"/>
          <w:rFonts w:ascii="Arial" w:hAnsi="Arial" w:cs="Arial"/>
        </w:rPr>
        <w:t>°C</w:t>
      </w:r>
      <w:r w:rsidR="00AF2386" w:rsidRPr="00B23F2E">
        <w:rPr>
          <w:rFonts w:ascii="Arial" w:hAnsi="Arial" w:cs="Arial"/>
          <w:lang w:val="en-US"/>
        </w:rPr>
        <w:t xml:space="preserve">, </w:t>
      </w:r>
      <w:ins w:id="687" w:author="Jinlin Chen" w:date="2022-01-11T10:53:00Z">
        <w:r w:rsidR="009D7E45">
          <w:rPr>
            <w:rFonts w:ascii="Arial" w:hAnsi="Arial" w:cs="Arial"/>
            <w:lang w:val="en-US"/>
          </w:rPr>
          <w:t xml:space="preserve">at </w:t>
        </w:r>
      </w:ins>
      <w:del w:id="688" w:author="Jinlin Chen" w:date="2022-01-11T10:53:00Z">
        <w:r w:rsidR="00152F0B" w:rsidRPr="00B23F2E" w:rsidDel="009D7E45">
          <w:rPr>
            <w:rFonts w:ascii="Arial" w:hAnsi="Arial" w:cs="Arial"/>
            <w:lang w:val="en-US"/>
          </w:rPr>
          <w:delText xml:space="preserve">of </w:delText>
        </w:r>
      </w:del>
      <w:r w:rsidR="00152F0B" w:rsidRPr="00B23F2E">
        <w:rPr>
          <w:rFonts w:ascii="Arial" w:hAnsi="Arial" w:cs="Arial"/>
          <w:lang w:val="en-US"/>
        </w:rPr>
        <w:t>which</w:t>
      </w:r>
      <w:r w:rsidR="00025301" w:rsidRPr="00B23F2E">
        <w:rPr>
          <w:rFonts w:ascii="Arial" w:hAnsi="Arial" w:cs="Arial"/>
          <w:lang w:val="en-US"/>
        </w:rPr>
        <w:t xml:space="preserve"> </w:t>
      </w:r>
      <w:r w:rsidR="00AF2386" w:rsidRPr="00B23F2E">
        <w:rPr>
          <w:rFonts w:ascii="Arial" w:hAnsi="Arial" w:cs="Arial"/>
          <w:lang w:val="en-US"/>
        </w:rPr>
        <w:t xml:space="preserve">all the species are around </w:t>
      </w:r>
      <w:r w:rsidR="00DF217A" w:rsidRPr="00B23F2E">
        <w:rPr>
          <w:rFonts w:ascii="Arial" w:hAnsi="Arial" w:cs="Arial"/>
          <w:lang w:val="en-US"/>
        </w:rPr>
        <w:t>their</w:t>
      </w:r>
      <w:r w:rsidR="00AF2386" w:rsidRPr="00B23F2E">
        <w:rPr>
          <w:rFonts w:ascii="Arial" w:hAnsi="Arial" w:cs="Arial"/>
          <w:lang w:val="en-US"/>
        </w:rPr>
        <w:t xml:space="preserve"> peak reproductive performance. </w:t>
      </w:r>
      <w:r w:rsidR="00AF2386" w:rsidRPr="00B23F2E">
        <w:rPr>
          <w:rFonts w:ascii="Arial" w:hAnsi="Arial" w:cs="Arial"/>
        </w:rPr>
        <w:t xml:space="preserve">In addition to </w:t>
      </w:r>
      <w:r w:rsidR="00DF217A" w:rsidRPr="00B23F2E">
        <w:rPr>
          <w:rFonts w:ascii="Arial" w:hAnsi="Arial" w:cs="Arial"/>
        </w:rPr>
        <w:t xml:space="preserve">the </w:t>
      </w:r>
      <w:r w:rsidR="00AF2386" w:rsidRPr="00B23F2E">
        <w:rPr>
          <w:rFonts w:ascii="Arial" w:hAnsi="Arial" w:cs="Arial"/>
        </w:rPr>
        <w:t xml:space="preserve">mean, </w:t>
      </w:r>
      <w:r w:rsidR="007638ED" w:rsidRPr="00B23F2E">
        <w:rPr>
          <w:rFonts w:ascii="Arial" w:hAnsi="Arial" w:cs="Arial"/>
        </w:rPr>
        <w:t>upland</w:t>
      </w:r>
      <w:r w:rsidR="00AF2386" w:rsidRPr="00B23F2E">
        <w:rPr>
          <w:rFonts w:ascii="Arial" w:hAnsi="Arial" w:cs="Arial"/>
        </w:rPr>
        <w:t xml:space="preserve"> and lowland sites significantly differ in the number of days and the daily duration that the temperature reached above </w:t>
      </w:r>
      <w:r w:rsidR="009C50BD" w:rsidRPr="00B23F2E">
        <w:rPr>
          <w:rFonts w:ascii="Arial" w:hAnsi="Arial" w:cs="Arial"/>
        </w:rPr>
        <w:t xml:space="preserve">a stressful level for </w:t>
      </w:r>
      <w:r w:rsidR="009C50BD" w:rsidRPr="009D7E45">
        <w:rPr>
          <w:rFonts w:ascii="Arial" w:hAnsi="Arial" w:cs="Arial"/>
          <w:i/>
          <w:iCs/>
          <w:rPrChange w:id="689" w:author="Jinlin Chen" w:date="2022-01-11T10:53:00Z">
            <w:rPr>
              <w:rFonts w:ascii="Arial" w:hAnsi="Arial" w:cs="Arial"/>
            </w:rPr>
          </w:rPrChange>
        </w:rPr>
        <w:t>Drosophila</w:t>
      </w:r>
      <w:r w:rsidR="009C50BD" w:rsidRPr="00B23F2E">
        <w:rPr>
          <w:rFonts w:ascii="Arial" w:hAnsi="Arial" w:cs="Arial"/>
        </w:rPr>
        <w:t xml:space="preserve"> reproduction</w:t>
      </w:r>
      <w:commentRangeStart w:id="690"/>
      <w:r w:rsidR="009C50BD" w:rsidRPr="00B23F2E">
        <w:rPr>
          <w:rFonts w:ascii="Arial" w:hAnsi="Arial" w:cs="Arial"/>
        </w:rPr>
        <w:t>. A preliminary experiment</w:t>
      </w:r>
      <w:r w:rsidR="0055745B" w:rsidRPr="00B23F2E">
        <w:rPr>
          <w:rFonts w:ascii="Arial" w:hAnsi="Arial" w:cs="Arial"/>
        </w:rPr>
        <w:t xml:space="preserve"> </w:t>
      </w:r>
      <w:ins w:id="691" w:author="Jinlin Chen" w:date="2022-01-11T10:53:00Z">
        <w:r w:rsidR="009D7E45">
          <w:rPr>
            <w:rFonts w:ascii="Arial" w:hAnsi="Arial" w:cs="Arial"/>
          </w:rPr>
          <w:t>done by JC (not shown)</w:t>
        </w:r>
      </w:ins>
      <w:del w:id="692" w:author="Jinlin Chen" w:date="2022-01-11T10:53:00Z">
        <w:r w:rsidR="0055745B" w:rsidRPr="00B23F2E" w:rsidDel="009D7E45">
          <w:rPr>
            <w:rFonts w:ascii="Arial" w:hAnsi="Arial" w:cs="Arial"/>
          </w:rPr>
          <w:delText>of mine</w:delText>
        </w:r>
      </w:del>
      <w:r w:rsidR="009C50BD" w:rsidRPr="00B23F2E">
        <w:rPr>
          <w:rFonts w:ascii="Arial" w:hAnsi="Arial" w:cs="Arial"/>
        </w:rPr>
        <w:t xml:space="preserve"> raising long-term populations in constant 20</w:t>
      </w:r>
      <w:r w:rsidR="009C50BD" w:rsidRPr="00B23F2E">
        <w:rPr>
          <w:rStyle w:val="st"/>
          <w:rFonts w:ascii="Arial" w:hAnsi="Arial" w:cs="Arial"/>
        </w:rPr>
        <w:t>°C</w:t>
      </w:r>
      <w:r w:rsidR="009C50BD" w:rsidRPr="00B23F2E">
        <w:rPr>
          <w:rFonts w:ascii="Arial" w:hAnsi="Arial" w:cs="Arial"/>
        </w:rPr>
        <w:t xml:space="preserve"> and 26</w:t>
      </w:r>
      <w:r w:rsidR="009C50BD" w:rsidRPr="00B23F2E">
        <w:rPr>
          <w:rStyle w:val="st"/>
          <w:rFonts w:ascii="Arial" w:hAnsi="Arial" w:cs="Arial"/>
        </w:rPr>
        <w:t>°C</w:t>
      </w:r>
      <w:r w:rsidR="009C50BD" w:rsidRPr="00B23F2E">
        <w:rPr>
          <w:rFonts w:ascii="Arial" w:hAnsi="Arial" w:cs="Arial"/>
        </w:rPr>
        <w:t xml:space="preserve"> showed that </w:t>
      </w:r>
      <w:r w:rsidR="009C50BD" w:rsidRPr="00B23F2E">
        <w:rPr>
          <w:rFonts w:ascii="Arial" w:hAnsi="Arial" w:cs="Arial"/>
          <w:i/>
          <w:iCs/>
        </w:rPr>
        <w:t xml:space="preserve">D. </w:t>
      </w:r>
      <w:r w:rsidR="00EA5252" w:rsidRPr="00B23F2E">
        <w:rPr>
          <w:rFonts w:ascii="Arial" w:hAnsi="Arial" w:cs="Arial"/>
          <w:i/>
          <w:iCs/>
        </w:rPr>
        <w:t>pallidifrons</w:t>
      </w:r>
      <w:r w:rsidR="009C50BD" w:rsidRPr="00B23F2E">
        <w:rPr>
          <w:rFonts w:ascii="Arial" w:hAnsi="Arial" w:cs="Arial"/>
        </w:rPr>
        <w:t xml:space="preserve"> always out-</w:t>
      </w:r>
      <w:r w:rsidR="0055745B" w:rsidRPr="00B23F2E">
        <w:rPr>
          <w:rFonts w:ascii="Arial" w:hAnsi="Arial" w:cs="Arial"/>
        </w:rPr>
        <w:t>numbered</w:t>
      </w:r>
      <w:r w:rsidR="009C50BD" w:rsidRPr="00B23F2E">
        <w:rPr>
          <w:rFonts w:ascii="Arial" w:hAnsi="Arial" w:cs="Arial"/>
        </w:rPr>
        <w:t xml:space="preserve"> </w:t>
      </w:r>
      <w:r w:rsidR="009C50BD" w:rsidRPr="00B23F2E">
        <w:rPr>
          <w:rFonts w:ascii="Arial" w:hAnsi="Arial" w:cs="Arial"/>
          <w:i/>
          <w:iCs/>
        </w:rPr>
        <w:t>D. pandora</w:t>
      </w:r>
      <w:r w:rsidR="009C50BD" w:rsidRPr="00B23F2E">
        <w:rPr>
          <w:rFonts w:ascii="Arial" w:hAnsi="Arial" w:cs="Arial"/>
        </w:rPr>
        <w:t xml:space="preserve"> in mixed-species culture</w:t>
      </w:r>
      <w:commentRangeEnd w:id="690"/>
      <w:r>
        <w:rPr>
          <w:rStyle w:val="CommentReference"/>
          <w:rFonts w:asciiTheme="minorHAnsi" w:eastAsiaTheme="minorHAnsi" w:hAnsiTheme="minorHAnsi" w:cstheme="minorBidi"/>
          <w:lang w:eastAsia="en-US"/>
        </w:rPr>
        <w:commentReference w:id="690"/>
      </w:r>
      <w:r w:rsidR="009C50BD" w:rsidRPr="00B23F2E">
        <w:rPr>
          <w:rFonts w:ascii="Arial" w:hAnsi="Arial" w:cs="Arial"/>
        </w:rPr>
        <w:t xml:space="preserve">, contrasting the poor performance of </w:t>
      </w:r>
      <w:r w:rsidR="009C50BD" w:rsidRPr="00B23F2E">
        <w:rPr>
          <w:rFonts w:ascii="Arial" w:hAnsi="Arial" w:cs="Arial"/>
          <w:i/>
          <w:iCs/>
        </w:rPr>
        <w:t xml:space="preserve">D. </w:t>
      </w:r>
      <w:r w:rsidR="00EA5252" w:rsidRPr="00B23F2E">
        <w:rPr>
          <w:rFonts w:ascii="Arial" w:hAnsi="Arial" w:cs="Arial"/>
          <w:i/>
          <w:iCs/>
        </w:rPr>
        <w:t>pallidifrons</w:t>
      </w:r>
      <w:r w:rsidR="009C50BD" w:rsidRPr="00B23F2E">
        <w:rPr>
          <w:rFonts w:ascii="Arial" w:hAnsi="Arial" w:cs="Arial"/>
        </w:rPr>
        <w:t xml:space="preserve"> when raised in</w:t>
      </w:r>
      <w:ins w:id="693" w:author="Jinlin Chen" w:date="2022-01-11T10:54:00Z">
        <w:r w:rsidR="009D7E45">
          <w:rPr>
            <w:rFonts w:ascii="Arial" w:hAnsi="Arial" w:cs="Arial"/>
          </w:rPr>
          <w:t xml:space="preserve"> a</w:t>
        </w:r>
      </w:ins>
      <w:r w:rsidR="009C50BD" w:rsidRPr="00B23F2E">
        <w:rPr>
          <w:rFonts w:ascii="Arial" w:hAnsi="Arial" w:cs="Arial"/>
        </w:rPr>
        <w:t xml:space="preserve"> 24</w:t>
      </w:r>
      <w:r w:rsidR="009C50BD" w:rsidRPr="00B23F2E">
        <w:rPr>
          <w:rStyle w:val="st"/>
          <w:rFonts w:ascii="Arial" w:hAnsi="Arial" w:cs="Arial"/>
        </w:rPr>
        <w:t>°C</w:t>
      </w:r>
      <w:r w:rsidR="009C50BD" w:rsidRPr="00B23F2E">
        <w:rPr>
          <w:rFonts w:ascii="Arial" w:hAnsi="Arial" w:cs="Arial"/>
        </w:rPr>
        <w:t xml:space="preserve"> /28.5</w:t>
      </w:r>
      <w:r w:rsidR="009C50BD" w:rsidRPr="00B23F2E">
        <w:rPr>
          <w:rStyle w:val="st"/>
          <w:rFonts w:ascii="Arial" w:hAnsi="Arial" w:cs="Arial"/>
        </w:rPr>
        <w:t xml:space="preserve">°C scenario. </w:t>
      </w:r>
      <w:r w:rsidR="00D50807" w:rsidRPr="00B23F2E">
        <w:rPr>
          <w:rFonts w:ascii="Arial" w:hAnsi="Arial" w:cs="Arial"/>
        </w:rPr>
        <w:t xml:space="preserve">Brief exposure to stressful thermal </w:t>
      </w:r>
      <w:r w:rsidR="00D50807" w:rsidRPr="00B23F2E">
        <w:rPr>
          <w:rFonts w:ascii="Arial" w:hAnsi="Arial" w:cs="Arial"/>
        </w:rPr>
        <w:lastRenderedPageBreak/>
        <w:t>environment</w:t>
      </w:r>
      <w:r w:rsidR="00DF217A" w:rsidRPr="00B23F2E">
        <w:rPr>
          <w:rFonts w:ascii="Arial" w:hAnsi="Arial" w:cs="Arial"/>
        </w:rPr>
        <w:t>s</w:t>
      </w:r>
      <w:r w:rsidR="00D50807" w:rsidRPr="00B23F2E">
        <w:rPr>
          <w:rFonts w:ascii="Arial" w:hAnsi="Arial" w:cs="Arial"/>
        </w:rPr>
        <w:t xml:space="preserve"> </w:t>
      </w:r>
      <w:r w:rsidR="0055745B" w:rsidRPr="00B23F2E">
        <w:rPr>
          <w:rFonts w:ascii="Arial" w:hAnsi="Arial" w:cs="Arial"/>
        </w:rPr>
        <w:t xml:space="preserve">is suggested to </w:t>
      </w:r>
      <w:r w:rsidR="00D50807" w:rsidRPr="00B23F2E">
        <w:rPr>
          <w:rFonts w:ascii="Arial" w:hAnsi="Arial" w:cs="Arial"/>
        </w:rPr>
        <w:t>ha</w:t>
      </w:r>
      <w:r w:rsidR="0055745B" w:rsidRPr="00B23F2E">
        <w:rPr>
          <w:rFonts w:ascii="Arial" w:hAnsi="Arial" w:cs="Arial"/>
        </w:rPr>
        <w:t>ve</w:t>
      </w:r>
      <w:r w:rsidR="00D50807" w:rsidRPr="00B23F2E">
        <w:rPr>
          <w:rFonts w:ascii="Arial" w:hAnsi="Arial" w:cs="Arial"/>
        </w:rPr>
        <w:t xml:space="preserve"> similar fitness costs to continuously stressful conditions </w:t>
      </w:r>
      <w:r w:rsidR="00D50807" w:rsidRPr="00B23F2E">
        <w:rPr>
          <w:rFonts w:ascii="Arial" w:hAnsi="Arial" w:cs="Arial"/>
        </w:rPr>
        <w:fldChar w:fldCharType="begin" w:fldLock="1"/>
      </w:r>
      <w:r w:rsidR="00D50807" w:rsidRPr="00B23F2E">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B23F2E">
        <w:rPr>
          <w:rFonts w:ascii="Arial" w:hAnsi="Arial" w:cs="Arial"/>
        </w:rPr>
        <w:fldChar w:fldCharType="separate"/>
      </w:r>
      <w:r w:rsidR="00D50807" w:rsidRPr="00B23F2E">
        <w:rPr>
          <w:rFonts w:ascii="Arial" w:hAnsi="Arial" w:cs="Arial"/>
          <w:noProof/>
        </w:rPr>
        <w:t>(Saxon, O’Brien, and Bridle 2018)</w:t>
      </w:r>
      <w:r w:rsidR="00D50807" w:rsidRPr="00B23F2E">
        <w:rPr>
          <w:rFonts w:ascii="Arial" w:hAnsi="Arial" w:cs="Arial"/>
        </w:rPr>
        <w:fldChar w:fldCharType="end"/>
      </w:r>
      <w:r w:rsidR="00D50807" w:rsidRPr="00B23F2E">
        <w:rPr>
          <w:rFonts w:ascii="Arial" w:hAnsi="Arial" w:cs="Arial"/>
        </w:rPr>
        <w:t xml:space="preserve">. Therefore, it is essential to </w:t>
      </w:r>
      <w:r w:rsidR="00AF2386" w:rsidRPr="00B23F2E">
        <w:rPr>
          <w:rFonts w:ascii="Arial" w:hAnsi="Arial" w:cs="Arial"/>
        </w:rPr>
        <w:t>consider daily temperature variation and extreme temperature event</w:t>
      </w:r>
      <w:r w:rsidR="00D50807" w:rsidRPr="00B23F2E">
        <w:rPr>
          <w:rFonts w:ascii="Arial" w:hAnsi="Arial" w:cs="Arial"/>
        </w:rPr>
        <w:t>s</w:t>
      </w:r>
      <w:r w:rsidR="00AF2386" w:rsidRPr="00B23F2E">
        <w:rPr>
          <w:rFonts w:ascii="Arial" w:hAnsi="Arial" w:cs="Arial"/>
        </w:rPr>
        <w:t xml:space="preserve"> </w:t>
      </w:r>
      <w:r w:rsidR="00D50807" w:rsidRPr="00B23F2E">
        <w:rPr>
          <w:rFonts w:ascii="Arial" w:hAnsi="Arial" w:cs="Arial"/>
        </w:rPr>
        <w:t>when</w:t>
      </w:r>
      <w:r w:rsidR="00AF2386" w:rsidRPr="00B23F2E">
        <w:rPr>
          <w:rFonts w:ascii="Arial" w:hAnsi="Arial" w:cs="Arial"/>
        </w:rPr>
        <w:t xml:space="preserve"> studying</w:t>
      </w:r>
      <w:r w:rsidR="00D50807" w:rsidRPr="00B23F2E">
        <w:rPr>
          <w:rFonts w:ascii="Arial" w:hAnsi="Arial" w:cs="Arial"/>
        </w:rPr>
        <w:t xml:space="preserve"> </w:t>
      </w:r>
      <w:r w:rsidR="00DF217A" w:rsidRPr="00B23F2E">
        <w:rPr>
          <w:rFonts w:ascii="Arial" w:hAnsi="Arial" w:cs="Arial"/>
        </w:rPr>
        <w:t xml:space="preserve">species </w:t>
      </w:r>
      <w:r w:rsidR="00AF2386" w:rsidRPr="00B23F2E">
        <w:rPr>
          <w:rFonts w:ascii="Arial" w:hAnsi="Arial" w:cs="Arial"/>
        </w:rPr>
        <w:t>distribution</w:t>
      </w:r>
      <w:r w:rsidR="008F001A" w:rsidRPr="00B23F2E">
        <w:rPr>
          <w:rFonts w:ascii="Arial" w:hAnsi="Arial" w:cs="Arial"/>
        </w:rPr>
        <w:t>s</w:t>
      </w:r>
      <w:r w:rsidR="00AF2386" w:rsidRPr="00B23F2E">
        <w:rPr>
          <w:rFonts w:ascii="Arial" w:hAnsi="Arial" w:cs="Arial"/>
        </w:rPr>
        <w:t xml:space="preserve"> and </w:t>
      </w:r>
      <w:r w:rsidR="00D50807" w:rsidRPr="00B23F2E">
        <w:rPr>
          <w:rFonts w:ascii="Arial" w:hAnsi="Arial" w:cs="Arial"/>
        </w:rPr>
        <w:t xml:space="preserve">making </w:t>
      </w:r>
      <w:r w:rsidR="00AF2386" w:rsidRPr="00B23F2E">
        <w:rPr>
          <w:rFonts w:ascii="Arial" w:hAnsi="Arial" w:cs="Arial"/>
        </w:rPr>
        <w:t>future projection</w:t>
      </w:r>
      <w:r w:rsidR="00DF217A" w:rsidRPr="00B23F2E">
        <w:rPr>
          <w:rFonts w:ascii="Arial" w:hAnsi="Arial" w:cs="Arial"/>
        </w:rPr>
        <w:t>s</w:t>
      </w:r>
      <w:r w:rsidR="00AF2386" w:rsidRPr="00B23F2E">
        <w:rPr>
          <w:rFonts w:ascii="Arial" w:hAnsi="Arial" w:cs="Arial"/>
        </w:rPr>
        <w:t xml:space="preserve"> </w:t>
      </w:r>
      <w:r w:rsidR="00AF2386" w:rsidRPr="00B23F2E">
        <w:rPr>
          <w:rFonts w:ascii="Arial" w:hAnsi="Arial" w:cs="Arial"/>
        </w:rPr>
        <w:fldChar w:fldCharType="begin" w:fldLock="1"/>
      </w:r>
      <w:r w:rsidR="00D5025A" w:rsidRPr="00B23F2E">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B23F2E">
        <w:rPr>
          <w:rFonts w:ascii="Arial" w:hAnsi="Arial" w:cs="Arial"/>
        </w:rPr>
        <w:fldChar w:fldCharType="separate"/>
      </w:r>
      <w:r w:rsidR="00331823" w:rsidRPr="00B23F2E">
        <w:rPr>
          <w:rFonts w:ascii="Arial" w:hAnsi="Arial" w:cs="Arial"/>
          <w:noProof/>
        </w:rPr>
        <w:t>(Kingsolver, Diamond, and Buckley 2013; Ma, Hoffmann, and Ma 2015)</w:t>
      </w:r>
      <w:r w:rsidR="00AF2386" w:rsidRPr="00B23F2E">
        <w:rPr>
          <w:rFonts w:ascii="Arial" w:hAnsi="Arial" w:cs="Arial"/>
        </w:rPr>
        <w:fldChar w:fldCharType="end"/>
      </w:r>
      <w:r w:rsidR="00AF2386" w:rsidRPr="00B23F2E">
        <w:rPr>
          <w:rFonts w:ascii="Arial" w:hAnsi="Arial" w:cs="Arial"/>
        </w:rPr>
        <w:t>.</w:t>
      </w:r>
    </w:p>
    <w:p w14:paraId="78D1E67A" w14:textId="77777777" w:rsidR="0046703F" w:rsidRPr="00B23F2E" w:rsidRDefault="0046703F" w:rsidP="007C1BC4">
      <w:pPr>
        <w:ind w:firstLine="720"/>
        <w:rPr>
          <w:rFonts w:ascii="Arial" w:hAnsi="Arial" w:cs="Arial"/>
        </w:rPr>
      </w:pPr>
    </w:p>
    <w:p w14:paraId="05161F23" w14:textId="2849A1F9" w:rsidR="00D45499" w:rsidRPr="00B23F2E" w:rsidRDefault="00AF3153" w:rsidP="007C1BC4">
      <w:pPr>
        <w:rPr>
          <w:rFonts w:ascii="Arial" w:hAnsi="Arial" w:cs="Arial"/>
          <w:i/>
          <w:iCs/>
        </w:rPr>
      </w:pPr>
      <w:r w:rsidRPr="00B23F2E">
        <w:rPr>
          <w:rFonts w:ascii="Arial" w:hAnsi="Arial" w:cs="Arial"/>
          <w:i/>
          <w:iCs/>
        </w:rPr>
        <w:t>4.</w:t>
      </w:r>
      <w:r w:rsidR="00D45499" w:rsidRPr="00B23F2E">
        <w:rPr>
          <w:rFonts w:ascii="Arial" w:hAnsi="Arial" w:cs="Arial"/>
          <w:i/>
          <w:iCs/>
        </w:rPr>
        <w:t>Thermal performance is context-dependent</w:t>
      </w:r>
    </w:p>
    <w:p w14:paraId="2E4979CB" w14:textId="2BD78F52" w:rsidR="00AF2386" w:rsidRPr="00B23F2E" w:rsidRDefault="00985B5C" w:rsidP="007C1BC4">
      <w:pPr>
        <w:ind w:firstLine="720"/>
        <w:rPr>
          <w:rFonts w:ascii="Arial" w:hAnsi="Arial" w:cs="Arial"/>
        </w:rPr>
      </w:pPr>
      <w:r w:rsidRPr="00B23F2E">
        <w:rPr>
          <w:rFonts w:ascii="Arial" w:hAnsi="Arial" w:cs="Arial"/>
        </w:rPr>
        <w:t>Our quantifications of thermal performance traits only focus on local populations and cannot reflect the plasticity and evolutionary response to temperature. Between-population</w:t>
      </w:r>
      <w:r w:rsidR="006D53E8" w:rsidRPr="00B23F2E">
        <w:rPr>
          <w:rFonts w:ascii="Arial" w:hAnsi="Arial" w:cs="Arial"/>
        </w:rPr>
        <w:t>s</w:t>
      </w:r>
      <w:r w:rsidRPr="00B23F2E">
        <w:rPr>
          <w:rFonts w:ascii="Arial" w:hAnsi="Arial" w:cs="Arial"/>
        </w:rPr>
        <w:t xml:space="preserve"> variations</w:t>
      </w:r>
      <w:r w:rsidR="00B360B0" w:rsidRPr="00B23F2E">
        <w:rPr>
          <w:rFonts w:ascii="Arial" w:hAnsi="Arial" w:cs="Arial"/>
        </w:rPr>
        <w:t xml:space="preserve"> </w:t>
      </w:r>
      <w:r w:rsidR="00B360B0" w:rsidRPr="00B23F2E">
        <w:rPr>
          <w:rFonts w:ascii="Arial" w:hAnsi="Arial" w:cs="Arial"/>
        </w:rPr>
        <w:fldChar w:fldCharType="begin" w:fldLock="1"/>
      </w:r>
      <w:r w:rsidR="006D53E8" w:rsidRPr="00B23F2E">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sidRPr="00B23F2E">
        <w:rPr>
          <w:rFonts w:ascii="Arial" w:hAnsi="Arial" w:cs="Arial"/>
        </w:rPr>
        <w:fldChar w:fldCharType="separate"/>
      </w:r>
      <w:r w:rsidR="00B360B0" w:rsidRPr="00B23F2E">
        <w:rPr>
          <w:rFonts w:ascii="Arial" w:hAnsi="Arial" w:cs="Arial"/>
          <w:noProof/>
        </w:rPr>
        <w:t>(Hoffmann, Anderson, and Hallas 2002)</w:t>
      </w:r>
      <w:r w:rsidR="00B360B0" w:rsidRPr="00B23F2E">
        <w:rPr>
          <w:rFonts w:ascii="Arial" w:hAnsi="Arial" w:cs="Arial"/>
        </w:rPr>
        <w:fldChar w:fldCharType="end"/>
      </w:r>
      <w:r w:rsidRPr="00B23F2E">
        <w:rPr>
          <w:rFonts w:ascii="Arial" w:hAnsi="Arial" w:cs="Arial"/>
        </w:rPr>
        <w:t>, especially the adaptation to abiotic environment</w:t>
      </w:r>
      <w:r w:rsidR="00152F0B" w:rsidRPr="00B23F2E">
        <w:rPr>
          <w:rFonts w:ascii="Arial" w:hAnsi="Arial" w:cs="Arial"/>
        </w:rPr>
        <w:t>s</w:t>
      </w:r>
      <w:r w:rsidRPr="00B23F2E">
        <w:rPr>
          <w:rFonts w:ascii="Arial" w:hAnsi="Arial" w:cs="Arial"/>
        </w:rPr>
        <w:t xml:space="preserve"> at distribution boundaries</w:t>
      </w:r>
      <w:r w:rsidR="006D53E8" w:rsidRPr="00B23F2E">
        <w:rPr>
          <w:rFonts w:ascii="Arial" w:hAnsi="Arial" w:cs="Arial"/>
        </w:rPr>
        <w:t xml:space="preserve"> </w:t>
      </w:r>
      <w:r w:rsidR="006D53E8" w:rsidRPr="00B23F2E">
        <w:rPr>
          <w:rFonts w:ascii="Arial" w:hAnsi="Arial" w:cs="Arial"/>
        </w:rPr>
        <w:fldChar w:fldCharType="begin" w:fldLock="1"/>
      </w:r>
      <w:r w:rsidR="006C5B4F" w:rsidRPr="00B23F2E">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sidRPr="00B23F2E">
        <w:rPr>
          <w:rFonts w:ascii="Arial" w:hAnsi="Arial" w:cs="Arial"/>
        </w:rPr>
        <w:fldChar w:fldCharType="separate"/>
      </w:r>
      <w:r w:rsidR="006D53E8" w:rsidRPr="00B23F2E">
        <w:rPr>
          <w:rFonts w:ascii="Arial" w:hAnsi="Arial" w:cs="Arial"/>
          <w:noProof/>
        </w:rPr>
        <w:t>(Peterson, Doak, and Morris 2019)</w:t>
      </w:r>
      <w:r w:rsidR="006D53E8" w:rsidRPr="00B23F2E">
        <w:rPr>
          <w:rFonts w:ascii="Arial" w:hAnsi="Arial" w:cs="Arial"/>
        </w:rPr>
        <w:fldChar w:fldCharType="end"/>
      </w:r>
      <w:r w:rsidRPr="00B23F2E">
        <w:rPr>
          <w:rFonts w:ascii="Arial" w:hAnsi="Arial" w:cs="Arial"/>
        </w:rPr>
        <w:t xml:space="preserve">, should not be neglected if </w:t>
      </w:r>
      <w:r w:rsidR="00967D8C" w:rsidRPr="00B23F2E">
        <w:rPr>
          <w:rFonts w:ascii="Arial" w:hAnsi="Arial" w:cs="Arial"/>
        </w:rPr>
        <w:t xml:space="preserve">studying distribution at </w:t>
      </w:r>
      <w:r w:rsidR="00152F0B" w:rsidRPr="00B23F2E">
        <w:rPr>
          <w:rFonts w:ascii="Arial" w:hAnsi="Arial" w:cs="Arial"/>
        </w:rPr>
        <w:t xml:space="preserve">a </w:t>
      </w:r>
      <w:r w:rsidR="00967D8C" w:rsidRPr="00B23F2E">
        <w:rPr>
          <w:rFonts w:ascii="Arial" w:hAnsi="Arial" w:cs="Arial"/>
        </w:rPr>
        <w:t xml:space="preserve">large spatial scale (e.g. latitudinal patterns). In our study, our scope is limited to distribution patterns within a mountain range. Mass bred lines are sourced from different </w:t>
      </w:r>
      <w:r w:rsidR="00846F63" w:rsidRPr="00B23F2E">
        <w:rPr>
          <w:rFonts w:ascii="Arial" w:hAnsi="Arial" w:cs="Arial"/>
        </w:rPr>
        <w:t>elevation</w:t>
      </w:r>
      <w:r w:rsidR="00152F0B" w:rsidRPr="00B23F2E">
        <w:rPr>
          <w:rFonts w:ascii="Arial" w:hAnsi="Arial" w:cs="Arial"/>
        </w:rPr>
        <w:t>s</w:t>
      </w:r>
      <w:r w:rsidR="00967D8C" w:rsidRPr="00B23F2E">
        <w:rPr>
          <w:rFonts w:ascii="Arial" w:hAnsi="Arial" w:cs="Arial"/>
        </w:rPr>
        <w:t xml:space="preserve">, if </w:t>
      </w:r>
      <w:r w:rsidR="00152F0B" w:rsidRPr="00B23F2E">
        <w:rPr>
          <w:rFonts w:ascii="Arial" w:hAnsi="Arial" w:cs="Arial"/>
        </w:rPr>
        <w:t>available</w:t>
      </w:r>
      <w:r w:rsidR="00967D8C" w:rsidRPr="00B23F2E">
        <w:rPr>
          <w:rFonts w:ascii="Arial" w:hAnsi="Arial" w:cs="Arial"/>
        </w:rPr>
        <w:t>, so that they reflect the average features of the local populations</w:t>
      </w:r>
      <w:r w:rsidR="00C75CEB" w:rsidRPr="00B23F2E">
        <w:rPr>
          <w:rFonts w:ascii="Arial" w:hAnsi="Arial" w:cs="Arial"/>
        </w:rPr>
        <w:t xml:space="preserve"> that have sufficient gene flow</w:t>
      </w:r>
      <w:r w:rsidR="006C5B4F" w:rsidRPr="00B23F2E">
        <w:rPr>
          <w:rFonts w:ascii="Arial" w:hAnsi="Arial" w:cs="Arial"/>
        </w:rPr>
        <w:t xml:space="preserve">, </w:t>
      </w:r>
      <w:r w:rsidR="006001F1" w:rsidRPr="00B23F2E">
        <w:rPr>
          <w:rFonts w:ascii="Arial" w:hAnsi="Arial" w:cs="Arial"/>
        </w:rPr>
        <w:t>which is the case in our study sites</w:t>
      </w:r>
      <w:r w:rsidR="00DC5D12" w:rsidRPr="00B23F2E">
        <w:rPr>
          <w:rFonts w:ascii="Arial" w:hAnsi="Arial" w:cs="Arial"/>
        </w:rPr>
        <w:t xml:space="preserve">. Plasticity and evolutionary adaptation of tropical species are </w:t>
      </w:r>
      <w:r w:rsidR="00152F0B" w:rsidRPr="00B23F2E">
        <w:rPr>
          <w:rFonts w:ascii="Arial" w:hAnsi="Arial" w:cs="Arial"/>
        </w:rPr>
        <w:t>suggested</w:t>
      </w:r>
      <w:r w:rsidR="00DC5D12" w:rsidRPr="00B23F2E">
        <w:rPr>
          <w:rFonts w:ascii="Arial" w:hAnsi="Arial" w:cs="Arial"/>
        </w:rPr>
        <w:t xml:space="preserve"> to be very limited </w:t>
      </w:r>
      <w:r w:rsidR="00B360B0" w:rsidRPr="00B23F2E">
        <w:rPr>
          <w:rFonts w:ascii="Arial" w:hAnsi="Arial" w:cs="Arial"/>
        </w:rPr>
        <w:fldChar w:fldCharType="begin" w:fldLock="1"/>
      </w:r>
      <w:r w:rsidR="0021584F" w:rsidRPr="00B23F2E">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sidRPr="00B23F2E">
        <w:rPr>
          <w:rFonts w:ascii="Arial" w:hAnsi="Arial" w:cs="Arial"/>
        </w:rPr>
        <w:fldChar w:fldCharType="separate"/>
      </w:r>
      <w:r w:rsidR="0021584F" w:rsidRPr="00B23F2E">
        <w:rPr>
          <w:rFonts w:ascii="Arial" w:hAnsi="Arial" w:cs="Arial"/>
          <w:noProof/>
        </w:rPr>
        <w:t>(MacLean et al. 2019; O’Brien et al. 2017)</w:t>
      </w:r>
      <w:r w:rsidR="00B360B0" w:rsidRPr="00B23F2E">
        <w:rPr>
          <w:rFonts w:ascii="Arial" w:hAnsi="Arial" w:cs="Arial"/>
        </w:rPr>
        <w:fldChar w:fldCharType="end"/>
      </w:r>
      <w:r w:rsidR="00DC5D12" w:rsidRPr="00B23F2E">
        <w:rPr>
          <w:rFonts w:ascii="Arial" w:hAnsi="Arial" w:cs="Arial"/>
        </w:rPr>
        <w:t>.</w:t>
      </w:r>
    </w:p>
    <w:p w14:paraId="6413060C" w14:textId="3E32143D" w:rsidR="00DC5D12" w:rsidRPr="00B23F2E" w:rsidRDefault="00DC5D12" w:rsidP="007C1BC4">
      <w:pPr>
        <w:ind w:firstLine="720"/>
        <w:rPr>
          <w:rFonts w:ascii="Arial" w:hAnsi="Arial" w:cs="Arial"/>
          <w:lang w:val="en-US"/>
        </w:rPr>
      </w:pPr>
      <w:r w:rsidRPr="00B23F2E">
        <w:rPr>
          <w:rFonts w:ascii="Arial" w:hAnsi="Arial" w:cs="Arial"/>
        </w:rPr>
        <w:t>Thermal tolerance interacts with precipitation</w:t>
      </w:r>
      <w:r w:rsidRPr="00B23F2E">
        <w:rPr>
          <w:rFonts w:ascii="Arial" w:hAnsi="Arial" w:cs="Arial"/>
          <w:lang w:val="en-US"/>
        </w:rPr>
        <w:t xml:space="preserve">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(Bozinovic and Pörtner 2015; Kellermann et al. 2012)</w:t>
      </w:r>
      <w:r w:rsidRPr="00B23F2E">
        <w:rPr>
          <w:rFonts w:ascii="Arial" w:hAnsi="Arial" w:cs="Arial"/>
          <w:lang w:val="en-US"/>
        </w:rPr>
        <w:fldChar w:fldCharType="end"/>
      </w:r>
      <w:r w:rsidRPr="00B23F2E">
        <w:rPr>
          <w:rFonts w:ascii="Arial" w:hAnsi="Arial" w:cs="Arial"/>
        </w:rPr>
        <w:t>, landscape features (e.g. open v</w:t>
      </w:r>
      <w:r w:rsidR="00676208" w:rsidRPr="00B23F2E">
        <w:rPr>
          <w:rFonts w:ascii="Arial" w:hAnsi="Arial" w:cs="Arial"/>
        </w:rPr>
        <w:t>ersus</w:t>
      </w:r>
      <w:r w:rsidRPr="00B23F2E">
        <w:rPr>
          <w:rFonts w:ascii="Arial" w:hAnsi="Arial" w:cs="Arial"/>
        </w:rPr>
        <w:t xml:space="preserve"> close canopy), diet, </w:t>
      </w:r>
      <w:r w:rsidR="008F001A" w:rsidRPr="00B23F2E">
        <w:rPr>
          <w:rFonts w:ascii="Arial" w:hAnsi="Arial" w:cs="Arial"/>
        </w:rPr>
        <w:t xml:space="preserve">and </w:t>
      </w:r>
      <w:r w:rsidRPr="00B23F2E">
        <w:rPr>
          <w:rFonts w:ascii="Arial" w:hAnsi="Arial" w:cs="Arial"/>
        </w:rPr>
        <w:t xml:space="preserve">larval conditions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(Bubli, Imasheva, and Loeschcke 1998)</w:t>
      </w:r>
      <w:r w:rsidRPr="00B23F2E">
        <w:rPr>
          <w:rFonts w:ascii="Arial" w:hAnsi="Arial" w:cs="Arial"/>
          <w:lang w:val="en-US"/>
        </w:rPr>
        <w:fldChar w:fldCharType="end"/>
      </w:r>
      <w:r w:rsidRPr="00B23F2E">
        <w:rPr>
          <w:rFonts w:ascii="Arial" w:hAnsi="Arial" w:cs="Arial"/>
          <w:lang w:val="en-US"/>
        </w:rPr>
        <w:t xml:space="preserve">. </w:t>
      </w:r>
      <w:r w:rsidR="00762EB0" w:rsidRPr="00B23F2E">
        <w:rPr>
          <w:rFonts w:ascii="Arial" w:hAnsi="Arial" w:cs="Arial"/>
          <w:lang w:val="en-US"/>
        </w:rPr>
        <w:t xml:space="preserve">Synergistic effects between multiple abiotic factors are widespread </w:t>
      </w:r>
      <w:r w:rsidR="00A117AA" w:rsidRPr="00B23F2E">
        <w:rPr>
          <w:rFonts w:ascii="Arial" w:hAnsi="Arial" w:cs="Arial"/>
          <w:lang w:val="en-US"/>
        </w:rPr>
        <w:t>phenomen</w:t>
      </w:r>
      <w:r w:rsidR="0017617F" w:rsidRPr="00B23F2E">
        <w:rPr>
          <w:rFonts w:ascii="Arial" w:hAnsi="Arial" w:cs="Arial"/>
          <w:lang w:val="en-US"/>
        </w:rPr>
        <w:t>a</w:t>
      </w:r>
      <w:r w:rsidR="00762EB0" w:rsidRPr="00B23F2E">
        <w:rPr>
          <w:rFonts w:ascii="Arial" w:hAnsi="Arial" w:cs="Arial"/>
          <w:lang w:val="en-US"/>
        </w:rPr>
        <w:t xml:space="preserve">, and these effects </w:t>
      </w:r>
      <w:r w:rsidR="007F1454" w:rsidRPr="00B23F2E">
        <w:rPr>
          <w:rFonts w:ascii="Arial" w:hAnsi="Arial" w:cs="Arial"/>
          <w:lang w:val="en-US"/>
        </w:rPr>
        <w:t>on</w:t>
      </w:r>
      <w:r w:rsidR="00762EB0" w:rsidRPr="00B23F2E">
        <w:rPr>
          <w:rFonts w:ascii="Arial" w:hAnsi="Arial" w:cs="Arial"/>
          <w:lang w:val="en-US"/>
        </w:rPr>
        <w:t xml:space="preserve"> the focal species/trophic depend on the particular structure of the community</w:t>
      </w:r>
      <w:r w:rsidR="00687F5B" w:rsidRPr="00B23F2E">
        <w:rPr>
          <w:rFonts w:ascii="Arial" w:hAnsi="Arial" w:cs="Arial"/>
          <w:lang w:val="en-US"/>
        </w:rPr>
        <w:t xml:space="preserve"> </w:t>
      </w:r>
      <w:r w:rsidR="00687F5B" w:rsidRPr="00B23F2E">
        <w:rPr>
          <w:rFonts w:ascii="Arial" w:hAnsi="Arial" w:cs="Arial"/>
          <w:lang w:val="en-US"/>
        </w:rPr>
        <w:fldChar w:fldCharType="begin" w:fldLock="1"/>
      </w:r>
      <w:r w:rsidR="000D2B72" w:rsidRPr="00B23F2E">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(Beauchesne et al. 2021)</w:t>
      </w:r>
      <w:r w:rsidR="00687F5B" w:rsidRPr="00B23F2E">
        <w:rPr>
          <w:rFonts w:ascii="Arial" w:hAnsi="Arial" w:cs="Arial"/>
          <w:lang w:val="en-US"/>
        </w:rPr>
        <w:fldChar w:fldCharType="end"/>
      </w:r>
      <w:r w:rsidR="00762EB0" w:rsidRPr="00B23F2E">
        <w:rPr>
          <w:rFonts w:ascii="Arial" w:hAnsi="Arial" w:cs="Arial"/>
          <w:lang w:val="en-US"/>
        </w:rPr>
        <w:t xml:space="preserve">. </w:t>
      </w:r>
      <w:r w:rsidR="00A117AA" w:rsidRPr="00B23F2E">
        <w:rPr>
          <w:rFonts w:ascii="Arial" w:hAnsi="Arial" w:cs="Arial"/>
          <w:lang w:val="en-US"/>
        </w:rPr>
        <w:t>Thermal traits measured in isolated laboratory conditions can never overcome this issue</w:t>
      </w:r>
      <w:r w:rsidR="00AE1E38" w:rsidRPr="00B23F2E">
        <w:rPr>
          <w:rFonts w:ascii="Arial" w:hAnsi="Arial" w:cs="Arial"/>
          <w:lang w:val="en-US"/>
        </w:rPr>
        <w:t xml:space="preserve">, limiting its predictive power. </w:t>
      </w:r>
      <w:r w:rsidR="00676208" w:rsidRPr="00B23F2E">
        <w:rPr>
          <w:rFonts w:ascii="Arial" w:hAnsi="Arial" w:cs="Arial"/>
          <w:lang w:val="en-US"/>
        </w:rPr>
        <w:t xml:space="preserve">As an alternative solution, long-term, high-resolution data which captures the temporal variation of </w:t>
      </w:r>
      <w:r w:rsidR="0055745B" w:rsidRPr="00B23F2E">
        <w:rPr>
          <w:rFonts w:ascii="Arial" w:hAnsi="Arial" w:cs="Arial"/>
          <w:lang w:val="en-US"/>
        </w:rPr>
        <w:t>abundance</w:t>
      </w:r>
      <w:r w:rsidR="00676208" w:rsidRPr="00B23F2E">
        <w:rPr>
          <w:rFonts w:ascii="Arial" w:hAnsi="Arial" w:cs="Arial"/>
          <w:lang w:val="en-US"/>
        </w:rPr>
        <w:t xml:space="preserve"> and climate </w:t>
      </w:r>
      <w:ins w:id="694" w:author="Jinlin Chen" w:date="2022-01-11T10:54:00Z">
        <w:r w:rsidR="009D7E45">
          <w:rPr>
            <w:rFonts w:ascii="Arial" w:hAnsi="Arial" w:cs="Arial"/>
            <w:lang w:val="en-US"/>
          </w:rPr>
          <w:t>are</w:t>
        </w:r>
      </w:ins>
      <w:del w:id="695" w:author="Jinlin Chen" w:date="2022-01-11T10:54:00Z">
        <w:r w:rsidR="00676208" w:rsidRPr="00B23F2E" w:rsidDel="009D7E45">
          <w:rPr>
            <w:rFonts w:ascii="Arial" w:hAnsi="Arial" w:cs="Arial"/>
            <w:lang w:val="en-US"/>
          </w:rPr>
          <w:delText>is</w:delText>
        </w:r>
      </w:del>
      <w:r w:rsidR="00676208" w:rsidRPr="00B23F2E">
        <w:rPr>
          <w:rFonts w:ascii="Arial" w:hAnsi="Arial" w:cs="Arial"/>
          <w:lang w:val="en-US"/>
        </w:rPr>
        <w:t xml:space="preserve"> </w:t>
      </w:r>
      <w:r w:rsidR="0093034C" w:rsidRPr="00B23F2E">
        <w:rPr>
          <w:rFonts w:ascii="Arial" w:hAnsi="Arial" w:cs="Arial"/>
          <w:lang w:val="en-US"/>
        </w:rPr>
        <w:t>especially</w:t>
      </w:r>
      <w:r w:rsidR="00676208" w:rsidRPr="00B23F2E">
        <w:rPr>
          <w:rFonts w:ascii="Arial" w:hAnsi="Arial" w:cs="Arial"/>
          <w:lang w:val="en-US"/>
        </w:rPr>
        <w:t xml:space="preserve"> valuable </w:t>
      </w:r>
      <w:ins w:id="696" w:author="Jinlin Chen" w:date="2022-01-11T10:54:00Z">
        <w:r w:rsidR="009D7E45">
          <w:rPr>
            <w:rFonts w:ascii="Arial" w:hAnsi="Arial" w:cs="Arial"/>
            <w:lang w:val="en-US"/>
          </w:rPr>
          <w:t>for</w:t>
        </w:r>
      </w:ins>
      <w:del w:id="697" w:author="Jinlin Chen" w:date="2022-01-11T10:54:00Z">
        <w:r w:rsidR="00676208" w:rsidRPr="00B23F2E" w:rsidDel="009D7E45">
          <w:rPr>
            <w:rFonts w:ascii="Arial" w:hAnsi="Arial" w:cs="Arial"/>
            <w:lang w:val="en-US"/>
          </w:rPr>
          <w:delText>to</w:delText>
        </w:r>
      </w:del>
      <w:r w:rsidR="00676208" w:rsidRPr="00B23F2E">
        <w:rPr>
          <w:rFonts w:ascii="Arial" w:hAnsi="Arial" w:cs="Arial"/>
          <w:lang w:val="en-US"/>
        </w:rPr>
        <w:t xml:space="preserve"> understand</w:t>
      </w:r>
      <w:ins w:id="698" w:author="Jinlin Chen" w:date="2022-01-11T10:54:00Z">
        <w:r w:rsidR="009D7E45">
          <w:rPr>
            <w:rFonts w:ascii="Arial" w:hAnsi="Arial" w:cs="Arial"/>
            <w:lang w:val="en-US"/>
          </w:rPr>
          <w:t>ing</w:t>
        </w:r>
      </w:ins>
      <w:r w:rsidR="00676208" w:rsidRPr="00B23F2E">
        <w:rPr>
          <w:rFonts w:ascii="Arial" w:hAnsi="Arial" w:cs="Arial"/>
          <w:lang w:val="en-US"/>
        </w:rPr>
        <w:t xml:space="preserve"> abiotic limits for field populations</w:t>
      </w:r>
      <w:r w:rsidR="003528C7" w:rsidRPr="00B23F2E">
        <w:rPr>
          <w:rFonts w:ascii="Arial" w:hAnsi="Arial" w:cs="Arial"/>
          <w:lang w:val="en-US"/>
        </w:rPr>
        <w:t xml:space="preserve"> </w:t>
      </w:r>
      <w:r w:rsidR="00687F5B"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(Corlett 2011; Gade et al. 2020)</w:t>
      </w:r>
      <w:r w:rsidR="00687F5B" w:rsidRPr="00B23F2E">
        <w:rPr>
          <w:rFonts w:ascii="Arial" w:hAnsi="Arial" w:cs="Arial"/>
          <w:lang w:val="en-US"/>
        </w:rPr>
        <w:fldChar w:fldCharType="end"/>
      </w:r>
      <w:r w:rsidR="00676208" w:rsidRPr="00B23F2E">
        <w:rPr>
          <w:rFonts w:ascii="Arial" w:hAnsi="Arial" w:cs="Arial"/>
          <w:lang w:val="en-US"/>
        </w:rPr>
        <w:t>.</w:t>
      </w:r>
    </w:p>
    <w:p w14:paraId="6ECC8109" w14:textId="407AB5A4" w:rsidR="00AF3153" w:rsidRPr="00B23F2E" w:rsidRDefault="00E00B5D" w:rsidP="007C1BC4">
      <w:pPr>
        <w:ind w:firstLine="720"/>
        <w:rPr>
          <w:rFonts w:ascii="Arial" w:hAnsi="Arial" w:cs="Arial"/>
        </w:rPr>
      </w:pPr>
      <w:ins w:id="699" w:author="Jinlin Chen" w:date="2022-01-13T11:59:00Z">
        <w:r>
          <w:rPr>
            <w:rFonts w:ascii="Arial" w:hAnsi="Arial" w:cs="Arial"/>
          </w:rPr>
          <w:t>T</w:t>
        </w:r>
      </w:ins>
      <w:del w:id="700" w:author="Jinlin Chen" w:date="2022-01-13T11:59:00Z">
        <w:r w:rsidR="00D45499" w:rsidRPr="00B23F2E" w:rsidDel="00E00B5D">
          <w:rPr>
            <w:rFonts w:ascii="Arial" w:hAnsi="Arial" w:cs="Arial"/>
          </w:rPr>
          <w:delText>Last but not least,</w:delText>
        </w:r>
        <w:r w:rsidR="00837EBC" w:rsidRPr="00B23F2E" w:rsidDel="00E00B5D">
          <w:rPr>
            <w:rFonts w:ascii="Arial" w:hAnsi="Arial" w:cs="Arial"/>
          </w:rPr>
          <w:delText xml:space="preserve"> t</w:delText>
        </w:r>
      </w:del>
      <w:r w:rsidR="00837EBC" w:rsidRPr="00B23F2E">
        <w:rPr>
          <w:rFonts w:ascii="Arial" w:hAnsi="Arial" w:cs="Arial"/>
        </w:rPr>
        <w:t>he</w:t>
      </w:r>
      <w:r w:rsidR="00D45499" w:rsidRPr="00B23F2E">
        <w:rPr>
          <w:rFonts w:ascii="Arial" w:hAnsi="Arial" w:cs="Arial"/>
        </w:rPr>
        <w:t xml:space="preserve"> sensitivity </w:t>
      </w:r>
      <w:r w:rsidR="00D15550" w:rsidRPr="00B23F2E">
        <w:rPr>
          <w:rFonts w:ascii="Arial" w:hAnsi="Arial" w:cs="Arial"/>
        </w:rPr>
        <w:t>to</w:t>
      </w:r>
      <w:r w:rsidR="001C6D59" w:rsidRPr="00B23F2E">
        <w:rPr>
          <w:rFonts w:ascii="Arial" w:hAnsi="Arial" w:cs="Arial"/>
        </w:rPr>
        <w:t xml:space="preserve"> temperature depends on the biotic environment</w:t>
      </w:r>
      <w:r w:rsidR="001E2217" w:rsidRPr="00B23F2E">
        <w:rPr>
          <w:rFonts w:ascii="Arial" w:hAnsi="Arial" w:cs="Arial"/>
        </w:rPr>
        <w:t xml:space="preserve"> </w:t>
      </w:r>
      <w:r w:rsidR="001E2217" w:rsidRPr="00B23F2E">
        <w:rPr>
          <w:rFonts w:ascii="Arial" w:hAnsi="Arial" w:cs="Arial"/>
        </w:rPr>
        <w:fldChar w:fldCharType="begin" w:fldLock="1"/>
      </w:r>
      <w:r w:rsidR="00655A0E" w:rsidRPr="00B23F2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sidRPr="00B23F2E">
        <w:rPr>
          <w:rFonts w:ascii="Arial" w:hAnsi="Arial" w:cs="Arial"/>
        </w:rPr>
        <w:fldChar w:fldCharType="separate"/>
      </w:r>
      <w:r w:rsidR="00BC7557" w:rsidRPr="00B23F2E">
        <w:rPr>
          <w:rFonts w:ascii="Arial" w:hAnsi="Arial" w:cs="Arial"/>
          <w:noProof/>
        </w:rPr>
        <w:t>(Gilman et al. 2010)</w:t>
      </w:r>
      <w:r w:rsidR="001E2217" w:rsidRPr="00B23F2E">
        <w:rPr>
          <w:rFonts w:ascii="Arial" w:hAnsi="Arial" w:cs="Arial"/>
        </w:rPr>
        <w:fldChar w:fldCharType="end"/>
      </w:r>
      <w:r w:rsidR="001C6D59" w:rsidRPr="00B23F2E">
        <w:rPr>
          <w:rFonts w:ascii="Arial" w:hAnsi="Arial" w:cs="Arial"/>
        </w:rPr>
        <w:t>.</w:t>
      </w:r>
      <w:r w:rsidR="00795D8A" w:rsidRPr="00B23F2E">
        <w:rPr>
          <w:rFonts w:ascii="Arial" w:hAnsi="Arial" w:cs="Arial"/>
        </w:rPr>
        <w:t xml:space="preserve"> </w:t>
      </w:r>
      <w:r w:rsidR="0017617F" w:rsidRPr="00B23F2E">
        <w:rPr>
          <w:rFonts w:ascii="Arial" w:hAnsi="Arial" w:cs="Arial"/>
        </w:rPr>
        <w:t>It is n</w:t>
      </w:r>
      <w:r w:rsidR="003477EA" w:rsidRPr="00B23F2E">
        <w:rPr>
          <w:rFonts w:ascii="Arial" w:hAnsi="Arial" w:cs="Arial"/>
        </w:rPr>
        <w:t>ot only the</w:t>
      </w:r>
      <w:r w:rsidR="00B14D62" w:rsidRPr="00B23F2E">
        <w:rPr>
          <w:rFonts w:ascii="Arial" w:hAnsi="Arial" w:cs="Arial"/>
        </w:rPr>
        <w:t xml:space="preserve"> </w:t>
      </w:r>
      <w:r w:rsidR="00270432" w:rsidRPr="00B23F2E">
        <w:rPr>
          <w:rFonts w:ascii="Arial" w:hAnsi="Arial" w:cs="Arial"/>
        </w:rPr>
        <w:t xml:space="preserve">demographics of the </w:t>
      </w:r>
      <w:r w:rsidR="00B14D62" w:rsidRPr="00B23F2E">
        <w:rPr>
          <w:rFonts w:ascii="Arial" w:hAnsi="Arial" w:cs="Arial"/>
        </w:rPr>
        <w:t>interact</w:t>
      </w:r>
      <w:r w:rsidR="00270432" w:rsidRPr="00B23F2E">
        <w:rPr>
          <w:rFonts w:ascii="Arial" w:hAnsi="Arial" w:cs="Arial"/>
        </w:rPr>
        <w:t>ing species</w:t>
      </w:r>
      <w:r w:rsidR="00B14D62" w:rsidRPr="00B23F2E">
        <w:rPr>
          <w:rFonts w:ascii="Arial" w:hAnsi="Arial" w:cs="Arial"/>
        </w:rPr>
        <w:t xml:space="preserve"> </w:t>
      </w:r>
      <w:r w:rsidR="0017617F" w:rsidRPr="00B23F2E">
        <w:rPr>
          <w:rFonts w:ascii="Arial" w:hAnsi="Arial" w:cs="Arial"/>
        </w:rPr>
        <w:t xml:space="preserve">that </w:t>
      </w:r>
      <w:r w:rsidR="00270432" w:rsidRPr="00B23F2E">
        <w:rPr>
          <w:rFonts w:ascii="Arial" w:hAnsi="Arial" w:cs="Arial"/>
        </w:rPr>
        <w:t xml:space="preserve">are </w:t>
      </w:r>
      <w:r w:rsidR="00837EBC" w:rsidRPr="00B23F2E">
        <w:rPr>
          <w:rFonts w:ascii="Arial" w:hAnsi="Arial" w:cs="Arial"/>
        </w:rPr>
        <w:t>affected</w:t>
      </w:r>
      <w:r w:rsidR="00270432" w:rsidRPr="00B23F2E">
        <w:rPr>
          <w:rFonts w:ascii="Arial" w:hAnsi="Arial" w:cs="Arial"/>
        </w:rPr>
        <w:t xml:space="preserve"> by temperature</w:t>
      </w:r>
      <w:r w:rsidR="00403519" w:rsidRPr="00B23F2E">
        <w:rPr>
          <w:rFonts w:ascii="Arial" w:hAnsi="Arial" w:cs="Arial"/>
        </w:rPr>
        <w:t xml:space="preserve"> </w:t>
      </w:r>
      <w:r w:rsidR="00403519" w:rsidRPr="00B23F2E">
        <w:rPr>
          <w:rFonts w:ascii="Arial" w:hAnsi="Arial" w:cs="Arial"/>
        </w:rPr>
        <w:fldChar w:fldCharType="begin" w:fldLock="1"/>
      </w:r>
      <w:r w:rsidR="00931414" w:rsidRPr="00B23F2E">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sidRPr="00B23F2E">
        <w:rPr>
          <w:rFonts w:ascii="Arial" w:hAnsi="Arial" w:cs="Arial"/>
        </w:rPr>
        <w:fldChar w:fldCharType="separate"/>
      </w:r>
      <w:r w:rsidR="00403519" w:rsidRPr="00B23F2E">
        <w:rPr>
          <w:rFonts w:ascii="Arial" w:hAnsi="Arial" w:cs="Arial"/>
          <w:noProof/>
        </w:rPr>
        <w:t>(Huey and Kingsolver 1989)</w:t>
      </w:r>
      <w:r w:rsidR="00403519" w:rsidRPr="00B23F2E">
        <w:rPr>
          <w:rFonts w:ascii="Arial" w:hAnsi="Arial" w:cs="Arial"/>
        </w:rPr>
        <w:fldChar w:fldCharType="end"/>
      </w:r>
      <w:r w:rsidR="00796E22" w:rsidRPr="00B23F2E">
        <w:rPr>
          <w:rFonts w:ascii="Arial" w:hAnsi="Arial" w:cs="Arial"/>
        </w:rPr>
        <w:t>;</w:t>
      </w:r>
      <w:r w:rsidR="00270432" w:rsidRPr="00B23F2E">
        <w:rPr>
          <w:rFonts w:ascii="Arial" w:hAnsi="Arial" w:cs="Arial"/>
        </w:rPr>
        <w:t xml:space="preserve"> interactions themselves may change with temperature </w:t>
      </w:r>
      <w:del w:id="701" w:author="Jinlin Chen" w:date="2022-01-13T12:00:00Z">
        <w:r w:rsidR="00270432" w:rsidRPr="00B23F2E" w:rsidDel="00E00B5D">
          <w:rPr>
            <w:rFonts w:ascii="Arial" w:hAnsi="Arial" w:cs="Arial"/>
          </w:rPr>
          <w:delText xml:space="preserve">due to behavioural change </w:delText>
        </w:r>
      </w:del>
      <w:r w:rsidR="000D2B72" w:rsidRPr="00B23F2E">
        <w:rPr>
          <w:rFonts w:ascii="Arial" w:hAnsi="Arial" w:cs="Arial"/>
        </w:rPr>
        <w:fldChar w:fldCharType="begin" w:fldLock="1"/>
      </w:r>
      <w:r w:rsidR="00740F74">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sidRPr="00B23F2E">
        <w:rPr>
          <w:rFonts w:ascii="Arial" w:hAnsi="Arial" w:cs="Arial"/>
        </w:rPr>
        <w:fldChar w:fldCharType="separate"/>
      </w:r>
      <w:r w:rsidR="000D2B72" w:rsidRPr="00B23F2E">
        <w:rPr>
          <w:rFonts w:ascii="Arial" w:hAnsi="Arial" w:cs="Arial"/>
          <w:noProof/>
        </w:rPr>
        <w:t>(Burnside et al. 2014)</w:t>
      </w:r>
      <w:r w:rsidR="000D2B72" w:rsidRPr="00B23F2E">
        <w:rPr>
          <w:rFonts w:ascii="Arial" w:hAnsi="Arial" w:cs="Arial"/>
        </w:rPr>
        <w:fldChar w:fldCharType="end"/>
      </w:r>
      <w:r w:rsidR="00270432" w:rsidRPr="00B23F2E">
        <w:rPr>
          <w:rFonts w:ascii="Arial" w:hAnsi="Arial" w:cs="Arial"/>
        </w:rPr>
        <w:t xml:space="preserve">. Our long-term experiment showed that </w:t>
      </w:r>
      <w:r w:rsidR="00796E22" w:rsidRPr="00B23F2E">
        <w:rPr>
          <w:rFonts w:ascii="Arial" w:hAnsi="Arial" w:cs="Arial"/>
        </w:rPr>
        <w:t xml:space="preserve">the </w:t>
      </w:r>
      <w:r w:rsidR="00270432" w:rsidRPr="00B23F2E">
        <w:rPr>
          <w:rFonts w:ascii="Arial" w:hAnsi="Arial" w:cs="Arial"/>
        </w:rPr>
        <w:t>thermal response of population size to temperature depends on the competitive conditions, highlighting the difference between thermal performance curve</w:t>
      </w:r>
      <w:r w:rsidR="00140342" w:rsidRPr="00B23F2E">
        <w:rPr>
          <w:rFonts w:ascii="Arial" w:hAnsi="Arial" w:cs="Arial"/>
        </w:rPr>
        <w:t>s of organism</w:t>
      </w:r>
      <w:r w:rsidR="00D45499" w:rsidRPr="00B23F2E">
        <w:rPr>
          <w:rFonts w:ascii="Arial" w:hAnsi="Arial" w:cs="Arial"/>
        </w:rPr>
        <w:t>s</w:t>
      </w:r>
      <w:r w:rsidR="00140342" w:rsidRPr="00B23F2E">
        <w:rPr>
          <w:rFonts w:ascii="Arial" w:hAnsi="Arial" w:cs="Arial"/>
        </w:rPr>
        <w:t xml:space="preserve"> and their population when</w:t>
      </w:r>
      <w:r w:rsidR="00290ED3" w:rsidRPr="00B23F2E">
        <w:rPr>
          <w:rFonts w:ascii="Arial" w:hAnsi="Arial" w:cs="Arial"/>
        </w:rPr>
        <w:t xml:space="preserve"> considering</w:t>
      </w:r>
      <w:r w:rsidR="00140342" w:rsidRPr="00B23F2E">
        <w:rPr>
          <w:rFonts w:ascii="Arial" w:hAnsi="Arial" w:cs="Arial"/>
        </w:rPr>
        <w:t xml:space="preserve"> </w:t>
      </w:r>
      <w:r w:rsidR="00DC0514" w:rsidRPr="00B23F2E">
        <w:rPr>
          <w:rFonts w:ascii="Arial" w:hAnsi="Arial" w:cs="Arial"/>
        </w:rPr>
        <w:t>biotic interactions</w:t>
      </w:r>
      <w:r w:rsidR="00931414" w:rsidRPr="00B23F2E">
        <w:rPr>
          <w:rFonts w:ascii="Arial" w:hAnsi="Arial" w:cs="Arial"/>
        </w:rPr>
        <w:t xml:space="preserve"> </w:t>
      </w:r>
      <w:r w:rsidR="00931414" w:rsidRPr="00B23F2E">
        <w:rPr>
          <w:rFonts w:ascii="Arial" w:hAnsi="Arial" w:cs="Arial"/>
        </w:rPr>
        <w:fldChar w:fldCharType="begin" w:fldLock="1"/>
      </w:r>
      <w:r w:rsidR="001E2217" w:rsidRPr="00B23F2E">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sidRPr="00B23F2E">
        <w:rPr>
          <w:rFonts w:ascii="Arial" w:hAnsi="Arial" w:cs="Arial"/>
        </w:rPr>
        <w:fldChar w:fldCharType="separate"/>
      </w:r>
      <w:r w:rsidR="00931414" w:rsidRPr="00B23F2E">
        <w:rPr>
          <w:rFonts w:ascii="Arial" w:hAnsi="Arial" w:cs="Arial"/>
          <w:noProof/>
        </w:rPr>
        <w:t>(Davis et al. 1998)</w:t>
      </w:r>
      <w:r w:rsidR="00931414" w:rsidRPr="00B23F2E">
        <w:rPr>
          <w:rFonts w:ascii="Arial" w:hAnsi="Arial" w:cs="Arial"/>
        </w:rPr>
        <w:fldChar w:fldCharType="end"/>
      </w:r>
      <w:r w:rsidR="00140342" w:rsidRPr="00B23F2E">
        <w:rPr>
          <w:rFonts w:ascii="Arial" w:hAnsi="Arial" w:cs="Arial"/>
        </w:rPr>
        <w:t>.</w:t>
      </w:r>
      <w:r w:rsidR="002D6259" w:rsidRPr="00B23F2E">
        <w:rPr>
          <w:rFonts w:ascii="Arial" w:hAnsi="Arial" w:cs="Arial"/>
        </w:rPr>
        <w:t xml:space="preserve"> </w:t>
      </w:r>
      <w:ins w:id="702" w:author="Jinlin Chen" w:date="2022-01-11T11:34:00Z">
        <w:r w:rsidR="007E0EA7">
          <w:rPr>
            <w:rFonts w:ascii="Arial" w:hAnsi="Arial" w:cs="Arial"/>
          </w:rPr>
          <w:t>Our</w:t>
        </w:r>
      </w:ins>
      <w:del w:id="703" w:author="Jinlin Chen" w:date="2022-01-11T11:34:00Z">
        <w:r w:rsidR="00ED0F62" w:rsidRPr="00B23F2E" w:rsidDel="007E0EA7">
          <w:rPr>
            <w:rFonts w:ascii="Arial" w:hAnsi="Arial" w:cs="Arial"/>
          </w:rPr>
          <w:delText>My</w:delText>
        </w:r>
      </w:del>
      <w:r w:rsidR="00ED0F62" w:rsidRPr="00B23F2E">
        <w:rPr>
          <w:rFonts w:ascii="Arial" w:hAnsi="Arial" w:cs="Arial"/>
        </w:rPr>
        <w:t xml:space="preserve"> experiment only examined pair-wise competition and found that </w:t>
      </w:r>
      <w:r w:rsidR="001518AD" w:rsidRPr="00B23F2E">
        <w:rPr>
          <w:rFonts w:ascii="Arial" w:hAnsi="Arial" w:cs="Arial"/>
        </w:rPr>
        <w:t xml:space="preserve">the </w:t>
      </w:r>
      <w:r w:rsidR="00ED0F62" w:rsidRPr="00B23F2E">
        <w:rPr>
          <w:rFonts w:ascii="Arial" w:hAnsi="Arial" w:cs="Arial"/>
        </w:rPr>
        <w:t xml:space="preserve">competitive </w:t>
      </w:r>
      <w:r w:rsidR="001518AD" w:rsidRPr="00B23F2E">
        <w:rPr>
          <w:rFonts w:ascii="Arial" w:hAnsi="Arial" w:cs="Arial"/>
        </w:rPr>
        <w:t>effect of</w:t>
      </w:r>
      <w:r w:rsidR="00ED0F62" w:rsidRPr="00B23F2E">
        <w:rPr>
          <w:rFonts w:ascii="Arial" w:hAnsi="Arial" w:cs="Arial"/>
        </w:rPr>
        <w:t xml:space="preserve"> one particular upland species </w:t>
      </w:r>
      <w:r w:rsidR="001518AD" w:rsidRPr="00B23F2E">
        <w:rPr>
          <w:rFonts w:ascii="Arial" w:hAnsi="Arial" w:cs="Arial"/>
        </w:rPr>
        <w:t xml:space="preserve">could drive the observed decrease of lowland species at higher </w:t>
      </w:r>
      <w:r w:rsidR="00846F63" w:rsidRPr="00B23F2E">
        <w:rPr>
          <w:rFonts w:ascii="Arial" w:hAnsi="Arial" w:cs="Arial"/>
        </w:rPr>
        <w:t>elevation</w:t>
      </w:r>
      <w:r w:rsidR="00837EBC" w:rsidRPr="00B23F2E">
        <w:rPr>
          <w:rFonts w:ascii="Arial" w:hAnsi="Arial" w:cs="Arial"/>
        </w:rPr>
        <w:t>s</w:t>
      </w:r>
      <w:r w:rsidR="001518AD" w:rsidRPr="00B23F2E">
        <w:rPr>
          <w:rFonts w:ascii="Arial" w:hAnsi="Arial" w:cs="Arial"/>
        </w:rPr>
        <w:t>.</w:t>
      </w:r>
      <w:r w:rsidR="00ED0F62" w:rsidRPr="00B23F2E">
        <w:rPr>
          <w:rFonts w:ascii="Arial" w:hAnsi="Arial" w:cs="Arial"/>
        </w:rPr>
        <w:t xml:space="preserve"> </w:t>
      </w:r>
      <w:commentRangeStart w:id="704"/>
      <w:r w:rsidR="00ED0F62" w:rsidRPr="00B23F2E">
        <w:rPr>
          <w:rFonts w:ascii="Arial" w:hAnsi="Arial" w:cs="Arial"/>
        </w:rPr>
        <w:t>It did not rule out the contribution by other biotic interactions, for example, predation, parasitism and pathogen load</w:t>
      </w:r>
      <w:r w:rsidR="00EF7825" w:rsidRPr="00B23F2E">
        <w:rPr>
          <w:rFonts w:ascii="Arial" w:hAnsi="Arial" w:cs="Arial"/>
        </w:rPr>
        <w:t xml:space="preserve"> </w:t>
      </w:r>
      <w:r w:rsidR="00EF7825" w:rsidRPr="00B23F2E">
        <w:rPr>
          <w:rFonts w:ascii="Arial" w:hAnsi="Arial" w:cs="Arial"/>
        </w:rPr>
        <w:fldChar w:fldCharType="begin" w:fldLock="1"/>
      </w:r>
      <w:r w:rsidR="00996ED5">
        <w:rPr>
          <w:rFonts w:ascii="Arial" w:hAnsi="Arial" w:cs="Arial"/>
        </w:rPr>
        <w:instrText>ADDIN CSL_CITATION {"citationItems":[{"id":"ITEM-1","itemData":{"DOI":"10.1111/j.1600-0587.2012.07785.x","ISSN":"16000587","abstract":"Tropical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animals","type":"article-journal","volume":"36"},"uris":["http://www.mendeley.com/documents/?uuid=e6bebe03-7629-33ab-a806-033fb3e2b572"]}],"mendeley":{"formattedCitation":"(Jankowski et al. 2013)","plainTextFormattedCitation":"(Jankowski et al. 2013)","previouslyFormattedCitation":"(Jankowski et al. 2013)"},"properties":{"noteIndex":0},"schema":"https://github.com/citation-style-language/schema/raw/master/csl-citation.json"}</w:instrText>
      </w:r>
      <w:r w:rsidR="00EF7825" w:rsidRPr="00B23F2E">
        <w:rPr>
          <w:rFonts w:ascii="Arial" w:hAnsi="Arial" w:cs="Arial"/>
        </w:rPr>
        <w:fldChar w:fldCharType="separate"/>
      </w:r>
      <w:r w:rsidR="00996ED5" w:rsidRPr="00996ED5">
        <w:rPr>
          <w:rFonts w:ascii="Arial" w:hAnsi="Arial" w:cs="Arial"/>
          <w:noProof/>
        </w:rPr>
        <w:t>(Jankowski et al. 2013)</w:t>
      </w:r>
      <w:r w:rsidR="00EF7825" w:rsidRPr="00B23F2E">
        <w:rPr>
          <w:rFonts w:ascii="Arial" w:hAnsi="Arial" w:cs="Arial"/>
        </w:rPr>
        <w:fldChar w:fldCharType="end"/>
      </w:r>
      <w:r w:rsidR="00A83144" w:rsidRPr="00B23F2E">
        <w:rPr>
          <w:rFonts w:ascii="Arial" w:hAnsi="Arial" w:cs="Arial"/>
        </w:rPr>
        <w:t>,</w:t>
      </w:r>
      <w:r w:rsidR="00ED0F62" w:rsidRPr="00B23F2E">
        <w:rPr>
          <w:rFonts w:ascii="Arial" w:hAnsi="Arial" w:cs="Arial"/>
        </w:rPr>
        <w:t xml:space="preserve"> </w:t>
      </w:r>
      <w:r w:rsidR="00A83144" w:rsidRPr="00B23F2E">
        <w:rPr>
          <w:rFonts w:ascii="Arial" w:hAnsi="Arial" w:cs="Arial"/>
        </w:rPr>
        <w:t>a</w:t>
      </w:r>
      <w:r w:rsidR="00ED0F62" w:rsidRPr="00B23F2E">
        <w:rPr>
          <w:rFonts w:ascii="Arial" w:hAnsi="Arial" w:cs="Arial"/>
        </w:rPr>
        <w:t xml:space="preserve">nd it did not explain the coexistence between some upland species pairs. Higher-order interactions, intransitivity </w:t>
      </w:r>
      <w:r w:rsidR="001E2217" w:rsidRPr="00B23F2E">
        <w:rPr>
          <w:rFonts w:ascii="Arial" w:hAnsi="Arial" w:cs="Arial"/>
        </w:rPr>
        <w:t xml:space="preserve">and trophic interaction modifications </w:t>
      </w:r>
      <w:r w:rsidR="00A83144" w:rsidRPr="00B23F2E">
        <w:rPr>
          <w:rFonts w:ascii="Arial" w:hAnsi="Arial" w:cs="Arial"/>
        </w:rPr>
        <w:t xml:space="preserve">are </w:t>
      </w:r>
      <w:r w:rsidR="00C06422" w:rsidRPr="00B23F2E">
        <w:rPr>
          <w:rFonts w:ascii="Arial" w:hAnsi="Arial" w:cs="Arial"/>
        </w:rPr>
        <w:t xml:space="preserve">also </w:t>
      </w:r>
      <w:r w:rsidR="00A83144" w:rsidRPr="00B23F2E">
        <w:rPr>
          <w:rFonts w:ascii="Arial" w:hAnsi="Arial" w:cs="Arial"/>
        </w:rPr>
        <w:t xml:space="preserve">likely to </w:t>
      </w:r>
      <w:r w:rsidR="00C06422" w:rsidRPr="00B23F2E">
        <w:rPr>
          <w:rFonts w:ascii="Arial" w:hAnsi="Arial" w:cs="Arial"/>
        </w:rPr>
        <w:t>contribute</w:t>
      </w:r>
      <w:r w:rsidR="001E2217" w:rsidRPr="00B23F2E">
        <w:rPr>
          <w:rFonts w:ascii="Arial" w:hAnsi="Arial" w:cs="Arial"/>
        </w:rPr>
        <w:t xml:space="preserve"> to coexistence</w:t>
      </w:r>
      <w:r w:rsidR="00A83144" w:rsidRPr="00B23F2E">
        <w:rPr>
          <w:rFonts w:ascii="Arial" w:hAnsi="Arial" w:cs="Arial"/>
        </w:rPr>
        <w:t xml:space="preserve">, </w:t>
      </w:r>
      <w:r w:rsidR="006C2CCE" w:rsidRPr="00B23F2E">
        <w:rPr>
          <w:rFonts w:ascii="Arial" w:hAnsi="Arial" w:cs="Arial"/>
        </w:rPr>
        <w:t xml:space="preserve">while </w:t>
      </w:r>
      <w:r w:rsidR="00A83144" w:rsidRPr="00B23F2E">
        <w:rPr>
          <w:rFonts w:ascii="Arial" w:hAnsi="Arial" w:cs="Arial"/>
        </w:rPr>
        <w:t>their response to temperature</w:t>
      </w:r>
      <w:r w:rsidR="00217455" w:rsidRPr="00B23F2E">
        <w:rPr>
          <w:rFonts w:ascii="Arial" w:hAnsi="Arial" w:cs="Arial"/>
        </w:rPr>
        <w:t xml:space="preserve"> is even more elusive to quantify</w:t>
      </w:r>
      <w:r w:rsidR="00A83144" w:rsidRPr="00B23F2E">
        <w:rPr>
          <w:rFonts w:ascii="Arial" w:hAnsi="Arial" w:cs="Arial"/>
        </w:rPr>
        <w:t xml:space="preserve">. </w:t>
      </w:r>
      <w:r w:rsidR="004C607B" w:rsidRPr="00B23F2E">
        <w:rPr>
          <w:rFonts w:ascii="Arial" w:hAnsi="Arial" w:cs="Arial"/>
        </w:rPr>
        <w:t xml:space="preserve">Nevertheless, theoretical and empirical studies </w:t>
      </w:r>
      <w:r w:rsidR="00742C6C" w:rsidRPr="00B23F2E">
        <w:rPr>
          <w:rFonts w:ascii="Arial" w:hAnsi="Arial" w:cs="Arial"/>
        </w:rPr>
        <w:t>are needed</w:t>
      </w:r>
      <w:r w:rsidR="004C607B" w:rsidRPr="00B23F2E">
        <w:rPr>
          <w:rFonts w:ascii="Arial" w:hAnsi="Arial" w:cs="Arial"/>
        </w:rPr>
        <w:t xml:space="preserve"> to reveal </w:t>
      </w:r>
      <w:r w:rsidR="00C06422" w:rsidRPr="00B23F2E">
        <w:rPr>
          <w:rFonts w:ascii="Arial" w:hAnsi="Arial" w:cs="Arial"/>
        </w:rPr>
        <w:t xml:space="preserve">how </w:t>
      </w:r>
      <w:r w:rsidR="0053234F" w:rsidRPr="00B23F2E">
        <w:rPr>
          <w:rFonts w:ascii="Arial" w:hAnsi="Arial" w:cs="Arial"/>
        </w:rPr>
        <w:t>thermal sensitivity is dependent on their position</w:t>
      </w:r>
      <w:r w:rsidR="00B94BEA" w:rsidRPr="00B23F2E">
        <w:rPr>
          <w:rFonts w:ascii="Arial" w:hAnsi="Arial" w:cs="Arial"/>
        </w:rPr>
        <w:t>s</w:t>
      </w:r>
      <w:r w:rsidR="0053234F" w:rsidRPr="00B23F2E">
        <w:rPr>
          <w:rFonts w:ascii="Arial" w:hAnsi="Arial" w:cs="Arial"/>
        </w:rPr>
        <w:t xml:space="preserve"> in</w:t>
      </w:r>
      <w:r w:rsidR="00C06422" w:rsidRPr="00B23F2E">
        <w:rPr>
          <w:rFonts w:ascii="Arial" w:hAnsi="Arial" w:cs="Arial"/>
        </w:rPr>
        <w:t xml:space="preserve"> and </w:t>
      </w:r>
      <w:r w:rsidR="006354ED" w:rsidRPr="00B23F2E">
        <w:rPr>
          <w:rFonts w:ascii="Arial" w:hAnsi="Arial" w:cs="Arial"/>
        </w:rPr>
        <w:t xml:space="preserve">the </w:t>
      </w:r>
      <w:r w:rsidR="00C06422" w:rsidRPr="00B23F2E">
        <w:rPr>
          <w:rFonts w:ascii="Arial" w:hAnsi="Arial" w:cs="Arial"/>
        </w:rPr>
        <w:t>structure of</w:t>
      </w:r>
      <w:r w:rsidR="0053234F" w:rsidRPr="00B23F2E">
        <w:rPr>
          <w:rFonts w:ascii="Arial" w:hAnsi="Arial" w:cs="Arial"/>
        </w:rPr>
        <w:t xml:space="preserve"> the ecological networks.</w:t>
      </w:r>
      <w:commentRangeEnd w:id="704"/>
      <w:r>
        <w:rPr>
          <w:rStyle w:val="CommentReference"/>
          <w:rFonts w:asciiTheme="minorHAnsi" w:eastAsiaTheme="minorHAnsi" w:hAnsiTheme="minorHAnsi" w:cstheme="minorBidi"/>
          <w:lang w:eastAsia="en-US"/>
        </w:rPr>
        <w:commentReference w:id="704"/>
      </w:r>
    </w:p>
    <w:p w14:paraId="64083126" w14:textId="77777777" w:rsidR="0046703F" w:rsidRPr="00B23F2E" w:rsidRDefault="0046703F" w:rsidP="007C1BC4">
      <w:pPr>
        <w:ind w:firstLine="720"/>
        <w:rPr>
          <w:rFonts w:ascii="Arial" w:hAnsi="Arial" w:cs="Arial"/>
        </w:rPr>
      </w:pPr>
    </w:p>
    <w:p w14:paraId="7799CE70" w14:textId="24D73F2A" w:rsidR="00BA5C54" w:rsidRPr="00B23F2E" w:rsidRDefault="00AF3153" w:rsidP="007C1BC4">
      <w:pPr>
        <w:rPr>
          <w:rFonts w:ascii="Arial" w:hAnsi="Arial" w:cs="Arial"/>
          <w:i/>
          <w:iCs/>
        </w:rPr>
      </w:pPr>
      <w:r w:rsidRPr="00B23F2E">
        <w:rPr>
          <w:rFonts w:ascii="Arial" w:hAnsi="Arial" w:cs="Arial"/>
          <w:i/>
          <w:iCs/>
        </w:rPr>
        <w:t>5.</w:t>
      </w:r>
      <w:r w:rsidR="00BC2D87" w:rsidRPr="00B23F2E">
        <w:rPr>
          <w:rFonts w:ascii="Arial" w:hAnsi="Arial" w:cs="Arial"/>
          <w:i/>
          <w:iCs/>
        </w:rPr>
        <w:t>Conclusions</w:t>
      </w:r>
    </w:p>
    <w:p w14:paraId="42A0E2BB" w14:textId="14E703A8" w:rsidR="00A86E65" w:rsidRPr="00B23F2E" w:rsidRDefault="00292EB4" w:rsidP="007C1BC4">
      <w:pPr>
        <w:ind w:firstLine="720"/>
        <w:rPr>
          <w:rFonts w:ascii="Arial" w:hAnsi="Arial" w:cs="Arial"/>
          <w:lang w:val="en-US"/>
        </w:rPr>
      </w:pPr>
      <w:r w:rsidRPr="00B23F2E">
        <w:rPr>
          <w:rFonts w:ascii="Arial" w:hAnsi="Arial" w:cs="Arial"/>
          <w:lang w:val="en-US"/>
        </w:rPr>
        <w:t>This study contribute</w:t>
      </w:r>
      <w:r w:rsidR="00BC2D87" w:rsidRPr="00B23F2E">
        <w:rPr>
          <w:rFonts w:ascii="Arial" w:hAnsi="Arial" w:cs="Arial"/>
          <w:lang w:val="en-US"/>
        </w:rPr>
        <w:t>s</w:t>
      </w:r>
      <w:r w:rsidRPr="00B23F2E">
        <w:rPr>
          <w:rFonts w:ascii="Arial" w:hAnsi="Arial" w:cs="Arial"/>
          <w:lang w:val="en-US"/>
        </w:rPr>
        <w:t xml:space="preserve"> to the growing literature </w:t>
      </w:r>
      <w:ins w:id="705" w:author="Jinlin Chen" w:date="2022-01-11T10:55:00Z">
        <w:r w:rsidR="009D7E45">
          <w:rPr>
            <w:rFonts w:ascii="Arial" w:hAnsi="Arial" w:cs="Arial"/>
            <w:lang w:val="en-US"/>
          </w:rPr>
          <w:t xml:space="preserve">demonstrating </w:t>
        </w:r>
      </w:ins>
      <w:r w:rsidR="001B6BF7" w:rsidRPr="00B23F2E">
        <w:rPr>
          <w:rFonts w:ascii="Arial" w:hAnsi="Arial" w:cs="Arial"/>
          <w:lang w:val="en-US"/>
        </w:rPr>
        <w:t>that</w:t>
      </w:r>
      <w:r w:rsidRPr="00B23F2E">
        <w:rPr>
          <w:rFonts w:ascii="Arial" w:hAnsi="Arial" w:cs="Arial"/>
          <w:lang w:val="en-US"/>
        </w:rPr>
        <w:t xml:space="preserve"> </w:t>
      </w:r>
      <w:del w:id="706" w:author="Jinlin Chen" w:date="2022-01-11T10:54:00Z">
        <w:r w:rsidRPr="00B23F2E" w:rsidDel="009D7E45">
          <w:rPr>
            <w:rFonts w:ascii="Arial" w:hAnsi="Arial" w:cs="Arial"/>
            <w:lang w:val="en-US"/>
          </w:rPr>
          <w:delText>show</w:delText>
        </w:r>
        <w:r w:rsidR="00837EBC" w:rsidRPr="00B23F2E" w:rsidDel="009D7E45">
          <w:rPr>
            <w:rFonts w:ascii="Arial" w:hAnsi="Arial" w:cs="Arial"/>
            <w:lang w:val="en-US"/>
          </w:rPr>
          <w:delText>s</w:delText>
        </w:r>
        <w:r w:rsidRPr="00B23F2E" w:rsidDel="009D7E45">
          <w:rPr>
            <w:rFonts w:ascii="Arial" w:hAnsi="Arial" w:cs="Arial"/>
            <w:lang w:val="en-US"/>
          </w:rPr>
          <w:delText xml:space="preserve"> </w:delText>
        </w:r>
      </w:del>
      <w:r w:rsidRPr="00B23F2E">
        <w:rPr>
          <w:rFonts w:ascii="Arial" w:hAnsi="Arial" w:cs="Arial"/>
          <w:lang w:val="en-US"/>
        </w:rPr>
        <w:t>the warmer margins</w:t>
      </w:r>
      <w:r w:rsidR="00BC2D87" w:rsidRPr="00B23F2E">
        <w:rPr>
          <w:rFonts w:ascii="Arial" w:hAnsi="Arial" w:cs="Arial"/>
          <w:lang w:val="en-US"/>
        </w:rPr>
        <w:t xml:space="preserve"> of</w:t>
      </w:r>
      <w:r w:rsidR="00655183">
        <w:rPr>
          <w:rFonts w:ascii="Arial" w:hAnsi="Arial" w:cs="Arial"/>
          <w:lang w:val="en-US"/>
        </w:rPr>
        <w:t xml:space="preserve"> species’</w:t>
      </w:r>
      <w:r w:rsidR="00BC2D87" w:rsidRPr="00B23F2E">
        <w:rPr>
          <w:rFonts w:ascii="Arial" w:hAnsi="Arial" w:cs="Arial"/>
          <w:lang w:val="en-US"/>
        </w:rPr>
        <w:t xml:space="preserve"> distribution</w:t>
      </w:r>
      <w:r w:rsidR="00655183">
        <w:rPr>
          <w:rFonts w:ascii="Arial" w:hAnsi="Arial" w:cs="Arial"/>
          <w:lang w:val="en-US"/>
        </w:rPr>
        <w:t>s</w:t>
      </w:r>
      <w:ins w:id="707" w:author="Jinlin Chen" w:date="2022-01-11T10:55:00Z">
        <w:r w:rsidR="009D7E45">
          <w:rPr>
            <w:rFonts w:ascii="Arial" w:hAnsi="Arial" w:cs="Arial"/>
            <w:lang w:val="en-US"/>
          </w:rPr>
          <w:t xml:space="preserve"> can be highly</w:t>
        </w:r>
      </w:ins>
      <w:del w:id="708" w:author="Jinlin Chen" w:date="2022-01-11T10:55:00Z">
        <w:r w:rsidRPr="00B23F2E" w:rsidDel="009D7E45">
          <w:rPr>
            <w:rFonts w:ascii="Arial" w:hAnsi="Arial" w:cs="Arial"/>
            <w:lang w:val="en-US"/>
          </w:rPr>
          <w:delText xml:space="preserve"> are</w:delText>
        </w:r>
      </w:del>
      <w:r w:rsidRPr="00B23F2E">
        <w:rPr>
          <w:rFonts w:ascii="Arial" w:hAnsi="Arial" w:cs="Arial"/>
          <w:lang w:val="en-US"/>
        </w:rPr>
        <w:t xml:space="preserve"> sensitive to warming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(Wilson et al. 2005)</w:t>
      </w:r>
      <w:r w:rsidRPr="00B23F2E">
        <w:rPr>
          <w:rFonts w:ascii="Arial" w:hAnsi="Arial" w:cs="Arial"/>
          <w:lang w:val="en-US"/>
        </w:rPr>
        <w:fldChar w:fldCharType="end"/>
      </w:r>
      <w:r w:rsidRPr="00B23F2E">
        <w:rPr>
          <w:rFonts w:ascii="Arial" w:hAnsi="Arial" w:cs="Arial"/>
          <w:lang w:val="en-US"/>
        </w:rPr>
        <w:t>.</w:t>
      </w:r>
      <w:r w:rsidR="00AF3153" w:rsidRPr="00B23F2E">
        <w:rPr>
          <w:rFonts w:ascii="Arial" w:hAnsi="Arial" w:cs="Arial"/>
          <w:lang w:val="en-US"/>
        </w:rPr>
        <w:t xml:space="preserve"> </w:t>
      </w:r>
      <w:r w:rsidR="00D45A0D" w:rsidRPr="00B23F2E">
        <w:rPr>
          <w:rFonts w:ascii="Arial" w:hAnsi="Arial" w:cs="Arial"/>
          <w:lang w:val="en-US"/>
        </w:rPr>
        <w:t>Benefit</w:t>
      </w:r>
      <w:r w:rsidR="00F46711" w:rsidRPr="00B23F2E">
        <w:rPr>
          <w:rFonts w:ascii="Arial" w:hAnsi="Arial" w:cs="Arial"/>
          <w:lang w:val="en-US"/>
        </w:rPr>
        <w:t>ing</w:t>
      </w:r>
      <w:r w:rsidR="00D45A0D" w:rsidRPr="00B23F2E">
        <w:rPr>
          <w:rFonts w:ascii="Arial" w:hAnsi="Arial" w:cs="Arial"/>
          <w:lang w:val="en-US"/>
        </w:rPr>
        <w:t xml:space="preserve"> from </w:t>
      </w:r>
      <w:ins w:id="709" w:author="Jinlin Chen" w:date="2022-01-13T12:01:00Z">
        <w:r w:rsidR="000D7A50">
          <w:rPr>
            <w:rFonts w:ascii="Arial" w:hAnsi="Arial" w:cs="Arial"/>
            <w:lang w:val="en-US"/>
          </w:rPr>
          <w:t>a tra</w:t>
        </w:r>
      </w:ins>
      <w:ins w:id="710" w:author="Jinlin Chen" w:date="2022-01-13T12:02:00Z">
        <w:r w:rsidR="000D7A50">
          <w:rPr>
            <w:rFonts w:ascii="Arial" w:hAnsi="Arial" w:cs="Arial"/>
            <w:lang w:val="en-US"/>
          </w:rPr>
          <w:t>ctable</w:t>
        </w:r>
      </w:ins>
      <w:del w:id="711" w:author="Jinlin Chen" w:date="2022-01-13T12:01:00Z">
        <w:r w:rsidR="00D45A0D" w:rsidRPr="00B23F2E" w:rsidDel="000D7A50">
          <w:rPr>
            <w:rFonts w:ascii="Arial" w:hAnsi="Arial" w:cs="Arial"/>
            <w:lang w:val="en-US"/>
          </w:rPr>
          <w:delText>the</w:delText>
        </w:r>
      </w:del>
      <w:r w:rsidR="00D45A0D" w:rsidRPr="00B23F2E">
        <w:rPr>
          <w:rFonts w:ascii="Arial" w:hAnsi="Arial" w:cs="Arial"/>
          <w:lang w:val="en-US"/>
        </w:rPr>
        <w:t xml:space="preserve"> </w:t>
      </w:r>
      <w:r w:rsidR="00D45A0D" w:rsidRPr="009D7E45">
        <w:rPr>
          <w:rFonts w:ascii="Arial" w:hAnsi="Arial" w:cs="Arial"/>
          <w:i/>
          <w:iCs/>
          <w:lang w:val="en-US"/>
          <w:rPrChange w:id="712" w:author="Jinlin Chen" w:date="2022-01-11T10:55:00Z">
            <w:rPr>
              <w:rFonts w:ascii="Arial" w:hAnsi="Arial" w:cs="Arial"/>
              <w:lang w:val="en-US"/>
            </w:rPr>
          </w:rPrChange>
        </w:rPr>
        <w:t>Drosophila</w:t>
      </w:r>
      <w:r w:rsidR="00D45A0D" w:rsidRPr="00B23F2E">
        <w:rPr>
          <w:rFonts w:ascii="Arial" w:hAnsi="Arial" w:cs="Arial"/>
          <w:lang w:val="en-US"/>
        </w:rPr>
        <w:t xml:space="preserve"> system, we</w:t>
      </w:r>
      <w:del w:id="713" w:author="Jinlin Chen" w:date="2022-01-11T10:55:00Z">
        <w:r w:rsidR="00D45A0D" w:rsidRPr="00B23F2E" w:rsidDel="009D7E45">
          <w:rPr>
            <w:rFonts w:ascii="Arial" w:hAnsi="Arial" w:cs="Arial"/>
            <w:lang w:val="en-US"/>
          </w:rPr>
          <w:delText xml:space="preserve"> c</w:delText>
        </w:r>
        <w:r w:rsidR="00F46711" w:rsidRPr="00B23F2E" w:rsidDel="009D7E45">
          <w:rPr>
            <w:rFonts w:ascii="Arial" w:hAnsi="Arial" w:cs="Arial"/>
            <w:lang w:val="en-US"/>
          </w:rPr>
          <w:delText>ould</w:delText>
        </w:r>
      </w:del>
      <w:r w:rsidR="00D45A0D" w:rsidRPr="00B23F2E">
        <w:rPr>
          <w:rFonts w:ascii="Arial" w:hAnsi="Arial" w:cs="Arial"/>
          <w:lang w:val="en-US"/>
        </w:rPr>
        <w:t xml:space="preserve"> examine</w:t>
      </w:r>
      <w:ins w:id="714" w:author="Jinlin Chen" w:date="2022-01-11T10:55:00Z">
        <w:r w:rsidR="009D7E45">
          <w:rPr>
            <w:rFonts w:ascii="Arial" w:hAnsi="Arial" w:cs="Arial"/>
            <w:lang w:val="en-US"/>
          </w:rPr>
          <w:t>d</w:t>
        </w:r>
      </w:ins>
      <w:r w:rsidR="00D45A0D" w:rsidRPr="00B23F2E">
        <w:rPr>
          <w:rFonts w:ascii="Arial" w:hAnsi="Arial" w:cs="Arial"/>
          <w:lang w:val="en-US"/>
        </w:rPr>
        <w:t xml:space="preserve"> </w:t>
      </w:r>
      <w:ins w:id="715" w:author="Jinlin Chen" w:date="2022-01-13T12:02:00Z">
        <w:r w:rsidR="000D7A50">
          <w:rPr>
            <w:rFonts w:ascii="Arial" w:hAnsi="Arial" w:cs="Arial"/>
            <w:lang w:val="en-US"/>
          </w:rPr>
          <w:t xml:space="preserve">in depth </w:t>
        </w:r>
      </w:ins>
      <w:r w:rsidR="00D45A0D" w:rsidRPr="00B23F2E">
        <w:rPr>
          <w:rFonts w:ascii="Arial" w:hAnsi="Arial" w:cs="Arial"/>
          <w:lang w:val="en-US"/>
        </w:rPr>
        <w:t xml:space="preserve">the </w:t>
      </w:r>
      <w:r w:rsidR="00D45A0D" w:rsidRPr="00B23F2E">
        <w:rPr>
          <w:rFonts w:ascii="Arial" w:hAnsi="Arial" w:cs="Arial"/>
          <w:lang w:val="en-US"/>
        </w:rPr>
        <w:lastRenderedPageBreak/>
        <w:t xml:space="preserve">roles of both abiotic (temperature) and biotic factors </w:t>
      </w:r>
      <w:r w:rsidR="00F46711" w:rsidRPr="00B23F2E">
        <w:rPr>
          <w:rFonts w:ascii="Arial" w:hAnsi="Arial" w:cs="Arial"/>
          <w:lang w:val="en-US"/>
        </w:rPr>
        <w:t>as</w:t>
      </w:r>
      <w:r w:rsidR="00D45A0D" w:rsidRPr="00B23F2E">
        <w:rPr>
          <w:rFonts w:ascii="Arial" w:hAnsi="Arial" w:cs="Arial"/>
          <w:lang w:val="en-US"/>
        </w:rPr>
        <w:t xml:space="preserve"> </w:t>
      </w:r>
      <w:r w:rsidR="00F46711" w:rsidRPr="00B23F2E">
        <w:rPr>
          <w:rFonts w:ascii="Arial" w:hAnsi="Arial" w:cs="Arial"/>
          <w:lang w:val="en-US"/>
        </w:rPr>
        <w:t>direct determinants</w:t>
      </w:r>
      <w:r w:rsidR="00D45A0D" w:rsidRPr="00B23F2E">
        <w:rPr>
          <w:rFonts w:ascii="Arial" w:hAnsi="Arial" w:cs="Arial"/>
          <w:lang w:val="en-US"/>
        </w:rPr>
        <w:t xml:space="preserve"> of species</w:t>
      </w:r>
      <w:r w:rsidR="00F46711" w:rsidRPr="00B23F2E">
        <w:rPr>
          <w:rFonts w:ascii="Arial" w:hAnsi="Arial" w:cs="Arial"/>
          <w:lang w:val="en-US"/>
        </w:rPr>
        <w:t xml:space="preserve"> abundance</w:t>
      </w:r>
      <w:r w:rsidR="00D45A0D" w:rsidRPr="00B23F2E">
        <w:rPr>
          <w:rFonts w:ascii="Arial" w:hAnsi="Arial" w:cs="Arial"/>
          <w:lang w:val="en-US"/>
        </w:rPr>
        <w:t xml:space="preserve"> a</w:t>
      </w:r>
      <w:r w:rsidR="00F46711" w:rsidRPr="00B23F2E">
        <w:rPr>
          <w:rFonts w:ascii="Arial" w:hAnsi="Arial" w:cs="Arial"/>
          <w:lang w:val="en-US"/>
        </w:rPr>
        <w:t>long</w:t>
      </w:r>
      <w:r w:rsidR="00D45A0D" w:rsidRPr="00B23F2E">
        <w:rPr>
          <w:rFonts w:ascii="Arial" w:hAnsi="Arial" w:cs="Arial"/>
          <w:lang w:val="en-US"/>
        </w:rPr>
        <w:t xml:space="preserve"> </w:t>
      </w:r>
      <w:ins w:id="716" w:author="Jinlin Chen" w:date="2022-01-11T10:55:00Z">
        <w:r w:rsidR="009D7E45">
          <w:rPr>
            <w:rFonts w:ascii="Arial" w:hAnsi="Arial" w:cs="Arial"/>
            <w:lang w:val="en-US"/>
          </w:rPr>
          <w:t xml:space="preserve">an </w:t>
        </w:r>
      </w:ins>
      <w:r w:rsidR="00D45A0D" w:rsidRPr="00B23F2E">
        <w:rPr>
          <w:rFonts w:ascii="Arial" w:hAnsi="Arial" w:cs="Arial"/>
          <w:lang w:val="en-US"/>
        </w:rPr>
        <w:t>environmental gradient</w:t>
      </w:r>
      <w:del w:id="717" w:author="Jinlin Chen" w:date="2022-01-11T10:55:00Z">
        <w:r w:rsidR="00837EBC" w:rsidRPr="00B23F2E" w:rsidDel="009D7E45">
          <w:rPr>
            <w:rFonts w:ascii="Arial" w:hAnsi="Arial" w:cs="Arial"/>
            <w:lang w:val="en-US"/>
          </w:rPr>
          <w:delText>s</w:delText>
        </w:r>
      </w:del>
      <w:r w:rsidR="00D45A0D" w:rsidRPr="00B23F2E">
        <w:rPr>
          <w:rFonts w:ascii="Arial" w:hAnsi="Arial" w:cs="Arial"/>
          <w:lang w:val="en-US"/>
        </w:rPr>
        <w:t>.</w:t>
      </w:r>
      <w:r w:rsidR="0084003C" w:rsidRPr="00B23F2E">
        <w:rPr>
          <w:rFonts w:ascii="Arial" w:hAnsi="Arial" w:cs="Arial"/>
          <w:lang w:val="en-US"/>
        </w:rPr>
        <w:t xml:space="preserve"> The generality of th</w:t>
      </w:r>
      <w:r w:rsidR="00D15550" w:rsidRPr="00B23F2E">
        <w:rPr>
          <w:rFonts w:ascii="Arial" w:hAnsi="Arial" w:cs="Arial"/>
          <w:lang w:val="en-US"/>
        </w:rPr>
        <w:t>is</w:t>
      </w:r>
      <w:r w:rsidR="0084003C" w:rsidRPr="00B23F2E">
        <w:rPr>
          <w:rFonts w:ascii="Arial" w:hAnsi="Arial" w:cs="Arial"/>
          <w:lang w:val="en-US"/>
        </w:rPr>
        <w:t xml:space="preserve"> relationship is essential to realistically estimate the magnitude of the impact of warming on tropical species.</w:t>
      </w:r>
      <w:r w:rsidR="00D45A0D" w:rsidRPr="00B23F2E">
        <w:rPr>
          <w:rFonts w:ascii="Arial" w:hAnsi="Arial" w:cs="Arial"/>
          <w:lang w:val="en-US"/>
        </w:rPr>
        <w:t xml:space="preserve"> Our case study </w:t>
      </w:r>
      <w:r w:rsidR="00FB47C3" w:rsidRPr="00B23F2E">
        <w:rPr>
          <w:rFonts w:ascii="Arial" w:hAnsi="Arial" w:cs="Arial"/>
          <w:lang w:val="en-US"/>
        </w:rPr>
        <w:t>emphasize</w:t>
      </w:r>
      <w:r w:rsidR="00AF3153" w:rsidRPr="00B23F2E">
        <w:rPr>
          <w:rFonts w:ascii="Arial" w:hAnsi="Arial" w:cs="Arial"/>
          <w:lang w:val="en-US"/>
        </w:rPr>
        <w:t>s</w:t>
      </w:r>
      <w:r w:rsidR="00FB47C3" w:rsidRPr="00B23F2E">
        <w:rPr>
          <w:rFonts w:ascii="Arial" w:hAnsi="Arial" w:cs="Arial"/>
          <w:lang w:val="en-US"/>
        </w:rPr>
        <w:t xml:space="preserve"> the environmental sorting</w:t>
      </w:r>
      <w:r w:rsidR="00AF3153" w:rsidRPr="00B23F2E">
        <w:rPr>
          <w:rFonts w:ascii="Arial" w:hAnsi="Arial" w:cs="Arial"/>
          <w:lang w:val="en-US"/>
        </w:rPr>
        <w:t xml:space="preserve"> by </w:t>
      </w:r>
      <w:r w:rsidR="00837EBC" w:rsidRPr="00B23F2E">
        <w:rPr>
          <w:rFonts w:ascii="Arial" w:hAnsi="Arial" w:cs="Arial"/>
          <w:lang w:val="en-US"/>
        </w:rPr>
        <w:t xml:space="preserve">the </w:t>
      </w:r>
      <w:r w:rsidR="00AF3153" w:rsidRPr="00B23F2E">
        <w:rPr>
          <w:rFonts w:ascii="Arial" w:hAnsi="Arial" w:cs="Arial"/>
          <w:lang w:val="en-US"/>
        </w:rPr>
        <w:t xml:space="preserve">daily </w:t>
      </w:r>
      <w:r w:rsidR="001271E7" w:rsidRPr="00B23F2E">
        <w:rPr>
          <w:rFonts w:ascii="Arial" w:hAnsi="Arial" w:cs="Arial"/>
          <w:lang w:val="en-US"/>
        </w:rPr>
        <w:t>high</w:t>
      </w:r>
      <w:r w:rsidR="00AF3153" w:rsidRPr="00B23F2E">
        <w:rPr>
          <w:rFonts w:ascii="Arial" w:hAnsi="Arial" w:cs="Arial"/>
          <w:lang w:val="en-US"/>
        </w:rPr>
        <w:t xml:space="preserve"> temperature</w:t>
      </w:r>
      <w:r w:rsidR="00FB47C3" w:rsidRPr="00B23F2E">
        <w:rPr>
          <w:rFonts w:ascii="Arial" w:hAnsi="Arial" w:cs="Arial"/>
          <w:lang w:val="en-US"/>
        </w:rPr>
        <w:t xml:space="preserve"> </w:t>
      </w:r>
      <w:r w:rsidR="00AF3153" w:rsidRPr="00B23F2E">
        <w:rPr>
          <w:rFonts w:ascii="Arial" w:hAnsi="Arial" w:cs="Arial"/>
          <w:lang w:val="en-US"/>
        </w:rPr>
        <w:t>at</w:t>
      </w:r>
      <w:r w:rsidR="00FB47C3" w:rsidRPr="00B23F2E">
        <w:rPr>
          <w:rFonts w:ascii="Arial" w:hAnsi="Arial" w:cs="Arial"/>
          <w:lang w:val="en-US"/>
        </w:rPr>
        <w:t xml:space="preserve"> tropical lowland</w:t>
      </w:r>
      <w:r w:rsidR="00AF3153" w:rsidRPr="00B23F2E">
        <w:rPr>
          <w:rFonts w:ascii="Arial" w:hAnsi="Arial" w:cs="Arial"/>
          <w:lang w:val="en-US"/>
        </w:rPr>
        <w:t xml:space="preserve">, </w:t>
      </w:r>
      <w:r w:rsidR="00FB47C3" w:rsidRPr="00B23F2E">
        <w:rPr>
          <w:rFonts w:ascii="Arial" w:hAnsi="Arial" w:cs="Arial"/>
          <w:lang w:val="en-US"/>
        </w:rPr>
        <w:t>highlighting the vulnerability</w:t>
      </w:r>
      <w:ins w:id="718" w:author="Jinlin Chen" w:date="2022-01-11T10:56:00Z">
        <w:r w:rsidR="009D7E45">
          <w:rPr>
            <w:rFonts w:ascii="Arial" w:hAnsi="Arial" w:cs="Arial"/>
            <w:lang w:val="en-US"/>
          </w:rPr>
          <w:t xml:space="preserve"> of species</w:t>
        </w:r>
      </w:ins>
      <w:r w:rsidR="00FB47C3" w:rsidRPr="00B23F2E">
        <w:rPr>
          <w:rFonts w:ascii="Arial" w:hAnsi="Arial" w:cs="Arial"/>
          <w:lang w:val="en-US"/>
        </w:rPr>
        <w:t xml:space="preserve"> to increasing temperature</w:t>
      </w:r>
      <w:ins w:id="719" w:author="Jinlin Chen" w:date="2022-01-11T10:56:00Z">
        <w:r w:rsidR="009D7E45">
          <w:rPr>
            <w:rFonts w:ascii="Arial" w:hAnsi="Arial" w:cs="Arial"/>
            <w:lang w:val="en-US"/>
          </w:rPr>
          <w:t>s</w:t>
        </w:r>
      </w:ins>
      <w:r w:rsidR="00FB47C3" w:rsidRPr="00B23F2E">
        <w:rPr>
          <w:rFonts w:ascii="Arial" w:hAnsi="Arial" w:cs="Arial"/>
          <w:lang w:val="en-US"/>
        </w:rPr>
        <w:t xml:space="preserve"> and extremes given the limited evolutionary potential of upper thermal limits. </w:t>
      </w:r>
      <w:r w:rsidR="00837EBC" w:rsidRPr="00B23F2E">
        <w:rPr>
          <w:rFonts w:ascii="Arial" w:hAnsi="Arial" w:cs="Arial"/>
          <w:lang w:val="en-US"/>
        </w:rPr>
        <w:t>The long-standing understanding of the relative contribution of abiotic and biotic factors in determining distribution need</w:t>
      </w:r>
      <w:ins w:id="720" w:author="Jinlin Chen" w:date="2022-01-11T10:56:00Z">
        <w:r w:rsidR="009D7E45">
          <w:rPr>
            <w:rFonts w:ascii="Arial" w:hAnsi="Arial" w:cs="Arial"/>
            <w:lang w:val="en-US"/>
          </w:rPr>
          <w:t>s</w:t>
        </w:r>
      </w:ins>
      <w:r w:rsidR="00837EBC" w:rsidRPr="00B23F2E">
        <w:rPr>
          <w:rFonts w:ascii="Arial" w:hAnsi="Arial" w:cs="Arial"/>
          <w:lang w:val="en-US"/>
        </w:rPr>
        <w:t xml:space="preserve"> to</w:t>
      </w:r>
      <w:ins w:id="721" w:author="Jinlin Chen" w:date="2022-01-11T10:56:00Z">
        <w:r w:rsidR="009D7E45">
          <w:rPr>
            <w:rFonts w:ascii="Arial" w:hAnsi="Arial" w:cs="Arial"/>
            <w:lang w:val="en-US"/>
          </w:rPr>
          <w:t xml:space="preserve"> be</w:t>
        </w:r>
      </w:ins>
      <w:r w:rsidR="00837EBC" w:rsidRPr="00B23F2E">
        <w:rPr>
          <w:rFonts w:ascii="Arial" w:hAnsi="Arial" w:cs="Arial"/>
          <w:lang w:val="en-US"/>
        </w:rPr>
        <w:t xml:space="preserve"> update</w:t>
      </w:r>
      <w:ins w:id="722" w:author="Jinlin Chen" w:date="2022-01-11T10:56:00Z">
        <w:r w:rsidR="009D7E45">
          <w:rPr>
            <w:rFonts w:ascii="Arial" w:hAnsi="Arial" w:cs="Arial"/>
            <w:lang w:val="en-US"/>
          </w:rPr>
          <w:t>d</w:t>
        </w:r>
      </w:ins>
      <w:r w:rsidR="00837EBC" w:rsidRPr="00B23F2E">
        <w:rPr>
          <w:rFonts w:ascii="Arial" w:hAnsi="Arial" w:cs="Arial"/>
          <w:lang w:val="en-US"/>
        </w:rPr>
        <w:t xml:space="preserve"> with the recognition of regional difference and standardized methods to measure traits.</w:t>
      </w:r>
      <w:r w:rsidR="00A9310E" w:rsidRPr="00B23F2E">
        <w:rPr>
          <w:rFonts w:ascii="Arial" w:hAnsi="Arial" w:cs="Arial"/>
          <w:lang w:val="en-US"/>
        </w:rPr>
        <w:t xml:space="preserve"> </w:t>
      </w:r>
      <w:r w:rsidR="0084003C" w:rsidRPr="00B23F2E">
        <w:rPr>
          <w:rFonts w:ascii="Arial" w:hAnsi="Arial" w:cs="Arial"/>
          <w:lang w:val="en-US"/>
        </w:rPr>
        <w:t>T</w:t>
      </w:r>
      <w:r w:rsidR="00BC6304" w:rsidRPr="00B23F2E">
        <w:rPr>
          <w:rFonts w:ascii="Arial" w:hAnsi="Arial" w:cs="Arial"/>
          <w:lang w:val="en-US"/>
        </w:rPr>
        <w:t>he t</w:t>
      </w:r>
      <w:r w:rsidR="0084003C" w:rsidRPr="00B23F2E">
        <w:rPr>
          <w:rFonts w:ascii="Arial" w:hAnsi="Arial" w:cs="Arial"/>
          <w:lang w:val="en-US"/>
        </w:rPr>
        <w:t xml:space="preserve">ropics host a </w:t>
      </w:r>
      <w:r w:rsidR="00837EBC" w:rsidRPr="00B23F2E">
        <w:rPr>
          <w:rFonts w:ascii="Arial" w:hAnsi="Arial" w:cs="Arial"/>
          <w:lang w:val="en-US"/>
        </w:rPr>
        <w:t>broad</w:t>
      </w:r>
      <w:r w:rsidR="0084003C" w:rsidRPr="00B23F2E">
        <w:rPr>
          <w:rFonts w:ascii="Arial" w:hAnsi="Arial" w:cs="Arial"/>
          <w:lang w:val="en-US"/>
        </w:rPr>
        <w:t xml:space="preserve"> suit</w:t>
      </w:r>
      <w:r w:rsidR="00837EBC" w:rsidRPr="00B23F2E">
        <w:rPr>
          <w:rFonts w:ascii="Arial" w:hAnsi="Arial" w:cs="Arial"/>
          <w:lang w:val="en-US"/>
        </w:rPr>
        <w:t>e</w:t>
      </w:r>
      <w:r w:rsidR="0084003C" w:rsidRPr="00B23F2E">
        <w:rPr>
          <w:rFonts w:ascii="Arial" w:hAnsi="Arial" w:cs="Arial"/>
          <w:lang w:val="en-US"/>
        </w:rPr>
        <w:t xml:space="preserve"> of endemic species</w:t>
      </w:r>
      <w:r w:rsidR="00E34263" w:rsidRPr="00B23F2E">
        <w:rPr>
          <w:rFonts w:ascii="Arial" w:hAnsi="Arial" w:cs="Arial"/>
          <w:lang w:val="en-US"/>
        </w:rPr>
        <w:t xml:space="preserve"> </w:t>
      </w:r>
      <w:r w:rsidR="00E34263" w:rsidRPr="00B23F2E">
        <w:rPr>
          <w:rFonts w:ascii="Arial" w:hAnsi="Arial" w:cs="Arial"/>
          <w:lang w:val="en-US"/>
        </w:rPr>
        <w:fldChar w:fldCharType="begin" w:fldLock="1"/>
      </w:r>
      <w:r w:rsidR="00F76624" w:rsidRPr="00B23F2E">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sidRPr="00B23F2E">
        <w:rPr>
          <w:rFonts w:ascii="Arial" w:hAnsi="Arial" w:cs="Arial"/>
          <w:lang w:val="en-US"/>
        </w:rPr>
        <w:fldChar w:fldCharType="separate"/>
      </w:r>
      <w:r w:rsidR="00E34263" w:rsidRPr="00B23F2E">
        <w:rPr>
          <w:rFonts w:ascii="Arial" w:hAnsi="Arial" w:cs="Arial"/>
          <w:noProof/>
          <w:lang w:val="en-US"/>
        </w:rPr>
        <w:t>(Laurance et al. 2011)</w:t>
      </w:r>
      <w:r w:rsidR="00E34263" w:rsidRPr="00B23F2E">
        <w:rPr>
          <w:rFonts w:ascii="Arial" w:hAnsi="Arial" w:cs="Arial"/>
          <w:lang w:val="en-US"/>
        </w:rPr>
        <w:fldChar w:fldCharType="end"/>
      </w:r>
      <w:r w:rsidR="00837EBC" w:rsidRPr="00B23F2E">
        <w:rPr>
          <w:rFonts w:ascii="Arial" w:hAnsi="Arial" w:cs="Arial"/>
          <w:lang w:val="en-US"/>
        </w:rPr>
        <w:t xml:space="preserve">. </w:t>
      </w:r>
      <w:commentRangeStart w:id="723"/>
      <w:commentRangeStart w:id="724"/>
      <w:r w:rsidR="00837EBC" w:rsidRPr="00B23F2E">
        <w:rPr>
          <w:rFonts w:ascii="Arial" w:hAnsi="Arial" w:cs="Arial"/>
          <w:lang w:val="en-US"/>
        </w:rPr>
        <w:t>T</w:t>
      </w:r>
      <w:r w:rsidR="0084003C" w:rsidRPr="00B23F2E">
        <w:rPr>
          <w:rFonts w:ascii="Arial" w:hAnsi="Arial" w:cs="Arial"/>
          <w:lang w:val="en-US"/>
        </w:rPr>
        <w:t>ropical insects are essential to the delivery of key ecosystem functions of tropical forests</w:t>
      </w:r>
      <w:r w:rsidR="00E34263" w:rsidRPr="00B23F2E">
        <w:rPr>
          <w:rFonts w:ascii="Arial" w:hAnsi="Arial" w:cs="Arial"/>
          <w:lang w:val="en-US"/>
        </w:rPr>
        <w:t xml:space="preserve"> </w:t>
      </w:r>
      <w:r w:rsidR="00F76624"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sidRPr="00B23F2E">
        <w:rPr>
          <w:rFonts w:ascii="Arial" w:hAnsi="Arial" w:cs="Arial"/>
          <w:lang w:val="en-US"/>
        </w:rPr>
        <w:fldChar w:fldCharType="separate"/>
      </w:r>
      <w:r w:rsidR="00F76624" w:rsidRPr="00B23F2E">
        <w:rPr>
          <w:rFonts w:ascii="Arial" w:hAnsi="Arial" w:cs="Arial"/>
          <w:noProof/>
          <w:lang w:val="en-US"/>
        </w:rPr>
        <w:t>(Crespo-Pérez et al. 2020)</w:t>
      </w:r>
      <w:r w:rsidR="00F76624" w:rsidRPr="00B23F2E">
        <w:rPr>
          <w:rFonts w:ascii="Arial" w:hAnsi="Arial" w:cs="Arial"/>
          <w:lang w:val="en-US"/>
        </w:rPr>
        <w:fldChar w:fldCharType="end"/>
      </w:r>
      <w:r w:rsidR="0084003C" w:rsidRPr="00B23F2E">
        <w:rPr>
          <w:rFonts w:ascii="Arial" w:hAnsi="Arial" w:cs="Arial"/>
          <w:lang w:val="en-US"/>
        </w:rPr>
        <w:t xml:space="preserve">. </w:t>
      </w:r>
      <w:commentRangeEnd w:id="723"/>
      <w:r w:rsidR="000D7A50">
        <w:rPr>
          <w:rStyle w:val="CommentReference"/>
          <w:rFonts w:asciiTheme="minorHAnsi" w:eastAsiaTheme="minorHAnsi" w:hAnsiTheme="minorHAnsi" w:cstheme="minorBidi"/>
          <w:lang w:eastAsia="en-US"/>
        </w:rPr>
        <w:commentReference w:id="723"/>
      </w:r>
      <w:commentRangeEnd w:id="724"/>
      <w:r w:rsidR="000D7A50">
        <w:rPr>
          <w:rStyle w:val="CommentReference"/>
          <w:rFonts w:asciiTheme="minorHAnsi" w:eastAsiaTheme="minorHAnsi" w:hAnsiTheme="minorHAnsi" w:cstheme="minorBidi"/>
          <w:lang w:eastAsia="en-US"/>
        </w:rPr>
        <w:commentReference w:id="724"/>
      </w:r>
      <w:r w:rsidR="0084003C" w:rsidRPr="00B23F2E">
        <w:rPr>
          <w:rFonts w:ascii="Arial" w:hAnsi="Arial" w:cs="Arial"/>
          <w:lang w:val="en-US"/>
        </w:rPr>
        <w:t>Predicting their thermal sensitivity</w:t>
      </w:r>
      <w:r w:rsidR="001B6BF7" w:rsidRPr="00B23F2E">
        <w:rPr>
          <w:rFonts w:ascii="Arial" w:hAnsi="Arial" w:cs="Arial"/>
          <w:lang w:val="en-US"/>
        </w:rPr>
        <w:t xml:space="preserve"> to climate change</w:t>
      </w:r>
      <w:r w:rsidR="0084003C" w:rsidRPr="00B23F2E">
        <w:rPr>
          <w:rFonts w:ascii="Arial" w:hAnsi="Arial" w:cs="Arial"/>
          <w:lang w:val="en-US"/>
        </w:rPr>
        <w:t xml:space="preserve"> is urgent</w:t>
      </w:r>
      <w:r w:rsidR="00A6312F" w:rsidRPr="00B23F2E">
        <w:rPr>
          <w:rFonts w:ascii="Arial" w:hAnsi="Arial" w:cs="Arial"/>
          <w:lang w:val="en-US"/>
        </w:rPr>
        <w:t>ly</w:t>
      </w:r>
      <w:r w:rsidR="0084003C" w:rsidRPr="00B23F2E">
        <w:rPr>
          <w:rFonts w:ascii="Arial" w:hAnsi="Arial" w:cs="Arial"/>
          <w:lang w:val="en-US"/>
        </w:rPr>
        <w:t xml:space="preserve"> important, </w:t>
      </w:r>
      <w:del w:id="725" w:author="Jinlin Chen" w:date="2022-01-11T10:57:00Z">
        <w:r w:rsidR="0084003C" w:rsidRPr="00B23F2E" w:rsidDel="009D7E45">
          <w:rPr>
            <w:rFonts w:ascii="Arial" w:hAnsi="Arial" w:cs="Arial"/>
            <w:lang w:val="en-US"/>
          </w:rPr>
          <w:delText xml:space="preserve">which </w:delText>
        </w:r>
      </w:del>
      <w:ins w:id="726" w:author="Jinlin Chen" w:date="2022-01-11T10:57:00Z">
        <w:r w:rsidR="009D7E45">
          <w:rPr>
            <w:rFonts w:ascii="Arial" w:hAnsi="Arial" w:cs="Arial"/>
            <w:lang w:val="en-US"/>
          </w:rPr>
          <w:t>and will</w:t>
        </w:r>
        <w:r w:rsidR="009D7E45" w:rsidRPr="00B23F2E">
          <w:rPr>
            <w:rFonts w:ascii="Arial" w:hAnsi="Arial" w:cs="Arial"/>
            <w:lang w:val="en-US"/>
          </w:rPr>
          <w:t xml:space="preserve"> </w:t>
        </w:r>
      </w:ins>
      <w:r w:rsidR="0084003C" w:rsidRPr="00B23F2E">
        <w:rPr>
          <w:rFonts w:ascii="Arial" w:hAnsi="Arial" w:cs="Arial"/>
          <w:lang w:val="en-US"/>
        </w:rPr>
        <w:t>require</w:t>
      </w:r>
      <w:del w:id="727" w:author="Jinlin Chen" w:date="2022-01-11T10:57:00Z">
        <w:r w:rsidR="0084003C" w:rsidRPr="00B23F2E" w:rsidDel="009D7E45">
          <w:rPr>
            <w:rFonts w:ascii="Arial" w:hAnsi="Arial" w:cs="Arial"/>
            <w:lang w:val="en-US"/>
          </w:rPr>
          <w:delText>s</w:delText>
        </w:r>
      </w:del>
      <w:r w:rsidR="0084003C" w:rsidRPr="00B23F2E">
        <w:rPr>
          <w:rFonts w:ascii="Arial" w:hAnsi="Arial" w:cs="Arial"/>
          <w:lang w:val="en-US"/>
        </w:rPr>
        <w:t xml:space="preserve"> identif</w:t>
      </w:r>
      <w:ins w:id="728" w:author="Jinlin Chen" w:date="2022-01-11T10:57:00Z">
        <w:r w:rsidR="009D7E45">
          <w:rPr>
            <w:rFonts w:ascii="Arial" w:hAnsi="Arial" w:cs="Arial"/>
            <w:lang w:val="en-US"/>
          </w:rPr>
          <w:t>ying</w:t>
        </w:r>
      </w:ins>
      <w:del w:id="729" w:author="Jinlin Chen" w:date="2022-01-11T10:57:00Z">
        <w:r w:rsidR="0084003C" w:rsidRPr="00B23F2E" w:rsidDel="009D7E45">
          <w:rPr>
            <w:rFonts w:ascii="Arial" w:hAnsi="Arial" w:cs="Arial"/>
            <w:lang w:val="en-US"/>
          </w:rPr>
          <w:delText>ication of</w:delText>
        </w:r>
      </w:del>
      <w:r w:rsidR="0084003C" w:rsidRPr="00B23F2E">
        <w:rPr>
          <w:rFonts w:ascii="Arial" w:hAnsi="Arial" w:cs="Arial"/>
          <w:lang w:val="en-US"/>
        </w:rPr>
        <w:t xml:space="preserve"> proximate causes of current distribution</w:t>
      </w:r>
      <w:ins w:id="730" w:author="Jinlin Chen" w:date="2022-01-11T10:57:00Z">
        <w:r w:rsidR="009D7E45">
          <w:rPr>
            <w:rFonts w:ascii="Arial" w:hAnsi="Arial" w:cs="Arial"/>
            <w:lang w:val="en-US"/>
          </w:rPr>
          <w:t>s</w:t>
        </w:r>
      </w:ins>
      <w:r w:rsidR="0084003C" w:rsidRPr="00B23F2E">
        <w:rPr>
          <w:rFonts w:ascii="Arial" w:hAnsi="Arial" w:cs="Arial"/>
          <w:lang w:val="en-US"/>
        </w:rPr>
        <w:t xml:space="preserve"> and </w:t>
      </w:r>
      <w:r w:rsidR="00A6312F" w:rsidRPr="00B23F2E">
        <w:rPr>
          <w:rFonts w:ascii="Arial" w:hAnsi="Arial" w:cs="Arial"/>
          <w:lang w:val="en-US"/>
        </w:rPr>
        <w:t>understanding</w:t>
      </w:r>
      <w:del w:id="731" w:author="Jinlin Chen" w:date="2022-01-11T10:57:00Z">
        <w:r w:rsidR="00A6312F" w:rsidRPr="00B23F2E" w:rsidDel="009D7E45">
          <w:rPr>
            <w:rFonts w:ascii="Arial" w:hAnsi="Arial" w:cs="Arial"/>
            <w:lang w:val="en-US"/>
          </w:rPr>
          <w:delText xml:space="preserve"> about</w:delText>
        </w:r>
      </w:del>
      <w:r w:rsidR="00A6312F" w:rsidRPr="00B23F2E">
        <w:rPr>
          <w:rFonts w:ascii="Arial" w:hAnsi="Arial" w:cs="Arial"/>
          <w:lang w:val="en-US"/>
        </w:rPr>
        <w:t xml:space="preserve"> the interactions between thermal tolerance and other environmental (abiotic and biotic) factors.</w:t>
      </w:r>
    </w:p>
    <w:p w14:paraId="4198B772" w14:textId="77777777" w:rsidR="00A86E65" w:rsidRPr="00B23F2E" w:rsidRDefault="00A86E65" w:rsidP="007C1BC4">
      <w:pPr>
        <w:rPr>
          <w:rFonts w:ascii="Arial" w:hAnsi="Arial" w:cs="Arial"/>
          <w:lang w:val="en-US"/>
        </w:rPr>
      </w:pPr>
    </w:p>
    <w:p w14:paraId="37C87572" w14:textId="77777777" w:rsidR="00D83F9A" w:rsidRPr="00B23F2E" w:rsidRDefault="00D83F9A" w:rsidP="007C1BC4">
      <w:pPr>
        <w:rPr>
          <w:rFonts w:ascii="Arial" w:hAnsi="Arial" w:cs="Arial"/>
          <w:lang w:val="en-US"/>
        </w:rPr>
      </w:pPr>
    </w:p>
    <w:p w14:paraId="4160ED2F" w14:textId="6E1D1E0D" w:rsidR="004D6646" w:rsidRPr="00B23F2E" w:rsidRDefault="004D6646" w:rsidP="007C1BC4">
      <w:pPr>
        <w:rPr>
          <w:rFonts w:ascii="Arial" w:hAnsi="Arial" w:cs="Arial"/>
          <w:b/>
          <w:bCs/>
          <w:lang w:val="en-US"/>
        </w:rPr>
      </w:pPr>
      <w:r w:rsidRPr="00B23F2E">
        <w:rPr>
          <w:rFonts w:ascii="Arial" w:hAnsi="Arial" w:cs="Arial"/>
          <w:b/>
          <w:bCs/>
          <w:lang w:val="en-US"/>
        </w:rPr>
        <w:t>References:</w:t>
      </w:r>
    </w:p>
    <w:p w14:paraId="766F19CD" w14:textId="678DB84C" w:rsidR="00740F74" w:rsidRPr="00740F74" w:rsidRDefault="00740F74" w:rsidP="00740F74">
      <w:pPr>
        <w:widowControl w:val="0"/>
        <w:autoSpaceDE w:val="0"/>
        <w:autoSpaceDN w:val="0"/>
        <w:adjustRightInd w:val="0"/>
        <w:ind w:left="480" w:hanging="480"/>
        <w:rPr>
          <w:rFonts w:ascii="Arial" w:hAnsi="Arial" w:cs="Arial"/>
          <w:noProof/>
        </w:rPr>
      </w:pPr>
      <w:r>
        <w:rPr>
          <w:rFonts w:ascii="Arial" w:hAnsi="Arial" w:cs="Arial"/>
          <w:lang w:val="en-US"/>
        </w:rPr>
        <w:fldChar w:fldCharType="begin" w:fldLock="1"/>
      </w:r>
      <w:r>
        <w:rPr>
          <w:rFonts w:ascii="Arial" w:hAnsi="Arial" w:cs="Arial"/>
          <w:lang w:val="en-US"/>
        </w:rPr>
        <w:instrText xml:space="preserve">ADDIN Mendeley Bibliography CSL_BIBLIOGRAPHY </w:instrText>
      </w:r>
      <w:r>
        <w:rPr>
          <w:rFonts w:ascii="Arial" w:hAnsi="Arial" w:cs="Arial"/>
          <w:lang w:val="en-US"/>
        </w:rPr>
        <w:fldChar w:fldCharType="separate"/>
      </w:r>
      <w:r w:rsidRPr="00740F74">
        <w:rPr>
          <w:rFonts w:ascii="Arial" w:hAnsi="Arial" w:cs="Arial"/>
          <w:noProof/>
        </w:rPr>
        <w:t xml:space="preserve">Amundrud, Sarah L. and Diane S. Srivastava. 2020. “Thermal Tolerances and Species Interactions Determine the Elevational Distributions of Insects.” </w:t>
      </w:r>
      <w:r w:rsidRPr="00740F74">
        <w:rPr>
          <w:rFonts w:ascii="Arial" w:hAnsi="Arial" w:cs="Arial"/>
          <w:i/>
          <w:iCs/>
          <w:noProof/>
        </w:rPr>
        <w:t>Global Ecology and Biogeography</w:t>
      </w:r>
      <w:r w:rsidRPr="00740F74">
        <w:rPr>
          <w:rFonts w:ascii="Arial" w:hAnsi="Arial" w:cs="Arial"/>
          <w:noProof/>
        </w:rPr>
        <w:t xml:space="preserve"> 29(8):1315–27.</w:t>
      </w:r>
    </w:p>
    <w:p w14:paraId="1F3DCE4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Ayala, Francisco J., Michael E. Gilpin, and Joan G. Ehrenfeld. 1973. “Competition between Species: Theoretical Models and Experimental Tests.” </w:t>
      </w:r>
      <w:r w:rsidRPr="00740F74">
        <w:rPr>
          <w:rFonts w:ascii="Arial" w:hAnsi="Arial" w:cs="Arial"/>
          <w:i/>
          <w:iCs/>
          <w:noProof/>
        </w:rPr>
        <w:t>Theoretical Population Biology</w:t>
      </w:r>
      <w:r w:rsidRPr="00740F74">
        <w:rPr>
          <w:rFonts w:ascii="Arial" w:hAnsi="Arial" w:cs="Arial"/>
          <w:noProof/>
        </w:rPr>
        <w:t xml:space="preserve"> 4(3):331–56.</w:t>
      </w:r>
    </w:p>
    <w:p w14:paraId="211F369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740F74">
        <w:rPr>
          <w:rFonts w:ascii="Arial" w:hAnsi="Arial" w:cs="Arial"/>
          <w:i/>
          <w:iCs/>
          <w:noProof/>
        </w:rPr>
        <w:t>Journal of Thermal Biology</w:t>
      </w:r>
      <w:r w:rsidRPr="00740F74">
        <w:rPr>
          <w:rFonts w:ascii="Arial" w:hAnsi="Arial" w:cs="Arial"/>
          <w:noProof/>
        </w:rPr>
        <w:t xml:space="preserve"> 71:69–73.</w:t>
      </w:r>
    </w:p>
    <w:p w14:paraId="457CF1B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Beauchesne, David, Kevin Cazelles, Philippe Archambault, Laura E. Dee, and Dominique Gravel. 2021. “On the Sensitivity of Food Webs to Multiple Stressors” edited by T. Wootton. </w:t>
      </w:r>
      <w:r w:rsidRPr="00740F74">
        <w:rPr>
          <w:rFonts w:ascii="Arial" w:hAnsi="Arial" w:cs="Arial"/>
          <w:i/>
          <w:iCs/>
          <w:noProof/>
        </w:rPr>
        <w:t>Ecology Letters</w:t>
      </w:r>
      <w:r w:rsidRPr="00740F74">
        <w:rPr>
          <w:rFonts w:ascii="Arial" w:hAnsi="Arial" w:cs="Arial"/>
          <w:noProof/>
        </w:rPr>
        <w:t xml:space="preserve"> ele.13841.</w:t>
      </w:r>
    </w:p>
    <w:p w14:paraId="6551537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Bonebrake, Timothy C. and Curtis A. Deutsch. 2012. “Climate Heterogeneity Modulates Impact of Warming on Tropical Insects.” </w:t>
      </w:r>
      <w:r w:rsidRPr="00740F74">
        <w:rPr>
          <w:rFonts w:ascii="Arial" w:hAnsi="Arial" w:cs="Arial"/>
          <w:i/>
          <w:iCs/>
          <w:noProof/>
        </w:rPr>
        <w:t>Ecology</w:t>
      </w:r>
      <w:r w:rsidRPr="00740F74">
        <w:rPr>
          <w:rFonts w:ascii="Arial" w:hAnsi="Arial" w:cs="Arial"/>
          <w:noProof/>
        </w:rPr>
        <w:t xml:space="preserve"> 93(3):449–55.</w:t>
      </w:r>
    </w:p>
    <w:p w14:paraId="7BFCDF1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Bozinovic, Francisco and Hans Otto Pörtner. 2015. “Physiological Ecology Meets Climate Change.” </w:t>
      </w:r>
      <w:r w:rsidRPr="00740F74">
        <w:rPr>
          <w:rFonts w:ascii="Arial" w:hAnsi="Arial" w:cs="Arial"/>
          <w:i/>
          <w:iCs/>
          <w:noProof/>
        </w:rPr>
        <w:t>Ecology and Evolution</w:t>
      </w:r>
      <w:r w:rsidRPr="00740F74">
        <w:rPr>
          <w:rFonts w:ascii="Arial" w:hAnsi="Arial" w:cs="Arial"/>
          <w:noProof/>
        </w:rPr>
        <w:t xml:space="preserve"> 5(5):1025–30.</w:t>
      </w:r>
    </w:p>
    <w:p w14:paraId="2F0758C9"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Briere, Jean Francois, Pascale Pracros, Alain Yves Le Roux, and Jean Sebastien Pierre. 1999. “A Novel Rate Model of Temperature-Dependent Development for Arthropods.” </w:t>
      </w:r>
      <w:r w:rsidRPr="00740F74">
        <w:rPr>
          <w:rFonts w:ascii="Arial" w:hAnsi="Arial" w:cs="Arial"/>
          <w:i/>
          <w:iCs/>
          <w:noProof/>
        </w:rPr>
        <w:t>Environmental Entomology</w:t>
      </w:r>
      <w:r w:rsidRPr="00740F74">
        <w:rPr>
          <w:rFonts w:ascii="Arial" w:hAnsi="Arial" w:cs="Arial"/>
          <w:noProof/>
        </w:rPr>
        <w:t xml:space="preserve"> 28(1):22–29.</w:t>
      </w:r>
    </w:p>
    <w:p w14:paraId="47E5F25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Bubli, Oleg A., Alexandra G. Imasheva, and Volker Loeschcke. 1998. “Selection for Knockdown Resistance to Heat in Drosophila Melanogaster at High and Low Larval Densities.” </w:t>
      </w:r>
      <w:r w:rsidRPr="00740F74">
        <w:rPr>
          <w:rFonts w:ascii="Arial" w:hAnsi="Arial" w:cs="Arial"/>
          <w:i/>
          <w:iCs/>
          <w:noProof/>
        </w:rPr>
        <w:t>Evolution</w:t>
      </w:r>
      <w:r w:rsidRPr="00740F74">
        <w:rPr>
          <w:rFonts w:ascii="Arial" w:hAnsi="Arial" w:cs="Arial"/>
          <w:noProof/>
        </w:rPr>
        <w:t xml:space="preserve"> 52(2):619–25.</w:t>
      </w:r>
    </w:p>
    <w:p w14:paraId="5B8F770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Burnside, William R., Erik B. Erhardt, Sean T. Hammond, and James H. Brown. 2014. “Rates of Biotic Interactions Scale Predictably with Temperature despite Variation.” </w:t>
      </w:r>
      <w:r w:rsidRPr="00740F74">
        <w:rPr>
          <w:rFonts w:ascii="Arial" w:hAnsi="Arial" w:cs="Arial"/>
          <w:i/>
          <w:iCs/>
          <w:noProof/>
        </w:rPr>
        <w:t>Oikos</w:t>
      </w:r>
      <w:r w:rsidRPr="00740F74">
        <w:rPr>
          <w:rFonts w:ascii="Arial" w:hAnsi="Arial" w:cs="Arial"/>
          <w:noProof/>
        </w:rPr>
        <w:t xml:space="preserve"> 123(12):1449–56.</w:t>
      </w:r>
    </w:p>
    <w:p w14:paraId="29D55B6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740F74">
        <w:rPr>
          <w:rFonts w:ascii="Arial" w:hAnsi="Arial" w:cs="Arial"/>
          <w:i/>
          <w:iCs/>
          <w:noProof/>
        </w:rPr>
        <w:t>Journal of Biogeography</w:t>
      </w:r>
      <w:r w:rsidRPr="00740F74">
        <w:rPr>
          <w:rFonts w:ascii="Arial" w:hAnsi="Arial" w:cs="Arial"/>
          <w:noProof/>
        </w:rPr>
        <w:t xml:space="preserve"> 41(3):429–42.</w:t>
      </w:r>
    </w:p>
    <w:p w14:paraId="792113F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Chen, I. Ching, Jane K. Hill, Ralf Ohlemüller, David B. Roy, and Chris D. Thomas. </w:t>
      </w:r>
      <w:r w:rsidRPr="00740F74">
        <w:rPr>
          <w:rFonts w:ascii="Arial" w:hAnsi="Arial" w:cs="Arial"/>
          <w:noProof/>
        </w:rPr>
        <w:lastRenderedPageBreak/>
        <w:t xml:space="preserve">2011. “Rapid Range Shifts of Species Associated with High Levels of Climate Warming.” </w:t>
      </w:r>
      <w:r w:rsidRPr="00740F74">
        <w:rPr>
          <w:rFonts w:ascii="Arial" w:hAnsi="Arial" w:cs="Arial"/>
          <w:i/>
          <w:iCs/>
          <w:noProof/>
        </w:rPr>
        <w:t>Science</w:t>
      </w:r>
      <w:r w:rsidRPr="00740F74">
        <w:rPr>
          <w:rFonts w:ascii="Arial" w:hAnsi="Arial" w:cs="Arial"/>
          <w:noProof/>
        </w:rPr>
        <w:t xml:space="preserve"> 333(6045):1024–26.</w:t>
      </w:r>
    </w:p>
    <w:p w14:paraId="050749B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740F74">
        <w:rPr>
          <w:rFonts w:ascii="Arial" w:hAnsi="Arial" w:cs="Arial"/>
          <w:i/>
          <w:iCs/>
          <w:noProof/>
        </w:rPr>
        <w:t>Global Ecology and Biogeography</w:t>
      </w:r>
      <w:r w:rsidRPr="00740F74">
        <w:rPr>
          <w:rFonts w:ascii="Arial" w:hAnsi="Arial" w:cs="Arial"/>
          <w:noProof/>
        </w:rPr>
        <w:t xml:space="preserve"> 20(1):34–45.</w:t>
      </w:r>
    </w:p>
    <w:p w14:paraId="03A2BAE2"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Colwell, Robert K., Gunnar Brehm, Catherine L. Cardelús, Alex C. Gilman, and John T. Longino. 2008. “Global Warming, Elevational Range Shifts, and Lowland Biotic Attrition in the Wet Tropics.” </w:t>
      </w:r>
      <w:r w:rsidRPr="00740F74">
        <w:rPr>
          <w:rFonts w:ascii="Arial" w:hAnsi="Arial" w:cs="Arial"/>
          <w:i/>
          <w:iCs/>
          <w:noProof/>
        </w:rPr>
        <w:t>Science</w:t>
      </w:r>
      <w:r w:rsidRPr="00740F74">
        <w:rPr>
          <w:rFonts w:ascii="Arial" w:hAnsi="Arial" w:cs="Arial"/>
          <w:noProof/>
        </w:rPr>
        <w:t xml:space="preserve"> 322(5899):258–61.</w:t>
      </w:r>
    </w:p>
    <w:p w14:paraId="14E830B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Corlett, Richard T. 2011. “Impacts of Warming on Tropical Lowland Rainforests.” </w:t>
      </w:r>
      <w:r w:rsidRPr="00740F74">
        <w:rPr>
          <w:rFonts w:ascii="Arial" w:hAnsi="Arial" w:cs="Arial"/>
          <w:i/>
          <w:iCs/>
          <w:noProof/>
        </w:rPr>
        <w:t>Trends in Ecology and Evolution</w:t>
      </w:r>
      <w:r w:rsidRPr="00740F74">
        <w:rPr>
          <w:rFonts w:ascii="Arial" w:hAnsi="Arial" w:cs="Arial"/>
          <w:noProof/>
        </w:rPr>
        <w:t xml:space="preserve"> 26(11):606–13.</w:t>
      </w:r>
    </w:p>
    <w:p w14:paraId="2AA0BFC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Corlett, Richard T. 2012. “Climate Change in the Tropics: The End of the World as We Know It?” </w:t>
      </w:r>
      <w:r w:rsidRPr="00740F74">
        <w:rPr>
          <w:rFonts w:ascii="Arial" w:hAnsi="Arial" w:cs="Arial"/>
          <w:i/>
          <w:iCs/>
          <w:noProof/>
        </w:rPr>
        <w:t>Biological Conservation</w:t>
      </w:r>
      <w:r w:rsidRPr="00740F74">
        <w:rPr>
          <w:rFonts w:ascii="Arial" w:hAnsi="Arial" w:cs="Arial"/>
          <w:noProof/>
        </w:rPr>
        <w:t xml:space="preserve"> 151(1):22–25.</w:t>
      </w:r>
    </w:p>
    <w:p w14:paraId="73EB22F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Crespo-Pérez, Verónica, Elena Kazakou, David W. Roubik, and Rafael E. Cárdenas. 2020. “The Importance of Insects on Land and in Water: A Tropical View.” </w:t>
      </w:r>
      <w:r w:rsidRPr="00740F74">
        <w:rPr>
          <w:rFonts w:ascii="Arial" w:hAnsi="Arial" w:cs="Arial"/>
          <w:i/>
          <w:iCs/>
          <w:noProof/>
        </w:rPr>
        <w:t>Current Opinion in Insect Science</w:t>
      </w:r>
      <w:r w:rsidRPr="00740F74">
        <w:rPr>
          <w:rFonts w:ascii="Arial" w:hAnsi="Arial" w:cs="Arial"/>
          <w:noProof/>
        </w:rPr>
        <w:t xml:space="preserve"> 40:31–38.</w:t>
      </w:r>
    </w:p>
    <w:p w14:paraId="1EA860F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Davis, A. J., L. S. Jenkinson, J. H. Lawton, B. Shorrocks, and S. Wood. 1998. “Making Mistakes When Predicting Shifts in Species Range in Response to Global Warming.” </w:t>
      </w:r>
      <w:r w:rsidRPr="00740F74">
        <w:rPr>
          <w:rFonts w:ascii="Arial" w:hAnsi="Arial" w:cs="Arial"/>
          <w:i/>
          <w:iCs/>
          <w:noProof/>
        </w:rPr>
        <w:t>Nature</w:t>
      </w:r>
      <w:r w:rsidRPr="00740F74">
        <w:rPr>
          <w:rFonts w:ascii="Arial" w:hAnsi="Arial" w:cs="Arial"/>
          <w:noProof/>
        </w:rPr>
        <w:t xml:space="preserve"> 391(6669):783–86.</w:t>
      </w:r>
    </w:p>
    <w:p w14:paraId="3C9D202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105(18):6668–72.</w:t>
      </w:r>
    </w:p>
    <w:p w14:paraId="72E8318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740F74">
        <w:rPr>
          <w:rFonts w:ascii="Arial" w:hAnsi="Arial" w:cs="Arial"/>
          <w:i/>
          <w:iCs/>
          <w:noProof/>
        </w:rPr>
        <w:t>Science</w:t>
      </w:r>
      <w:r w:rsidRPr="00740F74">
        <w:rPr>
          <w:rFonts w:ascii="Arial" w:hAnsi="Arial" w:cs="Arial"/>
          <w:noProof/>
        </w:rPr>
        <w:t xml:space="preserve"> 361(6405):916–19.</w:t>
      </w:r>
    </w:p>
    <w:p w14:paraId="50C0869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740F74">
        <w:rPr>
          <w:rFonts w:ascii="Arial" w:hAnsi="Arial" w:cs="Arial"/>
          <w:i/>
          <w:iCs/>
          <w:noProof/>
        </w:rPr>
        <w:t>Global Change Biology</w:t>
      </w:r>
      <w:r w:rsidRPr="00740F74">
        <w:rPr>
          <w:rFonts w:ascii="Arial" w:hAnsi="Arial" w:cs="Arial"/>
          <w:noProof/>
        </w:rPr>
        <w:t xml:space="preserve"> 18(2):448–56.</w:t>
      </w:r>
    </w:p>
    <w:p w14:paraId="04F94A5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740F74">
        <w:rPr>
          <w:rFonts w:ascii="Arial" w:hAnsi="Arial" w:cs="Arial"/>
          <w:i/>
          <w:iCs/>
          <w:noProof/>
        </w:rPr>
        <w:t>Global Change Biology</w:t>
      </w:r>
      <w:r w:rsidRPr="00740F74">
        <w:rPr>
          <w:rFonts w:ascii="Arial" w:hAnsi="Arial" w:cs="Arial"/>
          <w:noProof/>
        </w:rPr>
        <w:t xml:space="preserve"> 18(2):412–21.</w:t>
      </w:r>
    </w:p>
    <w:p w14:paraId="6AA6D25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740F74">
        <w:rPr>
          <w:rFonts w:ascii="Arial" w:hAnsi="Arial" w:cs="Arial"/>
          <w:i/>
          <w:iCs/>
          <w:noProof/>
        </w:rPr>
        <w:t>Nature</w:t>
      </w:r>
      <w:r w:rsidRPr="00740F74">
        <w:rPr>
          <w:rFonts w:ascii="Arial" w:hAnsi="Arial" w:cs="Arial"/>
          <w:noProof/>
        </w:rPr>
        <w:t xml:space="preserve"> 447(7140):80–82.</w:t>
      </w:r>
    </w:p>
    <w:p w14:paraId="1CE107F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Feeley, Kenneth J. and Miles R. Silman. 2010. “Biotic Attrition from Tropical Forests Correcting for Truncated Temperature Niches.” </w:t>
      </w:r>
      <w:r w:rsidRPr="00740F74">
        <w:rPr>
          <w:rFonts w:ascii="Arial" w:hAnsi="Arial" w:cs="Arial"/>
          <w:i/>
          <w:iCs/>
          <w:noProof/>
        </w:rPr>
        <w:t>Global Change Biology</w:t>
      </w:r>
      <w:r w:rsidRPr="00740F74">
        <w:rPr>
          <w:rFonts w:ascii="Arial" w:hAnsi="Arial" w:cs="Arial"/>
          <w:noProof/>
        </w:rPr>
        <w:t xml:space="preserve"> 16(6):1830–36.</w:t>
      </w:r>
    </w:p>
    <w:p w14:paraId="7FFA46F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Feeley, Kenneth J., James T. Stroud, and Timothy M. Perez. 2017. “Most ‘Global’ Reviews of Species’ Responses to Climate Change Are Not Truly Global” edited by I. Kühn. </w:t>
      </w:r>
      <w:r w:rsidRPr="00740F74">
        <w:rPr>
          <w:rFonts w:ascii="Arial" w:hAnsi="Arial" w:cs="Arial"/>
          <w:i/>
          <w:iCs/>
          <w:noProof/>
        </w:rPr>
        <w:t>Diversity and Distributions</w:t>
      </w:r>
      <w:r w:rsidRPr="00740F74">
        <w:rPr>
          <w:rFonts w:ascii="Arial" w:hAnsi="Arial" w:cs="Arial"/>
          <w:noProof/>
        </w:rPr>
        <w:t xml:space="preserve"> 23(3):231–34.</w:t>
      </w:r>
    </w:p>
    <w:p w14:paraId="3F818E8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Fletcher, B. S. 1973. “The Ecology of a Natural Population of the Queensland.” </w:t>
      </w:r>
      <w:r w:rsidRPr="00740F74">
        <w:rPr>
          <w:rFonts w:ascii="Arial" w:hAnsi="Arial" w:cs="Arial"/>
          <w:i/>
          <w:iCs/>
          <w:noProof/>
        </w:rPr>
        <w:t>Australian Journal of Zoology</w:t>
      </w:r>
      <w:r w:rsidRPr="00740F74">
        <w:rPr>
          <w:rFonts w:ascii="Arial" w:hAnsi="Arial" w:cs="Arial"/>
          <w:noProof/>
        </w:rPr>
        <w:t xml:space="preserve"> 21(4):437–75.</w:t>
      </w:r>
    </w:p>
    <w:p w14:paraId="6846BE2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Freeman, Benjamin G., Micah N. Scholer, Viviana Ruiz-Gutierrez, and John W. </w:t>
      </w:r>
      <w:r w:rsidRPr="00740F74">
        <w:rPr>
          <w:rFonts w:ascii="Arial" w:hAnsi="Arial" w:cs="Arial"/>
          <w:noProof/>
        </w:rPr>
        <w:lastRenderedPageBreak/>
        <w:t xml:space="preserve">Fitzpatrick. 2018. “Climate Change Causes Upslope Shifts and Mountaintop Extirpations in a Tropical Bird Community.”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115(47):11982–87.</w:t>
      </w:r>
    </w:p>
    <w:p w14:paraId="7CFA56A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Freeman, Benjamin G., Yiluan Song, Kenneth J. Feeley, and Kai Zhu. 2021. “Montane Species Track Rising Temperatures Better in the Tropics than in the Temperate Zone.” </w:t>
      </w:r>
      <w:r w:rsidRPr="00740F74">
        <w:rPr>
          <w:rFonts w:ascii="Arial" w:hAnsi="Arial" w:cs="Arial"/>
          <w:i/>
          <w:iCs/>
          <w:noProof/>
        </w:rPr>
        <w:t>Ecology Letters</w:t>
      </w:r>
      <w:r w:rsidRPr="00740F74">
        <w:rPr>
          <w:rFonts w:ascii="Arial" w:hAnsi="Arial" w:cs="Arial"/>
          <w:noProof/>
        </w:rPr>
        <w:t xml:space="preserve"> ele.13762.</w:t>
      </w:r>
    </w:p>
    <w:p w14:paraId="2ADA449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740F74">
        <w:rPr>
          <w:rFonts w:ascii="Arial" w:hAnsi="Arial" w:cs="Arial"/>
          <w:i/>
          <w:iCs/>
          <w:noProof/>
        </w:rPr>
        <w:t>Ecology</w:t>
      </w:r>
      <w:r w:rsidRPr="00740F74">
        <w:rPr>
          <w:rFonts w:ascii="Arial" w:hAnsi="Arial" w:cs="Arial"/>
          <w:noProof/>
        </w:rPr>
        <w:t>.</w:t>
      </w:r>
    </w:p>
    <w:p w14:paraId="12872B0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113(3):680–85.</w:t>
      </w:r>
    </w:p>
    <w:p w14:paraId="668B80C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Gaston, Kevin J. and Steven L. Chown. 1999. “Elevation and Climatic Tolerance: A Test Using Dung Beetles.” </w:t>
      </w:r>
      <w:r w:rsidRPr="00740F74">
        <w:rPr>
          <w:rFonts w:ascii="Arial" w:hAnsi="Arial" w:cs="Arial"/>
          <w:i/>
          <w:iCs/>
          <w:noProof/>
        </w:rPr>
        <w:t>Oikos</w:t>
      </w:r>
      <w:r w:rsidRPr="00740F74">
        <w:rPr>
          <w:rFonts w:ascii="Arial" w:hAnsi="Arial" w:cs="Arial"/>
          <w:noProof/>
        </w:rPr>
        <w:t xml:space="preserve"> 86(3):584.</w:t>
      </w:r>
    </w:p>
    <w:p w14:paraId="10D7C06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Gibert, Patricia, Brigitte Moreteau, Georges Pétavy, Dev Karan, and Jean R. David. 2001. “Chill-Coma Tolerance, a Major Climatic Adaptation among Drosophila Species.” </w:t>
      </w:r>
      <w:r w:rsidRPr="00740F74">
        <w:rPr>
          <w:rFonts w:ascii="Arial" w:hAnsi="Arial" w:cs="Arial"/>
          <w:i/>
          <w:iCs/>
          <w:noProof/>
        </w:rPr>
        <w:t>Evolution</w:t>
      </w:r>
      <w:r w:rsidRPr="00740F74">
        <w:rPr>
          <w:rFonts w:ascii="Arial" w:hAnsi="Arial" w:cs="Arial"/>
          <w:noProof/>
        </w:rPr>
        <w:t xml:space="preserve"> 55(5):1063–68.</w:t>
      </w:r>
    </w:p>
    <w:p w14:paraId="3FFC5FF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Gilman, Sarah E., Mark C. Urban, Joshua Tewksbury, George W. Gilchrist, and Robert D. Holt. 2010. “A Framework for Community Interactions under Climate Change.” </w:t>
      </w:r>
      <w:r w:rsidRPr="00740F74">
        <w:rPr>
          <w:rFonts w:ascii="Arial" w:hAnsi="Arial" w:cs="Arial"/>
          <w:i/>
          <w:iCs/>
          <w:noProof/>
        </w:rPr>
        <w:t>Trends in Ecology and Evolution</w:t>
      </w:r>
      <w:r w:rsidRPr="00740F74">
        <w:rPr>
          <w:rFonts w:ascii="Arial" w:hAnsi="Arial" w:cs="Arial"/>
          <w:noProof/>
        </w:rPr>
        <w:t xml:space="preserve"> 25(6):325–31.</w:t>
      </w:r>
    </w:p>
    <w:p w14:paraId="4FFB7EC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Goulet, Celine T., Michael B. Thompson, and David G. Chapple. 2017. “Repeatability and Correlation of Physiological Traits: Do Ectotherms Have a ‘Thermal Type’?” </w:t>
      </w:r>
      <w:r w:rsidRPr="00740F74">
        <w:rPr>
          <w:rFonts w:ascii="Arial" w:hAnsi="Arial" w:cs="Arial"/>
          <w:i/>
          <w:iCs/>
          <w:noProof/>
        </w:rPr>
        <w:t>Ecology and Evolution</w:t>
      </w:r>
      <w:r w:rsidRPr="00740F74">
        <w:rPr>
          <w:rFonts w:ascii="Arial" w:hAnsi="Arial" w:cs="Arial"/>
          <w:noProof/>
        </w:rPr>
        <w:t xml:space="preserve"> 7(2):710–19.</w:t>
      </w:r>
    </w:p>
    <w:p w14:paraId="7E3C24A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Hangartner, Sandra B., Ary A. Hoffmann, Ailie Smith, and Philippa C. Griffin. 2015. “A Collection of Australian Drosophila Datasets on Climate Adaptation and Species Distributions.” </w:t>
      </w:r>
      <w:r w:rsidRPr="00740F74">
        <w:rPr>
          <w:rFonts w:ascii="Arial" w:hAnsi="Arial" w:cs="Arial"/>
          <w:i/>
          <w:iCs/>
          <w:noProof/>
        </w:rPr>
        <w:t>Scientific Data</w:t>
      </w:r>
      <w:r w:rsidRPr="00740F74">
        <w:rPr>
          <w:rFonts w:ascii="Arial" w:hAnsi="Arial" w:cs="Arial"/>
          <w:noProof/>
        </w:rPr>
        <w:t xml:space="preserve"> 2(1):1–8.</w:t>
      </w:r>
    </w:p>
    <w:p w14:paraId="64583FD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Hangartner, Sandra and Ary A. Hoffmann. 2016. “Evolutionary Potential of Multiple Measures of Upper Thermal Tolerance in Drosophila Melanogaster.” </w:t>
      </w:r>
      <w:r w:rsidRPr="00740F74">
        <w:rPr>
          <w:rFonts w:ascii="Arial" w:hAnsi="Arial" w:cs="Arial"/>
          <w:i/>
          <w:iCs/>
          <w:noProof/>
        </w:rPr>
        <w:t>Functional Ecology</w:t>
      </w:r>
      <w:r w:rsidRPr="00740F74">
        <w:rPr>
          <w:rFonts w:ascii="Arial" w:hAnsi="Arial" w:cs="Arial"/>
          <w:noProof/>
        </w:rPr>
        <w:t xml:space="preserve"> 30(3):442–52.</w:t>
      </w:r>
    </w:p>
    <w:p w14:paraId="2895F519"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Hargreaves, Anna L., Karen E. Samis, and Christopher G. Eckert. 2014. “Are Species’ Range Limits Simply Niche Limits Writ Large? A Review of Transplant Experiments beyond the Range.” </w:t>
      </w:r>
      <w:r w:rsidRPr="00740F74">
        <w:rPr>
          <w:rFonts w:ascii="Arial" w:hAnsi="Arial" w:cs="Arial"/>
          <w:i/>
          <w:iCs/>
          <w:noProof/>
        </w:rPr>
        <w:t>American Naturalist</w:t>
      </w:r>
      <w:r w:rsidRPr="00740F74">
        <w:rPr>
          <w:rFonts w:ascii="Arial" w:hAnsi="Arial" w:cs="Arial"/>
          <w:noProof/>
        </w:rPr>
        <w:t xml:space="preserve"> 183(2):157–73.</w:t>
      </w:r>
    </w:p>
    <w:p w14:paraId="1BE8795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Hassell, M. P. and H. N. Comins. 1976. “Discrete Time Models for Two-Species Competition.” </w:t>
      </w:r>
      <w:r w:rsidRPr="00740F74">
        <w:rPr>
          <w:rFonts w:ascii="Arial" w:hAnsi="Arial" w:cs="Arial"/>
          <w:i/>
          <w:iCs/>
          <w:noProof/>
        </w:rPr>
        <w:t>Theoretical Population Biology</w:t>
      </w:r>
      <w:r w:rsidRPr="00740F74">
        <w:rPr>
          <w:rFonts w:ascii="Arial" w:hAnsi="Arial" w:cs="Arial"/>
          <w:noProof/>
        </w:rPr>
        <w:t xml:space="preserve"> 9(2):202–21.</w:t>
      </w:r>
    </w:p>
    <w:p w14:paraId="40835C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HilleRisLambers, J., P. B. Adler, W. S. Harpole, J. M. Levine, and M. M. Mayfield. 2012. “Rethinking Community Assembly through the Lens of Coexistence Theory.” </w:t>
      </w:r>
      <w:r w:rsidRPr="00740F74">
        <w:rPr>
          <w:rFonts w:ascii="Arial" w:hAnsi="Arial" w:cs="Arial"/>
          <w:i/>
          <w:iCs/>
          <w:noProof/>
        </w:rPr>
        <w:t>Annual Review of Ecology, Evolution, and Systematics</w:t>
      </w:r>
      <w:r w:rsidRPr="00740F74">
        <w:rPr>
          <w:rFonts w:ascii="Arial" w:hAnsi="Arial" w:cs="Arial"/>
          <w:noProof/>
        </w:rPr>
        <w:t xml:space="preserve"> 43(1):227–48.</w:t>
      </w:r>
    </w:p>
    <w:p w14:paraId="0A86B4B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 A. 2010. “Physiological Climatic Limits in Drosophila: Patterns and Implications.” </w:t>
      </w:r>
      <w:r w:rsidRPr="00740F74">
        <w:rPr>
          <w:rFonts w:ascii="Arial" w:hAnsi="Arial" w:cs="Arial"/>
          <w:i/>
          <w:iCs/>
          <w:noProof/>
        </w:rPr>
        <w:t>Journal of Experimental Biology</w:t>
      </w:r>
      <w:r w:rsidRPr="00740F74">
        <w:rPr>
          <w:rFonts w:ascii="Arial" w:hAnsi="Arial" w:cs="Arial"/>
          <w:noProof/>
        </w:rPr>
        <w:t xml:space="preserve"> 213(6):870–80.</w:t>
      </w:r>
    </w:p>
    <w:p w14:paraId="6CD0550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Alisha Anderson, and Rebecca Hallas. 2002. “Opposing Clines for High and Low Temperature Resistance in Drosophila Melanogaster.” </w:t>
      </w:r>
      <w:r w:rsidRPr="00740F74">
        <w:rPr>
          <w:rFonts w:ascii="Arial" w:hAnsi="Arial" w:cs="Arial"/>
          <w:i/>
          <w:iCs/>
          <w:noProof/>
        </w:rPr>
        <w:t>Ecology Letters</w:t>
      </w:r>
      <w:r w:rsidRPr="00740F74">
        <w:rPr>
          <w:rFonts w:ascii="Arial" w:hAnsi="Arial" w:cs="Arial"/>
          <w:noProof/>
        </w:rPr>
        <w:t xml:space="preserve"> 5(5):614–18.</w:t>
      </w:r>
    </w:p>
    <w:p w14:paraId="0F59F6D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and Mark W. Blows. 1994. “Species Borders: Ecological and Evolutionary Perspectives.” </w:t>
      </w:r>
      <w:r w:rsidRPr="00740F74">
        <w:rPr>
          <w:rFonts w:ascii="Arial" w:hAnsi="Arial" w:cs="Arial"/>
          <w:i/>
          <w:iCs/>
          <w:noProof/>
        </w:rPr>
        <w:t>Trends in Ecology and Evolution</w:t>
      </w:r>
      <w:r w:rsidRPr="00740F74">
        <w:rPr>
          <w:rFonts w:ascii="Arial" w:hAnsi="Arial" w:cs="Arial"/>
          <w:noProof/>
        </w:rPr>
        <w:t xml:space="preserve"> 9(6):223–27.</w:t>
      </w:r>
    </w:p>
    <w:p w14:paraId="0960143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Steven L. Chown, and Susana Clusella-Trullas. 2013. “Upper Thermal Limits in Terrestrial Ectotherms: How Constrained Are They?” edited by C. Fox. </w:t>
      </w:r>
      <w:r w:rsidRPr="00740F74">
        <w:rPr>
          <w:rFonts w:ascii="Arial" w:hAnsi="Arial" w:cs="Arial"/>
          <w:i/>
          <w:iCs/>
          <w:noProof/>
        </w:rPr>
        <w:t>Functional Ecology</w:t>
      </w:r>
      <w:r w:rsidRPr="00740F74">
        <w:rPr>
          <w:rFonts w:ascii="Arial" w:hAnsi="Arial" w:cs="Arial"/>
          <w:noProof/>
        </w:rPr>
        <w:t xml:space="preserve"> 27(4):934–49.</w:t>
      </w:r>
    </w:p>
    <w:p w14:paraId="45F34D1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Jesper G. Sørensen, and Volker Loeschcke. 2003. “Adaptation of </w:t>
      </w:r>
      <w:r w:rsidRPr="00740F74">
        <w:rPr>
          <w:rFonts w:ascii="Arial" w:hAnsi="Arial" w:cs="Arial"/>
          <w:noProof/>
        </w:rPr>
        <w:lastRenderedPageBreak/>
        <w:t xml:space="preserve">Drosophila to Temperature Extremes: Bringing Together Quantitative and Molecular Approaches.” </w:t>
      </w:r>
      <w:r w:rsidRPr="00740F74">
        <w:rPr>
          <w:rFonts w:ascii="Arial" w:hAnsi="Arial" w:cs="Arial"/>
          <w:i/>
          <w:iCs/>
          <w:noProof/>
        </w:rPr>
        <w:t>Journal of Thermal Biology</w:t>
      </w:r>
      <w:r w:rsidRPr="00740F74">
        <w:rPr>
          <w:rFonts w:ascii="Arial" w:hAnsi="Arial" w:cs="Arial"/>
          <w:noProof/>
        </w:rPr>
        <w:t xml:space="preserve"> 28(3):175–216.</w:t>
      </w:r>
    </w:p>
    <w:p w14:paraId="21E1CC3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Huang, Shu Ping and Ming Chung Tu. 2008. “Heat Tolerance and Altitudinal Distribution of a Mountainous Lizard, Takydromus Hsuehshanensis, in Taiwan.” </w:t>
      </w:r>
      <w:r w:rsidRPr="00740F74">
        <w:rPr>
          <w:rFonts w:ascii="Arial" w:hAnsi="Arial" w:cs="Arial"/>
          <w:i/>
          <w:iCs/>
          <w:noProof/>
        </w:rPr>
        <w:t>Journal of Thermal Biology</w:t>
      </w:r>
      <w:r w:rsidRPr="00740F74">
        <w:rPr>
          <w:rFonts w:ascii="Arial" w:hAnsi="Arial" w:cs="Arial"/>
          <w:noProof/>
        </w:rPr>
        <w:t xml:space="preserve"> 33(1):48–56.</w:t>
      </w:r>
    </w:p>
    <w:p w14:paraId="6E6437C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740F74">
        <w:rPr>
          <w:rFonts w:ascii="Arial" w:hAnsi="Arial" w:cs="Arial"/>
          <w:i/>
          <w:iCs/>
          <w:noProof/>
        </w:rPr>
        <w:t>Proceedings of the Royal Society B: Biological Sciences</w:t>
      </w:r>
      <w:r w:rsidRPr="00740F74">
        <w:rPr>
          <w:rFonts w:ascii="Arial" w:hAnsi="Arial" w:cs="Arial"/>
          <w:noProof/>
        </w:rPr>
        <w:t xml:space="preserve"> 276(1664):1939–48.</w:t>
      </w:r>
    </w:p>
    <w:p w14:paraId="15BD2A1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and Joel G. Kingsolver. 1989. “Evolution of Thermal Sensitivity of Ectotherm Performance.” </w:t>
      </w:r>
      <w:r w:rsidRPr="00740F74">
        <w:rPr>
          <w:rFonts w:ascii="Arial" w:hAnsi="Arial" w:cs="Arial"/>
          <w:i/>
          <w:iCs/>
          <w:noProof/>
        </w:rPr>
        <w:t>Trends in Ecology and Evolution</w:t>
      </w:r>
      <w:r w:rsidRPr="00740F74">
        <w:rPr>
          <w:rFonts w:ascii="Arial" w:hAnsi="Arial" w:cs="Arial"/>
          <w:noProof/>
        </w:rPr>
        <w:t xml:space="preserve"> 4(5):131–35.</w:t>
      </w:r>
    </w:p>
    <w:p w14:paraId="1505330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and R. D. Stevenson. 1979. “Integrating Thermal Physiology and Ecology of Ectotherms: A Discussion of Approaches.” </w:t>
      </w:r>
      <w:r w:rsidRPr="00740F74">
        <w:rPr>
          <w:rFonts w:ascii="Arial" w:hAnsi="Arial" w:cs="Arial"/>
          <w:i/>
          <w:iCs/>
          <w:noProof/>
        </w:rPr>
        <w:t>Integrative and Comparative Biology</w:t>
      </w:r>
      <w:r w:rsidRPr="00740F74">
        <w:rPr>
          <w:rFonts w:ascii="Arial" w:hAnsi="Arial" w:cs="Arial"/>
          <w:noProof/>
        </w:rPr>
        <w:t xml:space="preserve"> 19(1):357–66.</w:t>
      </w:r>
    </w:p>
    <w:p w14:paraId="0383C95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Jankowski, Jill E., Gustavo A. Londoño, Scott K. Robinson, and Mark A. Chappell. 2013. “Exploring the Role of Physiology and Biotic Interactions in Determining Elevational Ranges of Tropical Animals.” </w:t>
      </w:r>
      <w:r w:rsidRPr="00740F74">
        <w:rPr>
          <w:rFonts w:ascii="Arial" w:hAnsi="Arial" w:cs="Arial"/>
          <w:i/>
          <w:iCs/>
          <w:noProof/>
        </w:rPr>
        <w:t>Ecography</w:t>
      </w:r>
      <w:r w:rsidRPr="00740F74">
        <w:rPr>
          <w:rFonts w:ascii="Arial" w:hAnsi="Arial" w:cs="Arial"/>
          <w:noProof/>
        </w:rPr>
        <w:t xml:space="preserve"> 36(1):1–12.</w:t>
      </w:r>
    </w:p>
    <w:p w14:paraId="71CF1B9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Jeffs, Christopher T., J. Christopher D. Terry, Megan Higgie, Anna Jandová, Hana Konvičková, Joel J. Brown, Chia Hua Lue, Michele Schiffer, Eleanor K. O’Brien, Jon Bridle, Jan Hrček, and Owen T. Lewis. 2021. “Molecular Analyses Reveal Consistent Food Web Structure with Elevation in Rainforest Drosophila – Parasitoid Communities.” </w:t>
      </w:r>
      <w:r w:rsidRPr="00740F74">
        <w:rPr>
          <w:rFonts w:ascii="Arial" w:hAnsi="Arial" w:cs="Arial"/>
          <w:i/>
          <w:iCs/>
          <w:noProof/>
        </w:rPr>
        <w:t>Ecography</w:t>
      </w:r>
      <w:r w:rsidRPr="00740F74">
        <w:rPr>
          <w:rFonts w:ascii="Arial" w:hAnsi="Arial" w:cs="Arial"/>
          <w:noProof/>
        </w:rPr>
        <w:t xml:space="preserve"> 44(3):403–13.</w:t>
      </w:r>
    </w:p>
    <w:p w14:paraId="316250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740F74">
        <w:rPr>
          <w:rFonts w:ascii="Arial" w:hAnsi="Arial" w:cs="Arial"/>
          <w:i/>
          <w:iCs/>
          <w:noProof/>
        </w:rPr>
        <w:t>Functional Ecology</w:t>
      </w:r>
      <w:r w:rsidRPr="00740F74">
        <w:rPr>
          <w:rFonts w:ascii="Arial" w:hAnsi="Arial" w:cs="Arial"/>
          <w:noProof/>
        </w:rPr>
        <w:t xml:space="preserve"> 33(4):629–42.</w:t>
      </w:r>
    </w:p>
    <w:p w14:paraId="23BD575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Kearney, Michael and Warren Porter. 2009. “Mechanistic Niche Modelling: Combining Physiological and Spatial Data to Predict Species’ Ranges.” </w:t>
      </w:r>
      <w:r w:rsidRPr="00740F74">
        <w:rPr>
          <w:rFonts w:ascii="Arial" w:hAnsi="Arial" w:cs="Arial"/>
          <w:i/>
          <w:iCs/>
          <w:noProof/>
        </w:rPr>
        <w:t>Ecology Letters</w:t>
      </w:r>
      <w:r w:rsidRPr="00740F74">
        <w:rPr>
          <w:rFonts w:ascii="Arial" w:hAnsi="Arial" w:cs="Arial"/>
          <w:noProof/>
        </w:rPr>
        <w:t xml:space="preserve"> 12(4):334–50.</w:t>
      </w:r>
    </w:p>
    <w:p w14:paraId="31CB4B7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109(40):16228–33.</w:t>
      </w:r>
    </w:p>
    <w:p w14:paraId="5F1ADEE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740F74">
        <w:rPr>
          <w:rFonts w:ascii="Arial" w:hAnsi="Arial" w:cs="Arial"/>
          <w:i/>
          <w:iCs/>
          <w:noProof/>
        </w:rPr>
        <w:t>Proceedings of the Royal Society B: Biological Sciences</w:t>
      </w:r>
      <w:r w:rsidRPr="00740F74">
        <w:rPr>
          <w:rFonts w:ascii="Arial" w:hAnsi="Arial" w:cs="Arial"/>
          <w:noProof/>
        </w:rPr>
        <w:t xml:space="preserve"> 281(1789).</w:t>
      </w:r>
    </w:p>
    <w:p w14:paraId="24E7545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Kimura, Masahito T. 2004. “Cold and Heat Tolerance of Drosophilid Flies with Reference to Their Latitudinal Distributions.” </w:t>
      </w:r>
      <w:r w:rsidRPr="00740F74">
        <w:rPr>
          <w:rFonts w:ascii="Arial" w:hAnsi="Arial" w:cs="Arial"/>
          <w:i/>
          <w:iCs/>
          <w:noProof/>
        </w:rPr>
        <w:t>Oecologia</w:t>
      </w:r>
      <w:r w:rsidRPr="00740F74">
        <w:rPr>
          <w:rFonts w:ascii="Arial" w:hAnsi="Arial" w:cs="Arial"/>
          <w:noProof/>
        </w:rPr>
        <w:t xml:space="preserve"> 140(3):442–49.</w:t>
      </w:r>
    </w:p>
    <w:p w14:paraId="599B351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Kingsolver, Joel G., Sarah E. Diamond, and Lauren B. Buckley. 2013. “Heat Stress and the Fitness Consequences of Climate Change for Terrestrial Ectotherms” edited by J. Grindstaff. </w:t>
      </w:r>
      <w:r w:rsidRPr="00740F74">
        <w:rPr>
          <w:rFonts w:ascii="Arial" w:hAnsi="Arial" w:cs="Arial"/>
          <w:i/>
          <w:iCs/>
          <w:noProof/>
        </w:rPr>
        <w:t>Functional Ecology</w:t>
      </w:r>
      <w:r w:rsidRPr="00740F74">
        <w:rPr>
          <w:rFonts w:ascii="Arial" w:hAnsi="Arial" w:cs="Arial"/>
          <w:noProof/>
        </w:rPr>
        <w:t xml:space="preserve"> 27(6):1415–23.</w:t>
      </w:r>
    </w:p>
    <w:p w14:paraId="3250A8F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Krebs, Robert A. and J. S. F. Barker. 1991. “Coexistence of Ecologically Similar Colonising Species: Intra- and Interspecific Competition in Drosophila Aldrichi and D. Buzzatii.” </w:t>
      </w:r>
      <w:r w:rsidRPr="00740F74">
        <w:rPr>
          <w:rFonts w:ascii="Arial" w:hAnsi="Arial" w:cs="Arial"/>
          <w:i/>
          <w:iCs/>
          <w:noProof/>
        </w:rPr>
        <w:t>Australian Journal of Zoology</w:t>
      </w:r>
      <w:r w:rsidRPr="00740F74">
        <w:rPr>
          <w:rFonts w:ascii="Arial" w:hAnsi="Arial" w:cs="Arial"/>
          <w:noProof/>
        </w:rPr>
        <w:t xml:space="preserve"> 39(5):499–508.</w:t>
      </w:r>
    </w:p>
    <w:p w14:paraId="5B6FF8D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w:t>
      </w:r>
      <w:r w:rsidRPr="00740F74">
        <w:rPr>
          <w:rFonts w:ascii="Arial" w:hAnsi="Arial" w:cs="Arial"/>
          <w:noProof/>
        </w:rPr>
        <w:lastRenderedPageBreak/>
        <w:t xml:space="preserve">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740F74">
        <w:rPr>
          <w:rFonts w:ascii="Arial" w:hAnsi="Arial" w:cs="Arial"/>
          <w:i/>
          <w:iCs/>
          <w:noProof/>
        </w:rPr>
        <w:t>Biological Conservation</w:t>
      </w:r>
      <w:r w:rsidRPr="00740F74">
        <w:rPr>
          <w:rFonts w:ascii="Arial" w:hAnsi="Arial" w:cs="Arial"/>
          <w:noProof/>
        </w:rPr>
        <w:t xml:space="preserve"> 144(1):548–57.</w:t>
      </w:r>
    </w:p>
    <w:p w14:paraId="71AAC89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Logan, Jesse A., Jacques Régnière, and James A. Powell. 2003. “Assessing the Impacts of Global Warming on Forest Pest Dynamics.” Pp. 130–37 in </w:t>
      </w:r>
      <w:r w:rsidRPr="00740F74">
        <w:rPr>
          <w:rFonts w:ascii="Arial" w:hAnsi="Arial" w:cs="Arial"/>
          <w:i/>
          <w:iCs/>
          <w:noProof/>
        </w:rPr>
        <w:t>Frontiers in Ecology and the Environment</w:t>
      </w:r>
      <w:r w:rsidRPr="00740F74">
        <w:rPr>
          <w:rFonts w:ascii="Arial" w:hAnsi="Arial" w:cs="Arial"/>
          <w:noProof/>
        </w:rPr>
        <w:t>. Vol. 1. Ecological Society of America.</w:t>
      </w:r>
    </w:p>
    <w:p w14:paraId="3FDD48C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Louthan, Allison M., Daniel F. Doak, and Amy L. Angert. 2015. “Where and When Do Species Interactions Set Range Limits?” </w:t>
      </w:r>
      <w:r w:rsidRPr="00740F74">
        <w:rPr>
          <w:rFonts w:ascii="Arial" w:hAnsi="Arial" w:cs="Arial"/>
          <w:i/>
          <w:iCs/>
          <w:noProof/>
        </w:rPr>
        <w:t>Trends in Ecology and Evolution</w:t>
      </w:r>
      <w:r w:rsidRPr="00740F74">
        <w:rPr>
          <w:rFonts w:ascii="Arial" w:hAnsi="Arial" w:cs="Arial"/>
          <w:noProof/>
        </w:rPr>
        <w:t xml:space="preserve"> 30(12):780–92.</w:t>
      </w:r>
    </w:p>
    <w:p w14:paraId="273ED07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740F74">
        <w:rPr>
          <w:rFonts w:ascii="Arial" w:hAnsi="Arial" w:cs="Arial"/>
          <w:i/>
          <w:iCs/>
          <w:noProof/>
        </w:rPr>
        <w:t>Ecological Monographs</w:t>
      </w:r>
      <w:r w:rsidRPr="00740F74">
        <w:rPr>
          <w:rFonts w:ascii="Arial" w:hAnsi="Arial" w:cs="Arial"/>
          <w:noProof/>
        </w:rPr>
        <w:t xml:space="preserve"> 84(1):131–49.</w:t>
      </w:r>
    </w:p>
    <w:p w14:paraId="2FD13A75"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Ma, Gang, Ary A. Hoffmann, and Chun Sen Ma. 2015. “Daily Temperature Extremes Play an Important Role in Predicting Thermal Effects.” </w:t>
      </w:r>
      <w:r w:rsidRPr="00740F74">
        <w:rPr>
          <w:rFonts w:ascii="Arial" w:hAnsi="Arial" w:cs="Arial"/>
          <w:i/>
          <w:iCs/>
          <w:noProof/>
        </w:rPr>
        <w:t>Journal of Experimental Biology</w:t>
      </w:r>
      <w:r w:rsidRPr="00740F74">
        <w:rPr>
          <w:rFonts w:ascii="Arial" w:hAnsi="Arial" w:cs="Arial"/>
          <w:noProof/>
        </w:rPr>
        <w:t xml:space="preserve"> 218(14):2289–96.</w:t>
      </w:r>
    </w:p>
    <w:p w14:paraId="08BC555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740F74">
        <w:rPr>
          <w:rFonts w:ascii="Arial" w:hAnsi="Arial" w:cs="Arial"/>
          <w:i/>
          <w:iCs/>
          <w:noProof/>
        </w:rPr>
        <w:t>Drosophila</w:t>
      </w:r>
      <w:r w:rsidRPr="00740F74">
        <w:rPr>
          <w:rFonts w:ascii="Arial" w:hAnsi="Arial" w:cs="Arial"/>
          <w:noProof/>
        </w:rPr>
        <w:t xml:space="preserve"> Species.” </w:t>
      </w:r>
      <w:r w:rsidRPr="00740F74">
        <w:rPr>
          <w:rFonts w:ascii="Arial" w:hAnsi="Arial" w:cs="Arial"/>
          <w:i/>
          <w:iCs/>
          <w:noProof/>
        </w:rPr>
        <w:t>Philosophical Transactions of the Royal Society B: Biological Sciences</w:t>
      </w:r>
      <w:r w:rsidRPr="00740F74">
        <w:rPr>
          <w:rFonts w:ascii="Arial" w:hAnsi="Arial" w:cs="Arial"/>
          <w:noProof/>
        </w:rPr>
        <w:t xml:space="preserve"> 374(1778):20180548.</w:t>
      </w:r>
    </w:p>
    <w:p w14:paraId="3C221B2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740F74">
        <w:rPr>
          <w:rFonts w:ascii="Arial" w:hAnsi="Arial" w:cs="Arial"/>
          <w:i/>
          <w:iCs/>
          <w:noProof/>
        </w:rPr>
        <w:t>Journal of Animal Ecology</w:t>
      </w:r>
      <w:r w:rsidRPr="00740F74">
        <w:rPr>
          <w:rFonts w:ascii="Arial" w:hAnsi="Arial" w:cs="Arial"/>
          <w:noProof/>
        </w:rPr>
        <w:t xml:space="preserve"> 77(1):145–55.</w:t>
      </w:r>
    </w:p>
    <w:p w14:paraId="03799F3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740F74">
        <w:rPr>
          <w:rFonts w:ascii="Arial" w:hAnsi="Arial" w:cs="Arial"/>
          <w:i/>
          <w:iCs/>
          <w:noProof/>
        </w:rPr>
        <w:t>Journal of Natural History</w:t>
      </w:r>
      <w:r w:rsidRPr="00740F74">
        <w:rPr>
          <w:rFonts w:ascii="Arial" w:hAnsi="Arial" w:cs="Arial"/>
          <w:noProof/>
        </w:rPr>
        <w:t xml:space="preserve"> 41(25–28):1731–38.</w:t>
      </w:r>
    </w:p>
    <w:p w14:paraId="6BDE8D5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740F74">
        <w:rPr>
          <w:rFonts w:ascii="Arial" w:hAnsi="Arial" w:cs="Arial"/>
          <w:i/>
          <w:iCs/>
          <w:noProof/>
        </w:rPr>
        <w:t>Oecologia</w:t>
      </w:r>
      <w:r w:rsidRPr="00740F74">
        <w:rPr>
          <w:rFonts w:ascii="Arial" w:hAnsi="Arial" w:cs="Arial"/>
          <w:noProof/>
        </w:rPr>
        <w:t xml:space="preserve"> 188(2):333–42.</w:t>
      </w:r>
    </w:p>
    <w:p w14:paraId="53E267C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740F74">
        <w:rPr>
          <w:rFonts w:ascii="Arial" w:hAnsi="Arial" w:cs="Arial"/>
          <w:i/>
          <w:iCs/>
          <w:noProof/>
        </w:rPr>
        <w:t>Global Change Biology</w:t>
      </w:r>
      <w:r w:rsidRPr="00740F74">
        <w:rPr>
          <w:rFonts w:ascii="Arial" w:hAnsi="Arial" w:cs="Arial"/>
          <w:noProof/>
        </w:rPr>
        <w:t xml:space="preserve"> 23(5):1847–60.</w:t>
      </w:r>
    </w:p>
    <w:p w14:paraId="2FB4174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740F74">
        <w:rPr>
          <w:rFonts w:ascii="Arial" w:hAnsi="Arial" w:cs="Arial"/>
          <w:i/>
          <w:iCs/>
          <w:noProof/>
        </w:rPr>
        <w:t>Global Change Biology</w:t>
      </w:r>
      <w:r w:rsidRPr="00740F74">
        <w:rPr>
          <w:rFonts w:ascii="Arial" w:hAnsi="Arial" w:cs="Arial"/>
          <w:noProof/>
        </w:rPr>
        <w:t xml:space="preserve"> 20(6):1738–50.</w:t>
      </w:r>
    </w:p>
    <w:p w14:paraId="2AEE04C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Paquette, Alexandra and Anna L. Hargreaves. 2021. “Biotic Interactions Are More Often Important at Species’ Warm versus Cool Range Edges” edited by C. </w:t>
      </w:r>
      <w:r w:rsidRPr="00740F74">
        <w:rPr>
          <w:rFonts w:ascii="Arial" w:hAnsi="Arial" w:cs="Arial"/>
          <w:noProof/>
        </w:rPr>
        <w:lastRenderedPageBreak/>
        <w:t xml:space="preserve">Ghalambor. </w:t>
      </w:r>
      <w:r w:rsidRPr="00740F74">
        <w:rPr>
          <w:rFonts w:ascii="Arial" w:hAnsi="Arial" w:cs="Arial"/>
          <w:i/>
          <w:iCs/>
          <w:noProof/>
        </w:rPr>
        <w:t>Ecology Letters</w:t>
      </w:r>
      <w:r w:rsidRPr="00740F74">
        <w:rPr>
          <w:rFonts w:ascii="Arial" w:hAnsi="Arial" w:cs="Arial"/>
          <w:noProof/>
        </w:rPr>
        <w:t xml:space="preserve"> 24(11):2427–38.</w:t>
      </w:r>
    </w:p>
    <w:p w14:paraId="0839A45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740F74">
        <w:rPr>
          <w:rFonts w:ascii="Arial" w:hAnsi="Arial" w:cs="Arial"/>
          <w:i/>
          <w:iCs/>
          <w:noProof/>
        </w:rPr>
        <w:t>Nature Climate Change</w:t>
      </w:r>
      <w:r w:rsidRPr="00740F74">
        <w:rPr>
          <w:rFonts w:ascii="Arial" w:hAnsi="Arial" w:cs="Arial"/>
          <w:noProof/>
        </w:rPr>
        <w:t xml:space="preserve"> 11(6):481–84.</w:t>
      </w:r>
    </w:p>
    <w:p w14:paraId="2662DFA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740F74">
        <w:rPr>
          <w:rFonts w:ascii="Arial" w:hAnsi="Arial" w:cs="Arial"/>
          <w:i/>
          <w:iCs/>
          <w:noProof/>
        </w:rPr>
        <w:t>Science</w:t>
      </w:r>
      <w:r w:rsidRPr="00740F74">
        <w:rPr>
          <w:rFonts w:ascii="Arial" w:hAnsi="Arial" w:cs="Arial"/>
          <w:noProof/>
        </w:rPr>
        <w:t xml:space="preserve"> 355(6332):1–9.</w:t>
      </w:r>
    </w:p>
    <w:p w14:paraId="3A2B8E32" w14:textId="6C81F15B" w:rsid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Peterson, Megan L., Daniel F. Doak, and William F. Morris. 2019. “Incorporating Local Adaptation into Forecasts of Species’ Distribution and Abundance under Climate Change.” </w:t>
      </w:r>
      <w:r w:rsidRPr="00740F74">
        <w:rPr>
          <w:rFonts w:ascii="Arial" w:hAnsi="Arial" w:cs="Arial"/>
          <w:i/>
          <w:iCs/>
          <w:noProof/>
        </w:rPr>
        <w:t>Global Change Biology</w:t>
      </w:r>
      <w:r w:rsidRPr="00740F74">
        <w:rPr>
          <w:rFonts w:ascii="Arial" w:hAnsi="Arial" w:cs="Arial"/>
          <w:noProof/>
        </w:rPr>
        <w:t xml:space="preserve"> 25(3):775–93.</w:t>
      </w:r>
    </w:p>
    <w:p w14:paraId="50151775" w14:textId="3E017020"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R Core Team (2020). R: A language and environment for statistical computing. R Foundation for Statistical Computing, Vienna, Austria. URL https://www.R-project.org/</w:t>
      </w:r>
    </w:p>
    <w:p w14:paraId="33FADD4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Saxon, A. D., E. K. O’Brien, and J. R. Bridle. 2018. “Temperature Fluctuations during Development Reduce Male Fitness and May Limit Adaptive Potential in Tropical Rainforest Drosophila.” </w:t>
      </w:r>
      <w:r w:rsidRPr="00740F74">
        <w:rPr>
          <w:rFonts w:ascii="Arial" w:hAnsi="Arial" w:cs="Arial"/>
          <w:i/>
          <w:iCs/>
          <w:noProof/>
        </w:rPr>
        <w:t>Journal of Evolutionary Biology</w:t>
      </w:r>
      <w:r w:rsidRPr="00740F74">
        <w:rPr>
          <w:rFonts w:ascii="Arial" w:hAnsi="Arial" w:cs="Arial"/>
          <w:noProof/>
        </w:rPr>
        <w:t xml:space="preserve"> 31(3):405–15.</w:t>
      </w:r>
    </w:p>
    <w:p w14:paraId="3A086AE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Schemske, Douglas W., Gary G. Mittelbach, Howard V. Cornell, James M. Sobel, and Kaustuv Roy. 2009. “Is There a Latitudinal Gradient in the Importance of Biotic Interactions?” </w:t>
      </w:r>
      <w:r w:rsidRPr="00740F74">
        <w:rPr>
          <w:rFonts w:ascii="Arial" w:hAnsi="Arial" w:cs="Arial"/>
          <w:i/>
          <w:iCs/>
          <w:noProof/>
        </w:rPr>
        <w:t>Annual Review of Ecology, Evolution, and Systematics</w:t>
      </w:r>
      <w:r w:rsidRPr="00740F74">
        <w:rPr>
          <w:rFonts w:ascii="Arial" w:hAnsi="Arial" w:cs="Arial"/>
          <w:noProof/>
        </w:rPr>
        <w:t xml:space="preserve"> 40(1):245–69.</w:t>
      </w:r>
    </w:p>
    <w:p w14:paraId="6FF8EB0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740F74">
        <w:rPr>
          <w:rFonts w:ascii="Arial" w:hAnsi="Arial" w:cs="Arial"/>
          <w:i/>
          <w:iCs/>
          <w:noProof/>
        </w:rPr>
        <w:t>Zootaxa</w:t>
      </w:r>
      <w:r w:rsidRPr="00740F74">
        <w:rPr>
          <w:rFonts w:ascii="Arial" w:hAnsi="Arial" w:cs="Arial"/>
          <w:noProof/>
        </w:rPr>
        <w:t xml:space="preserve"> (1333):1–23.</w:t>
      </w:r>
    </w:p>
    <w:p w14:paraId="3B5DCC6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Sheldon, Kimberly S., Sylvia Yang, and Joshua J. Tewksbury. 2011. “Climate Change and Community Disassembly: Impacts of Warming on Tropical and Temperate Montane Community Structure.” </w:t>
      </w:r>
      <w:r w:rsidRPr="00740F74">
        <w:rPr>
          <w:rFonts w:ascii="Arial" w:hAnsi="Arial" w:cs="Arial"/>
          <w:i/>
          <w:iCs/>
          <w:noProof/>
        </w:rPr>
        <w:t>Ecology Letters</w:t>
      </w:r>
      <w:r w:rsidRPr="00740F74">
        <w:rPr>
          <w:rFonts w:ascii="Arial" w:hAnsi="Arial" w:cs="Arial"/>
          <w:noProof/>
        </w:rPr>
        <w:t xml:space="preserve"> 14(12):1191–1200.</w:t>
      </w:r>
    </w:p>
    <w:p w14:paraId="1877694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740F74">
        <w:rPr>
          <w:rFonts w:ascii="Arial" w:hAnsi="Arial" w:cs="Arial"/>
          <w:i/>
          <w:iCs/>
          <w:noProof/>
        </w:rPr>
        <w:t>Ecology Letters</w:t>
      </w:r>
      <w:r w:rsidRPr="00740F74">
        <w:rPr>
          <w:rFonts w:ascii="Arial" w:hAnsi="Arial" w:cs="Arial"/>
          <w:noProof/>
        </w:rPr>
        <w:t xml:space="preserve"> 19(11):1372–85.</w:t>
      </w:r>
    </w:p>
    <w:p w14:paraId="380F9F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Srinivasan, Umesh, Paul R. Elsen, Morgan W. Tingley, and David S. Wilcove. 2018. “Temperature and Competition Interact to Structure Himalayan Bird Communities.” </w:t>
      </w:r>
      <w:r w:rsidRPr="00740F74">
        <w:rPr>
          <w:rFonts w:ascii="Arial" w:hAnsi="Arial" w:cs="Arial"/>
          <w:i/>
          <w:iCs/>
          <w:noProof/>
        </w:rPr>
        <w:t>Proceedings of the Royal Society B: Biological Sciences</w:t>
      </w:r>
      <w:r w:rsidRPr="00740F74">
        <w:rPr>
          <w:rFonts w:ascii="Arial" w:hAnsi="Arial" w:cs="Arial"/>
          <w:noProof/>
        </w:rPr>
        <w:t xml:space="preserve"> 285(1874):20172593.</w:t>
      </w:r>
    </w:p>
    <w:p w14:paraId="4A6D1DC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Sunday, Jennifer M., Amanda E. Bates, and Nicholas K. Dulvy. 2012. “Thermal Tolerance and the Global Redistribution of Animals.” </w:t>
      </w:r>
      <w:r w:rsidRPr="00740F74">
        <w:rPr>
          <w:rFonts w:ascii="Arial" w:hAnsi="Arial" w:cs="Arial"/>
          <w:i/>
          <w:iCs/>
          <w:noProof/>
        </w:rPr>
        <w:t>Nature Climate Change</w:t>
      </w:r>
      <w:r w:rsidRPr="00740F74">
        <w:rPr>
          <w:rFonts w:ascii="Arial" w:hAnsi="Arial" w:cs="Arial"/>
          <w:noProof/>
        </w:rPr>
        <w:t xml:space="preserve"> 2(9):686–90.</w:t>
      </w:r>
    </w:p>
    <w:p w14:paraId="571CB0D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Terry, J. Christopher D., Jinlin Chen, and Owen T. Lewis. 2021. “Natural Enemies </w:t>
      </w:r>
      <w:r w:rsidRPr="00740F74">
        <w:rPr>
          <w:rFonts w:ascii="Arial" w:hAnsi="Arial" w:cs="Arial"/>
          <w:noProof/>
        </w:rPr>
        <w:lastRenderedPageBreak/>
        <w:t xml:space="preserve">Have Inconsistent Impacts on the Coexistence of Competing Species.” </w:t>
      </w:r>
      <w:r w:rsidRPr="00740F74">
        <w:rPr>
          <w:rFonts w:ascii="Arial" w:hAnsi="Arial" w:cs="Arial"/>
          <w:i/>
          <w:iCs/>
          <w:noProof/>
        </w:rPr>
        <w:t>Journal of Animal Ecology</w:t>
      </w:r>
      <w:r w:rsidRPr="00740F74">
        <w:rPr>
          <w:rFonts w:ascii="Arial" w:hAnsi="Arial" w:cs="Arial"/>
          <w:noProof/>
        </w:rPr>
        <w:t xml:space="preserve"> 1365-2656.13534.</w:t>
      </w:r>
    </w:p>
    <w:p w14:paraId="02B8F58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Williams, Stephen E., Elizabeth E. Bolitho, and Samantha Fox. 2003. “Climate Change in Australian Tropical Rainforests: An Impending Environmental Catastrophe.” </w:t>
      </w:r>
      <w:r w:rsidRPr="00740F74">
        <w:rPr>
          <w:rFonts w:ascii="Arial" w:hAnsi="Arial" w:cs="Arial"/>
          <w:i/>
          <w:iCs/>
          <w:noProof/>
        </w:rPr>
        <w:t>Proceedings of the Royal Society B: Biological Sciences</w:t>
      </w:r>
      <w:r w:rsidRPr="00740F74">
        <w:rPr>
          <w:rFonts w:ascii="Arial" w:hAnsi="Arial" w:cs="Arial"/>
          <w:noProof/>
        </w:rPr>
        <w:t xml:space="preserve"> 270(1527):1887–92.</w:t>
      </w:r>
    </w:p>
    <w:p w14:paraId="0CAF480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740F74">
        <w:rPr>
          <w:rFonts w:ascii="Arial" w:hAnsi="Arial" w:cs="Arial"/>
          <w:i/>
          <w:iCs/>
          <w:noProof/>
        </w:rPr>
        <w:t>Ecology Letters</w:t>
      </w:r>
      <w:r w:rsidRPr="00740F74">
        <w:rPr>
          <w:rFonts w:ascii="Arial" w:hAnsi="Arial" w:cs="Arial"/>
          <w:noProof/>
        </w:rPr>
        <w:t xml:space="preserve"> 8(11):1138–46.</w:t>
      </w:r>
    </w:p>
    <w:p w14:paraId="020F45A4" w14:textId="3B6C1409" w:rsidR="00886388" w:rsidRPr="00B23F2E" w:rsidRDefault="00740F74" w:rsidP="007C1BC4">
      <w:pPr>
        <w:rPr>
          <w:rFonts w:ascii="Arial" w:hAnsi="Arial" w:cs="Arial"/>
          <w:lang w:val="en-US"/>
        </w:rPr>
      </w:pPr>
      <w:r>
        <w:rPr>
          <w:rFonts w:ascii="Arial" w:hAnsi="Arial" w:cs="Arial"/>
          <w:lang w:val="en-US"/>
        </w:rPr>
        <w:fldChar w:fldCharType="end"/>
      </w:r>
      <w:r w:rsidR="00507849" w:rsidRPr="00B23F2E">
        <w:rPr>
          <w:rFonts w:ascii="Arial" w:hAnsi="Arial" w:cs="Arial"/>
          <w:lang w:val="en-US"/>
        </w:rPr>
        <w:br w:type="page"/>
      </w:r>
    </w:p>
    <w:p w14:paraId="71AC4916" w14:textId="6CBD6D78" w:rsidR="00B23F2E" w:rsidRPr="00B23F2E" w:rsidRDefault="00B23F2E" w:rsidP="00B23F2E">
      <w:pPr>
        <w:rPr>
          <w:rFonts w:ascii="Arial" w:hAnsi="Arial" w:cs="Arial"/>
          <w:lang w:val="en-US"/>
        </w:rPr>
      </w:pPr>
      <w:r w:rsidRPr="00B23F2E">
        <w:rPr>
          <w:rFonts w:ascii="Arial" w:hAnsi="Arial" w:cs="Arial"/>
          <w:b/>
          <w:bCs/>
          <w:lang w:val="en-US"/>
        </w:rPr>
        <w:lastRenderedPageBreak/>
        <w:t>Figure 1. Distribution patterns.</w:t>
      </w:r>
      <w:r w:rsidRPr="00B23F2E">
        <w:rPr>
          <w:rFonts w:ascii="Arial" w:hAnsi="Arial" w:cs="Arial"/>
          <w:lang w:val="en-US"/>
        </w:rPr>
        <w:t xml:space="preserve"> </w:t>
      </w:r>
      <w:del w:id="732" w:author="Jinlin Chen" w:date="2022-01-13T15:29:00Z">
        <w:r w:rsidRPr="00B23F2E" w:rsidDel="00600D43">
          <w:rPr>
            <w:rFonts w:ascii="Arial" w:hAnsi="Arial" w:cs="Arial"/>
            <w:lang w:val="en-US"/>
          </w:rPr>
          <w:delText xml:space="preserve">a) </w:delText>
        </w:r>
      </w:del>
      <w:r w:rsidRPr="00B23F2E">
        <w:rPr>
          <w:rFonts w:ascii="Arial" w:hAnsi="Arial" w:cs="Arial"/>
          <w:lang w:val="en-US"/>
        </w:rPr>
        <w:t>Proportion of all samples found at the low</w:t>
      </w:r>
      <w:ins w:id="733" w:author="Jinlin Chen" w:date="2022-01-13T15:31:00Z">
        <w:r w:rsidR="00600D43">
          <w:rPr>
            <w:rFonts w:ascii="Arial" w:hAnsi="Arial" w:cs="Arial"/>
            <w:lang w:val="en-US"/>
          </w:rPr>
          <w:t xml:space="preserve"> (yellow)</w:t>
        </w:r>
      </w:ins>
      <w:r w:rsidRPr="00B23F2E">
        <w:rPr>
          <w:rFonts w:ascii="Arial" w:hAnsi="Arial" w:cs="Arial"/>
          <w:lang w:val="en-US"/>
        </w:rPr>
        <w:t>-, m</w:t>
      </w:r>
      <w:ins w:id="734" w:author="Jinlin Chen" w:date="2022-01-13T15:31:00Z">
        <w:r w:rsidR="00600D43">
          <w:rPr>
            <w:rFonts w:ascii="Arial" w:hAnsi="Arial" w:cs="Arial"/>
            <w:lang w:val="en-US"/>
          </w:rPr>
          <w:t>edium</w:t>
        </w:r>
      </w:ins>
      <w:del w:id="735" w:author="Jinlin Chen" w:date="2022-01-13T15:31:00Z">
        <w:r w:rsidRPr="00B23F2E" w:rsidDel="00600D43">
          <w:rPr>
            <w:rFonts w:ascii="Arial" w:hAnsi="Arial" w:cs="Arial"/>
            <w:lang w:val="en-US"/>
          </w:rPr>
          <w:delText>iddle</w:delText>
        </w:r>
      </w:del>
      <w:ins w:id="736" w:author="Jinlin Chen" w:date="2022-01-13T15:31:00Z">
        <w:r w:rsidR="00600D43">
          <w:rPr>
            <w:rFonts w:ascii="Arial" w:hAnsi="Arial" w:cs="Arial"/>
            <w:lang w:val="en-US"/>
          </w:rPr>
          <w:t xml:space="preserve"> (gree)</w:t>
        </w:r>
      </w:ins>
      <w:r w:rsidRPr="00B23F2E">
        <w:rPr>
          <w:rFonts w:ascii="Arial" w:hAnsi="Arial" w:cs="Arial"/>
          <w:lang w:val="en-US"/>
        </w:rPr>
        <w:t>- and high</w:t>
      </w:r>
      <w:ins w:id="737" w:author="Jinlin Chen" w:date="2022-01-13T15:31:00Z">
        <w:r w:rsidR="00600D43">
          <w:rPr>
            <w:rFonts w:ascii="Arial" w:hAnsi="Arial" w:cs="Arial"/>
            <w:lang w:val="en-US"/>
          </w:rPr>
          <w:t xml:space="preserve"> (blue)</w:t>
        </w:r>
      </w:ins>
      <w:r w:rsidRPr="00B23F2E">
        <w:rPr>
          <w:rFonts w:ascii="Arial" w:hAnsi="Arial" w:cs="Arial"/>
          <w:lang w:val="en-US"/>
        </w:rPr>
        <w:t xml:space="preserve">-elevation sites for the nine </w:t>
      </w:r>
      <w:r w:rsidRPr="00B23F2E">
        <w:rPr>
          <w:rFonts w:ascii="Arial" w:hAnsi="Arial" w:cs="Arial"/>
          <w:i/>
          <w:iCs/>
          <w:lang w:val="en-US"/>
        </w:rPr>
        <w:t>Drosophila</w:t>
      </w:r>
      <w:r w:rsidRPr="00B23F2E">
        <w:rPr>
          <w:rFonts w:ascii="Arial" w:hAnsi="Arial" w:cs="Arial"/>
          <w:lang w:val="en-US"/>
        </w:rPr>
        <w:t xml:space="preserve"> species. </w:t>
      </w:r>
      <w:ins w:id="738" w:author="Jinlin Chen" w:date="2022-01-13T15:32:00Z">
        <w:r w:rsidR="00600D43">
          <w:rPr>
            <w:rFonts w:ascii="Arial" w:hAnsi="Arial" w:cs="Arial"/>
            <w:lang w:val="en-US"/>
          </w:rPr>
          <w:t>The grey numbers inside the bars show the absolute counts of</w:t>
        </w:r>
      </w:ins>
      <w:ins w:id="739" w:author="Jinlin Chen" w:date="2022-01-13T15:33:00Z">
        <w:r w:rsidR="00600D43">
          <w:rPr>
            <w:rFonts w:ascii="Arial" w:hAnsi="Arial" w:cs="Arial"/>
            <w:lang w:val="en-US"/>
          </w:rPr>
          <w:t xml:space="preserve"> samples of</w:t>
        </w:r>
      </w:ins>
      <w:ins w:id="740" w:author="Jinlin Chen" w:date="2022-01-13T15:32:00Z">
        <w:r w:rsidR="00600D43">
          <w:rPr>
            <w:rFonts w:ascii="Arial" w:hAnsi="Arial" w:cs="Arial"/>
            <w:lang w:val="en-US"/>
          </w:rPr>
          <w:t xml:space="preserve"> the corresponding species </w:t>
        </w:r>
      </w:ins>
      <w:ins w:id="741" w:author="Jinlin Chen" w:date="2022-01-13T15:33:00Z">
        <w:r w:rsidR="00600D43">
          <w:rPr>
            <w:rFonts w:ascii="Arial" w:hAnsi="Arial" w:cs="Arial"/>
            <w:lang w:val="en-US"/>
          </w:rPr>
          <w:t>and sites.</w:t>
        </w:r>
      </w:ins>
      <w:del w:id="742" w:author="Jinlin Chen" w:date="2022-01-13T15:29:00Z">
        <w:r w:rsidRPr="00B23F2E" w:rsidDel="00600D43">
          <w:rPr>
            <w:rFonts w:ascii="Arial" w:hAnsi="Arial" w:cs="Arial"/>
            <w:lang w:val="en-US"/>
          </w:rPr>
          <w:delText xml:space="preserve">b) Regression coefficients </w:delText>
        </w:r>
        <w:r w:rsidRPr="00B23F2E" w:rsidDel="00600D43">
          <w:rPr>
            <w:rFonts w:ascii="Arial" w:eastAsia="SimSun" w:hAnsi="Arial" w:cs="Arial"/>
            <w:lang w:val="en-US"/>
          </w:rPr>
          <w:delText xml:space="preserve">and hIndex give consistent </w:delText>
        </w:r>
        <w:r w:rsidRPr="00B23F2E" w:rsidDel="00600D43">
          <w:rPr>
            <w:rFonts w:ascii="Arial" w:hAnsi="Arial" w:cs="Arial"/>
            <w:lang w:val="en-US"/>
          </w:rPr>
          <w:delText xml:space="preserve">descriptions of elevational distribution patterns. </w:delText>
        </w:r>
        <w:r w:rsidRPr="00B23F2E" w:rsidDel="00600D43">
          <w:rPr>
            <w:rFonts w:ascii="Arial" w:hAnsi="Arial" w:cs="Arial"/>
            <w:i/>
            <w:iCs/>
            <w:lang w:val="en-US"/>
          </w:rPr>
          <w:delText>Drosophila bunnanda</w:delText>
        </w:r>
        <w:r w:rsidRPr="00B23F2E" w:rsidDel="00600D43">
          <w:rPr>
            <w:rFonts w:ascii="Arial" w:hAnsi="Arial" w:cs="Arial"/>
            <w:lang w:val="en-US"/>
          </w:rPr>
          <w:delText xml:space="preserve"> is not included in the figure because its regression coefficient and standard error are peculiarly large in absolute value due to its small sample size. Error bars show 90% confidence intervals.</w:delText>
        </w:r>
      </w:del>
    </w:p>
    <w:p w14:paraId="63E0825C" w14:textId="5AB17A74" w:rsidR="00301C2F" w:rsidRPr="00B23F2E" w:rsidRDefault="00600D43" w:rsidP="007C1BC4">
      <w:pPr>
        <w:rPr>
          <w:rFonts w:ascii="Arial" w:hAnsi="Arial" w:cs="Arial"/>
          <w:lang w:val="en-US"/>
        </w:rPr>
      </w:pPr>
      <w:r>
        <w:rPr>
          <w:rFonts w:asciiTheme="minorHAnsi" w:hAnsiTheme="minorHAnsi" w:cstheme="minorHAnsi"/>
          <w:noProof/>
          <w:lang w:val="en-US"/>
        </w:rPr>
        <w:drawing>
          <wp:inline distT="0" distB="0" distL="0" distR="0" wp14:anchorId="65B3897B" wp14:editId="54D4B0CB">
            <wp:extent cx="5264494" cy="4387273"/>
            <wp:effectExtent l="0" t="0" r="635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5456" cy="4388075"/>
                    </a:xfrm>
                    <a:prstGeom prst="rect">
                      <a:avLst/>
                    </a:prstGeom>
                  </pic:spPr>
                </pic:pic>
              </a:graphicData>
            </a:graphic>
          </wp:inline>
        </w:drawing>
      </w:r>
    </w:p>
    <w:p w14:paraId="1E92C471" w14:textId="569316DA" w:rsidR="00017D17" w:rsidRPr="00B23F2E" w:rsidRDefault="00017D17" w:rsidP="007C1BC4">
      <w:pPr>
        <w:rPr>
          <w:rFonts w:ascii="Arial" w:hAnsi="Arial" w:cs="Arial"/>
          <w:lang w:val="en-US"/>
        </w:rPr>
      </w:pPr>
      <w:r w:rsidRPr="00B23F2E">
        <w:rPr>
          <w:rFonts w:ascii="Arial" w:hAnsi="Arial" w:cs="Arial"/>
          <w:lang w:val="en-US"/>
        </w:rPr>
        <w:br w:type="page"/>
      </w:r>
    </w:p>
    <w:p w14:paraId="4659A6A0" w14:textId="7D2C0C13" w:rsidR="007363C5" w:rsidRPr="00B23F2E" w:rsidRDefault="00B23F2E"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B23F2E" w:rsidRDefault="00301C2F" w:rsidP="007C1BC4">
      <w:pPr>
        <w:rPr>
          <w:rFonts w:ascii="Arial" w:hAnsi="Arial" w:cs="Arial"/>
          <w:lang w:val="en-US"/>
        </w:rPr>
      </w:pPr>
      <w:commentRangeStart w:id="743"/>
      <w:commentRangeStart w:id="744"/>
      <w:r w:rsidRPr="00B23F2E">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commentRangeEnd w:id="743"/>
      <w:commentRangeEnd w:id="744"/>
      <w:r w:rsidR="002915FD">
        <w:rPr>
          <w:rStyle w:val="CommentReference"/>
          <w:rFonts w:asciiTheme="minorHAnsi" w:eastAsiaTheme="minorHAnsi" w:hAnsiTheme="minorHAnsi" w:cstheme="minorBidi"/>
          <w:lang w:eastAsia="en-US"/>
        </w:rPr>
        <w:commentReference w:id="744"/>
      </w:r>
      <w:r w:rsidR="005A1CF3">
        <w:rPr>
          <w:rStyle w:val="CommentReference"/>
          <w:rFonts w:asciiTheme="minorHAnsi" w:eastAsiaTheme="minorHAnsi" w:hAnsiTheme="minorHAnsi" w:cstheme="minorBidi"/>
          <w:lang w:eastAsia="en-US"/>
        </w:rPr>
        <w:commentReference w:id="743"/>
      </w:r>
    </w:p>
    <w:p w14:paraId="1B801742" w14:textId="117324A3" w:rsidR="006A5712" w:rsidRPr="00B23F2E" w:rsidRDefault="00EF3BCB" w:rsidP="007C1BC4">
      <w:pPr>
        <w:rPr>
          <w:rFonts w:ascii="Arial" w:hAnsi="Arial" w:cs="Arial"/>
          <w:lang w:val="en-US"/>
        </w:rPr>
      </w:pPr>
      <w:r w:rsidRPr="00B23F2E">
        <w:rPr>
          <w:rFonts w:ascii="Arial" w:hAnsi="Arial" w:cs="Arial"/>
          <w:lang w:val="en-US"/>
        </w:rPr>
        <w:br w:type="page"/>
      </w:r>
    </w:p>
    <w:p w14:paraId="4707063D" w14:textId="7919FC1D" w:rsidR="005F0295" w:rsidRPr="00B23F2E" w:rsidRDefault="006A5712" w:rsidP="007C1BC4">
      <w:pPr>
        <w:rPr>
          <w:rFonts w:ascii="Arial" w:hAnsi="Arial" w:cs="Arial"/>
          <w:lang w:val="en-US"/>
        </w:rPr>
      </w:pPr>
      <w:r w:rsidRPr="00B23F2E">
        <w:rPr>
          <w:rFonts w:ascii="Arial" w:hAnsi="Arial" w:cs="Arial"/>
          <w:b/>
          <w:bCs/>
          <w:lang w:val="en-US"/>
        </w:rPr>
        <w:lastRenderedPageBreak/>
        <w:t xml:space="preserve">Figure 3. Reproductive and physiological thermal tolerance of </w:t>
      </w:r>
      <w:r w:rsidR="008816B7" w:rsidRPr="00B23F2E">
        <w:rPr>
          <w:rFonts w:ascii="Arial" w:hAnsi="Arial" w:cs="Arial"/>
          <w:b/>
          <w:bCs/>
          <w:lang w:val="en-US"/>
        </w:rPr>
        <w:t xml:space="preserve">the seven tropical </w:t>
      </w:r>
      <w:r w:rsidR="008816B7" w:rsidRPr="00B23F2E">
        <w:rPr>
          <w:rFonts w:ascii="Arial" w:hAnsi="Arial" w:cs="Arial"/>
          <w:b/>
          <w:bCs/>
          <w:i/>
          <w:iCs/>
          <w:lang w:val="en-US"/>
        </w:rPr>
        <w:t xml:space="preserve">Drosophila </w:t>
      </w:r>
      <w:r w:rsidRPr="00B23F2E">
        <w:rPr>
          <w:rFonts w:ascii="Arial" w:hAnsi="Arial" w:cs="Arial"/>
          <w:b/>
          <w:bCs/>
          <w:lang w:val="en-US"/>
        </w:rPr>
        <w:t>species</w:t>
      </w:r>
      <w:r w:rsidR="008816B7" w:rsidRPr="00B23F2E">
        <w:rPr>
          <w:rFonts w:ascii="Arial" w:hAnsi="Arial" w:cs="Arial"/>
          <w:b/>
          <w:bCs/>
          <w:lang w:val="en-US"/>
        </w:rPr>
        <w:t xml:space="preserve"> examined.</w:t>
      </w:r>
      <w:r w:rsidR="008816B7" w:rsidRPr="00B23F2E">
        <w:rPr>
          <w:rFonts w:ascii="Arial" w:hAnsi="Arial" w:cs="Arial"/>
          <w:lang w:val="en-US"/>
        </w:rPr>
        <w:t xml:space="preserve"> Species are ordered by their distribution patterns, with lowland-biased species on the left and </w:t>
      </w:r>
      <w:r w:rsidR="007638ED" w:rsidRPr="00B23F2E">
        <w:rPr>
          <w:rFonts w:ascii="Arial" w:hAnsi="Arial" w:cs="Arial"/>
          <w:lang w:val="en-US"/>
        </w:rPr>
        <w:t>upland</w:t>
      </w:r>
      <w:r w:rsidR="008816B7" w:rsidRPr="00B23F2E">
        <w:rPr>
          <w:rFonts w:ascii="Arial" w:hAnsi="Arial" w:cs="Arial"/>
          <w:lang w:val="en-US"/>
        </w:rPr>
        <w:t>-biased species on the right. C</w:t>
      </w:r>
      <w:r w:rsidR="00A03AC1" w:rsidRPr="00B23F2E">
        <w:rPr>
          <w:rFonts w:ascii="Arial" w:hAnsi="Arial" w:cs="Arial"/>
          <w:lang w:val="en-US"/>
        </w:rPr>
        <w:t xml:space="preserve">old tolerance is represented by </w:t>
      </w:r>
      <w:r w:rsidR="00A03AC1" w:rsidRPr="00B23F2E">
        <w:rPr>
          <w:rFonts w:ascii="Arial" w:hAnsi="Arial" w:cs="Arial"/>
          <w:i/>
          <w:iCs/>
          <w:lang w:val="en-US"/>
        </w:rPr>
        <w:t>RTmin</w:t>
      </w:r>
      <w:r w:rsidR="00A03AC1" w:rsidRPr="00B23F2E">
        <w:rPr>
          <w:rFonts w:ascii="Arial" w:hAnsi="Arial" w:cs="Arial"/>
          <w:lang w:val="en-US"/>
        </w:rPr>
        <w:t xml:space="preserve"> (a), fecundity at 17</w:t>
      </w:r>
      <w:r w:rsidR="002F3A67" w:rsidRPr="00B23F2E">
        <w:rPr>
          <w:rFonts w:ascii="Arial" w:hAnsi="Arial" w:cs="Arial"/>
        </w:rPr>
        <w:t>°C</w:t>
      </w:r>
      <w:r w:rsidR="00A03AC1" w:rsidRPr="00B23F2E">
        <w:rPr>
          <w:rFonts w:ascii="Arial" w:hAnsi="Arial" w:cs="Arial"/>
          <w:lang w:val="en-US"/>
        </w:rPr>
        <w:t xml:space="preserve"> (b), recovered fecundity after 14</w:t>
      </w:r>
      <w:r w:rsidR="002F3A67" w:rsidRPr="00B23F2E">
        <w:rPr>
          <w:rFonts w:ascii="Arial" w:hAnsi="Arial" w:cs="Arial"/>
        </w:rPr>
        <w:t>°C</w:t>
      </w:r>
      <w:r w:rsidR="00A03AC1" w:rsidRPr="00B23F2E">
        <w:rPr>
          <w:rFonts w:ascii="Arial" w:hAnsi="Arial" w:cs="Arial"/>
          <w:lang w:val="en-US"/>
        </w:rPr>
        <w:t xml:space="preserve"> (c) and recovery time after chill coma (d). Hot tolerance is represented by </w:t>
      </w:r>
      <w:r w:rsidR="00A03AC1" w:rsidRPr="00B23F2E">
        <w:rPr>
          <w:rFonts w:ascii="Arial" w:hAnsi="Arial" w:cs="Arial"/>
          <w:i/>
          <w:iCs/>
          <w:lang w:val="en-US"/>
        </w:rPr>
        <w:t>RTmax</w:t>
      </w:r>
      <w:r w:rsidR="00A03AC1" w:rsidRPr="00B23F2E">
        <w:rPr>
          <w:rFonts w:ascii="Arial" w:hAnsi="Arial" w:cs="Arial"/>
          <w:lang w:val="en-US"/>
        </w:rPr>
        <w:t xml:space="preserve"> (e), fecundity at 29</w:t>
      </w:r>
      <w:r w:rsidR="002F3A67" w:rsidRPr="00B23F2E">
        <w:rPr>
          <w:rFonts w:ascii="Arial" w:hAnsi="Arial" w:cs="Arial"/>
        </w:rPr>
        <w:t>°C</w:t>
      </w:r>
      <w:r w:rsidR="00A03AC1" w:rsidRPr="00B23F2E">
        <w:rPr>
          <w:rFonts w:ascii="Arial" w:hAnsi="Arial" w:cs="Arial"/>
          <w:lang w:val="en-US"/>
        </w:rPr>
        <w:t xml:space="preserve"> (f), recovered fecundity after 29</w:t>
      </w:r>
      <w:r w:rsidR="002F3A67" w:rsidRPr="00B23F2E">
        <w:rPr>
          <w:rFonts w:ascii="Arial" w:hAnsi="Arial" w:cs="Arial"/>
        </w:rPr>
        <w:t>°C</w:t>
      </w:r>
      <w:r w:rsidR="00A03AC1" w:rsidRPr="00B23F2E">
        <w:rPr>
          <w:rFonts w:ascii="Arial" w:hAnsi="Arial" w:cs="Arial"/>
          <w:lang w:val="en-US"/>
        </w:rPr>
        <w:t xml:space="preserve"> (g) and knockdown time by high temperature (h).</w:t>
      </w:r>
      <w:r w:rsidR="002915FD">
        <w:rPr>
          <w:rFonts w:ascii="Arial" w:hAnsi="Arial" w:cs="Arial"/>
          <w:lang w:val="en-US"/>
        </w:rPr>
        <w:t xml:space="preserve"> </w:t>
      </w:r>
      <w:ins w:id="745" w:author="Jinlin Chen" w:date="2022-01-17T15:06:00Z">
        <w:r w:rsidR="000B533C">
          <w:rPr>
            <w:rFonts w:ascii="Arial" w:hAnsi="Arial" w:cs="Arial"/>
            <w:lang w:val="en-US"/>
          </w:rPr>
          <w:t>G</w:t>
        </w:r>
      </w:ins>
      <w:ins w:id="746" w:author="Jinlin Chen" w:date="2022-01-17T14:59:00Z">
        <w:r w:rsidR="002915FD">
          <w:rPr>
            <w:rFonts w:ascii="Arial" w:hAnsi="Arial" w:cs="Arial"/>
            <w:lang w:val="en-US"/>
          </w:rPr>
          <w:t xml:space="preserve">raph </w:t>
        </w:r>
      </w:ins>
      <w:ins w:id="747" w:author="Jinlin Chen" w:date="2022-01-17T15:00:00Z">
        <w:r w:rsidR="002915FD">
          <w:rPr>
            <w:rFonts w:ascii="Arial" w:hAnsi="Arial" w:cs="Arial"/>
            <w:lang w:val="en-US"/>
          </w:rPr>
          <w:t>(</w:t>
        </w:r>
      </w:ins>
      <w:ins w:id="748" w:author="Jinlin Chen" w:date="2022-01-17T14:59:00Z">
        <w:r w:rsidR="002915FD">
          <w:rPr>
            <w:rFonts w:ascii="Arial" w:hAnsi="Arial" w:cs="Arial"/>
            <w:lang w:val="en-US"/>
          </w:rPr>
          <w:t>a</w:t>
        </w:r>
      </w:ins>
      <w:ins w:id="749" w:author="Jinlin Chen" w:date="2022-01-17T15:00:00Z">
        <w:r w:rsidR="002915FD">
          <w:rPr>
            <w:rFonts w:ascii="Arial" w:hAnsi="Arial" w:cs="Arial"/>
            <w:lang w:val="en-US"/>
          </w:rPr>
          <w:t>)</w:t>
        </w:r>
      </w:ins>
      <w:ins w:id="750" w:author="Jinlin Chen" w:date="2022-01-17T14:59:00Z">
        <w:r w:rsidR="002915FD">
          <w:rPr>
            <w:rFonts w:ascii="Arial" w:hAnsi="Arial" w:cs="Arial"/>
            <w:lang w:val="en-US"/>
          </w:rPr>
          <w:t xml:space="preserve"> and </w:t>
        </w:r>
      </w:ins>
      <w:ins w:id="751" w:author="Jinlin Chen" w:date="2022-01-17T15:00:00Z">
        <w:r w:rsidR="002915FD">
          <w:rPr>
            <w:rFonts w:ascii="Arial" w:hAnsi="Arial" w:cs="Arial"/>
            <w:lang w:val="en-US"/>
          </w:rPr>
          <w:t>(</w:t>
        </w:r>
      </w:ins>
      <w:ins w:id="752" w:author="Jinlin Chen" w:date="2022-01-17T14:59:00Z">
        <w:r w:rsidR="002915FD">
          <w:rPr>
            <w:rFonts w:ascii="Arial" w:hAnsi="Arial" w:cs="Arial"/>
            <w:lang w:val="en-US"/>
          </w:rPr>
          <w:t>e</w:t>
        </w:r>
      </w:ins>
      <w:ins w:id="753" w:author="Jinlin Chen" w:date="2022-01-17T15:00:00Z">
        <w:r w:rsidR="002915FD">
          <w:rPr>
            <w:rFonts w:ascii="Arial" w:hAnsi="Arial" w:cs="Arial"/>
            <w:lang w:val="en-US"/>
          </w:rPr>
          <w:t xml:space="preserve">) </w:t>
        </w:r>
      </w:ins>
      <w:ins w:id="754" w:author="Jinlin Chen" w:date="2022-01-17T15:06:00Z">
        <w:r w:rsidR="000B533C">
          <w:rPr>
            <w:rFonts w:ascii="Arial" w:hAnsi="Arial" w:cs="Arial"/>
            <w:lang w:val="en-US"/>
          </w:rPr>
          <w:t>show the medians (round dot) and</w:t>
        </w:r>
      </w:ins>
      <w:ins w:id="755" w:author="Jinlin Chen" w:date="2022-01-17T15:00:00Z">
        <w:r w:rsidR="002915FD">
          <w:rPr>
            <w:rFonts w:ascii="Arial" w:hAnsi="Arial" w:cs="Arial"/>
            <w:lang w:val="en-US"/>
          </w:rPr>
          <w:t xml:space="preserve"> 90% credible intervals of the posterior distribution of the </w:t>
        </w:r>
      </w:ins>
      <w:ins w:id="756" w:author="Jinlin Chen" w:date="2022-01-17T15:06:00Z">
        <w:r w:rsidR="000B533C">
          <w:rPr>
            <w:rFonts w:ascii="Arial" w:hAnsi="Arial" w:cs="Arial"/>
            <w:lang w:val="en-US"/>
          </w:rPr>
          <w:t xml:space="preserve">estimated </w:t>
        </w:r>
      </w:ins>
      <w:ins w:id="757" w:author="Jinlin Chen" w:date="2022-01-17T15:00:00Z">
        <w:r w:rsidR="002915FD">
          <w:rPr>
            <w:rFonts w:ascii="Arial" w:hAnsi="Arial" w:cs="Arial"/>
            <w:lang w:val="en-US"/>
          </w:rPr>
          <w:t xml:space="preserve">parameters. Boxplots in </w:t>
        </w:r>
      </w:ins>
      <w:ins w:id="758" w:author="Jinlin Chen" w:date="2022-01-17T15:01:00Z">
        <w:r w:rsidR="002915FD">
          <w:rPr>
            <w:rFonts w:ascii="Arial" w:hAnsi="Arial" w:cs="Arial"/>
            <w:lang w:val="en-US"/>
          </w:rPr>
          <w:t>(b-d, f-h)</w:t>
        </w:r>
      </w:ins>
      <w:ins w:id="759" w:author="Jinlin Chen" w:date="2022-01-17T15:09:00Z">
        <w:r w:rsidR="00B42355">
          <w:rPr>
            <w:rFonts w:ascii="Arial" w:hAnsi="Arial" w:cs="Arial"/>
            <w:lang w:val="en-US"/>
          </w:rPr>
          <w:t xml:space="preserve"> </w:t>
        </w:r>
      </w:ins>
      <w:ins w:id="760" w:author="Jinlin Chen" w:date="2022-01-17T15:05:00Z">
        <w:r w:rsidR="000B533C">
          <w:rPr>
            <w:rFonts w:ascii="Arial" w:hAnsi="Arial" w:cs="Arial"/>
            <w:lang w:val="en-US"/>
          </w:rPr>
          <w:t xml:space="preserve">show the </w:t>
        </w:r>
      </w:ins>
      <w:ins w:id="761" w:author="Jinlin Chen" w:date="2022-01-17T15:07:00Z">
        <w:r w:rsidR="000B533C">
          <w:rPr>
            <w:rFonts w:ascii="Arial" w:hAnsi="Arial" w:cs="Arial"/>
            <w:lang w:val="en-US"/>
          </w:rPr>
          <w:t>minimum, 25</w:t>
        </w:r>
        <w:r w:rsidR="000B533C" w:rsidRPr="000B533C">
          <w:rPr>
            <w:rFonts w:ascii="Arial" w:hAnsi="Arial" w:cs="Arial"/>
            <w:vertAlign w:val="superscript"/>
            <w:lang w:val="en-US"/>
            <w:rPrChange w:id="762" w:author="Jinlin Chen" w:date="2022-01-17T15:07:00Z">
              <w:rPr>
                <w:rFonts w:ascii="Arial" w:hAnsi="Arial" w:cs="Arial"/>
                <w:lang w:val="en-US"/>
              </w:rPr>
            </w:rPrChange>
          </w:rPr>
          <w:t>th</w:t>
        </w:r>
        <w:r w:rsidR="000B533C">
          <w:rPr>
            <w:rFonts w:ascii="Arial" w:hAnsi="Arial" w:cs="Arial"/>
            <w:lang w:val="en-US"/>
          </w:rPr>
          <w:t xml:space="preserve"> percentile, median, 75</w:t>
        </w:r>
        <w:r w:rsidR="000B533C" w:rsidRPr="000B533C">
          <w:rPr>
            <w:rFonts w:ascii="Arial" w:hAnsi="Arial" w:cs="Arial"/>
            <w:vertAlign w:val="superscript"/>
            <w:lang w:val="en-US"/>
            <w:rPrChange w:id="763" w:author="Jinlin Chen" w:date="2022-01-17T15:07:00Z">
              <w:rPr>
                <w:rFonts w:ascii="Arial" w:hAnsi="Arial" w:cs="Arial"/>
                <w:lang w:val="en-US"/>
              </w:rPr>
            </w:rPrChange>
          </w:rPr>
          <w:t>th</w:t>
        </w:r>
        <w:r w:rsidR="000B533C">
          <w:rPr>
            <w:rFonts w:ascii="Arial" w:hAnsi="Arial" w:cs="Arial"/>
            <w:lang w:val="en-US"/>
          </w:rPr>
          <w:t xml:space="preserve"> percentile</w:t>
        </w:r>
      </w:ins>
      <w:ins w:id="764" w:author="Jinlin Chen" w:date="2022-01-17T15:08:00Z">
        <w:r w:rsidR="000B533C">
          <w:rPr>
            <w:rFonts w:ascii="Arial" w:hAnsi="Arial" w:cs="Arial"/>
            <w:lang w:val="en-US"/>
          </w:rPr>
          <w:t>, maximum and potential outliers.</w:t>
        </w:r>
      </w:ins>
      <w:ins w:id="765" w:author="Jinlin Chen" w:date="2022-01-11T12:12:00Z">
        <w:r w:rsidR="006B4AEA">
          <w:rPr>
            <w:rFonts w:ascii="Arial" w:hAnsi="Arial" w:cs="Arial"/>
            <w:lang w:val="en-US"/>
          </w:rPr>
          <w:t xml:space="preserve"> </w:t>
        </w:r>
      </w:ins>
      <w:ins w:id="766" w:author="Jinlin Chen" w:date="2022-01-17T15:08:00Z">
        <w:r w:rsidR="000B533C">
          <w:rPr>
            <w:rFonts w:ascii="Arial" w:hAnsi="Arial" w:cs="Arial"/>
            <w:lang w:val="en-US"/>
          </w:rPr>
          <w:t>I</w:t>
        </w:r>
        <w:r w:rsidR="000B533C">
          <w:rPr>
            <w:rFonts w:ascii="Arial" w:hAnsi="Arial" w:cs="Arial"/>
            <w:lang w:val="en-US"/>
          </w:rPr>
          <w:t>n graph (d) and (h)</w:t>
        </w:r>
        <w:r w:rsidR="000B533C">
          <w:rPr>
            <w:rFonts w:ascii="Arial" w:hAnsi="Arial" w:cs="Arial"/>
            <w:lang w:val="en-US"/>
          </w:rPr>
          <w:t xml:space="preserve">, </w:t>
        </w:r>
      </w:ins>
      <w:ins w:id="767" w:author="Jinlin Chen" w:date="2022-01-17T15:10:00Z">
        <w:r w:rsidR="00B42355">
          <w:rPr>
            <w:rFonts w:ascii="Arial" w:hAnsi="Arial" w:cs="Arial"/>
            <w:lang w:val="en-US"/>
          </w:rPr>
          <w:t xml:space="preserve">female data was colored by </w:t>
        </w:r>
      </w:ins>
      <w:ins w:id="768" w:author="Jinlin Chen" w:date="2022-01-17T15:08:00Z">
        <w:r w:rsidR="000B533C">
          <w:rPr>
            <w:rFonts w:ascii="Arial" w:hAnsi="Arial" w:cs="Arial"/>
            <w:lang w:val="en-US"/>
          </w:rPr>
          <w:t>g</w:t>
        </w:r>
      </w:ins>
      <w:ins w:id="769" w:author="Jinlin Chen" w:date="2022-01-11T12:14:00Z">
        <w:r w:rsidR="006B4AEA">
          <w:rPr>
            <w:rFonts w:ascii="Arial" w:hAnsi="Arial" w:cs="Arial"/>
            <w:lang w:val="en-US"/>
          </w:rPr>
          <w:t>rey</w:t>
        </w:r>
      </w:ins>
      <w:ins w:id="770" w:author="Jinlin Chen" w:date="2022-01-17T15:08:00Z">
        <w:r w:rsidR="000B533C">
          <w:rPr>
            <w:rFonts w:ascii="Arial" w:hAnsi="Arial" w:cs="Arial"/>
            <w:lang w:val="en-US"/>
          </w:rPr>
          <w:t xml:space="preserve"> </w:t>
        </w:r>
      </w:ins>
      <w:ins w:id="771" w:author="Jinlin Chen" w:date="2022-01-11T12:14:00Z">
        <w:r w:rsidR="006B4AEA">
          <w:rPr>
            <w:rFonts w:ascii="Arial" w:hAnsi="Arial" w:cs="Arial"/>
            <w:lang w:val="en-US"/>
          </w:rPr>
          <w:t xml:space="preserve">and </w:t>
        </w:r>
      </w:ins>
      <w:ins w:id="772" w:author="Jinlin Chen" w:date="2022-01-17T15:10:00Z">
        <w:r w:rsidR="00B42355">
          <w:rPr>
            <w:rFonts w:ascii="Arial" w:hAnsi="Arial" w:cs="Arial"/>
            <w:lang w:val="en-US"/>
          </w:rPr>
          <w:t xml:space="preserve">male data was colored by </w:t>
        </w:r>
      </w:ins>
      <w:ins w:id="773" w:author="Jinlin Chen" w:date="2022-01-11T12:14:00Z">
        <w:r w:rsidR="006B4AEA">
          <w:rPr>
            <w:rFonts w:ascii="Arial" w:hAnsi="Arial" w:cs="Arial"/>
            <w:lang w:val="en-US"/>
          </w:rPr>
          <w:t>white</w:t>
        </w:r>
      </w:ins>
      <w:ins w:id="774" w:author="Jinlin Chen" w:date="2022-01-17T15:10:00Z">
        <w:r w:rsidR="00B42355">
          <w:rPr>
            <w:rFonts w:ascii="Arial" w:hAnsi="Arial" w:cs="Arial"/>
            <w:lang w:val="en-US"/>
          </w:rPr>
          <w:t>.</w:t>
        </w:r>
      </w:ins>
    </w:p>
    <w:p w14:paraId="2D2D297C" w14:textId="490E43F1" w:rsidR="00C30E88" w:rsidRPr="00B23F2E" w:rsidRDefault="005F0295" w:rsidP="007C1BC4">
      <w:pPr>
        <w:rPr>
          <w:rFonts w:ascii="Arial" w:hAnsi="Arial" w:cs="Arial"/>
          <w:lang w:val="en-US"/>
        </w:rPr>
      </w:pPr>
      <w:r w:rsidRPr="00B23F2E">
        <w:rPr>
          <w:rFonts w:ascii="Arial" w:hAnsi="Arial" w:cs="Arial"/>
          <w:noProof/>
          <w:lang w:val="en-US"/>
        </w:rPr>
        <w:drawing>
          <wp:inline distT="0" distB="0" distL="0" distR="0" wp14:anchorId="43515B5A" wp14:editId="63A4AA98">
            <wp:extent cx="4974336" cy="6727278"/>
            <wp:effectExtent l="0" t="0" r="4445" b="381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4995221" cy="6755522"/>
                    </a:xfrm>
                    <a:prstGeom prst="rect">
                      <a:avLst/>
                    </a:prstGeom>
                    <a:ln>
                      <a:noFill/>
                    </a:ln>
                    <a:extLst>
                      <a:ext uri="{53640926-AAD7-44D8-BBD7-CCE9431645EC}">
                        <a14:shadowObscured xmlns:a14="http://schemas.microsoft.com/office/drawing/2010/main"/>
                      </a:ext>
                    </a:extLst>
                  </pic:spPr>
                </pic:pic>
              </a:graphicData>
            </a:graphic>
          </wp:inline>
        </w:drawing>
      </w:r>
      <w:r w:rsidR="00C30E88" w:rsidRPr="00B23F2E">
        <w:rPr>
          <w:rFonts w:ascii="Arial" w:hAnsi="Arial" w:cs="Arial"/>
          <w:lang w:val="en-US"/>
        </w:rPr>
        <w:br w:type="page"/>
      </w:r>
    </w:p>
    <w:p w14:paraId="3028409B" w14:textId="603CDC1A" w:rsidR="00017D17" w:rsidRPr="00B23F2E" w:rsidRDefault="00017D17" w:rsidP="007C1BC4">
      <w:pPr>
        <w:rPr>
          <w:rFonts w:ascii="Arial" w:hAnsi="Arial" w:cs="Arial"/>
          <w:lang w:val="en-US"/>
        </w:rPr>
      </w:pPr>
      <w:r w:rsidRPr="00B23F2E">
        <w:rPr>
          <w:rFonts w:ascii="Arial" w:hAnsi="Arial" w:cs="Arial"/>
          <w:b/>
          <w:bCs/>
          <w:lang w:val="en-US"/>
        </w:rPr>
        <w:lastRenderedPageBreak/>
        <w:t xml:space="preserve">Figure </w:t>
      </w:r>
      <w:r w:rsidR="00351FEA" w:rsidRPr="00B23F2E">
        <w:rPr>
          <w:rFonts w:ascii="Arial" w:hAnsi="Arial" w:cs="Arial"/>
          <w:b/>
          <w:bCs/>
          <w:lang w:val="en-US"/>
        </w:rPr>
        <w:t>4</w:t>
      </w:r>
      <w:r w:rsidRPr="00B23F2E">
        <w:rPr>
          <w:rFonts w:ascii="Arial" w:hAnsi="Arial" w:cs="Arial"/>
          <w:b/>
          <w:bCs/>
          <w:lang w:val="en-US"/>
        </w:rPr>
        <w:t xml:space="preserve">. </w:t>
      </w:r>
      <w:r w:rsidR="00CA35AC" w:rsidRPr="00B23F2E">
        <w:rPr>
          <w:rFonts w:ascii="Arial" w:hAnsi="Arial" w:cs="Arial"/>
          <w:b/>
          <w:bCs/>
          <w:lang w:val="en-US"/>
        </w:rPr>
        <w:t>The inter-specific competitive effect of the competing species on the focal species</w:t>
      </w:r>
      <w:r w:rsidR="00EC7791" w:rsidRPr="00B23F2E">
        <w:rPr>
          <w:rFonts w:ascii="Arial" w:hAnsi="Arial" w:cs="Arial"/>
          <w:b/>
          <w:bCs/>
          <w:lang w:val="en-US"/>
        </w:rPr>
        <w:t xml:space="preserve"> in </w:t>
      </w:r>
      <w:r w:rsidR="007638ED" w:rsidRPr="00B23F2E">
        <w:rPr>
          <w:rFonts w:ascii="Arial" w:hAnsi="Arial" w:cs="Arial"/>
          <w:b/>
          <w:bCs/>
          <w:lang w:val="en-US"/>
        </w:rPr>
        <w:t>upland</w:t>
      </w:r>
      <w:r w:rsidR="00EC7791" w:rsidRPr="00B23F2E">
        <w:rPr>
          <w:rFonts w:ascii="Arial" w:hAnsi="Arial" w:cs="Arial"/>
          <w:b/>
          <w:bCs/>
          <w:lang w:val="en-US"/>
        </w:rPr>
        <w:t xml:space="preserve"> and lowland temperature regimes</w:t>
      </w:r>
      <w:r w:rsidR="00CA35AC" w:rsidRPr="00B23F2E">
        <w:rPr>
          <w:rFonts w:ascii="Arial" w:hAnsi="Arial" w:cs="Arial"/>
          <w:b/>
          <w:bCs/>
          <w:lang w:val="en-US"/>
        </w:rPr>
        <w:t>.</w:t>
      </w:r>
      <w:r w:rsidR="00CA35AC" w:rsidRPr="00B23F2E">
        <w:rPr>
          <w:rFonts w:ascii="Arial" w:hAnsi="Arial" w:cs="Arial"/>
          <w:lang w:val="en-US"/>
        </w:rPr>
        <w:t xml:space="preserve"> Each line shows the fecundity of the focal species when its founder number is kept at </w:t>
      </w:r>
      <w:r w:rsidR="00501E7A">
        <w:rPr>
          <w:rFonts w:ascii="Arial" w:hAnsi="Arial" w:cs="Arial"/>
          <w:lang w:val="en-US"/>
        </w:rPr>
        <w:t>four</w:t>
      </w:r>
      <w:r w:rsidR="00CA35AC" w:rsidRPr="00B23F2E">
        <w:rPr>
          <w:rFonts w:ascii="Arial" w:hAnsi="Arial" w:cs="Arial"/>
          <w:lang w:val="en-US"/>
        </w:rPr>
        <w:t xml:space="preserve"> pairs while changing the number of competing species. </w:t>
      </w:r>
      <w:r w:rsidR="00EC7791" w:rsidRPr="00B23F2E">
        <w:rPr>
          <w:rFonts w:ascii="Arial" w:hAnsi="Arial" w:cs="Arial"/>
          <w:lang w:val="en-US"/>
        </w:rPr>
        <w:t>Colo</w:t>
      </w:r>
      <w:r w:rsidR="009E33BA">
        <w:rPr>
          <w:rFonts w:ascii="Arial" w:hAnsi="Arial" w:cs="Arial"/>
          <w:lang w:val="en-US"/>
        </w:rPr>
        <w:t>u</w:t>
      </w:r>
      <w:r w:rsidR="00EC7791" w:rsidRPr="00B23F2E">
        <w:rPr>
          <w:rFonts w:ascii="Arial" w:hAnsi="Arial" w:cs="Arial"/>
          <w:lang w:val="en-US"/>
        </w:rPr>
        <w:t>rs indicate the identities of the focal species in the tested pairs. The pair names, e.g. BIP_PST, are structured</w:t>
      </w:r>
      <w:r w:rsidR="006E3434" w:rsidRPr="00B23F2E">
        <w:rPr>
          <w:rFonts w:ascii="Arial" w:hAnsi="Arial" w:cs="Arial"/>
          <w:lang w:val="en-US"/>
        </w:rPr>
        <w:t xml:space="preserve"> with the focal species in the front and the competing species behind. </w:t>
      </w:r>
      <w:r w:rsidR="009E33BA">
        <w:rPr>
          <w:rFonts w:ascii="Arial" w:hAnsi="Arial" w:cs="Arial"/>
          <w:lang w:val="en-US"/>
        </w:rPr>
        <w:t>The s</w:t>
      </w:r>
      <w:r w:rsidR="00F277B7" w:rsidRPr="00B23F2E">
        <w:rPr>
          <w:rFonts w:ascii="Arial" w:hAnsi="Arial" w:cs="Arial"/>
          <w:lang w:val="en-US"/>
        </w:rPr>
        <w:t xml:space="preserve">haded area indicates the 90% credible interval of the </w:t>
      </w:r>
      <w:r w:rsidR="007638ED" w:rsidRPr="00B23F2E">
        <w:rPr>
          <w:rFonts w:ascii="Arial" w:hAnsi="Arial" w:cs="Arial"/>
          <w:lang w:val="en-US"/>
        </w:rPr>
        <w:t>fitted</w:t>
      </w:r>
      <w:r w:rsidR="00F277B7" w:rsidRPr="00B23F2E">
        <w:rPr>
          <w:rFonts w:ascii="Arial" w:hAnsi="Arial" w:cs="Arial"/>
          <w:lang w:val="en-US"/>
        </w:rPr>
        <w:t xml:space="preserve"> </w:t>
      </w:r>
      <w:r w:rsidR="007638ED" w:rsidRPr="00B23F2E">
        <w:rPr>
          <w:rFonts w:ascii="Arial" w:hAnsi="Arial" w:cs="Arial"/>
          <w:lang w:val="en-US"/>
        </w:rPr>
        <w:t xml:space="preserve">values of </w:t>
      </w:r>
      <w:r w:rsidR="00F277B7" w:rsidRPr="00B23F2E">
        <w:rPr>
          <w:rFonts w:ascii="Arial" w:hAnsi="Arial" w:cs="Arial"/>
          <w:lang w:val="en-US"/>
        </w:rPr>
        <w:t xml:space="preserve">fecundity by </w:t>
      </w:r>
      <w:r w:rsidR="000362EA">
        <w:rPr>
          <w:rFonts w:ascii="Arial" w:hAnsi="Arial" w:cs="Arial"/>
          <w:lang w:val="en-US"/>
        </w:rPr>
        <w:t xml:space="preserve">the </w:t>
      </w:r>
      <w:r w:rsidR="00F277B7" w:rsidRPr="00B23F2E">
        <w:rPr>
          <w:rFonts w:ascii="Arial" w:hAnsi="Arial" w:cs="Arial"/>
          <w:lang w:val="en-US"/>
        </w:rPr>
        <w:t>Beverton-Holt model</w:t>
      </w:r>
      <w:r w:rsidR="007638ED" w:rsidRPr="00B23F2E">
        <w:rPr>
          <w:rFonts w:ascii="Arial" w:hAnsi="Arial" w:cs="Arial"/>
          <w:lang w:val="en-US"/>
        </w:rPr>
        <w:t xml:space="preserve"> of pairwise </w:t>
      </w:r>
      <w:r w:rsidR="00EE3CA3" w:rsidRPr="00B23F2E">
        <w:rPr>
          <w:rFonts w:ascii="Arial" w:hAnsi="Arial" w:cs="Arial"/>
          <w:lang w:val="en-US"/>
        </w:rPr>
        <w:t xml:space="preserve">species </w:t>
      </w:r>
      <w:r w:rsidR="007638ED" w:rsidRPr="00B23F2E">
        <w:rPr>
          <w:rFonts w:ascii="Arial" w:hAnsi="Arial" w:cs="Arial"/>
          <w:lang w:val="en-US"/>
        </w:rPr>
        <w:t>competition</w:t>
      </w:r>
      <w:r w:rsidR="00F277B7" w:rsidRPr="00B23F2E">
        <w:rPr>
          <w:rFonts w:ascii="Arial" w:hAnsi="Arial" w:cs="Arial"/>
          <w:lang w:val="en-US"/>
        </w:rPr>
        <w:t>.</w:t>
      </w:r>
      <w:r w:rsidR="001A4D4C" w:rsidRPr="00B23F2E">
        <w:rPr>
          <w:rFonts w:ascii="Arial" w:hAnsi="Arial" w:cs="Arial"/>
          <w:lang w:val="en-US"/>
        </w:rPr>
        <w:t xml:space="preserve"> PST </w:t>
      </w:r>
      <w:del w:id="775" w:author="Jinlin Chen" w:date="2022-01-17T15:11:00Z">
        <w:r w:rsidR="00524E4B" w:rsidRPr="00B23F2E" w:rsidDel="00837F19">
          <w:rPr>
            <w:rFonts w:ascii="Arial" w:hAnsi="Arial" w:cs="Arial"/>
            <w:lang w:val="en-US"/>
          </w:rPr>
          <w:delText>is short for</w:delText>
        </w:r>
      </w:del>
      <w:ins w:id="776" w:author="Jinlin Chen" w:date="2022-01-17T15:11:00Z">
        <w:r w:rsidR="00837F19">
          <w:rPr>
            <w:rFonts w:ascii="Arial" w:hAnsi="Arial" w:cs="Arial"/>
            <w:lang w:val="en-US"/>
          </w:rPr>
          <w:t>=</w:t>
        </w:r>
      </w:ins>
      <w:r w:rsidR="00524E4B" w:rsidRPr="00B23F2E">
        <w:rPr>
          <w:rFonts w:ascii="Arial" w:hAnsi="Arial" w:cs="Arial"/>
          <w:lang w:val="en-US"/>
        </w:rPr>
        <w:t xml:space="preserve"> </w:t>
      </w:r>
      <w:r w:rsidR="001A4D4C" w:rsidRPr="00B23F2E">
        <w:rPr>
          <w:rFonts w:ascii="Arial" w:hAnsi="Arial" w:cs="Arial"/>
          <w:i/>
          <w:iCs/>
          <w:lang w:val="en-US"/>
        </w:rPr>
        <w:t>D. pseudotakahashii</w:t>
      </w:r>
      <w:r w:rsidR="00524E4B" w:rsidRPr="00B23F2E">
        <w:rPr>
          <w:rFonts w:ascii="Arial" w:hAnsi="Arial" w:cs="Arial"/>
          <w:lang w:val="en-US"/>
        </w:rPr>
        <w:t xml:space="preserve">, PAL </w:t>
      </w:r>
      <w:del w:id="777" w:author="Jinlin Chen" w:date="2022-01-17T15:11:00Z">
        <w:r w:rsidR="00524E4B" w:rsidRPr="00B23F2E" w:rsidDel="00837F19">
          <w:rPr>
            <w:rFonts w:ascii="Arial" w:hAnsi="Arial" w:cs="Arial"/>
            <w:lang w:val="en-US"/>
          </w:rPr>
          <w:delText xml:space="preserve">for </w:delText>
        </w:r>
      </w:del>
      <w:ins w:id="778"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D. pallidifrons</w:t>
      </w:r>
      <w:r w:rsidR="00524E4B" w:rsidRPr="00B23F2E">
        <w:rPr>
          <w:rFonts w:ascii="Arial" w:hAnsi="Arial" w:cs="Arial"/>
          <w:lang w:val="en-US"/>
        </w:rPr>
        <w:t xml:space="preserve">, SUL </w:t>
      </w:r>
      <w:del w:id="779" w:author="Jinlin Chen" w:date="2022-01-17T15:11:00Z">
        <w:r w:rsidR="00524E4B" w:rsidRPr="00B23F2E" w:rsidDel="00837F19">
          <w:rPr>
            <w:rFonts w:ascii="Arial" w:hAnsi="Arial" w:cs="Arial"/>
            <w:lang w:val="en-US"/>
          </w:rPr>
          <w:delText xml:space="preserve">for </w:delText>
        </w:r>
      </w:del>
      <w:ins w:id="780"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D. sulfurigaster</w:t>
      </w:r>
      <w:r w:rsidR="00524E4B" w:rsidRPr="00B23F2E">
        <w:rPr>
          <w:rFonts w:ascii="Arial" w:hAnsi="Arial" w:cs="Arial"/>
          <w:lang w:val="en-US"/>
        </w:rPr>
        <w:t xml:space="preserve">, BIP </w:t>
      </w:r>
      <w:del w:id="781" w:author="Jinlin Chen" w:date="2022-01-17T15:11:00Z">
        <w:r w:rsidR="00524E4B" w:rsidRPr="00B23F2E" w:rsidDel="00837F19">
          <w:rPr>
            <w:rFonts w:ascii="Arial" w:hAnsi="Arial" w:cs="Arial"/>
            <w:lang w:val="en-US"/>
          </w:rPr>
          <w:delText xml:space="preserve">for </w:delText>
        </w:r>
      </w:del>
      <w:ins w:id="782"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D. bipectinata</w:t>
      </w:r>
      <w:r w:rsidR="00524E4B" w:rsidRPr="00B23F2E">
        <w:rPr>
          <w:rFonts w:ascii="Arial" w:hAnsi="Arial" w:cs="Arial"/>
          <w:lang w:val="en-US"/>
        </w:rPr>
        <w:t xml:space="preserve">, PAN </w:t>
      </w:r>
      <w:del w:id="783" w:author="Jinlin Chen" w:date="2022-01-17T15:11:00Z">
        <w:r w:rsidR="00524E4B" w:rsidRPr="00B23F2E" w:rsidDel="00837F19">
          <w:rPr>
            <w:rFonts w:ascii="Arial" w:hAnsi="Arial" w:cs="Arial"/>
            <w:lang w:val="en-US"/>
          </w:rPr>
          <w:delText xml:space="preserve">for </w:delText>
        </w:r>
      </w:del>
      <w:ins w:id="784"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D. pandora</w:t>
      </w:r>
      <w:r w:rsidR="00524E4B" w:rsidRPr="00B23F2E">
        <w:rPr>
          <w:rFonts w:ascii="Arial" w:hAnsi="Arial" w:cs="Arial"/>
          <w:lang w:val="en-US"/>
        </w:rPr>
        <w:t>.</w:t>
      </w:r>
    </w:p>
    <w:p w14:paraId="662C86CA" w14:textId="792E1741" w:rsidR="009554FA" w:rsidRPr="00B23F2E" w:rsidRDefault="001F612D" w:rsidP="007C1BC4">
      <w:pPr>
        <w:rPr>
          <w:rFonts w:ascii="Arial" w:hAnsi="Arial" w:cs="Arial"/>
          <w:lang w:val="en-US"/>
        </w:rPr>
      </w:pPr>
      <w:commentRangeStart w:id="785"/>
      <w:r w:rsidRPr="00B23F2E">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commentRangeEnd w:id="785"/>
      <w:r w:rsidR="00837F19">
        <w:rPr>
          <w:rStyle w:val="CommentReference"/>
          <w:rFonts w:asciiTheme="minorHAnsi" w:eastAsiaTheme="minorHAnsi" w:hAnsiTheme="minorHAnsi" w:cstheme="minorBidi"/>
          <w:lang w:eastAsia="en-US"/>
        </w:rPr>
        <w:commentReference w:id="785"/>
      </w:r>
      <w:r w:rsidR="009554FA" w:rsidRPr="00B23F2E">
        <w:rPr>
          <w:rFonts w:ascii="Arial" w:hAnsi="Arial" w:cs="Arial"/>
          <w:lang w:val="en-US"/>
        </w:rPr>
        <w:br w:type="page"/>
      </w:r>
    </w:p>
    <w:p w14:paraId="1C8B90EC" w14:textId="06EC5CDE" w:rsidR="009554FA" w:rsidRPr="00B23F2E" w:rsidRDefault="001544E2" w:rsidP="007C1BC4">
      <w:pPr>
        <w:rPr>
          <w:rFonts w:ascii="Arial" w:hAnsi="Arial" w:cs="Arial"/>
          <w:lang w:val="en-US"/>
        </w:rPr>
      </w:pPr>
      <w:r w:rsidRPr="00B23F2E">
        <w:rPr>
          <w:rFonts w:ascii="Arial" w:hAnsi="Arial" w:cs="Arial"/>
          <w:b/>
          <w:bCs/>
          <w:lang w:val="en-US"/>
        </w:rPr>
        <w:lastRenderedPageBreak/>
        <w:t xml:space="preserve">Figure </w:t>
      </w:r>
      <w:r w:rsidR="00E432E6" w:rsidRPr="00B23F2E">
        <w:rPr>
          <w:rFonts w:ascii="Arial" w:hAnsi="Arial" w:cs="Arial"/>
          <w:b/>
          <w:bCs/>
          <w:lang w:val="en-US"/>
        </w:rPr>
        <w:t>5</w:t>
      </w:r>
      <w:r w:rsidRPr="00B23F2E">
        <w:rPr>
          <w:rFonts w:ascii="Arial" w:hAnsi="Arial" w:cs="Arial"/>
          <w:b/>
          <w:bCs/>
          <w:lang w:val="en-US"/>
        </w:rPr>
        <w:t xml:space="preserve">. </w:t>
      </w:r>
      <w:r w:rsidR="00AB4808" w:rsidRPr="00B23F2E">
        <w:rPr>
          <w:rFonts w:ascii="Arial" w:hAnsi="Arial" w:cs="Arial"/>
          <w:b/>
          <w:bCs/>
          <w:lang w:val="en-US"/>
        </w:rPr>
        <w:t>The effect</w:t>
      </w:r>
      <w:r w:rsidR="000368C9" w:rsidRPr="00B23F2E">
        <w:rPr>
          <w:rFonts w:ascii="Arial" w:hAnsi="Arial" w:cs="Arial"/>
          <w:b/>
          <w:bCs/>
          <w:lang w:val="en-US"/>
        </w:rPr>
        <w:t>s</w:t>
      </w:r>
      <w:r w:rsidR="00AB4808" w:rsidRPr="00B23F2E">
        <w:rPr>
          <w:rFonts w:ascii="Arial" w:hAnsi="Arial" w:cs="Arial"/>
          <w:b/>
          <w:bCs/>
          <w:lang w:val="en-US"/>
        </w:rPr>
        <w:t xml:space="preserve"> of temperature and inter-specific competition on </w:t>
      </w:r>
      <w:r w:rsidR="000368C9" w:rsidRPr="00B23F2E">
        <w:rPr>
          <w:rFonts w:ascii="Arial" w:hAnsi="Arial" w:cs="Arial"/>
          <w:b/>
          <w:bCs/>
          <w:lang w:val="en-US"/>
        </w:rPr>
        <w:t xml:space="preserve">the </w:t>
      </w:r>
      <w:r w:rsidR="008C7E49" w:rsidRPr="00B23F2E">
        <w:rPr>
          <w:rFonts w:ascii="Arial" w:hAnsi="Arial" w:cs="Arial"/>
          <w:b/>
          <w:bCs/>
          <w:lang w:val="en-US"/>
        </w:rPr>
        <w:t>population size</w:t>
      </w:r>
      <w:r w:rsidR="000368C9" w:rsidRPr="00B23F2E">
        <w:rPr>
          <w:rFonts w:ascii="Arial" w:hAnsi="Arial" w:cs="Arial"/>
          <w:b/>
          <w:bCs/>
          <w:lang w:val="en-US"/>
        </w:rPr>
        <w:t>s</w:t>
      </w:r>
      <w:r w:rsidR="008C7E49" w:rsidRPr="00B23F2E">
        <w:rPr>
          <w:rFonts w:ascii="Arial" w:hAnsi="Arial" w:cs="Arial"/>
          <w:b/>
          <w:bCs/>
          <w:lang w:val="en-US"/>
        </w:rPr>
        <w:t xml:space="preserve"> of </w:t>
      </w:r>
      <w:r w:rsidR="008C7E49" w:rsidRPr="00B23F2E">
        <w:rPr>
          <w:rFonts w:ascii="Arial" w:hAnsi="Arial" w:cs="Arial"/>
          <w:b/>
          <w:bCs/>
          <w:i/>
          <w:iCs/>
          <w:lang w:val="en-US"/>
        </w:rPr>
        <w:t xml:space="preserve">D. pallidifrons </w:t>
      </w:r>
      <w:r w:rsidR="008C7E49" w:rsidRPr="00B23F2E">
        <w:rPr>
          <w:rFonts w:ascii="Arial" w:hAnsi="Arial" w:cs="Arial"/>
          <w:b/>
          <w:bCs/>
          <w:lang w:val="en-US"/>
        </w:rPr>
        <w:t xml:space="preserve">and </w:t>
      </w:r>
      <w:r w:rsidR="008C7E49" w:rsidRPr="00B23F2E">
        <w:rPr>
          <w:rFonts w:ascii="Arial" w:hAnsi="Arial" w:cs="Arial"/>
          <w:b/>
          <w:bCs/>
          <w:i/>
          <w:iCs/>
          <w:lang w:val="en-US"/>
        </w:rPr>
        <w:t>D. pandora</w:t>
      </w:r>
      <w:r w:rsidR="00AB4808" w:rsidRPr="00B23F2E">
        <w:rPr>
          <w:rFonts w:ascii="Arial" w:hAnsi="Arial" w:cs="Arial"/>
          <w:b/>
          <w:bCs/>
          <w:lang w:val="en-US"/>
        </w:rPr>
        <w:t>.</w:t>
      </w:r>
      <w:r w:rsidR="00AB4808" w:rsidRPr="00B23F2E">
        <w:rPr>
          <w:rFonts w:ascii="Arial" w:hAnsi="Arial" w:cs="Arial"/>
          <w:lang w:val="en-US"/>
        </w:rPr>
        <w:t xml:space="preserve"> </w:t>
      </w:r>
      <w:commentRangeStart w:id="786"/>
      <w:r w:rsidR="00AB4808" w:rsidRPr="00B23F2E">
        <w:rPr>
          <w:rFonts w:ascii="Arial" w:hAnsi="Arial" w:cs="Arial"/>
          <w:lang w:val="en-US"/>
        </w:rPr>
        <w:t xml:space="preserve">a) </w:t>
      </w:r>
      <w:commentRangeEnd w:id="786"/>
      <w:r w:rsidR="00BF1B45">
        <w:rPr>
          <w:rStyle w:val="CommentReference"/>
          <w:rFonts w:asciiTheme="minorHAnsi" w:eastAsiaTheme="minorHAnsi" w:hAnsiTheme="minorHAnsi" w:cstheme="minorBidi"/>
          <w:lang w:eastAsia="en-US"/>
        </w:rPr>
        <w:commentReference w:id="786"/>
      </w:r>
      <w:r w:rsidR="00AB4808" w:rsidRPr="00B23F2E">
        <w:rPr>
          <w:rFonts w:ascii="Arial" w:hAnsi="Arial" w:cs="Arial"/>
          <w:lang w:val="en-US"/>
        </w:rPr>
        <w:t xml:space="preserve">The ending population sizes of </w:t>
      </w:r>
      <w:r w:rsidR="00AB4808" w:rsidRPr="00B23F2E">
        <w:rPr>
          <w:rFonts w:ascii="Arial" w:hAnsi="Arial" w:cs="Arial"/>
          <w:i/>
          <w:iCs/>
          <w:lang w:val="en-US"/>
        </w:rPr>
        <w:t xml:space="preserve">D. pallidifrons </w:t>
      </w:r>
      <w:r w:rsidR="00AB4808" w:rsidRPr="00B23F2E">
        <w:rPr>
          <w:rFonts w:ascii="Arial" w:hAnsi="Arial" w:cs="Arial"/>
          <w:lang w:val="en-US"/>
        </w:rPr>
        <w:t xml:space="preserve">and </w:t>
      </w:r>
      <w:r w:rsidR="00AB4808" w:rsidRPr="00B23F2E">
        <w:rPr>
          <w:rFonts w:ascii="Arial" w:hAnsi="Arial" w:cs="Arial"/>
          <w:i/>
          <w:iCs/>
          <w:lang w:val="en-US"/>
        </w:rPr>
        <w:t xml:space="preserve">D. pandora </w:t>
      </w:r>
      <w:r w:rsidR="00AB4808" w:rsidRPr="00B23F2E">
        <w:rPr>
          <w:rFonts w:ascii="Arial" w:hAnsi="Arial" w:cs="Arial"/>
          <w:lang w:val="en-US"/>
        </w:rPr>
        <w:t>which</w:t>
      </w:r>
      <w:r w:rsidR="00AB4808" w:rsidRPr="00B23F2E">
        <w:rPr>
          <w:rFonts w:ascii="Arial" w:hAnsi="Arial" w:cs="Arial"/>
          <w:i/>
          <w:iCs/>
          <w:lang w:val="en-US"/>
        </w:rPr>
        <w:t xml:space="preserve"> </w:t>
      </w:r>
      <w:r w:rsidR="00AB4808" w:rsidRPr="00B23F2E">
        <w:rPr>
          <w:rFonts w:ascii="Arial" w:hAnsi="Arial" w:cs="Arial"/>
          <w:lang w:val="en-US"/>
        </w:rPr>
        <w:t xml:space="preserve">were initiated in monoculture or mixed-species culture in </w:t>
      </w:r>
      <w:r w:rsidR="00FB28D0">
        <w:rPr>
          <w:rFonts w:ascii="Arial" w:hAnsi="Arial" w:cs="Arial"/>
          <w:lang w:val="en-US"/>
        </w:rPr>
        <w:t xml:space="preserve">the </w:t>
      </w:r>
      <w:r w:rsidR="000368C9" w:rsidRPr="00B23F2E">
        <w:rPr>
          <w:rFonts w:ascii="Arial" w:hAnsi="Arial" w:cs="Arial"/>
          <w:lang w:val="en-US"/>
        </w:rPr>
        <w:t>cold (upland</w:t>
      </w:r>
      <w:r w:rsidR="00AB4808" w:rsidRPr="00B23F2E">
        <w:rPr>
          <w:rFonts w:ascii="Arial" w:hAnsi="Arial" w:cs="Arial"/>
          <w:lang w:val="en-US"/>
        </w:rPr>
        <w:t xml:space="preserve">) and </w:t>
      </w:r>
      <w:r w:rsidR="000368C9" w:rsidRPr="00B23F2E">
        <w:rPr>
          <w:rFonts w:ascii="Arial" w:hAnsi="Arial" w:cs="Arial"/>
          <w:lang w:val="en-US"/>
        </w:rPr>
        <w:t>hot (</w:t>
      </w:r>
      <w:r w:rsidR="00AB4808" w:rsidRPr="00B23F2E">
        <w:rPr>
          <w:rFonts w:ascii="Arial" w:hAnsi="Arial" w:cs="Arial"/>
          <w:lang w:val="en-US"/>
        </w:rPr>
        <w:t>lowland</w:t>
      </w:r>
      <w:r w:rsidR="000368C9" w:rsidRPr="00B23F2E">
        <w:rPr>
          <w:rFonts w:ascii="Arial" w:hAnsi="Arial" w:cs="Arial"/>
          <w:lang w:val="en-US"/>
        </w:rPr>
        <w:t>)</w:t>
      </w:r>
      <w:r w:rsidR="00AB4808" w:rsidRPr="00B23F2E">
        <w:rPr>
          <w:rFonts w:ascii="Arial" w:hAnsi="Arial" w:cs="Arial"/>
          <w:lang w:val="en-US"/>
        </w:rPr>
        <w:t xml:space="preserve"> temperature regimes. </w:t>
      </w:r>
      <w:commentRangeStart w:id="787"/>
      <w:commentRangeStart w:id="788"/>
      <w:r w:rsidR="00AB4808" w:rsidRPr="00B23F2E">
        <w:rPr>
          <w:rFonts w:ascii="Arial" w:hAnsi="Arial" w:cs="Arial"/>
          <w:lang w:val="en-US"/>
        </w:rPr>
        <w:t xml:space="preserve">b) </w:t>
      </w:r>
      <w:commentRangeEnd w:id="787"/>
      <w:r w:rsidR="00BF1B45">
        <w:rPr>
          <w:rStyle w:val="CommentReference"/>
          <w:rFonts w:asciiTheme="minorHAnsi" w:eastAsiaTheme="minorHAnsi" w:hAnsiTheme="minorHAnsi" w:cstheme="minorBidi"/>
          <w:lang w:eastAsia="en-US"/>
        </w:rPr>
        <w:commentReference w:id="787"/>
      </w:r>
      <w:commentRangeEnd w:id="788"/>
      <w:r w:rsidR="00BF1B45">
        <w:rPr>
          <w:rStyle w:val="CommentReference"/>
          <w:rFonts w:asciiTheme="minorHAnsi" w:eastAsiaTheme="minorHAnsi" w:hAnsiTheme="minorHAnsi" w:cstheme="minorBidi"/>
          <w:lang w:eastAsia="en-US"/>
        </w:rPr>
        <w:commentReference w:id="788"/>
      </w:r>
      <w:r w:rsidR="00AB4808" w:rsidRPr="00B23F2E">
        <w:rPr>
          <w:rFonts w:ascii="Arial" w:hAnsi="Arial" w:cs="Arial"/>
          <w:lang w:val="en-US"/>
        </w:rPr>
        <w:t>the posterior distribution of the effect of high temperature</w:t>
      </w:r>
      <w:ins w:id="789" w:author="Jinlin Chen" w:date="2022-01-17T15:13:00Z">
        <w:r w:rsidR="00BF1B45">
          <w:rPr>
            <w:rFonts w:ascii="Arial" w:hAnsi="Arial" w:cs="Arial"/>
            <w:lang w:val="en-US"/>
          </w:rPr>
          <w:t xml:space="preserve"> (coefficient of temperature)</w:t>
        </w:r>
      </w:ins>
      <w:r w:rsidR="00AB4808" w:rsidRPr="00B23F2E">
        <w:rPr>
          <w:rFonts w:ascii="Arial" w:hAnsi="Arial" w:cs="Arial"/>
          <w:lang w:val="en-US"/>
        </w:rPr>
        <w:t xml:space="preserve"> when the indicated species were maintained alone (single) or with the other species (mix). c) the posterior distribution of the effect of competition</w:t>
      </w:r>
      <w:ins w:id="790" w:author="Jinlin Chen" w:date="2022-01-17T15:14:00Z">
        <w:r w:rsidR="00BF1B45">
          <w:rPr>
            <w:rFonts w:ascii="Arial" w:hAnsi="Arial" w:cs="Arial"/>
            <w:lang w:val="en-US"/>
          </w:rPr>
          <w:t xml:space="preserve"> (coefficient of </w:t>
        </w:r>
      </w:ins>
      <w:ins w:id="791" w:author="Jinlin Chen" w:date="2022-01-17T15:15:00Z">
        <w:r w:rsidR="00BF1B45">
          <w:rPr>
            <w:rFonts w:ascii="Arial" w:hAnsi="Arial" w:cs="Arial"/>
            <w:lang w:val="en-US"/>
          </w:rPr>
          <w:t>competition</w:t>
        </w:r>
      </w:ins>
      <w:ins w:id="792" w:author="Jinlin Chen" w:date="2022-01-17T15:14:00Z">
        <w:r w:rsidR="00BF1B45">
          <w:rPr>
            <w:rFonts w:ascii="Arial" w:hAnsi="Arial" w:cs="Arial"/>
            <w:lang w:val="en-US"/>
          </w:rPr>
          <w:t>)</w:t>
        </w:r>
      </w:ins>
      <w:r w:rsidR="00AB4808" w:rsidRPr="00B23F2E">
        <w:rPr>
          <w:rFonts w:ascii="Arial" w:hAnsi="Arial" w:cs="Arial"/>
          <w:lang w:val="en-US"/>
        </w:rPr>
        <w:t xml:space="preserve"> when the indicated species were maintained in </w:t>
      </w:r>
      <w:r w:rsidR="000368C9" w:rsidRPr="00B23F2E">
        <w:rPr>
          <w:rFonts w:ascii="Arial" w:hAnsi="Arial" w:cs="Arial"/>
          <w:lang w:val="en-US"/>
        </w:rPr>
        <w:t>up</w:t>
      </w:r>
      <w:r w:rsidR="00AB4808" w:rsidRPr="00B23F2E">
        <w:rPr>
          <w:rFonts w:ascii="Arial" w:hAnsi="Arial" w:cs="Arial"/>
          <w:lang w:val="en-US"/>
        </w:rPr>
        <w:t xml:space="preserve">land and </w:t>
      </w:r>
      <w:r w:rsidR="000368C9" w:rsidRPr="00B23F2E">
        <w:rPr>
          <w:rFonts w:ascii="Arial" w:hAnsi="Arial" w:cs="Arial"/>
          <w:lang w:val="en-US"/>
        </w:rPr>
        <w:t>low</w:t>
      </w:r>
      <w:r w:rsidR="00AB4808" w:rsidRPr="00B23F2E">
        <w:rPr>
          <w:rFonts w:ascii="Arial" w:hAnsi="Arial" w:cs="Arial"/>
          <w:lang w:val="en-US"/>
        </w:rPr>
        <w:t>land temperature regimes.</w:t>
      </w:r>
    </w:p>
    <w:p w14:paraId="565AB048" w14:textId="24CD52F6" w:rsidR="00AB4808" w:rsidRPr="00B23F2E" w:rsidRDefault="001F612D" w:rsidP="007C1BC4">
      <w:pPr>
        <w:rPr>
          <w:rFonts w:ascii="Arial" w:hAnsi="Arial" w:cs="Arial"/>
          <w:lang w:val="en-US"/>
        </w:rPr>
      </w:pPr>
      <w:r w:rsidRPr="00B23F2E">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Pr="00B23F2E" w:rsidRDefault="00971E2A" w:rsidP="007C1BC4">
      <w:pPr>
        <w:rPr>
          <w:rFonts w:ascii="Arial" w:hAnsi="Arial" w:cs="Arial"/>
          <w:lang w:val="en-US"/>
        </w:rPr>
      </w:pPr>
    </w:p>
    <w:p w14:paraId="1D0F2F70" w14:textId="77777777" w:rsidR="00971E2A" w:rsidRPr="00B23F2E" w:rsidRDefault="00971E2A" w:rsidP="007C1BC4">
      <w:pPr>
        <w:rPr>
          <w:rFonts w:ascii="Arial" w:hAnsi="Arial" w:cs="Arial"/>
          <w:lang w:val="en-US"/>
        </w:rPr>
      </w:pPr>
    </w:p>
    <w:p w14:paraId="5636E8A8" w14:textId="5490FCC7" w:rsidR="00B36BDD" w:rsidRPr="00B23F2E" w:rsidRDefault="00B36BDD" w:rsidP="007C1BC4">
      <w:pPr>
        <w:rPr>
          <w:rFonts w:ascii="Arial" w:hAnsi="Arial" w:cs="Arial"/>
          <w:lang w:val="en-US"/>
        </w:rPr>
      </w:pPr>
      <w:r w:rsidRPr="00B23F2E">
        <w:rPr>
          <w:rFonts w:ascii="Arial" w:hAnsi="Arial" w:cs="Arial"/>
          <w:lang w:val="en-US"/>
        </w:rPr>
        <w:br w:type="page"/>
      </w:r>
    </w:p>
    <w:p w14:paraId="2D773E9D" w14:textId="77777777" w:rsidR="00B36BDD" w:rsidRPr="00B23F2E" w:rsidRDefault="00B36BDD" w:rsidP="007C1BC4">
      <w:pPr>
        <w:rPr>
          <w:rFonts w:ascii="Arial" w:hAnsi="Arial" w:cs="Arial"/>
          <w:lang w:val="en-US"/>
        </w:rPr>
        <w:sectPr w:rsidR="00B36BDD" w:rsidRPr="00B23F2E" w:rsidSect="004F0763">
          <w:pgSz w:w="11900" w:h="16840"/>
          <w:pgMar w:top="1440" w:right="1440" w:bottom="1440" w:left="1440" w:header="708" w:footer="708" w:gutter="0"/>
          <w:lnNumType w:countBy="1" w:restart="continuous"/>
          <w:cols w:space="708"/>
          <w:docGrid w:linePitch="360"/>
        </w:sectPr>
      </w:pPr>
    </w:p>
    <w:p w14:paraId="6A69474E" w14:textId="77777777" w:rsidR="009867B5" w:rsidRPr="00DE4099" w:rsidRDefault="009867B5" w:rsidP="009867B5">
      <w:pPr>
        <w:rPr>
          <w:rFonts w:ascii="Arial" w:hAnsi="Arial" w:cs="Arial"/>
          <w:b/>
          <w:bCs/>
          <w:lang w:val="en-US"/>
        </w:rPr>
      </w:pPr>
      <w:commentRangeStart w:id="793"/>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Pr>
          <w:rFonts w:ascii="Arial" w:hAnsi="Arial" w:cs="Arial"/>
          <w:b/>
          <w:bCs/>
          <w:lang w:val="en-US"/>
        </w:rPr>
        <w:t>ci90</w:t>
      </w:r>
      <w:r w:rsidRPr="00DE4099">
        <w:rPr>
          <w:rFonts w:ascii="Arial" w:hAnsi="Arial" w:cs="Arial"/>
          <w:b/>
          <w:bCs/>
          <w:lang w:val="en-US"/>
        </w:rPr>
        <w:t>) of the nine species.</w:t>
      </w:r>
      <w:commentRangeEnd w:id="793"/>
      <w:r w:rsidR="00DA61B2">
        <w:rPr>
          <w:rStyle w:val="CommentReference"/>
          <w:rFonts w:asciiTheme="minorHAnsi" w:eastAsiaTheme="minorHAnsi" w:hAnsiTheme="minorHAnsi" w:cstheme="minorBidi"/>
          <w:lang w:eastAsia="en-US"/>
        </w:rPr>
        <w:commentReference w:id="793"/>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9867B5" w:rsidRPr="007F05C5" w14:paraId="1C0DA9FB" w14:textId="77777777" w:rsidTr="009018C6">
        <w:trPr>
          <w:trHeight w:val="320"/>
        </w:trPr>
        <w:tc>
          <w:tcPr>
            <w:tcW w:w="2745" w:type="dxa"/>
            <w:tcBorders>
              <w:top w:val="single" w:sz="4" w:space="0" w:color="auto"/>
              <w:left w:val="nil"/>
              <w:bottom w:val="single" w:sz="4" w:space="0" w:color="auto"/>
              <w:right w:val="nil"/>
            </w:tcBorders>
            <w:shd w:val="clear" w:color="auto" w:fill="auto"/>
            <w:noWrap/>
            <w:hideMark/>
          </w:tcPr>
          <w:p w14:paraId="63E15BFE"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hideMark/>
          </w:tcPr>
          <w:p w14:paraId="579310B7"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hideMark/>
          </w:tcPr>
          <w:p w14:paraId="3FF51678"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r>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hideMark/>
          </w:tcPr>
          <w:p w14:paraId="386BD934"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hideMark/>
          </w:tcPr>
          <w:p w14:paraId="1C78710A"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53955B9B"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RTmin</w:t>
            </w:r>
          </w:p>
        </w:tc>
        <w:tc>
          <w:tcPr>
            <w:tcW w:w="1843" w:type="dxa"/>
            <w:tcBorders>
              <w:top w:val="single" w:sz="4" w:space="0" w:color="auto"/>
              <w:left w:val="nil"/>
              <w:bottom w:val="single" w:sz="4" w:space="0" w:color="auto"/>
              <w:right w:val="nil"/>
            </w:tcBorders>
            <w:shd w:val="clear" w:color="auto" w:fill="auto"/>
            <w:noWrap/>
            <w:hideMark/>
          </w:tcPr>
          <w:p w14:paraId="23E83462"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RTmin</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1E2E5CBC"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RTmax</w:t>
            </w:r>
          </w:p>
        </w:tc>
        <w:tc>
          <w:tcPr>
            <w:tcW w:w="1701" w:type="dxa"/>
            <w:tcBorders>
              <w:top w:val="single" w:sz="4" w:space="0" w:color="auto"/>
              <w:left w:val="nil"/>
              <w:bottom w:val="single" w:sz="4" w:space="0" w:color="auto"/>
              <w:right w:val="nil"/>
            </w:tcBorders>
            <w:shd w:val="clear" w:color="auto" w:fill="auto"/>
            <w:noWrap/>
            <w:hideMark/>
          </w:tcPr>
          <w:p w14:paraId="73A8568F"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RTmax</w:t>
            </w:r>
            <w:r>
              <w:rPr>
                <w:rFonts w:ascii="Arial" w:hAnsi="Arial" w:cs="Arial"/>
                <w:b/>
                <w:bCs/>
                <w:color w:val="000000"/>
              </w:rPr>
              <w:t>.ci90</w:t>
            </w:r>
          </w:p>
        </w:tc>
      </w:tr>
      <w:tr w:rsidR="009867B5" w:rsidRPr="007F05C5" w14:paraId="47B66F9C" w14:textId="77777777" w:rsidTr="009018C6">
        <w:trPr>
          <w:trHeight w:val="320"/>
        </w:trPr>
        <w:tc>
          <w:tcPr>
            <w:tcW w:w="2745" w:type="dxa"/>
            <w:tcBorders>
              <w:top w:val="nil"/>
              <w:left w:val="nil"/>
              <w:bottom w:val="nil"/>
              <w:right w:val="nil"/>
            </w:tcBorders>
            <w:shd w:val="clear" w:color="auto" w:fill="auto"/>
            <w:noWrap/>
            <w:hideMark/>
          </w:tcPr>
          <w:p w14:paraId="533EC9BD" w14:textId="77777777" w:rsidR="009867B5" w:rsidRPr="007F05C5" w:rsidRDefault="009867B5" w:rsidP="004E3910">
            <w:pPr>
              <w:rPr>
                <w:rFonts w:ascii="Arial" w:hAnsi="Arial" w:cs="Arial"/>
                <w:i/>
                <w:iCs/>
                <w:color w:val="000000"/>
              </w:rPr>
            </w:pPr>
            <w:r w:rsidRPr="007F05C5">
              <w:rPr>
                <w:rFonts w:ascii="Arial" w:hAnsi="Arial" w:cs="Arial"/>
                <w:i/>
                <w:iCs/>
                <w:color w:val="000000"/>
              </w:rPr>
              <w:t>D. bipectinata</w:t>
            </w:r>
          </w:p>
        </w:tc>
        <w:tc>
          <w:tcPr>
            <w:tcW w:w="951" w:type="dxa"/>
            <w:tcBorders>
              <w:top w:val="nil"/>
              <w:left w:val="nil"/>
              <w:bottom w:val="nil"/>
              <w:right w:val="nil"/>
            </w:tcBorders>
            <w:shd w:val="clear" w:color="auto" w:fill="auto"/>
            <w:noWrap/>
            <w:hideMark/>
          </w:tcPr>
          <w:p w14:paraId="2ACE4369" w14:textId="77777777" w:rsidR="009867B5" w:rsidRPr="007F05C5" w:rsidRDefault="009867B5" w:rsidP="009018C6">
            <w:pPr>
              <w:jc w:val="cente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hideMark/>
          </w:tcPr>
          <w:p w14:paraId="45FCCE43" w14:textId="77777777" w:rsidR="009867B5" w:rsidRPr="007F05C5" w:rsidRDefault="009867B5" w:rsidP="009018C6">
            <w:pPr>
              <w:jc w:val="cente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hideMark/>
          </w:tcPr>
          <w:p w14:paraId="0E81C63F"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hideMark/>
          </w:tcPr>
          <w:p w14:paraId="239F1390" w14:textId="77777777" w:rsidR="009867B5" w:rsidRPr="007F05C5" w:rsidRDefault="009867B5" w:rsidP="009018C6">
            <w:pPr>
              <w:jc w:val="cente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hideMark/>
          </w:tcPr>
          <w:p w14:paraId="28BE4964" w14:textId="77777777" w:rsidR="009867B5" w:rsidRPr="007F05C5" w:rsidRDefault="009867B5" w:rsidP="009018C6">
            <w:pPr>
              <w:jc w:val="cente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hideMark/>
          </w:tcPr>
          <w:p w14:paraId="27123F25"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hideMark/>
          </w:tcPr>
          <w:p w14:paraId="020D42AA" w14:textId="77777777" w:rsidR="009867B5" w:rsidRPr="007F05C5" w:rsidRDefault="009867B5" w:rsidP="009018C6">
            <w:pPr>
              <w:jc w:val="cente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hideMark/>
          </w:tcPr>
          <w:p w14:paraId="51C32D87" w14:textId="77777777" w:rsidR="009867B5" w:rsidRPr="007F05C5" w:rsidRDefault="009867B5" w:rsidP="009018C6">
            <w:pPr>
              <w:jc w:val="center"/>
              <w:rPr>
                <w:rFonts w:ascii="Arial" w:hAnsi="Arial" w:cs="Arial"/>
                <w:color w:val="000000"/>
              </w:rPr>
            </w:pPr>
            <w:r w:rsidRPr="007F05C5">
              <w:rPr>
                <w:rFonts w:ascii="Arial" w:hAnsi="Arial" w:cs="Arial"/>
                <w:color w:val="000000"/>
              </w:rPr>
              <w:t>30.08 - 31.05</w:t>
            </w:r>
          </w:p>
        </w:tc>
      </w:tr>
      <w:tr w:rsidR="009867B5" w:rsidRPr="007F05C5" w14:paraId="123111C6" w14:textId="77777777" w:rsidTr="009018C6">
        <w:trPr>
          <w:trHeight w:val="320"/>
        </w:trPr>
        <w:tc>
          <w:tcPr>
            <w:tcW w:w="2745" w:type="dxa"/>
            <w:tcBorders>
              <w:top w:val="nil"/>
              <w:left w:val="nil"/>
              <w:bottom w:val="nil"/>
              <w:right w:val="nil"/>
            </w:tcBorders>
            <w:shd w:val="clear" w:color="auto" w:fill="auto"/>
            <w:noWrap/>
            <w:hideMark/>
          </w:tcPr>
          <w:p w14:paraId="3CE47CCD" w14:textId="77777777" w:rsidR="009867B5" w:rsidRPr="007F05C5" w:rsidRDefault="009867B5" w:rsidP="004E3910">
            <w:pPr>
              <w:rPr>
                <w:rFonts w:ascii="Arial" w:hAnsi="Arial" w:cs="Arial"/>
                <w:i/>
                <w:iCs/>
                <w:color w:val="000000"/>
              </w:rPr>
            </w:pPr>
            <w:r w:rsidRPr="007F05C5">
              <w:rPr>
                <w:rFonts w:ascii="Arial" w:hAnsi="Arial" w:cs="Arial"/>
                <w:i/>
                <w:iCs/>
                <w:color w:val="000000"/>
              </w:rPr>
              <w:t>D. birchii</w:t>
            </w:r>
          </w:p>
        </w:tc>
        <w:tc>
          <w:tcPr>
            <w:tcW w:w="951" w:type="dxa"/>
            <w:tcBorders>
              <w:top w:val="nil"/>
              <w:left w:val="nil"/>
              <w:bottom w:val="nil"/>
              <w:right w:val="nil"/>
            </w:tcBorders>
            <w:shd w:val="clear" w:color="auto" w:fill="auto"/>
            <w:noWrap/>
            <w:hideMark/>
          </w:tcPr>
          <w:p w14:paraId="2494A91A" w14:textId="77777777" w:rsidR="009867B5" w:rsidRPr="007F05C5" w:rsidRDefault="009867B5" w:rsidP="009018C6">
            <w:pPr>
              <w:jc w:val="cente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hideMark/>
          </w:tcPr>
          <w:p w14:paraId="7628221C" w14:textId="77777777" w:rsidR="009867B5" w:rsidRPr="007F05C5" w:rsidRDefault="009867B5" w:rsidP="009018C6">
            <w:pPr>
              <w:jc w:val="cente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hideMark/>
          </w:tcPr>
          <w:p w14:paraId="7CB179F0" w14:textId="77777777" w:rsidR="009867B5" w:rsidRPr="007F05C5" w:rsidRDefault="009867B5" w:rsidP="009018C6">
            <w:pPr>
              <w:jc w:val="cente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hideMark/>
          </w:tcPr>
          <w:p w14:paraId="3F9FF070" w14:textId="77777777" w:rsidR="009867B5" w:rsidRPr="007F05C5" w:rsidRDefault="009867B5" w:rsidP="009018C6">
            <w:pPr>
              <w:jc w:val="cente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hideMark/>
          </w:tcPr>
          <w:p w14:paraId="75D7C317" w14:textId="77777777" w:rsidR="009867B5" w:rsidRPr="007F05C5" w:rsidRDefault="009867B5" w:rsidP="009018C6">
            <w:pPr>
              <w:jc w:val="cente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hideMark/>
          </w:tcPr>
          <w:p w14:paraId="7164315A" w14:textId="77777777" w:rsidR="009867B5" w:rsidRPr="007F05C5" w:rsidRDefault="009867B5" w:rsidP="009018C6">
            <w:pPr>
              <w:jc w:val="cente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hideMark/>
          </w:tcPr>
          <w:p w14:paraId="2BC64E65" w14:textId="77777777" w:rsidR="009867B5" w:rsidRPr="007F05C5" w:rsidRDefault="009867B5" w:rsidP="009018C6">
            <w:pPr>
              <w:jc w:val="cente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hideMark/>
          </w:tcPr>
          <w:p w14:paraId="71BA468A"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9867B5" w:rsidRPr="007F05C5" w14:paraId="47C77C1A" w14:textId="77777777" w:rsidTr="009018C6">
        <w:trPr>
          <w:trHeight w:val="320"/>
        </w:trPr>
        <w:tc>
          <w:tcPr>
            <w:tcW w:w="2745" w:type="dxa"/>
            <w:tcBorders>
              <w:top w:val="nil"/>
              <w:left w:val="nil"/>
              <w:bottom w:val="nil"/>
              <w:right w:val="nil"/>
            </w:tcBorders>
            <w:shd w:val="clear" w:color="auto" w:fill="auto"/>
            <w:noWrap/>
            <w:hideMark/>
          </w:tcPr>
          <w:p w14:paraId="7F83934C" w14:textId="77777777" w:rsidR="009867B5" w:rsidRPr="007F05C5" w:rsidRDefault="009867B5" w:rsidP="004E3910">
            <w:pPr>
              <w:rPr>
                <w:rFonts w:ascii="Arial" w:hAnsi="Arial" w:cs="Arial"/>
                <w:i/>
                <w:iCs/>
                <w:color w:val="000000"/>
              </w:rPr>
            </w:pPr>
            <w:r w:rsidRPr="007F05C5">
              <w:rPr>
                <w:rFonts w:ascii="Arial" w:hAnsi="Arial" w:cs="Arial"/>
                <w:i/>
                <w:iCs/>
                <w:color w:val="000000"/>
              </w:rPr>
              <w:t>D. bunnanda</w:t>
            </w:r>
          </w:p>
        </w:tc>
        <w:tc>
          <w:tcPr>
            <w:tcW w:w="951" w:type="dxa"/>
            <w:tcBorders>
              <w:top w:val="nil"/>
              <w:left w:val="nil"/>
              <w:bottom w:val="nil"/>
              <w:right w:val="nil"/>
            </w:tcBorders>
            <w:shd w:val="clear" w:color="auto" w:fill="auto"/>
            <w:noWrap/>
            <w:hideMark/>
          </w:tcPr>
          <w:p w14:paraId="75B6B78D" w14:textId="77777777" w:rsidR="009867B5" w:rsidRPr="007F05C5" w:rsidRDefault="009867B5" w:rsidP="009018C6">
            <w:pPr>
              <w:jc w:val="cente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hideMark/>
          </w:tcPr>
          <w:p w14:paraId="7DACA09E" w14:textId="77777777" w:rsidR="009867B5" w:rsidRPr="007F05C5" w:rsidRDefault="009867B5" w:rsidP="009018C6">
            <w:pPr>
              <w:jc w:val="cente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hideMark/>
          </w:tcPr>
          <w:p w14:paraId="629ACC1A" w14:textId="77777777" w:rsidR="009867B5" w:rsidRPr="007F05C5" w:rsidRDefault="009867B5" w:rsidP="009018C6">
            <w:pPr>
              <w:jc w:val="cente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hideMark/>
          </w:tcPr>
          <w:p w14:paraId="6794E147" w14:textId="77777777" w:rsidR="009867B5" w:rsidRPr="007F05C5" w:rsidRDefault="009867B5" w:rsidP="009018C6">
            <w:pPr>
              <w:jc w:val="cente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hideMark/>
          </w:tcPr>
          <w:p w14:paraId="559346D8"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hideMark/>
          </w:tcPr>
          <w:p w14:paraId="0E11B572" w14:textId="77777777" w:rsidR="009867B5" w:rsidRPr="007F05C5" w:rsidRDefault="009867B5" w:rsidP="009018C6">
            <w:pPr>
              <w:jc w:val="cente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hideMark/>
          </w:tcPr>
          <w:p w14:paraId="586A9C3F" w14:textId="77777777" w:rsidR="009867B5" w:rsidRPr="007F05C5" w:rsidRDefault="009867B5" w:rsidP="009018C6">
            <w:pPr>
              <w:jc w:val="cente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hideMark/>
          </w:tcPr>
          <w:p w14:paraId="0CF901D2" w14:textId="77777777" w:rsidR="009867B5" w:rsidRPr="007F05C5" w:rsidRDefault="009867B5" w:rsidP="009018C6">
            <w:pPr>
              <w:jc w:val="cente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9867B5" w:rsidRPr="007F05C5" w14:paraId="2A67848F" w14:textId="77777777" w:rsidTr="009018C6">
        <w:trPr>
          <w:trHeight w:val="320"/>
        </w:trPr>
        <w:tc>
          <w:tcPr>
            <w:tcW w:w="2745" w:type="dxa"/>
            <w:tcBorders>
              <w:top w:val="nil"/>
              <w:left w:val="nil"/>
              <w:bottom w:val="nil"/>
              <w:right w:val="nil"/>
            </w:tcBorders>
            <w:shd w:val="clear" w:color="auto" w:fill="auto"/>
            <w:noWrap/>
            <w:hideMark/>
          </w:tcPr>
          <w:p w14:paraId="4AF0CEBB" w14:textId="77777777" w:rsidR="009867B5" w:rsidRPr="007F05C5" w:rsidRDefault="009867B5" w:rsidP="004E3910">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hideMark/>
          </w:tcPr>
          <w:p w14:paraId="1337BB3F" w14:textId="77777777" w:rsidR="009867B5" w:rsidRPr="007F05C5" w:rsidRDefault="009867B5" w:rsidP="009018C6">
            <w:pPr>
              <w:jc w:val="cente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hideMark/>
          </w:tcPr>
          <w:p w14:paraId="5C171529" w14:textId="77777777" w:rsidR="009867B5" w:rsidRPr="007F05C5" w:rsidRDefault="009867B5" w:rsidP="009018C6">
            <w:pPr>
              <w:jc w:val="cente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hideMark/>
          </w:tcPr>
          <w:p w14:paraId="7C93A55A" w14:textId="77777777" w:rsidR="009867B5" w:rsidRPr="007F05C5" w:rsidRDefault="009867B5" w:rsidP="009018C6">
            <w:pPr>
              <w:jc w:val="cente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hideMark/>
          </w:tcPr>
          <w:p w14:paraId="473B5745" w14:textId="77777777" w:rsidR="009867B5" w:rsidRPr="007F05C5" w:rsidRDefault="009867B5" w:rsidP="009018C6">
            <w:pPr>
              <w:jc w:val="cente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hideMark/>
          </w:tcPr>
          <w:p w14:paraId="4A8FC95C" w14:textId="77777777" w:rsidR="009867B5" w:rsidRPr="007F05C5" w:rsidRDefault="009867B5" w:rsidP="009018C6">
            <w:pPr>
              <w:jc w:val="cente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hideMark/>
          </w:tcPr>
          <w:p w14:paraId="092C995B" w14:textId="77777777" w:rsidR="009867B5" w:rsidRPr="007F05C5" w:rsidRDefault="009867B5" w:rsidP="009018C6">
            <w:pPr>
              <w:jc w:val="cente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hideMark/>
          </w:tcPr>
          <w:p w14:paraId="0F03DDC0" w14:textId="77777777" w:rsidR="009867B5" w:rsidRPr="007F05C5" w:rsidRDefault="009867B5" w:rsidP="009018C6">
            <w:pPr>
              <w:jc w:val="cente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hideMark/>
          </w:tcPr>
          <w:p w14:paraId="225ED03D" w14:textId="77777777" w:rsidR="009867B5" w:rsidRPr="007F05C5" w:rsidRDefault="009867B5" w:rsidP="009018C6">
            <w:pPr>
              <w:jc w:val="center"/>
              <w:rPr>
                <w:rFonts w:ascii="Arial" w:hAnsi="Arial" w:cs="Arial"/>
                <w:color w:val="000000"/>
              </w:rPr>
            </w:pPr>
            <w:r w:rsidRPr="007F05C5">
              <w:rPr>
                <w:rFonts w:ascii="Arial" w:hAnsi="Arial" w:cs="Arial"/>
                <w:color w:val="000000"/>
              </w:rPr>
              <w:t>32.03 - 32.28</w:t>
            </w:r>
          </w:p>
        </w:tc>
      </w:tr>
      <w:tr w:rsidR="009867B5" w:rsidRPr="007F05C5" w14:paraId="5A06FCF8" w14:textId="77777777" w:rsidTr="009018C6">
        <w:trPr>
          <w:trHeight w:val="320"/>
        </w:trPr>
        <w:tc>
          <w:tcPr>
            <w:tcW w:w="2745" w:type="dxa"/>
            <w:tcBorders>
              <w:top w:val="nil"/>
              <w:left w:val="nil"/>
              <w:bottom w:val="nil"/>
              <w:right w:val="nil"/>
            </w:tcBorders>
            <w:shd w:val="clear" w:color="auto" w:fill="auto"/>
            <w:noWrap/>
            <w:hideMark/>
          </w:tcPr>
          <w:p w14:paraId="605537F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r>
              <w:rPr>
                <w:rFonts w:ascii="Arial" w:hAnsi="Arial" w:cs="Arial"/>
                <w:i/>
                <w:iCs/>
                <w:color w:val="000000"/>
              </w:rPr>
              <w:t>pallidifrons</w:t>
            </w:r>
          </w:p>
        </w:tc>
        <w:tc>
          <w:tcPr>
            <w:tcW w:w="951" w:type="dxa"/>
            <w:tcBorders>
              <w:top w:val="nil"/>
              <w:left w:val="nil"/>
              <w:bottom w:val="nil"/>
              <w:right w:val="nil"/>
            </w:tcBorders>
            <w:shd w:val="clear" w:color="auto" w:fill="auto"/>
            <w:noWrap/>
            <w:hideMark/>
          </w:tcPr>
          <w:p w14:paraId="4050ECA7" w14:textId="77777777" w:rsidR="009867B5" w:rsidRPr="007F05C5" w:rsidRDefault="009867B5" w:rsidP="009018C6">
            <w:pPr>
              <w:jc w:val="cente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hideMark/>
          </w:tcPr>
          <w:p w14:paraId="7B93880C" w14:textId="77777777" w:rsidR="009867B5" w:rsidRPr="007F05C5" w:rsidRDefault="009867B5" w:rsidP="009018C6">
            <w:pPr>
              <w:jc w:val="cente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hideMark/>
          </w:tcPr>
          <w:p w14:paraId="65D73C34" w14:textId="77777777" w:rsidR="009867B5" w:rsidRPr="007F05C5" w:rsidRDefault="009867B5" w:rsidP="009018C6">
            <w:pPr>
              <w:jc w:val="cente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hideMark/>
          </w:tcPr>
          <w:p w14:paraId="0D2D7CDF" w14:textId="77777777" w:rsidR="009867B5" w:rsidRPr="007F05C5" w:rsidRDefault="009867B5" w:rsidP="009018C6">
            <w:pPr>
              <w:jc w:val="cente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hideMark/>
          </w:tcPr>
          <w:p w14:paraId="251C32A8" w14:textId="77777777" w:rsidR="009867B5" w:rsidRPr="007F05C5" w:rsidRDefault="009867B5" w:rsidP="009018C6">
            <w:pPr>
              <w:jc w:val="cente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hideMark/>
          </w:tcPr>
          <w:p w14:paraId="45D020FC" w14:textId="77777777" w:rsidR="009867B5" w:rsidRPr="007F05C5" w:rsidRDefault="009867B5" w:rsidP="009018C6">
            <w:pPr>
              <w:jc w:val="cente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hideMark/>
          </w:tcPr>
          <w:p w14:paraId="5C8E4819" w14:textId="77777777" w:rsidR="009867B5" w:rsidRPr="007F05C5" w:rsidRDefault="009867B5" w:rsidP="009018C6">
            <w:pPr>
              <w:jc w:val="cente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hideMark/>
          </w:tcPr>
          <w:p w14:paraId="5970DE24"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9867B5" w:rsidRPr="007F05C5" w14:paraId="64ACDB45" w14:textId="77777777" w:rsidTr="009018C6">
        <w:trPr>
          <w:trHeight w:val="320"/>
        </w:trPr>
        <w:tc>
          <w:tcPr>
            <w:tcW w:w="2745" w:type="dxa"/>
            <w:tcBorders>
              <w:top w:val="nil"/>
              <w:left w:val="nil"/>
              <w:bottom w:val="nil"/>
              <w:right w:val="nil"/>
            </w:tcBorders>
            <w:shd w:val="clear" w:color="auto" w:fill="auto"/>
            <w:noWrap/>
            <w:hideMark/>
          </w:tcPr>
          <w:p w14:paraId="59239387" w14:textId="77777777" w:rsidR="009867B5" w:rsidRPr="007F05C5" w:rsidRDefault="009867B5" w:rsidP="004E3910">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hideMark/>
          </w:tcPr>
          <w:p w14:paraId="44DF8F4A" w14:textId="77777777" w:rsidR="009867B5" w:rsidRPr="007F05C5" w:rsidRDefault="009867B5" w:rsidP="009018C6">
            <w:pPr>
              <w:jc w:val="cente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hideMark/>
          </w:tcPr>
          <w:p w14:paraId="4F88DD47" w14:textId="77777777" w:rsidR="009867B5" w:rsidRPr="007F05C5" w:rsidRDefault="009867B5" w:rsidP="009018C6">
            <w:pPr>
              <w:jc w:val="cente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hideMark/>
          </w:tcPr>
          <w:p w14:paraId="509DCD00"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hideMark/>
          </w:tcPr>
          <w:p w14:paraId="50CE5B88"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hideMark/>
          </w:tcPr>
          <w:p w14:paraId="179A44C7" w14:textId="77777777" w:rsidR="009867B5" w:rsidRPr="007F05C5" w:rsidRDefault="009867B5" w:rsidP="009018C6">
            <w:pPr>
              <w:jc w:val="cente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hideMark/>
          </w:tcPr>
          <w:p w14:paraId="144D4E01"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hideMark/>
          </w:tcPr>
          <w:p w14:paraId="74B62951" w14:textId="77777777" w:rsidR="009867B5" w:rsidRPr="007F05C5" w:rsidRDefault="009867B5" w:rsidP="009018C6">
            <w:pPr>
              <w:jc w:val="cente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hideMark/>
          </w:tcPr>
          <w:p w14:paraId="0B5C0808" w14:textId="77777777" w:rsidR="009867B5" w:rsidRPr="007F05C5" w:rsidRDefault="009867B5" w:rsidP="009018C6">
            <w:pPr>
              <w:jc w:val="cente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9867B5" w:rsidRPr="007F05C5" w14:paraId="07E9469C" w14:textId="77777777" w:rsidTr="009018C6">
        <w:trPr>
          <w:trHeight w:val="320"/>
        </w:trPr>
        <w:tc>
          <w:tcPr>
            <w:tcW w:w="2745" w:type="dxa"/>
            <w:tcBorders>
              <w:top w:val="nil"/>
              <w:left w:val="nil"/>
              <w:bottom w:val="nil"/>
              <w:right w:val="nil"/>
            </w:tcBorders>
            <w:shd w:val="clear" w:color="auto" w:fill="auto"/>
            <w:noWrap/>
            <w:hideMark/>
          </w:tcPr>
          <w:p w14:paraId="5664C107" w14:textId="77777777" w:rsidR="009867B5" w:rsidRPr="007F05C5" w:rsidRDefault="009867B5" w:rsidP="004E3910">
            <w:pPr>
              <w:rPr>
                <w:rFonts w:ascii="Arial" w:hAnsi="Arial" w:cs="Arial"/>
                <w:i/>
                <w:iCs/>
                <w:color w:val="000000"/>
              </w:rPr>
            </w:pPr>
            <w:r w:rsidRPr="007F05C5">
              <w:rPr>
                <w:rFonts w:ascii="Arial" w:hAnsi="Arial" w:cs="Arial"/>
                <w:i/>
                <w:iCs/>
                <w:color w:val="000000"/>
              </w:rPr>
              <w:t>D. pseudoananassae</w:t>
            </w:r>
          </w:p>
        </w:tc>
        <w:tc>
          <w:tcPr>
            <w:tcW w:w="951" w:type="dxa"/>
            <w:tcBorders>
              <w:top w:val="nil"/>
              <w:left w:val="nil"/>
              <w:bottom w:val="nil"/>
              <w:right w:val="nil"/>
            </w:tcBorders>
            <w:shd w:val="clear" w:color="auto" w:fill="auto"/>
            <w:noWrap/>
            <w:hideMark/>
          </w:tcPr>
          <w:p w14:paraId="724E1703" w14:textId="77777777" w:rsidR="009867B5" w:rsidRPr="007F05C5" w:rsidRDefault="009867B5" w:rsidP="009018C6">
            <w:pPr>
              <w:jc w:val="cente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hideMark/>
          </w:tcPr>
          <w:p w14:paraId="38D5B664" w14:textId="77777777" w:rsidR="009867B5" w:rsidRPr="007F05C5" w:rsidRDefault="009867B5" w:rsidP="009018C6">
            <w:pPr>
              <w:jc w:val="cente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hideMark/>
          </w:tcPr>
          <w:p w14:paraId="79C2EE2B"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hideMark/>
          </w:tcPr>
          <w:p w14:paraId="4637F1A4"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hideMark/>
          </w:tcPr>
          <w:p w14:paraId="6B3DEA88" w14:textId="77777777" w:rsidR="009867B5" w:rsidRPr="007F05C5" w:rsidRDefault="009867B5" w:rsidP="009018C6">
            <w:pPr>
              <w:jc w:val="cente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hideMark/>
          </w:tcPr>
          <w:p w14:paraId="415B47F6" w14:textId="77777777" w:rsidR="009867B5" w:rsidRPr="007F05C5" w:rsidRDefault="009867B5" w:rsidP="009018C6">
            <w:pPr>
              <w:jc w:val="cente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hideMark/>
          </w:tcPr>
          <w:p w14:paraId="65E47936" w14:textId="77777777" w:rsidR="009867B5" w:rsidRPr="007F05C5" w:rsidRDefault="009867B5" w:rsidP="009018C6">
            <w:pPr>
              <w:jc w:val="cente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hideMark/>
          </w:tcPr>
          <w:p w14:paraId="090B0C73" w14:textId="77777777" w:rsidR="009867B5" w:rsidRPr="007F05C5" w:rsidRDefault="009867B5" w:rsidP="009018C6">
            <w:pPr>
              <w:jc w:val="cente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9867B5" w:rsidRPr="007F05C5" w14:paraId="14E24FF2" w14:textId="77777777" w:rsidTr="009018C6">
        <w:trPr>
          <w:trHeight w:val="320"/>
        </w:trPr>
        <w:tc>
          <w:tcPr>
            <w:tcW w:w="2745" w:type="dxa"/>
            <w:tcBorders>
              <w:top w:val="nil"/>
              <w:left w:val="nil"/>
              <w:bottom w:val="nil"/>
              <w:right w:val="nil"/>
            </w:tcBorders>
            <w:shd w:val="clear" w:color="auto" w:fill="auto"/>
            <w:noWrap/>
            <w:hideMark/>
          </w:tcPr>
          <w:p w14:paraId="1B46964E" w14:textId="77777777" w:rsidR="009867B5" w:rsidRPr="007F05C5" w:rsidRDefault="009867B5" w:rsidP="004E3910">
            <w:pPr>
              <w:rPr>
                <w:rFonts w:ascii="Arial" w:hAnsi="Arial" w:cs="Arial"/>
                <w:i/>
                <w:iCs/>
                <w:color w:val="000000"/>
              </w:rPr>
            </w:pPr>
            <w:r w:rsidRPr="007F05C5">
              <w:rPr>
                <w:rFonts w:ascii="Arial" w:hAnsi="Arial" w:cs="Arial"/>
                <w:i/>
                <w:iCs/>
                <w:color w:val="000000"/>
              </w:rPr>
              <w:t>D. simulans</w:t>
            </w:r>
          </w:p>
        </w:tc>
        <w:tc>
          <w:tcPr>
            <w:tcW w:w="951" w:type="dxa"/>
            <w:tcBorders>
              <w:top w:val="nil"/>
              <w:left w:val="nil"/>
              <w:bottom w:val="nil"/>
              <w:right w:val="nil"/>
            </w:tcBorders>
            <w:shd w:val="clear" w:color="auto" w:fill="auto"/>
            <w:noWrap/>
            <w:hideMark/>
          </w:tcPr>
          <w:p w14:paraId="7E00FAAF" w14:textId="77777777" w:rsidR="009867B5" w:rsidRPr="007F05C5" w:rsidRDefault="009867B5" w:rsidP="009018C6">
            <w:pPr>
              <w:jc w:val="cente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hideMark/>
          </w:tcPr>
          <w:p w14:paraId="069E0F4D" w14:textId="77777777" w:rsidR="009867B5" w:rsidRPr="007F05C5" w:rsidRDefault="009867B5" w:rsidP="009018C6">
            <w:pPr>
              <w:jc w:val="cente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hideMark/>
          </w:tcPr>
          <w:p w14:paraId="78BDBD09"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hideMark/>
          </w:tcPr>
          <w:p w14:paraId="2209E7B9" w14:textId="77777777" w:rsidR="009867B5" w:rsidRPr="007F05C5" w:rsidRDefault="009867B5" w:rsidP="009018C6">
            <w:pPr>
              <w:jc w:val="cente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hideMark/>
          </w:tcPr>
          <w:p w14:paraId="710B7BF2" w14:textId="77777777" w:rsidR="009867B5" w:rsidRPr="007F05C5" w:rsidRDefault="009867B5" w:rsidP="009018C6">
            <w:pPr>
              <w:jc w:val="cente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hideMark/>
          </w:tcPr>
          <w:p w14:paraId="609EE7A7" w14:textId="77777777" w:rsidR="009867B5" w:rsidRPr="007F05C5" w:rsidRDefault="009867B5" w:rsidP="009018C6">
            <w:pPr>
              <w:jc w:val="cente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hideMark/>
          </w:tcPr>
          <w:p w14:paraId="4B29CB82" w14:textId="77777777" w:rsidR="009867B5" w:rsidRPr="007F05C5" w:rsidRDefault="009867B5" w:rsidP="009018C6">
            <w:pPr>
              <w:jc w:val="cente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hideMark/>
          </w:tcPr>
          <w:p w14:paraId="1D710BE7" w14:textId="77777777" w:rsidR="009867B5" w:rsidRPr="007F05C5" w:rsidRDefault="009867B5" w:rsidP="009018C6">
            <w:pPr>
              <w:jc w:val="cente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9867B5" w:rsidRPr="007F05C5" w14:paraId="7A3999E4" w14:textId="77777777" w:rsidTr="009018C6">
        <w:trPr>
          <w:trHeight w:val="320"/>
        </w:trPr>
        <w:tc>
          <w:tcPr>
            <w:tcW w:w="2745" w:type="dxa"/>
            <w:tcBorders>
              <w:top w:val="nil"/>
              <w:left w:val="nil"/>
              <w:bottom w:val="single" w:sz="4" w:space="0" w:color="auto"/>
              <w:right w:val="nil"/>
            </w:tcBorders>
            <w:shd w:val="clear" w:color="auto" w:fill="auto"/>
            <w:noWrap/>
            <w:hideMark/>
          </w:tcPr>
          <w:p w14:paraId="4921C524" w14:textId="77777777" w:rsidR="009867B5" w:rsidRPr="007F05C5" w:rsidRDefault="009867B5" w:rsidP="004E3910">
            <w:pPr>
              <w:rPr>
                <w:rFonts w:ascii="Arial" w:hAnsi="Arial" w:cs="Arial"/>
                <w:i/>
                <w:iCs/>
                <w:color w:val="000000"/>
              </w:rPr>
            </w:pPr>
            <w:r w:rsidRPr="007F05C5">
              <w:rPr>
                <w:rFonts w:ascii="Arial" w:hAnsi="Arial" w:cs="Arial"/>
                <w:i/>
                <w:iCs/>
                <w:color w:val="000000"/>
              </w:rPr>
              <w:t>D. sulfurigaster</w:t>
            </w:r>
          </w:p>
        </w:tc>
        <w:tc>
          <w:tcPr>
            <w:tcW w:w="951" w:type="dxa"/>
            <w:tcBorders>
              <w:top w:val="nil"/>
              <w:left w:val="nil"/>
              <w:bottom w:val="single" w:sz="4" w:space="0" w:color="auto"/>
              <w:right w:val="nil"/>
            </w:tcBorders>
            <w:shd w:val="clear" w:color="auto" w:fill="auto"/>
            <w:noWrap/>
            <w:hideMark/>
          </w:tcPr>
          <w:p w14:paraId="2F94C1D5" w14:textId="77777777" w:rsidR="009867B5" w:rsidRPr="007F05C5" w:rsidRDefault="009867B5" w:rsidP="009018C6">
            <w:pPr>
              <w:jc w:val="cente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hideMark/>
          </w:tcPr>
          <w:p w14:paraId="78DCD45A" w14:textId="77777777" w:rsidR="009867B5" w:rsidRPr="007F05C5" w:rsidRDefault="009867B5" w:rsidP="009018C6">
            <w:pPr>
              <w:jc w:val="cente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hideMark/>
          </w:tcPr>
          <w:p w14:paraId="4ACB87F1"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hideMark/>
          </w:tcPr>
          <w:p w14:paraId="7D2AFD24"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hideMark/>
          </w:tcPr>
          <w:p w14:paraId="753E510D" w14:textId="77777777" w:rsidR="009867B5" w:rsidRPr="007F05C5" w:rsidRDefault="009867B5" w:rsidP="009018C6">
            <w:pPr>
              <w:jc w:val="cente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hideMark/>
          </w:tcPr>
          <w:p w14:paraId="72B84D0A" w14:textId="77777777" w:rsidR="009867B5" w:rsidRPr="007F05C5" w:rsidRDefault="009867B5" w:rsidP="009018C6">
            <w:pPr>
              <w:jc w:val="cente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hideMark/>
          </w:tcPr>
          <w:p w14:paraId="23707970" w14:textId="77777777" w:rsidR="009867B5" w:rsidRPr="007F05C5" w:rsidRDefault="009867B5" w:rsidP="009018C6">
            <w:pPr>
              <w:jc w:val="cente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hideMark/>
          </w:tcPr>
          <w:p w14:paraId="2CEF7A75" w14:textId="77777777" w:rsidR="009867B5" w:rsidRPr="007F05C5" w:rsidRDefault="009867B5" w:rsidP="009018C6">
            <w:pPr>
              <w:jc w:val="center"/>
              <w:rPr>
                <w:rFonts w:ascii="Arial" w:hAnsi="Arial" w:cs="Arial"/>
                <w:color w:val="000000"/>
              </w:rPr>
            </w:pPr>
            <w:r w:rsidRPr="007F05C5">
              <w:rPr>
                <w:rFonts w:ascii="Arial" w:hAnsi="Arial" w:cs="Arial"/>
                <w:color w:val="000000"/>
              </w:rPr>
              <w:t>29.84 - 30.63</w:t>
            </w:r>
          </w:p>
        </w:tc>
      </w:tr>
    </w:tbl>
    <w:p w14:paraId="0ED1B34C" w14:textId="77777777" w:rsidR="009867B5" w:rsidRPr="007F05C5" w:rsidRDefault="009867B5" w:rsidP="009867B5">
      <w:pPr>
        <w:rPr>
          <w:rFonts w:ascii="Arial" w:hAnsi="Arial" w:cs="Arial"/>
          <w:lang w:val="en-US"/>
        </w:rPr>
      </w:pPr>
    </w:p>
    <w:p w14:paraId="1DD81AA4" w14:textId="77777777" w:rsidR="009867B5" w:rsidRDefault="009867B5" w:rsidP="009867B5">
      <w:pPr>
        <w:rPr>
          <w:rFonts w:ascii="Arial" w:hAnsi="Arial" w:cs="Arial"/>
          <w:b/>
          <w:bCs/>
          <w:lang w:val="en-US"/>
        </w:rPr>
      </w:pPr>
    </w:p>
    <w:p w14:paraId="0682C99E" w14:textId="77777777" w:rsidR="009867B5" w:rsidRDefault="009867B5" w:rsidP="009867B5">
      <w:pPr>
        <w:rPr>
          <w:rFonts w:ascii="Arial" w:hAnsi="Arial" w:cs="Arial"/>
          <w:b/>
          <w:bCs/>
          <w:lang w:val="en-US"/>
        </w:rPr>
      </w:pPr>
      <w:r>
        <w:rPr>
          <w:rFonts w:ascii="Arial" w:hAnsi="Arial" w:cs="Arial"/>
          <w:b/>
          <w:bCs/>
          <w:lang w:val="en-US"/>
        </w:rPr>
        <w:br w:type="page"/>
      </w:r>
    </w:p>
    <w:p w14:paraId="627D632D" w14:textId="60778D26" w:rsidR="009867B5" w:rsidRDefault="009867B5" w:rsidP="009867B5">
      <w:pPr>
        <w:rPr>
          <w:rFonts w:ascii="Arial" w:hAnsi="Arial" w:cs="Arial"/>
        </w:rPr>
      </w:pPr>
      <w:r w:rsidRPr="006A6104">
        <w:rPr>
          <w:rFonts w:ascii="Arial" w:hAnsi="Arial" w:cs="Arial"/>
          <w:b/>
          <w:bCs/>
          <w:lang w:val="en-US"/>
        </w:rPr>
        <w:lastRenderedPageBreak/>
        <w:t>Table 2. Fitted values of the parameters of the competition and the</w:t>
      </w:r>
      <w:del w:id="794" w:author="Jinlin Chen" w:date="2022-01-17T15:24:00Z">
        <w:r w:rsidRPr="006A6104" w:rsidDel="00A92336">
          <w:rPr>
            <w:rFonts w:ascii="Arial" w:hAnsi="Arial" w:cs="Arial"/>
            <w:b/>
            <w:bCs/>
            <w:lang w:val="en-US"/>
          </w:rPr>
          <w:delText>ir</w:delText>
        </w:r>
      </w:del>
      <w:r w:rsidRPr="006A6104">
        <w:rPr>
          <w:rFonts w:ascii="Arial" w:hAnsi="Arial" w:cs="Arial"/>
          <w:b/>
          <w:bCs/>
          <w:lang w:val="en-US"/>
        </w:rPr>
        <w:t xml:space="preserve"> predicted equilibrium states</w:t>
      </w:r>
      <w:ins w:id="795" w:author="Jinlin Chen" w:date="2022-01-17T15:24:00Z">
        <w:r w:rsidR="00A92336">
          <w:rPr>
            <w:rFonts w:ascii="Arial" w:hAnsi="Arial" w:cs="Arial"/>
            <w:b/>
            <w:bCs/>
            <w:lang w:val="en-US"/>
          </w:rPr>
          <w:t xml:space="preserve"> between the indicated pairwise competition</w:t>
        </w:r>
      </w:ins>
      <w:r w:rsidRPr="006A6104">
        <w:rPr>
          <w:rFonts w:ascii="Arial" w:hAnsi="Arial" w:cs="Arial"/>
          <w:b/>
          <w:bCs/>
          <w:lang w:val="en-US"/>
        </w:rPr>
        <w:t>.</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w:t>
      </w:r>
      <w:ins w:id="796" w:author="Jinlin Chen" w:date="2022-01-17T15:19:00Z">
        <w:r w:rsidR="00172944">
          <w:rPr>
            <w:rFonts w:ascii="Arial" w:hAnsi="Arial" w:cs="Arial"/>
            <w:lang w:val="en-US"/>
          </w:rPr>
          <w:t xml:space="preserve"> </w:t>
        </w:r>
      </w:ins>
      <m:oMath>
        <m:r>
          <w:ins w:id="797" w:author="Jinlin Chen" w:date="2022-01-17T15:19:00Z">
            <w:rPr>
              <w:rFonts w:ascii="Cambria Math" w:hAnsi="Cambria Math" w:cs="Arial"/>
              <w:lang w:val="en-US"/>
            </w:rPr>
            <m:t>a</m:t>
          </w:ins>
        </m:r>
      </m:oMath>
      <w:ins w:id="798" w:author="Jinlin Chen" w:date="2022-01-17T15:19:00Z">
        <w:r w:rsidR="00172944" w:rsidDel="00F4748F">
          <w:rPr>
            <w:rFonts w:ascii="Arial" w:hAnsi="Arial" w:cs="Arial"/>
            <w:lang w:val="en-US"/>
          </w:rPr>
          <w:t xml:space="preserve"> </w:t>
        </w:r>
        <w:r w:rsidR="00172944">
          <w:rPr>
            <w:rFonts w:ascii="Arial" w:hAnsi="Arial" w:cs="Arial"/>
            <w:lang w:val="en-US"/>
          </w:rPr>
          <w:t>is a constant defining the form of the density-dependence relationship</w:t>
        </w:r>
        <w:r w:rsidR="00172944">
          <w:rPr>
            <w:rFonts w:ascii="Arial" w:hAnsi="Arial" w:cs="Arial"/>
            <w:lang w:val="en-US"/>
          </w:rPr>
          <w:t>.</w:t>
        </w:r>
      </w:ins>
      <w:del w:id="799" w:author="Jinlin Chen" w:date="2022-01-17T15:19:00Z">
        <w:r w:rsidRPr="00844B36" w:rsidDel="00172944">
          <w:rPr>
            <w:rFonts w:ascii="Arial" w:hAnsi="Arial" w:cs="Arial"/>
            <w:lang w:val="en-US"/>
          </w:rPr>
          <w:delText xml:space="preserve"> </w:delText>
        </w:r>
      </w:del>
      <m:oMath>
        <m:r>
          <w:del w:id="800" w:author="Jinlin Chen" w:date="2022-01-17T15:19:00Z">
            <w:rPr>
              <w:rFonts w:ascii="Cambria Math" w:hAnsi="Cambria Math" w:cs="Arial"/>
              <w:lang w:val="en-US"/>
            </w:rPr>
            <m:t>a</m:t>
          </w:del>
        </m:r>
      </m:oMath>
      <w:del w:id="801" w:author="Jinlin Chen" w:date="2022-01-17T15:19:00Z">
        <w:r w:rsidRPr="00844B36" w:rsidDel="00172944">
          <w:rPr>
            <w:rFonts w:ascii="Arial" w:hAnsi="Arial" w:cs="Arial"/>
          </w:rPr>
          <w:delText xml:space="preserve"> is </w:delText>
        </w:r>
        <w:r w:rsidDel="00172944">
          <w:rPr>
            <w:rFonts w:ascii="Arial" w:hAnsi="Arial" w:cs="Arial"/>
          </w:rPr>
          <w:delText xml:space="preserve">the </w:delText>
        </w:r>
        <w:r w:rsidRPr="00844B36" w:rsidDel="00172944">
          <w:rPr>
            <w:rFonts w:ascii="Arial" w:hAnsi="Arial" w:cs="Arial"/>
          </w:rPr>
          <w:delText>intra-specific competition coefficient.</w:delText>
        </w:r>
      </w:del>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w:t>
      </w:r>
      <w:del w:id="802" w:author="Jinlin Chen" w:date="2022-01-17T15:17:00Z">
        <w:r w:rsidRPr="00844B36" w:rsidDel="00172944">
          <w:rPr>
            <w:rFonts w:ascii="Arial" w:hAnsi="Arial" w:cs="Arial"/>
          </w:rPr>
          <w:delText>s</w:delText>
        </w:r>
      </w:del>
      <w:r w:rsidRPr="00844B36">
        <w:rPr>
          <w:rFonts w:ascii="Arial" w:hAnsi="Arial" w:cs="Arial"/>
        </w:rPr>
        <w:t>. ci90 represents the 90% credible intervals of each parameter. The equilibrium states of the focal species are inferred from</w:t>
      </w:r>
      <w:r>
        <w:rPr>
          <w:rFonts w:ascii="Arial" w:hAnsi="Arial" w:cs="Arial"/>
        </w:rPr>
        <w:t xml:space="preserve"> </w:t>
      </w:r>
      <w:r>
        <w:rPr>
          <w:rFonts w:ascii="Arial" w:hAnsi="Arial" w:cs="Arial"/>
        </w:rPr>
        <w:fldChar w:fldCharType="begin" w:fldLock="1"/>
      </w:r>
      <w:r w:rsidR="00675629">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rPr>
        <w:fldChar w:fldCharType="separate"/>
      </w:r>
      <w:r w:rsidRPr="00E9125B">
        <w:rPr>
          <w:rFonts w:ascii="Arial" w:hAnsi="Arial" w:cs="Arial"/>
          <w:noProof/>
        </w:rPr>
        <w:t>(Hassell and Comins 1976)</w:t>
      </w:r>
      <w:r>
        <w:rPr>
          <w:rFonts w:ascii="Arial" w:hAnsi="Arial" w:cs="Arial"/>
        </w:rPr>
        <w:fldChar w:fldCharType="end"/>
      </w:r>
      <w:r w:rsidRPr="00844B36">
        <w:rPr>
          <w:rFonts w:ascii="Arial" w:hAnsi="Arial" w:cs="Arial"/>
        </w:rPr>
        <w:t>.</w:t>
      </w:r>
    </w:p>
    <w:tbl>
      <w:tblPr>
        <w:tblStyle w:val="PlainTable2"/>
        <w:tblW w:w="14317" w:type="dxa"/>
        <w:tblLook w:val="0600" w:firstRow="0" w:lastRow="0" w:firstColumn="0" w:lastColumn="0" w:noHBand="1" w:noVBand="1"/>
        <w:tblPrChange w:id="803" w:author="Jinlin Chen" w:date="2022-01-17T15:29:00Z">
          <w:tblPr>
            <w:tblStyle w:val="PlainTable2"/>
            <w:tblW w:w="13892" w:type="dxa"/>
            <w:tblLook w:val="0600" w:firstRow="0" w:lastRow="0" w:firstColumn="0" w:lastColumn="0" w:noHBand="1" w:noVBand="1"/>
          </w:tblPr>
        </w:tblPrChange>
      </w:tblPr>
      <w:tblGrid>
        <w:gridCol w:w="1670"/>
        <w:gridCol w:w="1097"/>
        <w:gridCol w:w="817"/>
        <w:gridCol w:w="1803"/>
        <w:gridCol w:w="1134"/>
        <w:gridCol w:w="1235"/>
        <w:gridCol w:w="1496"/>
        <w:gridCol w:w="847"/>
        <w:gridCol w:w="1383"/>
        <w:gridCol w:w="2835"/>
        <w:tblGridChange w:id="804">
          <w:tblGrid>
            <w:gridCol w:w="1670"/>
            <w:gridCol w:w="1097"/>
            <w:gridCol w:w="817"/>
            <w:gridCol w:w="1803"/>
            <w:gridCol w:w="1134"/>
            <w:gridCol w:w="1235"/>
            <w:gridCol w:w="1496"/>
            <w:gridCol w:w="847"/>
            <w:gridCol w:w="1266"/>
            <w:gridCol w:w="2527"/>
          </w:tblGrid>
        </w:tblGridChange>
      </w:tblGrid>
      <w:tr w:rsidR="009867B5" w:rsidRPr="00B36BDD" w14:paraId="4BFCCA08" w14:textId="77777777" w:rsidTr="00F67A55">
        <w:trPr>
          <w:trHeight w:hRule="exact" w:val="627"/>
          <w:trPrChange w:id="805" w:author="Jinlin Chen" w:date="2022-01-17T15:29:00Z">
            <w:trPr>
              <w:trHeight w:hRule="exact" w:val="627"/>
            </w:trPr>
          </w:trPrChange>
        </w:trPr>
        <w:tc>
          <w:tcPr>
            <w:tcW w:w="1670" w:type="dxa"/>
            <w:tcBorders>
              <w:bottom w:val="single" w:sz="4" w:space="0" w:color="auto"/>
            </w:tcBorders>
            <w:hideMark/>
            <w:tcPrChange w:id="806" w:author="Jinlin Chen" w:date="2022-01-17T15:29:00Z">
              <w:tcPr>
                <w:tcW w:w="1670" w:type="dxa"/>
                <w:tcBorders>
                  <w:bottom w:val="single" w:sz="4" w:space="0" w:color="auto"/>
                </w:tcBorders>
                <w:hideMark/>
              </w:tcPr>
            </w:tcPrChange>
          </w:tcPr>
          <w:p w14:paraId="7F5298B3" w14:textId="77777777" w:rsidR="009867B5" w:rsidRPr="00B36BDD" w:rsidRDefault="009867B5" w:rsidP="001A088D">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Change w:id="807" w:author="Jinlin Chen" w:date="2022-01-17T15:29:00Z">
              <w:tcPr>
                <w:tcW w:w="1097" w:type="dxa"/>
                <w:tcBorders>
                  <w:bottom w:val="single" w:sz="4" w:space="0" w:color="auto"/>
                </w:tcBorders>
                <w:hideMark/>
              </w:tcPr>
            </w:tcPrChange>
          </w:tcPr>
          <w:p w14:paraId="1EB905B0" w14:textId="77777777" w:rsidR="009867B5" w:rsidRPr="00B36BDD" w:rsidRDefault="009867B5" w:rsidP="001A088D">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Change w:id="808" w:author="Jinlin Chen" w:date="2022-01-17T15:29:00Z">
              <w:tcPr>
                <w:tcW w:w="817" w:type="dxa"/>
                <w:tcBorders>
                  <w:bottom w:val="single" w:sz="4" w:space="0" w:color="auto"/>
                </w:tcBorders>
                <w:hideMark/>
              </w:tcPr>
            </w:tcPrChange>
          </w:tcPr>
          <w:p w14:paraId="3B1BF1C0"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Change w:id="809" w:author="Jinlin Chen" w:date="2022-01-17T15:29:00Z">
              <w:tcPr>
                <w:tcW w:w="1803" w:type="dxa"/>
                <w:tcBorders>
                  <w:bottom w:val="single" w:sz="4" w:space="0" w:color="auto"/>
                </w:tcBorders>
                <w:hideMark/>
              </w:tcPr>
            </w:tcPrChange>
          </w:tcPr>
          <w:p w14:paraId="3A163129"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Change w:id="810" w:author="Jinlin Chen" w:date="2022-01-17T15:29:00Z">
              <w:tcPr>
                <w:tcW w:w="1134" w:type="dxa"/>
                <w:tcBorders>
                  <w:bottom w:val="single" w:sz="4" w:space="0" w:color="auto"/>
                </w:tcBorders>
                <w:hideMark/>
              </w:tcPr>
            </w:tcPrChange>
          </w:tcPr>
          <w:p w14:paraId="0068C6A5"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Change w:id="811" w:author="Jinlin Chen" w:date="2022-01-17T15:29:00Z">
              <w:tcPr>
                <w:tcW w:w="1235" w:type="dxa"/>
                <w:tcBorders>
                  <w:bottom w:val="single" w:sz="4" w:space="0" w:color="auto"/>
                </w:tcBorders>
                <w:hideMark/>
              </w:tcPr>
            </w:tcPrChange>
          </w:tcPr>
          <w:p w14:paraId="4E9945C3" w14:textId="77777777" w:rsidR="009867B5" w:rsidRPr="00B36BDD" w:rsidRDefault="009867B5" w:rsidP="001A088D">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Change w:id="812" w:author="Jinlin Chen" w:date="2022-01-17T15:29:00Z">
              <w:tcPr>
                <w:tcW w:w="1496" w:type="dxa"/>
                <w:tcBorders>
                  <w:bottom w:val="single" w:sz="4" w:space="0" w:color="auto"/>
                </w:tcBorders>
                <w:hideMark/>
              </w:tcPr>
            </w:tcPrChange>
          </w:tcPr>
          <w:p w14:paraId="69162EEB" w14:textId="77777777" w:rsidR="009867B5" w:rsidRPr="00B36BDD" w:rsidRDefault="009867B5" w:rsidP="001A088D">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Change w:id="813" w:author="Jinlin Chen" w:date="2022-01-17T15:29:00Z">
              <w:tcPr>
                <w:tcW w:w="847" w:type="dxa"/>
                <w:tcBorders>
                  <w:bottom w:val="single" w:sz="4" w:space="0" w:color="auto"/>
                </w:tcBorders>
                <w:hideMark/>
              </w:tcPr>
            </w:tcPrChange>
          </w:tcPr>
          <w:p w14:paraId="1312D6E0"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383" w:type="dxa"/>
            <w:tcBorders>
              <w:bottom w:val="single" w:sz="4" w:space="0" w:color="auto"/>
            </w:tcBorders>
            <w:hideMark/>
            <w:tcPrChange w:id="814" w:author="Jinlin Chen" w:date="2022-01-17T15:29:00Z">
              <w:tcPr>
                <w:tcW w:w="1266" w:type="dxa"/>
                <w:tcBorders>
                  <w:bottom w:val="single" w:sz="4" w:space="0" w:color="auto"/>
                </w:tcBorders>
                <w:hideMark/>
              </w:tcPr>
            </w:tcPrChange>
          </w:tcPr>
          <w:p w14:paraId="54C9F942" w14:textId="77777777" w:rsidR="009867B5" w:rsidRPr="00B36BDD" w:rsidRDefault="009867B5" w:rsidP="001A088D">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835" w:type="dxa"/>
            <w:tcBorders>
              <w:bottom w:val="single" w:sz="4" w:space="0" w:color="auto"/>
            </w:tcBorders>
            <w:hideMark/>
            <w:tcPrChange w:id="815" w:author="Jinlin Chen" w:date="2022-01-17T15:29:00Z">
              <w:tcPr>
                <w:tcW w:w="2527" w:type="dxa"/>
                <w:tcBorders>
                  <w:bottom w:val="single" w:sz="4" w:space="0" w:color="auto"/>
                </w:tcBorders>
                <w:hideMark/>
              </w:tcPr>
            </w:tcPrChange>
          </w:tcPr>
          <w:p w14:paraId="636C476B" w14:textId="77777777" w:rsidR="009867B5" w:rsidRPr="00B36BDD" w:rsidRDefault="009867B5" w:rsidP="001A088D">
            <w:pPr>
              <w:jc w:val="center"/>
              <w:rPr>
                <w:rFonts w:ascii="Arial" w:hAnsi="Arial" w:cs="Arial"/>
              </w:rPr>
            </w:pPr>
            <w:r w:rsidRPr="00B36BDD">
              <w:rPr>
                <w:rFonts w:ascii="Arial" w:hAnsi="Arial" w:cs="Arial"/>
                <w:b/>
                <w:bCs/>
              </w:rPr>
              <w:t>Equilibrium state of the focal species</w:t>
            </w:r>
          </w:p>
        </w:tc>
      </w:tr>
      <w:tr w:rsidR="009867B5" w:rsidRPr="00B36BDD" w14:paraId="635E79F3" w14:textId="77777777" w:rsidTr="00F67A55">
        <w:trPr>
          <w:trHeight w:hRule="exact" w:val="312"/>
          <w:trPrChange w:id="816" w:author="Jinlin Chen" w:date="2022-01-17T15:29:00Z">
            <w:trPr>
              <w:trHeight w:hRule="exact" w:val="312"/>
            </w:trPr>
          </w:trPrChange>
        </w:trPr>
        <w:tc>
          <w:tcPr>
            <w:tcW w:w="1670" w:type="dxa"/>
            <w:vMerge w:val="restart"/>
            <w:tcBorders>
              <w:top w:val="single" w:sz="4" w:space="0" w:color="auto"/>
            </w:tcBorders>
            <w:hideMark/>
            <w:tcPrChange w:id="817" w:author="Jinlin Chen" w:date="2022-01-17T15:29:00Z">
              <w:tcPr>
                <w:tcW w:w="1670" w:type="dxa"/>
                <w:vMerge w:val="restart"/>
                <w:tcBorders>
                  <w:top w:val="single" w:sz="4" w:space="0" w:color="auto"/>
                </w:tcBorders>
                <w:hideMark/>
              </w:tcPr>
            </w:tcPrChange>
          </w:tcPr>
          <w:p w14:paraId="3BDF7FE8" w14:textId="77777777" w:rsidR="009867B5" w:rsidRPr="00B30C51" w:rsidRDefault="009867B5" w:rsidP="001A088D">
            <w:pPr>
              <w:jc w:val="center"/>
              <w:rPr>
                <w:rFonts w:ascii="Arial" w:hAnsi="Arial" w:cs="Arial"/>
                <w:lang w:val="en-US"/>
              </w:rPr>
            </w:pPr>
            <w:r>
              <w:rPr>
                <w:rFonts w:ascii="Arial" w:hAnsi="Arial" w:cs="Arial"/>
                <w:lang w:val="en-US"/>
              </w:rPr>
              <w:t>Upland</w:t>
            </w:r>
          </w:p>
        </w:tc>
        <w:tc>
          <w:tcPr>
            <w:tcW w:w="1097" w:type="dxa"/>
            <w:vMerge w:val="restart"/>
            <w:tcBorders>
              <w:top w:val="single" w:sz="4" w:space="0" w:color="auto"/>
            </w:tcBorders>
            <w:hideMark/>
            <w:tcPrChange w:id="818" w:author="Jinlin Chen" w:date="2022-01-17T15:29:00Z">
              <w:tcPr>
                <w:tcW w:w="1097" w:type="dxa"/>
                <w:vMerge w:val="restart"/>
                <w:tcBorders>
                  <w:top w:val="single" w:sz="4" w:space="0" w:color="auto"/>
                </w:tcBorders>
                <w:hideMark/>
              </w:tcPr>
            </w:tcPrChange>
          </w:tcPr>
          <w:p w14:paraId="083AA972" w14:textId="77777777" w:rsidR="009867B5" w:rsidRPr="00B36BDD" w:rsidRDefault="009867B5" w:rsidP="001A088D">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Change w:id="819" w:author="Jinlin Chen" w:date="2022-01-17T15:29:00Z">
              <w:tcPr>
                <w:tcW w:w="817" w:type="dxa"/>
                <w:vMerge w:val="restart"/>
                <w:tcBorders>
                  <w:top w:val="single" w:sz="4" w:space="0" w:color="auto"/>
                </w:tcBorders>
                <w:hideMark/>
              </w:tcPr>
            </w:tcPrChange>
          </w:tcPr>
          <w:p w14:paraId="4D833CCD" w14:textId="77777777" w:rsidR="009867B5" w:rsidRPr="00B36BDD" w:rsidRDefault="009867B5" w:rsidP="001A088D">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Change w:id="820" w:author="Jinlin Chen" w:date="2022-01-17T15:29:00Z">
              <w:tcPr>
                <w:tcW w:w="1803" w:type="dxa"/>
                <w:vMerge w:val="restart"/>
                <w:tcBorders>
                  <w:top w:val="single" w:sz="4" w:space="0" w:color="auto"/>
                </w:tcBorders>
                <w:hideMark/>
              </w:tcPr>
            </w:tcPrChange>
          </w:tcPr>
          <w:p w14:paraId="3EC05BC4" w14:textId="77777777" w:rsidR="009867B5" w:rsidRPr="00B36BDD" w:rsidRDefault="009867B5" w:rsidP="001A088D">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Change w:id="821" w:author="Jinlin Chen" w:date="2022-01-17T15:29:00Z">
              <w:tcPr>
                <w:tcW w:w="1134" w:type="dxa"/>
                <w:vMerge w:val="restart"/>
                <w:tcBorders>
                  <w:top w:val="single" w:sz="4" w:space="0" w:color="auto"/>
                </w:tcBorders>
                <w:hideMark/>
              </w:tcPr>
            </w:tcPrChange>
          </w:tcPr>
          <w:p w14:paraId="748D3921" w14:textId="77777777" w:rsidR="009867B5" w:rsidRPr="00B36BDD" w:rsidRDefault="009867B5" w:rsidP="001A088D">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Change w:id="822" w:author="Jinlin Chen" w:date="2022-01-17T15:29:00Z">
              <w:tcPr>
                <w:tcW w:w="1235" w:type="dxa"/>
                <w:vMerge w:val="restart"/>
                <w:tcBorders>
                  <w:top w:val="single" w:sz="4" w:space="0" w:color="auto"/>
                </w:tcBorders>
                <w:hideMark/>
              </w:tcPr>
            </w:tcPrChange>
          </w:tcPr>
          <w:p w14:paraId="68D59967" w14:textId="77777777" w:rsidR="009867B5" w:rsidRPr="00B36BDD" w:rsidRDefault="009867B5" w:rsidP="001A088D">
            <w:pPr>
              <w:jc w:val="center"/>
              <w:rPr>
                <w:rFonts w:ascii="Arial" w:hAnsi="Arial" w:cs="Arial"/>
              </w:rPr>
            </w:pPr>
            <w:r w:rsidRPr="00B36BDD">
              <w:rPr>
                <w:rFonts w:ascii="Arial" w:hAnsi="Arial" w:cs="Arial"/>
              </w:rPr>
              <w:t>0.02-0.09</w:t>
            </w:r>
          </w:p>
        </w:tc>
        <w:tc>
          <w:tcPr>
            <w:tcW w:w="1496" w:type="dxa"/>
            <w:tcBorders>
              <w:top w:val="single" w:sz="4" w:space="0" w:color="auto"/>
            </w:tcBorders>
            <w:hideMark/>
            <w:tcPrChange w:id="823" w:author="Jinlin Chen" w:date="2022-01-17T15:29:00Z">
              <w:tcPr>
                <w:tcW w:w="1496" w:type="dxa"/>
                <w:tcBorders>
                  <w:top w:val="single" w:sz="4" w:space="0" w:color="auto"/>
                </w:tcBorders>
                <w:hideMark/>
              </w:tcPr>
            </w:tcPrChange>
          </w:tcPr>
          <w:p w14:paraId="656AEC57"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tcBorders>
              <w:top w:val="single" w:sz="4" w:space="0" w:color="auto"/>
            </w:tcBorders>
            <w:hideMark/>
            <w:tcPrChange w:id="824" w:author="Jinlin Chen" w:date="2022-01-17T15:29:00Z">
              <w:tcPr>
                <w:tcW w:w="847" w:type="dxa"/>
                <w:tcBorders>
                  <w:top w:val="single" w:sz="4" w:space="0" w:color="auto"/>
                </w:tcBorders>
                <w:hideMark/>
              </w:tcPr>
            </w:tcPrChange>
          </w:tcPr>
          <w:p w14:paraId="51F9C356" w14:textId="77777777" w:rsidR="009867B5" w:rsidRPr="00B36BDD" w:rsidRDefault="009867B5" w:rsidP="001A088D">
            <w:pPr>
              <w:jc w:val="center"/>
              <w:rPr>
                <w:rFonts w:ascii="Arial" w:hAnsi="Arial" w:cs="Arial"/>
              </w:rPr>
            </w:pPr>
            <w:r w:rsidRPr="00B36BDD">
              <w:rPr>
                <w:rFonts w:ascii="Arial" w:hAnsi="Arial" w:cs="Arial"/>
              </w:rPr>
              <w:t>2.26</w:t>
            </w:r>
          </w:p>
        </w:tc>
        <w:tc>
          <w:tcPr>
            <w:tcW w:w="1383" w:type="dxa"/>
            <w:tcBorders>
              <w:top w:val="single" w:sz="4" w:space="0" w:color="auto"/>
            </w:tcBorders>
            <w:hideMark/>
            <w:tcPrChange w:id="825" w:author="Jinlin Chen" w:date="2022-01-17T15:29:00Z">
              <w:tcPr>
                <w:tcW w:w="1266" w:type="dxa"/>
                <w:tcBorders>
                  <w:top w:val="single" w:sz="4" w:space="0" w:color="auto"/>
                </w:tcBorders>
                <w:hideMark/>
              </w:tcPr>
            </w:tcPrChange>
          </w:tcPr>
          <w:p w14:paraId="75C78C23" w14:textId="77777777" w:rsidR="009867B5" w:rsidRPr="00B36BDD" w:rsidRDefault="009867B5" w:rsidP="001A088D">
            <w:pPr>
              <w:jc w:val="center"/>
              <w:rPr>
                <w:rFonts w:ascii="Arial" w:hAnsi="Arial" w:cs="Arial"/>
              </w:rPr>
            </w:pPr>
            <w:r w:rsidRPr="00B36BDD">
              <w:rPr>
                <w:rFonts w:ascii="Arial" w:hAnsi="Arial" w:cs="Arial"/>
              </w:rPr>
              <w:t>1.4-4.08</w:t>
            </w:r>
          </w:p>
        </w:tc>
        <w:tc>
          <w:tcPr>
            <w:tcW w:w="2835" w:type="dxa"/>
            <w:tcBorders>
              <w:top w:val="single" w:sz="4" w:space="0" w:color="auto"/>
            </w:tcBorders>
            <w:hideMark/>
            <w:tcPrChange w:id="826" w:author="Jinlin Chen" w:date="2022-01-17T15:29:00Z">
              <w:tcPr>
                <w:tcW w:w="2527" w:type="dxa"/>
                <w:tcBorders>
                  <w:top w:val="single" w:sz="4" w:space="0" w:color="auto"/>
                </w:tcBorders>
                <w:hideMark/>
              </w:tcPr>
            </w:tcPrChange>
          </w:tcPr>
          <w:p w14:paraId="03580903"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6B87E1E" w14:textId="77777777" w:rsidTr="00F67A55">
        <w:trPr>
          <w:trHeight w:hRule="exact" w:val="312"/>
          <w:trPrChange w:id="827" w:author="Jinlin Chen" w:date="2022-01-17T15:29:00Z">
            <w:trPr>
              <w:trHeight w:hRule="exact" w:val="312"/>
            </w:trPr>
          </w:trPrChange>
        </w:trPr>
        <w:tc>
          <w:tcPr>
            <w:tcW w:w="1670" w:type="dxa"/>
            <w:vMerge/>
            <w:hideMark/>
            <w:tcPrChange w:id="828" w:author="Jinlin Chen" w:date="2022-01-17T15:29:00Z">
              <w:tcPr>
                <w:tcW w:w="1670" w:type="dxa"/>
                <w:vMerge/>
                <w:hideMark/>
              </w:tcPr>
            </w:tcPrChange>
          </w:tcPr>
          <w:p w14:paraId="3A795285" w14:textId="77777777" w:rsidR="009867B5" w:rsidRPr="00B36BDD" w:rsidRDefault="009867B5" w:rsidP="001A088D">
            <w:pPr>
              <w:jc w:val="center"/>
              <w:rPr>
                <w:rFonts w:ascii="Arial" w:hAnsi="Arial" w:cs="Arial"/>
              </w:rPr>
            </w:pPr>
          </w:p>
        </w:tc>
        <w:tc>
          <w:tcPr>
            <w:tcW w:w="1097" w:type="dxa"/>
            <w:vMerge/>
            <w:hideMark/>
            <w:tcPrChange w:id="829" w:author="Jinlin Chen" w:date="2022-01-17T15:29:00Z">
              <w:tcPr>
                <w:tcW w:w="1097" w:type="dxa"/>
                <w:vMerge/>
                <w:hideMark/>
              </w:tcPr>
            </w:tcPrChange>
          </w:tcPr>
          <w:p w14:paraId="5B5F79BA" w14:textId="77777777" w:rsidR="009867B5" w:rsidRPr="00B36BDD" w:rsidRDefault="009867B5" w:rsidP="001A088D">
            <w:pPr>
              <w:jc w:val="center"/>
              <w:rPr>
                <w:rFonts w:ascii="Arial" w:hAnsi="Arial" w:cs="Arial"/>
              </w:rPr>
            </w:pPr>
          </w:p>
        </w:tc>
        <w:tc>
          <w:tcPr>
            <w:tcW w:w="817" w:type="dxa"/>
            <w:vMerge/>
            <w:hideMark/>
            <w:tcPrChange w:id="830" w:author="Jinlin Chen" w:date="2022-01-17T15:29:00Z">
              <w:tcPr>
                <w:tcW w:w="817" w:type="dxa"/>
                <w:vMerge/>
                <w:hideMark/>
              </w:tcPr>
            </w:tcPrChange>
          </w:tcPr>
          <w:p w14:paraId="78CDC45C" w14:textId="77777777" w:rsidR="009867B5" w:rsidRPr="00B36BDD" w:rsidRDefault="009867B5" w:rsidP="001A088D">
            <w:pPr>
              <w:jc w:val="center"/>
              <w:rPr>
                <w:rFonts w:ascii="Arial" w:hAnsi="Arial" w:cs="Arial"/>
              </w:rPr>
            </w:pPr>
          </w:p>
        </w:tc>
        <w:tc>
          <w:tcPr>
            <w:tcW w:w="1803" w:type="dxa"/>
            <w:vMerge/>
            <w:hideMark/>
            <w:tcPrChange w:id="831" w:author="Jinlin Chen" w:date="2022-01-17T15:29:00Z">
              <w:tcPr>
                <w:tcW w:w="1803" w:type="dxa"/>
                <w:vMerge/>
                <w:hideMark/>
              </w:tcPr>
            </w:tcPrChange>
          </w:tcPr>
          <w:p w14:paraId="08F2FDED" w14:textId="77777777" w:rsidR="009867B5" w:rsidRPr="00B36BDD" w:rsidRDefault="009867B5" w:rsidP="001A088D">
            <w:pPr>
              <w:jc w:val="center"/>
              <w:rPr>
                <w:rFonts w:ascii="Arial" w:hAnsi="Arial" w:cs="Arial"/>
              </w:rPr>
            </w:pPr>
          </w:p>
        </w:tc>
        <w:tc>
          <w:tcPr>
            <w:tcW w:w="1134" w:type="dxa"/>
            <w:vMerge/>
            <w:hideMark/>
            <w:tcPrChange w:id="832" w:author="Jinlin Chen" w:date="2022-01-17T15:29:00Z">
              <w:tcPr>
                <w:tcW w:w="1134" w:type="dxa"/>
                <w:vMerge/>
                <w:hideMark/>
              </w:tcPr>
            </w:tcPrChange>
          </w:tcPr>
          <w:p w14:paraId="6D04345A" w14:textId="77777777" w:rsidR="009867B5" w:rsidRPr="00B36BDD" w:rsidRDefault="009867B5" w:rsidP="001A088D">
            <w:pPr>
              <w:jc w:val="center"/>
              <w:rPr>
                <w:rFonts w:ascii="Arial" w:hAnsi="Arial" w:cs="Arial"/>
              </w:rPr>
            </w:pPr>
          </w:p>
        </w:tc>
        <w:tc>
          <w:tcPr>
            <w:tcW w:w="1235" w:type="dxa"/>
            <w:vMerge/>
            <w:hideMark/>
            <w:tcPrChange w:id="833" w:author="Jinlin Chen" w:date="2022-01-17T15:29:00Z">
              <w:tcPr>
                <w:tcW w:w="1235" w:type="dxa"/>
                <w:vMerge/>
                <w:hideMark/>
              </w:tcPr>
            </w:tcPrChange>
          </w:tcPr>
          <w:p w14:paraId="555956EE" w14:textId="77777777" w:rsidR="009867B5" w:rsidRPr="00B36BDD" w:rsidRDefault="009867B5" w:rsidP="001A088D">
            <w:pPr>
              <w:jc w:val="center"/>
              <w:rPr>
                <w:rFonts w:ascii="Arial" w:hAnsi="Arial" w:cs="Arial"/>
              </w:rPr>
            </w:pPr>
          </w:p>
        </w:tc>
        <w:tc>
          <w:tcPr>
            <w:tcW w:w="1496" w:type="dxa"/>
            <w:hideMark/>
            <w:tcPrChange w:id="834" w:author="Jinlin Chen" w:date="2022-01-17T15:29:00Z">
              <w:tcPr>
                <w:tcW w:w="1496" w:type="dxa"/>
                <w:hideMark/>
              </w:tcPr>
            </w:tcPrChange>
          </w:tcPr>
          <w:p w14:paraId="5F68DA93"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Change w:id="835" w:author="Jinlin Chen" w:date="2022-01-17T15:29:00Z">
              <w:tcPr>
                <w:tcW w:w="847" w:type="dxa"/>
                <w:hideMark/>
              </w:tcPr>
            </w:tcPrChange>
          </w:tcPr>
          <w:p w14:paraId="54962BBE" w14:textId="77777777" w:rsidR="009867B5" w:rsidRPr="00B36BDD" w:rsidRDefault="009867B5" w:rsidP="001A088D">
            <w:pPr>
              <w:jc w:val="center"/>
              <w:rPr>
                <w:rFonts w:ascii="Arial" w:hAnsi="Arial" w:cs="Arial"/>
              </w:rPr>
            </w:pPr>
            <w:r w:rsidRPr="00B36BDD">
              <w:rPr>
                <w:rFonts w:ascii="Arial" w:hAnsi="Arial" w:cs="Arial"/>
              </w:rPr>
              <w:t>0.99</w:t>
            </w:r>
          </w:p>
        </w:tc>
        <w:tc>
          <w:tcPr>
            <w:tcW w:w="1383" w:type="dxa"/>
            <w:hideMark/>
            <w:tcPrChange w:id="836" w:author="Jinlin Chen" w:date="2022-01-17T15:29:00Z">
              <w:tcPr>
                <w:tcW w:w="1266" w:type="dxa"/>
                <w:hideMark/>
              </w:tcPr>
            </w:tcPrChange>
          </w:tcPr>
          <w:p w14:paraId="2018F8E8" w14:textId="77777777" w:rsidR="009867B5" w:rsidRPr="00B36BDD" w:rsidRDefault="009867B5" w:rsidP="001A088D">
            <w:pPr>
              <w:jc w:val="center"/>
              <w:rPr>
                <w:rFonts w:ascii="Arial" w:hAnsi="Arial" w:cs="Arial"/>
              </w:rPr>
            </w:pPr>
            <w:r w:rsidRPr="00B36BDD">
              <w:rPr>
                <w:rFonts w:ascii="Arial" w:hAnsi="Arial" w:cs="Arial"/>
              </w:rPr>
              <w:t>0.47-1.95</w:t>
            </w:r>
          </w:p>
        </w:tc>
        <w:tc>
          <w:tcPr>
            <w:tcW w:w="2835" w:type="dxa"/>
            <w:hideMark/>
            <w:tcPrChange w:id="837" w:author="Jinlin Chen" w:date="2022-01-17T15:29:00Z">
              <w:tcPr>
                <w:tcW w:w="2527" w:type="dxa"/>
                <w:hideMark/>
              </w:tcPr>
            </w:tcPrChange>
          </w:tcPr>
          <w:p w14:paraId="7911B0C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640B0805" w14:textId="77777777" w:rsidTr="00F67A55">
        <w:trPr>
          <w:trHeight w:hRule="exact" w:val="312"/>
          <w:trPrChange w:id="838" w:author="Jinlin Chen" w:date="2022-01-17T15:29:00Z">
            <w:trPr>
              <w:trHeight w:hRule="exact" w:val="312"/>
            </w:trPr>
          </w:trPrChange>
        </w:trPr>
        <w:tc>
          <w:tcPr>
            <w:tcW w:w="1670" w:type="dxa"/>
            <w:vMerge/>
            <w:hideMark/>
            <w:tcPrChange w:id="839" w:author="Jinlin Chen" w:date="2022-01-17T15:29:00Z">
              <w:tcPr>
                <w:tcW w:w="1670" w:type="dxa"/>
                <w:vMerge/>
                <w:hideMark/>
              </w:tcPr>
            </w:tcPrChange>
          </w:tcPr>
          <w:p w14:paraId="5ECB100D" w14:textId="77777777" w:rsidR="009867B5" w:rsidRPr="00B36BDD" w:rsidRDefault="009867B5" w:rsidP="001A088D">
            <w:pPr>
              <w:jc w:val="center"/>
              <w:rPr>
                <w:rFonts w:ascii="Arial" w:hAnsi="Arial" w:cs="Arial"/>
              </w:rPr>
            </w:pPr>
          </w:p>
        </w:tc>
        <w:tc>
          <w:tcPr>
            <w:tcW w:w="1097" w:type="dxa"/>
            <w:vMerge/>
            <w:hideMark/>
            <w:tcPrChange w:id="840" w:author="Jinlin Chen" w:date="2022-01-17T15:29:00Z">
              <w:tcPr>
                <w:tcW w:w="1097" w:type="dxa"/>
                <w:vMerge/>
                <w:hideMark/>
              </w:tcPr>
            </w:tcPrChange>
          </w:tcPr>
          <w:p w14:paraId="2F33A3AE" w14:textId="77777777" w:rsidR="009867B5" w:rsidRPr="00B36BDD" w:rsidRDefault="009867B5" w:rsidP="001A088D">
            <w:pPr>
              <w:jc w:val="center"/>
              <w:rPr>
                <w:rFonts w:ascii="Arial" w:hAnsi="Arial" w:cs="Arial"/>
              </w:rPr>
            </w:pPr>
          </w:p>
        </w:tc>
        <w:tc>
          <w:tcPr>
            <w:tcW w:w="817" w:type="dxa"/>
            <w:vMerge/>
            <w:hideMark/>
            <w:tcPrChange w:id="841" w:author="Jinlin Chen" w:date="2022-01-17T15:29:00Z">
              <w:tcPr>
                <w:tcW w:w="817" w:type="dxa"/>
                <w:vMerge/>
                <w:hideMark/>
              </w:tcPr>
            </w:tcPrChange>
          </w:tcPr>
          <w:p w14:paraId="6B1B25B2" w14:textId="77777777" w:rsidR="009867B5" w:rsidRPr="00B36BDD" w:rsidRDefault="009867B5" w:rsidP="001A088D">
            <w:pPr>
              <w:jc w:val="center"/>
              <w:rPr>
                <w:rFonts w:ascii="Arial" w:hAnsi="Arial" w:cs="Arial"/>
              </w:rPr>
            </w:pPr>
          </w:p>
        </w:tc>
        <w:tc>
          <w:tcPr>
            <w:tcW w:w="1803" w:type="dxa"/>
            <w:vMerge/>
            <w:hideMark/>
            <w:tcPrChange w:id="842" w:author="Jinlin Chen" w:date="2022-01-17T15:29:00Z">
              <w:tcPr>
                <w:tcW w:w="1803" w:type="dxa"/>
                <w:vMerge/>
                <w:hideMark/>
              </w:tcPr>
            </w:tcPrChange>
          </w:tcPr>
          <w:p w14:paraId="0B82158E" w14:textId="77777777" w:rsidR="009867B5" w:rsidRPr="00B36BDD" w:rsidRDefault="009867B5" w:rsidP="001A088D">
            <w:pPr>
              <w:jc w:val="center"/>
              <w:rPr>
                <w:rFonts w:ascii="Arial" w:hAnsi="Arial" w:cs="Arial"/>
              </w:rPr>
            </w:pPr>
          </w:p>
        </w:tc>
        <w:tc>
          <w:tcPr>
            <w:tcW w:w="1134" w:type="dxa"/>
            <w:vMerge/>
            <w:hideMark/>
            <w:tcPrChange w:id="843" w:author="Jinlin Chen" w:date="2022-01-17T15:29:00Z">
              <w:tcPr>
                <w:tcW w:w="1134" w:type="dxa"/>
                <w:vMerge/>
                <w:hideMark/>
              </w:tcPr>
            </w:tcPrChange>
          </w:tcPr>
          <w:p w14:paraId="18818DAE" w14:textId="77777777" w:rsidR="009867B5" w:rsidRPr="00B36BDD" w:rsidRDefault="009867B5" w:rsidP="001A088D">
            <w:pPr>
              <w:jc w:val="center"/>
              <w:rPr>
                <w:rFonts w:ascii="Arial" w:hAnsi="Arial" w:cs="Arial"/>
              </w:rPr>
            </w:pPr>
          </w:p>
        </w:tc>
        <w:tc>
          <w:tcPr>
            <w:tcW w:w="1235" w:type="dxa"/>
            <w:vMerge/>
            <w:hideMark/>
            <w:tcPrChange w:id="844" w:author="Jinlin Chen" w:date="2022-01-17T15:29:00Z">
              <w:tcPr>
                <w:tcW w:w="1235" w:type="dxa"/>
                <w:vMerge/>
                <w:hideMark/>
              </w:tcPr>
            </w:tcPrChange>
          </w:tcPr>
          <w:p w14:paraId="3D24FC51" w14:textId="77777777" w:rsidR="009867B5" w:rsidRPr="00B36BDD" w:rsidRDefault="009867B5" w:rsidP="001A088D">
            <w:pPr>
              <w:jc w:val="center"/>
              <w:rPr>
                <w:rFonts w:ascii="Arial" w:hAnsi="Arial" w:cs="Arial"/>
              </w:rPr>
            </w:pPr>
          </w:p>
        </w:tc>
        <w:tc>
          <w:tcPr>
            <w:tcW w:w="1496" w:type="dxa"/>
            <w:hideMark/>
            <w:tcPrChange w:id="845" w:author="Jinlin Chen" w:date="2022-01-17T15:29:00Z">
              <w:tcPr>
                <w:tcW w:w="1496" w:type="dxa"/>
                <w:hideMark/>
              </w:tcPr>
            </w:tcPrChange>
          </w:tcPr>
          <w:p w14:paraId="4EF07A6E" w14:textId="77777777" w:rsidR="009867B5" w:rsidRPr="00B36BDD" w:rsidRDefault="009867B5" w:rsidP="001A088D">
            <w:pPr>
              <w:jc w:val="center"/>
              <w:rPr>
                <w:rFonts w:ascii="Arial" w:hAnsi="Arial" w:cs="Arial"/>
              </w:rPr>
            </w:pPr>
            <w:r w:rsidRPr="00B36BDD">
              <w:rPr>
                <w:rFonts w:ascii="Arial" w:hAnsi="Arial" w:cs="Arial"/>
              </w:rPr>
              <w:t>PST</w:t>
            </w:r>
          </w:p>
        </w:tc>
        <w:tc>
          <w:tcPr>
            <w:tcW w:w="847" w:type="dxa"/>
            <w:hideMark/>
            <w:tcPrChange w:id="846" w:author="Jinlin Chen" w:date="2022-01-17T15:29:00Z">
              <w:tcPr>
                <w:tcW w:w="847" w:type="dxa"/>
                <w:hideMark/>
              </w:tcPr>
            </w:tcPrChange>
          </w:tcPr>
          <w:p w14:paraId="7A95A0FA" w14:textId="77777777" w:rsidR="009867B5" w:rsidRPr="00B36BDD" w:rsidRDefault="009867B5" w:rsidP="001A088D">
            <w:pPr>
              <w:jc w:val="center"/>
              <w:rPr>
                <w:rFonts w:ascii="Arial" w:hAnsi="Arial" w:cs="Arial"/>
              </w:rPr>
            </w:pPr>
            <w:r w:rsidRPr="00B36BDD">
              <w:rPr>
                <w:rFonts w:ascii="Arial" w:hAnsi="Arial" w:cs="Arial"/>
              </w:rPr>
              <w:t>0.47</w:t>
            </w:r>
          </w:p>
        </w:tc>
        <w:tc>
          <w:tcPr>
            <w:tcW w:w="1383" w:type="dxa"/>
            <w:hideMark/>
            <w:tcPrChange w:id="847" w:author="Jinlin Chen" w:date="2022-01-17T15:29:00Z">
              <w:tcPr>
                <w:tcW w:w="1266" w:type="dxa"/>
                <w:hideMark/>
              </w:tcPr>
            </w:tcPrChange>
          </w:tcPr>
          <w:p w14:paraId="594DA0E9" w14:textId="77777777" w:rsidR="009867B5" w:rsidRPr="00B36BDD" w:rsidRDefault="009867B5" w:rsidP="001A088D">
            <w:pPr>
              <w:jc w:val="center"/>
              <w:rPr>
                <w:rFonts w:ascii="Arial" w:hAnsi="Arial" w:cs="Arial"/>
              </w:rPr>
            </w:pPr>
            <w:r w:rsidRPr="00B36BDD">
              <w:rPr>
                <w:rFonts w:ascii="Arial" w:hAnsi="Arial" w:cs="Arial"/>
              </w:rPr>
              <w:t>0.12-1.09</w:t>
            </w:r>
          </w:p>
        </w:tc>
        <w:tc>
          <w:tcPr>
            <w:tcW w:w="2835" w:type="dxa"/>
            <w:hideMark/>
            <w:tcPrChange w:id="848" w:author="Jinlin Chen" w:date="2022-01-17T15:29:00Z">
              <w:tcPr>
                <w:tcW w:w="2527" w:type="dxa"/>
                <w:hideMark/>
              </w:tcPr>
            </w:tcPrChange>
          </w:tcPr>
          <w:p w14:paraId="122301D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92AA86B" w14:textId="77777777" w:rsidTr="00F67A55">
        <w:trPr>
          <w:trHeight w:hRule="exact" w:val="312"/>
          <w:trPrChange w:id="849" w:author="Jinlin Chen" w:date="2022-01-17T15:29:00Z">
            <w:trPr>
              <w:trHeight w:hRule="exact" w:val="312"/>
            </w:trPr>
          </w:trPrChange>
        </w:trPr>
        <w:tc>
          <w:tcPr>
            <w:tcW w:w="1670" w:type="dxa"/>
            <w:vMerge/>
            <w:hideMark/>
            <w:tcPrChange w:id="850" w:author="Jinlin Chen" w:date="2022-01-17T15:29:00Z">
              <w:tcPr>
                <w:tcW w:w="1670" w:type="dxa"/>
                <w:vMerge/>
                <w:hideMark/>
              </w:tcPr>
            </w:tcPrChange>
          </w:tcPr>
          <w:p w14:paraId="163FA360" w14:textId="77777777" w:rsidR="009867B5" w:rsidRPr="00B36BDD" w:rsidRDefault="009867B5" w:rsidP="001A088D">
            <w:pPr>
              <w:jc w:val="center"/>
              <w:rPr>
                <w:rFonts w:ascii="Arial" w:hAnsi="Arial" w:cs="Arial"/>
              </w:rPr>
            </w:pPr>
          </w:p>
        </w:tc>
        <w:tc>
          <w:tcPr>
            <w:tcW w:w="1097" w:type="dxa"/>
            <w:vMerge/>
            <w:hideMark/>
            <w:tcPrChange w:id="851" w:author="Jinlin Chen" w:date="2022-01-17T15:29:00Z">
              <w:tcPr>
                <w:tcW w:w="1097" w:type="dxa"/>
                <w:vMerge/>
                <w:hideMark/>
              </w:tcPr>
            </w:tcPrChange>
          </w:tcPr>
          <w:p w14:paraId="226B6182" w14:textId="77777777" w:rsidR="009867B5" w:rsidRPr="00B36BDD" w:rsidRDefault="009867B5" w:rsidP="001A088D">
            <w:pPr>
              <w:jc w:val="center"/>
              <w:rPr>
                <w:rFonts w:ascii="Arial" w:hAnsi="Arial" w:cs="Arial"/>
              </w:rPr>
            </w:pPr>
          </w:p>
        </w:tc>
        <w:tc>
          <w:tcPr>
            <w:tcW w:w="817" w:type="dxa"/>
            <w:vMerge/>
            <w:hideMark/>
            <w:tcPrChange w:id="852" w:author="Jinlin Chen" w:date="2022-01-17T15:29:00Z">
              <w:tcPr>
                <w:tcW w:w="817" w:type="dxa"/>
                <w:vMerge/>
                <w:hideMark/>
              </w:tcPr>
            </w:tcPrChange>
          </w:tcPr>
          <w:p w14:paraId="0C888495" w14:textId="77777777" w:rsidR="009867B5" w:rsidRPr="00B36BDD" w:rsidRDefault="009867B5" w:rsidP="001A088D">
            <w:pPr>
              <w:jc w:val="center"/>
              <w:rPr>
                <w:rFonts w:ascii="Arial" w:hAnsi="Arial" w:cs="Arial"/>
              </w:rPr>
            </w:pPr>
          </w:p>
        </w:tc>
        <w:tc>
          <w:tcPr>
            <w:tcW w:w="1803" w:type="dxa"/>
            <w:vMerge/>
            <w:hideMark/>
            <w:tcPrChange w:id="853" w:author="Jinlin Chen" w:date="2022-01-17T15:29:00Z">
              <w:tcPr>
                <w:tcW w:w="1803" w:type="dxa"/>
                <w:vMerge/>
                <w:hideMark/>
              </w:tcPr>
            </w:tcPrChange>
          </w:tcPr>
          <w:p w14:paraId="6C52FF20" w14:textId="77777777" w:rsidR="009867B5" w:rsidRPr="00B36BDD" w:rsidRDefault="009867B5" w:rsidP="001A088D">
            <w:pPr>
              <w:jc w:val="center"/>
              <w:rPr>
                <w:rFonts w:ascii="Arial" w:hAnsi="Arial" w:cs="Arial"/>
              </w:rPr>
            </w:pPr>
          </w:p>
        </w:tc>
        <w:tc>
          <w:tcPr>
            <w:tcW w:w="1134" w:type="dxa"/>
            <w:vMerge/>
            <w:hideMark/>
            <w:tcPrChange w:id="854" w:author="Jinlin Chen" w:date="2022-01-17T15:29:00Z">
              <w:tcPr>
                <w:tcW w:w="1134" w:type="dxa"/>
                <w:vMerge/>
                <w:hideMark/>
              </w:tcPr>
            </w:tcPrChange>
          </w:tcPr>
          <w:p w14:paraId="471254E7" w14:textId="77777777" w:rsidR="009867B5" w:rsidRPr="00B36BDD" w:rsidRDefault="009867B5" w:rsidP="001A088D">
            <w:pPr>
              <w:jc w:val="center"/>
              <w:rPr>
                <w:rFonts w:ascii="Arial" w:hAnsi="Arial" w:cs="Arial"/>
              </w:rPr>
            </w:pPr>
          </w:p>
        </w:tc>
        <w:tc>
          <w:tcPr>
            <w:tcW w:w="1235" w:type="dxa"/>
            <w:vMerge/>
            <w:hideMark/>
            <w:tcPrChange w:id="855" w:author="Jinlin Chen" w:date="2022-01-17T15:29:00Z">
              <w:tcPr>
                <w:tcW w:w="1235" w:type="dxa"/>
                <w:vMerge/>
                <w:hideMark/>
              </w:tcPr>
            </w:tcPrChange>
          </w:tcPr>
          <w:p w14:paraId="254FF983" w14:textId="77777777" w:rsidR="009867B5" w:rsidRPr="00B36BDD" w:rsidRDefault="009867B5" w:rsidP="001A088D">
            <w:pPr>
              <w:jc w:val="center"/>
              <w:rPr>
                <w:rFonts w:ascii="Arial" w:hAnsi="Arial" w:cs="Arial"/>
              </w:rPr>
            </w:pPr>
          </w:p>
        </w:tc>
        <w:tc>
          <w:tcPr>
            <w:tcW w:w="1496" w:type="dxa"/>
            <w:hideMark/>
            <w:tcPrChange w:id="856" w:author="Jinlin Chen" w:date="2022-01-17T15:29:00Z">
              <w:tcPr>
                <w:tcW w:w="1496" w:type="dxa"/>
                <w:hideMark/>
              </w:tcPr>
            </w:tcPrChange>
          </w:tcPr>
          <w:p w14:paraId="0823D708"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Change w:id="857" w:author="Jinlin Chen" w:date="2022-01-17T15:29:00Z">
              <w:tcPr>
                <w:tcW w:w="847" w:type="dxa"/>
                <w:hideMark/>
              </w:tcPr>
            </w:tcPrChange>
          </w:tcPr>
          <w:p w14:paraId="61FD0979" w14:textId="77777777" w:rsidR="009867B5" w:rsidRPr="00B36BDD" w:rsidRDefault="009867B5" w:rsidP="001A088D">
            <w:pPr>
              <w:jc w:val="center"/>
              <w:rPr>
                <w:rFonts w:ascii="Arial" w:hAnsi="Arial" w:cs="Arial"/>
              </w:rPr>
            </w:pPr>
            <w:r w:rsidRPr="00B36BDD">
              <w:rPr>
                <w:rFonts w:ascii="Arial" w:hAnsi="Arial" w:cs="Arial"/>
              </w:rPr>
              <w:t>2.95</w:t>
            </w:r>
          </w:p>
        </w:tc>
        <w:tc>
          <w:tcPr>
            <w:tcW w:w="1383" w:type="dxa"/>
            <w:hideMark/>
            <w:tcPrChange w:id="858" w:author="Jinlin Chen" w:date="2022-01-17T15:29:00Z">
              <w:tcPr>
                <w:tcW w:w="1266" w:type="dxa"/>
                <w:hideMark/>
              </w:tcPr>
            </w:tcPrChange>
          </w:tcPr>
          <w:p w14:paraId="4361504E" w14:textId="77777777" w:rsidR="009867B5" w:rsidRPr="00B36BDD" w:rsidRDefault="009867B5" w:rsidP="001A088D">
            <w:pPr>
              <w:jc w:val="center"/>
              <w:rPr>
                <w:rFonts w:ascii="Arial" w:hAnsi="Arial" w:cs="Arial"/>
              </w:rPr>
            </w:pPr>
            <w:r w:rsidRPr="00B36BDD">
              <w:rPr>
                <w:rFonts w:ascii="Arial" w:hAnsi="Arial" w:cs="Arial"/>
              </w:rPr>
              <w:t>1.91-5.25</w:t>
            </w:r>
          </w:p>
        </w:tc>
        <w:tc>
          <w:tcPr>
            <w:tcW w:w="2835" w:type="dxa"/>
            <w:hideMark/>
            <w:tcPrChange w:id="859" w:author="Jinlin Chen" w:date="2022-01-17T15:29:00Z">
              <w:tcPr>
                <w:tcW w:w="2527" w:type="dxa"/>
                <w:hideMark/>
              </w:tcPr>
            </w:tcPrChange>
          </w:tcPr>
          <w:p w14:paraId="0752A904"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4C4D3D75" w14:textId="77777777" w:rsidTr="00F67A55">
        <w:trPr>
          <w:trHeight w:hRule="exact" w:val="312"/>
          <w:trPrChange w:id="860" w:author="Jinlin Chen" w:date="2022-01-17T15:29:00Z">
            <w:trPr>
              <w:trHeight w:hRule="exact" w:val="312"/>
            </w:trPr>
          </w:trPrChange>
        </w:trPr>
        <w:tc>
          <w:tcPr>
            <w:tcW w:w="1670" w:type="dxa"/>
            <w:vMerge/>
            <w:hideMark/>
            <w:tcPrChange w:id="861" w:author="Jinlin Chen" w:date="2022-01-17T15:29:00Z">
              <w:tcPr>
                <w:tcW w:w="1670" w:type="dxa"/>
                <w:vMerge/>
                <w:hideMark/>
              </w:tcPr>
            </w:tcPrChange>
          </w:tcPr>
          <w:p w14:paraId="448BB98F" w14:textId="77777777" w:rsidR="009867B5" w:rsidRPr="00B36BDD" w:rsidRDefault="009867B5" w:rsidP="001A088D">
            <w:pPr>
              <w:jc w:val="center"/>
              <w:rPr>
                <w:rFonts w:ascii="Arial" w:hAnsi="Arial" w:cs="Arial"/>
              </w:rPr>
            </w:pPr>
          </w:p>
        </w:tc>
        <w:tc>
          <w:tcPr>
            <w:tcW w:w="1097" w:type="dxa"/>
            <w:vMerge w:val="restart"/>
            <w:hideMark/>
            <w:tcPrChange w:id="862" w:author="Jinlin Chen" w:date="2022-01-17T15:29:00Z">
              <w:tcPr>
                <w:tcW w:w="1097" w:type="dxa"/>
                <w:vMerge w:val="restart"/>
                <w:hideMark/>
              </w:tcPr>
            </w:tcPrChange>
          </w:tcPr>
          <w:p w14:paraId="3F5A6EA1" w14:textId="77777777" w:rsidR="009867B5" w:rsidRPr="00B36BDD" w:rsidRDefault="009867B5" w:rsidP="001A088D">
            <w:pPr>
              <w:jc w:val="center"/>
              <w:rPr>
                <w:rFonts w:ascii="Arial" w:hAnsi="Arial" w:cs="Arial"/>
              </w:rPr>
            </w:pPr>
            <w:r w:rsidRPr="00B36BDD">
              <w:rPr>
                <w:rFonts w:ascii="Arial" w:hAnsi="Arial" w:cs="Arial"/>
              </w:rPr>
              <w:t>PAL</w:t>
            </w:r>
          </w:p>
        </w:tc>
        <w:tc>
          <w:tcPr>
            <w:tcW w:w="817" w:type="dxa"/>
            <w:vMerge w:val="restart"/>
            <w:hideMark/>
            <w:tcPrChange w:id="863" w:author="Jinlin Chen" w:date="2022-01-17T15:29:00Z">
              <w:tcPr>
                <w:tcW w:w="817" w:type="dxa"/>
                <w:vMerge w:val="restart"/>
                <w:hideMark/>
              </w:tcPr>
            </w:tcPrChange>
          </w:tcPr>
          <w:p w14:paraId="0B52DB80" w14:textId="77777777" w:rsidR="009867B5" w:rsidRPr="00B36BDD" w:rsidRDefault="009867B5" w:rsidP="001A088D">
            <w:pPr>
              <w:jc w:val="center"/>
              <w:rPr>
                <w:rFonts w:ascii="Arial" w:hAnsi="Arial" w:cs="Arial"/>
              </w:rPr>
            </w:pPr>
            <w:r w:rsidRPr="00B36BDD">
              <w:rPr>
                <w:rFonts w:ascii="Arial" w:hAnsi="Arial" w:cs="Arial"/>
              </w:rPr>
              <w:t>27.94</w:t>
            </w:r>
          </w:p>
        </w:tc>
        <w:tc>
          <w:tcPr>
            <w:tcW w:w="1803" w:type="dxa"/>
            <w:vMerge w:val="restart"/>
            <w:hideMark/>
            <w:tcPrChange w:id="864" w:author="Jinlin Chen" w:date="2022-01-17T15:29:00Z">
              <w:tcPr>
                <w:tcW w:w="1803" w:type="dxa"/>
                <w:vMerge w:val="restart"/>
                <w:hideMark/>
              </w:tcPr>
            </w:tcPrChange>
          </w:tcPr>
          <w:p w14:paraId="04BB7C25" w14:textId="77777777" w:rsidR="009867B5" w:rsidRPr="00B36BDD" w:rsidRDefault="009867B5" w:rsidP="001A088D">
            <w:pPr>
              <w:jc w:val="center"/>
              <w:rPr>
                <w:rFonts w:ascii="Arial" w:hAnsi="Arial" w:cs="Arial"/>
              </w:rPr>
            </w:pPr>
            <w:r w:rsidRPr="00B36BDD">
              <w:rPr>
                <w:rFonts w:ascii="Arial" w:hAnsi="Arial" w:cs="Arial"/>
              </w:rPr>
              <w:t>19.52-38.66</w:t>
            </w:r>
          </w:p>
        </w:tc>
        <w:tc>
          <w:tcPr>
            <w:tcW w:w="1134" w:type="dxa"/>
            <w:vMerge w:val="restart"/>
            <w:hideMark/>
            <w:tcPrChange w:id="865" w:author="Jinlin Chen" w:date="2022-01-17T15:29:00Z">
              <w:tcPr>
                <w:tcW w:w="1134" w:type="dxa"/>
                <w:vMerge w:val="restart"/>
                <w:hideMark/>
              </w:tcPr>
            </w:tcPrChange>
          </w:tcPr>
          <w:p w14:paraId="27964539" w14:textId="77777777" w:rsidR="009867B5" w:rsidRPr="00B36BDD" w:rsidRDefault="009867B5" w:rsidP="001A088D">
            <w:pPr>
              <w:jc w:val="center"/>
              <w:rPr>
                <w:rFonts w:ascii="Arial" w:hAnsi="Arial" w:cs="Arial"/>
              </w:rPr>
            </w:pPr>
            <w:r w:rsidRPr="00B36BDD">
              <w:rPr>
                <w:rFonts w:ascii="Arial" w:hAnsi="Arial" w:cs="Arial"/>
              </w:rPr>
              <w:t>0.42</w:t>
            </w:r>
          </w:p>
        </w:tc>
        <w:tc>
          <w:tcPr>
            <w:tcW w:w="1235" w:type="dxa"/>
            <w:vMerge w:val="restart"/>
            <w:hideMark/>
            <w:tcPrChange w:id="866" w:author="Jinlin Chen" w:date="2022-01-17T15:29:00Z">
              <w:tcPr>
                <w:tcW w:w="1235" w:type="dxa"/>
                <w:vMerge w:val="restart"/>
                <w:hideMark/>
              </w:tcPr>
            </w:tcPrChange>
          </w:tcPr>
          <w:p w14:paraId="4AEA74DF" w14:textId="77777777" w:rsidR="009867B5" w:rsidRPr="00B36BDD" w:rsidRDefault="009867B5" w:rsidP="001A088D">
            <w:pPr>
              <w:jc w:val="center"/>
              <w:rPr>
                <w:rFonts w:ascii="Arial" w:hAnsi="Arial" w:cs="Arial"/>
              </w:rPr>
            </w:pPr>
            <w:r w:rsidRPr="00B36BDD">
              <w:rPr>
                <w:rFonts w:ascii="Arial" w:hAnsi="Arial" w:cs="Arial"/>
              </w:rPr>
              <w:t>0.27-0.64</w:t>
            </w:r>
          </w:p>
        </w:tc>
        <w:tc>
          <w:tcPr>
            <w:tcW w:w="1496" w:type="dxa"/>
            <w:hideMark/>
            <w:tcPrChange w:id="867" w:author="Jinlin Chen" w:date="2022-01-17T15:29:00Z">
              <w:tcPr>
                <w:tcW w:w="1496" w:type="dxa"/>
                <w:hideMark/>
              </w:tcPr>
            </w:tcPrChange>
          </w:tcPr>
          <w:p w14:paraId="1F926EB3"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868" w:author="Jinlin Chen" w:date="2022-01-17T15:29:00Z">
              <w:tcPr>
                <w:tcW w:w="847" w:type="dxa"/>
                <w:hideMark/>
              </w:tcPr>
            </w:tcPrChange>
          </w:tcPr>
          <w:p w14:paraId="4FAD7AC7" w14:textId="77777777" w:rsidR="009867B5" w:rsidRPr="00B36BDD" w:rsidRDefault="009867B5" w:rsidP="001A088D">
            <w:pPr>
              <w:jc w:val="center"/>
              <w:rPr>
                <w:rFonts w:ascii="Arial" w:hAnsi="Arial" w:cs="Arial"/>
              </w:rPr>
            </w:pPr>
            <w:r w:rsidRPr="00B36BDD">
              <w:rPr>
                <w:rFonts w:ascii="Arial" w:hAnsi="Arial" w:cs="Arial"/>
              </w:rPr>
              <w:t>0.3</w:t>
            </w:r>
          </w:p>
        </w:tc>
        <w:tc>
          <w:tcPr>
            <w:tcW w:w="1383" w:type="dxa"/>
            <w:hideMark/>
            <w:tcPrChange w:id="869" w:author="Jinlin Chen" w:date="2022-01-17T15:29:00Z">
              <w:tcPr>
                <w:tcW w:w="1266" w:type="dxa"/>
                <w:hideMark/>
              </w:tcPr>
            </w:tcPrChange>
          </w:tcPr>
          <w:p w14:paraId="4D4C1582" w14:textId="77777777" w:rsidR="009867B5" w:rsidRPr="00B36BDD" w:rsidRDefault="009867B5" w:rsidP="001A088D">
            <w:pPr>
              <w:jc w:val="center"/>
              <w:rPr>
                <w:rFonts w:ascii="Arial" w:hAnsi="Arial" w:cs="Arial"/>
              </w:rPr>
            </w:pPr>
            <w:r w:rsidRPr="00B36BDD">
              <w:rPr>
                <w:rFonts w:ascii="Arial" w:hAnsi="Arial" w:cs="Arial"/>
              </w:rPr>
              <w:t>0.15-0.49</w:t>
            </w:r>
          </w:p>
        </w:tc>
        <w:tc>
          <w:tcPr>
            <w:tcW w:w="2835" w:type="dxa"/>
            <w:hideMark/>
            <w:tcPrChange w:id="870" w:author="Jinlin Chen" w:date="2022-01-17T15:29:00Z">
              <w:tcPr>
                <w:tcW w:w="2527" w:type="dxa"/>
                <w:hideMark/>
              </w:tcPr>
            </w:tcPrChange>
          </w:tcPr>
          <w:p w14:paraId="7AE207A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083A701" w14:textId="77777777" w:rsidTr="00F67A55">
        <w:trPr>
          <w:trHeight w:hRule="exact" w:val="312"/>
          <w:trPrChange w:id="871" w:author="Jinlin Chen" w:date="2022-01-17T15:29:00Z">
            <w:trPr>
              <w:trHeight w:hRule="exact" w:val="312"/>
            </w:trPr>
          </w:trPrChange>
        </w:trPr>
        <w:tc>
          <w:tcPr>
            <w:tcW w:w="1670" w:type="dxa"/>
            <w:vMerge/>
            <w:hideMark/>
            <w:tcPrChange w:id="872" w:author="Jinlin Chen" w:date="2022-01-17T15:29:00Z">
              <w:tcPr>
                <w:tcW w:w="1670" w:type="dxa"/>
                <w:vMerge/>
                <w:hideMark/>
              </w:tcPr>
            </w:tcPrChange>
          </w:tcPr>
          <w:p w14:paraId="4A3B819A" w14:textId="77777777" w:rsidR="009867B5" w:rsidRPr="00B36BDD" w:rsidRDefault="009867B5" w:rsidP="001A088D">
            <w:pPr>
              <w:jc w:val="center"/>
              <w:rPr>
                <w:rFonts w:ascii="Arial" w:hAnsi="Arial" w:cs="Arial"/>
              </w:rPr>
            </w:pPr>
          </w:p>
        </w:tc>
        <w:tc>
          <w:tcPr>
            <w:tcW w:w="1097" w:type="dxa"/>
            <w:vMerge/>
            <w:hideMark/>
            <w:tcPrChange w:id="873" w:author="Jinlin Chen" w:date="2022-01-17T15:29:00Z">
              <w:tcPr>
                <w:tcW w:w="1097" w:type="dxa"/>
                <w:vMerge/>
                <w:hideMark/>
              </w:tcPr>
            </w:tcPrChange>
          </w:tcPr>
          <w:p w14:paraId="67E7D173" w14:textId="77777777" w:rsidR="009867B5" w:rsidRPr="00B36BDD" w:rsidRDefault="009867B5" w:rsidP="001A088D">
            <w:pPr>
              <w:jc w:val="center"/>
              <w:rPr>
                <w:rFonts w:ascii="Arial" w:hAnsi="Arial" w:cs="Arial"/>
              </w:rPr>
            </w:pPr>
          </w:p>
        </w:tc>
        <w:tc>
          <w:tcPr>
            <w:tcW w:w="817" w:type="dxa"/>
            <w:vMerge/>
            <w:hideMark/>
            <w:tcPrChange w:id="874" w:author="Jinlin Chen" w:date="2022-01-17T15:29:00Z">
              <w:tcPr>
                <w:tcW w:w="817" w:type="dxa"/>
                <w:vMerge/>
                <w:hideMark/>
              </w:tcPr>
            </w:tcPrChange>
          </w:tcPr>
          <w:p w14:paraId="435B272E" w14:textId="77777777" w:rsidR="009867B5" w:rsidRPr="00B36BDD" w:rsidRDefault="009867B5" w:rsidP="001A088D">
            <w:pPr>
              <w:jc w:val="center"/>
              <w:rPr>
                <w:rFonts w:ascii="Arial" w:hAnsi="Arial" w:cs="Arial"/>
              </w:rPr>
            </w:pPr>
          </w:p>
        </w:tc>
        <w:tc>
          <w:tcPr>
            <w:tcW w:w="1803" w:type="dxa"/>
            <w:vMerge/>
            <w:hideMark/>
            <w:tcPrChange w:id="875" w:author="Jinlin Chen" w:date="2022-01-17T15:29:00Z">
              <w:tcPr>
                <w:tcW w:w="1803" w:type="dxa"/>
                <w:vMerge/>
                <w:hideMark/>
              </w:tcPr>
            </w:tcPrChange>
          </w:tcPr>
          <w:p w14:paraId="1AFAF9F6" w14:textId="77777777" w:rsidR="009867B5" w:rsidRPr="00B36BDD" w:rsidRDefault="009867B5" w:rsidP="001A088D">
            <w:pPr>
              <w:jc w:val="center"/>
              <w:rPr>
                <w:rFonts w:ascii="Arial" w:hAnsi="Arial" w:cs="Arial"/>
              </w:rPr>
            </w:pPr>
          </w:p>
        </w:tc>
        <w:tc>
          <w:tcPr>
            <w:tcW w:w="1134" w:type="dxa"/>
            <w:vMerge/>
            <w:hideMark/>
            <w:tcPrChange w:id="876" w:author="Jinlin Chen" w:date="2022-01-17T15:29:00Z">
              <w:tcPr>
                <w:tcW w:w="1134" w:type="dxa"/>
                <w:vMerge/>
                <w:hideMark/>
              </w:tcPr>
            </w:tcPrChange>
          </w:tcPr>
          <w:p w14:paraId="29541B93" w14:textId="77777777" w:rsidR="009867B5" w:rsidRPr="00B36BDD" w:rsidRDefault="009867B5" w:rsidP="001A088D">
            <w:pPr>
              <w:jc w:val="center"/>
              <w:rPr>
                <w:rFonts w:ascii="Arial" w:hAnsi="Arial" w:cs="Arial"/>
              </w:rPr>
            </w:pPr>
          </w:p>
        </w:tc>
        <w:tc>
          <w:tcPr>
            <w:tcW w:w="1235" w:type="dxa"/>
            <w:vMerge/>
            <w:hideMark/>
            <w:tcPrChange w:id="877" w:author="Jinlin Chen" w:date="2022-01-17T15:29:00Z">
              <w:tcPr>
                <w:tcW w:w="1235" w:type="dxa"/>
                <w:vMerge/>
                <w:hideMark/>
              </w:tcPr>
            </w:tcPrChange>
          </w:tcPr>
          <w:p w14:paraId="1AB29BA4" w14:textId="77777777" w:rsidR="009867B5" w:rsidRPr="00B36BDD" w:rsidRDefault="009867B5" w:rsidP="001A088D">
            <w:pPr>
              <w:jc w:val="center"/>
              <w:rPr>
                <w:rFonts w:ascii="Arial" w:hAnsi="Arial" w:cs="Arial"/>
              </w:rPr>
            </w:pPr>
          </w:p>
        </w:tc>
        <w:tc>
          <w:tcPr>
            <w:tcW w:w="1496" w:type="dxa"/>
            <w:hideMark/>
            <w:tcPrChange w:id="878" w:author="Jinlin Chen" w:date="2022-01-17T15:29:00Z">
              <w:tcPr>
                <w:tcW w:w="1496" w:type="dxa"/>
                <w:hideMark/>
              </w:tcPr>
            </w:tcPrChange>
          </w:tcPr>
          <w:p w14:paraId="51098FC2"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Change w:id="879" w:author="Jinlin Chen" w:date="2022-01-17T15:29:00Z">
              <w:tcPr>
                <w:tcW w:w="847" w:type="dxa"/>
                <w:hideMark/>
              </w:tcPr>
            </w:tcPrChange>
          </w:tcPr>
          <w:p w14:paraId="76DCF39E" w14:textId="77777777" w:rsidR="009867B5" w:rsidRPr="00B36BDD" w:rsidRDefault="009867B5" w:rsidP="001A088D">
            <w:pPr>
              <w:jc w:val="center"/>
              <w:rPr>
                <w:rFonts w:ascii="Arial" w:hAnsi="Arial" w:cs="Arial"/>
              </w:rPr>
            </w:pPr>
            <w:r w:rsidRPr="00B36BDD">
              <w:rPr>
                <w:rFonts w:ascii="Arial" w:hAnsi="Arial" w:cs="Arial"/>
              </w:rPr>
              <w:t>0.32</w:t>
            </w:r>
          </w:p>
        </w:tc>
        <w:tc>
          <w:tcPr>
            <w:tcW w:w="1383" w:type="dxa"/>
            <w:hideMark/>
            <w:tcPrChange w:id="880" w:author="Jinlin Chen" w:date="2022-01-17T15:29:00Z">
              <w:tcPr>
                <w:tcW w:w="1266" w:type="dxa"/>
                <w:hideMark/>
              </w:tcPr>
            </w:tcPrChange>
          </w:tcPr>
          <w:p w14:paraId="157AF50E" w14:textId="77777777" w:rsidR="009867B5" w:rsidRPr="00B36BDD" w:rsidRDefault="009867B5" w:rsidP="001A088D">
            <w:pPr>
              <w:jc w:val="center"/>
              <w:rPr>
                <w:rFonts w:ascii="Arial" w:hAnsi="Arial" w:cs="Arial"/>
              </w:rPr>
            </w:pPr>
            <w:r w:rsidRPr="00B36BDD">
              <w:rPr>
                <w:rFonts w:ascii="Arial" w:hAnsi="Arial" w:cs="Arial"/>
              </w:rPr>
              <w:t>0.14-0.52</w:t>
            </w:r>
          </w:p>
        </w:tc>
        <w:tc>
          <w:tcPr>
            <w:tcW w:w="2835" w:type="dxa"/>
            <w:hideMark/>
            <w:tcPrChange w:id="881" w:author="Jinlin Chen" w:date="2022-01-17T15:29:00Z">
              <w:tcPr>
                <w:tcW w:w="2527" w:type="dxa"/>
                <w:hideMark/>
              </w:tcPr>
            </w:tcPrChange>
          </w:tcPr>
          <w:p w14:paraId="2917C8EB"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2EB4A10" w14:textId="77777777" w:rsidTr="00F67A55">
        <w:trPr>
          <w:trHeight w:hRule="exact" w:val="312"/>
          <w:trPrChange w:id="882" w:author="Jinlin Chen" w:date="2022-01-17T15:29:00Z">
            <w:trPr>
              <w:trHeight w:hRule="exact" w:val="312"/>
            </w:trPr>
          </w:trPrChange>
        </w:trPr>
        <w:tc>
          <w:tcPr>
            <w:tcW w:w="1670" w:type="dxa"/>
            <w:vMerge/>
            <w:hideMark/>
            <w:tcPrChange w:id="883" w:author="Jinlin Chen" w:date="2022-01-17T15:29:00Z">
              <w:tcPr>
                <w:tcW w:w="1670" w:type="dxa"/>
                <w:vMerge/>
                <w:hideMark/>
              </w:tcPr>
            </w:tcPrChange>
          </w:tcPr>
          <w:p w14:paraId="25AA9DB8" w14:textId="77777777" w:rsidR="009867B5" w:rsidRPr="00B36BDD" w:rsidRDefault="009867B5" w:rsidP="001A088D">
            <w:pPr>
              <w:jc w:val="center"/>
              <w:rPr>
                <w:rFonts w:ascii="Arial" w:hAnsi="Arial" w:cs="Arial"/>
              </w:rPr>
            </w:pPr>
          </w:p>
        </w:tc>
        <w:tc>
          <w:tcPr>
            <w:tcW w:w="1097" w:type="dxa"/>
            <w:vMerge/>
            <w:hideMark/>
            <w:tcPrChange w:id="884" w:author="Jinlin Chen" w:date="2022-01-17T15:29:00Z">
              <w:tcPr>
                <w:tcW w:w="1097" w:type="dxa"/>
                <w:vMerge/>
                <w:hideMark/>
              </w:tcPr>
            </w:tcPrChange>
          </w:tcPr>
          <w:p w14:paraId="1D7152D8" w14:textId="77777777" w:rsidR="009867B5" w:rsidRPr="00B36BDD" w:rsidRDefault="009867B5" w:rsidP="001A088D">
            <w:pPr>
              <w:jc w:val="center"/>
              <w:rPr>
                <w:rFonts w:ascii="Arial" w:hAnsi="Arial" w:cs="Arial"/>
              </w:rPr>
            </w:pPr>
          </w:p>
        </w:tc>
        <w:tc>
          <w:tcPr>
            <w:tcW w:w="817" w:type="dxa"/>
            <w:vMerge/>
            <w:hideMark/>
            <w:tcPrChange w:id="885" w:author="Jinlin Chen" w:date="2022-01-17T15:29:00Z">
              <w:tcPr>
                <w:tcW w:w="817" w:type="dxa"/>
                <w:vMerge/>
                <w:hideMark/>
              </w:tcPr>
            </w:tcPrChange>
          </w:tcPr>
          <w:p w14:paraId="1F83E863" w14:textId="77777777" w:rsidR="009867B5" w:rsidRPr="00B36BDD" w:rsidRDefault="009867B5" w:rsidP="001A088D">
            <w:pPr>
              <w:jc w:val="center"/>
              <w:rPr>
                <w:rFonts w:ascii="Arial" w:hAnsi="Arial" w:cs="Arial"/>
              </w:rPr>
            </w:pPr>
          </w:p>
        </w:tc>
        <w:tc>
          <w:tcPr>
            <w:tcW w:w="1803" w:type="dxa"/>
            <w:vMerge/>
            <w:hideMark/>
            <w:tcPrChange w:id="886" w:author="Jinlin Chen" w:date="2022-01-17T15:29:00Z">
              <w:tcPr>
                <w:tcW w:w="1803" w:type="dxa"/>
                <w:vMerge/>
                <w:hideMark/>
              </w:tcPr>
            </w:tcPrChange>
          </w:tcPr>
          <w:p w14:paraId="2276CF1F" w14:textId="77777777" w:rsidR="009867B5" w:rsidRPr="00B36BDD" w:rsidRDefault="009867B5" w:rsidP="001A088D">
            <w:pPr>
              <w:jc w:val="center"/>
              <w:rPr>
                <w:rFonts w:ascii="Arial" w:hAnsi="Arial" w:cs="Arial"/>
              </w:rPr>
            </w:pPr>
          </w:p>
        </w:tc>
        <w:tc>
          <w:tcPr>
            <w:tcW w:w="1134" w:type="dxa"/>
            <w:vMerge/>
            <w:hideMark/>
            <w:tcPrChange w:id="887" w:author="Jinlin Chen" w:date="2022-01-17T15:29:00Z">
              <w:tcPr>
                <w:tcW w:w="1134" w:type="dxa"/>
                <w:vMerge/>
                <w:hideMark/>
              </w:tcPr>
            </w:tcPrChange>
          </w:tcPr>
          <w:p w14:paraId="42F491BB" w14:textId="77777777" w:rsidR="009867B5" w:rsidRPr="00B36BDD" w:rsidRDefault="009867B5" w:rsidP="001A088D">
            <w:pPr>
              <w:jc w:val="center"/>
              <w:rPr>
                <w:rFonts w:ascii="Arial" w:hAnsi="Arial" w:cs="Arial"/>
              </w:rPr>
            </w:pPr>
          </w:p>
        </w:tc>
        <w:tc>
          <w:tcPr>
            <w:tcW w:w="1235" w:type="dxa"/>
            <w:vMerge/>
            <w:hideMark/>
            <w:tcPrChange w:id="888" w:author="Jinlin Chen" w:date="2022-01-17T15:29:00Z">
              <w:tcPr>
                <w:tcW w:w="1235" w:type="dxa"/>
                <w:vMerge/>
                <w:hideMark/>
              </w:tcPr>
            </w:tcPrChange>
          </w:tcPr>
          <w:p w14:paraId="3B8798FD" w14:textId="77777777" w:rsidR="009867B5" w:rsidRPr="00B36BDD" w:rsidRDefault="009867B5" w:rsidP="001A088D">
            <w:pPr>
              <w:jc w:val="center"/>
              <w:rPr>
                <w:rFonts w:ascii="Arial" w:hAnsi="Arial" w:cs="Arial"/>
              </w:rPr>
            </w:pPr>
          </w:p>
        </w:tc>
        <w:tc>
          <w:tcPr>
            <w:tcW w:w="1496" w:type="dxa"/>
            <w:hideMark/>
            <w:tcPrChange w:id="889" w:author="Jinlin Chen" w:date="2022-01-17T15:29:00Z">
              <w:tcPr>
                <w:tcW w:w="1496" w:type="dxa"/>
                <w:hideMark/>
              </w:tcPr>
            </w:tcPrChange>
          </w:tcPr>
          <w:p w14:paraId="5C04E485"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Change w:id="890" w:author="Jinlin Chen" w:date="2022-01-17T15:29:00Z">
              <w:tcPr>
                <w:tcW w:w="847" w:type="dxa"/>
                <w:hideMark/>
              </w:tcPr>
            </w:tcPrChange>
          </w:tcPr>
          <w:p w14:paraId="42BFAE83" w14:textId="77777777" w:rsidR="009867B5" w:rsidRPr="00B36BDD" w:rsidRDefault="009867B5" w:rsidP="001A088D">
            <w:pPr>
              <w:jc w:val="center"/>
              <w:rPr>
                <w:rFonts w:ascii="Arial" w:hAnsi="Arial" w:cs="Arial"/>
              </w:rPr>
            </w:pPr>
            <w:r w:rsidRPr="00B36BDD">
              <w:rPr>
                <w:rFonts w:ascii="Arial" w:hAnsi="Arial" w:cs="Arial"/>
              </w:rPr>
              <w:t>1.22</w:t>
            </w:r>
          </w:p>
        </w:tc>
        <w:tc>
          <w:tcPr>
            <w:tcW w:w="1383" w:type="dxa"/>
            <w:hideMark/>
            <w:tcPrChange w:id="891" w:author="Jinlin Chen" w:date="2022-01-17T15:29:00Z">
              <w:tcPr>
                <w:tcW w:w="1266" w:type="dxa"/>
                <w:hideMark/>
              </w:tcPr>
            </w:tcPrChange>
          </w:tcPr>
          <w:p w14:paraId="4E96BC85" w14:textId="77777777" w:rsidR="009867B5" w:rsidRPr="00B36BDD" w:rsidRDefault="009867B5" w:rsidP="001A088D">
            <w:pPr>
              <w:jc w:val="center"/>
              <w:rPr>
                <w:rFonts w:ascii="Arial" w:hAnsi="Arial" w:cs="Arial"/>
              </w:rPr>
            </w:pPr>
            <w:r w:rsidRPr="00B36BDD">
              <w:rPr>
                <w:rFonts w:ascii="Arial" w:hAnsi="Arial" w:cs="Arial"/>
              </w:rPr>
              <w:t>0.9-1.62</w:t>
            </w:r>
          </w:p>
        </w:tc>
        <w:tc>
          <w:tcPr>
            <w:tcW w:w="2835" w:type="dxa"/>
            <w:hideMark/>
            <w:tcPrChange w:id="892" w:author="Jinlin Chen" w:date="2022-01-17T15:29:00Z">
              <w:tcPr>
                <w:tcW w:w="2527" w:type="dxa"/>
                <w:hideMark/>
              </w:tcPr>
            </w:tcPrChange>
          </w:tcPr>
          <w:p w14:paraId="07CB077F" w14:textId="77777777" w:rsidR="009867B5" w:rsidRPr="00B36BDD" w:rsidRDefault="009867B5" w:rsidP="001A088D">
            <w:pPr>
              <w:jc w:val="center"/>
              <w:rPr>
                <w:rFonts w:ascii="Arial" w:hAnsi="Arial" w:cs="Arial"/>
              </w:rPr>
            </w:pPr>
            <w:commentRangeStart w:id="893"/>
            <w:commentRangeStart w:id="894"/>
            <w:r w:rsidRPr="00B36BDD">
              <w:rPr>
                <w:rFonts w:ascii="Arial" w:hAnsi="Arial" w:cs="Arial"/>
              </w:rPr>
              <w:t>unstable coexistence</w:t>
            </w:r>
            <w:commentRangeEnd w:id="893"/>
            <w:r w:rsidR="00172944">
              <w:rPr>
                <w:rStyle w:val="CommentReference"/>
                <w:rFonts w:asciiTheme="minorHAnsi" w:eastAsiaTheme="minorHAnsi" w:hAnsiTheme="minorHAnsi" w:cstheme="minorBidi"/>
                <w:lang w:eastAsia="en-US"/>
              </w:rPr>
              <w:commentReference w:id="893"/>
            </w:r>
            <w:commentRangeEnd w:id="894"/>
            <w:r w:rsidR="00F67A55">
              <w:rPr>
                <w:rStyle w:val="CommentReference"/>
                <w:rFonts w:asciiTheme="minorHAnsi" w:eastAsiaTheme="minorHAnsi" w:hAnsiTheme="minorHAnsi" w:cstheme="minorBidi"/>
                <w:lang w:eastAsia="en-US"/>
              </w:rPr>
              <w:commentReference w:id="894"/>
            </w:r>
          </w:p>
        </w:tc>
      </w:tr>
      <w:tr w:rsidR="009867B5" w:rsidRPr="00B36BDD" w14:paraId="58AFBF5F" w14:textId="77777777" w:rsidTr="00F67A55">
        <w:trPr>
          <w:trHeight w:hRule="exact" w:val="312"/>
          <w:trPrChange w:id="895" w:author="Jinlin Chen" w:date="2022-01-17T15:29:00Z">
            <w:trPr>
              <w:trHeight w:hRule="exact" w:val="312"/>
            </w:trPr>
          </w:trPrChange>
        </w:trPr>
        <w:tc>
          <w:tcPr>
            <w:tcW w:w="1670" w:type="dxa"/>
            <w:vMerge/>
            <w:hideMark/>
            <w:tcPrChange w:id="896" w:author="Jinlin Chen" w:date="2022-01-17T15:29:00Z">
              <w:tcPr>
                <w:tcW w:w="1670" w:type="dxa"/>
                <w:vMerge/>
                <w:hideMark/>
              </w:tcPr>
            </w:tcPrChange>
          </w:tcPr>
          <w:p w14:paraId="678500C2" w14:textId="77777777" w:rsidR="009867B5" w:rsidRPr="00B36BDD" w:rsidRDefault="009867B5" w:rsidP="001A088D">
            <w:pPr>
              <w:jc w:val="center"/>
              <w:rPr>
                <w:rFonts w:ascii="Arial" w:hAnsi="Arial" w:cs="Arial"/>
              </w:rPr>
            </w:pPr>
          </w:p>
        </w:tc>
        <w:tc>
          <w:tcPr>
            <w:tcW w:w="1097" w:type="dxa"/>
            <w:vMerge w:val="restart"/>
            <w:hideMark/>
            <w:tcPrChange w:id="897" w:author="Jinlin Chen" w:date="2022-01-17T15:29:00Z">
              <w:tcPr>
                <w:tcW w:w="1097" w:type="dxa"/>
                <w:vMerge w:val="restart"/>
                <w:hideMark/>
              </w:tcPr>
            </w:tcPrChange>
          </w:tcPr>
          <w:p w14:paraId="747AEE1C" w14:textId="77777777" w:rsidR="009867B5" w:rsidRPr="00B36BDD" w:rsidRDefault="009867B5" w:rsidP="001A088D">
            <w:pPr>
              <w:jc w:val="center"/>
              <w:rPr>
                <w:rFonts w:ascii="Arial" w:hAnsi="Arial" w:cs="Arial"/>
              </w:rPr>
            </w:pPr>
            <w:r w:rsidRPr="00B36BDD">
              <w:rPr>
                <w:rFonts w:ascii="Arial" w:hAnsi="Arial" w:cs="Arial"/>
              </w:rPr>
              <w:t>PAN</w:t>
            </w:r>
          </w:p>
        </w:tc>
        <w:tc>
          <w:tcPr>
            <w:tcW w:w="817" w:type="dxa"/>
            <w:vMerge w:val="restart"/>
            <w:hideMark/>
            <w:tcPrChange w:id="898" w:author="Jinlin Chen" w:date="2022-01-17T15:29:00Z">
              <w:tcPr>
                <w:tcW w:w="817" w:type="dxa"/>
                <w:vMerge w:val="restart"/>
                <w:hideMark/>
              </w:tcPr>
            </w:tcPrChange>
          </w:tcPr>
          <w:p w14:paraId="2B0DADFF" w14:textId="77777777" w:rsidR="009867B5" w:rsidRPr="00B36BDD" w:rsidRDefault="009867B5" w:rsidP="001A088D">
            <w:pPr>
              <w:jc w:val="center"/>
              <w:rPr>
                <w:rFonts w:ascii="Arial" w:hAnsi="Arial" w:cs="Arial"/>
              </w:rPr>
            </w:pPr>
            <w:r w:rsidRPr="00B36BDD">
              <w:rPr>
                <w:rFonts w:ascii="Arial" w:hAnsi="Arial" w:cs="Arial"/>
              </w:rPr>
              <w:t>13.68</w:t>
            </w:r>
          </w:p>
        </w:tc>
        <w:tc>
          <w:tcPr>
            <w:tcW w:w="1803" w:type="dxa"/>
            <w:vMerge w:val="restart"/>
            <w:hideMark/>
            <w:tcPrChange w:id="899" w:author="Jinlin Chen" w:date="2022-01-17T15:29:00Z">
              <w:tcPr>
                <w:tcW w:w="1803" w:type="dxa"/>
                <w:vMerge w:val="restart"/>
                <w:hideMark/>
              </w:tcPr>
            </w:tcPrChange>
          </w:tcPr>
          <w:p w14:paraId="46D8D2FF" w14:textId="77777777" w:rsidR="009867B5" w:rsidRPr="00B36BDD" w:rsidRDefault="009867B5" w:rsidP="001A088D">
            <w:pPr>
              <w:jc w:val="center"/>
              <w:rPr>
                <w:rFonts w:ascii="Arial" w:hAnsi="Arial" w:cs="Arial"/>
              </w:rPr>
            </w:pPr>
            <w:r w:rsidRPr="00B36BDD">
              <w:rPr>
                <w:rFonts w:ascii="Arial" w:hAnsi="Arial" w:cs="Arial"/>
              </w:rPr>
              <w:t>10.4-17.85</w:t>
            </w:r>
          </w:p>
        </w:tc>
        <w:tc>
          <w:tcPr>
            <w:tcW w:w="1134" w:type="dxa"/>
            <w:vMerge w:val="restart"/>
            <w:hideMark/>
            <w:tcPrChange w:id="900" w:author="Jinlin Chen" w:date="2022-01-17T15:29:00Z">
              <w:tcPr>
                <w:tcW w:w="1134" w:type="dxa"/>
                <w:vMerge w:val="restart"/>
                <w:hideMark/>
              </w:tcPr>
            </w:tcPrChange>
          </w:tcPr>
          <w:p w14:paraId="072365CB" w14:textId="77777777" w:rsidR="009867B5" w:rsidRPr="00B36BDD" w:rsidRDefault="009867B5" w:rsidP="001A088D">
            <w:pPr>
              <w:jc w:val="center"/>
              <w:rPr>
                <w:rFonts w:ascii="Arial" w:hAnsi="Arial" w:cs="Arial"/>
              </w:rPr>
            </w:pPr>
            <w:r w:rsidRPr="00B36BDD">
              <w:rPr>
                <w:rFonts w:ascii="Arial" w:hAnsi="Arial" w:cs="Arial"/>
              </w:rPr>
              <w:t>0.07</w:t>
            </w:r>
          </w:p>
        </w:tc>
        <w:tc>
          <w:tcPr>
            <w:tcW w:w="1235" w:type="dxa"/>
            <w:vMerge w:val="restart"/>
            <w:hideMark/>
            <w:tcPrChange w:id="901" w:author="Jinlin Chen" w:date="2022-01-17T15:29:00Z">
              <w:tcPr>
                <w:tcW w:w="1235" w:type="dxa"/>
                <w:vMerge w:val="restart"/>
                <w:hideMark/>
              </w:tcPr>
            </w:tcPrChange>
          </w:tcPr>
          <w:p w14:paraId="7404D876" w14:textId="77777777" w:rsidR="009867B5" w:rsidRPr="00B36BDD" w:rsidRDefault="009867B5" w:rsidP="001A088D">
            <w:pPr>
              <w:jc w:val="center"/>
              <w:rPr>
                <w:rFonts w:ascii="Arial" w:hAnsi="Arial" w:cs="Arial"/>
              </w:rPr>
            </w:pPr>
            <w:r w:rsidRPr="00B36BDD">
              <w:rPr>
                <w:rFonts w:ascii="Arial" w:hAnsi="Arial" w:cs="Arial"/>
              </w:rPr>
              <w:t>0.04-0.12</w:t>
            </w:r>
          </w:p>
        </w:tc>
        <w:tc>
          <w:tcPr>
            <w:tcW w:w="1496" w:type="dxa"/>
            <w:hideMark/>
            <w:tcPrChange w:id="902" w:author="Jinlin Chen" w:date="2022-01-17T15:29:00Z">
              <w:tcPr>
                <w:tcW w:w="1496" w:type="dxa"/>
                <w:hideMark/>
              </w:tcPr>
            </w:tcPrChange>
          </w:tcPr>
          <w:p w14:paraId="78F11E26"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903" w:author="Jinlin Chen" w:date="2022-01-17T15:29:00Z">
              <w:tcPr>
                <w:tcW w:w="847" w:type="dxa"/>
                <w:hideMark/>
              </w:tcPr>
            </w:tcPrChange>
          </w:tcPr>
          <w:p w14:paraId="551E9E9A" w14:textId="77777777" w:rsidR="009867B5" w:rsidRPr="00B36BDD" w:rsidRDefault="009867B5" w:rsidP="001A088D">
            <w:pPr>
              <w:jc w:val="center"/>
              <w:rPr>
                <w:rFonts w:ascii="Arial" w:hAnsi="Arial" w:cs="Arial"/>
              </w:rPr>
            </w:pPr>
            <w:r w:rsidRPr="00B36BDD">
              <w:rPr>
                <w:rFonts w:ascii="Arial" w:hAnsi="Arial" w:cs="Arial"/>
              </w:rPr>
              <w:t>0.74</w:t>
            </w:r>
          </w:p>
        </w:tc>
        <w:tc>
          <w:tcPr>
            <w:tcW w:w="1383" w:type="dxa"/>
            <w:hideMark/>
            <w:tcPrChange w:id="904" w:author="Jinlin Chen" w:date="2022-01-17T15:29:00Z">
              <w:tcPr>
                <w:tcW w:w="1266" w:type="dxa"/>
                <w:hideMark/>
              </w:tcPr>
            </w:tcPrChange>
          </w:tcPr>
          <w:p w14:paraId="12B74B19" w14:textId="77777777" w:rsidR="009867B5" w:rsidRPr="00B36BDD" w:rsidRDefault="009867B5" w:rsidP="001A088D">
            <w:pPr>
              <w:jc w:val="center"/>
              <w:rPr>
                <w:rFonts w:ascii="Arial" w:hAnsi="Arial" w:cs="Arial"/>
              </w:rPr>
            </w:pPr>
            <w:r w:rsidRPr="00B36BDD">
              <w:rPr>
                <w:rFonts w:ascii="Arial" w:hAnsi="Arial" w:cs="Arial"/>
              </w:rPr>
              <w:t>0.33-1.36</w:t>
            </w:r>
          </w:p>
        </w:tc>
        <w:tc>
          <w:tcPr>
            <w:tcW w:w="2835" w:type="dxa"/>
            <w:hideMark/>
            <w:tcPrChange w:id="905" w:author="Jinlin Chen" w:date="2022-01-17T15:29:00Z">
              <w:tcPr>
                <w:tcW w:w="2527" w:type="dxa"/>
                <w:hideMark/>
              </w:tcPr>
            </w:tcPrChange>
          </w:tcPr>
          <w:p w14:paraId="1CC8A6B2"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3716B9AE" w14:textId="77777777" w:rsidTr="00F67A55">
        <w:trPr>
          <w:trHeight w:hRule="exact" w:val="312"/>
          <w:trPrChange w:id="906" w:author="Jinlin Chen" w:date="2022-01-17T15:29:00Z">
            <w:trPr>
              <w:trHeight w:hRule="exact" w:val="312"/>
            </w:trPr>
          </w:trPrChange>
        </w:trPr>
        <w:tc>
          <w:tcPr>
            <w:tcW w:w="1670" w:type="dxa"/>
            <w:vMerge/>
            <w:hideMark/>
            <w:tcPrChange w:id="907" w:author="Jinlin Chen" w:date="2022-01-17T15:29:00Z">
              <w:tcPr>
                <w:tcW w:w="1670" w:type="dxa"/>
                <w:vMerge/>
                <w:hideMark/>
              </w:tcPr>
            </w:tcPrChange>
          </w:tcPr>
          <w:p w14:paraId="694D8F01" w14:textId="77777777" w:rsidR="009867B5" w:rsidRPr="00B36BDD" w:rsidRDefault="009867B5" w:rsidP="001A088D">
            <w:pPr>
              <w:jc w:val="center"/>
              <w:rPr>
                <w:rFonts w:ascii="Arial" w:hAnsi="Arial" w:cs="Arial"/>
              </w:rPr>
            </w:pPr>
          </w:p>
        </w:tc>
        <w:tc>
          <w:tcPr>
            <w:tcW w:w="1097" w:type="dxa"/>
            <w:vMerge/>
            <w:hideMark/>
            <w:tcPrChange w:id="908" w:author="Jinlin Chen" w:date="2022-01-17T15:29:00Z">
              <w:tcPr>
                <w:tcW w:w="1097" w:type="dxa"/>
                <w:vMerge/>
                <w:hideMark/>
              </w:tcPr>
            </w:tcPrChange>
          </w:tcPr>
          <w:p w14:paraId="5F73FDFE" w14:textId="77777777" w:rsidR="009867B5" w:rsidRPr="00B36BDD" w:rsidRDefault="009867B5" w:rsidP="001A088D">
            <w:pPr>
              <w:jc w:val="center"/>
              <w:rPr>
                <w:rFonts w:ascii="Arial" w:hAnsi="Arial" w:cs="Arial"/>
              </w:rPr>
            </w:pPr>
          </w:p>
        </w:tc>
        <w:tc>
          <w:tcPr>
            <w:tcW w:w="817" w:type="dxa"/>
            <w:vMerge/>
            <w:hideMark/>
            <w:tcPrChange w:id="909" w:author="Jinlin Chen" w:date="2022-01-17T15:29:00Z">
              <w:tcPr>
                <w:tcW w:w="817" w:type="dxa"/>
                <w:vMerge/>
                <w:hideMark/>
              </w:tcPr>
            </w:tcPrChange>
          </w:tcPr>
          <w:p w14:paraId="7FE3D0F0" w14:textId="77777777" w:rsidR="009867B5" w:rsidRPr="00B36BDD" w:rsidRDefault="009867B5" w:rsidP="001A088D">
            <w:pPr>
              <w:jc w:val="center"/>
              <w:rPr>
                <w:rFonts w:ascii="Arial" w:hAnsi="Arial" w:cs="Arial"/>
              </w:rPr>
            </w:pPr>
          </w:p>
        </w:tc>
        <w:tc>
          <w:tcPr>
            <w:tcW w:w="1803" w:type="dxa"/>
            <w:vMerge/>
            <w:hideMark/>
            <w:tcPrChange w:id="910" w:author="Jinlin Chen" w:date="2022-01-17T15:29:00Z">
              <w:tcPr>
                <w:tcW w:w="1803" w:type="dxa"/>
                <w:vMerge/>
                <w:hideMark/>
              </w:tcPr>
            </w:tcPrChange>
          </w:tcPr>
          <w:p w14:paraId="61D374F5" w14:textId="77777777" w:rsidR="009867B5" w:rsidRPr="00B36BDD" w:rsidRDefault="009867B5" w:rsidP="001A088D">
            <w:pPr>
              <w:jc w:val="center"/>
              <w:rPr>
                <w:rFonts w:ascii="Arial" w:hAnsi="Arial" w:cs="Arial"/>
              </w:rPr>
            </w:pPr>
          </w:p>
        </w:tc>
        <w:tc>
          <w:tcPr>
            <w:tcW w:w="1134" w:type="dxa"/>
            <w:vMerge/>
            <w:hideMark/>
            <w:tcPrChange w:id="911" w:author="Jinlin Chen" w:date="2022-01-17T15:29:00Z">
              <w:tcPr>
                <w:tcW w:w="1134" w:type="dxa"/>
                <w:vMerge/>
                <w:hideMark/>
              </w:tcPr>
            </w:tcPrChange>
          </w:tcPr>
          <w:p w14:paraId="083AB8E5" w14:textId="77777777" w:rsidR="009867B5" w:rsidRPr="00B36BDD" w:rsidRDefault="009867B5" w:rsidP="001A088D">
            <w:pPr>
              <w:jc w:val="center"/>
              <w:rPr>
                <w:rFonts w:ascii="Arial" w:hAnsi="Arial" w:cs="Arial"/>
              </w:rPr>
            </w:pPr>
          </w:p>
        </w:tc>
        <w:tc>
          <w:tcPr>
            <w:tcW w:w="1235" w:type="dxa"/>
            <w:vMerge/>
            <w:hideMark/>
            <w:tcPrChange w:id="912" w:author="Jinlin Chen" w:date="2022-01-17T15:29:00Z">
              <w:tcPr>
                <w:tcW w:w="1235" w:type="dxa"/>
                <w:vMerge/>
                <w:hideMark/>
              </w:tcPr>
            </w:tcPrChange>
          </w:tcPr>
          <w:p w14:paraId="4FD3CD28" w14:textId="77777777" w:rsidR="009867B5" w:rsidRPr="00B36BDD" w:rsidRDefault="009867B5" w:rsidP="001A088D">
            <w:pPr>
              <w:jc w:val="center"/>
              <w:rPr>
                <w:rFonts w:ascii="Arial" w:hAnsi="Arial" w:cs="Arial"/>
              </w:rPr>
            </w:pPr>
          </w:p>
        </w:tc>
        <w:tc>
          <w:tcPr>
            <w:tcW w:w="1496" w:type="dxa"/>
            <w:hideMark/>
            <w:tcPrChange w:id="913" w:author="Jinlin Chen" w:date="2022-01-17T15:29:00Z">
              <w:tcPr>
                <w:tcW w:w="1496" w:type="dxa"/>
                <w:hideMark/>
              </w:tcPr>
            </w:tcPrChange>
          </w:tcPr>
          <w:p w14:paraId="0B725891"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Change w:id="914" w:author="Jinlin Chen" w:date="2022-01-17T15:29:00Z">
              <w:tcPr>
                <w:tcW w:w="847" w:type="dxa"/>
                <w:hideMark/>
              </w:tcPr>
            </w:tcPrChange>
          </w:tcPr>
          <w:p w14:paraId="3CBC6EC5" w14:textId="77777777" w:rsidR="009867B5" w:rsidRPr="00B36BDD" w:rsidRDefault="009867B5" w:rsidP="001A088D">
            <w:pPr>
              <w:jc w:val="center"/>
              <w:rPr>
                <w:rFonts w:ascii="Arial" w:hAnsi="Arial" w:cs="Arial"/>
              </w:rPr>
            </w:pPr>
            <w:r w:rsidRPr="00B36BDD">
              <w:rPr>
                <w:rFonts w:ascii="Arial" w:hAnsi="Arial" w:cs="Arial"/>
              </w:rPr>
              <w:t>3.41</w:t>
            </w:r>
          </w:p>
        </w:tc>
        <w:tc>
          <w:tcPr>
            <w:tcW w:w="1383" w:type="dxa"/>
            <w:hideMark/>
            <w:tcPrChange w:id="915" w:author="Jinlin Chen" w:date="2022-01-17T15:29:00Z">
              <w:tcPr>
                <w:tcW w:w="1266" w:type="dxa"/>
                <w:hideMark/>
              </w:tcPr>
            </w:tcPrChange>
          </w:tcPr>
          <w:p w14:paraId="23F248F8" w14:textId="77777777" w:rsidR="009867B5" w:rsidRPr="00B36BDD" w:rsidRDefault="009867B5" w:rsidP="001A088D">
            <w:pPr>
              <w:jc w:val="center"/>
              <w:rPr>
                <w:rFonts w:ascii="Arial" w:hAnsi="Arial" w:cs="Arial"/>
              </w:rPr>
            </w:pPr>
            <w:r w:rsidRPr="00B36BDD">
              <w:rPr>
                <w:rFonts w:ascii="Arial" w:hAnsi="Arial" w:cs="Arial"/>
              </w:rPr>
              <w:t>2.26-5.59</w:t>
            </w:r>
          </w:p>
        </w:tc>
        <w:tc>
          <w:tcPr>
            <w:tcW w:w="2835" w:type="dxa"/>
            <w:hideMark/>
            <w:tcPrChange w:id="916" w:author="Jinlin Chen" w:date="2022-01-17T15:29:00Z">
              <w:tcPr>
                <w:tcW w:w="2527" w:type="dxa"/>
                <w:hideMark/>
              </w:tcPr>
            </w:tcPrChange>
          </w:tcPr>
          <w:p w14:paraId="20E61DE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296A0AA4" w14:textId="77777777" w:rsidTr="00F67A55">
        <w:trPr>
          <w:trHeight w:hRule="exact" w:val="312"/>
          <w:trPrChange w:id="917" w:author="Jinlin Chen" w:date="2022-01-17T15:29:00Z">
            <w:trPr>
              <w:trHeight w:hRule="exact" w:val="312"/>
            </w:trPr>
          </w:trPrChange>
        </w:trPr>
        <w:tc>
          <w:tcPr>
            <w:tcW w:w="1670" w:type="dxa"/>
            <w:vMerge/>
            <w:hideMark/>
            <w:tcPrChange w:id="918" w:author="Jinlin Chen" w:date="2022-01-17T15:29:00Z">
              <w:tcPr>
                <w:tcW w:w="1670" w:type="dxa"/>
                <w:vMerge/>
                <w:hideMark/>
              </w:tcPr>
            </w:tcPrChange>
          </w:tcPr>
          <w:p w14:paraId="7DDE24F8" w14:textId="77777777" w:rsidR="009867B5" w:rsidRPr="00B36BDD" w:rsidRDefault="009867B5" w:rsidP="001A088D">
            <w:pPr>
              <w:jc w:val="center"/>
              <w:rPr>
                <w:rFonts w:ascii="Arial" w:hAnsi="Arial" w:cs="Arial"/>
              </w:rPr>
            </w:pPr>
          </w:p>
        </w:tc>
        <w:tc>
          <w:tcPr>
            <w:tcW w:w="1097" w:type="dxa"/>
            <w:hideMark/>
            <w:tcPrChange w:id="919" w:author="Jinlin Chen" w:date="2022-01-17T15:29:00Z">
              <w:tcPr>
                <w:tcW w:w="1097" w:type="dxa"/>
                <w:hideMark/>
              </w:tcPr>
            </w:tcPrChange>
          </w:tcPr>
          <w:p w14:paraId="4E3D395A" w14:textId="77777777" w:rsidR="009867B5" w:rsidRPr="00B36BDD" w:rsidRDefault="009867B5" w:rsidP="001A088D">
            <w:pPr>
              <w:jc w:val="center"/>
              <w:rPr>
                <w:rFonts w:ascii="Arial" w:hAnsi="Arial" w:cs="Arial"/>
              </w:rPr>
            </w:pPr>
            <w:r w:rsidRPr="00B36BDD">
              <w:rPr>
                <w:rFonts w:ascii="Arial" w:hAnsi="Arial" w:cs="Arial"/>
              </w:rPr>
              <w:t>PST</w:t>
            </w:r>
          </w:p>
        </w:tc>
        <w:tc>
          <w:tcPr>
            <w:tcW w:w="817" w:type="dxa"/>
            <w:hideMark/>
            <w:tcPrChange w:id="920" w:author="Jinlin Chen" w:date="2022-01-17T15:29:00Z">
              <w:tcPr>
                <w:tcW w:w="817" w:type="dxa"/>
                <w:hideMark/>
              </w:tcPr>
            </w:tcPrChange>
          </w:tcPr>
          <w:p w14:paraId="1DCE03E5" w14:textId="77777777" w:rsidR="009867B5" w:rsidRPr="00B36BDD" w:rsidRDefault="009867B5" w:rsidP="001A088D">
            <w:pPr>
              <w:jc w:val="center"/>
              <w:rPr>
                <w:rFonts w:ascii="Arial" w:hAnsi="Arial" w:cs="Arial"/>
              </w:rPr>
            </w:pPr>
            <w:r w:rsidRPr="00B36BDD">
              <w:rPr>
                <w:rFonts w:ascii="Arial" w:hAnsi="Arial" w:cs="Arial"/>
              </w:rPr>
              <w:t>6.27</w:t>
            </w:r>
          </w:p>
        </w:tc>
        <w:tc>
          <w:tcPr>
            <w:tcW w:w="1803" w:type="dxa"/>
            <w:hideMark/>
            <w:tcPrChange w:id="921" w:author="Jinlin Chen" w:date="2022-01-17T15:29:00Z">
              <w:tcPr>
                <w:tcW w:w="1803" w:type="dxa"/>
                <w:hideMark/>
              </w:tcPr>
            </w:tcPrChange>
          </w:tcPr>
          <w:p w14:paraId="037825A3" w14:textId="77777777" w:rsidR="009867B5" w:rsidRPr="00B36BDD" w:rsidRDefault="009867B5" w:rsidP="001A088D">
            <w:pPr>
              <w:jc w:val="center"/>
              <w:rPr>
                <w:rFonts w:ascii="Arial" w:hAnsi="Arial" w:cs="Arial"/>
              </w:rPr>
            </w:pPr>
            <w:r w:rsidRPr="00B36BDD">
              <w:rPr>
                <w:rFonts w:ascii="Arial" w:hAnsi="Arial" w:cs="Arial"/>
              </w:rPr>
              <w:t>3.4-10.66</w:t>
            </w:r>
          </w:p>
        </w:tc>
        <w:tc>
          <w:tcPr>
            <w:tcW w:w="1134" w:type="dxa"/>
            <w:hideMark/>
            <w:tcPrChange w:id="922" w:author="Jinlin Chen" w:date="2022-01-17T15:29:00Z">
              <w:tcPr>
                <w:tcW w:w="1134" w:type="dxa"/>
                <w:hideMark/>
              </w:tcPr>
            </w:tcPrChange>
          </w:tcPr>
          <w:p w14:paraId="33488F98" w14:textId="77777777" w:rsidR="009867B5" w:rsidRPr="00B36BDD" w:rsidRDefault="009867B5" w:rsidP="001A088D">
            <w:pPr>
              <w:jc w:val="center"/>
              <w:rPr>
                <w:rFonts w:ascii="Arial" w:hAnsi="Arial" w:cs="Arial"/>
              </w:rPr>
            </w:pPr>
            <w:r w:rsidRPr="00B36BDD">
              <w:rPr>
                <w:rFonts w:ascii="Arial" w:hAnsi="Arial" w:cs="Arial"/>
              </w:rPr>
              <w:t>0.08</w:t>
            </w:r>
          </w:p>
        </w:tc>
        <w:tc>
          <w:tcPr>
            <w:tcW w:w="1235" w:type="dxa"/>
            <w:hideMark/>
            <w:tcPrChange w:id="923" w:author="Jinlin Chen" w:date="2022-01-17T15:29:00Z">
              <w:tcPr>
                <w:tcW w:w="1235" w:type="dxa"/>
                <w:hideMark/>
              </w:tcPr>
            </w:tcPrChange>
          </w:tcPr>
          <w:p w14:paraId="01B98899" w14:textId="77777777" w:rsidR="009867B5" w:rsidRPr="00B36BDD" w:rsidRDefault="009867B5" w:rsidP="001A088D">
            <w:pPr>
              <w:jc w:val="center"/>
              <w:rPr>
                <w:rFonts w:ascii="Arial" w:hAnsi="Arial" w:cs="Arial"/>
              </w:rPr>
            </w:pPr>
            <w:r w:rsidRPr="00B36BDD">
              <w:rPr>
                <w:rFonts w:ascii="Arial" w:hAnsi="Arial" w:cs="Arial"/>
              </w:rPr>
              <w:t>0.03-0.19</w:t>
            </w:r>
          </w:p>
        </w:tc>
        <w:tc>
          <w:tcPr>
            <w:tcW w:w="1496" w:type="dxa"/>
            <w:hideMark/>
            <w:tcPrChange w:id="924" w:author="Jinlin Chen" w:date="2022-01-17T15:29:00Z">
              <w:tcPr>
                <w:tcW w:w="1496" w:type="dxa"/>
                <w:hideMark/>
              </w:tcPr>
            </w:tcPrChange>
          </w:tcPr>
          <w:p w14:paraId="45BA08E8"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925" w:author="Jinlin Chen" w:date="2022-01-17T15:29:00Z">
              <w:tcPr>
                <w:tcW w:w="847" w:type="dxa"/>
                <w:hideMark/>
              </w:tcPr>
            </w:tcPrChange>
          </w:tcPr>
          <w:p w14:paraId="0CF49663" w14:textId="77777777" w:rsidR="009867B5" w:rsidRPr="00B36BDD" w:rsidRDefault="009867B5" w:rsidP="001A088D">
            <w:pPr>
              <w:jc w:val="center"/>
              <w:rPr>
                <w:rFonts w:ascii="Arial" w:hAnsi="Arial" w:cs="Arial"/>
              </w:rPr>
            </w:pPr>
            <w:r w:rsidRPr="00B36BDD">
              <w:rPr>
                <w:rFonts w:ascii="Arial" w:hAnsi="Arial" w:cs="Arial"/>
              </w:rPr>
              <w:t>0.79</w:t>
            </w:r>
          </w:p>
        </w:tc>
        <w:tc>
          <w:tcPr>
            <w:tcW w:w="1383" w:type="dxa"/>
            <w:hideMark/>
            <w:tcPrChange w:id="926" w:author="Jinlin Chen" w:date="2022-01-17T15:29:00Z">
              <w:tcPr>
                <w:tcW w:w="1266" w:type="dxa"/>
                <w:hideMark/>
              </w:tcPr>
            </w:tcPrChange>
          </w:tcPr>
          <w:p w14:paraId="1E39FFE0" w14:textId="77777777" w:rsidR="009867B5" w:rsidRPr="00B36BDD" w:rsidRDefault="009867B5" w:rsidP="001A088D">
            <w:pPr>
              <w:jc w:val="center"/>
              <w:rPr>
                <w:rFonts w:ascii="Arial" w:hAnsi="Arial" w:cs="Arial"/>
              </w:rPr>
            </w:pPr>
            <w:r w:rsidRPr="00B36BDD">
              <w:rPr>
                <w:rFonts w:ascii="Arial" w:hAnsi="Arial" w:cs="Arial"/>
              </w:rPr>
              <w:t>0.35-1.76</w:t>
            </w:r>
          </w:p>
        </w:tc>
        <w:tc>
          <w:tcPr>
            <w:tcW w:w="2835" w:type="dxa"/>
            <w:hideMark/>
            <w:tcPrChange w:id="927" w:author="Jinlin Chen" w:date="2022-01-17T15:29:00Z">
              <w:tcPr>
                <w:tcW w:w="2527" w:type="dxa"/>
                <w:hideMark/>
              </w:tcPr>
            </w:tcPrChange>
          </w:tcPr>
          <w:p w14:paraId="3219F8C9"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C65688E" w14:textId="77777777" w:rsidTr="00F67A55">
        <w:trPr>
          <w:trHeight w:hRule="exact" w:val="312"/>
          <w:trPrChange w:id="928" w:author="Jinlin Chen" w:date="2022-01-17T15:29:00Z">
            <w:trPr>
              <w:trHeight w:hRule="exact" w:val="312"/>
            </w:trPr>
          </w:trPrChange>
        </w:trPr>
        <w:tc>
          <w:tcPr>
            <w:tcW w:w="1670" w:type="dxa"/>
            <w:vMerge/>
            <w:hideMark/>
            <w:tcPrChange w:id="929" w:author="Jinlin Chen" w:date="2022-01-17T15:29:00Z">
              <w:tcPr>
                <w:tcW w:w="1670" w:type="dxa"/>
                <w:vMerge/>
                <w:hideMark/>
              </w:tcPr>
            </w:tcPrChange>
          </w:tcPr>
          <w:p w14:paraId="64270453" w14:textId="77777777" w:rsidR="009867B5" w:rsidRPr="00B36BDD" w:rsidRDefault="009867B5" w:rsidP="001A088D">
            <w:pPr>
              <w:jc w:val="center"/>
              <w:rPr>
                <w:rFonts w:ascii="Arial" w:hAnsi="Arial" w:cs="Arial"/>
              </w:rPr>
            </w:pPr>
          </w:p>
        </w:tc>
        <w:tc>
          <w:tcPr>
            <w:tcW w:w="1097" w:type="dxa"/>
            <w:vMerge w:val="restart"/>
            <w:hideMark/>
            <w:tcPrChange w:id="930" w:author="Jinlin Chen" w:date="2022-01-17T15:29:00Z">
              <w:tcPr>
                <w:tcW w:w="1097" w:type="dxa"/>
                <w:vMerge w:val="restart"/>
                <w:hideMark/>
              </w:tcPr>
            </w:tcPrChange>
          </w:tcPr>
          <w:p w14:paraId="47DDE0AF" w14:textId="77777777" w:rsidR="009867B5" w:rsidRPr="00B36BDD" w:rsidRDefault="009867B5" w:rsidP="001A088D">
            <w:pPr>
              <w:jc w:val="center"/>
              <w:rPr>
                <w:rFonts w:ascii="Arial" w:hAnsi="Arial" w:cs="Arial"/>
              </w:rPr>
            </w:pPr>
            <w:r w:rsidRPr="00B36BDD">
              <w:rPr>
                <w:rFonts w:ascii="Arial" w:hAnsi="Arial" w:cs="Arial"/>
              </w:rPr>
              <w:t>SUL</w:t>
            </w:r>
          </w:p>
        </w:tc>
        <w:tc>
          <w:tcPr>
            <w:tcW w:w="817" w:type="dxa"/>
            <w:vMerge w:val="restart"/>
            <w:hideMark/>
            <w:tcPrChange w:id="931" w:author="Jinlin Chen" w:date="2022-01-17T15:29:00Z">
              <w:tcPr>
                <w:tcW w:w="817" w:type="dxa"/>
                <w:vMerge w:val="restart"/>
                <w:hideMark/>
              </w:tcPr>
            </w:tcPrChange>
          </w:tcPr>
          <w:p w14:paraId="26016F12" w14:textId="77777777" w:rsidR="009867B5" w:rsidRPr="00B36BDD" w:rsidRDefault="009867B5" w:rsidP="001A088D">
            <w:pPr>
              <w:jc w:val="center"/>
              <w:rPr>
                <w:rFonts w:ascii="Arial" w:hAnsi="Arial" w:cs="Arial"/>
              </w:rPr>
            </w:pPr>
            <w:r w:rsidRPr="00B36BDD">
              <w:rPr>
                <w:rFonts w:ascii="Arial" w:hAnsi="Arial" w:cs="Arial"/>
              </w:rPr>
              <w:t>20.96</w:t>
            </w:r>
          </w:p>
        </w:tc>
        <w:tc>
          <w:tcPr>
            <w:tcW w:w="1803" w:type="dxa"/>
            <w:vMerge w:val="restart"/>
            <w:hideMark/>
            <w:tcPrChange w:id="932" w:author="Jinlin Chen" w:date="2022-01-17T15:29:00Z">
              <w:tcPr>
                <w:tcW w:w="1803" w:type="dxa"/>
                <w:vMerge w:val="restart"/>
                <w:hideMark/>
              </w:tcPr>
            </w:tcPrChange>
          </w:tcPr>
          <w:p w14:paraId="200EC2AF" w14:textId="77777777" w:rsidR="009867B5" w:rsidRPr="00B36BDD" w:rsidRDefault="009867B5" w:rsidP="001A088D">
            <w:pPr>
              <w:jc w:val="center"/>
              <w:rPr>
                <w:rFonts w:ascii="Arial" w:hAnsi="Arial" w:cs="Arial"/>
              </w:rPr>
            </w:pPr>
            <w:r w:rsidRPr="00B36BDD">
              <w:rPr>
                <w:rFonts w:ascii="Arial" w:hAnsi="Arial" w:cs="Arial"/>
              </w:rPr>
              <w:t>14.27-31.13</w:t>
            </w:r>
          </w:p>
        </w:tc>
        <w:tc>
          <w:tcPr>
            <w:tcW w:w="1134" w:type="dxa"/>
            <w:vMerge w:val="restart"/>
            <w:hideMark/>
            <w:tcPrChange w:id="933" w:author="Jinlin Chen" w:date="2022-01-17T15:29:00Z">
              <w:tcPr>
                <w:tcW w:w="1134" w:type="dxa"/>
                <w:vMerge w:val="restart"/>
                <w:hideMark/>
              </w:tcPr>
            </w:tcPrChange>
          </w:tcPr>
          <w:p w14:paraId="714F6F70" w14:textId="77777777" w:rsidR="009867B5" w:rsidRPr="00B36BDD" w:rsidRDefault="009867B5" w:rsidP="001A088D">
            <w:pPr>
              <w:jc w:val="center"/>
              <w:rPr>
                <w:rFonts w:ascii="Arial" w:hAnsi="Arial" w:cs="Arial"/>
              </w:rPr>
            </w:pPr>
            <w:r w:rsidRPr="00B36BDD">
              <w:rPr>
                <w:rFonts w:ascii="Arial" w:hAnsi="Arial" w:cs="Arial"/>
              </w:rPr>
              <w:t>0.25</w:t>
            </w:r>
          </w:p>
        </w:tc>
        <w:tc>
          <w:tcPr>
            <w:tcW w:w="1235" w:type="dxa"/>
            <w:vMerge w:val="restart"/>
            <w:hideMark/>
            <w:tcPrChange w:id="934" w:author="Jinlin Chen" w:date="2022-01-17T15:29:00Z">
              <w:tcPr>
                <w:tcW w:w="1235" w:type="dxa"/>
                <w:vMerge w:val="restart"/>
                <w:hideMark/>
              </w:tcPr>
            </w:tcPrChange>
          </w:tcPr>
          <w:p w14:paraId="0F7320EA" w14:textId="77777777" w:rsidR="009867B5" w:rsidRPr="00B36BDD" w:rsidRDefault="009867B5" w:rsidP="001A088D">
            <w:pPr>
              <w:jc w:val="center"/>
              <w:rPr>
                <w:rFonts w:ascii="Arial" w:hAnsi="Arial" w:cs="Arial"/>
              </w:rPr>
            </w:pPr>
            <w:r w:rsidRPr="00B36BDD">
              <w:rPr>
                <w:rFonts w:ascii="Arial" w:hAnsi="Arial" w:cs="Arial"/>
              </w:rPr>
              <w:t>0.14-0.44</w:t>
            </w:r>
          </w:p>
        </w:tc>
        <w:tc>
          <w:tcPr>
            <w:tcW w:w="1496" w:type="dxa"/>
            <w:hideMark/>
            <w:tcPrChange w:id="935" w:author="Jinlin Chen" w:date="2022-01-17T15:29:00Z">
              <w:tcPr>
                <w:tcW w:w="1496" w:type="dxa"/>
                <w:hideMark/>
              </w:tcPr>
            </w:tcPrChange>
          </w:tcPr>
          <w:p w14:paraId="4EC262FC"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936" w:author="Jinlin Chen" w:date="2022-01-17T15:29:00Z">
              <w:tcPr>
                <w:tcW w:w="847" w:type="dxa"/>
                <w:hideMark/>
              </w:tcPr>
            </w:tcPrChange>
          </w:tcPr>
          <w:p w14:paraId="125C3D4F" w14:textId="77777777" w:rsidR="009867B5" w:rsidRPr="00B36BDD" w:rsidRDefault="009867B5" w:rsidP="001A088D">
            <w:pPr>
              <w:jc w:val="center"/>
              <w:rPr>
                <w:rFonts w:ascii="Arial" w:hAnsi="Arial" w:cs="Arial"/>
              </w:rPr>
            </w:pPr>
            <w:r w:rsidRPr="00B36BDD">
              <w:rPr>
                <w:rFonts w:ascii="Arial" w:hAnsi="Arial" w:cs="Arial"/>
              </w:rPr>
              <w:t>0.41</w:t>
            </w:r>
          </w:p>
        </w:tc>
        <w:tc>
          <w:tcPr>
            <w:tcW w:w="1383" w:type="dxa"/>
            <w:hideMark/>
            <w:tcPrChange w:id="937" w:author="Jinlin Chen" w:date="2022-01-17T15:29:00Z">
              <w:tcPr>
                <w:tcW w:w="1266" w:type="dxa"/>
                <w:hideMark/>
              </w:tcPr>
            </w:tcPrChange>
          </w:tcPr>
          <w:p w14:paraId="77A8B86B" w14:textId="77777777" w:rsidR="009867B5" w:rsidRPr="00B36BDD" w:rsidRDefault="009867B5" w:rsidP="001A088D">
            <w:pPr>
              <w:jc w:val="center"/>
              <w:rPr>
                <w:rFonts w:ascii="Arial" w:hAnsi="Arial" w:cs="Arial"/>
              </w:rPr>
            </w:pPr>
            <w:r w:rsidRPr="00B36BDD">
              <w:rPr>
                <w:rFonts w:ascii="Arial" w:hAnsi="Arial" w:cs="Arial"/>
              </w:rPr>
              <w:t>0.19-0.67</w:t>
            </w:r>
          </w:p>
        </w:tc>
        <w:tc>
          <w:tcPr>
            <w:tcW w:w="2835" w:type="dxa"/>
            <w:hideMark/>
            <w:tcPrChange w:id="938" w:author="Jinlin Chen" w:date="2022-01-17T15:29:00Z">
              <w:tcPr>
                <w:tcW w:w="2527" w:type="dxa"/>
                <w:hideMark/>
              </w:tcPr>
            </w:tcPrChange>
          </w:tcPr>
          <w:p w14:paraId="1EB7CDF8"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7604898" w14:textId="77777777" w:rsidTr="00F67A55">
        <w:trPr>
          <w:trHeight w:hRule="exact" w:val="312"/>
          <w:trPrChange w:id="939" w:author="Jinlin Chen" w:date="2022-01-17T15:29:00Z">
            <w:trPr>
              <w:trHeight w:hRule="exact" w:val="312"/>
            </w:trPr>
          </w:trPrChange>
        </w:trPr>
        <w:tc>
          <w:tcPr>
            <w:tcW w:w="1670" w:type="dxa"/>
            <w:vMerge/>
            <w:hideMark/>
            <w:tcPrChange w:id="940" w:author="Jinlin Chen" w:date="2022-01-17T15:29:00Z">
              <w:tcPr>
                <w:tcW w:w="1670" w:type="dxa"/>
                <w:vMerge/>
                <w:hideMark/>
              </w:tcPr>
            </w:tcPrChange>
          </w:tcPr>
          <w:p w14:paraId="2968D1AD" w14:textId="77777777" w:rsidR="009867B5" w:rsidRPr="00B36BDD" w:rsidRDefault="009867B5" w:rsidP="001A088D">
            <w:pPr>
              <w:jc w:val="center"/>
              <w:rPr>
                <w:rFonts w:ascii="Arial" w:hAnsi="Arial" w:cs="Arial"/>
              </w:rPr>
            </w:pPr>
          </w:p>
        </w:tc>
        <w:tc>
          <w:tcPr>
            <w:tcW w:w="1097" w:type="dxa"/>
            <w:vMerge/>
            <w:hideMark/>
            <w:tcPrChange w:id="941" w:author="Jinlin Chen" w:date="2022-01-17T15:29:00Z">
              <w:tcPr>
                <w:tcW w:w="1097" w:type="dxa"/>
                <w:vMerge/>
                <w:hideMark/>
              </w:tcPr>
            </w:tcPrChange>
          </w:tcPr>
          <w:p w14:paraId="35409544" w14:textId="77777777" w:rsidR="009867B5" w:rsidRPr="00B36BDD" w:rsidRDefault="009867B5" w:rsidP="001A088D">
            <w:pPr>
              <w:jc w:val="center"/>
              <w:rPr>
                <w:rFonts w:ascii="Arial" w:hAnsi="Arial" w:cs="Arial"/>
              </w:rPr>
            </w:pPr>
          </w:p>
        </w:tc>
        <w:tc>
          <w:tcPr>
            <w:tcW w:w="817" w:type="dxa"/>
            <w:vMerge/>
            <w:hideMark/>
            <w:tcPrChange w:id="942" w:author="Jinlin Chen" w:date="2022-01-17T15:29:00Z">
              <w:tcPr>
                <w:tcW w:w="817" w:type="dxa"/>
                <w:vMerge/>
                <w:hideMark/>
              </w:tcPr>
            </w:tcPrChange>
          </w:tcPr>
          <w:p w14:paraId="09AB2D1F" w14:textId="77777777" w:rsidR="009867B5" w:rsidRPr="00B36BDD" w:rsidRDefault="009867B5" w:rsidP="001A088D">
            <w:pPr>
              <w:jc w:val="center"/>
              <w:rPr>
                <w:rFonts w:ascii="Arial" w:hAnsi="Arial" w:cs="Arial"/>
              </w:rPr>
            </w:pPr>
          </w:p>
        </w:tc>
        <w:tc>
          <w:tcPr>
            <w:tcW w:w="1803" w:type="dxa"/>
            <w:vMerge/>
            <w:hideMark/>
            <w:tcPrChange w:id="943" w:author="Jinlin Chen" w:date="2022-01-17T15:29:00Z">
              <w:tcPr>
                <w:tcW w:w="1803" w:type="dxa"/>
                <w:vMerge/>
                <w:hideMark/>
              </w:tcPr>
            </w:tcPrChange>
          </w:tcPr>
          <w:p w14:paraId="06EEA275" w14:textId="77777777" w:rsidR="009867B5" w:rsidRPr="00B36BDD" w:rsidRDefault="009867B5" w:rsidP="001A088D">
            <w:pPr>
              <w:jc w:val="center"/>
              <w:rPr>
                <w:rFonts w:ascii="Arial" w:hAnsi="Arial" w:cs="Arial"/>
              </w:rPr>
            </w:pPr>
          </w:p>
        </w:tc>
        <w:tc>
          <w:tcPr>
            <w:tcW w:w="1134" w:type="dxa"/>
            <w:vMerge/>
            <w:hideMark/>
            <w:tcPrChange w:id="944" w:author="Jinlin Chen" w:date="2022-01-17T15:29:00Z">
              <w:tcPr>
                <w:tcW w:w="1134" w:type="dxa"/>
                <w:vMerge/>
                <w:hideMark/>
              </w:tcPr>
            </w:tcPrChange>
          </w:tcPr>
          <w:p w14:paraId="0BDB0BB8" w14:textId="77777777" w:rsidR="009867B5" w:rsidRPr="00B36BDD" w:rsidRDefault="009867B5" w:rsidP="001A088D">
            <w:pPr>
              <w:jc w:val="center"/>
              <w:rPr>
                <w:rFonts w:ascii="Arial" w:hAnsi="Arial" w:cs="Arial"/>
              </w:rPr>
            </w:pPr>
          </w:p>
        </w:tc>
        <w:tc>
          <w:tcPr>
            <w:tcW w:w="1235" w:type="dxa"/>
            <w:vMerge/>
            <w:hideMark/>
            <w:tcPrChange w:id="945" w:author="Jinlin Chen" w:date="2022-01-17T15:29:00Z">
              <w:tcPr>
                <w:tcW w:w="1235" w:type="dxa"/>
                <w:vMerge/>
                <w:hideMark/>
              </w:tcPr>
            </w:tcPrChange>
          </w:tcPr>
          <w:p w14:paraId="6D5D4192" w14:textId="77777777" w:rsidR="009867B5" w:rsidRPr="00B36BDD" w:rsidRDefault="009867B5" w:rsidP="001A088D">
            <w:pPr>
              <w:jc w:val="center"/>
              <w:rPr>
                <w:rFonts w:ascii="Arial" w:hAnsi="Arial" w:cs="Arial"/>
              </w:rPr>
            </w:pPr>
          </w:p>
        </w:tc>
        <w:tc>
          <w:tcPr>
            <w:tcW w:w="1496" w:type="dxa"/>
            <w:hideMark/>
            <w:tcPrChange w:id="946" w:author="Jinlin Chen" w:date="2022-01-17T15:29:00Z">
              <w:tcPr>
                <w:tcW w:w="1496" w:type="dxa"/>
                <w:hideMark/>
              </w:tcPr>
            </w:tcPrChange>
          </w:tcPr>
          <w:p w14:paraId="2DA972EE"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Change w:id="947" w:author="Jinlin Chen" w:date="2022-01-17T15:29:00Z">
              <w:tcPr>
                <w:tcW w:w="847" w:type="dxa"/>
                <w:hideMark/>
              </w:tcPr>
            </w:tcPrChange>
          </w:tcPr>
          <w:p w14:paraId="58AAD5B9" w14:textId="77777777" w:rsidR="009867B5" w:rsidRPr="00B36BDD" w:rsidRDefault="009867B5" w:rsidP="001A088D">
            <w:pPr>
              <w:jc w:val="center"/>
              <w:rPr>
                <w:rFonts w:ascii="Arial" w:hAnsi="Arial" w:cs="Arial"/>
              </w:rPr>
            </w:pPr>
            <w:r w:rsidRPr="00B36BDD">
              <w:rPr>
                <w:rFonts w:ascii="Arial" w:hAnsi="Arial" w:cs="Arial"/>
              </w:rPr>
              <w:t>1.05</w:t>
            </w:r>
          </w:p>
        </w:tc>
        <w:tc>
          <w:tcPr>
            <w:tcW w:w="1383" w:type="dxa"/>
            <w:hideMark/>
            <w:tcPrChange w:id="948" w:author="Jinlin Chen" w:date="2022-01-17T15:29:00Z">
              <w:tcPr>
                <w:tcW w:w="1266" w:type="dxa"/>
                <w:hideMark/>
              </w:tcPr>
            </w:tcPrChange>
          </w:tcPr>
          <w:p w14:paraId="2CD5FC11" w14:textId="77777777" w:rsidR="009867B5" w:rsidRPr="00B36BDD" w:rsidRDefault="009867B5" w:rsidP="001A088D">
            <w:pPr>
              <w:jc w:val="center"/>
              <w:rPr>
                <w:rFonts w:ascii="Arial" w:hAnsi="Arial" w:cs="Arial"/>
              </w:rPr>
            </w:pPr>
            <w:r w:rsidRPr="00B36BDD">
              <w:rPr>
                <w:rFonts w:ascii="Arial" w:hAnsi="Arial" w:cs="Arial"/>
              </w:rPr>
              <w:t>0.71-1.53</w:t>
            </w:r>
          </w:p>
        </w:tc>
        <w:tc>
          <w:tcPr>
            <w:tcW w:w="2835" w:type="dxa"/>
            <w:hideMark/>
            <w:tcPrChange w:id="949" w:author="Jinlin Chen" w:date="2022-01-17T15:29:00Z">
              <w:tcPr>
                <w:tcW w:w="2527" w:type="dxa"/>
                <w:hideMark/>
              </w:tcPr>
            </w:tcPrChange>
          </w:tcPr>
          <w:p w14:paraId="2833D432" w14:textId="77777777" w:rsidR="009867B5" w:rsidRPr="00B36BDD" w:rsidRDefault="009867B5" w:rsidP="001A088D">
            <w:pPr>
              <w:jc w:val="center"/>
              <w:rPr>
                <w:rFonts w:ascii="Arial" w:hAnsi="Arial" w:cs="Arial"/>
              </w:rPr>
            </w:pPr>
            <w:r w:rsidRPr="00B36BDD">
              <w:rPr>
                <w:rFonts w:ascii="Arial" w:hAnsi="Arial" w:cs="Arial"/>
              </w:rPr>
              <w:t>unstable coexistence</w:t>
            </w:r>
          </w:p>
        </w:tc>
      </w:tr>
      <w:tr w:rsidR="009867B5" w:rsidRPr="00B36BDD" w14:paraId="2CBDE8EB" w14:textId="77777777" w:rsidTr="00F67A55">
        <w:trPr>
          <w:trHeight w:hRule="exact" w:val="312"/>
          <w:trPrChange w:id="950" w:author="Jinlin Chen" w:date="2022-01-17T15:29:00Z">
            <w:trPr>
              <w:trHeight w:hRule="exact" w:val="312"/>
            </w:trPr>
          </w:trPrChange>
        </w:trPr>
        <w:tc>
          <w:tcPr>
            <w:tcW w:w="1670" w:type="dxa"/>
            <w:vMerge w:val="restart"/>
            <w:hideMark/>
            <w:tcPrChange w:id="951" w:author="Jinlin Chen" w:date="2022-01-17T15:29:00Z">
              <w:tcPr>
                <w:tcW w:w="1670" w:type="dxa"/>
                <w:vMerge w:val="restart"/>
                <w:hideMark/>
              </w:tcPr>
            </w:tcPrChange>
          </w:tcPr>
          <w:p w14:paraId="73CDE587" w14:textId="77777777" w:rsidR="009867B5" w:rsidRPr="00B36BDD" w:rsidRDefault="009867B5" w:rsidP="001A088D">
            <w:pPr>
              <w:jc w:val="center"/>
              <w:rPr>
                <w:rFonts w:ascii="Arial" w:hAnsi="Arial" w:cs="Arial"/>
              </w:rPr>
            </w:pPr>
            <w:r>
              <w:rPr>
                <w:rFonts w:ascii="Arial" w:hAnsi="Arial" w:cs="Arial"/>
              </w:rPr>
              <w:t>Lowland</w:t>
            </w:r>
          </w:p>
        </w:tc>
        <w:tc>
          <w:tcPr>
            <w:tcW w:w="1097" w:type="dxa"/>
            <w:vMerge w:val="restart"/>
            <w:hideMark/>
            <w:tcPrChange w:id="952" w:author="Jinlin Chen" w:date="2022-01-17T15:29:00Z">
              <w:tcPr>
                <w:tcW w:w="1097" w:type="dxa"/>
                <w:vMerge w:val="restart"/>
                <w:hideMark/>
              </w:tcPr>
            </w:tcPrChange>
          </w:tcPr>
          <w:p w14:paraId="3CEB64FA" w14:textId="77777777" w:rsidR="009867B5" w:rsidRPr="00B36BDD" w:rsidRDefault="009867B5" w:rsidP="001A088D">
            <w:pPr>
              <w:jc w:val="center"/>
              <w:rPr>
                <w:rFonts w:ascii="Arial" w:hAnsi="Arial" w:cs="Arial"/>
              </w:rPr>
            </w:pPr>
            <w:r w:rsidRPr="00B36BDD">
              <w:rPr>
                <w:rFonts w:ascii="Arial" w:hAnsi="Arial" w:cs="Arial"/>
              </w:rPr>
              <w:t>BIP</w:t>
            </w:r>
          </w:p>
        </w:tc>
        <w:tc>
          <w:tcPr>
            <w:tcW w:w="817" w:type="dxa"/>
            <w:vMerge w:val="restart"/>
            <w:hideMark/>
            <w:tcPrChange w:id="953" w:author="Jinlin Chen" w:date="2022-01-17T15:29:00Z">
              <w:tcPr>
                <w:tcW w:w="817" w:type="dxa"/>
                <w:vMerge w:val="restart"/>
                <w:hideMark/>
              </w:tcPr>
            </w:tcPrChange>
          </w:tcPr>
          <w:p w14:paraId="2D8DAB41" w14:textId="77777777" w:rsidR="009867B5" w:rsidRPr="00B36BDD" w:rsidRDefault="009867B5" w:rsidP="001A088D">
            <w:pPr>
              <w:jc w:val="center"/>
              <w:rPr>
                <w:rFonts w:ascii="Arial" w:hAnsi="Arial" w:cs="Arial"/>
              </w:rPr>
            </w:pPr>
            <w:r w:rsidRPr="00B36BDD">
              <w:rPr>
                <w:rFonts w:ascii="Arial" w:hAnsi="Arial" w:cs="Arial"/>
              </w:rPr>
              <w:t>15.35</w:t>
            </w:r>
          </w:p>
        </w:tc>
        <w:tc>
          <w:tcPr>
            <w:tcW w:w="1803" w:type="dxa"/>
            <w:vMerge w:val="restart"/>
            <w:hideMark/>
            <w:tcPrChange w:id="954" w:author="Jinlin Chen" w:date="2022-01-17T15:29:00Z">
              <w:tcPr>
                <w:tcW w:w="1803" w:type="dxa"/>
                <w:vMerge w:val="restart"/>
                <w:hideMark/>
              </w:tcPr>
            </w:tcPrChange>
          </w:tcPr>
          <w:p w14:paraId="2EEFADB0" w14:textId="77777777" w:rsidR="009867B5" w:rsidRPr="00B36BDD" w:rsidRDefault="009867B5" w:rsidP="001A088D">
            <w:pPr>
              <w:jc w:val="center"/>
              <w:rPr>
                <w:rFonts w:ascii="Arial" w:hAnsi="Arial" w:cs="Arial"/>
              </w:rPr>
            </w:pPr>
            <w:r w:rsidRPr="00B36BDD">
              <w:rPr>
                <w:rFonts w:ascii="Arial" w:hAnsi="Arial" w:cs="Arial"/>
              </w:rPr>
              <w:t>12.51-19.05</w:t>
            </w:r>
          </w:p>
        </w:tc>
        <w:tc>
          <w:tcPr>
            <w:tcW w:w="1134" w:type="dxa"/>
            <w:vMerge w:val="restart"/>
            <w:hideMark/>
            <w:tcPrChange w:id="955" w:author="Jinlin Chen" w:date="2022-01-17T15:29:00Z">
              <w:tcPr>
                <w:tcW w:w="1134" w:type="dxa"/>
                <w:vMerge w:val="restart"/>
                <w:hideMark/>
              </w:tcPr>
            </w:tcPrChange>
          </w:tcPr>
          <w:p w14:paraId="3BE700F2" w14:textId="77777777" w:rsidR="009867B5" w:rsidRPr="00B36BDD" w:rsidRDefault="009867B5" w:rsidP="001A088D">
            <w:pPr>
              <w:jc w:val="center"/>
              <w:rPr>
                <w:rFonts w:ascii="Arial" w:hAnsi="Arial" w:cs="Arial"/>
              </w:rPr>
            </w:pPr>
            <w:r w:rsidRPr="00B36BDD">
              <w:rPr>
                <w:rFonts w:ascii="Arial" w:hAnsi="Arial" w:cs="Arial"/>
              </w:rPr>
              <w:t>0.07</w:t>
            </w:r>
          </w:p>
        </w:tc>
        <w:tc>
          <w:tcPr>
            <w:tcW w:w="1235" w:type="dxa"/>
            <w:vMerge w:val="restart"/>
            <w:hideMark/>
            <w:tcPrChange w:id="956" w:author="Jinlin Chen" w:date="2022-01-17T15:29:00Z">
              <w:tcPr>
                <w:tcW w:w="1235" w:type="dxa"/>
                <w:vMerge w:val="restart"/>
                <w:hideMark/>
              </w:tcPr>
            </w:tcPrChange>
          </w:tcPr>
          <w:p w14:paraId="281C0CBF" w14:textId="77777777" w:rsidR="009867B5" w:rsidRPr="00B36BDD" w:rsidRDefault="009867B5" w:rsidP="001A088D">
            <w:pPr>
              <w:jc w:val="center"/>
              <w:rPr>
                <w:rFonts w:ascii="Arial" w:hAnsi="Arial" w:cs="Arial"/>
              </w:rPr>
            </w:pPr>
            <w:r w:rsidRPr="00B36BDD">
              <w:rPr>
                <w:rFonts w:ascii="Arial" w:hAnsi="Arial" w:cs="Arial"/>
              </w:rPr>
              <w:t>0.05-0.11</w:t>
            </w:r>
          </w:p>
        </w:tc>
        <w:tc>
          <w:tcPr>
            <w:tcW w:w="1496" w:type="dxa"/>
            <w:hideMark/>
            <w:tcPrChange w:id="957" w:author="Jinlin Chen" w:date="2022-01-17T15:29:00Z">
              <w:tcPr>
                <w:tcW w:w="1496" w:type="dxa"/>
                <w:hideMark/>
              </w:tcPr>
            </w:tcPrChange>
          </w:tcPr>
          <w:p w14:paraId="5721C424"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Change w:id="958" w:author="Jinlin Chen" w:date="2022-01-17T15:29:00Z">
              <w:tcPr>
                <w:tcW w:w="847" w:type="dxa"/>
                <w:hideMark/>
              </w:tcPr>
            </w:tcPrChange>
          </w:tcPr>
          <w:p w14:paraId="456E813A" w14:textId="77777777" w:rsidR="009867B5" w:rsidRPr="00B36BDD" w:rsidRDefault="009867B5" w:rsidP="001A088D">
            <w:pPr>
              <w:jc w:val="center"/>
              <w:rPr>
                <w:rFonts w:ascii="Arial" w:hAnsi="Arial" w:cs="Arial"/>
              </w:rPr>
            </w:pPr>
            <w:r w:rsidRPr="00B36BDD">
              <w:rPr>
                <w:rFonts w:ascii="Arial" w:hAnsi="Arial" w:cs="Arial"/>
              </w:rPr>
              <w:t>0.29</w:t>
            </w:r>
          </w:p>
        </w:tc>
        <w:tc>
          <w:tcPr>
            <w:tcW w:w="1383" w:type="dxa"/>
            <w:hideMark/>
            <w:tcPrChange w:id="959" w:author="Jinlin Chen" w:date="2022-01-17T15:29:00Z">
              <w:tcPr>
                <w:tcW w:w="1266" w:type="dxa"/>
                <w:hideMark/>
              </w:tcPr>
            </w:tcPrChange>
          </w:tcPr>
          <w:p w14:paraId="3B607A58" w14:textId="77777777" w:rsidR="009867B5" w:rsidRPr="00B36BDD" w:rsidRDefault="009867B5" w:rsidP="001A088D">
            <w:pPr>
              <w:jc w:val="center"/>
              <w:rPr>
                <w:rFonts w:ascii="Arial" w:hAnsi="Arial" w:cs="Arial"/>
              </w:rPr>
            </w:pPr>
            <w:r w:rsidRPr="00B36BDD">
              <w:rPr>
                <w:rFonts w:ascii="Arial" w:hAnsi="Arial" w:cs="Arial"/>
              </w:rPr>
              <w:t>0.07-0.63</w:t>
            </w:r>
          </w:p>
        </w:tc>
        <w:tc>
          <w:tcPr>
            <w:tcW w:w="2835" w:type="dxa"/>
            <w:hideMark/>
            <w:tcPrChange w:id="960" w:author="Jinlin Chen" w:date="2022-01-17T15:29:00Z">
              <w:tcPr>
                <w:tcW w:w="2527" w:type="dxa"/>
                <w:hideMark/>
              </w:tcPr>
            </w:tcPrChange>
          </w:tcPr>
          <w:p w14:paraId="7F424780"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D5C182C" w14:textId="77777777" w:rsidTr="00F67A55">
        <w:trPr>
          <w:trHeight w:hRule="exact" w:val="312"/>
          <w:trPrChange w:id="961" w:author="Jinlin Chen" w:date="2022-01-17T15:29:00Z">
            <w:trPr>
              <w:trHeight w:hRule="exact" w:val="312"/>
            </w:trPr>
          </w:trPrChange>
        </w:trPr>
        <w:tc>
          <w:tcPr>
            <w:tcW w:w="1670" w:type="dxa"/>
            <w:vMerge/>
            <w:hideMark/>
            <w:tcPrChange w:id="962" w:author="Jinlin Chen" w:date="2022-01-17T15:29:00Z">
              <w:tcPr>
                <w:tcW w:w="1670" w:type="dxa"/>
                <w:vMerge/>
                <w:hideMark/>
              </w:tcPr>
            </w:tcPrChange>
          </w:tcPr>
          <w:p w14:paraId="0C9D5D1C" w14:textId="77777777" w:rsidR="009867B5" w:rsidRPr="00B36BDD" w:rsidRDefault="009867B5" w:rsidP="001A088D">
            <w:pPr>
              <w:jc w:val="center"/>
              <w:rPr>
                <w:rFonts w:ascii="Arial" w:hAnsi="Arial" w:cs="Arial"/>
              </w:rPr>
            </w:pPr>
          </w:p>
        </w:tc>
        <w:tc>
          <w:tcPr>
            <w:tcW w:w="1097" w:type="dxa"/>
            <w:vMerge/>
            <w:hideMark/>
            <w:tcPrChange w:id="963" w:author="Jinlin Chen" w:date="2022-01-17T15:29:00Z">
              <w:tcPr>
                <w:tcW w:w="1097" w:type="dxa"/>
                <w:vMerge/>
                <w:hideMark/>
              </w:tcPr>
            </w:tcPrChange>
          </w:tcPr>
          <w:p w14:paraId="0C09B791" w14:textId="77777777" w:rsidR="009867B5" w:rsidRPr="00B36BDD" w:rsidRDefault="009867B5" w:rsidP="001A088D">
            <w:pPr>
              <w:jc w:val="center"/>
              <w:rPr>
                <w:rFonts w:ascii="Arial" w:hAnsi="Arial" w:cs="Arial"/>
              </w:rPr>
            </w:pPr>
          </w:p>
        </w:tc>
        <w:tc>
          <w:tcPr>
            <w:tcW w:w="817" w:type="dxa"/>
            <w:vMerge/>
            <w:hideMark/>
            <w:tcPrChange w:id="964" w:author="Jinlin Chen" w:date="2022-01-17T15:29:00Z">
              <w:tcPr>
                <w:tcW w:w="817" w:type="dxa"/>
                <w:vMerge/>
                <w:hideMark/>
              </w:tcPr>
            </w:tcPrChange>
          </w:tcPr>
          <w:p w14:paraId="6BD3F896" w14:textId="77777777" w:rsidR="009867B5" w:rsidRPr="00B36BDD" w:rsidRDefault="009867B5" w:rsidP="001A088D">
            <w:pPr>
              <w:jc w:val="center"/>
              <w:rPr>
                <w:rFonts w:ascii="Arial" w:hAnsi="Arial" w:cs="Arial"/>
              </w:rPr>
            </w:pPr>
          </w:p>
        </w:tc>
        <w:tc>
          <w:tcPr>
            <w:tcW w:w="1803" w:type="dxa"/>
            <w:vMerge/>
            <w:hideMark/>
            <w:tcPrChange w:id="965" w:author="Jinlin Chen" w:date="2022-01-17T15:29:00Z">
              <w:tcPr>
                <w:tcW w:w="1803" w:type="dxa"/>
                <w:vMerge/>
                <w:hideMark/>
              </w:tcPr>
            </w:tcPrChange>
          </w:tcPr>
          <w:p w14:paraId="3DF47433" w14:textId="77777777" w:rsidR="009867B5" w:rsidRPr="00B36BDD" w:rsidRDefault="009867B5" w:rsidP="001A088D">
            <w:pPr>
              <w:jc w:val="center"/>
              <w:rPr>
                <w:rFonts w:ascii="Arial" w:hAnsi="Arial" w:cs="Arial"/>
              </w:rPr>
            </w:pPr>
          </w:p>
        </w:tc>
        <w:tc>
          <w:tcPr>
            <w:tcW w:w="1134" w:type="dxa"/>
            <w:vMerge/>
            <w:hideMark/>
            <w:tcPrChange w:id="966" w:author="Jinlin Chen" w:date="2022-01-17T15:29:00Z">
              <w:tcPr>
                <w:tcW w:w="1134" w:type="dxa"/>
                <w:vMerge/>
                <w:hideMark/>
              </w:tcPr>
            </w:tcPrChange>
          </w:tcPr>
          <w:p w14:paraId="661A9CF8" w14:textId="77777777" w:rsidR="009867B5" w:rsidRPr="00B36BDD" w:rsidRDefault="009867B5" w:rsidP="001A088D">
            <w:pPr>
              <w:jc w:val="center"/>
              <w:rPr>
                <w:rFonts w:ascii="Arial" w:hAnsi="Arial" w:cs="Arial"/>
              </w:rPr>
            </w:pPr>
          </w:p>
        </w:tc>
        <w:tc>
          <w:tcPr>
            <w:tcW w:w="1235" w:type="dxa"/>
            <w:vMerge/>
            <w:hideMark/>
            <w:tcPrChange w:id="967" w:author="Jinlin Chen" w:date="2022-01-17T15:29:00Z">
              <w:tcPr>
                <w:tcW w:w="1235" w:type="dxa"/>
                <w:vMerge/>
                <w:hideMark/>
              </w:tcPr>
            </w:tcPrChange>
          </w:tcPr>
          <w:p w14:paraId="2604CB22" w14:textId="77777777" w:rsidR="009867B5" w:rsidRPr="00B36BDD" w:rsidRDefault="009867B5" w:rsidP="001A088D">
            <w:pPr>
              <w:jc w:val="center"/>
              <w:rPr>
                <w:rFonts w:ascii="Arial" w:hAnsi="Arial" w:cs="Arial"/>
              </w:rPr>
            </w:pPr>
          </w:p>
        </w:tc>
        <w:tc>
          <w:tcPr>
            <w:tcW w:w="1496" w:type="dxa"/>
            <w:hideMark/>
            <w:tcPrChange w:id="968" w:author="Jinlin Chen" w:date="2022-01-17T15:29:00Z">
              <w:tcPr>
                <w:tcW w:w="1496" w:type="dxa"/>
                <w:hideMark/>
              </w:tcPr>
            </w:tcPrChange>
          </w:tcPr>
          <w:p w14:paraId="20F1A68E"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Change w:id="969" w:author="Jinlin Chen" w:date="2022-01-17T15:29:00Z">
              <w:tcPr>
                <w:tcW w:w="847" w:type="dxa"/>
                <w:hideMark/>
              </w:tcPr>
            </w:tcPrChange>
          </w:tcPr>
          <w:p w14:paraId="718F48D6" w14:textId="77777777" w:rsidR="009867B5" w:rsidRPr="00B36BDD" w:rsidRDefault="009867B5" w:rsidP="001A088D">
            <w:pPr>
              <w:jc w:val="center"/>
              <w:rPr>
                <w:rFonts w:ascii="Arial" w:hAnsi="Arial" w:cs="Arial"/>
              </w:rPr>
            </w:pPr>
            <w:r w:rsidRPr="00B36BDD">
              <w:rPr>
                <w:rFonts w:ascii="Arial" w:hAnsi="Arial" w:cs="Arial"/>
              </w:rPr>
              <w:t>0.87</w:t>
            </w:r>
          </w:p>
        </w:tc>
        <w:tc>
          <w:tcPr>
            <w:tcW w:w="1383" w:type="dxa"/>
            <w:hideMark/>
            <w:tcPrChange w:id="970" w:author="Jinlin Chen" w:date="2022-01-17T15:29:00Z">
              <w:tcPr>
                <w:tcW w:w="1266" w:type="dxa"/>
                <w:hideMark/>
              </w:tcPr>
            </w:tcPrChange>
          </w:tcPr>
          <w:p w14:paraId="20EA1CE0" w14:textId="77777777" w:rsidR="009867B5" w:rsidRPr="00B36BDD" w:rsidRDefault="009867B5" w:rsidP="001A088D">
            <w:pPr>
              <w:jc w:val="center"/>
              <w:rPr>
                <w:rFonts w:ascii="Arial" w:hAnsi="Arial" w:cs="Arial"/>
              </w:rPr>
            </w:pPr>
            <w:r w:rsidRPr="00B36BDD">
              <w:rPr>
                <w:rFonts w:ascii="Arial" w:hAnsi="Arial" w:cs="Arial"/>
              </w:rPr>
              <w:t>0.54-1.35</w:t>
            </w:r>
          </w:p>
        </w:tc>
        <w:tc>
          <w:tcPr>
            <w:tcW w:w="2835" w:type="dxa"/>
            <w:hideMark/>
            <w:tcPrChange w:id="971" w:author="Jinlin Chen" w:date="2022-01-17T15:29:00Z">
              <w:tcPr>
                <w:tcW w:w="2527" w:type="dxa"/>
                <w:hideMark/>
              </w:tcPr>
            </w:tcPrChange>
          </w:tcPr>
          <w:p w14:paraId="50627CD7"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025644D" w14:textId="77777777" w:rsidTr="00F67A55">
        <w:trPr>
          <w:trHeight w:hRule="exact" w:val="312"/>
          <w:trPrChange w:id="972" w:author="Jinlin Chen" w:date="2022-01-17T15:29:00Z">
            <w:trPr>
              <w:trHeight w:hRule="exact" w:val="312"/>
            </w:trPr>
          </w:trPrChange>
        </w:trPr>
        <w:tc>
          <w:tcPr>
            <w:tcW w:w="1670" w:type="dxa"/>
            <w:vMerge/>
            <w:hideMark/>
            <w:tcPrChange w:id="973" w:author="Jinlin Chen" w:date="2022-01-17T15:29:00Z">
              <w:tcPr>
                <w:tcW w:w="1670" w:type="dxa"/>
                <w:vMerge/>
                <w:hideMark/>
              </w:tcPr>
            </w:tcPrChange>
          </w:tcPr>
          <w:p w14:paraId="0118488C" w14:textId="77777777" w:rsidR="009867B5" w:rsidRPr="00B36BDD" w:rsidRDefault="009867B5" w:rsidP="001A088D">
            <w:pPr>
              <w:jc w:val="center"/>
              <w:rPr>
                <w:rFonts w:ascii="Arial" w:hAnsi="Arial" w:cs="Arial"/>
              </w:rPr>
            </w:pPr>
          </w:p>
        </w:tc>
        <w:tc>
          <w:tcPr>
            <w:tcW w:w="1097" w:type="dxa"/>
            <w:vMerge/>
            <w:hideMark/>
            <w:tcPrChange w:id="974" w:author="Jinlin Chen" w:date="2022-01-17T15:29:00Z">
              <w:tcPr>
                <w:tcW w:w="1097" w:type="dxa"/>
                <w:vMerge/>
                <w:hideMark/>
              </w:tcPr>
            </w:tcPrChange>
          </w:tcPr>
          <w:p w14:paraId="1BA3E061" w14:textId="77777777" w:rsidR="009867B5" w:rsidRPr="00B36BDD" w:rsidRDefault="009867B5" w:rsidP="001A088D">
            <w:pPr>
              <w:jc w:val="center"/>
              <w:rPr>
                <w:rFonts w:ascii="Arial" w:hAnsi="Arial" w:cs="Arial"/>
              </w:rPr>
            </w:pPr>
          </w:p>
        </w:tc>
        <w:tc>
          <w:tcPr>
            <w:tcW w:w="817" w:type="dxa"/>
            <w:vMerge/>
            <w:hideMark/>
            <w:tcPrChange w:id="975" w:author="Jinlin Chen" w:date="2022-01-17T15:29:00Z">
              <w:tcPr>
                <w:tcW w:w="817" w:type="dxa"/>
                <w:vMerge/>
                <w:hideMark/>
              </w:tcPr>
            </w:tcPrChange>
          </w:tcPr>
          <w:p w14:paraId="78E3A195" w14:textId="77777777" w:rsidR="009867B5" w:rsidRPr="00B36BDD" w:rsidRDefault="009867B5" w:rsidP="001A088D">
            <w:pPr>
              <w:jc w:val="center"/>
              <w:rPr>
                <w:rFonts w:ascii="Arial" w:hAnsi="Arial" w:cs="Arial"/>
              </w:rPr>
            </w:pPr>
          </w:p>
        </w:tc>
        <w:tc>
          <w:tcPr>
            <w:tcW w:w="1803" w:type="dxa"/>
            <w:vMerge/>
            <w:hideMark/>
            <w:tcPrChange w:id="976" w:author="Jinlin Chen" w:date="2022-01-17T15:29:00Z">
              <w:tcPr>
                <w:tcW w:w="1803" w:type="dxa"/>
                <w:vMerge/>
                <w:hideMark/>
              </w:tcPr>
            </w:tcPrChange>
          </w:tcPr>
          <w:p w14:paraId="4FBACD3F" w14:textId="77777777" w:rsidR="009867B5" w:rsidRPr="00B36BDD" w:rsidRDefault="009867B5" w:rsidP="001A088D">
            <w:pPr>
              <w:jc w:val="center"/>
              <w:rPr>
                <w:rFonts w:ascii="Arial" w:hAnsi="Arial" w:cs="Arial"/>
              </w:rPr>
            </w:pPr>
          </w:p>
        </w:tc>
        <w:tc>
          <w:tcPr>
            <w:tcW w:w="1134" w:type="dxa"/>
            <w:vMerge/>
            <w:hideMark/>
            <w:tcPrChange w:id="977" w:author="Jinlin Chen" w:date="2022-01-17T15:29:00Z">
              <w:tcPr>
                <w:tcW w:w="1134" w:type="dxa"/>
                <w:vMerge/>
                <w:hideMark/>
              </w:tcPr>
            </w:tcPrChange>
          </w:tcPr>
          <w:p w14:paraId="4C60D2B6" w14:textId="77777777" w:rsidR="009867B5" w:rsidRPr="00B36BDD" w:rsidRDefault="009867B5" w:rsidP="001A088D">
            <w:pPr>
              <w:jc w:val="center"/>
              <w:rPr>
                <w:rFonts w:ascii="Arial" w:hAnsi="Arial" w:cs="Arial"/>
              </w:rPr>
            </w:pPr>
          </w:p>
        </w:tc>
        <w:tc>
          <w:tcPr>
            <w:tcW w:w="1235" w:type="dxa"/>
            <w:vMerge/>
            <w:hideMark/>
            <w:tcPrChange w:id="978" w:author="Jinlin Chen" w:date="2022-01-17T15:29:00Z">
              <w:tcPr>
                <w:tcW w:w="1235" w:type="dxa"/>
                <w:vMerge/>
                <w:hideMark/>
              </w:tcPr>
            </w:tcPrChange>
          </w:tcPr>
          <w:p w14:paraId="39806E61" w14:textId="77777777" w:rsidR="009867B5" w:rsidRPr="00B36BDD" w:rsidRDefault="009867B5" w:rsidP="001A088D">
            <w:pPr>
              <w:jc w:val="center"/>
              <w:rPr>
                <w:rFonts w:ascii="Arial" w:hAnsi="Arial" w:cs="Arial"/>
              </w:rPr>
            </w:pPr>
          </w:p>
        </w:tc>
        <w:tc>
          <w:tcPr>
            <w:tcW w:w="1496" w:type="dxa"/>
            <w:hideMark/>
            <w:tcPrChange w:id="979" w:author="Jinlin Chen" w:date="2022-01-17T15:29:00Z">
              <w:tcPr>
                <w:tcW w:w="1496" w:type="dxa"/>
                <w:hideMark/>
              </w:tcPr>
            </w:tcPrChange>
          </w:tcPr>
          <w:p w14:paraId="0F17460D" w14:textId="77777777" w:rsidR="009867B5" w:rsidRPr="00B36BDD" w:rsidRDefault="009867B5" w:rsidP="001A088D">
            <w:pPr>
              <w:jc w:val="center"/>
              <w:rPr>
                <w:rFonts w:ascii="Arial" w:hAnsi="Arial" w:cs="Arial"/>
              </w:rPr>
            </w:pPr>
            <w:r w:rsidRPr="00B36BDD">
              <w:rPr>
                <w:rFonts w:ascii="Arial" w:hAnsi="Arial" w:cs="Arial"/>
              </w:rPr>
              <w:t>PST</w:t>
            </w:r>
          </w:p>
        </w:tc>
        <w:tc>
          <w:tcPr>
            <w:tcW w:w="847" w:type="dxa"/>
            <w:hideMark/>
            <w:tcPrChange w:id="980" w:author="Jinlin Chen" w:date="2022-01-17T15:29:00Z">
              <w:tcPr>
                <w:tcW w:w="847" w:type="dxa"/>
                <w:hideMark/>
              </w:tcPr>
            </w:tcPrChange>
          </w:tcPr>
          <w:p w14:paraId="0AE706CA" w14:textId="77777777" w:rsidR="009867B5" w:rsidRPr="00B36BDD" w:rsidRDefault="009867B5" w:rsidP="001A088D">
            <w:pPr>
              <w:jc w:val="center"/>
              <w:rPr>
                <w:rFonts w:ascii="Arial" w:hAnsi="Arial" w:cs="Arial"/>
              </w:rPr>
            </w:pPr>
            <w:r w:rsidRPr="00B36BDD">
              <w:rPr>
                <w:rFonts w:ascii="Arial" w:hAnsi="Arial" w:cs="Arial"/>
              </w:rPr>
              <w:t>0.31</w:t>
            </w:r>
          </w:p>
        </w:tc>
        <w:tc>
          <w:tcPr>
            <w:tcW w:w="1383" w:type="dxa"/>
            <w:hideMark/>
            <w:tcPrChange w:id="981" w:author="Jinlin Chen" w:date="2022-01-17T15:29:00Z">
              <w:tcPr>
                <w:tcW w:w="1266" w:type="dxa"/>
                <w:hideMark/>
              </w:tcPr>
            </w:tcPrChange>
          </w:tcPr>
          <w:p w14:paraId="5BFC3159" w14:textId="77777777" w:rsidR="009867B5" w:rsidRPr="00B36BDD" w:rsidRDefault="009867B5" w:rsidP="001A088D">
            <w:pPr>
              <w:jc w:val="center"/>
              <w:rPr>
                <w:rFonts w:ascii="Arial" w:hAnsi="Arial" w:cs="Arial"/>
              </w:rPr>
            </w:pPr>
            <w:r w:rsidRPr="00B36BDD">
              <w:rPr>
                <w:rFonts w:ascii="Arial" w:hAnsi="Arial" w:cs="Arial"/>
              </w:rPr>
              <w:t>0.07-0.63</w:t>
            </w:r>
          </w:p>
        </w:tc>
        <w:tc>
          <w:tcPr>
            <w:tcW w:w="2835" w:type="dxa"/>
            <w:hideMark/>
            <w:tcPrChange w:id="982" w:author="Jinlin Chen" w:date="2022-01-17T15:29:00Z">
              <w:tcPr>
                <w:tcW w:w="2527" w:type="dxa"/>
                <w:hideMark/>
              </w:tcPr>
            </w:tcPrChange>
          </w:tcPr>
          <w:p w14:paraId="74FE057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9B32067" w14:textId="77777777" w:rsidTr="00F67A55">
        <w:trPr>
          <w:trHeight w:hRule="exact" w:val="312"/>
          <w:trPrChange w:id="983" w:author="Jinlin Chen" w:date="2022-01-17T15:29:00Z">
            <w:trPr>
              <w:trHeight w:hRule="exact" w:val="312"/>
            </w:trPr>
          </w:trPrChange>
        </w:trPr>
        <w:tc>
          <w:tcPr>
            <w:tcW w:w="1670" w:type="dxa"/>
            <w:vMerge/>
            <w:hideMark/>
            <w:tcPrChange w:id="984" w:author="Jinlin Chen" w:date="2022-01-17T15:29:00Z">
              <w:tcPr>
                <w:tcW w:w="1670" w:type="dxa"/>
                <w:vMerge/>
                <w:hideMark/>
              </w:tcPr>
            </w:tcPrChange>
          </w:tcPr>
          <w:p w14:paraId="4585BA5C" w14:textId="77777777" w:rsidR="009867B5" w:rsidRPr="00B36BDD" w:rsidRDefault="009867B5" w:rsidP="001A088D">
            <w:pPr>
              <w:jc w:val="center"/>
              <w:rPr>
                <w:rFonts w:ascii="Arial" w:hAnsi="Arial" w:cs="Arial"/>
              </w:rPr>
            </w:pPr>
          </w:p>
        </w:tc>
        <w:tc>
          <w:tcPr>
            <w:tcW w:w="1097" w:type="dxa"/>
            <w:vMerge/>
            <w:hideMark/>
            <w:tcPrChange w:id="985" w:author="Jinlin Chen" w:date="2022-01-17T15:29:00Z">
              <w:tcPr>
                <w:tcW w:w="1097" w:type="dxa"/>
                <w:vMerge/>
                <w:hideMark/>
              </w:tcPr>
            </w:tcPrChange>
          </w:tcPr>
          <w:p w14:paraId="364B33D7" w14:textId="77777777" w:rsidR="009867B5" w:rsidRPr="00B36BDD" w:rsidRDefault="009867B5" w:rsidP="001A088D">
            <w:pPr>
              <w:jc w:val="center"/>
              <w:rPr>
                <w:rFonts w:ascii="Arial" w:hAnsi="Arial" w:cs="Arial"/>
              </w:rPr>
            </w:pPr>
          </w:p>
        </w:tc>
        <w:tc>
          <w:tcPr>
            <w:tcW w:w="817" w:type="dxa"/>
            <w:vMerge/>
            <w:hideMark/>
            <w:tcPrChange w:id="986" w:author="Jinlin Chen" w:date="2022-01-17T15:29:00Z">
              <w:tcPr>
                <w:tcW w:w="817" w:type="dxa"/>
                <w:vMerge/>
                <w:hideMark/>
              </w:tcPr>
            </w:tcPrChange>
          </w:tcPr>
          <w:p w14:paraId="7E107F77" w14:textId="77777777" w:rsidR="009867B5" w:rsidRPr="00B36BDD" w:rsidRDefault="009867B5" w:rsidP="001A088D">
            <w:pPr>
              <w:jc w:val="center"/>
              <w:rPr>
                <w:rFonts w:ascii="Arial" w:hAnsi="Arial" w:cs="Arial"/>
              </w:rPr>
            </w:pPr>
          </w:p>
        </w:tc>
        <w:tc>
          <w:tcPr>
            <w:tcW w:w="1803" w:type="dxa"/>
            <w:vMerge/>
            <w:hideMark/>
            <w:tcPrChange w:id="987" w:author="Jinlin Chen" w:date="2022-01-17T15:29:00Z">
              <w:tcPr>
                <w:tcW w:w="1803" w:type="dxa"/>
                <w:vMerge/>
                <w:hideMark/>
              </w:tcPr>
            </w:tcPrChange>
          </w:tcPr>
          <w:p w14:paraId="59F6F98E" w14:textId="77777777" w:rsidR="009867B5" w:rsidRPr="00B36BDD" w:rsidRDefault="009867B5" w:rsidP="001A088D">
            <w:pPr>
              <w:jc w:val="center"/>
              <w:rPr>
                <w:rFonts w:ascii="Arial" w:hAnsi="Arial" w:cs="Arial"/>
              </w:rPr>
            </w:pPr>
          </w:p>
        </w:tc>
        <w:tc>
          <w:tcPr>
            <w:tcW w:w="1134" w:type="dxa"/>
            <w:vMerge/>
            <w:hideMark/>
            <w:tcPrChange w:id="988" w:author="Jinlin Chen" w:date="2022-01-17T15:29:00Z">
              <w:tcPr>
                <w:tcW w:w="1134" w:type="dxa"/>
                <w:vMerge/>
                <w:hideMark/>
              </w:tcPr>
            </w:tcPrChange>
          </w:tcPr>
          <w:p w14:paraId="72D0AA34" w14:textId="77777777" w:rsidR="009867B5" w:rsidRPr="00B36BDD" w:rsidRDefault="009867B5" w:rsidP="001A088D">
            <w:pPr>
              <w:jc w:val="center"/>
              <w:rPr>
                <w:rFonts w:ascii="Arial" w:hAnsi="Arial" w:cs="Arial"/>
              </w:rPr>
            </w:pPr>
          </w:p>
        </w:tc>
        <w:tc>
          <w:tcPr>
            <w:tcW w:w="1235" w:type="dxa"/>
            <w:vMerge/>
            <w:hideMark/>
            <w:tcPrChange w:id="989" w:author="Jinlin Chen" w:date="2022-01-17T15:29:00Z">
              <w:tcPr>
                <w:tcW w:w="1235" w:type="dxa"/>
                <w:vMerge/>
                <w:hideMark/>
              </w:tcPr>
            </w:tcPrChange>
          </w:tcPr>
          <w:p w14:paraId="4A1E8321" w14:textId="77777777" w:rsidR="009867B5" w:rsidRPr="00B36BDD" w:rsidRDefault="009867B5" w:rsidP="001A088D">
            <w:pPr>
              <w:jc w:val="center"/>
              <w:rPr>
                <w:rFonts w:ascii="Arial" w:hAnsi="Arial" w:cs="Arial"/>
              </w:rPr>
            </w:pPr>
          </w:p>
        </w:tc>
        <w:tc>
          <w:tcPr>
            <w:tcW w:w="1496" w:type="dxa"/>
            <w:hideMark/>
            <w:tcPrChange w:id="990" w:author="Jinlin Chen" w:date="2022-01-17T15:29:00Z">
              <w:tcPr>
                <w:tcW w:w="1496" w:type="dxa"/>
                <w:hideMark/>
              </w:tcPr>
            </w:tcPrChange>
          </w:tcPr>
          <w:p w14:paraId="0F9954BE"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Change w:id="991" w:author="Jinlin Chen" w:date="2022-01-17T15:29:00Z">
              <w:tcPr>
                <w:tcW w:w="847" w:type="dxa"/>
                <w:hideMark/>
              </w:tcPr>
            </w:tcPrChange>
          </w:tcPr>
          <w:p w14:paraId="0854C901" w14:textId="77777777" w:rsidR="009867B5" w:rsidRPr="00B36BDD" w:rsidRDefault="009867B5" w:rsidP="001A088D">
            <w:pPr>
              <w:jc w:val="center"/>
              <w:rPr>
                <w:rFonts w:ascii="Arial" w:hAnsi="Arial" w:cs="Arial"/>
              </w:rPr>
            </w:pPr>
            <w:r w:rsidRPr="00B36BDD">
              <w:rPr>
                <w:rFonts w:ascii="Arial" w:hAnsi="Arial" w:cs="Arial"/>
              </w:rPr>
              <w:t>1.35</w:t>
            </w:r>
          </w:p>
        </w:tc>
        <w:tc>
          <w:tcPr>
            <w:tcW w:w="1383" w:type="dxa"/>
            <w:hideMark/>
            <w:tcPrChange w:id="992" w:author="Jinlin Chen" w:date="2022-01-17T15:29:00Z">
              <w:tcPr>
                <w:tcW w:w="1266" w:type="dxa"/>
                <w:hideMark/>
              </w:tcPr>
            </w:tcPrChange>
          </w:tcPr>
          <w:p w14:paraId="37AFE5E2" w14:textId="77777777" w:rsidR="009867B5" w:rsidRPr="00B36BDD" w:rsidRDefault="009867B5" w:rsidP="001A088D">
            <w:pPr>
              <w:jc w:val="center"/>
              <w:rPr>
                <w:rFonts w:ascii="Arial" w:hAnsi="Arial" w:cs="Arial"/>
              </w:rPr>
            </w:pPr>
            <w:r w:rsidRPr="00B36BDD">
              <w:rPr>
                <w:rFonts w:ascii="Arial" w:hAnsi="Arial" w:cs="Arial"/>
              </w:rPr>
              <w:t>0.93-2</w:t>
            </w:r>
          </w:p>
        </w:tc>
        <w:tc>
          <w:tcPr>
            <w:tcW w:w="2835" w:type="dxa"/>
            <w:hideMark/>
            <w:tcPrChange w:id="993" w:author="Jinlin Chen" w:date="2022-01-17T15:29:00Z">
              <w:tcPr>
                <w:tcW w:w="2527" w:type="dxa"/>
                <w:hideMark/>
              </w:tcPr>
            </w:tcPrChange>
          </w:tcPr>
          <w:p w14:paraId="7212E39E"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59C7AD9" w14:textId="77777777" w:rsidTr="00F67A55">
        <w:trPr>
          <w:trHeight w:hRule="exact" w:val="312"/>
          <w:trPrChange w:id="994" w:author="Jinlin Chen" w:date="2022-01-17T15:29:00Z">
            <w:trPr>
              <w:trHeight w:hRule="exact" w:val="312"/>
            </w:trPr>
          </w:trPrChange>
        </w:trPr>
        <w:tc>
          <w:tcPr>
            <w:tcW w:w="1670" w:type="dxa"/>
            <w:vMerge/>
            <w:hideMark/>
            <w:tcPrChange w:id="995" w:author="Jinlin Chen" w:date="2022-01-17T15:29:00Z">
              <w:tcPr>
                <w:tcW w:w="1670" w:type="dxa"/>
                <w:vMerge/>
                <w:hideMark/>
              </w:tcPr>
            </w:tcPrChange>
          </w:tcPr>
          <w:p w14:paraId="47EF00EF" w14:textId="77777777" w:rsidR="009867B5" w:rsidRPr="00B36BDD" w:rsidRDefault="009867B5" w:rsidP="001A088D">
            <w:pPr>
              <w:jc w:val="center"/>
              <w:rPr>
                <w:rFonts w:ascii="Arial" w:hAnsi="Arial" w:cs="Arial"/>
              </w:rPr>
            </w:pPr>
          </w:p>
        </w:tc>
        <w:tc>
          <w:tcPr>
            <w:tcW w:w="1097" w:type="dxa"/>
            <w:vMerge w:val="restart"/>
            <w:hideMark/>
            <w:tcPrChange w:id="996" w:author="Jinlin Chen" w:date="2022-01-17T15:29:00Z">
              <w:tcPr>
                <w:tcW w:w="1097" w:type="dxa"/>
                <w:vMerge w:val="restart"/>
                <w:hideMark/>
              </w:tcPr>
            </w:tcPrChange>
          </w:tcPr>
          <w:p w14:paraId="3703B1C8" w14:textId="77777777" w:rsidR="009867B5" w:rsidRPr="00B36BDD" w:rsidRDefault="009867B5" w:rsidP="001A088D">
            <w:pPr>
              <w:jc w:val="center"/>
              <w:rPr>
                <w:rFonts w:ascii="Arial" w:hAnsi="Arial" w:cs="Arial"/>
              </w:rPr>
            </w:pPr>
            <w:r w:rsidRPr="00B36BDD">
              <w:rPr>
                <w:rFonts w:ascii="Arial" w:hAnsi="Arial" w:cs="Arial"/>
              </w:rPr>
              <w:t>PAL</w:t>
            </w:r>
          </w:p>
        </w:tc>
        <w:tc>
          <w:tcPr>
            <w:tcW w:w="817" w:type="dxa"/>
            <w:vMerge w:val="restart"/>
            <w:hideMark/>
            <w:tcPrChange w:id="997" w:author="Jinlin Chen" w:date="2022-01-17T15:29:00Z">
              <w:tcPr>
                <w:tcW w:w="817" w:type="dxa"/>
                <w:vMerge w:val="restart"/>
                <w:hideMark/>
              </w:tcPr>
            </w:tcPrChange>
          </w:tcPr>
          <w:p w14:paraId="23C82125" w14:textId="77777777" w:rsidR="009867B5" w:rsidRPr="00B36BDD" w:rsidRDefault="009867B5" w:rsidP="001A088D">
            <w:pPr>
              <w:jc w:val="center"/>
              <w:rPr>
                <w:rFonts w:ascii="Arial" w:hAnsi="Arial" w:cs="Arial"/>
              </w:rPr>
            </w:pPr>
            <w:r w:rsidRPr="00B36BDD">
              <w:rPr>
                <w:rFonts w:ascii="Arial" w:hAnsi="Arial" w:cs="Arial"/>
              </w:rPr>
              <w:t>0.99</w:t>
            </w:r>
          </w:p>
        </w:tc>
        <w:tc>
          <w:tcPr>
            <w:tcW w:w="1803" w:type="dxa"/>
            <w:vMerge w:val="restart"/>
            <w:hideMark/>
            <w:tcPrChange w:id="998" w:author="Jinlin Chen" w:date="2022-01-17T15:29:00Z">
              <w:tcPr>
                <w:tcW w:w="1803" w:type="dxa"/>
                <w:vMerge w:val="restart"/>
                <w:hideMark/>
              </w:tcPr>
            </w:tcPrChange>
          </w:tcPr>
          <w:p w14:paraId="4FAC59F6" w14:textId="77777777" w:rsidR="009867B5" w:rsidRPr="00B36BDD" w:rsidRDefault="009867B5" w:rsidP="001A088D">
            <w:pPr>
              <w:jc w:val="center"/>
              <w:rPr>
                <w:rFonts w:ascii="Arial" w:hAnsi="Arial" w:cs="Arial"/>
              </w:rPr>
            </w:pPr>
            <w:r w:rsidRPr="00B36BDD">
              <w:rPr>
                <w:rFonts w:ascii="Arial" w:hAnsi="Arial" w:cs="Arial"/>
              </w:rPr>
              <w:t>0.19-2.37</w:t>
            </w:r>
          </w:p>
        </w:tc>
        <w:tc>
          <w:tcPr>
            <w:tcW w:w="1134" w:type="dxa"/>
            <w:vMerge w:val="restart"/>
            <w:hideMark/>
            <w:tcPrChange w:id="999" w:author="Jinlin Chen" w:date="2022-01-17T15:29:00Z">
              <w:tcPr>
                <w:tcW w:w="1134" w:type="dxa"/>
                <w:vMerge w:val="restart"/>
                <w:hideMark/>
              </w:tcPr>
            </w:tcPrChange>
          </w:tcPr>
          <w:p w14:paraId="2204242F" w14:textId="77777777" w:rsidR="009867B5" w:rsidRPr="00B36BDD" w:rsidRDefault="009867B5" w:rsidP="001A088D">
            <w:pPr>
              <w:jc w:val="center"/>
              <w:rPr>
                <w:rFonts w:ascii="Arial" w:hAnsi="Arial" w:cs="Arial"/>
              </w:rPr>
            </w:pPr>
            <w:r w:rsidRPr="00B36BDD">
              <w:rPr>
                <w:rFonts w:ascii="Arial" w:hAnsi="Arial" w:cs="Arial"/>
              </w:rPr>
              <w:t>0.12</w:t>
            </w:r>
          </w:p>
        </w:tc>
        <w:tc>
          <w:tcPr>
            <w:tcW w:w="1235" w:type="dxa"/>
            <w:vMerge w:val="restart"/>
            <w:hideMark/>
            <w:tcPrChange w:id="1000" w:author="Jinlin Chen" w:date="2022-01-17T15:29:00Z">
              <w:tcPr>
                <w:tcW w:w="1235" w:type="dxa"/>
                <w:vMerge w:val="restart"/>
                <w:hideMark/>
              </w:tcPr>
            </w:tcPrChange>
          </w:tcPr>
          <w:p w14:paraId="13ECF58B" w14:textId="77777777" w:rsidR="009867B5" w:rsidRPr="00B36BDD" w:rsidRDefault="009867B5" w:rsidP="001A088D">
            <w:pPr>
              <w:jc w:val="center"/>
              <w:rPr>
                <w:rFonts w:ascii="Arial" w:hAnsi="Arial" w:cs="Arial"/>
              </w:rPr>
            </w:pPr>
            <w:r w:rsidRPr="00B36BDD">
              <w:rPr>
                <w:rFonts w:ascii="Arial" w:hAnsi="Arial" w:cs="Arial"/>
              </w:rPr>
              <w:t>0.02-0.46</w:t>
            </w:r>
          </w:p>
        </w:tc>
        <w:tc>
          <w:tcPr>
            <w:tcW w:w="1496" w:type="dxa"/>
            <w:hideMark/>
            <w:tcPrChange w:id="1001" w:author="Jinlin Chen" w:date="2022-01-17T15:29:00Z">
              <w:tcPr>
                <w:tcW w:w="1496" w:type="dxa"/>
                <w:hideMark/>
              </w:tcPr>
            </w:tcPrChange>
          </w:tcPr>
          <w:p w14:paraId="0494A081"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1002" w:author="Jinlin Chen" w:date="2022-01-17T15:29:00Z">
              <w:tcPr>
                <w:tcW w:w="847" w:type="dxa"/>
                <w:hideMark/>
              </w:tcPr>
            </w:tcPrChange>
          </w:tcPr>
          <w:p w14:paraId="54DE2185" w14:textId="77777777" w:rsidR="009867B5" w:rsidRPr="00B36BDD" w:rsidRDefault="009867B5" w:rsidP="001A088D">
            <w:pPr>
              <w:jc w:val="center"/>
              <w:rPr>
                <w:rFonts w:ascii="Arial" w:hAnsi="Arial" w:cs="Arial"/>
              </w:rPr>
            </w:pPr>
            <w:r w:rsidRPr="00B36BDD">
              <w:rPr>
                <w:rFonts w:ascii="Arial" w:hAnsi="Arial" w:cs="Arial"/>
              </w:rPr>
              <w:t>6.81</w:t>
            </w:r>
          </w:p>
        </w:tc>
        <w:tc>
          <w:tcPr>
            <w:tcW w:w="1383" w:type="dxa"/>
            <w:hideMark/>
            <w:tcPrChange w:id="1003" w:author="Jinlin Chen" w:date="2022-01-17T15:29:00Z">
              <w:tcPr>
                <w:tcW w:w="1266" w:type="dxa"/>
                <w:hideMark/>
              </w:tcPr>
            </w:tcPrChange>
          </w:tcPr>
          <w:p w14:paraId="68B8CF0B" w14:textId="77777777" w:rsidR="009867B5" w:rsidRPr="00B36BDD" w:rsidRDefault="009867B5" w:rsidP="001A088D">
            <w:pPr>
              <w:jc w:val="center"/>
              <w:rPr>
                <w:rFonts w:ascii="Arial" w:hAnsi="Arial" w:cs="Arial"/>
              </w:rPr>
            </w:pPr>
            <w:r w:rsidRPr="00B36BDD">
              <w:rPr>
                <w:rFonts w:ascii="Arial" w:hAnsi="Arial" w:cs="Arial"/>
              </w:rPr>
              <w:t>2.98-22.27</w:t>
            </w:r>
          </w:p>
        </w:tc>
        <w:tc>
          <w:tcPr>
            <w:tcW w:w="2835" w:type="dxa"/>
            <w:hideMark/>
            <w:tcPrChange w:id="1004" w:author="Jinlin Chen" w:date="2022-01-17T15:29:00Z">
              <w:tcPr>
                <w:tcW w:w="2527" w:type="dxa"/>
                <w:hideMark/>
              </w:tcPr>
            </w:tcPrChange>
          </w:tcPr>
          <w:p w14:paraId="14EBD023" w14:textId="131D9996" w:rsidR="009867B5" w:rsidRPr="00B36BDD" w:rsidRDefault="00F67A55" w:rsidP="001A088D">
            <w:pPr>
              <w:jc w:val="center"/>
              <w:rPr>
                <w:rFonts w:ascii="Arial" w:hAnsi="Arial" w:cs="Arial"/>
              </w:rPr>
            </w:pPr>
            <w:commentRangeStart w:id="1005"/>
            <w:ins w:id="1006" w:author="Jinlin Chen" w:date="2022-01-17T15:31:00Z">
              <w:r>
                <w:rPr>
                  <w:rFonts w:ascii="Arial" w:hAnsi="Arial" w:cs="Arial"/>
                </w:rPr>
                <w:t>unable to establish</w:t>
              </w:r>
              <w:commentRangeEnd w:id="1005"/>
              <w:r>
                <w:rPr>
                  <w:rStyle w:val="CommentReference"/>
                  <w:rFonts w:asciiTheme="minorHAnsi" w:eastAsiaTheme="minorHAnsi" w:hAnsiTheme="minorHAnsi" w:cstheme="minorBidi"/>
                  <w:lang w:eastAsia="en-US"/>
                </w:rPr>
                <w:commentReference w:id="1005"/>
              </w:r>
            </w:ins>
            <w:commentRangeStart w:id="1007"/>
            <w:del w:id="1008" w:author="Jinlin Chen" w:date="2022-01-17T15:31:00Z">
              <w:r w:rsidR="009867B5" w:rsidRPr="00B36BDD" w:rsidDel="00F67A55">
                <w:rPr>
                  <w:rFonts w:ascii="Arial" w:hAnsi="Arial" w:cs="Arial"/>
                </w:rPr>
                <w:delText>d</w:delText>
              </w:r>
            </w:del>
            <w:del w:id="1009" w:author="Jinlin Chen" w:date="2022-01-17T15:30:00Z">
              <w:r w:rsidR="009867B5" w:rsidRPr="00B36BDD" w:rsidDel="00F67A55">
                <w:rPr>
                  <w:rFonts w:ascii="Arial" w:hAnsi="Arial" w:cs="Arial"/>
                </w:rPr>
                <w:delText>ie out</w:delText>
              </w:r>
            </w:del>
            <w:commentRangeEnd w:id="1007"/>
            <w:r w:rsidR="00172944">
              <w:rPr>
                <w:rStyle w:val="CommentReference"/>
                <w:rFonts w:asciiTheme="minorHAnsi" w:eastAsiaTheme="minorHAnsi" w:hAnsiTheme="minorHAnsi" w:cstheme="minorBidi"/>
                <w:lang w:eastAsia="en-US"/>
              </w:rPr>
              <w:commentReference w:id="1007"/>
            </w:r>
          </w:p>
        </w:tc>
      </w:tr>
      <w:tr w:rsidR="009867B5" w:rsidRPr="00B36BDD" w14:paraId="0EF55680" w14:textId="77777777" w:rsidTr="00F67A55">
        <w:trPr>
          <w:trHeight w:hRule="exact" w:val="312"/>
          <w:trPrChange w:id="1010" w:author="Jinlin Chen" w:date="2022-01-17T15:29:00Z">
            <w:trPr>
              <w:trHeight w:hRule="exact" w:val="312"/>
            </w:trPr>
          </w:trPrChange>
        </w:trPr>
        <w:tc>
          <w:tcPr>
            <w:tcW w:w="1670" w:type="dxa"/>
            <w:vMerge/>
            <w:hideMark/>
            <w:tcPrChange w:id="1011" w:author="Jinlin Chen" w:date="2022-01-17T15:29:00Z">
              <w:tcPr>
                <w:tcW w:w="1670" w:type="dxa"/>
                <w:vMerge/>
                <w:hideMark/>
              </w:tcPr>
            </w:tcPrChange>
          </w:tcPr>
          <w:p w14:paraId="4F21B025" w14:textId="77777777" w:rsidR="009867B5" w:rsidRPr="00B36BDD" w:rsidRDefault="009867B5" w:rsidP="001A088D">
            <w:pPr>
              <w:jc w:val="center"/>
              <w:rPr>
                <w:rFonts w:ascii="Arial" w:hAnsi="Arial" w:cs="Arial"/>
              </w:rPr>
            </w:pPr>
          </w:p>
        </w:tc>
        <w:tc>
          <w:tcPr>
            <w:tcW w:w="1097" w:type="dxa"/>
            <w:vMerge/>
            <w:hideMark/>
            <w:tcPrChange w:id="1012" w:author="Jinlin Chen" w:date="2022-01-17T15:29:00Z">
              <w:tcPr>
                <w:tcW w:w="1097" w:type="dxa"/>
                <w:vMerge/>
                <w:hideMark/>
              </w:tcPr>
            </w:tcPrChange>
          </w:tcPr>
          <w:p w14:paraId="5A6F690F" w14:textId="77777777" w:rsidR="009867B5" w:rsidRPr="00B36BDD" w:rsidRDefault="009867B5" w:rsidP="001A088D">
            <w:pPr>
              <w:jc w:val="center"/>
              <w:rPr>
                <w:rFonts w:ascii="Arial" w:hAnsi="Arial" w:cs="Arial"/>
              </w:rPr>
            </w:pPr>
          </w:p>
        </w:tc>
        <w:tc>
          <w:tcPr>
            <w:tcW w:w="817" w:type="dxa"/>
            <w:vMerge/>
            <w:hideMark/>
            <w:tcPrChange w:id="1013" w:author="Jinlin Chen" w:date="2022-01-17T15:29:00Z">
              <w:tcPr>
                <w:tcW w:w="817" w:type="dxa"/>
                <w:vMerge/>
                <w:hideMark/>
              </w:tcPr>
            </w:tcPrChange>
          </w:tcPr>
          <w:p w14:paraId="7F1E5AAF" w14:textId="77777777" w:rsidR="009867B5" w:rsidRPr="00B36BDD" w:rsidRDefault="009867B5" w:rsidP="001A088D">
            <w:pPr>
              <w:jc w:val="center"/>
              <w:rPr>
                <w:rFonts w:ascii="Arial" w:hAnsi="Arial" w:cs="Arial"/>
              </w:rPr>
            </w:pPr>
          </w:p>
        </w:tc>
        <w:tc>
          <w:tcPr>
            <w:tcW w:w="1803" w:type="dxa"/>
            <w:vMerge/>
            <w:hideMark/>
            <w:tcPrChange w:id="1014" w:author="Jinlin Chen" w:date="2022-01-17T15:29:00Z">
              <w:tcPr>
                <w:tcW w:w="1803" w:type="dxa"/>
                <w:vMerge/>
                <w:hideMark/>
              </w:tcPr>
            </w:tcPrChange>
          </w:tcPr>
          <w:p w14:paraId="4A89DD8A" w14:textId="77777777" w:rsidR="009867B5" w:rsidRPr="00B36BDD" w:rsidRDefault="009867B5" w:rsidP="001A088D">
            <w:pPr>
              <w:jc w:val="center"/>
              <w:rPr>
                <w:rFonts w:ascii="Arial" w:hAnsi="Arial" w:cs="Arial"/>
              </w:rPr>
            </w:pPr>
          </w:p>
        </w:tc>
        <w:tc>
          <w:tcPr>
            <w:tcW w:w="1134" w:type="dxa"/>
            <w:vMerge/>
            <w:hideMark/>
            <w:tcPrChange w:id="1015" w:author="Jinlin Chen" w:date="2022-01-17T15:29:00Z">
              <w:tcPr>
                <w:tcW w:w="1134" w:type="dxa"/>
                <w:vMerge/>
                <w:hideMark/>
              </w:tcPr>
            </w:tcPrChange>
          </w:tcPr>
          <w:p w14:paraId="2604DB9D" w14:textId="77777777" w:rsidR="009867B5" w:rsidRPr="00B36BDD" w:rsidRDefault="009867B5" w:rsidP="001A088D">
            <w:pPr>
              <w:jc w:val="center"/>
              <w:rPr>
                <w:rFonts w:ascii="Arial" w:hAnsi="Arial" w:cs="Arial"/>
              </w:rPr>
            </w:pPr>
          </w:p>
        </w:tc>
        <w:tc>
          <w:tcPr>
            <w:tcW w:w="1235" w:type="dxa"/>
            <w:vMerge/>
            <w:hideMark/>
            <w:tcPrChange w:id="1016" w:author="Jinlin Chen" w:date="2022-01-17T15:29:00Z">
              <w:tcPr>
                <w:tcW w:w="1235" w:type="dxa"/>
                <w:vMerge/>
                <w:hideMark/>
              </w:tcPr>
            </w:tcPrChange>
          </w:tcPr>
          <w:p w14:paraId="2369DFC4" w14:textId="77777777" w:rsidR="009867B5" w:rsidRPr="00B36BDD" w:rsidRDefault="009867B5" w:rsidP="001A088D">
            <w:pPr>
              <w:jc w:val="center"/>
              <w:rPr>
                <w:rFonts w:ascii="Arial" w:hAnsi="Arial" w:cs="Arial"/>
              </w:rPr>
            </w:pPr>
          </w:p>
        </w:tc>
        <w:tc>
          <w:tcPr>
            <w:tcW w:w="1496" w:type="dxa"/>
            <w:hideMark/>
            <w:tcPrChange w:id="1017" w:author="Jinlin Chen" w:date="2022-01-17T15:29:00Z">
              <w:tcPr>
                <w:tcW w:w="1496" w:type="dxa"/>
                <w:hideMark/>
              </w:tcPr>
            </w:tcPrChange>
          </w:tcPr>
          <w:p w14:paraId="2FBA31DA" w14:textId="77777777" w:rsidR="009867B5" w:rsidRPr="00B36BDD" w:rsidRDefault="009867B5" w:rsidP="001A088D">
            <w:pPr>
              <w:jc w:val="center"/>
              <w:rPr>
                <w:rFonts w:ascii="Arial" w:hAnsi="Arial" w:cs="Arial"/>
              </w:rPr>
            </w:pPr>
            <w:r w:rsidRPr="00B36BDD">
              <w:rPr>
                <w:rFonts w:ascii="Arial" w:hAnsi="Arial" w:cs="Arial"/>
              </w:rPr>
              <w:t>PAN</w:t>
            </w:r>
          </w:p>
        </w:tc>
        <w:tc>
          <w:tcPr>
            <w:tcW w:w="847" w:type="dxa"/>
            <w:hideMark/>
            <w:tcPrChange w:id="1018" w:author="Jinlin Chen" w:date="2022-01-17T15:29:00Z">
              <w:tcPr>
                <w:tcW w:w="847" w:type="dxa"/>
                <w:hideMark/>
              </w:tcPr>
            </w:tcPrChange>
          </w:tcPr>
          <w:p w14:paraId="15175542" w14:textId="77777777" w:rsidR="009867B5" w:rsidRPr="00B36BDD" w:rsidRDefault="009867B5" w:rsidP="001A088D">
            <w:pPr>
              <w:jc w:val="center"/>
              <w:rPr>
                <w:rFonts w:ascii="Arial" w:hAnsi="Arial" w:cs="Arial"/>
              </w:rPr>
            </w:pPr>
            <w:r w:rsidRPr="00B36BDD">
              <w:rPr>
                <w:rFonts w:ascii="Arial" w:hAnsi="Arial" w:cs="Arial"/>
              </w:rPr>
              <w:t>2.99</w:t>
            </w:r>
          </w:p>
        </w:tc>
        <w:tc>
          <w:tcPr>
            <w:tcW w:w="1383" w:type="dxa"/>
            <w:hideMark/>
            <w:tcPrChange w:id="1019" w:author="Jinlin Chen" w:date="2022-01-17T15:29:00Z">
              <w:tcPr>
                <w:tcW w:w="1266" w:type="dxa"/>
                <w:hideMark/>
              </w:tcPr>
            </w:tcPrChange>
          </w:tcPr>
          <w:p w14:paraId="3B2E8F62" w14:textId="77777777" w:rsidR="009867B5" w:rsidRPr="00B36BDD" w:rsidRDefault="009867B5" w:rsidP="001A088D">
            <w:pPr>
              <w:jc w:val="center"/>
              <w:rPr>
                <w:rFonts w:ascii="Arial" w:hAnsi="Arial" w:cs="Arial"/>
              </w:rPr>
            </w:pPr>
            <w:r w:rsidRPr="00B36BDD">
              <w:rPr>
                <w:rFonts w:ascii="Arial" w:hAnsi="Arial" w:cs="Arial"/>
              </w:rPr>
              <w:t>1.52-8.93</w:t>
            </w:r>
          </w:p>
        </w:tc>
        <w:tc>
          <w:tcPr>
            <w:tcW w:w="2835" w:type="dxa"/>
            <w:hideMark/>
            <w:tcPrChange w:id="1020" w:author="Jinlin Chen" w:date="2022-01-17T15:29:00Z">
              <w:tcPr>
                <w:tcW w:w="2527" w:type="dxa"/>
                <w:hideMark/>
              </w:tcPr>
            </w:tcPrChange>
          </w:tcPr>
          <w:p w14:paraId="043F643E" w14:textId="7819D201" w:rsidR="009867B5" w:rsidRPr="00B36BDD" w:rsidRDefault="00F67A55" w:rsidP="001A088D">
            <w:pPr>
              <w:jc w:val="center"/>
              <w:rPr>
                <w:rFonts w:ascii="Arial" w:hAnsi="Arial" w:cs="Arial"/>
              </w:rPr>
            </w:pPr>
            <w:ins w:id="1021" w:author="Jinlin Chen" w:date="2022-01-17T15:31:00Z">
              <w:r>
                <w:rPr>
                  <w:rFonts w:ascii="Arial" w:hAnsi="Arial" w:cs="Arial"/>
                </w:rPr>
                <w:t>unable to establish</w:t>
              </w:r>
            </w:ins>
            <w:del w:id="1022" w:author="Jinlin Chen" w:date="2022-01-17T15:31:00Z">
              <w:r w:rsidR="009867B5" w:rsidRPr="00B36BDD" w:rsidDel="00F67A55">
                <w:rPr>
                  <w:rFonts w:ascii="Arial" w:hAnsi="Arial" w:cs="Arial"/>
                </w:rPr>
                <w:delText>die out</w:delText>
              </w:r>
            </w:del>
          </w:p>
        </w:tc>
      </w:tr>
      <w:tr w:rsidR="009867B5" w:rsidRPr="00B36BDD" w14:paraId="61CC9135" w14:textId="77777777" w:rsidTr="00F67A55">
        <w:trPr>
          <w:trHeight w:hRule="exact" w:val="312"/>
          <w:trPrChange w:id="1023" w:author="Jinlin Chen" w:date="2022-01-17T15:29:00Z">
            <w:trPr>
              <w:trHeight w:hRule="exact" w:val="312"/>
            </w:trPr>
          </w:trPrChange>
        </w:trPr>
        <w:tc>
          <w:tcPr>
            <w:tcW w:w="1670" w:type="dxa"/>
            <w:vMerge/>
            <w:hideMark/>
            <w:tcPrChange w:id="1024" w:author="Jinlin Chen" w:date="2022-01-17T15:29:00Z">
              <w:tcPr>
                <w:tcW w:w="1670" w:type="dxa"/>
                <w:vMerge/>
                <w:hideMark/>
              </w:tcPr>
            </w:tcPrChange>
          </w:tcPr>
          <w:p w14:paraId="750413E9" w14:textId="77777777" w:rsidR="009867B5" w:rsidRPr="00B36BDD" w:rsidRDefault="009867B5" w:rsidP="001A088D">
            <w:pPr>
              <w:jc w:val="center"/>
              <w:rPr>
                <w:rFonts w:ascii="Arial" w:hAnsi="Arial" w:cs="Arial"/>
              </w:rPr>
            </w:pPr>
          </w:p>
        </w:tc>
        <w:tc>
          <w:tcPr>
            <w:tcW w:w="1097" w:type="dxa"/>
            <w:vMerge/>
            <w:hideMark/>
            <w:tcPrChange w:id="1025" w:author="Jinlin Chen" w:date="2022-01-17T15:29:00Z">
              <w:tcPr>
                <w:tcW w:w="1097" w:type="dxa"/>
                <w:vMerge/>
                <w:hideMark/>
              </w:tcPr>
            </w:tcPrChange>
          </w:tcPr>
          <w:p w14:paraId="387CC050" w14:textId="77777777" w:rsidR="009867B5" w:rsidRPr="00B36BDD" w:rsidRDefault="009867B5" w:rsidP="001A088D">
            <w:pPr>
              <w:jc w:val="center"/>
              <w:rPr>
                <w:rFonts w:ascii="Arial" w:hAnsi="Arial" w:cs="Arial"/>
              </w:rPr>
            </w:pPr>
          </w:p>
        </w:tc>
        <w:tc>
          <w:tcPr>
            <w:tcW w:w="817" w:type="dxa"/>
            <w:vMerge/>
            <w:hideMark/>
            <w:tcPrChange w:id="1026" w:author="Jinlin Chen" w:date="2022-01-17T15:29:00Z">
              <w:tcPr>
                <w:tcW w:w="817" w:type="dxa"/>
                <w:vMerge/>
                <w:hideMark/>
              </w:tcPr>
            </w:tcPrChange>
          </w:tcPr>
          <w:p w14:paraId="24EAA1D8" w14:textId="77777777" w:rsidR="009867B5" w:rsidRPr="00B36BDD" w:rsidRDefault="009867B5" w:rsidP="001A088D">
            <w:pPr>
              <w:jc w:val="center"/>
              <w:rPr>
                <w:rFonts w:ascii="Arial" w:hAnsi="Arial" w:cs="Arial"/>
              </w:rPr>
            </w:pPr>
          </w:p>
        </w:tc>
        <w:tc>
          <w:tcPr>
            <w:tcW w:w="1803" w:type="dxa"/>
            <w:vMerge/>
            <w:hideMark/>
            <w:tcPrChange w:id="1027" w:author="Jinlin Chen" w:date="2022-01-17T15:29:00Z">
              <w:tcPr>
                <w:tcW w:w="1803" w:type="dxa"/>
                <w:vMerge/>
                <w:hideMark/>
              </w:tcPr>
            </w:tcPrChange>
          </w:tcPr>
          <w:p w14:paraId="584F9AB5" w14:textId="77777777" w:rsidR="009867B5" w:rsidRPr="00B36BDD" w:rsidRDefault="009867B5" w:rsidP="001A088D">
            <w:pPr>
              <w:jc w:val="center"/>
              <w:rPr>
                <w:rFonts w:ascii="Arial" w:hAnsi="Arial" w:cs="Arial"/>
              </w:rPr>
            </w:pPr>
          </w:p>
        </w:tc>
        <w:tc>
          <w:tcPr>
            <w:tcW w:w="1134" w:type="dxa"/>
            <w:vMerge/>
            <w:hideMark/>
            <w:tcPrChange w:id="1028" w:author="Jinlin Chen" w:date="2022-01-17T15:29:00Z">
              <w:tcPr>
                <w:tcW w:w="1134" w:type="dxa"/>
                <w:vMerge/>
                <w:hideMark/>
              </w:tcPr>
            </w:tcPrChange>
          </w:tcPr>
          <w:p w14:paraId="00EEF749" w14:textId="77777777" w:rsidR="009867B5" w:rsidRPr="00B36BDD" w:rsidRDefault="009867B5" w:rsidP="001A088D">
            <w:pPr>
              <w:jc w:val="center"/>
              <w:rPr>
                <w:rFonts w:ascii="Arial" w:hAnsi="Arial" w:cs="Arial"/>
              </w:rPr>
            </w:pPr>
          </w:p>
        </w:tc>
        <w:tc>
          <w:tcPr>
            <w:tcW w:w="1235" w:type="dxa"/>
            <w:vMerge/>
            <w:hideMark/>
            <w:tcPrChange w:id="1029" w:author="Jinlin Chen" w:date="2022-01-17T15:29:00Z">
              <w:tcPr>
                <w:tcW w:w="1235" w:type="dxa"/>
                <w:vMerge/>
                <w:hideMark/>
              </w:tcPr>
            </w:tcPrChange>
          </w:tcPr>
          <w:p w14:paraId="6A9163B7" w14:textId="77777777" w:rsidR="009867B5" w:rsidRPr="00B36BDD" w:rsidRDefault="009867B5" w:rsidP="001A088D">
            <w:pPr>
              <w:jc w:val="center"/>
              <w:rPr>
                <w:rFonts w:ascii="Arial" w:hAnsi="Arial" w:cs="Arial"/>
              </w:rPr>
            </w:pPr>
          </w:p>
        </w:tc>
        <w:tc>
          <w:tcPr>
            <w:tcW w:w="1496" w:type="dxa"/>
            <w:hideMark/>
            <w:tcPrChange w:id="1030" w:author="Jinlin Chen" w:date="2022-01-17T15:29:00Z">
              <w:tcPr>
                <w:tcW w:w="1496" w:type="dxa"/>
                <w:hideMark/>
              </w:tcPr>
            </w:tcPrChange>
          </w:tcPr>
          <w:p w14:paraId="66AB4629" w14:textId="77777777" w:rsidR="009867B5" w:rsidRPr="00B36BDD" w:rsidRDefault="009867B5" w:rsidP="001A088D">
            <w:pPr>
              <w:jc w:val="center"/>
              <w:rPr>
                <w:rFonts w:ascii="Arial" w:hAnsi="Arial" w:cs="Arial"/>
              </w:rPr>
            </w:pPr>
            <w:r w:rsidRPr="00B36BDD">
              <w:rPr>
                <w:rFonts w:ascii="Arial" w:hAnsi="Arial" w:cs="Arial"/>
              </w:rPr>
              <w:t>SUL</w:t>
            </w:r>
          </w:p>
        </w:tc>
        <w:tc>
          <w:tcPr>
            <w:tcW w:w="847" w:type="dxa"/>
            <w:hideMark/>
            <w:tcPrChange w:id="1031" w:author="Jinlin Chen" w:date="2022-01-17T15:29:00Z">
              <w:tcPr>
                <w:tcW w:w="847" w:type="dxa"/>
                <w:hideMark/>
              </w:tcPr>
            </w:tcPrChange>
          </w:tcPr>
          <w:p w14:paraId="53AF80AA" w14:textId="77777777" w:rsidR="009867B5" w:rsidRPr="00B36BDD" w:rsidRDefault="009867B5" w:rsidP="001A088D">
            <w:pPr>
              <w:jc w:val="center"/>
              <w:rPr>
                <w:rFonts w:ascii="Arial" w:hAnsi="Arial" w:cs="Arial"/>
              </w:rPr>
            </w:pPr>
            <w:r w:rsidRPr="00B36BDD">
              <w:rPr>
                <w:rFonts w:ascii="Arial" w:hAnsi="Arial" w:cs="Arial"/>
              </w:rPr>
              <w:t>3.98</w:t>
            </w:r>
          </w:p>
        </w:tc>
        <w:tc>
          <w:tcPr>
            <w:tcW w:w="1383" w:type="dxa"/>
            <w:hideMark/>
            <w:tcPrChange w:id="1032" w:author="Jinlin Chen" w:date="2022-01-17T15:29:00Z">
              <w:tcPr>
                <w:tcW w:w="1266" w:type="dxa"/>
                <w:hideMark/>
              </w:tcPr>
            </w:tcPrChange>
          </w:tcPr>
          <w:p w14:paraId="0EE7D792" w14:textId="77777777" w:rsidR="009867B5" w:rsidRPr="00B36BDD" w:rsidRDefault="009867B5" w:rsidP="001A088D">
            <w:pPr>
              <w:jc w:val="center"/>
              <w:rPr>
                <w:rFonts w:ascii="Arial" w:hAnsi="Arial" w:cs="Arial"/>
              </w:rPr>
            </w:pPr>
            <w:r w:rsidRPr="00B36BDD">
              <w:rPr>
                <w:rFonts w:ascii="Arial" w:hAnsi="Arial" w:cs="Arial"/>
              </w:rPr>
              <w:t>1.77-12.83</w:t>
            </w:r>
          </w:p>
        </w:tc>
        <w:tc>
          <w:tcPr>
            <w:tcW w:w="2835" w:type="dxa"/>
            <w:hideMark/>
            <w:tcPrChange w:id="1033" w:author="Jinlin Chen" w:date="2022-01-17T15:29:00Z">
              <w:tcPr>
                <w:tcW w:w="2527" w:type="dxa"/>
                <w:hideMark/>
              </w:tcPr>
            </w:tcPrChange>
          </w:tcPr>
          <w:p w14:paraId="6F45BF66" w14:textId="4440CAF9" w:rsidR="009867B5" w:rsidRPr="00B36BDD" w:rsidRDefault="00F67A55" w:rsidP="001A088D">
            <w:pPr>
              <w:jc w:val="center"/>
              <w:rPr>
                <w:rFonts w:ascii="Arial" w:hAnsi="Arial" w:cs="Arial"/>
              </w:rPr>
            </w:pPr>
            <w:ins w:id="1034" w:author="Jinlin Chen" w:date="2022-01-17T15:31:00Z">
              <w:r>
                <w:rPr>
                  <w:rFonts w:ascii="Arial" w:hAnsi="Arial" w:cs="Arial"/>
                </w:rPr>
                <w:t>unable to establish</w:t>
              </w:r>
            </w:ins>
            <w:del w:id="1035" w:author="Jinlin Chen" w:date="2022-01-17T15:31:00Z">
              <w:r w:rsidR="009867B5" w:rsidRPr="00B36BDD" w:rsidDel="00F67A55">
                <w:rPr>
                  <w:rFonts w:ascii="Arial" w:hAnsi="Arial" w:cs="Arial"/>
                </w:rPr>
                <w:delText>die out</w:delText>
              </w:r>
            </w:del>
          </w:p>
        </w:tc>
      </w:tr>
      <w:tr w:rsidR="009867B5" w:rsidRPr="00B36BDD" w14:paraId="1AD09146" w14:textId="77777777" w:rsidTr="00F67A55">
        <w:trPr>
          <w:trHeight w:hRule="exact" w:val="312"/>
          <w:trPrChange w:id="1036" w:author="Jinlin Chen" w:date="2022-01-17T15:29:00Z">
            <w:trPr>
              <w:trHeight w:hRule="exact" w:val="312"/>
            </w:trPr>
          </w:trPrChange>
        </w:trPr>
        <w:tc>
          <w:tcPr>
            <w:tcW w:w="1670" w:type="dxa"/>
            <w:vMerge/>
            <w:hideMark/>
            <w:tcPrChange w:id="1037" w:author="Jinlin Chen" w:date="2022-01-17T15:29:00Z">
              <w:tcPr>
                <w:tcW w:w="1670" w:type="dxa"/>
                <w:vMerge/>
                <w:hideMark/>
              </w:tcPr>
            </w:tcPrChange>
          </w:tcPr>
          <w:p w14:paraId="7FEB807B" w14:textId="77777777" w:rsidR="009867B5" w:rsidRPr="00B36BDD" w:rsidRDefault="009867B5" w:rsidP="001A088D">
            <w:pPr>
              <w:jc w:val="center"/>
              <w:rPr>
                <w:rFonts w:ascii="Arial" w:hAnsi="Arial" w:cs="Arial"/>
              </w:rPr>
            </w:pPr>
          </w:p>
        </w:tc>
        <w:tc>
          <w:tcPr>
            <w:tcW w:w="1097" w:type="dxa"/>
            <w:vMerge w:val="restart"/>
            <w:hideMark/>
            <w:tcPrChange w:id="1038" w:author="Jinlin Chen" w:date="2022-01-17T15:29:00Z">
              <w:tcPr>
                <w:tcW w:w="1097" w:type="dxa"/>
                <w:vMerge w:val="restart"/>
                <w:hideMark/>
              </w:tcPr>
            </w:tcPrChange>
          </w:tcPr>
          <w:p w14:paraId="08ACF3E9" w14:textId="77777777" w:rsidR="009867B5" w:rsidRPr="00B36BDD" w:rsidRDefault="009867B5" w:rsidP="001A088D">
            <w:pPr>
              <w:jc w:val="center"/>
              <w:rPr>
                <w:rFonts w:ascii="Arial" w:hAnsi="Arial" w:cs="Arial"/>
              </w:rPr>
            </w:pPr>
            <w:r w:rsidRPr="00B36BDD">
              <w:rPr>
                <w:rFonts w:ascii="Arial" w:hAnsi="Arial" w:cs="Arial"/>
              </w:rPr>
              <w:t>PAN</w:t>
            </w:r>
          </w:p>
        </w:tc>
        <w:tc>
          <w:tcPr>
            <w:tcW w:w="817" w:type="dxa"/>
            <w:vMerge w:val="restart"/>
            <w:hideMark/>
            <w:tcPrChange w:id="1039" w:author="Jinlin Chen" w:date="2022-01-17T15:29:00Z">
              <w:tcPr>
                <w:tcW w:w="817" w:type="dxa"/>
                <w:vMerge w:val="restart"/>
                <w:hideMark/>
              </w:tcPr>
            </w:tcPrChange>
          </w:tcPr>
          <w:p w14:paraId="6E15E39F" w14:textId="77777777" w:rsidR="009867B5" w:rsidRPr="00B36BDD" w:rsidRDefault="009867B5" w:rsidP="001A088D">
            <w:pPr>
              <w:jc w:val="center"/>
              <w:rPr>
                <w:rFonts w:ascii="Arial" w:hAnsi="Arial" w:cs="Arial"/>
              </w:rPr>
            </w:pPr>
            <w:r w:rsidRPr="00B36BDD">
              <w:rPr>
                <w:rFonts w:ascii="Arial" w:hAnsi="Arial" w:cs="Arial"/>
              </w:rPr>
              <w:t>17.18</w:t>
            </w:r>
          </w:p>
        </w:tc>
        <w:tc>
          <w:tcPr>
            <w:tcW w:w="1803" w:type="dxa"/>
            <w:vMerge w:val="restart"/>
            <w:hideMark/>
            <w:tcPrChange w:id="1040" w:author="Jinlin Chen" w:date="2022-01-17T15:29:00Z">
              <w:tcPr>
                <w:tcW w:w="1803" w:type="dxa"/>
                <w:vMerge w:val="restart"/>
                <w:hideMark/>
              </w:tcPr>
            </w:tcPrChange>
          </w:tcPr>
          <w:p w14:paraId="58CA2A85" w14:textId="77777777" w:rsidR="009867B5" w:rsidRPr="00B36BDD" w:rsidRDefault="009867B5" w:rsidP="001A088D">
            <w:pPr>
              <w:jc w:val="center"/>
              <w:rPr>
                <w:rFonts w:ascii="Arial" w:hAnsi="Arial" w:cs="Arial"/>
              </w:rPr>
            </w:pPr>
            <w:r w:rsidRPr="00B36BDD">
              <w:rPr>
                <w:rFonts w:ascii="Arial" w:hAnsi="Arial" w:cs="Arial"/>
              </w:rPr>
              <w:t>14.2-21.24</w:t>
            </w:r>
          </w:p>
        </w:tc>
        <w:tc>
          <w:tcPr>
            <w:tcW w:w="1134" w:type="dxa"/>
            <w:vMerge w:val="restart"/>
            <w:hideMark/>
            <w:tcPrChange w:id="1041" w:author="Jinlin Chen" w:date="2022-01-17T15:29:00Z">
              <w:tcPr>
                <w:tcW w:w="1134" w:type="dxa"/>
                <w:vMerge w:val="restart"/>
                <w:hideMark/>
              </w:tcPr>
            </w:tcPrChange>
          </w:tcPr>
          <w:p w14:paraId="5ECE0F8C" w14:textId="77777777" w:rsidR="009867B5" w:rsidRPr="00B36BDD" w:rsidRDefault="009867B5" w:rsidP="001A088D">
            <w:pPr>
              <w:jc w:val="center"/>
              <w:rPr>
                <w:rFonts w:ascii="Arial" w:hAnsi="Arial" w:cs="Arial"/>
              </w:rPr>
            </w:pPr>
            <w:r w:rsidRPr="00B36BDD">
              <w:rPr>
                <w:rFonts w:ascii="Arial" w:hAnsi="Arial" w:cs="Arial"/>
              </w:rPr>
              <w:t>0.09</w:t>
            </w:r>
          </w:p>
        </w:tc>
        <w:tc>
          <w:tcPr>
            <w:tcW w:w="1235" w:type="dxa"/>
            <w:vMerge w:val="restart"/>
            <w:hideMark/>
            <w:tcPrChange w:id="1042" w:author="Jinlin Chen" w:date="2022-01-17T15:29:00Z">
              <w:tcPr>
                <w:tcW w:w="1235" w:type="dxa"/>
                <w:vMerge w:val="restart"/>
                <w:hideMark/>
              </w:tcPr>
            </w:tcPrChange>
          </w:tcPr>
          <w:p w14:paraId="223768E5" w14:textId="77777777" w:rsidR="009867B5" w:rsidRPr="00B36BDD" w:rsidRDefault="009867B5" w:rsidP="001A088D">
            <w:pPr>
              <w:jc w:val="center"/>
              <w:rPr>
                <w:rFonts w:ascii="Arial" w:hAnsi="Arial" w:cs="Arial"/>
              </w:rPr>
            </w:pPr>
            <w:r w:rsidRPr="00B36BDD">
              <w:rPr>
                <w:rFonts w:ascii="Arial" w:hAnsi="Arial" w:cs="Arial"/>
              </w:rPr>
              <w:t>0.06-0.14</w:t>
            </w:r>
          </w:p>
        </w:tc>
        <w:tc>
          <w:tcPr>
            <w:tcW w:w="1496" w:type="dxa"/>
            <w:hideMark/>
            <w:tcPrChange w:id="1043" w:author="Jinlin Chen" w:date="2022-01-17T15:29:00Z">
              <w:tcPr>
                <w:tcW w:w="1496" w:type="dxa"/>
                <w:hideMark/>
              </w:tcPr>
            </w:tcPrChange>
          </w:tcPr>
          <w:p w14:paraId="42BFD668"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1044" w:author="Jinlin Chen" w:date="2022-01-17T15:29:00Z">
              <w:tcPr>
                <w:tcW w:w="847" w:type="dxa"/>
                <w:hideMark/>
              </w:tcPr>
            </w:tcPrChange>
          </w:tcPr>
          <w:p w14:paraId="54913CFB" w14:textId="77777777" w:rsidR="009867B5" w:rsidRPr="00B36BDD" w:rsidRDefault="009867B5" w:rsidP="001A088D">
            <w:pPr>
              <w:jc w:val="center"/>
              <w:rPr>
                <w:rFonts w:ascii="Arial" w:hAnsi="Arial" w:cs="Arial"/>
              </w:rPr>
            </w:pPr>
            <w:r w:rsidRPr="00B36BDD">
              <w:rPr>
                <w:rFonts w:ascii="Arial" w:hAnsi="Arial" w:cs="Arial"/>
              </w:rPr>
              <w:t>0.27</w:t>
            </w:r>
          </w:p>
        </w:tc>
        <w:tc>
          <w:tcPr>
            <w:tcW w:w="1383" w:type="dxa"/>
            <w:hideMark/>
            <w:tcPrChange w:id="1045" w:author="Jinlin Chen" w:date="2022-01-17T15:29:00Z">
              <w:tcPr>
                <w:tcW w:w="1266" w:type="dxa"/>
                <w:hideMark/>
              </w:tcPr>
            </w:tcPrChange>
          </w:tcPr>
          <w:p w14:paraId="62DD43EC" w14:textId="77777777" w:rsidR="009867B5" w:rsidRPr="00B36BDD" w:rsidRDefault="009867B5" w:rsidP="001A088D">
            <w:pPr>
              <w:jc w:val="center"/>
              <w:rPr>
                <w:rFonts w:ascii="Arial" w:hAnsi="Arial" w:cs="Arial"/>
              </w:rPr>
            </w:pPr>
            <w:r w:rsidRPr="00B36BDD">
              <w:rPr>
                <w:rFonts w:ascii="Arial" w:hAnsi="Arial" w:cs="Arial"/>
              </w:rPr>
              <w:t>0.08-0.51</w:t>
            </w:r>
          </w:p>
        </w:tc>
        <w:tc>
          <w:tcPr>
            <w:tcW w:w="2835" w:type="dxa"/>
            <w:hideMark/>
            <w:tcPrChange w:id="1046" w:author="Jinlin Chen" w:date="2022-01-17T15:29:00Z">
              <w:tcPr>
                <w:tcW w:w="2527" w:type="dxa"/>
                <w:hideMark/>
              </w:tcPr>
            </w:tcPrChange>
          </w:tcPr>
          <w:p w14:paraId="5D838D4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1AD8CD9" w14:textId="77777777" w:rsidTr="00F67A55">
        <w:trPr>
          <w:trHeight w:hRule="exact" w:val="312"/>
          <w:trPrChange w:id="1047" w:author="Jinlin Chen" w:date="2022-01-17T15:29:00Z">
            <w:trPr>
              <w:trHeight w:hRule="exact" w:val="312"/>
            </w:trPr>
          </w:trPrChange>
        </w:trPr>
        <w:tc>
          <w:tcPr>
            <w:tcW w:w="1670" w:type="dxa"/>
            <w:vMerge/>
            <w:hideMark/>
            <w:tcPrChange w:id="1048" w:author="Jinlin Chen" w:date="2022-01-17T15:29:00Z">
              <w:tcPr>
                <w:tcW w:w="1670" w:type="dxa"/>
                <w:vMerge/>
                <w:hideMark/>
              </w:tcPr>
            </w:tcPrChange>
          </w:tcPr>
          <w:p w14:paraId="4E61FD26" w14:textId="77777777" w:rsidR="009867B5" w:rsidRPr="00B36BDD" w:rsidRDefault="009867B5" w:rsidP="001A088D">
            <w:pPr>
              <w:jc w:val="center"/>
              <w:rPr>
                <w:rFonts w:ascii="Arial" w:hAnsi="Arial" w:cs="Arial"/>
              </w:rPr>
            </w:pPr>
          </w:p>
        </w:tc>
        <w:tc>
          <w:tcPr>
            <w:tcW w:w="1097" w:type="dxa"/>
            <w:vMerge/>
            <w:hideMark/>
            <w:tcPrChange w:id="1049" w:author="Jinlin Chen" w:date="2022-01-17T15:29:00Z">
              <w:tcPr>
                <w:tcW w:w="1097" w:type="dxa"/>
                <w:vMerge/>
                <w:hideMark/>
              </w:tcPr>
            </w:tcPrChange>
          </w:tcPr>
          <w:p w14:paraId="20398907" w14:textId="77777777" w:rsidR="009867B5" w:rsidRPr="00B36BDD" w:rsidRDefault="009867B5" w:rsidP="001A088D">
            <w:pPr>
              <w:jc w:val="center"/>
              <w:rPr>
                <w:rFonts w:ascii="Arial" w:hAnsi="Arial" w:cs="Arial"/>
              </w:rPr>
            </w:pPr>
          </w:p>
        </w:tc>
        <w:tc>
          <w:tcPr>
            <w:tcW w:w="817" w:type="dxa"/>
            <w:vMerge/>
            <w:hideMark/>
            <w:tcPrChange w:id="1050" w:author="Jinlin Chen" w:date="2022-01-17T15:29:00Z">
              <w:tcPr>
                <w:tcW w:w="817" w:type="dxa"/>
                <w:vMerge/>
                <w:hideMark/>
              </w:tcPr>
            </w:tcPrChange>
          </w:tcPr>
          <w:p w14:paraId="5A4A8C6F" w14:textId="77777777" w:rsidR="009867B5" w:rsidRPr="00B36BDD" w:rsidRDefault="009867B5" w:rsidP="001A088D">
            <w:pPr>
              <w:jc w:val="center"/>
              <w:rPr>
                <w:rFonts w:ascii="Arial" w:hAnsi="Arial" w:cs="Arial"/>
              </w:rPr>
            </w:pPr>
          </w:p>
        </w:tc>
        <w:tc>
          <w:tcPr>
            <w:tcW w:w="1803" w:type="dxa"/>
            <w:vMerge/>
            <w:hideMark/>
            <w:tcPrChange w:id="1051" w:author="Jinlin Chen" w:date="2022-01-17T15:29:00Z">
              <w:tcPr>
                <w:tcW w:w="1803" w:type="dxa"/>
                <w:vMerge/>
                <w:hideMark/>
              </w:tcPr>
            </w:tcPrChange>
          </w:tcPr>
          <w:p w14:paraId="78FA75AF" w14:textId="77777777" w:rsidR="009867B5" w:rsidRPr="00B36BDD" w:rsidRDefault="009867B5" w:rsidP="001A088D">
            <w:pPr>
              <w:jc w:val="center"/>
              <w:rPr>
                <w:rFonts w:ascii="Arial" w:hAnsi="Arial" w:cs="Arial"/>
              </w:rPr>
            </w:pPr>
          </w:p>
        </w:tc>
        <w:tc>
          <w:tcPr>
            <w:tcW w:w="1134" w:type="dxa"/>
            <w:vMerge/>
            <w:hideMark/>
            <w:tcPrChange w:id="1052" w:author="Jinlin Chen" w:date="2022-01-17T15:29:00Z">
              <w:tcPr>
                <w:tcW w:w="1134" w:type="dxa"/>
                <w:vMerge/>
                <w:hideMark/>
              </w:tcPr>
            </w:tcPrChange>
          </w:tcPr>
          <w:p w14:paraId="3B81A1FA" w14:textId="77777777" w:rsidR="009867B5" w:rsidRPr="00B36BDD" w:rsidRDefault="009867B5" w:rsidP="001A088D">
            <w:pPr>
              <w:jc w:val="center"/>
              <w:rPr>
                <w:rFonts w:ascii="Arial" w:hAnsi="Arial" w:cs="Arial"/>
              </w:rPr>
            </w:pPr>
          </w:p>
        </w:tc>
        <w:tc>
          <w:tcPr>
            <w:tcW w:w="1235" w:type="dxa"/>
            <w:vMerge/>
            <w:hideMark/>
            <w:tcPrChange w:id="1053" w:author="Jinlin Chen" w:date="2022-01-17T15:29:00Z">
              <w:tcPr>
                <w:tcW w:w="1235" w:type="dxa"/>
                <w:vMerge/>
                <w:hideMark/>
              </w:tcPr>
            </w:tcPrChange>
          </w:tcPr>
          <w:p w14:paraId="772FC0C5" w14:textId="77777777" w:rsidR="009867B5" w:rsidRPr="00B36BDD" w:rsidRDefault="009867B5" w:rsidP="001A088D">
            <w:pPr>
              <w:jc w:val="center"/>
              <w:rPr>
                <w:rFonts w:ascii="Arial" w:hAnsi="Arial" w:cs="Arial"/>
              </w:rPr>
            </w:pPr>
          </w:p>
        </w:tc>
        <w:tc>
          <w:tcPr>
            <w:tcW w:w="1496" w:type="dxa"/>
            <w:hideMark/>
            <w:tcPrChange w:id="1054" w:author="Jinlin Chen" w:date="2022-01-17T15:29:00Z">
              <w:tcPr>
                <w:tcW w:w="1496" w:type="dxa"/>
                <w:hideMark/>
              </w:tcPr>
            </w:tcPrChange>
          </w:tcPr>
          <w:p w14:paraId="7E03344F"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Change w:id="1055" w:author="Jinlin Chen" w:date="2022-01-17T15:29:00Z">
              <w:tcPr>
                <w:tcW w:w="847" w:type="dxa"/>
                <w:hideMark/>
              </w:tcPr>
            </w:tcPrChange>
          </w:tcPr>
          <w:p w14:paraId="5BFAA685" w14:textId="77777777" w:rsidR="009867B5" w:rsidRPr="00B36BDD" w:rsidRDefault="009867B5" w:rsidP="001A088D">
            <w:pPr>
              <w:jc w:val="center"/>
              <w:rPr>
                <w:rFonts w:ascii="Arial" w:hAnsi="Arial" w:cs="Arial"/>
              </w:rPr>
            </w:pPr>
            <w:r w:rsidRPr="00B36BDD">
              <w:rPr>
                <w:rFonts w:ascii="Arial" w:hAnsi="Arial" w:cs="Arial"/>
              </w:rPr>
              <w:t>0.11</w:t>
            </w:r>
          </w:p>
        </w:tc>
        <w:tc>
          <w:tcPr>
            <w:tcW w:w="1383" w:type="dxa"/>
            <w:hideMark/>
            <w:tcPrChange w:id="1056" w:author="Jinlin Chen" w:date="2022-01-17T15:29:00Z">
              <w:tcPr>
                <w:tcW w:w="1266" w:type="dxa"/>
                <w:hideMark/>
              </w:tcPr>
            </w:tcPrChange>
          </w:tcPr>
          <w:p w14:paraId="39D324D8" w14:textId="77777777" w:rsidR="009867B5" w:rsidRPr="00B36BDD" w:rsidRDefault="009867B5" w:rsidP="001A088D">
            <w:pPr>
              <w:jc w:val="center"/>
              <w:rPr>
                <w:rFonts w:ascii="Arial" w:hAnsi="Arial" w:cs="Arial"/>
              </w:rPr>
            </w:pPr>
            <w:r w:rsidRPr="00B36BDD">
              <w:rPr>
                <w:rFonts w:ascii="Arial" w:hAnsi="Arial" w:cs="Arial"/>
              </w:rPr>
              <w:t>0.01-0.29</w:t>
            </w:r>
          </w:p>
        </w:tc>
        <w:tc>
          <w:tcPr>
            <w:tcW w:w="2835" w:type="dxa"/>
            <w:hideMark/>
            <w:tcPrChange w:id="1057" w:author="Jinlin Chen" w:date="2022-01-17T15:29:00Z">
              <w:tcPr>
                <w:tcW w:w="2527" w:type="dxa"/>
                <w:hideMark/>
              </w:tcPr>
            </w:tcPrChange>
          </w:tcPr>
          <w:p w14:paraId="743934DA"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0F7B7B4D" w14:textId="77777777" w:rsidTr="00F67A55">
        <w:trPr>
          <w:trHeight w:hRule="exact" w:val="312"/>
          <w:trPrChange w:id="1058" w:author="Jinlin Chen" w:date="2022-01-17T15:29:00Z">
            <w:trPr>
              <w:trHeight w:hRule="exact" w:val="312"/>
            </w:trPr>
          </w:trPrChange>
        </w:trPr>
        <w:tc>
          <w:tcPr>
            <w:tcW w:w="1670" w:type="dxa"/>
            <w:vMerge/>
            <w:hideMark/>
            <w:tcPrChange w:id="1059" w:author="Jinlin Chen" w:date="2022-01-17T15:29:00Z">
              <w:tcPr>
                <w:tcW w:w="1670" w:type="dxa"/>
                <w:vMerge/>
                <w:hideMark/>
              </w:tcPr>
            </w:tcPrChange>
          </w:tcPr>
          <w:p w14:paraId="0A015234" w14:textId="77777777" w:rsidR="009867B5" w:rsidRPr="00B36BDD" w:rsidRDefault="009867B5" w:rsidP="001A088D">
            <w:pPr>
              <w:jc w:val="center"/>
              <w:rPr>
                <w:rFonts w:ascii="Arial" w:hAnsi="Arial" w:cs="Arial"/>
              </w:rPr>
            </w:pPr>
          </w:p>
        </w:tc>
        <w:tc>
          <w:tcPr>
            <w:tcW w:w="1097" w:type="dxa"/>
            <w:hideMark/>
            <w:tcPrChange w:id="1060" w:author="Jinlin Chen" w:date="2022-01-17T15:29:00Z">
              <w:tcPr>
                <w:tcW w:w="1097" w:type="dxa"/>
                <w:hideMark/>
              </w:tcPr>
            </w:tcPrChange>
          </w:tcPr>
          <w:p w14:paraId="6FBB418C" w14:textId="77777777" w:rsidR="009867B5" w:rsidRPr="00B36BDD" w:rsidRDefault="009867B5" w:rsidP="001A088D">
            <w:pPr>
              <w:jc w:val="center"/>
              <w:rPr>
                <w:rFonts w:ascii="Arial" w:hAnsi="Arial" w:cs="Arial"/>
              </w:rPr>
            </w:pPr>
            <w:r w:rsidRPr="00B36BDD">
              <w:rPr>
                <w:rFonts w:ascii="Arial" w:hAnsi="Arial" w:cs="Arial"/>
              </w:rPr>
              <w:t>PST</w:t>
            </w:r>
          </w:p>
        </w:tc>
        <w:tc>
          <w:tcPr>
            <w:tcW w:w="817" w:type="dxa"/>
            <w:hideMark/>
            <w:tcPrChange w:id="1061" w:author="Jinlin Chen" w:date="2022-01-17T15:29:00Z">
              <w:tcPr>
                <w:tcW w:w="817" w:type="dxa"/>
                <w:hideMark/>
              </w:tcPr>
            </w:tcPrChange>
          </w:tcPr>
          <w:p w14:paraId="7DCE7B96" w14:textId="77777777" w:rsidR="009867B5" w:rsidRPr="00B36BDD" w:rsidRDefault="009867B5" w:rsidP="001A088D">
            <w:pPr>
              <w:jc w:val="center"/>
              <w:rPr>
                <w:rFonts w:ascii="Arial" w:hAnsi="Arial" w:cs="Arial"/>
              </w:rPr>
            </w:pPr>
            <w:r w:rsidRPr="00B36BDD">
              <w:rPr>
                <w:rFonts w:ascii="Arial" w:hAnsi="Arial" w:cs="Arial"/>
              </w:rPr>
              <w:t>0</w:t>
            </w:r>
          </w:p>
        </w:tc>
        <w:tc>
          <w:tcPr>
            <w:tcW w:w="1803" w:type="dxa"/>
            <w:hideMark/>
            <w:tcPrChange w:id="1062" w:author="Jinlin Chen" w:date="2022-01-17T15:29:00Z">
              <w:tcPr>
                <w:tcW w:w="1803" w:type="dxa"/>
                <w:hideMark/>
              </w:tcPr>
            </w:tcPrChange>
          </w:tcPr>
          <w:p w14:paraId="756820B3" w14:textId="77777777" w:rsidR="009867B5" w:rsidRPr="00B36BDD" w:rsidRDefault="009867B5" w:rsidP="001A088D">
            <w:pPr>
              <w:jc w:val="center"/>
              <w:rPr>
                <w:rFonts w:ascii="Arial" w:hAnsi="Arial" w:cs="Arial"/>
              </w:rPr>
            </w:pPr>
            <w:r w:rsidRPr="00B36BDD">
              <w:rPr>
                <w:rFonts w:ascii="Arial" w:hAnsi="Arial" w:cs="Arial"/>
              </w:rPr>
              <w:t>\</w:t>
            </w:r>
          </w:p>
        </w:tc>
        <w:tc>
          <w:tcPr>
            <w:tcW w:w="1134" w:type="dxa"/>
            <w:hideMark/>
            <w:tcPrChange w:id="1063" w:author="Jinlin Chen" w:date="2022-01-17T15:29:00Z">
              <w:tcPr>
                <w:tcW w:w="1134" w:type="dxa"/>
                <w:hideMark/>
              </w:tcPr>
            </w:tcPrChange>
          </w:tcPr>
          <w:p w14:paraId="36BB72EE" w14:textId="77777777" w:rsidR="009867B5" w:rsidRPr="00B36BDD" w:rsidRDefault="009867B5" w:rsidP="001A088D">
            <w:pPr>
              <w:jc w:val="center"/>
              <w:rPr>
                <w:rFonts w:ascii="Arial" w:hAnsi="Arial" w:cs="Arial"/>
              </w:rPr>
            </w:pPr>
            <w:r w:rsidRPr="00B36BDD">
              <w:rPr>
                <w:rFonts w:ascii="Arial" w:hAnsi="Arial" w:cs="Arial"/>
              </w:rPr>
              <w:t>\</w:t>
            </w:r>
          </w:p>
        </w:tc>
        <w:tc>
          <w:tcPr>
            <w:tcW w:w="1235" w:type="dxa"/>
            <w:hideMark/>
            <w:tcPrChange w:id="1064" w:author="Jinlin Chen" w:date="2022-01-17T15:29:00Z">
              <w:tcPr>
                <w:tcW w:w="1235" w:type="dxa"/>
                <w:hideMark/>
              </w:tcPr>
            </w:tcPrChange>
          </w:tcPr>
          <w:p w14:paraId="5034F0B2" w14:textId="77777777" w:rsidR="009867B5" w:rsidRPr="00B36BDD" w:rsidRDefault="009867B5" w:rsidP="001A088D">
            <w:pPr>
              <w:jc w:val="center"/>
              <w:rPr>
                <w:rFonts w:ascii="Arial" w:hAnsi="Arial" w:cs="Arial"/>
              </w:rPr>
            </w:pPr>
            <w:r w:rsidRPr="00B36BDD">
              <w:rPr>
                <w:rFonts w:ascii="Arial" w:hAnsi="Arial" w:cs="Arial"/>
              </w:rPr>
              <w:t>\</w:t>
            </w:r>
          </w:p>
        </w:tc>
        <w:tc>
          <w:tcPr>
            <w:tcW w:w="1496" w:type="dxa"/>
            <w:hideMark/>
            <w:tcPrChange w:id="1065" w:author="Jinlin Chen" w:date="2022-01-17T15:29:00Z">
              <w:tcPr>
                <w:tcW w:w="1496" w:type="dxa"/>
                <w:hideMark/>
              </w:tcPr>
            </w:tcPrChange>
          </w:tcPr>
          <w:p w14:paraId="1A02CD82"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1066" w:author="Jinlin Chen" w:date="2022-01-17T15:29:00Z">
              <w:tcPr>
                <w:tcW w:w="847" w:type="dxa"/>
                <w:hideMark/>
              </w:tcPr>
            </w:tcPrChange>
          </w:tcPr>
          <w:p w14:paraId="7892BCD4" w14:textId="77777777" w:rsidR="009867B5" w:rsidRPr="00B36BDD" w:rsidRDefault="009867B5" w:rsidP="001A088D">
            <w:pPr>
              <w:jc w:val="center"/>
              <w:rPr>
                <w:rFonts w:ascii="Arial" w:hAnsi="Arial" w:cs="Arial"/>
              </w:rPr>
            </w:pPr>
            <w:r w:rsidRPr="00B36BDD">
              <w:rPr>
                <w:rFonts w:ascii="Arial" w:hAnsi="Arial" w:cs="Arial"/>
              </w:rPr>
              <w:t>\</w:t>
            </w:r>
          </w:p>
        </w:tc>
        <w:tc>
          <w:tcPr>
            <w:tcW w:w="1383" w:type="dxa"/>
            <w:hideMark/>
            <w:tcPrChange w:id="1067" w:author="Jinlin Chen" w:date="2022-01-17T15:29:00Z">
              <w:tcPr>
                <w:tcW w:w="1266" w:type="dxa"/>
                <w:hideMark/>
              </w:tcPr>
            </w:tcPrChange>
          </w:tcPr>
          <w:p w14:paraId="30631198" w14:textId="77777777" w:rsidR="009867B5" w:rsidRPr="00B36BDD" w:rsidRDefault="009867B5" w:rsidP="001A088D">
            <w:pPr>
              <w:jc w:val="center"/>
              <w:rPr>
                <w:rFonts w:ascii="Arial" w:hAnsi="Arial" w:cs="Arial"/>
              </w:rPr>
            </w:pPr>
            <w:r w:rsidRPr="00B36BDD">
              <w:rPr>
                <w:rFonts w:ascii="Arial" w:hAnsi="Arial" w:cs="Arial"/>
              </w:rPr>
              <w:t>\</w:t>
            </w:r>
          </w:p>
        </w:tc>
        <w:tc>
          <w:tcPr>
            <w:tcW w:w="2835" w:type="dxa"/>
            <w:hideMark/>
            <w:tcPrChange w:id="1068" w:author="Jinlin Chen" w:date="2022-01-17T15:29:00Z">
              <w:tcPr>
                <w:tcW w:w="2527" w:type="dxa"/>
                <w:hideMark/>
              </w:tcPr>
            </w:tcPrChange>
          </w:tcPr>
          <w:p w14:paraId="63A6C25E" w14:textId="5DBC9E91" w:rsidR="009867B5" w:rsidRPr="00B36BDD" w:rsidRDefault="00F67A55" w:rsidP="001A088D">
            <w:pPr>
              <w:jc w:val="center"/>
              <w:rPr>
                <w:rFonts w:ascii="Arial" w:hAnsi="Arial" w:cs="Arial"/>
              </w:rPr>
            </w:pPr>
            <w:ins w:id="1069" w:author="Jinlin Chen" w:date="2022-01-17T15:31:00Z">
              <w:r>
                <w:rPr>
                  <w:rFonts w:ascii="Arial" w:hAnsi="Arial" w:cs="Arial"/>
                </w:rPr>
                <w:t>unable to establish</w:t>
              </w:r>
            </w:ins>
            <w:del w:id="1070" w:author="Jinlin Chen" w:date="2022-01-17T15:31:00Z">
              <w:r w:rsidR="009867B5" w:rsidRPr="00B36BDD" w:rsidDel="00F67A55">
                <w:rPr>
                  <w:rFonts w:ascii="Arial" w:hAnsi="Arial" w:cs="Arial"/>
                </w:rPr>
                <w:delText>die out</w:delText>
              </w:r>
            </w:del>
          </w:p>
        </w:tc>
      </w:tr>
      <w:tr w:rsidR="009867B5" w:rsidRPr="00B36BDD" w14:paraId="56F40FFD" w14:textId="77777777" w:rsidTr="00F67A55">
        <w:trPr>
          <w:trHeight w:hRule="exact" w:val="312"/>
          <w:trPrChange w:id="1071" w:author="Jinlin Chen" w:date="2022-01-17T15:29:00Z">
            <w:trPr>
              <w:trHeight w:hRule="exact" w:val="312"/>
            </w:trPr>
          </w:trPrChange>
        </w:trPr>
        <w:tc>
          <w:tcPr>
            <w:tcW w:w="1670" w:type="dxa"/>
            <w:vMerge/>
            <w:hideMark/>
            <w:tcPrChange w:id="1072" w:author="Jinlin Chen" w:date="2022-01-17T15:29:00Z">
              <w:tcPr>
                <w:tcW w:w="1670" w:type="dxa"/>
                <w:vMerge/>
                <w:hideMark/>
              </w:tcPr>
            </w:tcPrChange>
          </w:tcPr>
          <w:p w14:paraId="0F35E2B6" w14:textId="77777777" w:rsidR="009867B5" w:rsidRPr="00B36BDD" w:rsidRDefault="009867B5" w:rsidP="001A088D">
            <w:pPr>
              <w:jc w:val="center"/>
              <w:rPr>
                <w:rFonts w:ascii="Arial" w:hAnsi="Arial" w:cs="Arial"/>
              </w:rPr>
            </w:pPr>
          </w:p>
        </w:tc>
        <w:tc>
          <w:tcPr>
            <w:tcW w:w="1097" w:type="dxa"/>
            <w:vMerge w:val="restart"/>
            <w:hideMark/>
            <w:tcPrChange w:id="1073" w:author="Jinlin Chen" w:date="2022-01-17T15:29:00Z">
              <w:tcPr>
                <w:tcW w:w="1097" w:type="dxa"/>
                <w:vMerge w:val="restart"/>
                <w:hideMark/>
              </w:tcPr>
            </w:tcPrChange>
          </w:tcPr>
          <w:p w14:paraId="21471A44" w14:textId="77777777" w:rsidR="009867B5" w:rsidRPr="00B36BDD" w:rsidRDefault="009867B5" w:rsidP="001A088D">
            <w:pPr>
              <w:jc w:val="center"/>
              <w:rPr>
                <w:rFonts w:ascii="Arial" w:hAnsi="Arial" w:cs="Arial"/>
              </w:rPr>
            </w:pPr>
            <w:r w:rsidRPr="00B36BDD">
              <w:rPr>
                <w:rFonts w:ascii="Arial" w:hAnsi="Arial" w:cs="Arial"/>
              </w:rPr>
              <w:t>SUL</w:t>
            </w:r>
          </w:p>
        </w:tc>
        <w:tc>
          <w:tcPr>
            <w:tcW w:w="817" w:type="dxa"/>
            <w:vMerge w:val="restart"/>
            <w:hideMark/>
            <w:tcPrChange w:id="1074" w:author="Jinlin Chen" w:date="2022-01-17T15:29:00Z">
              <w:tcPr>
                <w:tcW w:w="817" w:type="dxa"/>
                <w:vMerge w:val="restart"/>
                <w:hideMark/>
              </w:tcPr>
            </w:tcPrChange>
          </w:tcPr>
          <w:p w14:paraId="3FC75462" w14:textId="77777777" w:rsidR="009867B5" w:rsidRPr="00B36BDD" w:rsidRDefault="009867B5" w:rsidP="001A088D">
            <w:pPr>
              <w:jc w:val="center"/>
              <w:rPr>
                <w:rFonts w:ascii="Arial" w:hAnsi="Arial" w:cs="Arial"/>
              </w:rPr>
            </w:pPr>
            <w:r w:rsidRPr="00B36BDD">
              <w:rPr>
                <w:rFonts w:ascii="Arial" w:hAnsi="Arial" w:cs="Arial"/>
              </w:rPr>
              <w:t>13.65</w:t>
            </w:r>
          </w:p>
        </w:tc>
        <w:tc>
          <w:tcPr>
            <w:tcW w:w="1803" w:type="dxa"/>
            <w:vMerge w:val="restart"/>
            <w:hideMark/>
            <w:tcPrChange w:id="1075" w:author="Jinlin Chen" w:date="2022-01-17T15:29:00Z">
              <w:tcPr>
                <w:tcW w:w="1803" w:type="dxa"/>
                <w:vMerge w:val="restart"/>
                <w:hideMark/>
              </w:tcPr>
            </w:tcPrChange>
          </w:tcPr>
          <w:p w14:paraId="5CFCF77C" w14:textId="77777777" w:rsidR="009867B5" w:rsidRPr="00B36BDD" w:rsidRDefault="009867B5" w:rsidP="001A088D">
            <w:pPr>
              <w:jc w:val="center"/>
              <w:rPr>
                <w:rFonts w:ascii="Arial" w:hAnsi="Arial" w:cs="Arial"/>
              </w:rPr>
            </w:pPr>
            <w:r w:rsidRPr="00B36BDD">
              <w:rPr>
                <w:rFonts w:ascii="Arial" w:hAnsi="Arial" w:cs="Arial"/>
              </w:rPr>
              <w:t>10.26-19.03</w:t>
            </w:r>
          </w:p>
        </w:tc>
        <w:tc>
          <w:tcPr>
            <w:tcW w:w="1134" w:type="dxa"/>
            <w:vMerge w:val="restart"/>
            <w:hideMark/>
            <w:tcPrChange w:id="1076" w:author="Jinlin Chen" w:date="2022-01-17T15:29:00Z">
              <w:tcPr>
                <w:tcW w:w="1134" w:type="dxa"/>
                <w:vMerge w:val="restart"/>
                <w:hideMark/>
              </w:tcPr>
            </w:tcPrChange>
          </w:tcPr>
          <w:p w14:paraId="6FAF3F9D" w14:textId="77777777" w:rsidR="009867B5" w:rsidRPr="00B36BDD" w:rsidRDefault="009867B5" w:rsidP="001A088D">
            <w:pPr>
              <w:jc w:val="center"/>
              <w:rPr>
                <w:rFonts w:ascii="Arial" w:hAnsi="Arial" w:cs="Arial"/>
              </w:rPr>
            </w:pPr>
            <w:r w:rsidRPr="00B36BDD">
              <w:rPr>
                <w:rFonts w:ascii="Arial" w:hAnsi="Arial" w:cs="Arial"/>
              </w:rPr>
              <w:t>0.15</w:t>
            </w:r>
          </w:p>
        </w:tc>
        <w:tc>
          <w:tcPr>
            <w:tcW w:w="1235" w:type="dxa"/>
            <w:vMerge w:val="restart"/>
            <w:hideMark/>
            <w:tcPrChange w:id="1077" w:author="Jinlin Chen" w:date="2022-01-17T15:29:00Z">
              <w:tcPr>
                <w:tcW w:w="1235" w:type="dxa"/>
                <w:vMerge w:val="restart"/>
                <w:hideMark/>
              </w:tcPr>
            </w:tcPrChange>
          </w:tcPr>
          <w:p w14:paraId="312855A2" w14:textId="77777777" w:rsidR="009867B5" w:rsidRPr="00B36BDD" w:rsidRDefault="009867B5" w:rsidP="001A088D">
            <w:pPr>
              <w:jc w:val="center"/>
              <w:rPr>
                <w:rFonts w:ascii="Arial" w:hAnsi="Arial" w:cs="Arial"/>
              </w:rPr>
            </w:pPr>
            <w:r w:rsidRPr="00B36BDD">
              <w:rPr>
                <w:rFonts w:ascii="Arial" w:hAnsi="Arial" w:cs="Arial"/>
              </w:rPr>
              <w:t>0.09-0.24</w:t>
            </w:r>
          </w:p>
        </w:tc>
        <w:tc>
          <w:tcPr>
            <w:tcW w:w="1496" w:type="dxa"/>
            <w:hideMark/>
            <w:tcPrChange w:id="1078" w:author="Jinlin Chen" w:date="2022-01-17T15:29:00Z">
              <w:tcPr>
                <w:tcW w:w="1496" w:type="dxa"/>
                <w:hideMark/>
              </w:tcPr>
            </w:tcPrChange>
          </w:tcPr>
          <w:p w14:paraId="7369FB65" w14:textId="77777777" w:rsidR="009867B5" w:rsidRPr="00B36BDD" w:rsidRDefault="009867B5" w:rsidP="001A088D">
            <w:pPr>
              <w:jc w:val="center"/>
              <w:rPr>
                <w:rFonts w:ascii="Arial" w:hAnsi="Arial" w:cs="Arial"/>
              </w:rPr>
            </w:pPr>
            <w:r w:rsidRPr="00B36BDD">
              <w:rPr>
                <w:rFonts w:ascii="Arial" w:hAnsi="Arial" w:cs="Arial"/>
              </w:rPr>
              <w:t>BIP</w:t>
            </w:r>
          </w:p>
        </w:tc>
        <w:tc>
          <w:tcPr>
            <w:tcW w:w="847" w:type="dxa"/>
            <w:hideMark/>
            <w:tcPrChange w:id="1079" w:author="Jinlin Chen" w:date="2022-01-17T15:29:00Z">
              <w:tcPr>
                <w:tcW w:w="847" w:type="dxa"/>
                <w:hideMark/>
              </w:tcPr>
            </w:tcPrChange>
          </w:tcPr>
          <w:p w14:paraId="43DE3FD6" w14:textId="77777777" w:rsidR="009867B5" w:rsidRPr="00B36BDD" w:rsidRDefault="009867B5" w:rsidP="001A088D">
            <w:pPr>
              <w:jc w:val="center"/>
              <w:rPr>
                <w:rFonts w:ascii="Arial" w:hAnsi="Arial" w:cs="Arial"/>
              </w:rPr>
            </w:pPr>
            <w:r w:rsidRPr="00B36BDD">
              <w:rPr>
                <w:rFonts w:ascii="Arial" w:hAnsi="Arial" w:cs="Arial"/>
              </w:rPr>
              <w:t>0.37</w:t>
            </w:r>
          </w:p>
        </w:tc>
        <w:tc>
          <w:tcPr>
            <w:tcW w:w="1383" w:type="dxa"/>
            <w:hideMark/>
            <w:tcPrChange w:id="1080" w:author="Jinlin Chen" w:date="2022-01-17T15:29:00Z">
              <w:tcPr>
                <w:tcW w:w="1266" w:type="dxa"/>
                <w:hideMark/>
              </w:tcPr>
            </w:tcPrChange>
          </w:tcPr>
          <w:p w14:paraId="4043CF2E" w14:textId="77777777" w:rsidR="009867B5" w:rsidRPr="00B36BDD" w:rsidRDefault="009867B5" w:rsidP="001A088D">
            <w:pPr>
              <w:jc w:val="center"/>
              <w:rPr>
                <w:rFonts w:ascii="Arial" w:hAnsi="Arial" w:cs="Arial"/>
              </w:rPr>
            </w:pPr>
            <w:r w:rsidRPr="00B36BDD">
              <w:rPr>
                <w:rFonts w:ascii="Arial" w:hAnsi="Arial" w:cs="Arial"/>
              </w:rPr>
              <w:t>0.18-0.62</w:t>
            </w:r>
          </w:p>
        </w:tc>
        <w:tc>
          <w:tcPr>
            <w:tcW w:w="2835" w:type="dxa"/>
            <w:hideMark/>
            <w:tcPrChange w:id="1081" w:author="Jinlin Chen" w:date="2022-01-17T15:29:00Z">
              <w:tcPr>
                <w:tcW w:w="2527" w:type="dxa"/>
                <w:hideMark/>
              </w:tcPr>
            </w:tcPrChange>
          </w:tcPr>
          <w:p w14:paraId="046FFAC5"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50B03F4" w14:textId="77777777" w:rsidTr="00F67A55">
        <w:trPr>
          <w:trHeight w:hRule="exact" w:val="312"/>
          <w:trPrChange w:id="1082" w:author="Jinlin Chen" w:date="2022-01-17T15:29:00Z">
            <w:trPr>
              <w:trHeight w:hRule="exact" w:val="312"/>
            </w:trPr>
          </w:trPrChange>
        </w:trPr>
        <w:tc>
          <w:tcPr>
            <w:tcW w:w="1670" w:type="dxa"/>
            <w:vMerge/>
            <w:hideMark/>
            <w:tcPrChange w:id="1083" w:author="Jinlin Chen" w:date="2022-01-17T15:29:00Z">
              <w:tcPr>
                <w:tcW w:w="1670" w:type="dxa"/>
                <w:vMerge/>
                <w:hideMark/>
              </w:tcPr>
            </w:tcPrChange>
          </w:tcPr>
          <w:p w14:paraId="6C162E21" w14:textId="77777777" w:rsidR="009867B5" w:rsidRPr="00B36BDD" w:rsidRDefault="009867B5" w:rsidP="001A088D">
            <w:pPr>
              <w:jc w:val="center"/>
              <w:rPr>
                <w:rFonts w:ascii="Arial" w:hAnsi="Arial" w:cs="Arial"/>
              </w:rPr>
            </w:pPr>
          </w:p>
        </w:tc>
        <w:tc>
          <w:tcPr>
            <w:tcW w:w="1097" w:type="dxa"/>
            <w:vMerge/>
            <w:hideMark/>
            <w:tcPrChange w:id="1084" w:author="Jinlin Chen" w:date="2022-01-17T15:29:00Z">
              <w:tcPr>
                <w:tcW w:w="1097" w:type="dxa"/>
                <w:vMerge/>
                <w:hideMark/>
              </w:tcPr>
            </w:tcPrChange>
          </w:tcPr>
          <w:p w14:paraId="29F4A44C" w14:textId="77777777" w:rsidR="009867B5" w:rsidRPr="00B36BDD" w:rsidRDefault="009867B5" w:rsidP="001A088D">
            <w:pPr>
              <w:jc w:val="center"/>
              <w:rPr>
                <w:rFonts w:ascii="Arial" w:hAnsi="Arial" w:cs="Arial"/>
              </w:rPr>
            </w:pPr>
          </w:p>
        </w:tc>
        <w:tc>
          <w:tcPr>
            <w:tcW w:w="817" w:type="dxa"/>
            <w:vMerge/>
            <w:hideMark/>
            <w:tcPrChange w:id="1085" w:author="Jinlin Chen" w:date="2022-01-17T15:29:00Z">
              <w:tcPr>
                <w:tcW w:w="817" w:type="dxa"/>
                <w:vMerge/>
                <w:hideMark/>
              </w:tcPr>
            </w:tcPrChange>
          </w:tcPr>
          <w:p w14:paraId="294FB846" w14:textId="77777777" w:rsidR="009867B5" w:rsidRPr="00B36BDD" w:rsidRDefault="009867B5" w:rsidP="001A088D">
            <w:pPr>
              <w:jc w:val="center"/>
              <w:rPr>
                <w:rFonts w:ascii="Arial" w:hAnsi="Arial" w:cs="Arial"/>
              </w:rPr>
            </w:pPr>
          </w:p>
        </w:tc>
        <w:tc>
          <w:tcPr>
            <w:tcW w:w="1803" w:type="dxa"/>
            <w:vMerge/>
            <w:hideMark/>
            <w:tcPrChange w:id="1086" w:author="Jinlin Chen" w:date="2022-01-17T15:29:00Z">
              <w:tcPr>
                <w:tcW w:w="1803" w:type="dxa"/>
                <w:vMerge/>
                <w:hideMark/>
              </w:tcPr>
            </w:tcPrChange>
          </w:tcPr>
          <w:p w14:paraId="725D25E6" w14:textId="77777777" w:rsidR="009867B5" w:rsidRPr="00B36BDD" w:rsidRDefault="009867B5" w:rsidP="001A088D">
            <w:pPr>
              <w:jc w:val="center"/>
              <w:rPr>
                <w:rFonts w:ascii="Arial" w:hAnsi="Arial" w:cs="Arial"/>
              </w:rPr>
            </w:pPr>
          </w:p>
        </w:tc>
        <w:tc>
          <w:tcPr>
            <w:tcW w:w="1134" w:type="dxa"/>
            <w:vMerge/>
            <w:hideMark/>
            <w:tcPrChange w:id="1087" w:author="Jinlin Chen" w:date="2022-01-17T15:29:00Z">
              <w:tcPr>
                <w:tcW w:w="1134" w:type="dxa"/>
                <w:vMerge/>
                <w:hideMark/>
              </w:tcPr>
            </w:tcPrChange>
          </w:tcPr>
          <w:p w14:paraId="7A83EBE7" w14:textId="77777777" w:rsidR="009867B5" w:rsidRPr="00B36BDD" w:rsidRDefault="009867B5" w:rsidP="001A088D">
            <w:pPr>
              <w:jc w:val="center"/>
              <w:rPr>
                <w:rFonts w:ascii="Arial" w:hAnsi="Arial" w:cs="Arial"/>
              </w:rPr>
            </w:pPr>
          </w:p>
        </w:tc>
        <w:tc>
          <w:tcPr>
            <w:tcW w:w="1235" w:type="dxa"/>
            <w:vMerge/>
            <w:hideMark/>
            <w:tcPrChange w:id="1088" w:author="Jinlin Chen" w:date="2022-01-17T15:29:00Z">
              <w:tcPr>
                <w:tcW w:w="1235" w:type="dxa"/>
                <w:vMerge/>
                <w:hideMark/>
              </w:tcPr>
            </w:tcPrChange>
          </w:tcPr>
          <w:p w14:paraId="31FDE6CB" w14:textId="77777777" w:rsidR="009867B5" w:rsidRPr="00B36BDD" w:rsidRDefault="009867B5" w:rsidP="001A088D">
            <w:pPr>
              <w:jc w:val="center"/>
              <w:rPr>
                <w:rFonts w:ascii="Arial" w:hAnsi="Arial" w:cs="Arial"/>
              </w:rPr>
            </w:pPr>
          </w:p>
        </w:tc>
        <w:tc>
          <w:tcPr>
            <w:tcW w:w="1496" w:type="dxa"/>
            <w:hideMark/>
            <w:tcPrChange w:id="1089" w:author="Jinlin Chen" w:date="2022-01-17T15:29:00Z">
              <w:tcPr>
                <w:tcW w:w="1496" w:type="dxa"/>
                <w:hideMark/>
              </w:tcPr>
            </w:tcPrChange>
          </w:tcPr>
          <w:p w14:paraId="748BC68B" w14:textId="77777777" w:rsidR="009867B5" w:rsidRPr="00B36BDD" w:rsidRDefault="009867B5" w:rsidP="001A088D">
            <w:pPr>
              <w:jc w:val="center"/>
              <w:rPr>
                <w:rFonts w:ascii="Arial" w:hAnsi="Arial" w:cs="Arial"/>
              </w:rPr>
            </w:pPr>
            <w:r w:rsidRPr="00B36BDD">
              <w:rPr>
                <w:rFonts w:ascii="Arial" w:hAnsi="Arial" w:cs="Arial"/>
              </w:rPr>
              <w:t>PAL</w:t>
            </w:r>
          </w:p>
        </w:tc>
        <w:tc>
          <w:tcPr>
            <w:tcW w:w="847" w:type="dxa"/>
            <w:hideMark/>
            <w:tcPrChange w:id="1090" w:author="Jinlin Chen" w:date="2022-01-17T15:29:00Z">
              <w:tcPr>
                <w:tcW w:w="847" w:type="dxa"/>
                <w:hideMark/>
              </w:tcPr>
            </w:tcPrChange>
          </w:tcPr>
          <w:p w14:paraId="314CC9AB" w14:textId="77777777" w:rsidR="009867B5" w:rsidRPr="00B36BDD" w:rsidRDefault="009867B5" w:rsidP="001A088D">
            <w:pPr>
              <w:jc w:val="center"/>
              <w:rPr>
                <w:rFonts w:ascii="Arial" w:hAnsi="Arial" w:cs="Arial"/>
              </w:rPr>
            </w:pPr>
            <w:r w:rsidRPr="00B36BDD">
              <w:rPr>
                <w:rFonts w:ascii="Arial" w:hAnsi="Arial" w:cs="Arial"/>
              </w:rPr>
              <w:t>0.04</w:t>
            </w:r>
          </w:p>
        </w:tc>
        <w:tc>
          <w:tcPr>
            <w:tcW w:w="1383" w:type="dxa"/>
            <w:hideMark/>
            <w:tcPrChange w:id="1091" w:author="Jinlin Chen" w:date="2022-01-17T15:29:00Z">
              <w:tcPr>
                <w:tcW w:w="1266" w:type="dxa"/>
                <w:hideMark/>
              </w:tcPr>
            </w:tcPrChange>
          </w:tcPr>
          <w:p w14:paraId="69E172AB" w14:textId="77777777" w:rsidR="009867B5" w:rsidRPr="00B36BDD" w:rsidRDefault="009867B5" w:rsidP="001A088D">
            <w:pPr>
              <w:jc w:val="center"/>
              <w:rPr>
                <w:rFonts w:ascii="Arial" w:hAnsi="Arial" w:cs="Arial"/>
              </w:rPr>
            </w:pPr>
            <w:r w:rsidRPr="00B36BDD">
              <w:rPr>
                <w:rFonts w:ascii="Arial" w:hAnsi="Arial" w:cs="Arial"/>
              </w:rPr>
              <w:t>0-0.14</w:t>
            </w:r>
          </w:p>
        </w:tc>
        <w:tc>
          <w:tcPr>
            <w:tcW w:w="2835" w:type="dxa"/>
            <w:hideMark/>
            <w:tcPrChange w:id="1092" w:author="Jinlin Chen" w:date="2022-01-17T15:29:00Z">
              <w:tcPr>
                <w:tcW w:w="2527" w:type="dxa"/>
                <w:hideMark/>
              </w:tcPr>
            </w:tcPrChange>
          </w:tcPr>
          <w:p w14:paraId="08F90A41" w14:textId="77777777" w:rsidR="009867B5" w:rsidRPr="00B36BDD" w:rsidRDefault="009867B5" w:rsidP="001A088D">
            <w:pPr>
              <w:jc w:val="center"/>
              <w:rPr>
                <w:rFonts w:ascii="Arial" w:hAnsi="Arial" w:cs="Arial"/>
              </w:rPr>
            </w:pPr>
            <w:r w:rsidRPr="00B36BDD">
              <w:rPr>
                <w:rFonts w:ascii="Arial" w:hAnsi="Arial" w:cs="Arial"/>
              </w:rPr>
              <w:t>dominant</w:t>
            </w:r>
          </w:p>
        </w:tc>
      </w:tr>
    </w:tbl>
    <w:p w14:paraId="22A38527" w14:textId="77777777" w:rsidR="009867B5" w:rsidRPr="007F05C5" w:rsidRDefault="009867B5" w:rsidP="009867B5">
      <w:pPr>
        <w:rPr>
          <w:rFonts w:ascii="Arial" w:hAnsi="Arial" w:cs="Arial"/>
          <w:lang w:val="en-US"/>
        </w:rPr>
        <w:sectPr w:rsidR="009867B5" w:rsidRPr="007F05C5" w:rsidSect="003B54B1">
          <w:pgSz w:w="16840" w:h="11900" w:orient="landscape"/>
          <w:pgMar w:top="1440" w:right="1440" w:bottom="1440" w:left="1440" w:header="709" w:footer="709" w:gutter="0"/>
          <w:cols w:space="708"/>
          <w:docGrid w:linePitch="360"/>
        </w:sectPr>
      </w:pPr>
    </w:p>
    <w:p w14:paraId="7637F704" w14:textId="77777777" w:rsidR="009867B5" w:rsidRPr="007F05C5" w:rsidRDefault="009867B5" w:rsidP="009867B5">
      <w:pPr>
        <w:rPr>
          <w:rFonts w:ascii="Arial" w:hAnsi="Arial" w:cs="Arial"/>
          <w:lang w:val="en-US"/>
        </w:rPr>
      </w:pPr>
    </w:p>
    <w:p w14:paraId="587F95EF" w14:textId="09DCD459" w:rsidR="006A5712" w:rsidRPr="00B23F2E" w:rsidRDefault="006A5712" w:rsidP="007C1BC4">
      <w:pPr>
        <w:rPr>
          <w:rFonts w:ascii="Arial" w:hAnsi="Arial" w:cs="Arial"/>
          <w:lang w:val="en-US"/>
        </w:rPr>
      </w:pPr>
    </w:p>
    <w:sectPr w:rsidR="006A5712" w:rsidRPr="00B23F2E"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Jinlin Chen" w:date="2022-01-13T10:15:00Z" w:initials="JC">
    <w:p w14:paraId="1330FAB6" w14:textId="4762F723" w:rsidR="005B522D" w:rsidRDefault="005B522D">
      <w:pPr>
        <w:pStyle w:val="CommentText"/>
      </w:pPr>
      <w:r>
        <w:rPr>
          <w:rStyle w:val="CommentReference"/>
        </w:rPr>
        <w:annotationRef/>
      </w:r>
      <w:r>
        <w:t>CT: “This sounds a bit weak?”</w:t>
      </w:r>
    </w:p>
  </w:comment>
  <w:comment w:id="23" w:author="Jinlin Chen" w:date="2022-01-11T09:44:00Z" w:initials="JC">
    <w:p w14:paraId="2DFEE95E" w14:textId="3B67E719" w:rsidR="003D3B41" w:rsidRDefault="003D3B41">
      <w:pPr>
        <w:pStyle w:val="CommentText"/>
      </w:pPr>
      <w:r>
        <w:rPr>
          <w:rStyle w:val="CommentReference"/>
        </w:rPr>
        <w:annotationRef/>
      </w:r>
      <w:r>
        <w:t xml:space="preserve">BVD: </w:t>
      </w:r>
      <w:r w:rsidR="00740F74">
        <w:t>“</w:t>
      </w:r>
      <w:r>
        <w:t>Can you say anything about how you expect their distributions to change with increased warming? I understand if that is beyond the scope of the paper</w:t>
      </w:r>
      <w:r w:rsidR="00740F74">
        <w:t>”</w:t>
      </w:r>
    </w:p>
  </w:comment>
  <w:comment w:id="26" w:author="Jinlin Chen" w:date="2022-01-11T11:45:00Z" w:initials="JC">
    <w:p w14:paraId="463CC948" w14:textId="53B52983" w:rsidR="0007523E" w:rsidRDefault="0007523E">
      <w:pPr>
        <w:pStyle w:val="CommentText"/>
      </w:pPr>
      <w:r>
        <w:rPr>
          <w:rStyle w:val="CommentReference"/>
        </w:rPr>
        <w:annotationRef/>
      </w:r>
      <w:r>
        <w:rPr>
          <w:rStyle w:val="CommentReference"/>
        </w:rPr>
        <w:annotationRef/>
      </w:r>
      <w:r>
        <w:t>MT: I don't find a clear link between this sentence and the rest</w:t>
      </w:r>
    </w:p>
  </w:comment>
  <w:comment w:id="73" w:author="Owen Lewis" w:date="2021-11-25T22:17:00Z" w:initials="OL">
    <w:p w14:paraId="2F2C299A" w14:textId="77777777" w:rsidR="00E8544C" w:rsidRDefault="00E8544C" w:rsidP="00E8544C">
      <w:pPr>
        <w:pStyle w:val="CommentText"/>
      </w:pPr>
      <w:r>
        <w:rPr>
          <w:rStyle w:val="CommentReference"/>
        </w:rPr>
        <w:annotationRef/>
      </w:r>
      <w:r>
        <w:t>maybe makes sense to describe this before the cultures</w:t>
      </w:r>
    </w:p>
  </w:comment>
  <w:comment w:id="75" w:author="Jinlin Chen" w:date="2022-01-13T11:16:00Z" w:initials="JC">
    <w:p w14:paraId="7B8A5042" w14:textId="542B92D7" w:rsidR="00713E9A" w:rsidRDefault="00713E9A">
      <w:pPr>
        <w:pStyle w:val="CommentText"/>
      </w:pPr>
      <w:r>
        <w:rPr>
          <w:rStyle w:val="CommentReference"/>
        </w:rPr>
        <w:annotationRef/>
      </w:r>
      <w:r>
        <w:t>CT: “This assumes equal abundances of flies at all elevations, which seems risky. Would be good to at least acknowledge the issues”</w:t>
      </w:r>
    </w:p>
  </w:comment>
  <w:comment w:id="76" w:author="Jinlin Chen" w:date="2022-01-13T11:16:00Z" w:initials="JC">
    <w:p w14:paraId="46B58D19" w14:textId="0A0ADE15" w:rsidR="00713E9A" w:rsidRDefault="00713E9A">
      <w:pPr>
        <w:pStyle w:val="CommentText"/>
      </w:pPr>
      <w:r>
        <w:rPr>
          <w:rStyle w:val="CommentReference"/>
        </w:rPr>
        <w:annotationRef/>
      </w:r>
      <w:r>
        <w:t>Why? I used abundance-weighted mean</w:t>
      </w:r>
    </w:p>
  </w:comment>
  <w:comment w:id="79" w:author="Jinlin Chen" w:date="2022-01-13T11:26:00Z" w:initials="JC">
    <w:p w14:paraId="5E9121E1" w14:textId="2C46D995" w:rsidR="00A81103" w:rsidRDefault="00A81103">
      <w:pPr>
        <w:pStyle w:val="CommentText"/>
      </w:pPr>
      <w:r>
        <w:rPr>
          <w:rStyle w:val="CommentReference"/>
        </w:rPr>
        <w:annotationRef/>
      </w:r>
      <w:r>
        <w:t>CT: “As there are only two transects, fitting it as a random effect seems a really strange thing to do (and likely ‘wrong’ - you are effectively estimating the variance of a population of transects).”</w:t>
      </w:r>
    </w:p>
  </w:comment>
  <w:comment w:id="80" w:author="Jinlin Chen" w:date="2022-01-13T11:26:00Z" w:initials="JC">
    <w:p w14:paraId="1FA714C0" w14:textId="77777777" w:rsidR="00A81103" w:rsidRDefault="00A81103">
      <w:pPr>
        <w:pStyle w:val="CommentText"/>
      </w:pPr>
      <w:r>
        <w:rPr>
          <w:rStyle w:val="CommentReference"/>
        </w:rPr>
        <w:annotationRef/>
      </w:r>
      <w:r>
        <w:t>Yes I agree. But I want to get one value that summarize the patterns in both transects</w:t>
      </w:r>
    </w:p>
    <w:p w14:paraId="09C2649B" w14:textId="77777777" w:rsidR="00A81103" w:rsidRDefault="00A81103">
      <w:pPr>
        <w:pStyle w:val="CommentText"/>
      </w:pPr>
    </w:p>
    <w:p w14:paraId="4C7EB4F1" w14:textId="6DAAECAF" w:rsidR="00A81103" w:rsidRDefault="00A81103">
      <w:pPr>
        <w:pStyle w:val="CommentText"/>
      </w:pPr>
      <w:r>
        <w:t>I should first test weather transect is a significant interaction factor</w:t>
      </w:r>
      <w:r w:rsidR="00740F74">
        <w:t xml:space="preserve">. If yes, need to report both </w:t>
      </w:r>
    </w:p>
  </w:comment>
  <w:comment w:id="118" w:author="Owen Lewis" w:date="2021-11-25T22:27:00Z" w:initials="OL">
    <w:p w14:paraId="4C44D721" w14:textId="77777777" w:rsidR="00E8544C" w:rsidRDefault="00E8544C" w:rsidP="00E8544C">
      <w:pPr>
        <w:pStyle w:val="CommentText"/>
      </w:pPr>
      <w:r>
        <w:rPr>
          <w:rStyle w:val="CommentReference"/>
        </w:rPr>
        <w:annotationRef/>
      </w:r>
      <w:r>
        <w:t>perhaps unnecessary or move to supplementary information?</w:t>
      </w:r>
    </w:p>
  </w:comment>
  <w:comment w:id="119" w:author="Jinlin Chen" w:date="2022-01-13T11:28:00Z" w:initials="JC">
    <w:p w14:paraId="69A6565E" w14:textId="09A0B3AC" w:rsidR="00A81103" w:rsidRDefault="00A81103">
      <w:pPr>
        <w:pStyle w:val="CommentText"/>
      </w:pPr>
      <w:r>
        <w:rPr>
          <w:rStyle w:val="CommentReference"/>
        </w:rPr>
        <w:annotationRef/>
      </w:r>
      <w:r>
        <w:t>CT: “Maybe bury one in SI then? (I trust your vaguer hindex more)”</w:t>
      </w:r>
    </w:p>
  </w:comment>
  <w:comment w:id="123" w:author="Jinlin Chen" w:date="2022-01-11T10:06:00Z" w:initials="JC">
    <w:p w14:paraId="1192F42F" w14:textId="2A3DF32B" w:rsidR="00FE0032" w:rsidRDefault="00FE0032">
      <w:pPr>
        <w:pStyle w:val="CommentText"/>
      </w:pPr>
      <w:r>
        <w:rPr>
          <w:rStyle w:val="CommentReference"/>
        </w:rPr>
        <w:annotationRef/>
      </w:r>
      <w:r>
        <w:t>BVD: I don’t totally follow this (not a language thing)</w:t>
      </w:r>
    </w:p>
  </w:comment>
  <w:comment w:id="124" w:author="Jinlin Chen" w:date="2022-01-13T15:49:00Z" w:initials="JC">
    <w:p w14:paraId="4B4891AA" w14:textId="5AEF81CF" w:rsidR="00DF1911" w:rsidRDefault="00DF1911">
      <w:pPr>
        <w:pStyle w:val="CommentText"/>
      </w:pPr>
      <w:r>
        <w:rPr>
          <w:rStyle w:val="CommentReference"/>
        </w:rPr>
        <w:annotationRef/>
      </w:r>
      <w:r>
        <w:t>CT: “This is not a good reason to drop an approach – sounds like you are trying to hide uncertainty”</w:t>
      </w:r>
    </w:p>
  </w:comment>
  <w:comment w:id="132" w:author="Owen Lewis" w:date="2021-11-25T22:32:00Z" w:initials="OL">
    <w:p w14:paraId="07FDF332" w14:textId="77777777" w:rsidR="00E8544C" w:rsidRDefault="00E8544C" w:rsidP="00E8544C">
      <w:pPr>
        <w:pStyle w:val="CommentText"/>
      </w:pPr>
      <w:r>
        <w:rPr>
          <w:rStyle w:val="CommentReference"/>
        </w:rPr>
        <w:annotationRef/>
      </w:r>
      <w:r>
        <w:t>not yet defined I think?</w:t>
      </w:r>
    </w:p>
  </w:comment>
  <w:comment w:id="130" w:author="Jinlin Chen" w:date="2022-01-11T10:07:00Z" w:initials="JC">
    <w:p w14:paraId="6D970191" w14:textId="2E859C45" w:rsidR="00FC3DB4" w:rsidRDefault="00FC3DB4">
      <w:pPr>
        <w:pStyle w:val="CommentText"/>
      </w:pPr>
      <w:r>
        <w:rPr>
          <w:rStyle w:val="CommentReference"/>
        </w:rPr>
        <w:annotationRef/>
      </w:r>
      <w:r>
        <w:t>BVD: Not sure if you need this paragraph – I got a bit confused reading it</w:t>
      </w:r>
    </w:p>
  </w:comment>
  <w:comment w:id="146" w:author="Jinlin Chen" w:date="2022-01-11T11:51:00Z" w:initials="JC">
    <w:p w14:paraId="03555600" w14:textId="0808478E" w:rsidR="00BC278F" w:rsidRDefault="00BC278F">
      <w:pPr>
        <w:pStyle w:val="CommentText"/>
      </w:pPr>
      <w:r>
        <w:rPr>
          <w:rStyle w:val="CommentReference"/>
        </w:rPr>
        <w:annotationRef/>
      </w:r>
      <w:r>
        <w:t xml:space="preserve">MT: </w:t>
      </w:r>
      <w:r w:rsidR="00004DEA">
        <w:t>“</w:t>
      </w:r>
      <w:r>
        <w:t>I am not sure you need so much details here. Maybe move it to your supplement table 1?</w:t>
      </w:r>
      <w:r w:rsidR="00004DEA">
        <w:t>”</w:t>
      </w:r>
    </w:p>
  </w:comment>
  <w:comment w:id="168" w:author="Jinlin Chen" w:date="2022-01-11T11:52:00Z" w:initials="JC">
    <w:p w14:paraId="44761BD6" w14:textId="537D79D8" w:rsidR="004A5EDB" w:rsidRDefault="004A5EDB">
      <w:pPr>
        <w:pStyle w:val="CommentText"/>
      </w:pPr>
      <w:r>
        <w:rPr>
          <w:rStyle w:val="CommentReference"/>
        </w:rPr>
        <w:annotationRef/>
      </w:r>
      <w:r>
        <w:t>MT: Do you have pictures of your experiment? It could be nice to add it to supplement</w:t>
      </w:r>
    </w:p>
  </w:comment>
  <w:comment w:id="389" w:author="Jinlin Chen" w:date="2022-01-11T11:53:00Z" w:initials="JC">
    <w:p w14:paraId="4587F7B7" w14:textId="158EFF15" w:rsidR="00515C62" w:rsidRDefault="00515C62">
      <w:pPr>
        <w:pStyle w:val="CommentText"/>
      </w:pPr>
      <w:r>
        <w:rPr>
          <w:rStyle w:val="CommentReference"/>
        </w:rPr>
        <w:annotationRef/>
      </w:r>
      <w:r>
        <w:t>MT: Is this necessary to present this alternative method here? Maybe enough to say you used this method too and estimates were similar?</w:t>
      </w:r>
    </w:p>
  </w:comment>
  <w:comment w:id="390" w:author="Jinlin Chen" w:date="2022-01-13T18:46:00Z" w:initials="JC">
    <w:p w14:paraId="1B0E7E4A" w14:textId="273C249F" w:rsidR="007F302E" w:rsidRDefault="007F302E">
      <w:pPr>
        <w:pStyle w:val="CommentText"/>
      </w:pPr>
      <w:r>
        <w:rPr>
          <w:rStyle w:val="CommentReference"/>
        </w:rPr>
        <w:annotationRef/>
      </w:r>
      <w:r>
        <w:t>I’d be tempted to cut this as it doesn’t seem to have worked. It doesn’t add much, other than making it look weird that you couldn’t get Poisson to work with STAN</w:t>
      </w:r>
    </w:p>
  </w:comment>
  <w:comment w:id="392" w:author="Jinlin Chen" w:date="2022-01-14T10:21:00Z" w:initials="JC">
    <w:p w14:paraId="7534CAC6" w14:textId="754504D9" w:rsidR="00BD305A" w:rsidRDefault="00BD305A" w:rsidP="00BD305A">
      <w:pPr>
        <w:pStyle w:val="CommentText"/>
      </w:pPr>
      <w:r>
        <w:rPr>
          <w:rStyle w:val="CommentReference"/>
        </w:rPr>
        <w:annotationRef/>
      </w:r>
      <w:r>
        <w:t>CT: “Not seen this approach much before  - if they were nice gaussian posteriors, then it won’t add much. if they weren’t nice Gaussian’s, then you probably have bigger problems….”</w:t>
      </w:r>
    </w:p>
  </w:comment>
  <w:comment w:id="393" w:author="Jinlin Chen" w:date="2022-01-14T10:22:00Z" w:initials="JC">
    <w:p w14:paraId="6E0DDDAB" w14:textId="0821121D" w:rsidR="00BD305A" w:rsidRDefault="00BD305A">
      <w:pPr>
        <w:pStyle w:val="CommentText"/>
      </w:pPr>
      <w:r>
        <w:rPr>
          <w:rStyle w:val="CommentReference"/>
        </w:rPr>
        <w:annotationRef/>
      </w:r>
      <w:r>
        <w:t>I can also just use the 7 medians of the parameter and do a regression. But this</w:t>
      </w:r>
      <w:r w:rsidR="00740F74">
        <w:t xml:space="preserve"> will</w:t>
      </w:r>
      <w:r>
        <w:t xml:space="preserve"> ignore the uncertainty in the parameters.</w:t>
      </w:r>
    </w:p>
    <w:p w14:paraId="7F084F95" w14:textId="77777777" w:rsidR="00BD305A" w:rsidRDefault="00BD305A">
      <w:pPr>
        <w:pStyle w:val="CommentText"/>
      </w:pPr>
    </w:p>
    <w:p w14:paraId="01AD7539" w14:textId="6A348923" w:rsidR="00BD305A" w:rsidRDefault="00BD305A">
      <w:pPr>
        <w:pStyle w:val="CommentText"/>
      </w:pPr>
      <w:r>
        <w:t xml:space="preserve">If I use the full posterior draw (2000 per parameter), the model fitting algorithm will crash (too big sample size). </w:t>
      </w:r>
    </w:p>
  </w:comment>
  <w:comment w:id="407" w:author="Jinlin Chen" w:date="2021-11-16T10:23:00Z" w:initials="JC">
    <w:p w14:paraId="3AA85833" w14:textId="406F186F" w:rsidR="00870031" w:rsidRDefault="00870031">
      <w:pPr>
        <w:pStyle w:val="CommentText"/>
      </w:pPr>
      <w:r>
        <w:rPr>
          <w:rStyle w:val="CommentReference"/>
        </w:rPr>
        <w:annotationRef/>
      </w:r>
      <w:r>
        <w:t>Currently a simplified phylogeny tree with equal branch distance is used</w:t>
      </w:r>
    </w:p>
  </w:comment>
  <w:comment w:id="408" w:author="Owen Lewis" w:date="2021-11-25T22:37:00Z" w:initials="OL">
    <w:p w14:paraId="2B909BBC" w14:textId="64E7B1F5" w:rsidR="00C770E9" w:rsidRDefault="00C770E9" w:rsidP="00C770E9">
      <w:pPr>
        <w:pStyle w:val="CommentText"/>
      </w:pPr>
      <w:r>
        <w:rPr>
          <w:rStyle w:val="CommentReference"/>
        </w:rPr>
        <w:annotationRef/>
      </w:r>
      <w:r>
        <w:t>will need to add some more detail on this</w:t>
      </w:r>
    </w:p>
  </w:comment>
  <w:comment w:id="411" w:author="Jinlin Chen" w:date="2022-01-14T10:26:00Z" w:initials="JC">
    <w:p w14:paraId="241F571D" w14:textId="661CE2A6" w:rsidR="00BD305A" w:rsidRDefault="00BD305A">
      <w:pPr>
        <w:pStyle w:val="CommentText"/>
      </w:pPr>
      <w:r>
        <w:rPr>
          <w:rStyle w:val="CommentReference"/>
        </w:rPr>
        <w:annotationRef/>
      </w:r>
      <w:r>
        <w:t>CT: “This is a bit of a jumble”</w:t>
      </w:r>
    </w:p>
  </w:comment>
  <w:comment w:id="421" w:author="Owen Lewis" w:date="2021-08-20T08:41:00Z" w:initials="OL">
    <w:p w14:paraId="4D417E64" w14:textId="77777777" w:rsidR="00DC6F22" w:rsidRDefault="00DC6F22" w:rsidP="00DC6F22">
      <w:pPr>
        <w:pStyle w:val="CommentText"/>
      </w:pPr>
      <w:r>
        <w:rPr>
          <w:rStyle w:val="CommentReference"/>
        </w:rPr>
        <w:annotationRef/>
      </w:r>
      <w:r>
        <w:t>I found this a bit confusing as worded (9 gaps in a grid, 9 species,  but only 7 tubes per grid?)</w:t>
      </w:r>
    </w:p>
  </w:comment>
  <w:comment w:id="422" w:author="Jinlin Chen" w:date="2022-01-10T15:23:00Z" w:initials="JC">
    <w:p w14:paraId="4AC7CC27" w14:textId="44FE8177" w:rsidR="00410149" w:rsidRDefault="00410149">
      <w:pPr>
        <w:pStyle w:val="CommentText"/>
      </w:pPr>
      <w:r>
        <w:rPr>
          <w:rStyle w:val="CommentReference"/>
        </w:rPr>
        <w:annotationRef/>
      </w:r>
      <w:r w:rsidR="00740F74">
        <w:t xml:space="preserve">I illustrated the arrangement below. </w:t>
      </w:r>
    </w:p>
  </w:comment>
  <w:comment w:id="464" w:author="Owen Lewis" w:date="2021-11-26T08:57:00Z" w:initials="OL">
    <w:p w14:paraId="5B2CE922" w14:textId="631CD076" w:rsidR="00E33702" w:rsidRDefault="00E33702" w:rsidP="00E33702">
      <w:pPr>
        <w:pStyle w:val="CommentText"/>
      </w:pPr>
      <w:r>
        <w:rPr>
          <w:rStyle w:val="CommentReference"/>
        </w:rPr>
        <w:annotationRef/>
      </w:r>
      <w:r>
        <w:t>Needs to be clear how species were allocated to these categories which come out of nowhere at this point</w:t>
      </w:r>
    </w:p>
  </w:comment>
  <w:comment w:id="465" w:author="Jinlin Chen" w:date="2022-01-10T15:23:00Z" w:initials="JC">
    <w:p w14:paraId="5FDD1FDF" w14:textId="03DA72AB" w:rsidR="00120736" w:rsidRDefault="00120736">
      <w:pPr>
        <w:pStyle w:val="CommentText"/>
      </w:pPr>
      <w:r>
        <w:rPr>
          <w:rStyle w:val="CommentReference"/>
        </w:rPr>
        <w:annotationRef/>
      </w:r>
      <w:r>
        <w:t>Added in the distribution analysis section.</w:t>
      </w:r>
    </w:p>
  </w:comment>
  <w:comment w:id="480" w:author="Owen Lewis" w:date="2021-11-26T09:00:00Z" w:initials="OL">
    <w:p w14:paraId="60652055" w14:textId="51495529" w:rsidR="00D607E1" w:rsidRDefault="00D607E1" w:rsidP="00D607E1">
      <w:pPr>
        <w:pStyle w:val="CommentText"/>
      </w:pPr>
      <w:r>
        <w:rPr>
          <w:rStyle w:val="CommentReference"/>
        </w:rPr>
        <w:annotationRef/>
      </w:r>
      <w:r>
        <w:t>earlier text might need to be edited as it implied that all experiments as well as cultures were kept in constant temperatures</w:t>
      </w:r>
    </w:p>
  </w:comment>
  <w:comment w:id="481" w:author="Jinlin Chen" w:date="2022-01-14T10:48:00Z" w:initials="JC">
    <w:p w14:paraId="7787AC43" w14:textId="77777777" w:rsidR="007300BD" w:rsidRDefault="007300BD" w:rsidP="007300BD">
      <w:pPr>
        <w:pStyle w:val="CommentText"/>
      </w:pPr>
      <w:r>
        <w:rPr>
          <w:rStyle w:val="CommentReference"/>
        </w:rPr>
        <w:annotationRef/>
      </w:r>
      <w:r>
        <w:t xml:space="preserve">CT: There is a good argument that I saw in a presentation, that the N_focal on the denominator, should actually be N_focal-1, especially when you are dealing with very small sizes like you are here (2). </w:t>
      </w:r>
    </w:p>
    <w:p w14:paraId="2AE884E5" w14:textId="77777777" w:rsidR="007300BD" w:rsidRDefault="007300BD" w:rsidP="007300BD">
      <w:pPr>
        <w:pStyle w:val="CommentText"/>
      </w:pPr>
    </w:p>
    <w:p w14:paraId="353F1717" w14:textId="77777777" w:rsidR="007300BD" w:rsidRDefault="007300BD" w:rsidP="007300BD">
      <w:pPr>
        <w:pStyle w:val="CommentText"/>
      </w:pPr>
      <w:r>
        <w:t>Afterall, when NFocal = 1, there shouldn’t be any interspecific competition. (although it depends on the life stage that the competition is meant to happen, so it isn’t necessary)</w:t>
      </w:r>
    </w:p>
    <w:p w14:paraId="50659549" w14:textId="77777777" w:rsidR="007300BD" w:rsidRDefault="007300BD" w:rsidP="007300BD">
      <w:pPr>
        <w:pStyle w:val="CommentText"/>
      </w:pPr>
    </w:p>
    <w:p w14:paraId="641CF9BE" w14:textId="77777777" w:rsidR="007300BD" w:rsidRDefault="007300BD" w:rsidP="007300BD">
      <w:pPr>
        <w:pStyle w:val="CommentText"/>
      </w:pPr>
    </w:p>
    <w:p w14:paraId="46A5E143" w14:textId="77777777" w:rsidR="007300BD" w:rsidRDefault="007300BD" w:rsidP="007300BD">
      <w:pPr>
        <w:pStyle w:val="CommentText"/>
      </w:pPr>
      <w:r>
        <w:t xml:space="preserve">This can help to reduce the correlation between R and alpha a bit. </w:t>
      </w:r>
    </w:p>
    <w:p w14:paraId="6961B6C9" w14:textId="64BFAF1D" w:rsidR="007300BD" w:rsidRDefault="007300BD">
      <w:pPr>
        <w:pStyle w:val="CommentText"/>
      </w:pPr>
    </w:p>
  </w:comment>
  <w:comment w:id="482" w:author="Jinlin Chen" w:date="2022-01-14T10:48:00Z" w:initials="JC">
    <w:p w14:paraId="215B6A8A" w14:textId="731B42AB" w:rsidR="007300BD" w:rsidRDefault="007300BD">
      <w:pPr>
        <w:pStyle w:val="CommentText"/>
      </w:pPr>
      <w:r>
        <w:rPr>
          <w:rStyle w:val="CommentReference"/>
        </w:rPr>
        <w:annotationRef/>
      </w:r>
      <w:r>
        <w:t>Make sense. But I think I would rather not fitting everything again since I guess the influence won’t be big.</w:t>
      </w:r>
    </w:p>
  </w:comment>
  <w:comment w:id="513" w:author="Owen Lewis" w:date="2021-11-26T09:03:00Z" w:initials="OL">
    <w:p w14:paraId="55CA32E3" w14:textId="3A262893" w:rsidR="00614037" w:rsidRDefault="00614037" w:rsidP="00614037">
      <w:pPr>
        <w:pStyle w:val="CommentText"/>
      </w:pPr>
      <w:r>
        <w:rPr>
          <w:rStyle w:val="CommentReference"/>
        </w:rPr>
        <w:annotationRef/>
      </w:r>
      <w:r>
        <w:t>might need a little more detail here</w:t>
      </w:r>
    </w:p>
  </w:comment>
  <w:comment w:id="529" w:author="Jinlin Chen" w:date="2022-01-17T09:53:00Z" w:initials="JC">
    <w:p w14:paraId="2E4CD9EA" w14:textId="2517E0DF" w:rsidR="00445926" w:rsidRDefault="00445926">
      <w:pPr>
        <w:pStyle w:val="CommentText"/>
      </w:pPr>
      <w:r>
        <w:rPr>
          <w:rStyle w:val="CommentReference"/>
        </w:rPr>
        <w:annotationRef/>
      </w:r>
      <w:r>
        <w:t xml:space="preserve">CT: "If you can avoid citing Ayala, that would be good. </w:t>
      </w:r>
      <w:hyperlink r:id="rId1" w:history="1">
        <w:r w:rsidRPr="001F21D9">
          <w:rPr>
            <w:rStyle w:val="Hyperlink"/>
          </w:rPr>
          <w:t>https://www.science.org/content/article/national-academy-sciences-ejects-biologist-francisco-ayala-wake-sexual-harassment</w:t>
        </w:r>
      </w:hyperlink>
      <w:r>
        <w:t>”</w:t>
      </w:r>
    </w:p>
  </w:comment>
  <w:comment w:id="530" w:author="Jinlin Chen" w:date="2022-01-17T09:53:00Z" w:initials="JC">
    <w:p w14:paraId="289CDDEF" w14:textId="3DAC694B" w:rsidR="00445926" w:rsidRDefault="00445926">
      <w:pPr>
        <w:pStyle w:val="CommentText"/>
      </w:pPr>
      <w:r>
        <w:rPr>
          <w:rStyle w:val="CommentReference"/>
        </w:rPr>
        <w:annotationRef/>
      </w:r>
      <w:r>
        <w:t>I tried, I haven’t found a good alternative yet</w:t>
      </w:r>
    </w:p>
  </w:comment>
  <w:comment w:id="546" w:author="Jinlin Chen" w:date="2022-01-17T09:58:00Z" w:initials="JC">
    <w:p w14:paraId="45704E0E" w14:textId="7E246925" w:rsidR="00445926" w:rsidRDefault="00445926">
      <w:pPr>
        <w:pStyle w:val="CommentText"/>
      </w:pPr>
      <w:r>
        <w:rPr>
          <w:rStyle w:val="CommentReference"/>
        </w:rPr>
        <w:annotationRef/>
      </w:r>
      <w:r>
        <w:t>CT: “Zenodo”</w:t>
      </w:r>
    </w:p>
  </w:comment>
  <w:comment w:id="552" w:author="Jinlin Chen" w:date="2022-01-11T12:02:00Z" w:initials="JC">
    <w:p w14:paraId="4D056CDB" w14:textId="622D1140" w:rsidR="00034C9B" w:rsidRDefault="00034C9B">
      <w:pPr>
        <w:pStyle w:val="CommentText"/>
      </w:pPr>
      <w:r>
        <w:rPr>
          <w:rStyle w:val="CommentReference"/>
        </w:rPr>
        <w:annotationRef/>
      </w:r>
      <w:r>
        <w:t>MT: “It might help to use sub sections to show from which experiment come from which results, using the same than the method section”</w:t>
      </w:r>
    </w:p>
  </w:comment>
  <w:comment w:id="566" w:author="Jinlin Chen" w:date="2022-01-17T14:27:00Z" w:initials="JC">
    <w:p w14:paraId="6A34E60E" w14:textId="44916286" w:rsidR="00004DEA" w:rsidRDefault="00004DEA">
      <w:pPr>
        <w:pStyle w:val="CommentText"/>
      </w:pPr>
      <w:r>
        <w:rPr>
          <w:rStyle w:val="CommentReference"/>
        </w:rPr>
        <w:annotationRef/>
      </w:r>
      <w:r>
        <w:t>CT:”</w:t>
      </w:r>
      <w:r w:rsidRPr="00004DEA">
        <w:t xml:space="preserve"> </w:t>
      </w:r>
      <w:r>
        <w:t>I’d like to see a  plot of this, with each species labelled”</w:t>
      </w:r>
    </w:p>
  </w:comment>
  <w:comment w:id="567" w:author="Jinlin Chen" w:date="2022-01-17T14:27:00Z" w:initials="JC">
    <w:p w14:paraId="671D42F4" w14:textId="507A9190" w:rsidR="00004DEA" w:rsidRDefault="00004DEA">
      <w:pPr>
        <w:pStyle w:val="CommentText"/>
      </w:pPr>
      <w:r>
        <w:rPr>
          <w:rStyle w:val="CommentReference"/>
        </w:rPr>
        <w:annotationRef/>
      </w:r>
      <w:r>
        <w:t>CT:”</w:t>
      </w:r>
      <w:r w:rsidRPr="00004DEA">
        <w:t xml:space="preserve"> </w:t>
      </w:r>
      <w:r>
        <w:t>And a plot of this – they are very key results”</w:t>
      </w:r>
    </w:p>
  </w:comment>
  <w:comment w:id="574" w:author="Jinlin Chen" w:date="2022-01-17T14:28:00Z" w:initials="JC">
    <w:p w14:paraId="2A703FCF" w14:textId="59062ABE" w:rsidR="00004DEA" w:rsidRDefault="00004DEA">
      <w:pPr>
        <w:pStyle w:val="CommentText"/>
      </w:pPr>
      <w:r>
        <w:rPr>
          <w:rStyle w:val="CommentReference"/>
        </w:rPr>
        <w:annotationRef/>
      </w:r>
      <w:r>
        <w:t>CT:”</w:t>
      </w:r>
      <w:r w:rsidRPr="00004DEA">
        <w:rPr>
          <w:rStyle w:val="CommentReference"/>
        </w:rPr>
        <w:t xml:space="preserve"> </w:t>
      </w:r>
      <w:r>
        <w:rPr>
          <w:rStyle w:val="CommentReference"/>
        </w:rPr>
        <w:annotationRef/>
      </w:r>
      <w:r>
        <w:t>Not sure how, but need to make clear that the figure is just a plot, while the stats is something quite a bit more complex”</w:t>
      </w:r>
    </w:p>
  </w:comment>
  <w:comment w:id="575" w:author="Jinlin Chen" w:date="2022-01-17T14:29:00Z" w:initials="JC">
    <w:p w14:paraId="5939A1B9" w14:textId="394DBC57" w:rsidR="00004DEA" w:rsidRDefault="00004DEA">
      <w:pPr>
        <w:pStyle w:val="CommentText"/>
      </w:pPr>
      <w:r>
        <w:rPr>
          <w:rStyle w:val="CommentReference"/>
        </w:rPr>
        <w:annotationRef/>
      </w:r>
      <w:r>
        <w:t>CT:”</w:t>
      </w:r>
      <w:r w:rsidRPr="00004DEA">
        <w:t xml:space="preserve"> </w:t>
      </w:r>
      <w:r>
        <w:t>This table needs beautifying!   (kable() might help?)”</w:t>
      </w:r>
    </w:p>
  </w:comment>
  <w:comment w:id="593" w:author="Jinlin Chen" w:date="2022-01-17T14:54:00Z" w:initials="JC">
    <w:p w14:paraId="7BE066E7" w14:textId="5B6146E1" w:rsidR="00D6089A" w:rsidRDefault="00D6089A">
      <w:pPr>
        <w:pStyle w:val="CommentText"/>
      </w:pPr>
      <w:r>
        <w:rPr>
          <w:rStyle w:val="CommentReference"/>
        </w:rPr>
        <w:annotationRef/>
      </w:r>
      <w:r>
        <w:t>MT:”</w:t>
      </w:r>
      <w:r w:rsidRPr="00D6089A">
        <w:t xml:space="preserve"> </w:t>
      </w:r>
      <w:r>
        <w:t>I am missing values and statistics in this part”</w:t>
      </w:r>
    </w:p>
  </w:comment>
  <w:comment w:id="594" w:author="Jinlin Chen" w:date="2022-01-17T14:54:00Z" w:initials="JC">
    <w:p w14:paraId="372363AE" w14:textId="659E99B7" w:rsidR="00D6089A" w:rsidRDefault="00D6089A">
      <w:pPr>
        <w:pStyle w:val="CommentText"/>
      </w:pPr>
      <w:r>
        <w:rPr>
          <w:rStyle w:val="CommentReference"/>
        </w:rPr>
        <w:annotationRef/>
      </w:r>
      <w:r>
        <w:t>Values and comparison are made in the graph and table, e.g. comparing the confidence intervals between beta parameters of different species; the confidence interval of the effect of temperature.</w:t>
      </w:r>
    </w:p>
  </w:comment>
  <w:comment w:id="625" w:author="Jinlin Chen" w:date="2022-01-13T12:06:00Z" w:initials="JC">
    <w:p w14:paraId="4F1E409F" w14:textId="7483DDCF" w:rsidR="000D7A50" w:rsidRDefault="000D7A50">
      <w:pPr>
        <w:pStyle w:val="CommentText"/>
      </w:pPr>
      <w:r>
        <w:rPr>
          <w:rStyle w:val="CommentReference"/>
        </w:rPr>
        <w:annotationRef/>
      </w:r>
      <w:r>
        <w:t>CT: “quite a leap?”</w:t>
      </w:r>
    </w:p>
  </w:comment>
  <w:comment w:id="626" w:author="Jinlin Chen" w:date="2022-01-13T12:06:00Z" w:initials="JC">
    <w:p w14:paraId="1B27C9A5" w14:textId="77777777" w:rsidR="000D7A50" w:rsidRDefault="000D7A50">
      <w:pPr>
        <w:pStyle w:val="CommentText"/>
      </w:pPr>
      <w:r>
        <w:rPr>
          <w:rStyle w:val="CommentReference"/>
        </w:rPr>
        <w:annotationRef/>
      </w:r>
      <w:r>
        <w:t xml:space="preserve">I don’t think so. The fact that these upland species are only slightly lower in thermal tolerance than lowland species indicates that the range limit of upland species will be very sensitive to warming. And in wet tropics, there are quite a lot of endemic species at highland and they have nowhere to retract to. </w:t>
      </w:r>
    </w:p>
    <w:p w14:paraId="558CAA85" w14:textId="77777777" w:rsidR="000D7A50" w:rsidRDefault="000D7A50">
      <w:pPr>
        <w:pStyle w:val="CommentText"/>
      </w:pPr>
    </w:p>
    <w:p w14:paraId="3D3AEEB1" w14:textId="45F926B0" w:rsidR="000D7A50" w:rsidRDefault="000D7A50">
      <w:pPr>
        <w:pStyle w:val="CommentText"/>
      </w:pPr>
      <w:r>
        <w:t>Should I add more reasoning in the article though?</w:t>
      </w:r>
    </w:p>
  </w:comment>
  <w:comment w:id="627" w:author="Jinlin Chen" w:date="2022-01-11T12:06:00Z" w:initials="JC">
    <w:p w14:paraId="00EE41A8" w14:textId="4FF5A63B" w:rsidR="00190D51" w:rsidRDefault="00190D51">
      <w:pPr>
        <w:pStyle w:val="CommentText"/>
      </w:pPr>
      <w:r>
        <w:rPr>
          <w:rStyle w:val="CommentReference"/>
        </w:rPr>
        <w:annotationRef/>
      </w:r>
      <w:r>
        <w:t xml:space="preserve">MT: </w:t>
      </w:r>
      <w:r w:rsidR="002D6A97">
        <w:t>“</w:t>
      </w:r>
      <w:r>
        <w:t>This is the main message in your first paragraph of discussion, so why not put it as the first part?</w:t>
      </w:r>
      <w:r w:rsidR="002D6A97">
        <w:t>”</w:t>
      </w:r>
    </w:p>
  </w:comment>
  <w:comment w:id="654" w:author="Jinlin Chen" w:date="2022-01-13T11:53:00Z" w:initials="JC">
    <w:p w14:paraId="433A0BE9" w14:textId="72CC986C" w:rsidR="00EC4774" w:rsidRDefault="00EC4774">
      <w:pPr>
        <w:pStyle w:val="CommentText"/>
      </w:pPr>
      <w:r>
        <w:rPr>
          <w:rStyle w:val="CommentReference"/>
        </w:rPr>
        <w:annotationRef/>
      </w:r>
      <w:r>
        <w:t>CT: “This feels a bit more like introduction (setting up the existing controversies) than discussion? As it stands, you set out your results, then go ‘ah but for all these reasons we don’t know’, where by having this in the introduction you can make your study part of the solution”</w:t>
      </w:r>
    </w:p>
  </w:comment>
  <w:comment w:id="655" w:author="Jinlin Chen" w:date="2022-01-13T11:54:00Z" w:initials="JC">
    <w:p w14:paraId="15A8A32E" w14:textId="063AD09C" w:rsidR="00EC4774" w:rsidRDefault="00EC4774">
      <w:pPr>
        <w:pStyle w:val="CommentText"/>
      </w:pPr>
      <w:r>
        <w:rPr>
          <w:rStyle w:val="CommentReference"/>
        </w:rPr>
        <w:annotationRef/>
      </w:r>
      <w:r>
        <w:t>The main reason that it is here is that this paper is published after my experiment. Secondly, I think the current introduction is quite long already.</w:t>
      </w:r>
    </w:p>
  </w:comment>
  <w:comment w:id="682" w:author="Jinlin Chen" w:date="2021-11-16T20:17:00Z" w:initials="JC">
    <w:p w14:paraId="444B9F43" w14:textId="77777777" w:rsidR="006D2319" w:rsidRDefault="006D2319" w:rsidP="006D2319">
      <w:pPr>
        <w:pStyle w:val="CommentText"/>
      </w:pPr>
      <w:r>
        <w:rPr>
          <w:rStyle w:val="CommentReference"/>
        </w:rPr>
        <w:annotationRef/>
      </w:r>
      <w:r>
        <w:rPr>
          <w:rFonts w:ascii="Arial" w:hAnsi="Arial" w:cs="Arial"/>
          <w:lang w:val="en-US"/>
        </w:rPr>
        <w:t>maybe it’s due to difference in the time of experiment: “</w:t>
      </w:r>
      <w:r w:rsidRPr="0094012B">
        <w:t>In March–May 2012, 35 isofemale lines from two sites at the top and bottom of both the Mt Edith and Paluma gradients were collected and reared through two generations to large numbers under laboratory conditions. They were then subjected to a line cross design within collecting sites</w:t>
      </w:r>
      <w:r>
        <w:t>”</w:t>
      </w:r>
    </w:p>
    <w:p w14:paraId="24299353" w14:textId="77777777" w:rsidR="006D2319" w:rsidRDefault="006D2319" w:rsidP="006D2319">
      <w:pPr>
        <w:pStyle w:val="CommentText"/>
      </w:pPr>
    </w:p>
    <w:p w14:paraId="3A640C6B" w14:textId="6A05A3A7" w:rsidR="006D2319" w:rsidRDefault="006D2319" w:rsidP="006D2319">
      <w:pPr>
        <w:pStyle w:val="CommentText"/>
      </w:pPr>
      <w:r>
        <w:t>My experiment mimic temperature in February, while O’Brien presumably measured the fecundity in April climate (because they reared two generation after collection in March, I guess).</w:t>
      </w:r>
    </w:p>
  </w:comment>
  <w:comment w:id="683" w:author="Jinlin Chen" w:date="2021-11-18T15:54:00Z" w:initials="JC">
    <w:p w14:paraId="0C9760BA" w14:textId="384FE637" w:rsidR="004C23E5" w:rsidRDefault="004C23E5">
      <w:pPr>
        <w:pStyle w:val="CommentText"/>
      </w:pPr>
      <w:r>
        <w:rPr>
          <w:rStyle w:val="CommentReference"/>
        </w:rPr>
        <w:annotationRef/>
      </w:r>
      <w:r>
        <w:t>Where should I mention and discuss O’Brien’s results and in how much detail?</w:t>
      </w:r>
    </w:p>
  </w:comment>
  <w:comment w:id="690" w:author="Jinlin Chen" w:date="2022-01-11T12:09:00Z" w:initials="JC">
    <w:p w14:paraId="61B1485E" w14:textId="58D43FE2" w:rsidR="008514E6" w:rsidRDefault="008514E6">
      <w:pPr>
        <w:pStyle w:val="CommentText"/>
      </w:pPr>
      <w:r>
        <w:rPr>
          <w:rStyle w:val="CommentReference"/>
        </w:rPr>
        <w:annotationRef/>
      </w:r>
      <w:r>
        <w:t>MT: “Might need supporting data”</w:t>
      </w:r>
    </w:p>
  </w:comment>
  <w:comment w:id="704" w:author="Jinlin Chen" w:date="2022-01-13T12:01:00Z" w:initials="JC">
    <w:p w14:paraId="3A35E8D6" w14:textId="038C8785" w:rsidR="00E00B5D" w:rsidRDefault="00E00B5D">
      <w:pPr>
        <w:pStyle w:val="CommentText"/>
      </w:pPr>
      <w:r>
        <w:rPr>
          <w:rStyle w:val="CommentReference"/>
        </w:rPr>
        <w:annotationRef/>
      </w:r>
      <w:r>
        <w:t>CT: “This seems unnecessary negative”</w:t>
      </w:r>
    </w:p>
  </w:comment>
  <w:comment w:id="723" w:author="Jinlin Chen" w:date="2022-01-13T12:04:00Z" w:initials="JC">
    <w:p w14:paraId="580C75A2" w14:textId="7782F4C6" w:rsidR="000D7A50" w:rsidRDefault="000D7A50">
      <w:pPr>
        <w:pStyle w:val="CommentText"/>
      </w:pPr>
      <w:r>
        <w:rPr>
          <w:rStyle w:val="CommentReference"/>
        </w:rPr>
        <w:annotationRef/>
      </w:r>
      <w:r>
        <w:t>CT: “I don’t think you need to narrow your conclusions just to insects”</w:t>
      </w:r>
    </w:p>
  </w:comment>
  <w:comment w:id="724" w:author="Jinlin Chen" w:date="2022-01-13T12:04:00Z" w:initials="JC">
    <w:p w14:paraId="7A6CF06A" w14:textId="3CF5E600" w:rsidR="000D7A50" w:rsidRDefault="000D7A50">
      <w:pPr>
        <w:pStyle w:val="CommentText"/>
      </w:pPr>
      <w:r>
        <w:rPr>
          <w:rStyle w:val="CommentReference"/>
        </w:rPr>
        <w:annotationRef/>
      </w:r>
      <w:r>
        <w:t xml:space="preserve">I have this question throughout the intro and discussion part – how much should I extrapolate my findings to other systems? </w:t>
      </w:r>
    </w:p>
  </w:comment>
  <w:comment w:id="744" w:author="Jinlin Chen" w:date="2022-01-17T14:58:00Z" w:initials="JC">
    <w:p w14:paraId="5DAD008E" w14:textId="78CE9BC8" w:rsidR="002915FD" w:rsidRDefault="002915FD">
      <w:pPr>
        <w:pStyle w:val="CommentText"/>
      </w:pPr>
      <w:r>
        <w:rPr>
          <w:rStyle w:val="CommentReference"/>
        </w:rPr>
        <w:annotationRef/>
      </w:r>
      <w:r>
        <w:t>D. simulans spelling</w:t>
      </w:r>
    </w:p>
  </w:comment>
  <w:comment w:id="743" w:author="Jinlin Chen" w:date="2022-01-11T12:11:00Z" w:initials="JC">
    <w:p w14:paraId="37983F84" w14:textId="69425FD5" w:rsidR="005A1CF3" w:rsidRDefault="005A1CF3">
      <w:pPr>
        <w:pStyle w:val="CommentText"/>
      </w:pPr>
      <w:r>
        <w:rPr>
          <w:rStyle w:val="CommentReference"/>
        </w:rPr>
        <w:annotationRef/>
      </w:r>
      <w:r>
        <w:t xml:space="preserve">MT: </w:t>
      </w:r>
      <w:r w:rsidR="0053352D">
        <w:t>“</w:t>
      </w:r>
      <w:r>
        <w:t>The colors make sense but maybe you could also use type of lines to separate lowland and upland. Also useful for colorblind</w:t>
      </w:r>
      <w:r w:rsidR="0053352D">
        <w:t>”</w:t>
      </w:r>
    </w:p>
  </w:comment>
  <w:comment w:id="785" w:author="Jinlin Chen" w:date="2022-01-17T15:11:00Z" w:initials="JC">
    <w:p w14:paraId="5BC964CC" w14:textId="044191BC" w:rsidR="00837F19" w:rsidRDefault="00837F19" w:rsidP="00837F19">
      <w:pPr>
        <w:pStyle w:val="CommentText"/>
      </w:pPr>
      <w:r>
        <w:rPr>
          <w:rStyle w:val="CommentReference"/>
        </w:rPr>
        <w:annotationRef/>
      </w:r>
      <w:r>
        <w:t>CT:”</w:t>
      </w:r>
      <w:r w:rsidRPr="00837F19">
        <w:t xml:space="preserve"> </w:t>
      </w:r>
      <w:r>
        <w:t>This is a real challenge to extract information from! (although it does look very whizzy)</w:t>
      </w:r>
    </w:p>
    <w:p w14:paraId="582CDD52" w14:textId="77777777" w:rsidR="00837F19" w:rsidRDefault="00837F19" w:rsidP="00837F19">
      <w:pPr>
        <w:pStyle w:val="CommentText"/>
      </w:pPr>
    </w:p>
    <w:p w14:paraId="4C336C41" w14:textId="77777777" w:rsidR="00837F19" w:rsidRDefault="00837F19" w:rsidP="00837F19">
      <w:pPr>
        <w:pStyle w:val="CommentText"/>
      </w:pPr>
      <w:r>
        <w:t>Perhaps it would be worth faceting also by the focal species (what you currently use colour for?)</w:t>
      </w:r>
    </w:p>
    <w:p w14:paraId="6BCCCECE" w14:textId="77777777" w:rsidR="00837F19" w:rsidRDefault="00837F19" w:rsidP="00837F19">
      <w:pPr>
        <w:pStyle w:val="CommentText"/>
      </w:pPr>
    </w:p>
    <w:p w14:paraId="69DE2B1B" w14:textId="2B26A2D5" w:rsidR="00837F19" w:rsidRDefault="00837F19" w:rsidP="00837F19">
      <w:pPr>
        <w:pStyle w:val="CommentText"/>
      </w:pPr>
      <w:r>
        <w:t>However, since the plot is being used just to illustrate competitive terms, maybe it would be better just to plot those?”</w:t>
      </w:r>
    </w:p>
  </w:comment>
  <w:comment w:id="786" w:author="Jinlin Chen" w:date="2022-01-17T15:13:00Z" w:initials="JC">
    <w:p w14:paraId="10B5C3CE" w14:textId="77777777" w:rsidR="00BF1B45" w:rsidRDefault="00BF1B45" w:rsidP="00BF1B45">
      <w:pPr>
        <w:pStyle w:val="CommentText"/>
      </w:pPr>
      <w:r>
        <w:rPr>
          <w:rStyle w:val="CommentReference"/>
        </w:rPr>
        <w:annotationRef/>
      </w:r>
      <w:r>
        <w:t>There is a lot going on here? Could you facet one of the bits of information?</w:t>
      </w:r>
    </w:p>
    <w:p w14:paraId="28255DD9" w14:textId="77777777" w:rsidR="00BF1B45" w:rsidRDefault="00BF1B45" w:rsidP="00BF1B45">
      <w:pPr>
        <w:pStyle w:val="CommentText"/>
      </w:pPr>
    </w:p>
    <w:p w14:paraId="3915BF56" w14:textId="3C8E2786" w:rsidR="00BF1B45" w:rsidRDefault="00BF1B45" w:rsidP="00BF1B45">
      <w:pPr>
        <w:pStyle w:val="CommentText"/>
      </w:pPr>
      <w:r>
        <w:t>I found with the hot-cold, and the blue-red confusing on first look too.</w:t>
      </w:r>
    </w:p>
  </w:comment>
  <w:comment w:id="787" w:author="Jinlin Chen" w:date="2022-01-17T15:13:00Z" w:initials="JC">
    <w:p w14:paraId="107C1194" w14:textId="1023B261" w:rsidR="00BF1B45" w:rsidRDefault="00BF1B45">
      <w:pPr>
        <w:pStyle w:val="CommentText"/>
      </w:pPr>
      <w:r>
        <w:rPr>
          <w:rStyle w:val="CommentReference"/>
        </w:rPr>
        <w:annotationRef/>
      </w:r>
      <w:r>
        <w:t>It took me a moment to understand that these were plots of coefficients. I’m not sure that they are that helpful (compared to a) anyway)</w:t>
      </w:r>
    </w:p>
  </w:comment>
  <w:comment w:id="788" w:author="Jinlin Chen" w:date="2022-01-17T15:14:00Z" w:initials="JC">
    <w:p w14:paraId="7E6395C7" w14:textId="1B1DA358" w:rsidR="00BF1B45" w:rsidRDefault="00BF1B45">
      <w:pPr>
        <w:pStyle w:val="CommentText"/>
      </w:pPr>
      <w:r>
        <w:rPr>
          <w:rStyle w:val="CommentReference"/>
        </w:rPr>
        <w:annotationRef/>
      </w:r>
      <w:r>
        <w:t xml:space="preserve">Three-way interactions are difficult to present. </w:t>
      </w:r>
      <w:r w:rsidR="00521989">
        <w:t xml:space="preserve">I’ve seen these kinds of graph before and I think it help the audience to focus on one effect. </w:t>
      </w:r>
    </w:p>
  </w:comment>
  <w:comment w:id="793" w:author="Jinlin Chen" w:date="2022-01-17T15:16:00Z" w:initials="JC">
    <w:p w14:paraId="6E4F1377" w14:textId="60C5C4E6" w:rsidR="00DA61B2" w:rsidRDefault="00DA61B2">
      <w:pPr>
        <w:pStyle w:val="CommentText"/>
      </w:pPr>
      <w:r>
        <w:rPr>
          <w:rStyle w:val="CommentReference"/>
        </w:rPr>
        <w:annotationRef/>
      </w:r>
      <w:r>
        <w:t>CT:”You don’t have RT-opt in here , but you do talk about it. Something to consider”</w:t>
      </w:r>
    </w:p>
  </w:comment>
  <w:comment w:id="893" w:author="Jinlin Chen" w:date="2022-01-17T15:23:00Z" w:initials="JC">
    <w:p w14:paraId="12070243" w14:textId="1669D950" w:rsidR="00172944" w:rsidRDefault="00172944">
      <w:pPr>
        <w:pStyle w:val="CommentText"/>
      </w:pPr>
      <w:r>
        <w:rPr>
          <w:rStyle w:val="CommentReference"/>
        </w:rPr>
        <w:annotationRef/>
      </w:r>
      <w:r>
        <w:t>CT:”</w:t>
      </w:r>
      <w:r w:rsidRPr="00172944">
        <w:t xml:space="preserve"> </w:t>
      </w:r>
      <w:r>
        <w:t>Needs defining – is this a priority effects type situation?”</w:t>
      </w:r>
    </w:p>
  </w:comment>
  <w:comment w:id="894" w:author="Jinlin Chen" w:date="2022-01-17T15:25:00Z" w:initials="JC">
    <w:p w14:paraId="6FC89BCC" w14:textId="061A9044" w:rsidR="00F67A55" w:rsidRDefault="00F67A55">
      <w:pPr>
        <w:pStyle w:val="CommentText"/>
      </w:pPr>
      <w:r>
        <w:rPr>
          <w:rStyle w:val="CommentReference"/>
        </w:rPr>
        <w:annotationRef/>
      </w:r>
      <w:r>
        <w:t>The mechanism is not priority effect. It the situation where there is an equilibrium point, but any deviation from that point will lead to either of the species dominate</w:t>
      </w:r>
    </w:p>
  </w:comment>
  <w:comment w:id="1005" w:author="Jinlin Chen" w:date="2022-01-17T15:31:00Z" w:initials="JC">
    <w:p w14:paraId="53A39C6F" w14:textId="77777777" w:rsidR="00F67A55" w:rsidRDefault="00F67A55">
      <w:pPr>
        <w:pStyle w:val="CommentText"/>
      </w:pPr>
      <w:r>
        <w:rPr>
          <w:rStyle w:val="CommentReference"/>
        </w:rPr>
        <w:annotationRef/>
      </w:r>
      <w:r>
        <w:t>“die out” -&gt; “unable to establish”</w:t>
      </w:r>
    </w:p>
    <w:p w14:paraId="2F795D6E" w14:textId="77777777" w:rsidR="00F67A55" w:rsidRDefault="00F67A55">
      <w:pPr>
        <w:pStyle w:val="CommentText"/>
      </w:pPr>
    </w:p>
    <w:p w14:paraId="2C10CEE0" w14:textId="53092A4F" w:rsidR="00F67A55" w:rsidRDefault="00F67A55">
      <w:pPr>
        <w:pStyle w:val="CommentText"/>
      </w:pPr>
      <w:r>
        <w:t xml:space="preserve">In order to emphasize that this is because R0 is too low for the population alone to establish in this temperature </w:t>
      </w:r>
    </w:p>
  </w:comment>
  <w:comment w:id="1007" w:author="Jinlin Chen" w:date="2022-01-17T15:23:00Z" w:initials="JC">
    <w:p w14:paraId="595666A3" w14:textId="6665BD3F" w:rsidR="00172944" w:rsidRDefault="00172944">
      <w:pPr>
        <w:pStyle w:val="CommentText"/>
      </w:pPr>
      <w:r>
        <w:rPr>
          <w:rStyle w:val="CommentReference"/>
        </w:rPr>
        <w:annotationRef/>
      </w:r>
      <w:r>
        <w:t>Ct:”</w:t>
      </w:r>
      <w:r w:rsidRPr="00172944">
        <w:t xml:space="preserve"> </w:t>
      </w:r>
      <w:r>
        <w:t>Need to make clear that this is because R0 is too 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30FAB6" w15:done="0"/>
  <w15:commentEx w15:paraId="2DFEE95E" w15:done="0"/>
  <w15:commentEx w15:paraId="463CC948" w15:done="0"/>
  <w15:commentEx w15:paraId="2F2C299A" w15:done="1"/>
  <w15:commentEx w15:paraId="7B8A5042" w15:done="0"/>
  <w15:commentEx w15:paraId="46B58D19" w15:paraIdParent="7B8A5042" w15:done="0"/>
  <w15:commentEx w15:paraId="5E9121E1" w15:done="0"/>
  <w15:commentEx w15:paraId="4C7EB4F1" w15:paraIdParent="5E9121E1" w15:done="0"/>
  <w15:commentEx w15:paraId="4C44D721" w15:done="1"/>
  <w15:commentEx w15:paraId="69A6565E" w15:paraIdParent="4C44D721" w15:done="1"/>
  <w15:commentEx w15:paraId="1192F42F" w15:done="0"/>
  <w15:commentEx w15:paraId="4B4891AA" w15:paraIdParent="1192F42F" w15:done="0"/>
  <w15:commentEx w15:paraId="07FDF332" w15:done="0"/>
  <w15:commentEx w15:paraId="6D970191" w15:done="0"/>
  <w15:commentEx w15:paraId="03555600" w15:done="0"/>
  <w15:commentEx w15:paraId="44761BD6" w15:done="0"/>
  <w15:commentEx w15:paraId="4587F7B7" w15:done="0"/>
  <w15:commentEx w15:paraId="1B0E7E4A" w15:paraIdParent="4587F7B7" w15:done="0"/>
  <w15:commentEx w15:paraId="7534CAC6" w15:done="0"/>
  <w15:commentEx w15:paraId="01AD7539" w15:paraIdParent="7534CAC6" w15:done="0"/>
  <w15:commentEx w15:paraId="3AA85833" w15:done="0"/>
  <w15:commentEx w15:paraId="2B909BBC" w15:paraIdParent="3AA85833" w15:done="0"/>
  <w15:commentEx w15:paraId="241F571D" w15:done="0"/>
  <w15:commentEx w15:paraId="4D417E64" w15:done="0"/>
  <w15:commentEx w15:paraId="4AC7CC27" w15:paraIdParent="4D417E64" w15:done="0"/>
  <w15:commentEx w15:paraId="5B2CE922" w15:done="1"/>
  <w15:commentEx w15:paraId="5FDD1FDF" w15:paraIdParent="5B2CE922" w15:done="1"/>
  <w15:commentEx w15:paraId="60652055" w15:done="0"/>
  <w15:commentEx w15:paraId="6961B6C9" w15:done="0"/>
  <w15:commentEx w15:paraId="215B6A8A" w15:paraIdParent="6961B6C9" w15:done="0"/>
  <w15:commentEx w15:paraId="55CA32E3" w15:done="1"/>
  <w15:commentEx w15:paraId="2E4CD9EA" w15:done="0"/>
  <w15:commentEx w15:paraId="289CDDEF" w15:paraIdParent="2E4CD9EA" w15:done="0"/>
  <w15:commentEx w15:paraId="45704E0E" w15:done="0"/>
  <w15:commentEx w15:paraId="4D056CDB" w15:done="1"/>
  <w15:commentEx w15:paraId="6A34E60E" w15:done="0"/>
  <w15:commentEx w15:paraId="671D42F4" w15:done="0"/>
  <w15:commentEx w15:paraId="2A703FCF" w15:done="0"/>
  <w15:commentEx w15:paraId="5939A1B9" w15:done="0"/>
  <w15:commentEx w15:paraId="7BE066E7" w15:done="0"/>
  <w15:commentEx w15:paraId="372363AE" w15:paraIdParent="7BE066E7" w15:done="0"/>
  <w15:commentEx w15:paraId="4F1E409F" w15:done="0"/>
  <w15:commentEx w15:paraId="3D3AEEB1" w15:paraIdParent="4F1E409F" w15:done="0"/>
  <w15:commentEx w15:paraId="00EE41A8" w15:done="0"/>
  <w15:commentEx w15:paraId="433A0BE9" w15:done="0"/>
  <w15:commentEx w15:paraId="15A8A32E" w15:paraIdParent="433A0BE9" w15:done="0"/>
  <w15:commentEx w15:paraId="3A640C6B" w15:done="0"/>
  <w15:commentEx w15:paraId="0C9760BA" w15:paraIdParent="3A640C6B" w15:done="0"/>
  <w15:commentEx w15:paraId="61B1485E" w15:done="0"/>
  <w15:commentEx w15:paraId="3A35E8D6" w15:done="0"/>
  <w15:commentEx w15:paraId="580C75A2" w15:done="0"/>
  <w15:commentEx w15:paraId="7A6CF06A" w15:paraIdParent="580C75A2" w15:done="0"/>
  <w15:commentEx w15:paraId="5DAD008E" w15:done="0"/>
  <w15:commentEx w15:paraId="37983F84" w15:done="0"/>
  <w15:commentEx w15:paraId="69DE2B1B" w15:done="0"/>
  <w15:commentEx w15:paraId="3915BF56" w15:done="0"/>
  <w15:commentEx w15:paraId="107C1194" w15:done="0"/>
  <w15:commentEx w15:paraId="7E6395C7" w15:paraIdParent="107C1194" w15:done="0"/>
  <w15:commentEx w15:paraId="6E4F1377" w15:done="0"/>
  <w15:commentEx w15:paraId="12070243" w15:done="0"/>
  <w15:commentEx w15:paraId="6FC89BCC" w15:paraIdParent="12070243" w15:done="0"/>
  <w15:commentEx w15:paraId="2C10CEE0" w15:done="0"/>
  <w15:commentEx w15:paraId="595666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7A45" w16cex:dateUtc="2022-01-13T10:15:00Z"/>
  <w16cex:commentExtensible w16cex:durableId="2587D00E" w16cex:dateUtc="2022-01-11T09:44:00Z"/>
  <w16cex:commentExtensible w16cex:durableId="2587EC4D" w16cex:dateUtc="2022-01-11T11:45:00Z"/>
  <w16cex:commentExtensible w16cex:durableId="254A89EF" w16cex:dateUtc="2021-11-25T22:17:00Z"/>
  <w16cex:commentExtensible w16cex:durableId="258A8879" w16cex:dateUtc="2022-01-13T11:16:00Z"/>
  <w16cex:commentExtensible w16cex:durableId="258A8880" w16cex:dateUtc="2022-01-13T11:16:00Z"/>
  <w16cex:commentExtensible w16cex:durableId="258A8ADB" w16cex:dateUtc="2022-01-13T11:26:00Z"/>
  <w16cex:commentExtensible w16cex:durableId="258A8AE3" w16cex:dateUtc="2022-01-13T11:26:00Z"/>
  <w16cex:commentExtensible w16cex:durableId="254A8C62" w16cex:dateUtc="2021-11-25T22:27:00Z"/>
  <w16cex:commentExtensible w16cex:durableId="258A8B5C" w16cex:dateUtc="2022-01-13T11:28:00Z"/>
  <w16cex:commentExtensible w16cex:durableId="2587D52F" w16cex:dateUtc="2022-01-11T10:06:00Z"/>
  <w16cex:commentExtensible w16cex:durableId="258AC879" w16cex:dateUtc="2022-01-13T15:49:00Z"/>
  <w16cex:commentExtensible w16cex:durableId="254A8D9A" w16cex:dateUtc="2021-11-25T22:32:00Z"/>
  <w16cex:commentExtensible w16cex:durableId="2587D551" w16cex:dateUtc="2022-01-11T10:07:00Z"/>
  <w16cex:commentExtensible w16cex:durableId="2587EDDF" w16cex:dateUtc="2022-01-11T11:51:00Z"/>
  <w16cex:commentExtensible w16cex:durableId="2587EE19" w16cex:dateUtc="2022-01-11T11:52:00Z"/>
  <w16cex:commentExtensible w16cex:durableId="2587EE47" w16cex:dateUtc="2022-01-11T11:53:00Z"/>
  <w16cex:commentExtensible w16cex:durableId="258AF20C" w16cex:dateUtc="2022-01-13T18:46:00Z"/>
  <w16cex:commentExtensible w16cex:durableId="258BCD42" w16cex:dateUtc="2022-01-14T10:21:00Z"/>
  <w16cex:commentExtensible w16cex:durableId="258BCD54" w16cex:dateUtc="2022-01-14T10:22:00Z"/>
  <w16cex:commentExtensible w16cex:durableId="253E0505" w16cex:dateUtc="2021-11-16T10:23:00Z"/>
  <w16cex:commentExtensible w16cex:durableId="254A8EA7" w16cex:dateUtc="2021-11-25T22:37:00Z"/>
  <w16cex:commentExtensible w16cex:durableId="258BCE39" w16cex:dateUtc="2022-01-14T10:26:00Z"/>
  <w16cex:commentExtensible w16cex:durableId="2506ADFD" w16cex:dateUtc="2021-08-20T07:41:00Z"/>
  <w16cex:commentExtensible w16cex:durableId="2586CDF8" w16cex:dateUtc="2022-01-10T15:23:00Z"/>
  <w16cex:commentExtensible w16cex:durableId="254B2007" w16cex:dateUtc="2021-11-26T08:57:00Z"/>
  <w16cex:commentExtensible w16cex:durableId="2586CE0D" w16cex:dateUtc="2022-01-10T15:23:00Z"/>
  <w16cex:commentExtensible w16cex:durableId="254B20B7" w16cex:dateUtc="2021-11-26T09:00:00Z"/>
  <w16cex:commentExtensible w16cex:durableId="258BD382" w16cex:dateUtc="2022-01-14T10:48:00Z"/>
  <w16cex:commentExtensible w16cex:durableId="258BD38B" w16cex:dateUtc="2022-01-14T10:48:00Z"/>
  <w16cex:commentExtensible w16cex:durableId="254B2165" w16cex:dateUtc="2021-11-26T09:03:00Z"/>
  <w16cex:commentExtensible w16cex:durableId="258FBAFF" w16cex:dateUtc="2022-01-17T09:53:00Z"/>
  <w16cex:commentExtensible w16cex:durableId="258FBB0A" w16cex:dateUtc="2022-01-17T09:53:00Z"/>
  <w16cex:commentExtensible w16cex:durableId="258FBC4E" w16cex:dateUtc="2022-01-17T09:58:00Z"/>
  <w16cex:commentExtensible w16cex:durableId="2587F045" w16cex:dateUtc="2022-01-11T12:02:00Z"/>
  <w16cex:commentExtensible w16cex:durableId="258FFB38" w16cex:dateUtc="2022-01-17T14:27:00Z"/>
  <w16cex:commentExtensible w16cex:durableId="258FFB54" w16cex:dateUtc="2022-01-17T14:27:00Z"/>
  <w16cex:commentExtensible w16cex:durableId="258FFB99" w16cex:dateUtc="2022-01-17T14:28:00Z"/>
  <w16cex:commentExtensible w16cex:durableId="258FFBB4" w16cex:dateUtc="2022-01-17T14:29:00Z"/>
  <w16cex:commentExtensible w16cex:durableId="2590019D" w16cex:dateUtc="2022-01-17T14:54:00Z"/>
  <w16cex:commentExtensible w16cex:durableId="259001A6" w16cex:dateUtc="2022-01-17T14:54:00Z"/>
  <w16cex:commentExtensible w16cex:durableId="258A9434" w16cex:dateUtc="2022-01-13T12:06:00Z"/>
  <w16cex:commentExtensible w16cex:durableId="258A9441" w16cex:dateUtc="2022-01-13T12:06:00Z"/>
  <w16cex:commentExtensible w16cex:durableId="2587F12A" w16cex:dateUtc="2022-01-11T12:06:00Z"/>
  <w16cex:commentExtensible w16cex:durableId="258A914A" w16cex:dateUtc="2022-01-13T11:53:00Z"/>
  <w16cex:commentExtensible w16cex:durableId="258A915A" w16cex:dateUtc="2022-01-13T11:54:00Z"/>
  <w16cex:commentExtensible w16cex:durableId="253E9063" w16cex:dateUtc="2021-11-16T20:17:00Z"/>
  <w16cex:commentExtensible w16cex:durableId="2540F59E" w16cex:dateUtc="2021-11-18T15:54:00Z"/>
  <w16cex:commentExtensible w16cex:durableId="2587F201" w16cex:dateUtc="2022-01-11T12:09:00Z"/>
  <w16cex:commentExtensible w16cex:durableId="258A9312" w16cex:dateUtc="2022-01-13T12:01:00Z"/>
  <w16cex:commentExtensible w16cex:durableId="258A93B9" w16cex:dateUtc="2022-01-13T12:04:00Z"/>
  <w16cex:commentExtensible w16cex:durableId="258A93C1" w16cex:dateUtc="2022-01-13T12:04:00Z"/>
  <w16cex:commentExtensible w16cex:durableId="25900298" w16cex:dateUtc="2022-01-17T14:58:00Z"/>
  <w16cex:commentExtensible w16cex:durableId="2587F266" w16cex:dateUtc="2022-01-11T12:11:00Z"/>
  <w16cex:commentExtensible w16cex:durableId="259005B9" w16cex:dateUtc="2022-01-17T15:11:00Z"/>
  <w16cex:commentExtensible w16cex:durableId="25900601" w16cex:dateUtc="2022-01-17T15:13:00Z"/>
  <w16cex:commentExtensible w16cex:durableId="25900612" w16cex:dateUtc="2022-01-17T15:13:00Z"/>
  <w16cex:commentExtensible w16cex:durableId="2590064F" w16cex:dateUtc="2022-01-17T15:14:00Z"/>
  <w16cex:commentExtensible w16cex:durableId="259006DB" w16cex:dateUtc="2022-01-17T15:16:00Z"/>
  <w16cex:commentExtensible w16cex:durableId="2590086E" w16cex:dateUtc="2022-01-17T15:23:00Z"/>
  <w16cex:commentExtensible w16cex:durableId="25900902" w16cex:dateUtc="2022-01-17T15:25:00Z"/>
  <w16cex:commentExtensible w16cex:durableId="25900A6A" w16cex:dateUtc="2022-01-17T15:31:00Z"/>
  <w16cex:commentExtensible w16cex:durableId="25900881" w16cex:dateUtc="2022-01-17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30FAB6" w16cid:durableId="258A7A45"/>
  <w16cid:commentId w16cid:paraId="2DFEE95E" w16cid:durableId="2587D00E"/>
  <w16cid:commentId w16cid:paraId="463CC948" w16cid:durableId="2587EC4D"/>
  <w16cid:commentId w16cid:paraId="2F2C299A" w16cid:durableId="254A89EF"/>
  <w16cid:commentId w16cid:paraId="7B8A5042" w16cid:durableId="258A8879"/>
  <w16cid:commentId w16cid:paraId="46B58D19" w16cid:durableId="258A8880"/>
  <w16cid:commentId w16cid:paraId="5E9121E1" w16cid:durableId="258A8ADB"/>
  <w16cid:commentId w16cid:paraId="4C7EB4F1" w16cid:durableId="258A8AE3"/>
  <w16cid:commentId w16cid:paraId="4C44D721" w16cid:durableId="254A8C62"/>
  <w16cid:commentId w16cid:paraId="69A6565E" w16cid:durableId="258A8B5C"/>
  <w16cid:commentId w16cid:paraId="1192F42F" w16cid:durableId="2587D52F"/>
  <w16cid:commentId w16cid:paraId="4B4891AA" w16cid:durableId="258AC879"/>
  <w16cid:commentId w16cid:paraId="07FDF332" w16cid:durableId="254A8D9A"/>
  <w16cid:commentId w16cid:paraId="6D970191" w16cid:durableId="2587D551"/>
  <w16cid:commentId w16cid:paraId="03555600" w16cid:durableId="2587EDDF"/>
  <w16cid:commentId w16cid:paraId="44761BD6" w16cid:durableId="2587EE19"/>
  <w16cid:commentId w16cid:paraId="4587F7B7" w16cid:durableId="2587EE47"/>
  <w16cid:commentId w16cid:paraId="1B0E7E4A" w16cid:durableId="258AF20C"/>
  <w16cid:commentId w16cid:paraId="7534CAC6" w16cid:durableId="258BCD42"/>
  <w16cid:commentId w16cid:paraId="01AD7539" w16cid:durableId="258BCD54"/>
  <w16cid:commentId w16cid:paraId="3AA85833" w16cid:durableId="253E0505"/>
  <w16cid:commentId w16cid:paraId="2B909BBC" w16cid:durableId="254A8EA7"/>
  <w16cid:commentId w16cid:paraId="241F571D" w16cid:durableId="258BCE39"/>
  <w16cid:commentId w16cid:paraId="4D417E64" w16cid:durableId="2506ADFD"/>
  <w16cid:commentId w16cid:paraId="4AC7CC27" w16cid:durableId="2586CDF8"/>
  <w16cid:commentId w16cid:paraId="5B2CE922" w16cid:durableId="254B2007"/>
  <w16cid:commentId w16cid:paraId="5FDD1FDF" w16cid:durableId="2586CE0D"/>
  <w16cid:commentId w16cid:paraId="60652055" w16cid:durableId="254B20B7"/>
  <w16cid:commentId w16cid:paraId="6961B6C9" w16cid:durableId="258BD382"/>
  <w16cid:commentId w16cid:paraId="215B6A8A" w16cid:durableId="258BD38B"/>
  <w16cid:commentId w16cid:paraId="55CA32E3" w16cid:durableId="254B2165"/>
  <w16cid:commentId w16cid:paraId="2E4CD9EA" w16cid:durableId="258FBAFF"/>
  <w16cid:commentId w16cid:paraId="289CDDEF" w16cid:durableId="258FBB0A"/>
  <w16cid:commentId w16cid:paraId="45704E0E" w16cid:durableId="258FBC4E"/>
  <w16cid:commentId w16cid:paraId="4D056CDB" w16cid:durableId="2587F045"/>
  <w16cid:commentId w16cid:paraId="6A34E60E" w16cid:durableId="258FFB38"/>
  <w16cid:commentId w16cid:paraId="671D42F4" w16cid:durableId="258FFB54"/>
  <w16cid:commentId w16cid:paraId="2A703FCF" w16cid:durableId="258FFB99"/>
  <w16cid:commentId w16cid:paraId="5939A1B9" w16cid:durableId="258FFBB4"/>
  <w16cid:commentId w16cid:paraId="7BE066E7" w16cid:durableId="2590019D"/>
  <w16cid:commentId w16cid:paraId="372363AE" w16cid:durableId="259001A6"/>
  <w16cid:commentId w16cid:paraId="4F1E409F" w16cid:durableId="258A9434"/>
  <w16cid:commentId w16cid:paraId="3D3AEEB1" w16cid:durableId="258A9441"/>
  <w16cid:commentId w16cid:paraId="00EE41A8" w16cid:durableId="2587F12A"/>
  <w16cid:commentId w16cid:paraId="433A0BE9" w16cid:durableId="258A914A"/>
  <w16cid:commentId w16cid:paraId="15A8A32E" w16cid:durableId="258A915A"/>
  <w16cid:commentId w16cid:paraId="3A640C6B" w16cid:durableId="253E9063"/>
  <w16cid:commentId w16cid:paraId="0C9760BA" w16cid:durableId="2540F59E"/>
  <w16cid:commentId w16cid:paraId="61B1485E" w16cid:durableId="2587F201"/>
  <w16cid:commentId w16cid:paraId="3A35E8D6" w16cid:durableId="258A9312"/>
  <w16cid:commentId w16cid:paraId="580C75A2" w16cid:durableId="258A93B9"/>
  <w16cid:commentId w16cid:paraId="7A6CF06A" w16cid:durableId="258A93C1"/>
  <w16cid:commentId w16cid:paraId="5DAD008E" w16cid:durableId="25900298"/>
  <w16cid:commentId w16cid:paraId="37983F84" w16cid:durableId="2587F266"/>
  <w16cid:commentId w16cid:paraId="69DE2B1B" w16cid:durableId="259005B9"/>
  <w16cid:commentId w16cid:paraId="3915BF56" w16cid:durableId="25900601"/>
  <w16cid:commentId w16cid:paraId="107C1194" w16cid:durableId="25900612"/>
  <w16cid:commentId w16cid:paraId="7E6395C7" w16cid:durableId="2590064F"/>
  <w16cid:commentId w16cid:paraId="6E4F1377" w16cid:durableId="259006DB"/>
  <w16cid:commentId w16cid:paraId="12070243" w16cid:durableId="2590086E"/>
  <w16cid:commentId w16cid:paraId="6FC89BCC" w16cid:durableId="25900902"/>
  <w16cid:commentId w16cid:paraId="2C10CEE0" w16cid:durableId="25900A6A"/>
  <w16cid:commentId w16cid:paraId="595666A3" w16cid:durableId="259008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F94CC" w14:textId="77777777" w:rsidR="00F70AFD" w:rsidRDefault="00F70AFD" w:rsidP="00840752">
      <w:r>
        <w:separator/>
      </w:r>
    </w:p>
  </w:endnote>
  <w:endnote w:type="continuationSeparator" w:id="0">
    <w:p w14:paraId="6DD625C5" w14:textId="77777777" w:rsidR="00F70AFD" w:rsidRDefault="00F70AFD"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3309" w14:textId="77777777" w:rsidR="00F70AFD" w:rsidRDefault="00F70AFD" w:rsidP="00840752">
      <w:r>
        <w:separator/>
      </w:r>
    </w:p>
  </w:footnote>
  <w:footnote w:type="continuationSeparator" w:id="0">
    <w:p w14:paraId="25114603" w14:textId="77777777" w:rsidR="00F70AFD" w:rsidRDefault="00F70AFD"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E135ED"/>
    <w:multiLevelType w:val="hybridMultilevel"/>
    <w:tmpl w:val="7F7C3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BE506D"/>
    <w:multiLevelType w:val="hybridMultilevel"/>
    <w:tmpl w:val="CBCE3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18"/>
  </w:num>
  <w:num w:numId="3">
    <w:abstractNumId w:val="6"/>
  </w:num>
  <w:num w:numId="4">
    <w:abstractNumId w:val="28"/>
  </w:num>
  <w:num w:numId="5">
    <w:abstractNumId w:val="23"/>
  </w:num>
  <w:num w:numId="6">
    <w:abstractNumId w:val="25"/>
  </w:num>
  <w:num w:numId="7">
    <w:abstractNumId w:val="19"/>
  </w:num>
  <w:num w:numId="8">
    <w:abstractNumId w:val="3"/>
  </w:num>
  <w:num w:numId="9">
    <w:abstractNumId w:val="16"/>
  </w:num>
  <w:num w:numId="10">
    <w:abstractNumId w:val="11"/>
  </w:num>
  <w:num w:numId="11">
    <w:abstractNumId w:val="12"/>
  </w:num>
  <w:num w:numId="12">
    <w:abstractNumId w:val="8"/>
  </w:num>
  <w:num w:numId="13">
    <w:abstractNumId w:val="21"/>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6"/>
  </w:num>
  <w:num w:numId="22">
    <w:abstractNumId w:val="10"/>
  </w:num>
  <w:num w:numId="23">
    <w:abstractNumId w:val="1"/>
  </w:num>
  <w:num w:numId="24">
    <w:abstractNumId w:val="24"/>
  </w:num>
  <w:num w:numId="25">
    <w:abstractNumId w:val="15"/>
  </w:num>
  <w:num w:numId="26">
    <w:abstractNumId w:val="22"/>
  </w:num>
  <w:num w:numId="27">
    <w:abstractNumId w:val="17"/>
  </w:num>
  <w:num w:numId="28">
    <w:abstractNumId w:val="14"/>
  </w:num>
  <w:num w:numId="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4DEA"/>
    <w:rsid w:val="00005535"/>
    <w:rsid w:val="00006474"/>
    <w:rsid w:val="000067E1"/>
    <w:rsid w:val="0000748B"/>
    <w:rsid w:val="000128B8"/>
    <w:rsid w:val="00013562"/>
    <w:rsid w:val="00016199"/>
    <w:rsid w:val="0001675B"/>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4C9B"/>
    <w:rsid w:val="0003504A"/>
    <w:rsid w:val="00035188"/>
    <w:rsid w:val="00035F66"/>
    <w:rsid w:val="000362EA"/>
    <w:rsid w:val="000368C9"/>
    <w:rsid w:val="00036A2A"/>
    <w:rsid w:val="000377CB"/>
    <w:rsid w:val="00040354"/>
    <w:rsid w:val="00040C41"/>
    <w:rsid w:val="000441E7"/>
    <w:rsid w:val="00044B2C"/>
    <w:rsid w:val="000452CA"/>
    <w:rsid w:val="000456C4"/>
    <w:rsid w:val="00045B7F"/>
    <w:rsid w:val="00046745"/>
    <w:rsid w:val="00046EDE"/>
    <w:rsid w:val="00046F64"/>
    <w:rsid w:val="00047101"/>
    <w:rsid w:val="000503B9"/>
    <w:rsid w:val="00050853"/>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523E"/>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3044"/>
    <w:rsid w:val="000958FD"/>
    <w:rsid w:val="00095E61"/>
    <w:rsid w:val="00097048"/>
    <w:rsid w:val="00097531"/>
    <w:rsid w:val="0009777A"/>
    <w:rsid w:val="00097BA0"/>
    <w:rsid w:val="000A40C3"/>
    <w:rsid w:val="000A7638"/>
    <w:rsid w:val="000B00DD"/>
    <w:rsid w:val="000B194D"/>
    <w:rsid w:val="000B1BD0"/>
    <w:rsid w:val="000B308D"/>
    <w:rsid w:val="000B4179"/>
    <w:rsid w:val="000B51F0"/>
    <w:rsid w:val="000B533C"/>
    <w:rsid w:val="000B55C7"/>
    <w:rsid w:val="000B58B8"/>
    <w:rsid w:val="000B5956"/>
    <w:rsid w:val="000B5A74"/>
    <w:rsid w:val="000B5DD4"/>
    <w:rsid w:val="000B6084"/>
    <w:rsid w:val="000B631D"/>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A50"/>
    <w:rsid w:val="000D7C3B"/>
    <w:rsid w:val="000E2B74"/>
    <w:rsid w:val="000E3BFB"/>
    <w:rsid w:val="000E4119"/>
    <w:rsid w:val="000E41CB"/>
    <w:rsid w:val="000E5A1F"/>
    <w:rsid w:val="000E7053"/>
    <w:rsid w:val="000E7E11"/>
    <w:rsid w:val="000F062A"/>
    <w:rsid w:val="000F1B40"/>
    <w:rsid w:val="000F237C"/>
    <w:rsid w:val="000F2D71"/>
    <w:rsid w:val="000F2E04"/>
    <w:rsid w:val="000F3A12"/>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17D38"/>
    <w:rsid w:val="001201D7"/>
    <w:rsid w:val="00120736"/>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061B"/>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433"/>
    <w:rsid w:val="00160C58"/>
    <w:rsid w:val="00165C8E"/>
    <w:rsid w:val="00170F0B"/>
    <w:rsid w:val="001714D5"/>
    <w:rsid w:val="00172944"/>
    <w:rsid w:val="0017477F"/>
    <w:rsid w:val="00174930"/>
    <w:rsid w:val="001751E3"/>
    <w:rsid w:val="00175EBB"/>
    <w:rsid w:val="0017617F"/>
    <w:rsid w:val="0017639C"/>
    <w:rsid w:val="00177ECE"/>
    <w:rsid w:val="00182A81"/>
    <w:rsid w:val="001859CF"/>
    <w:rsid w:val="00186719"/>
    <w:rsid w:val="00186832"/>
    <w:rsid w:val="001871A0"/>
    <w:rsid w:val="0018727E"/>
    <w:rsid w:val="001879B9"/>
    <w:rsid w:val="001901D5"/>
    <w:rsid w:val="00190BEB"/>
    <w:rsid w:val="00190D51"/>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74"/>
    <w:rsid w:val="001A7465"/>
    <w:rsid w:val="001A784A"/>
    <w:rsid w:val="001A7D36"/>
    <w:rsid w:val="001B115F"/>
    <w:rsid w:val="001B262E"/>
    <w:rsid w:val="001B2B3E"/>
    <w:rsid w:val="001B4BA0"/>
    <w:rsid w:val="001B51F6"/>
    <w:rsid w:val="001B6BF7"/>
    <w:rsid w:val="001B6F7F"/>
    <w:rsid w:val="001B72D6"/>
    <w:rsid w:val="001C14AA"/>
    <w:rsid w:val="001C1AD0"/>
    <w:rsid w:val="001C21B8"/>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B23"/>
    <w:rsid w:val="001E5C45"/>
    <w:rsid w:val="001E64D3"/>
    <w:rsid w:val="001E6D01"/>
    <w:rsid w:val="001F08FD"/>
    <w:rsid w:val="001F10CA"/>
    <w:rsid w:val="001F1BE3"/>
    <w:rsid w:val="001F4734"/>
    <w:rsid w:val="001F50EB"/>
    <w:rsid w:val="001F5B9D"/>
    <w:rsid w:val="001F612D"/>
    <w:rsid w:val="00202431"/>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4E74"/>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7551"/>
    <w:rsid w:val="0026067A"/>
    <w:rsid w:val="002609B7"/>
    <w:rsid w:val="002615B1"/>
    <w:rsid w:val="002615B2"/>
    <w:rsid w:val="002634D0"/>
    <w:rsid w:val="00264929"/>
    <w:rsid w:val="0026541E"/>
    <w:rsid w:val="00265F6F"/>
    <w:rsid w:val="002663CF"/>
    <w:rsid w:val="00266D81"/>
    <w:rsid w:val="00266E82"/>
    <w:rsid w:val="0026735A"/>
    <w:rsid w:val="00267E34"/>
    <w:rsid w:val="00270432"/>
    <w:rsid w:val="00270BB1"/>
    <w:rsid w:val="00271FFC"/>
    <w:rsid w:val="00272FE4"/>
    <w:rsid w:val="00273C62"/>
    <w:rsid w:val="00276745"/>
    <w:rsid w:val="00276DCF"/>
    <w:rsid w:val="00276E88"/>
    <w:rsid w:val="00276F9C"/>
    <w:rsid w:val="00277094"/>
    <w:rsid w:val="002773A1"/>
    <w:rsid w:val="002774AA"/>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5FD"/>
    <w:rsid w:val="00291B32"/>
    <w:rsid w:val="00291C3D"/>
    <w:rsid w:val="0029274B"/>
    <w:rsid w:val="00292EB4"/>
    <w:rsid w:val="00293EF9"/>
    <w:rsid w:val="002964A5"/>
    <w:rsid w:val="00297EB4"/>
    <w:rsid w:val="002A0FC2"/>
    <w:rsid w:val="002A1A1A"/>
    <w:rsid w:val="002A1C53"/>
    <w:rsid w:val="002A25E9"/>
    <w:rsid w:val="002A29D1"/>
    <w:rsid w:val="002A5873"/>
    <w:rsid w:val="002A70E6"/>
    <w:rsid w:val="002A7210"/>
    <w:rsid w:val="002B0BF2"/>
    <w:rsid w:val="002B2788"/>
    <w:rsid w:val="002B37B5"/>
    <w:rsid w:val="002B3EAB"/>
    <w:rsid w:val="002B4C4E"/>
    <w:rsid w:val="002B4E6E"/>
    <w:rsid w:val="002B5968"/>
    <w:rsid w:val="002B5D3D"/>
    <w:rsid w:val="002B684E"/>
    <w:rsid w:val="002B706F"/>
    <w:rsid w:val="002C1F5D"/>
    <w:rsid w:val="002C2961"/>
    <w:rsid w:val="002C30D1"/>
    <w:rsid w:val="002C44A3"/>
    <w:rsid w:val="002C44C1"/>
    <w:rsid w:val="002C4F2A"/>
    <w:rsid w:val="002C67DF"/>
    <w:rsid w:val="002D0182"/>
    <w:rsid w:val="002D17F8"/>
    <w:rsid w:val="002D34E7"/>
    <w:rsid w:val="002D43C5"/>
    <w:rsid w:val="002D6259"/>
    <w:rsid w:val="002D6A97"/>
    <w:rsid w:val="002D6BB5"/>
    <w:rsid w:val="002D6F98"/>
    <w:rsid w:val="002D7037"/>
    <w:rsid w:val="002D76E0"/>
    <w:rsid w:val="002E0365"/>
    <w:rsid w:val="002E0DB2"/>
    <w:rsid w:val="002E1BDF"/>
    <w:rsid w:val="002E1E9B"/>
    <w:rsid w:val="002E2419"/>
    <w:rsid w:val="002E4005"/>
    <w:rsid w:val="002E5C9C"/>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07EF8"/>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0E35"/>
    <w:rsid w:val="00331232"/>
    <w:rsid w:val="00331823"/>
    <w:rsid w:val="003318AE"/>
    <w:rsid w:val="00331C8D"/>
    <w:rsid w:val="0033351A"/>
    <w:rsid w:val="003376FF"/>
    <w:rsid w:val="003377D0"/>
    <w:rsid w:val="00341F84"/>
    <w:rsid w:val="003421EC"/>
    <w:rsid w:val="003431C6"/>
    <w:rsid w:val="00343F57"/>
    <w:rsid w:val="00344335"/>
    <w:rsid w:val="00346626"/>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A6978"/>
    <w:rsid w:val="003B3F78"/>
    <w:rsid w:val="003B3FA1"/>
    <w:rsid w:val="003B4C7F"/>
    <w:rsid w:val="003B54B1"/>
    <w:rsid w:val="003B5783"/>
    <w:rsid w:val="003B5E9A"/>
    <w:rsid w:val="003B6A4E"/>
    <w:rsid w:val="003B6E5C"/>
    <w:rsid w:val="003B71D1"/>
    <w:rsid w:val="003C074A"/>
    <w:rsid w:val="003C0F19"/>
    <w:rsid w:val="003C1941"/>
    <w:rsid w:val="003C1F13"/>
    <w:rsid w:val="003C26C1"/>
    <w:rsid w:val="003C3584"/>
    <w:rsid w:val="003C46A1"/>
    <w:rsid w:val="003C48B7"/>
    <w:rsid w:val="003C491A"/>
    <w:rsid w:val="003C52DB"/>
    <w:rsid w:val="003C5BBA"/>
    <w:rsid w:val="003C631A"/>
    <w:rsid w:val="003D14FA"/>
    <w:rsid w:val="003D1CF3"/>
    <w:rsid w:val="003D25BF"/>
    <w:rsid w:val="003D2B98"/>
    <w:rsid w:val="003D3B41"/>
    <w:rsid w:val="003D4619"/>
    <w:rsid w:val="003D4B4F"/>
    <w:rsid w:val="003D5443"/>
    <w:rsid w:val="003D5E57"/>
    <w:rsid w:val="003D6AB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149"/>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5926"/>
    <w:rsid w:val="00446409"/>
    <w:rsid w:val="0044641C"/>
    <w:rsid w:val="004467F8"/>
    <w:rsid w:val="00446F85"/>
    <w:rsid w:val="00447E98"/>
    <w:rsid w:val="0045074A"/>
    <w:rsid w:val="00450C61"/>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08D7"/>
    <w:rsid w:val="004831B0"/>
    <w:rsid w:val="00483379"/>
    <w:rsid w:val="00483566"/>
    <w:rsid w:val="0048411F"/>
    <w:rsid w:val="00486522"/>
    <w:rsid w:val="004868C2"/>
    <w:rsid w:val="00487D00"/>
    <w:rsid w:val="00492622"/>
    <w:rsid w:val="00493960"/>
    <w:rsid w:val="00495983"/>
    <w:rsid w:val="00495ACD"/>
    <w:rsid w:val="00495C11"/>
    <w:rsid w:val="00496A15"/>
    <w:rsid w:val="0049735E"/>
    <w:rsid w:val="0049794D"/>
    <w:rsid w:val="004A0E81"/>
    <w:rsid w:val="004A2D8A"/>
    <w:rsid w:val="004A33A9"/>
    <w:rsid w:val="004A4273"/>
    <w:rsid w:val="004A4A02"/>
    <w:rsid w:val="004A5EDB"/>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4F2"/>
    <w:rsid w:val="004C1552"/>
    <w:rsid w:val="004C23E5"/>
    <w:rsid w:val="004C2B68"/>
    <w:rsid w:val="004C2D8E"/>
    <w:rsid w:val="004C373B"/>
    <w:rsid w:val="004C4238"/>
    <w:rsid w:val="004C4A5B"/>
    <w:rsid w:val="004C4A5D"/>
    <w:rsid w:val="004C4CD5"/>
    <w:rsid w:val="004C607B"/>
    <w:rsid w:val="004C63E1"/>
    <w:rsid w:val="004C6A7D"/>
    <w:rsid w:val="004D034F"/>
    <w:rsid w:val="004D0AFB"/>
    <w:rsid w:val="004D12BB"/>
    <w:rsid w:val="004D22C7"/>
    <w:rsid w:val="004D3D27"/>
    <w:rsid w:val="004D3FB8"/>
    <w:rsid w:val="004D56CC"/>
    <w:rsid w:val="004D57A9"/>
    <w:rsid w:val="004D5E53"/>
    <w:rsid w:val="004D6646"/>
    <w:rsid w:val="004D75C8"/>
    <w:rsid w:val="004E0677"/>
    <w:rsid w:val="004E0D56"/>
    <w:rsid w:val="004E3910"/>
    <w:rsid w:val="004E3919"/>
    <w:rsid w:val="004E44B9"/>
    <w:rsid w:val="004F0763"/>
    <w:rsid w:val="004F3776"/>
    <w:rsid w:val="004F3ED8"/>
    <w:rsid w:val="004F4BA8"/>
    <w:rsid w:val="004F5042"/>
    <w:rsid w:val="004F561D"/>
    <w:rsid w:val="004F73E9"/>
    <w:rsid w:val="004F7A40"/>
    <w:rsid w:val="005005A5"/>
    <w:rsid w:val="0050110D"/>
    <w:rsid w:val="00501E7A"/>
    <w:rsid w:val="00501F6B"/>
    <w:rsid w:val="005023AE"/>
    <w:rsid w:val="00502714"/>
    <w:rsid w:val="00504C1E"/>
    <w:rsid w:val="00505233"/>
    <w:rsid w:val="005055E6"/>
    <w:rsid w:val="00506000"/>
    <w:rsid w:val="0050641D"/>
    <w:rsid w:val="00506C29"/>
    <w:rsid w:val="00507849"/>
    <w:rsid w:val="00512D02"/>
    <w:rsid w:val="00514230"/>
    <w:rsid w:val="005144EE"/>
    <w:rsid w:val="00515C62"/>
    <w:rsid w:val="00516A60"/>
    <w:rsid w:val="00516F9E"/>
    <w:rsid w:val="00521989"/>
    <w:rsid w:val="00521ED6"/>
    <w:rsid w:val="00522152"/>
    <w:rsid w:val="00523637"/>
    <w:rsid w:val="00523F7B"/>
    <w:rsid w:val="00524E4B"/>
    <w:rsid w:val="00525ADA"/>
    <w:rsid w:val="0053048C"/>
    <w:rsid w:val="00530E0F"/>
    <w:rsid w:val="0053172A"/>
    <w:rsid w:val="0053234F"/>
    <w:rsid w:val="0053351D"/>
    <w:rsid w:val="0053352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479BF"/>
    <w:rsid w:val="005523C6"/>
    <w:rsid w:val="0055295A"/>
    <w:rsid w:val="00553EFC"/>
    <w:rsid w:val="00554385"/>
    <w:rsid w:val="00555B2D"/>
    <w:rsid w:val="0055745B"/>
    <w:rsid w:val="00557654"/>
    <w:rsid w:val="005622F3"/>
    <w:rsid w:val="0056254E"/>
    <w:rsid w:val="00563483"/>
    <w:rsid w:val="00567C90"/>
    <w:rsid w:val="00570DB3"/>
    <w:rsid w:val="005736A8"/>
    <w:rsid w:val="00575F70"/>
    <w:rsid w:val="005766CD"/>
    <w:rsid w:val="00577CBB"/>
    <w:rsid w:val="005808BA"/>
    <w:rsid w:val="00581374"/>
    <w:rsid w:val="00581D1F"/>
    <w:rsid w:val="00584618"/>
    <w:rsid w:val="0059511F"/>
    <w:rsid w:val="005966FE"/>
    <w:rsid w:val="00597390"/>
    <w:rsid w:val="005973D5"/>
    <w:rsid w:val="0059764D"/>
    <w:rsid w:val="005A05F8"/>
    <w:rsid w:val="005A1CF3"/>
    <w:rsid w:val="005A24A9"/>
    <w:rsid w:val="005B0470"/>
    <w:rsid w:val="005B14D0"/>
    <w:rsid w:val="005B18C8"/>
    <w:rsid w:val="005B1ECD"/>
    <w:rsid w:val="005B4F17"/>
    <w:rsid w:val="005B522D"/>
    <w:rsid w:val="005B78EB"/>
    <w:rsid w:val="005B7EDE"/>
    <w:rsid w:val="005C0A2E"/>
    <w:rsid w:val="005C139E"/>
    <w:rsid w:val="005C186F"/>
    <w:rsid w:val="005C1F19"/>
    <w:rsid w:val="005C5B7E"/>
    <w:rsid w:val="005C5C52"/>
    <w:rsid w:val="005C5D02"/>
    <w:rsid w:val="005C66DA"/>
    <w:rsid w:val="005C6AEF"/>
    <w:rsid w:val="005C6E03"/>
    <w:rsid w:val="005C72B0"/>
    <w:rsid w:val="005C7369"/>
    <w:rsid w:val="005C76E3"/>
    <w:rsid w:val="005D1C98"/>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0D43"/>
    <w:rsid w:val="006014A8"/>
    <w:rsid w:val="00603066"/>
    <w:rsid w:val="00603DF5"/>
    <w:rsid w:val="00606F71"/>
    <w:rsid w:val="0060784D"/>
    <w:rsid w:val="00607E04"/>
    <w:rsid w:val="006123A7"/>
    <w:rsid w:val="00612A76"/>
    <w:rsid w:val="006132F4"/>
    <w:rsid w:val="00613622"/>
    <w:rsid w:val="00614037"/>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0333"/>
    <w:rsid w:val="00651714"/>
    <w:rsid w:val="0065237B"/>
    <w:rsid w:val="0065457F"/>
    <w:rsid w:val="00654E0F"/>
    <w:rsid w:val="00655183"/>
    <w:rsid w:val="00655A0E"/>
    <w:rsid w:val="00660005"/>
    <w:rsid w:val="006618AB"/>
    <w:rsid w:val="00661CC1"/>
    <w:rsid w:val="00663BB2"/>
    <w:rsid w:val="00663FAA"/>
    <w:rsid w:val="00664328"/>
    <w:rsid w:val="00664793"/>
    <w:rsid w:val="00665908"/>
    <w:rsid w:val="00666573"/>
    <w:rsid w:val="00666F18"/>
    <w:rsid w:val="006707C4"/>
    <w:rsid w:val="0067098E"/>
    <w:rsid w:val="00671463"/>
    <w:rsid w:val="00672025"/>
    <w:rsid w:val="006729C0"/>
    <w:rsid w:val="00673F5E"/>
    <w:rsid w:val="00675201"/>
    <w:rsid w:val="00675629"/>
    <w:rsid w:val="00676012"/>
    <w:rsid w:val="00676208"/>
    <w:rsid w:val="006817AB"/>
    <w:rsid w:val="00682757"/>
    <w:rsid w:val="006828D0"/>
    <w:rsid w:val="00682AC8"/>
    <w:rsid w:val="00682E64"/>
    <w:rsid w:val="00684B5B"/>
    <w:rsid w:val="00687824"/>
    <w:rsid w:val="00687F5B"/>
    <w:rsid w:val="006901FD"/>
    <w:rsid w:val="00690484"/>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1674"/>
    <w:rsid w:val="006B25C7"/>
    <w:rsid w:val="006B2898"/>
    <w:rsid w:val="006B32D4"/>
    <w:rsid w:val="006B3B15"/>
    <w:rsid w:val="006B4AEA"/>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0CAE"/>
    <w:rsid w:val="00702804"/>
    <w:rsid w:val="00703DEF"/>
    <w:rsid w:val="00705C43"/>
    <w:rsid w:val="0070603B"/>
    <w:rsid w:val="00706DED"/>
    <w:rsid w:val="00707245"/>
    <w:rsid w:val="00710821"/>
    <w:rsid w:val="00710ED7"/>
    <w:rsid w:val="007120AC"/>
    <w:rsid w:val="007138E1"/>
    <w:rsid w:val="00713E9A"/>
    <w:rsid w:val="00714177"/>
    <w:rsid w:val="0071591D"/>
    <w:rsid w:val="007163CD"/>
    <w:rsid w:val="007220E1"/>
    <w:rsid w:val="00722341"/>
    <w:rsid w:val="00722543"/>
    <w:rsid w:val="007226E2"/>
    <w:rsid w:val="0072333B"/>
    <w:rsid w:val="00723874"/>
    <w:rsid w:val="00723E4C"/>
    <w:rsid w:val="007242EC"/>
    <w:rsid w:val="00725A62"/>
    <w:rsid w:val="007272A2"/>
    <w:rsid w:val="007300BD"/>
    <w:rsid w:val="00732190"/>
    <w:rsid w:val="007335A9"/>
    <w:rsid w:val="007336D0"/>
    <w:rsid w:val="00733819"/>
    <w:rsid w:val="00734EBA"/>
    <w:rsid w:val="007363C5"/>
    <w:rsid w:val="00736541"/>
    <w:rsid w:val="00737029"/>
    <w:rsid w:val="00740F74"/>
    <w:rsid w:val="0074179C"/>
    <w:rsid w:val="00741E47"/>
    <w:rsid w:val="00742C6C"/>
    <w:rsid w:val="0074313A"/>
    <w:rsid w:val="007438A7"/>
    <w:rsid w:val="00745A2B"/>
    <w:rsid w:val="007465DA"/>
    <w:rsid w:val="00747F03"/>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86FE0"/>
    <w:rsid w:val="00790963"/>
    <w:rsid w:val="00790D7D"/>
    <w:rsid w:val="00793382"/>
    <w:rsid w:val="007933EA"/>
    <w:rsid w:val="00794482"/>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714"/>
    <w:rsid w:val="007A4E41"/>
    <w:rsid w:val="007A5C29"/>
    <w:rsid w:val="007A7316"/>
    <w:rsid w:val="007A751F"/>
    <w:rsid w:val="007A7FFC"/>
    <w:rsid w:val="007B152D"/>
    <w:rsid w:val="007B2B97"/>
    <w:rsid w:val="007B52FC"/>
    <w:rsid w:val="007B5B9A"/>
    <w:rsid w:val="007C1BC4"/>
    <w:rsid w:val="007C2A19"/>
    <w:rsid w:val="007C2A27"/>
    <w:rsid w:val="007C3FD1"/>
    <w:rsid w:val="007C40BB"/>
    <w:rsid w:val="007C66C5"/>
    <w:rsid w:val="007C7365"/>
    <w:rsid w:val="007D05A1"/>
    <w:rsid w:val="007D09BC"/>
    <w:rsid w:val="007D2035"/>
    <w:rsid w:val="007D2D8B"/>
    <w:rsid w:val="007D3188"/>
    <w:rsid w:val="007D3DBA"/>
    <w:rsid w:val="007D4475"/>
    <w:rsid w:val="007D4724"/>
    <w:rsid w:val="007D4DEA"/>
    <w:rsid w:val="007D53BA"/>
    <w:rsid w:val="007D6259"/>
    <w:rsid w:val="007E07E8"/>
    <w:rsid w:val="007E0CDF"/>
    <w:rsid w:val="007E0EA7"/>
    <w:rsid w:val="007E137B"/>
    <w:rsid w:val="007E1A0F"/>
    <w:rsid w:val="007E298F"/>
    <w:rsid w:val="007E3960"/>
    <w:rsid w:val="007E3B0A"/>
    <w:rsid w:val="007E4FA0"/>
    <w:rsid w:val="007E6E9A"/>
    <w:rsid w:val="007E6F6F"/>
    <w:rsid w:val="007E7625"/>
    <w:rsid w:val="007F05C5"/>
    <w:rsid w:val="007F1454"/>
    <w:rsid w:val="007F1564"/>
    <w:rsid w:val="007F2000"/>
    <w:rsid w:val="007F28F9"/>
    <w:rsid w:val="007F302E"/>
    <w:rsid w:val="007F4E77"/>
    <w:rsid w:val="00801349"/>
    <w:rsid w:val="00803F56"/>
    <w:rsid w:val="00805315"/>
    <w:rsid w:val="00805A34"/>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4A9B"/>
    <w:rsid w:val="008354ED"/>
    <w:rsid w:val="00837EBC"/>
    <w:rsid w:val="00837F19"/>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14E6"/>
    <w:rsid w:val="0085416C"/>
    <w:rsid w:val="00854715"/>
    <w:rsid w:val="00854D0B"/>
    <w:rsid w:val="00855644"/>
    <w:rsid w:val="0085568B"/>
    <w:rsid w:val="00855D57"/>
    <w:rsid w:val="00857814"/>
    <w:rsid w:val="0086080D"/>
    <w:rsid w:val="008609DB"/>
    <w:rsid w:val="00860A04"/>
    <w:rsid w:val="008612B5"/>
    <w:rsid w:val="0086240D"/>
    <w:rsid w:val="00862818"/>
    <w:rsid w:val="008636B6"/>
    <w:rsid w:val="00863848"/>
    <w:rsid w:val="0086433B"/>
    <w:rsid w:val="00867830"/>
    <w:rsid w:val="00870031"/>
    <w:rsid w:val="00870B6F"/>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0D8"/>
    <w:rsid w:val="008911CD"/>
    <w:rsid w:val="0089271B"/>
    <w:rsid w:val="00893FBB"/>
    <w:rsid w:val="00894B43"/>
    <w:rsid w:val="0089578B"/>
    <w:rsid w:val="00895C3E"/>
    <w:rsid w:val="0089773B"/>
    <w:rsid w:val="008A14E0"/>
    <w:rsid w:val="008A1E5C"/>
    <w:rsid w:val="008A37B2"/>
    <w:rsid w:val="008A3E8C"/>
    <w:rsid w:val="008A6255"/>
    <w:rsid w:val="008A70F3"/>
    <w:rsid w:val="008A7FDA"/>
    <w:rsid w:val="008B32B0"/>
    <w:rsid w:val="008B6A40"/>
    <w:rsid w:val="008B6DEA"/>
    <w:rsid w:val="008C0B03"/>
    <w:rsid w:val="008C0BDD"/>
    <w:rsid w:val="008C1D56"/>
    <w:rsid w:val="008C278F"/>
    <w:rsid w:val="008C2A4D"/>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0195"/>
    <w:rsid w:val="009018C6"/>
    <w:rsid w:val="00902CE9"/>
    <w:rsid w:val="00903E80"/>
    <w:rsid w:val="00904578"/>
    <w:rsid w:val="00904889"/>
    <w:rsid w:val="00904EE0"/>
    <w:rsid w:val="00906CC6"/>
    <w:rsid w:val="00906D94"/>
    <w:rsid w:val="0091081F"/>
    <w:rsid w:val="0091102E"/>
    <w:rsid w:val="009118C8"/>
    <w:rsid w:val="00912458"/>
    <w:rsid w:val="00912A4F"/>
    <w:rsid w:val="009140D1"/>
    <w:rsid w:val="009145A4"/>
    <w:rsid w:val="00914B10"/>
    <w:rsid w:val="009177CE"/>
    <w:rsid w:val="00920AE9"/>
    <w:rsid w:val="0092167C"/>
    <w:rsid w:val="00921B17"/>
    <w:rsid w:val="00921BAF"/>
    <w:rsid w:val="00922004"/>
    <w:rsid w:val="00922E60"/>
    <w:rsid w:val="0092432D"/>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37212"/>
    <w:rsid w:val="0094012B"/>
    <w:rsid w:val="0094057D"/>
    <w:rsid w:val="009411A8"/>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7B5"/>
    <w:rsid w:val="00986AE6"/>
    <w:rsid w:val="00986BA1"/>
    <w:rsid w:val="00990DCF"/>
    <w:rsid w:val="00991510"/>
    <w:rsid w:val="009927AD"/>
    <w:rsid w:val="00993283"/>
    <w:rsid w:val="00993E37"/>
    <w:rsid w:val="009958A7"/>
    <w:rsid w:val="00996ED5"/>
    <w:rsid w:val="009A2B58"/>
    <w:rsid w:val="009A4866"/>
    <w:rsid w:val="009A617C"/>
    <w:rsid w:val="009A6953"/>
    <w:rsid w:val="009A7092"/>
    <w:rsid w:val="009B0011"/>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4460"/>
    <w:rsid w:val="009D501D"/>
    <w:rsid w:val="009D7E45"/>
    <w:rsid w:val="009D7E88"/>
    <w:rsid w:val="009D7F22"/>
    <w:rsid w:val="009E088F"/>
    <w:rsid w:val="009E0B30"/>
    <w:rsid w:val="009E1151"/>
    <w:rsid w:val="009E1C93"/>
    <w:rsid w:val="009E33BA"/>
    <w:rsid w:val="009E3FF0"/>
    <w:rsid w:val="009E52D6"/>
    <w:rsid w:val="009E5538"/>
    <w:rsid w:val="009E698A"/>
    <w:rsid w:val="009E7BBE"/>
    <w:rsid w:val="009E7D0E"/>
    <w:rsid w:val="009F00E8"/>
    <w:rsid w:val="009F0CD6"/>
    <w:rsid w:val="009F1BD7"/>
    <w:rsid w:val="009F1CB0"/>
    <w:rsid w:val="009F45AD"/>
    <w:rsid w:val="009F45C7"/>
    <w:rsid w:val="009F5FB6"/>
    <w:rsid w:val="009F61F7"/>
    <w:rsid w:val="009F77F3"/>
    <w:rsid w:val="00A00FD8"/>
    <w:rsid w:val="00A039F2"/>
    <w:rsid w:val="00A03AC1"/>
    <w:rsid w:val="00A046E2"/>
    <w:rsid w:val="00A04836"/>
    <w:rsid w:val="00A04CD0"/>
    <w:rsid w:val="00A04E0D"/>
    <w:rsid w:val="00A0528D"/>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794"/>
    <w:rsid w:val="00A36D37"/>
    <w:rsid w:val="00A37EF1"/>
    <w:rsid w:val="00A40142"/>
    <w:rsid w:val="00A40313"/>
    <w:rsid w:val="00A41298"/>
    <w:rsid w:val="00A42EDF"/>
    <w:rsid w:val="00A4447F"/>
    <w:rsid w:val="00A4474D"/>
    <w:rsid w:val="00A44D1B"/>
    <w:rsid w:val="00A45497"/>
    <w:rsid w:val="00A4595A"/>
    <w:rsid w:val="00A46AB6"/>
    <w:rsid w:val="00A47181"/>
    <w:rsid w:val="00A55C51"/>
    <w:rsid w:val="00A57755"/>
    <w:rsid w:val="00A611FC"/>
    <w:rsid w:val="00A61BC9"/>
    <w:rsid w:val="00A62CF1"/>
    <w:rsid w:val="00A6312F"/>
    <w:rsid w:val="00A70669"/>
    <w:rsid w:val="00A70845"/>
    <w:rsid w:val="00A71910"/>
    <w:rsid w:val="00A71D2F"/>
    <w:rsid w:val="00A72192"/>
    <w:rsid w:val="00A731A3"/>
    <w:rsid w:val="00A73FFD"/>
    <w:rsid w:val="00A74DAF"/>
    <w:rsid w:val="00A76C14"/>
    <w:rsid w:val="00A778AE"/>
    <w:rsid w:val="00A81103"/>
    <w:rsid w:val="00A81593"/>
    <w:rsid w:val="00A81613"/>
    <w:rsid w:val="00A8174D"/>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2336"/>
    <w:rsid w:val="00A9310E"/>
    <w:rsid w:val="00A9361A"/>
    <w:rsid w:val="00A9446F"/>
    <w:rsid w:val="00A94F52"/>
    <w:rsid w:val="00A95DAF"/>
    <w:rsid w:val="00A96891"/>
    <w:rsid w:val="00A96C94"/>
    <w:rsid w:val="00A97699"/>
    <w:rsid w:val="00A97C0B"/>
    <w:rsid w:val="00AA089D"/>
    <w:rsid w:val="00AA0F29"/>
    <w:rsid w:val="00AA108A"/>
    <w:rsid w:val="00AA120D"/>
    <w:rsid w:val="00AA13DC"/>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1794"/>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49E1"/>
    <w:rsid w:val="00AE51A0"/>
    <w:rsid w:val="00AE5D35"/>
    <w:rsid w:val="00AE638E"/>
    <w:rsid w:val="00AE6F27"/>
    <w:rsid w:val="00AE7D15"/>
    <w:rsid w:val="00AF0EF3"/>
    <w:rsid w:val="00AF2386"/>
    <w:rsid w:val="00AF3153"/>
    <w:rsid w:val="00AF4391"/>
    <w:rsid w:val="00AF48E3"/>
    <w:rsid w:val="00AF4E44"/>
    <w:rsid w:val="00AF5B9A"/>
    <w:rsid w:val="00AF6F10"/>
    <w:rsid w:val="00B0139C"/>
    <w:rsid w:val="00B01906"/>
    <w:rsid w:val="00B01C83"/>
    <w:rsid w:val="00B0266D"/>
    <w:rsid w:val="00B02CA7"/>
    <w:rsid w:val="00B03AFF"/>
    <w:rsid w:val="00B04D68"/>
    <w:rsid w:val="00B071C8"/>
    <w:rsid w:val="00B07350"/>
    <w:rsid w:val="00B07D78"/>
    <w:rsid w:val="00B123E8"/>
    <w:rsid w:val="00B14D62"/>
    <w:rsid w:val="00B15468"/>
    <w:rsid w:val="00B15FAD"/>
    <w:rsid w:val="00B16A45"/>
    <w:rsid w:val="00B17822"/>
    <w:rsid w:val="00B20DEB"/>
    <w:rsid w:val="00B23BEE"/>
    <w:rsid w:val="00B23F2E"/>
    <w:rsid w:val="00B241B4"/>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2355"/>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75BB5"/>
    <w:rsid w:val="00B819F5"/>
    <w:rsid w:val="00B83428"/>
    <w:rsid w:val="00B84352"/>
    <w:rsid w:val="00B87167"/>
    <w:rsid w:val="00B872A0"/>
    <w:rsid w:val="00B872FF"/>
    <w:rsid w:val="00B87B5E"/>
    <w:rsid w:val="00B9108E"/>
    <w:rsid w:val="00B92EA0"/>
    <w:rsid w:val="00B936C5"/>
    <w:rsid w:val="00B93A96"/>
    <w:rsid w:val="00B9437C"/>
    <w:rsid w:val="00B94BEA"/>
    <w:rsid w:val="00B94F1F"/>
    <w:rsid w:val="00B959DA"/>
    <w:rsid w:val="00B95C12"/>
    <w:rsid w:val="00B966D3"/>
    <w:rsid w:val="00BA044A"/>
    <w:rsid w:val="00BA0A14"/>
    <w:rsid w:val="00BA1AA5"/>
    <w:rsid w:val="00BA4522"/>
    <w:rsid w:val="00BA52F6"/>
    <w:rsid w:val="00BA553F"/>
    <w:rsid w:val="00BA5C54"/>
    <w:rsid w:val="00BA6D49"/>
    <w:rsid w:val="00BA7A7F"/>
    <w:rsid w:val="00BB52D4"/>
    <w:rsid w:val="00BC0174"/>
    <w:rsid w:val="00BC0318"/>
    <w:rsid w:val="00BC1CD8"/>
    <w:rsid w:val="00BC278F"/>
    <w:rsid w:val="00BC2D87"/>
    <w:rsid w:val="00BC30BB"/>
    <w:rsid w:val="00BC3455"/>
    <w:rsid w:val="00BC4AE4"/>
    <w:rsid w:val="00BC56BA"/>
    <w:rsid w:val="00BC58C1"/>
    <w:rsid w:val="00BC5D01"/>
    <w:rsid w:val="00BC6304"/>
    <w:rsid w:val="00BC6A6A"/>
    <w:rsid w:val="00BC73C3"/>
    <w:rsid w:val="00BC7557"/>
    <w:rsid w:val="00BD2E8B"/>
    <w:rsid w:val="00BD2F56"/>
    <w:rsid w:val="00BD305A"/>
    <w:rsid w:val="00BD3ADB"/>
    <w:rsid w:val="00BD3DEC"/>
    <w:rsid w:val="00BD56E5"/>
    <w:rsid w:val="00BD5E9E"/>
    <w:rsid w:val="00BD7C25"/>
    <w:rsid w:val="00BE109F"/>
    <w:rsid w:val="00BE1532"/>
    <w:rsid w:val="00BE193C"/>
    <w:rsid w:val="00BE1A5D"/>
    <w:rsid w:val="00BE2097"/>
    <w:rsid w:val="00BE4A57"/>
    <w:rsid w:val="00BE5C6F"/>
    <w:rsid w:val="00BE5D66"/>
    <w:rsid w:val="00BE761F"/>
    <w:rsid w:val="00BF184E"/>
    <w:rsid w:val="00BF1B45"/>
    <w:rsid w:val="00BF3A87"/>
    <w:rsid w:val="00BF3BB1"/>
    <w:rsid w:val="00BF50DB"/>
    <w:rsid w:val="00BF653D"/>
    <w:rsid w:val="00BF7262"/>
    <w:rsid w:val="00BF7B51"/>
    <w:rsid w:val="00C00A94"/>
    <w:rsid w:val="00C019E4"/>
    <w:rsid w:val="00C01EFE"/>
    <w:rsid w:val="00C03219"/>
    <w:rsid w:val="00C03B2E"/>
    <w:rsid w:val="00C05C11"/>
    <w:rsid w:val="00C06021"/>
    <w:rsid w:val="00C06421"/>
    <w:rsid w:val="00C06422"/>
    <w:rsid w:val="00C06877"/>
    <w:rsid w:val="00C07A21"/>
    <w:rsid w:val="00C07CDE"/>
    <w:rsid w:val="00C10653"/>
    <w:rsid w:val="00C11030"/>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1A60"/>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4BD3"/>
    <w:rsid w:val="00C75C30"/>
    <w:rsid w:val="00C75CEB"/>
    <w:rsid w:val="00C770E9"/>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963F3"/>
    <w:rsid w:val="00CA0771"/>
    <w:rsid w:val="00CA0AAE"/>
    <w:rsid w:val="00CA114D"/>
    <w:rsid w:val="00CA2DAA"/>
    <w:rsid w:val="00CA3450"/>
    <w:rsid w:val="00CA35AC"/>
    <w:rsid w:val="00CA39C1"/>
    <w:rsid w:val="00CA4488"/>
    <w:rsid w:val="00CA4F89"/>
    <w:rsid w:val="00CA6FA8"/>
    <w:rsid w:val="00CB0E0D"/>
    <w:rsid w:val="00CB1BB7"/>
    <w:rsid w:val="00CB4309"/>
    <w:rsid w:val="00CB44BD"/>
    <w:rsid w:val="00CB5751"/>
    <w:rsid w:val="00CB6931"/>
    <w:rsid w:val="00CB7097"/>
    <w:rsid w:val="00CB78D2"/>
    <w:rsid w:val="00CB7C78"/>
    <w:rsid w:val="00CC0C27"/>
    <w:rsid w:val="00CC12BD"/>
    <w:rsid w:val="00CC17DA"/>
    <w:rsid w:val="00CC30FF"/>
    <w:rsid w:val="00CC350F"/>
    <w:rsid w:val="00CC3CA1"/>
    <w:rsid w:val="00CC433A"/>
    <w:rsid w:val="00CC4B76"/>
    <w:rsid w:val="00CC4C23"/>
    <w:rsid w:val="00CC58AC"/>
    <w:rsid w:val="00CC5BAB"/>
    <w:rsid w:val="00CC7375"/>
    <w:rsid w:val="00CC7E01"/>
    <w:rsid w:val="00CC7FFA"/>
    <w:rsid w:val="00CD02F8"/>
    <w:rsid w:val="00CD1A44"/>
    <w:rsid w:val="00CD2E0D"/>
    <w:rsid w:val="00CD4421"/>
    <w:rsid w:val="00CD7968"/>
    <w:rsid w:val="00CE1509"/>
    <w:rsid w:val="00CE37D3"/>
    <w:rsid w:val="00CE446B"/>
    <w:rsid w:val="00CE4AA4"/>
    <w:rsid w:val="00CE575D"/>
    <w:rsid w:val="00CE72A3"/>
    <w:rsid w:val="00CE7C15"/>
    <w:rsid w:val="00CF3A54"/>
    <w:rsid w:val="00CF599A"/>
    <w:rsid w:val="00CF63C7"/>
    <w:rsid w:val="00CF67BE"/>
    <w:rsid w:val="00CF6D99"/>
    <w:rsid w:val="00D02378"/>
    <w:rsid w:val="00D02656"/>
    <w:rsid w:val="00D06659"/>
    <w:rsid w:val="00D07A62"/>
    <w:rsid w:val="00D11E79"/>
    <w:rsid w:val="00D12862"/>
    <w:rsid w:val="00D12D2F"/>
    <w:rsid w:val="00D1417A"/>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0DEC"/>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07E1"/>
    <w:rsid w:val="00D6089A"/>
    <w:rsid w:val="00D632C9"/>
    <w:rsid w:val="00D63682"/>
    <w:rsid w:val="00D65E67"/>
    <w:rsid w:val="00D66031"/>
    <w:rsid w:val="00D66DDE"/>
    <w:rsid w:val="00D67952"/>
    <w:rsid w:val="00D704F4"/>
    <w:rsid w:val="00D70C74"/>
    <w:rsid w:val="00D716AF"/>
    <w:rsid w:val="00D71FA3"/>
    <w:rsid w:val="00D72574"/>
    <w:rsid w:val="00D7270A"/>
    <w:rsid w:val="00D72F71"/>
    <w:rsid w:val="00D72FA3"/>
    <w:rsid w:val="00D74E6D"/>
    <w:rsid w:val="00D75A6D"/>
    <w:rsid w:val="00D75C68"/>
    <w:rsid w:val="00D75E2B"/>
    <w:rsid w:val="00D7635E"/>
    <w:rsid w:val="00D7646B"/>
    <w:rsid w:val="00D776EF"/>
    <w:rsid w:val="00D803C5"/>
    <w:rsid w:val="00D81C61"/>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61B2"/>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2308"/>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F0FAA"/>
    <w:rsid w:val="00DF1237"/>
    <w:rsid w:val="00DF1911"/>
    <w:rsid w:val="00DF217A"/>
    <w:rsid w:val="00DF5142"/>
    <w:rsid w:val="00DF54AC"/>
    <w:rsid w:val="00DF5E54"/>
    <w:rsid w:val="00DF6CBA"/>
    <w:rsid w:val="00E004FF"/>
    <w:rsid w:val="00E00B5D"/>
    <w:rsid w:val="00E0370F"/>
    <w:rsid w:val="00E03BDB"/>
    <w:rsid w:val="00E03D5F"/>
    <w:rsid w:val="00E04091"/>
    <w:rsid w:val="00E06254"/>
    <w:rsid w:val="00E0738C"/>
    <w:rsid w:val="00E07726"/>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6F38"/>
    <w:rsid w:val="00E271AB"/>
    <w:rsid w:val="00E330BB"/>
    <w:rsid w:val="00E33378"/>
    <w:rsid w:val="00E33702"/>
    <w:rsid w:val="00E33779"/>
    <w:rsid w:val="00E33CED"/>
    <w:rsid w:val="00E34263"/>
    <w:rsid w:val="00E357E8"/>
    <w:rsid w:val="00E369B3"/>
    <w:rsid w:val="00E36F4E"/>
    <w:rsid w:val="00E37EDB"/>
    <w:rsid w:val="00E4042C"/>
    <w:rsid w:val="00E405D4"/>
    <w:rsid w:val="00E432E6"/>
    <w:rsid w:val="00E43C50"/>
    <w:rsid w:val="00E44238"/>
    <w:rsid w:val="00E44245"/>
    <w:rsid w:val="00E44955"/>
    <w:rsid w:val="00E44B70"/>
    <w:rsid w:val="00E45037"/>
    <w:rsid w:val="00E45B8A"/>
    <w:rsid w:val="00E47504"/>
    <w:rsid w:val="00E505CC"/>
    <w:rsid w:val="00E51264"/>
    <w:rsid w:val="00E51B90"/>
    <w:rsid w:val="00E52450"/>
    <w:rsid w:val="00E551F5"/>
    <w:rsid w:val="00E55F60"/>
    <w:rsid w:val="00E57A1F"/>
    <w:rsid w:val="00E6064D"/>
    <w:rsid w:val="00E60DCA"/>
    <w:rsid w:val="00E61667"/>
    <w:rsid w:val="00E61AA3"/>
    <w:rsid w:val="00E622EE"/>
    <w:rsid w:val="00E623CC"/>
    <w:rsid w:val="00E625A7"/>
    <w:rsid w:val="00E629F1"/>
    <w:rsid w:val="00E64D33"/>
    <w:rsid w:val="00E65C22"/>
    <w:rsid w:val="00E67B2B"/>
    <w:rsid w:val="00E67CD5"/>
    <w:rsid w:val="00E70C36"/>
    <w:rsid w:val="00E70C64"/>
    <w:rsid w:val="00E71151"/>
    <w:rsid w:val="00E73F67"/>
    <w:rsid w:val="00E743F3"/>
    <w:rsid w:val="00E745F6"/>
    <w:rsid w:val="00E747BC"/>
    <w:rsid w:val="00E752FD"/>
    <w:rsid w:val="00E76003"/>
    <w:rsid w:val="00E7661E"/>
    <w:rsid w:val="00E775B9"/>
    <w:rsid w:val="00E81DED"/>
    <w:rsid w:val="00E832FB"/>
    <w:rsid w:val="00E834CC"/>
    <w:rsid w:val="00E83777"/>
    <w:rsid w:val="00E8544C"/>
    <w:rsid w:val="00E85734"/>
    <w:rsid w:val="00E86C03"/>
    <w:rsid w:val="00E908AC"/>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4774"/>
    <w:rsid w:val="00EC565F"/>
    <w:rsid w:val="00EC59F0"/>
    <w:rsid w:val="00EC5D43"/>
    <w:rsid w:val="00EC61C5"/>
    <w:rsid w:val="00EC6552"/>
    <w:rsid w:val="00EC67A0"/>
    <w:rsid w:val="00EC743B"/>
    <w:rsid w:val="00EC7791"/>
    <w:rsid w:val="00EC7BD0"/>
    <w:rsid w:val="00ED0F62"/>
    <w:rsid w:val="00ED0FCB"/>
    <w:rsid w:val="00ED2561"/>
    <w:rsid w:val="00ED25D4"/>
    <w:rsid w:val="00ED3253"/>
    <w:rsid w:val="00ED48E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376"/>
    <w:rsid w:val="00F12FF2"/>
    <w:rsid w:val="00F147AF"/>
    <w:rsid w:val="00F1678D"/>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11BF"/>
    <w:rsid w:val="00F522C3"/>
    <w:rsid w:val="00F52570"/>
    <w:rsid w:val="00F52FE4"/>
    <w:rsid w:val="00F53004"/>
    <w:rsid w:val="00F53C39"/>
    <w:rsid w:val="00F55498"/>
    <w:rsid w:val="00F6063E"/>
    <w:rsid w:val="00F61511"/>
    <w:rsid w:val="00F6164D"/>
    <w:rsid w:val="00F61E61"/>
    <w:rsid w:val="00F62679"/>
    <w:rsid w:val="00F62E0D"/>
    <w:rsid w:val="00F63904"/>
    <w:rsid w:val="00F64858"/>
    <w:rsid w:val="00F64BA3"/>
    <w:rsid w:val="00F64E4C"/>
    <w:rsid w:val="00F67459"/>
    <w:rsid w:val="00F67A55"/>
    <w:rsid w:val="00F67CBF"/>
    <w:rsid w:val="00F70AFD"/>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8D0"/>
    <w:rsid w:val="00FB2CDD"/>
    <w:rsid w:val="00FB2F2A"/>
    <w:rsid w:val="00FB47C3"/>
    <w:rsid w:val="00FB48EB"/>
    <w:rsid w:val="00FB495B"/>
    <w:rsid w:val="00FB610F"/>
    <w:rsid w:val="00FB621C"/>
    <w:rsid w:val="00FB7C73"/>
    <w:rsid w:val="00FC1C16"/>
    <w:rsid w:val="00FC285E"/>
    <w:rsid w:val="00FC2A03"/>
    <w:rsid w:val="00FC37FE"/>
    <w:rsid w:val="00FC3DB4"/>
    <w:rsid w:val="00FC4978"/>
    <w:rsid w:val="00FC638B"/>
    <w:rsid w:val="00FC6AAD"/>
    <w:rsid w:val="00FD1B7B"/>
    <w:rsid w:val="00FD2848"/>
    <w:rsid w:val="00FD2D1D"/>
    <w:rsid w:val="00FD313B"/>
    <w:rsid w:val="00FD31AA"/>
    <w:rsid w:val="00FD36C7"/>
    <w:rsid w:val="00FD3A9C"/>
    <w:rsid w:val="00FD3D7C"/>
    <w:rsid w:val="00FD514C"/>
    <w:rsid w:val="00FD58E3"/>
    <w:rsid w:val="00FD5D02"/>
    <w:rsid w:val="00FE0032"/>
    <w:rsid w:val="00FE0BEA"/>
    <w:rsid w:val="00FE1740"/>
    <w:rsid w:val="00FE284D"/>
    <w:rsid w:val="00FE3AF8"/>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character" w:styleId="Strong">
    <w:name w:val="Strong"/>
    <w:basedOn w:val="DefaultParagraphFont"/>
    <w:uiPriority w:val="22"/>
    <w:qFormat/>
    <w:rsid w:val="00B23F2E"/>
    <w:rPr>
      <w:b/>
      <w:bCs/>
    </w:rPr>
  </w:style>
  <w:style w:type="table" w:styleId="PlainTable2">
    <w:name w:val="Plain Table 2"/>
    <w:basedOn w:val="TableNormal"/>
    <w:uiPriority w:val="42"/>
    <w:rsid w:val="009867B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DefaultParagraphFont"/>
    <w:rsid w:val="000F3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669941459">
      <w:bodyDiv w:val="1"/>
      <w:marLeft w:val="0"/>
      <w:marRight w:val="0"/>
      <w:marTop w:val="0"/>
      <w:marBottom w:val="0"/>
      <w:divBdr>
        <w:top w:val="none" w:sz="0" w:space="0" w:color="auto"/>
        <w:left w:val="none" w:sz="0" w:space="0" w:color="auto"/>
        <w:bottom w:val="none" w:sz="0" w:space="0" w:color="auto"/>
        <w:right w:val="none" w:sz="0" w:space="0" w:color="auto"/>
      </w:divBdr>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4598">
      <w:bodyDiv w:val="1"/>
      <w:marLeft w:val="0"/>
      <w:marRight w:val="0"/>
      <w:marTop w:val="0"/>
      <w:marBottom w:val="0"/>
      <w:divBdr>
        <w:top w:val="none" w:sz="0" w:space="0" w:color="auto"/>
        <w:left w:val="none" w:sz="0" w:space="0" w:color="auto"/>
        <w:bottom w:val="none" w:sz="0" w:space="0" w:color="auto"/>
        <w:right w:val="none" w:sz="0" w:space="0" w:color="auto"/>
      </w:divBdr>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article/national-academy-sciences-ejects-biologist-francisco-ayala-wake-sexual-harassmen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29</Pages>
  <Words>65380</Words>
  <Characters>372669</Characters>
  <Application>Microsoft Office Word</Application>
  <DocSecurity>0</DocSecurity>
  <Lines>3105</Lines>
  <Paragraphs>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207</cp:revision>
  <dcterms:created xsi:type="dcterms:W3CDTF">2021-11-25T20:39:00Z</dcterms:created>
  <dcterms:modified xsi:type="dcterms:W3CDTF">2022-01-17T15:32:00Z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