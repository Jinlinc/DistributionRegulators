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5D7FEC3" w:rsidR="004A4273" w:rsidRDefault="00F1790D" w:rsidP="007C1BC4">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p>
    <w:p w14:paraId="39C64EC5" w14:textId="77777777" w:rsidR="00A831C3" w:rsidRPr="007F05C5" w:rsidRDefault="00A831C3" w:rsidP="007C1BC4">
      <w:pPr>
        <w:rPr>
          <w:rFonts w:ascii="Arial" w:hAnsi="Arial" w:cs="Arial"/>
          <w:b/>
          <w:bCs/>
          <w:lang w:val="en-US"/>
        </w:rPr>
      </w:pPr>
    </w:p>
    <w:p w14:paraId="561F1C9B" w14:textId="5890993B" w:rsidR="003421EC" w:rsidRDefault="00C23E58" w:rsidP="007C1BC4">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r w:rsidRPr="007F05C5">
        <w:rPr>
          <w:rFonts w:ascii="Arial" w:hAnsi="Arial" w:cs="Arial"/>
          <w:lang w:val="en-US"/>
        </w:rPr>
        <w:t>Jinlin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r w:rsidR="00EA46E1" w:rsidRPr="007F05C5">
        <w:rPr>
          <w:rFonts w:ascii="Arial" w:hAnsi="Arial" w:cs="Arial"/>
        </w:rPr>
        <w:t xml:space="preserve">Mélanie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7ED4F42C"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w:t>
      </w:r>
      <w:proofErr w:type="gramStart"/>
      <w:r>
        <w:rPr>
          <w:rFonts w:ascii="Arial" w:hAnsi="Arial" w:cs="Arial"/>
          <w:lang w:val="en-US"/>
        </w:rPr>
        <w:t>e.g.</w:t>
      </w:r>
      <w:proofErr w:type="gramEnd"/>
      <w:r>
        <w:rPr>
          <w:rFonts w:ascii="Arial" w:hAnsi="Arial" w:cs="Arial"/>
          <w:lang w:val="en-US"/>
        </w:rPr>
        <w:t xml:space="preserve"> </w:t>
      </w:r>
      <w:ins w:id="0" w:author="Mukhlish Holle" w:date="2021-11-23T21:21:00Z">
        <w:r w:rsidR="003C15FE">
          <w:rPr>
            <w:rFonts w:ascii="Arial" w:hAnsi="Arial" w:cs="Arial"/>
            <w:lang w:val="en-US"/>
          </w:rPr>
          <w:t>influenced</w:t>
        </w:r>
      </w:ins>
      <w:ins w:id="1" w:author="Mukhlish Holle" w:date="2021-11-23T17:46:00Z">
        <w:r w:rsidR="005E6221">
          <w:rPr>
            <w:rFonts w:ascii="Arial" w:hAnsi="Arial" w:cs="Arial"/>
            <w:lang w:val="en-US"/>
          </w:rPr>
          <w:t xml:space="preserve"> by </w:t>
        </w:r>
      </w:ins>
      <w:r>
        <w:rPr>
          <w:rFonts w:ascii="Arial" w:hAnsi="Arial" w:cs="Arial"/>
          <w:lang w:val="en-US"/>
        </w:rPr>
        <w:t>latitude</w:t>
      </w:r>
      <w:ins w:id="2" w:author="Mukhlish Holle" w:date="2021-11-23T17:47:00Z">
        <w:r w:rsidR="005E6221">
          <w:rPr>
            <w:rFonts w:ascii="Arial" w:hAnsi="Arial" w:cs="Arial"/>
            <w:lang w:val="en-US"/>
          </w:rPr>
          <w:t xml:space="preserve"> </w:t>
        </w:r>
        <w:proofErr w:type="spellStart"/>
        <w:r w:rsidR="005E6221">
          <w:rPr>
            <w:rFonts w:ascii="Arial" w:hAnsi="Arial" w:cs="Arial"/>
            <w:lang w:val="en-US"/>
          </w:rPr>
          <w:t>or</w:t>
        </w:r>
      </w:ins>
      <w:del w:id="3" w:author="Mukhlish Holle" w:date="2021-11-23T17:47:00Z">
        <w:r w:rsidDel="005E6221">
          <w:rPr>
            <w:rFonts w:ascii="Arial" w:hAnsi="Arial" w:cs="Arial"/>
            <w:lang w:val="en-US"/>
          </w:rPr>
          <w:delText xml:space="preserve">, </w:delText>
        </w:r>
      </w:del>
      <w:r w:rsidR="00846F63">
        <w:rPr>
          <w:rFonts w:ascii="Arial" w:hAnsi="Arial" w:cs="Arial"/>
          <w:lang w:val="en-US"/>
        </w:rPr>
        <w:t>elevation</w:t>
      </w:r>
      <w:proofErr w:type="spellEnd"/>
      <w:r>
        <w:rPr>
          <w:rFonts w:ascii="Arial" w:hAnsi="Arial" w:cs="Arial"/>
          <w:lang w:val="en-US"/>
        </w:rPr>
        <w:t>)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to species distributions on tropical mountains is limited and the proximate causes (</w:t>
      </w:r>
      <w:proofErr w:type="gramStart"/>
      <w:r w:rsidR="00A71910">
        <w:rPr>
          <w:rFonts w:ascii="Arial" w:hAnsi="Arial" w:cs="Arial"/>
          <w:lang w:val="en-US"/>
        </w:rPr>
        <w:t>i.e.</w:t>
      </w:r>
      <w:proofErr w:type="gramEnd"/>
      <w:r w:rsidR="00A71910">
        <w:rPr>
          <w:rFonts w:ascii="Arial" w:hAnsi="Arial" w:cs="Arial"/>
          <w:lang w:val="en-US"/>
        </w:rPr>
        <w:t xml:space="preserv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r w:rsidR="004640D6">
        <w:rPr>
          <w:rFonts w:ascii="Arial" w:hAnsi="Arial" w:cs="Arial"/>
          <w:lang w:val="en-US"/>
        </w:rPr>
        <w:t xml:space="preserve">in nine </w:t>
      </w:r>
      <w:r w:rsidR="00300DAC">
        <w:rPr>
          <w:rFonts w:ascii="Arial" w:hAnsi="Arial" w:cs="Arial"/>
          <w:lang w:val="en-US"/>
        </w:rPr>
        <w:t xml:space="preserve">most-abundant </w:t>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r w:rsidR="00A71910">
        <w:rPr>
          <w:rFonts w:ascii="Arial" w:hAnsi="Arial" w:cs="Arial"/>
          <w:lang w:val="en-US"/>
        </w:rPr>
        <w:t xml:space="preserve">We found </w:t>
      </w:r>
      <w:commentRangeStart w:id="4"/>
      <w:r w:rsidR="00A71910">
        <w:rPr>
          <w:rFonts w:ascii="Arial" w:hAnsi="Arial" w:cs="Arial"/>
          <w:lang w:val="en-US"/>
        </w:rPr>
        <w:t>that 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r w:rsidR="00361A91">
        <w:rPr>
          <w:rFonts w:ascii="Arial" w:hAnsi="Arial" w:cs="Arial"/>
          <w:lang w:val="en-US"/>
        </w:rPr>
        <w:t>varied less among species</w:t>
      </w:r>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r w:rsidR="000F5489">
        <w:rPr>
          <w:rFonts w:ascii="Arial" w:hAnsi="Arial" w:cs="Arial"/>
          <w:lang w:val="en-US"/>
        </w:rPr>
        <w:t>s</w:t>
      </w:r>
      <w:commentRangeEnd w:id="4"/>
      <w:r w:rsidR="00566793">
        <w:rPr>
          <w:rStyle w:val="CommentReference"/>
          <w:rFonts w:asciiTheme="minorHAnsi" w:eastAsiaTheme="minorHAnsi" w:hAnsiTheme="minorHAnsi" w:cstheme="minorBidi"/>
          <w:lang w:eastAsia="en-US"/>
        </w:rPr>
        <w:commentReference w:id="4"/>
      </w:r>
      <w:r w:rsidR="000F5489">
        <w:rPr>
          <w:rFonts w:ascii="Arial" w:hAnsi="Arial" w:cs="Arial"/>
          <w:lang w:val="en-US"/>
        </w:rPr>
        <w:t>;</w:t>
      </w:r>
      <w:r w:rsidR="000B7346" w:rsidRPr="007F05C5">
        <w:rPr>
          <w:rFonts w:ascii="Arial" w:hAnsi="Arial" w:cs="Arial"/>
          <w:lang w:val="en-US"/>
        </w:rPr>
        <w:t xml:space="preserve"> nevertheless, </w:t>
      </w:r>
      <w:r w:rsidR="000F5489">
        <w:rPr>
          <w:rFonts w:ascii="Arial" w:hAnsi="Arial" w:cs="Arial"/>
          <w:lang w:val="en-US"/>
        </w:rPr>
        <w:t>these</w:t>
      </w:r>
      <w:r w:rsidR="000F5489" w:rsidRPr="007F05C5">
        <w:rPr>
          <w:rFonts w:ascii="Arial" w:hAnsi="Arial" w:cs="Arial"/>
          <w:lang w:val="en-US"/>
        </w:rPr>
        <w:t xml:space="preserve"> </w:t>
      </w:r>
      <w:r w:rsidR="004D3D27">
        <w:rPr>
          <w:rFonts w:ascii="Arial" w:hAnsi="Arial" w:cs="Arial"/>
          <w:lang w:val="en-US"/>
        </w:rPr>
        <w:t>small</w:t>
      </w:r>
      <w:r w:rsidR="000B7346" w:rsidRPr="007F05C5">
        <w:rPr>
          <w:rFonts w:ascii="Arial" w:hAnsi="Arial" w:cs="Arial"/>
          <w:lang w:val="en-US"/>
        </w:rPr>
        <w:t xml:space="preserve"> difference</w:t>
      </w:r>
      <w:r w:rsidR="000F5489">
        <w:rPr>
          <w:rFonts w:ascii="Arial" w:hAnsi="Arial" w:cs="Arial"/>
          <w:lang w:val="en-US"/>
        </w:rPr>
        <w:t>s</w:t>
      </w:r>
      <w:r w:rsidR="000B7346" w:rsidRPr="007F05C5">
        <w:rPr>
          <w:rFonts w:ascii="Arial" w:hAnsi="Arial" w:cs="Arial"/>
          <w:lang w:val="en-US"/>
        </w:rPr>
        <w:t xml:space="preserve"> </w:t>
      </w:r>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through</w:t>
      </w:r>
      <w:r w:rsidR="000B7346" w:rsidRPr="007F05C5">
        <w:rPr>
          <w:rFonts w:ascii="Arial" w:hAnsi="Arial" w:cs="Arial"/>
          <w:lang w:val="en-US"/>
        </w:rPr>
        <w:t xml:space="preserve"> environmental sorting by </w:t>
      </w:r>
      <w:r w:rsidR="00E83777">
        <w:rPr>
          <w:rFonts w:ascii="Arial" w:hAnsi="Arial" w:cs="Arial"/>
          <w:lang w:val="en-US"/>
        </w:rPr>
        <w:t xml:space="preserve">the </w:t>
      </w:r>
      <w:r w:rsidR="000B7346" w:rsidRPr="007F05C5">
        <w:rPr>
          <w:rFonts w:ascii="Arial" w:hAnsi="Arial" w:cs="Arial"/>
          <w:lang w:val="en-US"/>
        </w:rPr>
        <w:t xml:space="preserve">high temperature </w:t>
      </w:r>
      <w:r w:rsidR="00A71910">
        <w:rPr>
          <w:rFonts w:ascii="Arial" w:hAnsi="Arial" w:cs="Arial"/>
          <w:lang w:val="en-US"/>
        </w:rPr>
        <w:t>at</w:t>
      </w:r>
      <w:r w:rsidR="000B7346" w:rsidRPr="007F05C5">
        <w:rPr>
          <w:rFonts w:ascii="Arial" w:hAnsi="Arial" w:cs="Arial"/>
          <w:lang w:val="en-US"/>
        </w:rPr>
        <w:t xml:space="preserve"> lowland</w:t>
      </w:r>
      <w:r w:rsidR="00475C40">
        <w:rPr>
          <w:rFonts w:ascii="Arial" w:hAnsi="Arial" w:cs="Arial"/>
          <w:lang w:val="en-US"/>
        </w:rPr>
        <w:t>s</w:t>
      </w:r>
      <w:r w:rsidR="000B7346" w:rsidRPr="007F05C5">
        <w:rPr>
          <w:rFonts w:ascii="Arial" w:hAnsi="Arial" w:cs="Arial"/>
          <w:lang w:val="en-US"/>
        </w:rPr>
        <w:t xml:space="preserve">. In contrast, </w:t>
      </w:r>
      <w:r w:rsidR="00EE4B5A">
        <w:rPr>
          <w:rFonts w:ascii="Arial" w:hAnsi="Arial" w:cs="Arial"/>
          <w:lang w:val="en-US"/>
        </w:rPr>
        <w:t>our results indicate</w:t>
      </w:r>
      <w:r w:rsidR="00A71910">
        <w:rPr>
          <w:rFonts w:ascii="Arial" w:hAnsi="Arial" w:cs="Arial"/>
          <w:lang w:val="en-US"/>
        </w:rPr>
        <w:t>d</w:t>
      </w:r>
      <w:r w:rsidR="00EE4B5A">
        <w:rPr>
          <w:rFonts w:ascii="Arial" w:hAnsi="Arial" w:cs="Arial"/>
          <w:lang w:val="en-US"/>
        </w:rPr>
        <w:t xml:space="preserve"> that </w:t>
      </w:r>
      <w:r w:rsidR="000B7346" w:rsidRPr="007F05C5">
        <w:rPr>
          <w:rFonts w:ascii="Arial" w:hAnsi="Arial" w:cs="Arial"/>
          <w:lang w:val="en-US"/>
        </w:rPr>
        <w:t xml:space="preserve">upland 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 xml:space="preserve">driven by interspecific competition rather </w:t>
      </w:r>
      <w:commentRangeStart w:id="5"/>
      <w:r w:rsidR="000B7346" w:rsidRPr="007F05C5">
        <w:rPr>
          <w:rFonts w:ascii="Arial" w:hAnsi="Arial" w:cs="Arial"/>
          <w:lang w:val="en-US"/>
        </w:rPr>
        <w:t>tha</w:t>
      </w:r>
      <w:r w:rsidR="00BC7557">
        <w:rPr>
          <w:rFonts w:ascii="Arial" w:hAnsi="Arial" w:cs="Arial"/>
          <w:lang w:val="en-US"/>
        </w:rPr>
        <w:t xml:space="preserve">n </w:t>
      </w:r>
      <w:r w:rsidR="00300DAC">
        <w:rPr>
          <w:rFonts w:ascii="Arial" w:hAnsi="Arial" w:cs="Arial"/>
          <w:lang w:val="en-US"/>
        </w:rPr>
        <w:t>low temperature</w:t>
      </w:r>
      <w:commentRangeEnd w:id="5"/>
      <w:r w:rsidR="00566793">
        <w:rPr>
          <w:rStyle w:val="CommentReference"/>
          <w:rFonts w:asciiTheme="minorHAnsi" w:eastAsiaTheme="minorHAnsi" w:hAnsiTheme="minorHAnsi" w:cstheme="minorBidi"/>
          <w:lang w:eastAsia="en-US"/>
        </w:rPr>
        <w:commentReference w:id="5"/>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the</w:t>
      </w:r>
      <w:del w:id="6" w:author="Mukhlish Holle" w:date="2021-11-23T17:49:00Z">
        <w:r w:rsidR="009C25C1" w:rsidDel="005E6221">
          <w:rPr>
            <w:rFonts w:ascii="Arial" w:hAnsi="Arial" w:cs="Arial"/>
            <w:lang w:val="en-US"/>
          </w:rPr>
          <w:delText>re</w:delText>
        </w:r>
      </w:del>
      <w:r w:rsidR="009118C8">
        <w:rPr>
          <w:rFonts w:ascii="Arial" w:hAnsi="Arial" w:cs="Arial"/>
          <w:lang w:val="en-US"/>
        </w:rPr>
        <w:t xml:space="preserve"> </w:t>
      </w:r>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07BA116D"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behavio</w:t>
      </w:r>
      <w:r w:rsidR="00313720">
        <w:rPr>
          <w:rFonts w:ascii="Arial" w:hAnsi="Arial" w:cs="Arial"/>
          <w:lang w:val="en-US"/>
        </w:rPr>
        <w:t>u</w:t>
      </w:r>
      <w:r w:rsidRPr="007F05C5">
        <w:rPr>
          <w:rFonts w:ascii="Arial" w:hAnsi="Arial" w:cs="Arial"/>
          <w:lang w:val="en-US"/>
        </w:rPr>
        <w:t>r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21652C">
        <w:rPr>
          <w:rFonts w:ascii="Arial" w:hAnsi="Arial" w:cs="Arial"/>
          <w:lang w:val="en-US"/>
        </w:rPr>
        <w:t xml:space="preserve">such as competitors and predators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2BCCF9EE" w:rsidR="008A7FDA" w:rsidRPr="007F05C5" w:rsidRDefault="000B631D" w:rsidP="007C1BC4">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distinguishing views on the vulnerability of tropical biotas to global warming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to their upper thermal limits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(Deutsch et al. 2008; Diamond et al. 2012; Huey et al. 2009)</w:t>
      </w:r>
      <w:r w:rsidR="003127D2" w:rsidRPr="007F05C5">
        <w:rPr>
          <w:rFonts w:ascii="Arial" w:hAnsi="Arial" w:cs="Arial"/>
          <w:lang w:val="en-US"/>
        </w:rPr>
        <w:fldChar w:fldCharType="end"/>
      </w:r>
      <w:r w:rsidR="003127D2">
        <w:rPr>
          <w:rFonts w:ascii="Arial" w:hAnsi="Arial" w:cs="Arial"/>
          <w:lang w:val="en-US"/>
        </w:rPr>
        <w:t xml:space="preserve">, thus face particular difficulty to tolerate or adapt to the projected warming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(Bonebrake and Deutsch 2012; Deutsch et al. 2008; Kellermann et al. 2012)</w:t>
      </w:r>
      <w:r w:rsidR="003127D2" w:rsidRPr="007F05C5">
        <w:rPr>
          <w:rFonts w:ascii="Arial" w:hAnsi="Arial" w:cs="Arial"/>
          <w:lang w:val="en-US"/>
        </w:rPr>
        <w:fldChar w:fldCharType="end"/>
      </w:r>
      <w:r w:rsidR="003127D2">
        <w:rPr>
          <w:rFonts w:ascii="Arial" w:hAnsi="Arial" w:cs="Arial"/>
          <w:lang w:val="en-US"/>
        </w:rPr>
        <w:t xml:space="preserve">. </w:t>
      </w:r>
      <w:r w:rsidR="008F30FA">
        <w:rPr>
          <w:rFonts w:ascii="Arial" w:hAnsi="Arial" w:cs="Arial"/>
          <w:lang w:val="en-US"/>
        </w:rPr>
        <w:t>Narrow thermal range</w:t>
      </w:r>
      <w:r w:rsidR="001B262E">
        <w:rPr>
          <w:rFonts w:ascii="Arial" w:hAnsi="Arial" w:cs="Arial"/>
          <w:lang w:val="en-US"/>
        </w:rPr>
        <w:t xml:space="preserve"> </w:t>
      </w:r>
      <w:r w:rsidR="001B262E" w:rsidRPr="007F05C5">
        <w:rPr>
          <w:rFonts w:ascii="Arial" w:hAnsi="Arial" w:cs="Arial"/>
          <w:lang w:val="en-US"/>
        </w:rPr>
        <w:fldChar w:fldCharType="begin" w:fldLock="1"/>
      </w:r>
      <w:r w:rsidR="001B262E"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7F05C5">
        <w:rPr>
          <w:rFonts w:ascii="Arial" w:hAnsi="Arial" w:cs="Arial"/>
          <w:lang w:val="en-US"/>
        </w:rPr>
        <w:fldChar w:fldCharType="separate"/>
      </w:r>
      <w:r w:rsidR="001B262E" w:rsidRPr="007F05C5">
        <w:rPr>
          <w:rFonts w:ascii="Arial" w:hAnsi="Arial" w:cs="Arial"/>
          <w:noProof/>
          <w:lang w:val="en-US"/>
        </w:rPr>
        <w:t>(Khaliq et al. 2014)</w:t>
      </w:r>
      <w:r w:rsidR="001B262E" w:rsidRPr="007F05C5">
        <w:rPr>
          <w:rFonts w:ascii="Arial" w:hAnsi="Arial" w:cs="Arial"/>
          <w:lang w:val="en-US"/>
        </w:rPr>
        <w:fldChar w:fldCharType="end"/>
      </w:r>
      <w:r w:rsidR="001B262E">
        <w:rPr>
          <w:rFonts w:ascii="Arial" w:hAnsi="Arial" w:cs="Arial"/>
          <w:lang w:val="en-US"/>
        </w:rPr>
        <w:t xml:space="preserve"> leads to larger range-shift gaps of tropical species when following the latitudinal or elevational temperature gradient, increasing the risk of extinction and community disassembly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p>
    <w:p w14:paraId="052A36FE" w14:textId="0BE053CF"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w:t>
      </w:r>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w:t>
      </w:r>
    </w:p>
    <w:p w14:paraId="170C1D0F" w14:textId="5E1CE445"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of a particular species may depend on its interacting species’ response to temperature</w:t>
      </w:r>
      <w:r w:rsidR="00D22043">
        <w:rPr>
          <w:rFonts w:ascii="Arial" w:hAnsi="Arial" w:cs="Arial"/>
          <w:lang w:val="en-US"/>
        </w:rPr>
        <w:t xml:space="preserve"> </w:t>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xml:space="preserve">. </w:t>
      </w:r>
      <w:proofErr w:type="gramStart"/>
      <w:r w:rsidR="00C85B80">
        <w:rPr>
          <w:rFonts w:ascii="Arial" w:hAnsi="Arial" w:cs="Arial"/>
          <w:lang w:val="en-US"/>
        </w:rPr>
        <w:t>Likewise</w:t>
      </w:r>
      <w:proofErr w:type="gramEnd"/>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temperature-dependent </w:t>
      </w:r>
      <w:r w:rsidR="00741E47" w:rsidRPr="00A831C3">
        <w:rPr>
          <w:rFonts w:ascii="Arial" w:hAnsi="Arial" w:cs="Arial"/>
          <w:lang w:val="en-US"/>
        </w:rPr>
        <w:lastRenderedPageBreak/>
        <w:t>biotic interaction</w:t>
      </w:r>
      <w:r w:rsidR="00642958">
        <w:rPr>
          <w:rFonts w:ascii="Arial" w:hAnsi="Arial" w:cs="Arial"/>
          <w:lang w:val="en-US"/>
        </w:rPr>
        <w:t>s</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0FBA031B"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investigate</w:t>
      </w:r>
      <w:r w:rsidR="00E57A1F">
        <w:rPr>
          <w:rFonts w:ascii="Arial" w:hAnsi="Arial" w:cs="Arial"/>
          <w:lang w:val="en-US"/>
        </w:rPr>
        <w:t>d</w:t>
      </w:r>
      <w:r w:rsidR="00860A04">
        <w:rPr>
          <w:rFonts w:ascii="Arial" w:hAnsi="Arial" w:cs="Arial"/>
          <w:lang w:val="en-US"/>
        </w:rPr>
        <w:t xml:space="preserve"> 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12515D">
        <w:rPr>
          <w:rFonts w:ascii="Arial" w:hAnsi="Arial" w:cs="Arial"/>
          <w:lang w:val="en-US"/>
        </w:rPr>
        <w:t>At out study sites, m</w:t>
      </w:r>
      <w:r w:rsidR="00237555" w:rsidRPr="007F05C5">
        <w:rPr>
          <w:rFonts w:ascii="Arial" w:hAnsi="Arial" w:cs="Arial"/>
          <w:lang w:val="en-US"/>
        </w:rPr>
        <w:t xml:space="preserve">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63441426"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w:t>
      </w:r>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xml:space="preserve">. </w:t>
      </w:r>
      <w:proofErr w:type="gramStart"/>
      <w:r w:rsidR="0070603B" w:rsidRPr="007F05C5">
        <w:rPr>
          <w:rFonts w:ascii="Arial" w:hAnsi="Arial" w:cs="Arial"/>
          <w:lang w:val="en-US"/>
        </w:rPr>
        <w:t>Thus</w:t>
      </w:r>
      <w:proofErr w:type="gramEnd"/>
      <w:r w:rsidR="0070603B" w:rsidRPr="007F05C5">
        <w:rPr>
          <w:rFonts w:ascii="Arial" w:hAnsi="Arial" w:cs="Arial"/>
          <w:lang w:val="en-US"/>
        </w:rPr>
        <w:t xml:space="preserve"> we predict that </w:t>
      </w:r>
      <w:r w:rsidR="00E36F4E" w:rsidRPr="007F05C5">
        <w:rPr>
          <w:rFonts w:ascii="Arial" w:hAnsi="Arial" w:cs="Arial"/>
          <w:lang w:val="en-US"/>
        </w:rPr>
        <w:t xml:space="preserve">cold tolerances </w:t>
      </w:r>
      <w:r w:rsidR="00E70C64">
        <w:rPr>
          <w:rFonts w:ascii="Arial" w:hAnsi="Arial" w:cs="Arial"/>
          <w:lang w:val="en-US"/>
        </w:rPr>
        <w:t xml:space="preserve">will </w:t>
      </w:r>
      <w:r w:rsidR="00E36F4E" w:rsidRPr="007F05C5">
        <w:rPr>
          <w:rFonts w:ascii="Arial" w:hAnsi="Arial" w:cs="Arial"/>
          <w:lang w:val="en-US"/>
        </w:rPr>
        <w:t>correlate with 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r w:rsidR="00276E88">
        <w:rPr>
          <w:rFonts w:ascii="Arial" w:hAnsi="Arial" w:cs="Arial"/>
          <w:lang w:val="en-US"/>
        </w:rPr>
        <w:t>at low elevations, relative to high elevations</w:t>
      </w:r>
      <w:r w:rsidR="00C06021">
        <w:rPr>
          <w:rFonts w:ascii="Arial" w:hAnsi="Arial" w:cs="Arial"/>
          <w:lang w:val="en-US"/>
        </w:rPr>
        <w:t xml:space="preserve"> will</w:t>
      </w:r>
      <w:r w:rsidR="00E36F4E" w:rsidRPr="007F05C5">
        <w:rPr>
          <w:rFonts w:ascii="Arial" w:hAnsi="Arial" w:cs="Arial"/>
          <w:lang w:val="en-US"/>
        </w:rPr>
        <w:t xml:space="preserve"> not necessarily have </w:t>
      </w:r>
      <w:r w:rsidR="00C06021">
        <w:rPr>
          <w:rFonts w:ascii="Arial" w:hAnsi="Arial" w:cs="Arial"/>
          <w:lang w:val="en-US"/>
        </w:rPr>
        <w:t>lower</w:t>
      </w:r>
      <w:r w:rsidR="00E36F4E" w:rsidRPr="007F05C5">
        <w:rPr>
          <w:rFonts w:ascii="Arial" w:hAnsi="Arial" w:cs="Arial"/>
          <w:lang w:val="en-US"/>
        </w:rPr>
        <w:t xml:space="preserve"> heat tolerance</w:t>
      </w:r>
      <w:r w:rsidR="00C06021">
        <w:rPr>
          <w:rFonts w:ascii="Arial" w:hAnsi="Arial" w:cs="Arial"/>
          <w:lang w:val="en-US"/>
        </w:rPr>
        <w:t>; rather</w:t>
      </w:r>
      <w:r w:rsidR="00E36F4E" w:rsidRPr="007F05C5">
        <w:rPr>
          <w:rFonts w:ascii="Arial" w:hAnsi="Arial" w:cs="Arial"/>
          <w:lang w:val="en-US"/>
        </w:rPr>
        <w:t xml:space="preserve"> their </w:t>
      </w:r>
      <w:r w:rsidR="00C06021">
        <w:rPr>
          <w:rFonts w:ascii="Arial" w:hAnsi="Arial" w:cs="Arial"/>
          <w:lang w:val="en-US"/>
        </w:rPr>
        <w:t>abundances are predicted to be</w:t>
      </w:r>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r w:rsidR="00C06021">
        <w:rPr>
          <w:rFonts w:ascii="Arial" w:hAnsi="Arial" w:cs="Arial"/>
          <w:lang w:val="en-US"/>
        </w:rPr>
        <w:t>competition with</w:t>
      </w:r>
      <w:r w:rsidR="00E36F4E" w:rsidRPr="007F05C5">
        <w:rPr>
          <w:rFonts w:ascii="Arial" w:hAnsi="Arial" w:cs="Arial"/>
          <w:lang w:val="en-US"/>
        </w:rPr>
        <w:t xml:space="preserve"> lowland-biased species. </w:t>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001245D6"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 xml:space="preserve">short and long term. </w:t>
      </w:r>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r w:rsidRPr="007F05C5">
        <w:rPr>
          <w:rFonts w:ascii="Arial" w:hAnsi="Arial" w:cs="Arial"/>
          <w:b/>
          <w:bCs/>
          <w:lang w:val="en-US"/>
        </w:rPr>
        <w:t>Methods</w:t>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25039FE3"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Drosophila abundance experience annual cycle due to the combined effects of temperature and precipitation, with the density peaking during March to Jun. </w:t>
      </w:r>
    </w:p>
    <w:p w14:paraId="11A7A4E1" w14:textId="27C28B55"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5C3E5D84"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r w:rsidR="00BF3A87">
        <w:rPr>
          <w:rFonts w:ascii="Arial" w:hAnsi="Arial" w:cs="Arial"/>
        </w:rPr>
        <w:t>D</w:t>
      </w:r>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supplementary table 1). Each population cage was initiated using two </w:t>
      </w:r>
      <w:proofErr w:type="gramStart"/>
      <w:r w:rsidRPr="007F05C5">
        <w:rPr>
          <w:rFonts w:ascii="Arial" w:hAnsi="Arial" w:cs="Arial"/>
        </w:rPr>
        <w:t>independently-reared</w:t>
      </w:r>
      <w:proofErr w:type="gramEnd"/>
      <w:r w:rsidRPr="007F05C5">
        <w:rPr>
          <w:rFonts w:ascii="Arial" w:hAnsi="Arial" w:cs="Arial"/>
        </w:rPr>
        <w:t xml:space="preserve">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r w:rsidR="000773AE">
        <w:rPr>
          <w:rFonts w:ascii="Arial" w:hAnsi="Arial" w:cs="Arial"/>
        </w:rPr>
        <w:t>since 2020.</w:t>
      </w:r>
    </w:p>
    <w:p w14:paraId="3804610F" w14:textId="58EE30BB" w:rsidR="00366CD1" w:rsidRPr="00CE575D" w:rsidRDefault="00366CD1" w:rsidP="007C1BC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commentRangeStart w:id="7"/>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w:t>
      </w:r>
      <w:proofErr w:type="gramStart"/>
      <w:r>
        <w:rPr>
          <w:rFonts w:ascii="Arial" w:hAnsi="Arial" w:cs="Arial"/>
        </w:rPr>
        <w:t>and also</w:t>
      </w:r>
      <w:proofErr w:type="gramEnd"/>
      <w:r>
        <w:rPr>
          <w:rFonts w:ascii="Arial" w:hAnsi="Arial" w:cs="Arial"/>
        </w:rPr>
        <w:t xml:space="preserve"> synchronized with other species.</w:t>
      </w:r>
      <w:commentRangeEnd w:id="7"/>
      <w:r w:rsidR="003A16FA">
        <w:rPr>
          <w:rStyle w:val="CommentReference"/>
          <w:rFonts w:asciiTheme="minorHAnsi" w:eastAsiaTheme="minorHAnsi" w:hAnsiTheme="minorHAnsi" w:cstheme="minorBidi"/>
          <w:lang w:eastAsia="en-US"/>
        </w:rPr>
        <w:commentReference w:id="7"/>
      </w:r>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commentRangeStart w:id="8"/>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commentRangeEnd w:id="8"/>
      <w:r w:rsidR="008336D4">
        <w:rPr>
          <w:rStyle w:val="CommentReference"/>
          <w:rFonts w:asciiTheme="minorHAnsi" w:eastAsiaTheme="minorHAnsi" w:hAnsiTheme="minorHAnsi" w:cstheme="minorBidi"/>
          <w:lang w:eastAsia="en-US"/>
        </w:rPr>
        <w:commentReference w:id="8"/>
      </w:r>
      <w:r w:rsidRPr="00434D6D">
        <w:rPr>
          <w:rFonts w:ascii="Arial" w:hAnsi="Arial" w:cs="Arial"/>
        </w:rPr>
        <w:t>.</w:t>
      </w:r>
      <w:r w:rsidR="004223C5">
        <w:rPr>
          <w:rFonts w:ascii="Arial" w:hAnsi="Arial" w:cs="Arial"/>
        </w:rPr>
        <w:t xml:space="preserve"> </w:t>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65622DFF"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w:t>
      </w:r>
      <w:commentRangeStart w:id="9"/>
      <w:r w:rsidR="00F95569" w:rsidRPr="007F05C5">
        <w:rPr>
          <w:rFonts w:ascii="Arial" w:eastAsia="Calibri" w:hAnsi="Arial" w:cs="Arial"/>
        </w:rPr>
        <w:t>two</w:t>
      </w:r>
      <w:r w:rsidR="0018727E" w:rsidRPr="007F05C5">
        <w:rPr>
          <w:rFonts w:ascii="Arial" w:eastAsia="Calibri" w:hAnsi="Arial" w:cs="Arial"/>
        </w:rPr>
        <w:t xml:space="preserve"> mountain</w:t>
      </w:r>
      <w:r>
        <w:rPr>
          <w:rFonts w:ascii="Arial" w:eastAsia="Calibri" w:hAnsi="Arial" w:cs="Arial"/>
        </w:rPr>
        <w:t xml:space="preserve"> ranges</w:t>
      </w:r>
      <w:commentRangeEnd w:id="9"/>
      <w:r w:rsidR="002611A3">
        <w:rPr>
          <w:rStyle w:val="CommentReference"/>
          <w:rFonts w:asciiTheme="minorHAnsi" w:eastAsiaTheme="minorHAnsi" w:hAnsiTheme="minorHAnsi" w:cstheme="minorBidi"/>
          <w:lang w:eastAsia="en-US"/>
        </w:rPr>
        <w:commentReference w:id="9"/>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5F73644F" w:rsidR="00D24E71" w:rsidRDefault="0059511F" w:rsidP="007C1BC4">
      <w:pPr>
        <w:ind w:firstLine="360"/>
        <w:rPr>
          <w:rFonts w:ascii="Arial" w:hAnsi="Arial" w:cs="Arial"/>
          <w:lang w:val="en-US"/>
        </w:rPr>
      </w:pPr>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of 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occurrences </w:t>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transect as </w:t>
      </w:r>
      <w:r>
        <w:rPr>
          <w:rFonts w:ascii="Arial" w:hAnsi="Arial" w:cs="Arial"/>
          <w:lang w:val="en-US"/>
        </w:rPr>
        <w:t>a</w:t>
      </w:r>
      <w:r w:rsidRPr="007F05C5">
        <w:rPr>
          <w:rFonts w:ascii="Arial" w:hAnsi="Arial" w:cs="Arial"/>
          <w:lang w:val="en-US"/>
        </w:rPr>
        <w:t xml:space="preserve"> random effect 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(Examples as shown in supplementary figure 1)</w:t>
      </w:r>
      <w:r w:rsidRPr="007F05C5">
        <w:rPr>
          <w:rFonts w:ascii="Arial" w:hAnsi="Arial" w:cs="Arial"/>
          <w:lang w:val="en-US"/>
        </w:rPr>
        <w:t>.</w:t>
      </w:r>
      <w:r w:rsidR="00D24E71">
        <w:rPr>
          <w:rFonts w:ascii="Arial" w:hAnsi="Arial" w:cs="Arial"/>
          <w:lang w:val="en-US"/>
        </w:rPr>
        <w:t xml:space="preserve"> 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Thus, </w:t>
      </w:r>
      <w:proofErr w:type="spellStart"/>
      <w:r w:rsidR="00D24E71">
        <w:rPr>
          <w:rFonts w:ascii="Arial" w:hAnsi="Arial" w:cs="Arial"/>
          <w:lang w:val="en-US"/>
        </w:rPr>
        <w:t>hIndexs</w:t>
      </w:r>
      <w:proofErr w:type="spellEnd"/>
      <w:r w:rsidR="00D24E71">
        <w:rPr>
          <w:rFonts w:ascii="Arial" w:hAnsi="Arial" w:cs="Arial"/>
          <w:lang w:val="en-US"/>
        </w:rPr>
        <w:t xml:space="preserve"> were used to represent the distribution patterns in the following analysis, as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 of</w:t>
      </w:r>
      <w:r w:rsidR="00D24E71">
        <w:rPr>
          <w:rFonts w:ascii="Arial" w:hAnsi="Arial" w:cs="Arial"/>
          <w:lang w:val="en-US"/>
        </w:rPr>
        <w:t xml:space="preserve"> present samples of each species.</w:t>
      </w:r>
    </w:p>
    <w:p w14:paraId="66874023" w14:textId="17CD6039" w:rsidR="0059511F" w:rsidRPr="007F05C5" w:rsidRDefault="0059511F" w:rsidP="001E6D01">
      <w:pPr>
        <w:ind w:firstLine="360"/>
        <w:rPr>
          <w:rFonts w:ascii="Arial" w:hAnsi="Arial" w:cs="Arial"/>
          <w:lang w:val="en-US"/>
        </w:rPr>
      </w:pPr>
      <w:r w:rsidRPr="007F05C5">
        <w:rPr>
          <w:rFonts w:ascii="Arial" w:hAnsi="Arial" w:cs="Arial"/>
          <w:lang w:val="en-US"/>
        </w:rPr>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abundance 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w:t>
      </w:r>
      <w:proofErr w:type="gramStart"/>
      <w:r w:rsidRPr="007F05C5">
        <w:rPr>
          <w:rFonts w:ascii="Arial" w:hAnsi="Arial" w:cs="Arial"/>
          <w:lang w:val="en-US"/>
        </w:rPr>
        <w:t>in a given</w:t>
      </w:r>
      <w:proofErr w:type="gramEnd"/>
      <w:r w:rsidRPr="007F05C5">
        <w:rPr>
          <w:rFonts w:ascii="Arial" w:hAnsi="Arial" w:cs="Arial"/>
          <w:lang w:val="en-US"/>
        </w:rPr>
        <w:t xml:space="preserve">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6ECFDE88"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r w:rsidR="00DA3B9F">
        <w:rPr>
          <w:rFonts w:ascii="Arial" w:hAnsi="Arial" w:cs="Arial"/>
          <w:lang w:val="en-US"/>
        </w:rPr>
        <w:t>Flies were exposed to temperature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and measure how their reproductive success change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figure </w:t>
      </w:r>
      <w:r w:rsidR="00D87A87">
        <w:rPr>
          <w:rFonts w:ascii="Arial" w:hAnsi="Arial" w:cs="Arial"/>
          <w:lang w:val="en-US"/>
        </w:rPr>
        <w:t>2</w:t>
      </w:r>
      <w:r>
        <w:rPr>
          <w:rFonts w:ascii="Arial" w:hAnsi="Arial" w:cs="Arial"/>
          <w:lang w:val="en-US"/>
        </w:rPr>
        <w:t>)</w:t>
      </w:r>
      <w:r w:rsidR="00DA3B9F">
        <w:rPr>
          <w:rFonts w:ascii="Arial" w:hAnsi="Arial" w:cs="Arial"/>
          <w:lang w:val="en-US"/>
        </w:rPr>
        <w:t xml:space="preserve">. To prepare the adults flies for reproduction measurement, fly eggs 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 xml:space="preserve">adults that emerged within </w:t>
      </w:r>
      <w:commentRangeStart w:id="10"/>
      <w:r w:rsidR="00B431C8">
        <w:rPr>
          <w:rFonts w:ascii="Arial" w:hAnsi="Arial" w:cs="Arial"/>
        </w:rPr>
        <w:t xml:space="preserve">12 hours </w:t>
      </w:r>
      <w:commentRangeEnd w:id="10"/>
      <w:r w:rsidR="002611A3">
        <w:rPr>
          <w:rStyle w:val="CommentReference"/>
          <w:rFonts w:asciiTheme="minorHAnsi" w:eastAsiaTheme="minorHAnsi" w:hAnsiTheme="minorHAnsi" w:cstheme="minorBidi"/>
          <w:lang w:eastAsia="en-US"/>
        </w:rPr>
        <w:commentReference w:id="10"/>
      </w:r>
      <w:r w:rsidR="00B431C8">
        <w:rPr>
          <w:rFonts w:ascii="Arial" w:hAnsi="Arial" w:cs="Arial"/>
        </w:rPr>
        <w:t>were separated</w:t>
      </w:r>
      <w:r w:rsidR="008E6ABD">
        <w:rPr>
          <w:rFonts w:ascii="Arial" w:hAnsi="Arial" w:cs="Arial"/>
        </w:rPr>
        <w:t xml:space="preserve"> by sex</w:t>
      </w:r>
      <w:r w:rsidR="00B431C8">
        <w:rPr>
          <w:rFonts w:ascii="Arial" w:hAnsi="Arial" w:cs="Arial"/>
        </w:rPr>
        <w:t xml:space="preserve"> to guarantee unmated. Rearing of different species was started on different days to synchronize the first day of egg-laying of all species. Sexual maturation was daily monitored in two additional vials with five pairs of flies. Two days after the first observation of egg-laying in both vials, flies were subjected to </w:t>
      </w:r>
      <w:commentRangeStart w:id="11"/>
      <w:r w:rsidR="00B431C8">
        <w:rPr>
          <w:rFonts w:ascii="Arial" w:hAnsi="Arial" w:cs="Arial"/>
        </w:rPr>
        <w:t>measurements</w:t>
      </w:r>
      <w:commentRangeEnd w:id="11"/>
      <w:r w:rsidR="002E4B1E">
        <w:rPr>
          <w:rStyle w:val="CommentReference"/>
          <w:rFonts w:asciiTheme="minorHAnsi" w:eastAsiaTheme="minorHAnsi" w:hAnsiTheme="minorHAnsi" w:cstheme="minorBidi"/>
          <w:lang w:eastAsia="en-US"/>
        </w:rPr>
        <w:commentReference w:id="11"/>
      </w:r>
      <w:r w:rsidR="00B431C8">
        <w:rPr>
          <w:rFonts w:ascii="Arial" w:hAnsi="Arial" w:cs="Arial"/>
        </w:rPr>
        <w:t>.</w:t>
      </w:r>
    </w:p>
    <w:p w14:paraId="22116FD3" w14:textId="447225BE"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t>
      </w:r>
      <w:commentRangeStart w:id="12"/>
      <w:r w:rsidRPr="007F05C5">
        <w:rPr>
          <w:rFonts w:ascii="Arial" w:hAnsi="Arial" w:cs="Arial"/>
        </w:rPr>
        <w:t>weight/volume</w:t>
      </w:r>
      <w:r>
        <w:rPr>
          <w:rFonts w:ascii="Arial" w:hAnsi="Arial" w:cs="Arial"/>
        </w:rPr>
        <w:t xml:space="preserve"> concentration</w:t>
      </w:r>
      <w:r w:rsidRPr="007F05C5">
        <w:rPr>
          <w:rFonts w:ascii="Arial" w:hAnsi="Arial" w:cs="Arial"/>
        </w:rPr>
        <w:t>: 8% corn flour, 4% yeast, 5% sugar, 1% agar, and 1.67% methyl-4-hydroxybenzoate</w:t>
      </w:r>
      <w:commentRangeEnd w:id="12"/>
      <w:r w:rsidR="002E330E">
        <w:rPr>
          <w:rStyle w:val="CommentReference"/>
          <w:rFonts w:asciiTheme="minorHAnsi" w:eastAsiaTheme="minorHAnsi" w:hAnsiTheme="minorHAnsi" w:cstheme="minorBidi"/>
          <w:lang w:eastAsia="en-US"/>
        </w:rPr>
        <w:commentReference w:id="12"/>
      </w:r>
      <w:r w:rsidRPr="007F05C5">
        <w:rPr>
          <w:rFonts w:ascii="Arial" w:hAnsi="Arial" w:cs="Arial"/>
        </w:rPr>
        <w:t xml:space="preserv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r w:rsidRPr="007F05C5">
        <w:rPr>
          <w:rFonts w:ascii="Arial" w:hAnsi="Arial" w:cs="Arial"/>
        </w:rPr>
        <w:t xml:space="preserve">Vials were submerged in water baths. The water level was kept above the area that flies could freely move. 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xml:space="preserve">. The level of humidity was </w:t>
      </w:r>
      <w:proofErr w:type="gramStart"/>
      <w:r w:rsidRPr="007F05C5">
        <w:rPr>
          <w:rFonts w:ascii="Arial" w:hAnsi="Arial" w:cs="Arial"/>
        </w:rPr>
        <w:t>similar to</w:t>
      </w:r>
      <w:proofErr w:type="gramEnd"/>
      <w:r w:rsidRPr="007F05C5">
        <w:rPr>
          <w:rFonts w:ascii="Arial" w:hAnsi="Arial" w:cs="Arial"/>
        </w:rPr>
        <w:t xml:space="preserve"> field condition, ranging between 80% - 95%. 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The temperature in the centre of water bath is 0.5</w:t>
      </w:r>
      <w:r w:rsidR="008E6ABD" w:rsidRPr="007F05C5">
        <w:rPr>
          <w:rFonts w:ascii="Arial" w:hAnsi="Arial" w:cs="Arial"/>
        </w:rPr>
        <w:t>°C</w:t>
      </w:r>
      <w:r w:rsidR="008E6ABD">
        <w:rPr>
          <w:rFonts w:ascii="Arial" w:hAnsi="Arial" w:cs="Arial"/>
        </w:rPr>
        <w:t xml:space="preserve"> higher than the one at the corner.</w:t>
      </w:r>
      <w:r w:rsidRPr="007F05C5">
        <w:rPr>
          <w:rFonts w:ascii="Arial" w:hAnsi="Arial" w:cs="Arial"/>
        </w:rPr>
        <w:t xml:space="preserve"> </w:t>
      </w:r>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p>
    <w:p w14:paraId="3FE2EF00" w14:textId="3B76E169"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figure </w:t>
      </w:r>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combined to reflect relative fecundity</w:t>
      </w:r>
      <w:r>
        <w:rPr>
          <w:rFonts w:ascii="Arial" w:hAnsi="Arial" w:cs="Arial"/>
        </w:rPr>
        <w:t xml:space="preserve"> in early adult life</w:t>
      </w:r>
      <w:r w:rsidRPr="007F05C5">
        <w:rPr>
          <w:rFonts w:ascii="Arial" w:hAnsi="Arial" w:cs="Arial"/>
        </w:rPr>
        <w:t>. After eight-day</w:t>
      </w:r>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Surviving flies were recorded at the beginning and end of each period.</w:t>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r w:rsidRPr="007F05C5">
        <w:rPr>
          <w:rFonts w:ascii="Arial" w:hAnsi="Arial" w:cs="Arial"/>
        </w:rPr>
        <w:t>For each species and each temperature treatment, eight replicates were evenly split between two blocks.</w:t>
      </w:r>
    </w:p>
    <w:p w14:paraId="3139412C" w14:textId="0A774A83"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A multi-level, non-linear piecewise model was fitted under the 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Total offspring numbers were calculated by combining the offspring numbers on day 1-2 and day 7-8. The average daily fecundity per female was calculated, then square root transformed</w:t>
      </w:r>
      <w:r w:rsidR="0069579D">
        <w:rPr>
          <w:rFonts w:ascii="Arial" w:hAnsi="Arial" w:cs="Arial"/>
          <w:lang w:val="en-US"/>
        </w:rPr>
        <w:t xml:space="preserve"> to approximate gaussian distribution</w:t>
      </w:r>
      <w:r w:rsidRPr="007F05C5">
        <w:rPr>
          <w:rFonts w:ascii="Arial" w:hAnsi="Arial" w:cs="Arial"/>
          <w:lang w:val="en-US"/>
        </w:rPr>
        <w:t>. Square-rooted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Briere2 function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(Briere et al. 1999)</w:t>
      </w:r>
      <w:r w:rsidRPr="007F05C5">
        <w:rPr>
          <w:rFonts w:ascii="Arial" w:hAnsi="Arial" w:cs="Arial"/>
          <w:lang w:val="en-US"/>
        </w:rPr>
        <w:fldChar w:fldCharType="end"/>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010F7F8A" w:rsidR="009E1151" w:rsidRPr="00275901" w:rsidRDefault="009E1151" w:rsidP="007C1BC4">
      <w:pPr>
        <w:ind w:firstLine="360"/>
        <w:rPr>
          <w:rFonts w:ascii="Arial" w:hAnsi="Arial" w:cs="Arial"/>
          <w:lang w:val="en-US"/>
        </w:rPr>
      </w:pPr>
      <w:r w:rsidRPr="007F05C5">
        <w:rPr>
          <w:rFonts w:ascii="Arial" w:hAnsi="Arial" w:cs="Arial"/>
          <w:lang w:val="en-US"/>
        </w:rPr>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t>
      </w:r>
      <w:proofErr w:type="gramStart"/>
      <w:r>
        <w:rPr>
          <w:rFonts w:ascii="Arial" w:hAnsi="Arial" w:cs="Arial"/>
          <w:lang w:val="en-US"/>
        </w:rPr>
        <w:t>whose</w:t>
      </w:r>
      <w:proofErr w:type="gramEnd"/>
      <w:r>
        <w:rPr>
          <w:rFonts w:ascii="Arial" w:hAnsi="Arial" w:cs="Arial"/>
          <w:lang w:val="en-US"/>
        </w:rPr>
        <w:t xml:space="preserve"> mean and variance were the super parameters in the multi-level model. </w:t>
      </w:r>
      <w:r w:rsidR="00C5799B" w:rsidRPr="00C5799B">
        <w:rPr>
          <w:rFonts w:ascii="Arial" w:hAnsi="Arial" w:cs="Arial"/>
          <w:i/>
          <w:iCs/>
          <w:lang w:val="en-US"/>
        </w:rPr>
        <w:t xml:space="preserve"> P(T)</w:t>
      </w:r>
      <w:r w:rsidR="00C5799B">
        <w:rPr>
          <w:rFonts w:ascii="Arial" w:hAnsi="Arial" w:cs="Arial"/>
          <w:lang w:val="en-US"/>
        </w:rPr>
        <w:t xml:space="preserve"> </w:t>
      </w:r>
      <w:r w:rsidRPr="007F05C5">
        <w:rPr>
          <w:rFonts w:ascii="Arial" w:hAnsi="Arial" w:cs="Arial"/>
          <w:lang w:val="en-US"/>
        </w:rPr>
        <w:t xml:space="preserve">was modeled using a normal distribution with temperature-dependent standard deviation. </w:t>
      </w:r>
      <w:r w:rsidR="00C5799B" w:rsidRPr="007F05C5">
        <w:rPr>
          <w:rFonts w:ascii="Arial" w:hAnsi="Arial" w:cs="Arial"/>
          <w:lang w:val="en-US"/>
        </w:rPr>
        <w:t xml:space="preserve">A normal distribution is not ideal to model the transformed count data, which are all positive. However, modeling offspring counts with Poisson, zero-inflated Poisson, negative binomial, lognormal distribution did not produce </w:t>
      </w:r>
      <w:r w:rsidR="00C5799B">
        <w:rPr>
          <w:rFonts w:ascii="Arial" w:hAnsi="Arial" w:cs="Arial"/>
          <w:lang w:val="en-US"/>
        </w:rPr>
        <w:t xml:space="preserve">model </w:t>
      </w:r>
      <w:r w:rsidR="00C5799B" w:rsidRPr="007F05C5">
        <w:rPr>
          <w:rFonts w:ascii="Arial" w:hAnsi="Arial" w:cs="Arial"/>
          <w:lang w:val="en-US"/>
        </w:rPr>
        <w:t>converge</w:t>
      </w:r>
      <w:r w:rsidR="00C5799B">
        <w:rPr>
          <w:rFonts w:ascii="Arial" w:hAnsi="Arial" w:cs="Arial"/>
          <w:lang w:val="en-US"/>
        </w:rPr>
        <w:t>nce</w:t>
      </w:r>
      <w:r w:rsidR="00C5799B" w:rsidRPr="007F05C5">
        <w:rPr>
          <w:rFonts w:ascii="Arial" w:hAnsi="Arial" w:cs="Arial"/>
          <w:lang w:val="en-US"/>
        </w:rPr>
        <w:t xml:space="preserve"> results, potentially due to the piecewise nature of the thermal performance function</w:t>
      </w:r>
      <w:r w:rsidR="00C5799B">
        <w:rPr>
          <w:rFonts w:ascii="Arial" w:hAnsi="Arial" w:cs="Arial"/>
          <w:lang w:val="en-US"/>
        </w:rPr>
        <w:t>s</w:t>
      </w:r>
      <w:r w:rsidR="00C5799B" w:rsidRPr="007F05C5">
        <w:rPr>
          <w:rFonts w:ascii="Arial" w:hAnsi="Arial" w:cs="Arial"/>
          <w:lang w:val="en-US"/>
        </w:rPr>
        <w:t xml:space="preserve">. </w:t>
      </w:r>
      <w:r w:rsidRPr="007F05C5">
        <w:rPr>
          <w:rFonts w:ascii="Arial" w:hAnsi="Arial" w:cs="Arial"/>
          <w:lang w:val="en-US"/>
        </w:rPr>
        <w:t xml:space="preserve">Assuming temperature dependency of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standard deviation should be zero or close to zero. </w:t>
      </w:r>
      <w:r w:rsidR="00C5799B">
        <w:rPr>
          <w:rFonts w:ascii="Arial" w:hAnsi="Arial" w:cs="Arial"/>
          <w:lang w:val="en-US"/>
        </w:rPr>
        <w:t>M</w:t>
      </w:r>
      <w:r w:rsidRPr="007F05C5">
        <w:rPr>
          <w:rFonts w:ascii="Arial" w:hAnsi="Arial" w:cs="Arial"/>
          <w:lang w:val="en-US"/>
        </w:rPr>
        <w:t>odel</w:t>
      </w:r>
      <w:r w:rsidR="00047101">
        <w:rPr>
          <w:rFonts w:ascii="Arial" w:hAnsi="Arial" w:cs="Arial"/>
          <w:lang w:val="en-US"/>
        </w:rPr>
        <w:t xml:space="preserve"> was converged and</w:t>
      </w:r>
      <w:r w:rsidRPr="007F05C5">
        <w:rPr>
          <w:rFonts w:ascii="Arial" w:hAnsi="Arial" w:cs="Arial"/>
          <w:lang w:val="en-US"/>
        </w:rPr>
        <w:t xml:space="preserve"> performance </w:t>
      </w:r>
      <w:r>
        <w:rPr>
          <w:rFonts w:ascii="Arial" w:hAnsi="Arial" w:cs="Arial"/>
          <w:lang w:val="en-US"/>
        </w:rPr>
        <w:t>was</w:t>
      </w:r>
      <w:r w:rsidRPr="007F05C5">
        <w:rPr>
          <w:rFonts w:ascii="Arial" w:hAnsi="Arial" w:cs="Arial"/>
          <w:lang w:val="en-US"/>
        </w:rPr>
        <w:t xml:space="preserve"> acceptable </w:t>
      </w:r>
      <w:r w:rsidR="00C5799B">
        <w:rPr>
          <w:rFonts w:ascii="Arial" w:hAnsi="Arial" w:cs="Arial"/>
          <w:lang w:val="en-US"/>
        </w:rPr>
        <w:t xml:space="preserve">in diagnostic plots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figure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r w:rsidRPr="008E748E">
        <w:rPr>
          <w:rFonts w:ascii="Arial" w:hAnsi="Arial" w:cs="Arial"/>
          <w:color w:val="000000" w:themeColor="text1"/>
          <w:lang w:val="en-US"/>
        </w:rPr>
        <w:t xml:space="preserve">Priors of parameters were sampled from non-informative distribution.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p>
    <w:p w14:paraId="4CA8D816" w14:textId="596D98C0"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proofErr w:type="spellStart"/>
      <w:r w:rsidRPr="007F05C5">
        <w:rPr>
          <w:rFonts w:ascii="Arial" w:hAnsi="Arial" w:cs="Arial"/>
          <w:i/>
          <w:iCs/>
          <w:lang w:val="en-US"/>
        </w:rPr>
        <w:t>RTopt</w:t>
      </w:r>
      <w:proofErr w:type="spellEnd"/>
      <w:r w:rsidRPr="007F05C5">
        <w:rPr>
          <w:rFonts w:ascii="Arial" w:hAnsi="Arial" w:cs="Arial"/>
          <w:i/>
          <w:iCs/>
          <w:lang w:val="en-US"/>
        </w:rPr>
        <w:t xml:space="preserve"> </w:t>
      </w:r>
      <w:r w:rsidRPr="007F05C5">
        <w:rPr>
          <w:rFonts w:ascii="Arial" w:hAnsi="Arial" w:cs="Arial"/>
          <w:lang w:val="en-US"/>
        </w:rPr>
        <w:t>(</w:t>
      </w:r>
      <w:r w:rsidR="00273C62">
        <w:rPr>
          <w:rFonts w:ascii="Arial" w:hAnsi="Arial" w:cs="Arial"/>
          <w:lang w:val="en-US"/>
        </w:rPr>
        <w:t>1</w:t>
      </w:r>
      <w:r w:rsidRPr="007F05C5">
        <w:rPr>
          <w:rFonts w:ascii="Arial" w:hAnsi="Arial" w:cs="Arial"/>
          <w:lang w:val="en-US"/>
        </w:rPr>
        <w:t xml:space="preserve">00 samples of each parameter of each species)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as the fixed effect and species identity as the random effect in the linear mix-effect model</w:t>
      </w:r>
      <w:r w:rsidR="00870031">
        <w:rPr>
          <w:rFonts w:ascii="Arial" w:hAnsi="Arial" w:cs="Arial"/>
          <w:lang w:val="en-US"/>
        </w:rPr>
        <w:t xml:space="preserve"> </w:t>
      </w:r>
      <w:commentRangeStart w:id="13"/>
      <w:r w:rsidR="00870031">
        <w:rPr>
          <w:rFonts w:ascii="Arial" w:hAnsi="Arial" w:cs="Arial"/>
          <w:lang w:val="en-US"/>
        </w:rPr>
        <w:t>with phylogenetic correction</w:t>
      </w:r>
      <w:commentRangeEnd w:id="13"/>
      <w:r w:rsidR="00870031">
        <w:rPr>
          <w:rStyle w:val="CommentReference"/>
          <w:rFonts w:asciiTheme="minorHAnsi" w:eastAsiaTheme="minorHAnsi" w:hAnsiTheme="minorHAnsi" w:cstheme="minorBidi"/>
          <w:lang w:eastAsia="en-US"/>
        </w:rPr>
        <w:commentReference w:id="13"/>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r w:rsidRPr="007F05C5">
        <w:rPr>
          <w:rFonts w:ascii="Arial" w:hAnsi="Arial" w:cs="Arial"/>
          <w:lang w:val="en-US"/>
        </w:rPr>
        <w:t>,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 xml:space="preserve">linear mix-effect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analysis were conducted using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r w:rsidR="006F3374">
        <w:rPr>
          <w:rFonts w:ascii="Arial" w:hAnsi="Arial" w:cs="Arial"/>
          <w:lang w:val="en-US"/>
        </w:rPr>
        <w:t xml:space="preserve"> from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As tropical species often have significantly weaker cold resistance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5°C was used instead to increase the variation among the tested species after pilot trials. Heat stress was 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(Hoffmann et al. 2003)</w:t>
      </w:r>
      <w:r w:rsidR="00DC6F22" w:rsidRPr="00DC6F22">
        <w:rPr>
          <w:rFonts w:ascii="Arial" w:hAnsi="Arial" w:cs="Arial"/>
        </w:rPr>
        <w:fldChar w:fldCharType="end"/>
      </w:r>
      <w:r w:rsidR="00DC6F22" w:rsidRPr="00DC6F22">
        <w:rPr>
          <w:rFonts w:ascii="Arial" w:hAnsi="Arial" w:cs="Arial"/>
        </w:rPr>
        <w:t xml:space="preserve"> and is expected to capture the between-species variance in heat stress over a time scale which is convenient to measure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(Jørgensen, Malte, and Overgaard 2019)</w:t>
      </w:r>
      <w:r w:rsidR="00DC6F22" w:rsidRPr="00DC6F22">
        <w:rPr>
          <w:rFonts w:ascii="Arial" w:hAnsi="Arial" w:cs="Arial"/>
        </w:rPr>
        <w:fldChar w:fldCharType="end"/>
      </w:r>
      <w:r w:rsidR="00DC6F22" w:rsidRPr="00DC6F22">
        <w:rPr>
          <w:rFonts w:ascii="Arial" w:hAnsi="Arial" w:cs="Arial"/>
        </w:rPr>
        <w:t xml:space="preserve">. After being </w:t>
      </w:r>
      <w:commentRangeStart w:id="14"/>
      <w:r w:rsidR="00DC6F22" w:rsidRPr="00DC6F22">
        <w:rPr>
          <w:rFonts w:ascii="Arial" w:hAnsi="Arial" w:cs="Arial"/>
        </w:rPr>
        <w:t xml:space="preserve">knocked down by heat </w:t>
      </w:r>
      <w:commentRangeEnd w:id="14"/>
      <w:r w:rsidR="00CD7571">
        <w:rPr>
          <w:rStyle w:val="CommentReference"/>
          <w:rFonts w:asciiTheme="minorHAnsi" w:eastAsiaTheme="minorHAnsi" w:hAnsiTheme="minorHAnsi" w:cstheme="minorBidi"/>
          <w:lang w:eastAsia="en-US"/>
        </w:rPr>
        <w:commentReference w:id="14"/>
      </w:r>
      <w:r w:rsidR="00DC6F22" w:rsidRPr="00DC6F22">
        <w:rPr>
          <w:rFonts w:ascii="Arial" w:hAnsi="Arial" w:cs="Arial"/>
        </w:rPr>
        <w:t>(40°C), most flies did not survive. In this case, only knockdown time was used to evaluate resistance to the extremely high temperature.</w:t>
      </w:r>
    </w:p>
    <w:p w14:paraId="1DC0BFCF" w14:textId="640234A6" w:rsidR="00DC6F22" w:rsidRPr="00031E8C" w:rsidRDefault="00DC6F22" w:rsidP="007C1BC4">
      <w:pPr>
        <w:ind w:firstLine="360"/>
        <w:rPr>
          <w:rFonts w:ascii="Arial" w:hAnsi="Arial" w:cs="Arial"/>
        </w:rPr>
      </w:pPr>
      <w:r w:rsidRPr="00DC6F22">
        <w:rPr>
          <w:rFonts w:ascii="Arial" w:hAnsi="Arial" w:cs="Arial"/>
        </w:rPr>
        <w:t xml:space="preserve">Virgin adult flies, which were siblings of those in </w:t>
      </w:r>
      <w:r w:rsidR="0085416C">
        <w:rPr>
          <w:rFonts w:ascii="Arial" w:hAnsi="Arial" w:cs="Arial"/>
        </w:rPr>
        <w:t>reproduction</w:t>
      </w:r>
      <w:r w:rsidRPr="00DC6F22">
        <w:rPr>
          <w:rFonts w:ascii="Arial" w:hAnsi="Arial" w:cs="Arial"/>
        </w:rPr>
        <w:t xml:space="preserve"> measurement, were kept in groups</w:t>
      </w:r>
      <w:r w:rsidR="00E271AB">
        <w:rPr>
          <w:rFonts w:ascii="Arial" w:hAnsi="Arial" w:cs="Arial"/>
        </w:rPr>
        <w:t xml:space="preserve"> of the same sex</w:t>
      </w:r>
      <w:r w:rsidRPr="00DC6F22">
        <w:rPr>
          <w:rFonts w:ascii="Arial" w:hAnsi="Arial" w:cs="Arial"/>
        </w:rPr>
        <w:t xml:space="preserve"> 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 xml:space="preserve">Each cell was randomly assigned one of the nine </w:t>
      </w:r>
      <w:r w:rsidR="0092432D" w:rsidRPr="003667EE">
        <w:rPr>
          <w:rFonts w:ascii="Arial" w:hAnsi="Arial" w:cs="Arial"/>
          <w:i/>
          <w:iCs/>
          <w:rPrChange w:id="15" w:author="Mukhlish Holle" w:date="2021-11-23T22:00:00Z">
            <w:rPr>
              <w:rFonts w:ascii="Arial" w:hAnsi="Arial" w:cs="Arial"/>
            </w:rPr>
          </w:rPrChange>
        </w:rPr>
        <w:t>Drosophila</w:t>
      </w:r>
      <w:r w:rsidR="0092432D">
        <w:rPr>
          <w:rFonts w:ascii="Arial" w:hAnsi="Arial" w:cs="Arial"/>
        </w:rPr>
        <w:t xml:space="preserve">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w:t>
      </w:r>
      <w:proofErr w:type="gramStart"/>
      <w:r w:rsidR="00E271AB">
        <w:rPr>
          <w:rFonts w:ascii="Arial" w:hAnsi="Arial" w:cs="Arial"/>
        </w:rPr>
        <w:t>r</w:t>
      </w:r>
      <w:r w:rsidR="00E271AB" w:rsidRPr="00DC6F22">
        <w:rPr>
          <w:rFonts w:ascii="Arial" w:hAnsi="Arial" w:cs="Arial"/>
        </w:rPr>
        <w:t>andomly-selected</w:t>
      </w:r>
      <w:proofErr w:type="gramEnd"/>
      <w:r w:rsidR="00E271AB" w:rsidRPr="00DC6F22">
        <w:rPr>
          <w:rFonts w:ascii="Arial" w:hAnsi="Arial" w:cs="Arial"/>
        </w:rPr>
        <w:t xml:space="preserve">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r w:rsidR="00AC1D03">
        <w:rPr>
          <w:rFonts w:ascii="Arial" w:hAnsi="Arial" w:cs="Arial"/>
        </w:rPr>
        <w:t>Measurement repeated 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were redrawn for each block</w:t>
      </w:r>
      <w:r w:rsidRPr="00DC6F22">
        <w:rPr>
          <w:rFonts w:ascii="Arial" w:hAnsi="Arial" w:cs="Arial"/>
        </w:rPr>
        <w:t xml:space="preserve">. </w:t>
      </w:r>
      <w:r w:rsidR="00EC4109">
        <w:rPr>
          <w:rFonts w:ascii="Arial" w:hAnsi="Arial" w:cs="Arial"/>
        </w:rPr>
        <w:t xml:space="preserve">In total, </w:t>
      </w:r>
      <w:r w:rsidR="00AC1D03">
        <w:rPr>
          <w:rFonts w:ascii="Arial" w:hAnsi="Arial" w:cs="Arial"/>
        </w:rPr>
        <w:t xml:space="preserve">21 individuals per species per sex were measured.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pre-set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examined </w:t>
      </w:r>
      <w:r w:rsidR="00B36FEB">
        <w:rPr>
          <w:rFonts w:ascii="Arial" w:hAnsi="Arial" w:cs="Arial"/>
        </w:rPr>
        <w:t xml:space="preserve">by eyes </w:t>
      </w:r>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chill coma. </w:t>
      </w:r>
      <w:r w:rsidR="007C2A27">
        <w:rPr>
          <w:rFonts w:ascii="Arial" w:hAnsi="Arial" w:cs="Arial"/>
        </w:rPr>
        <w:t>The observation rack was moved to 25</w:t>
      </w:r>
      <w:r w:rsidR="007C2A27" w:rsidRPr="00DC6F22">
        <w:rPr>
          <w:rFonts w:ascii="Arial" w:hAnsi="Arial" w:cs="Arial"/>
        </w:rPr>
        <w:t>°C</w:t>
      </w:r>
      <w:r w:rsidR="007C2A27">
        <w:rPr>
          <w:rFonts w:ascii="Arial" w:hAnsi="Arial" w:cs="Arial"/>
        </w:rPr>
        <w:t xml:space="preserve"> room. Flies were left undisturbed and the duration of individual fly regaining its ability to stand on its feet, decided by eye inspection, was recorded.</w:t>
      </w:r>
      <w:r w:rsidR="005C5C52">
        <w:rPr>
          <w:rFonts w:ascii="Arial" w:hAnsi="Arial" w:cs="Arial"/>
        </w:rPr>
        <w:t xml:space="preserve"> </w:t>
      </w:r>
    </w:p>
    <w:p w14:paraId="2F00E490" w14:textId="51C11551"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and</w:t>
      </w:r>
      <w:r w:rsidRPr="007F05C5">
        <w:rPr>
          <w:rFonts w:ascii="Arial" w:hAnsi="Arial" w:cs="Arial"/>
          <w:lang w:val="en-US"/>
        </w:rPr>
        <w:t xml:space="preserve"> species as a random effect in linear mix-effect model</w:t>
      </w:r>
      <w:r w:rsidR="00A26A08">
        <w:rPr>
          <w:rFonts w:ascii="Arial" w:hAnsi="Arial" w:cs="Arial"/>
          <w:lang w:val="en-US"/>
        </w:rPr>
        <w:t xml:space="preserve"> with phylogenetic correction</w:t>
      </w:r>
      <w:r w:rsidR="00474F76">
        <w:rPr>
          <w:rFonts w:ascii="Arial" w:hAnsi="Arial" w:cs="Arial"/>
          <w:lang w:val="en-US"/>
        </w:rPr>
        <w:t xml:space="preserve"> using </w:t>
      </w:r>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79025A4F"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r w:rsidR="0060784D">
        <w:rPr>
          <w:rFonts w:ascii="Arial" w:hAnsi="Arial" w:cs="Arial"/>
        </w:rPr>
        <w:t xml:space="preserve">Five species were chosen as representative species for upland-biased, </w:t>
      </w:r>
      <w:r w:rsidR="00E52450">
        <w:rPr>
          <w:rFonts w:ascii="Arial" w:hAnsi="Arial" w:cs="Arial"/>
        </w:rPr>
        <w:t>none-</w:t>
      </w:r>
      <w:proofErr w:type="gramStart"/>
      <w:r w:rsidR="00E52450">
        <w:rPr>
          <w:rFonts w:ascii="Arial" w:hAnsi="Arial" w:cs="Arial"/>
        </w:rPr>
        <w:t>biased</w:t>
      </w:r>
      <w:proofErr w:type="gramEnd"/>
      <w:r w:rsidR="0060784D">
        <w:rPr>
          <w:rFonts w:ascii="Arial" w:hAnsi="Arial" w:cs="Arial"/>
        </w:rPr>
        <w:t xml:space="preserve"> and lowland-biased distribution type. </w:t>
      </w:r>
      <w:r w:rsidR="0060784D" w:rsidRPr="00454BF1">
        <w:rPr>
          <w:rFonts w:ascii="Arial" w:hAnsi="Arial" w:cs="Arial"/>
        </w:rPr>
        <w:t xml:space="preserve">Each two-species combination (6 combinations in total)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8 pairs. Each density</w:t>
      </w:r>
      <w:r w:rsidR="0060784D">
        <w:rPr>
          <w:rFonts w:ascii="Arial" w:hAnsi="Arial" w:cs="Arial"/>
        </w:rPr>
        <w:t xml:space="preserve"> and species combination</w:t>
      </w:r>
      <w:r w:rsidR="0060784D" w:rsidRPr="00454BF1">
        <w:rPr>
          <w:rFonts w:ascii="Arial" w:hAnsi="Arial" w:cs="Arial"/>
        </w:rPr>
        <w:t xml:space="preserve"> </w:t>
      </w:r>
      <w:proofErr w:type="gramStart"/>
      <w:r w:rsidR="0060784D">
        <w:rPr>
          <w:rFonts w:ascii="Arial" w:hAnsi="Arial" w:cs="Arial"/>
        </w:rPr>
        <w:t>was</w:t>
      </w:r>
      <w:proofErr w:type="gramEnd"/>
      <w:r w:rsidR="0060784D">
        <w:rPr>
          <w:rFonts w:ascii="Arial" w:hAnsi="Arial" w:cs="Arial"/>
        </w:rPr>
        <w:t xml:space="preserve">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r w:rsidR="0060784D">
        <w:rPr>
          <w:rFonts w:ascii="Arial" w:hAnsi="Arial" w:cs="Arial"/>
        </w:rPr>
        <w:t>T</w:t>
      </w:r>
      <w:r w:rsidR="0060784D" w:rsidRPr="00454BF1">
        <w:rPr>
          <w:rFonts w:ascii="Arial" w:hAnsi="Arial" w:cs="Arial"/>
        </w:rPr>
        <w:t xml:space="preserve">wo blocks for </w:t>
      </w:r>
      <w:r w:rsidR="0060784D">
        <w:rPr>
          <w:rFonts w:ascii="Arial" w:hAnsi="Arial" w:cs="Arial"/>
        </w:rPr>
        <w:t>pandora-</w:t>
      </w:r>
      <w:proofErr w:type="spellStart"/>
      <w:r w:rsidR="0060784D">
        <w:rPr>
          <w:rFonts w:ascii="Arial" w:hAnsi="Arial" w:cs="Arial"/>
        </w:rPr>
        <w:t>pallidifrons</w:t>
      </w:r>
      <w:proofErr w:type="spellEnd"/>
      <w:r w:rsidR="0060784D" w:rsidRPr="00454BF1">
        <w:rPr>
          <w:rFonts w:ascii="Arial" w:hAnsi="Arial" w:cs="Arial"/>
        </w:rPr>
        <w:t xml:space="preserve"> combination, which was conducted before the other five pairs; three blocks for the other five pairs.).</w:t>
      </w:r>
    </w:p>
    <w:p w14:paraId="611652D0" w14:textId="55ED12BC"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emerged within the same 48 hours were kept together in mixed-sex containers. Two days after the first observation of egg-laying, </w:t>
      </w:r>
      <w:r w:rsidR="00416039">
        <w:rPr>
          <w:rFonts w:ascii="Arial" w:hAnsi="Arial" w:cs="Arial"/>
        </w:rPr>
        <w:t>adults of different sexes were separated and then they were 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alternating temperature regimes mimicking day/night temperature</w:t>
      </w:r>
      <w:r w:rsidR="00416039">
        <w:rPr>
          <w:rFonts w:ascii="Arial" w:hAnsi="Arial" w:cs="Arial"/>
        </w:rPr>
        <w:t>s</w:t>
      </w:r>
      <w:r w:rsidR="00416039" w:rsidRPr="00454BF1">
        <w:rPr>
          <w:rFonts w:ascii="Arial" w:hAnsi="Arial" w:cs="Arial"/>
        </w:rPr>
        <w:t xml:space="preserve"> </w:t>
      </w:r>
      <w:r w:rsidR="000F2E04">
        <w:rPr>
          <w:rFonts w:ascii="Arial" w:hAnsi="Arial" w:cs="Arial"/>
        </w:rPr>
        <w:t xml:space="preserve">on February,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oMath>
      </m:oMathPara>
    </w:p>
    <w:p w14:paraId="0BACCF85" w14:textId="77777777" w:rsidR="0026541E" w:rsidRDefault="0026541E" w:rsidP="007C1BC4">
      <w:pPr>
        <w:ind w:firstLine="360"/>
        <w:rPr>
          <w:rFonts w:ascii="Arial" w:hAnsi="Arial" w:cs="Arial"/>
          <w:lang w:val="en-US"/>
        </w:rPr>
      </w:pPr>
    </w:p>
    <w:p w14:paraId="4BABFE70" w14:textId="74F23A20"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r>
        <w:rPr>
          <w:rFonts w:ascii="Arial" w:hAnsi="Arial" w:cs="Arial"/>
          <w:lang w:val="en-US"/>
        </w:rPr>
        <w:fldChar w:fldCharType="begin" w:fldLock="1"/>
      </w:r>
      <w:r>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Pr>
          <w:rFonts w:ascii="Arial" w:hAnsi="Arial" w:cs="Arial"/>
          <w:lang w:val="en-US"/>
        </w:rPr>
        <w:fldChar w:fldCharType="separate"/>
      </w:r>
      <w:r w:rsidRPr="00B308DE">
        <w:rPr>
          <w:rFonts w:ascii="Arial" w:hAnsi="Arial" w:cs="Arial"/>
          <w:noProof/>
          <w:lang w:val="en-US"/>
        </w:rPr>
        <w:t>(Terry et al. 2021)</w:t>
      </w:r>
      <w:r>
        <w:rPr>
          <w:rFonts w:ascii="Arial" w:hAnsi="Arial" w:cs="Arial"/>
          <w:lang w:val="en-US"/>
        </w:rPr>
        <w:fldChar w:fldCharType="end"/>
      </w:r>
      <w:r>
        <w:rPr>
          <w:rFonts w:ascii="Arial" w:hAnsi="Arial" w:cs="Arial"/>
          <w:lang w:val="en-US"/>
        </w:rPr>
        <w:t xml:space="preserve">. The equilibrium state of each pair was predicted following </w:t>
      </w:r>
      <w:r>
        <w:rPr>
          <w:rFonts w:ascii="Arial" w:hAnsi="Arial" w:cs="Arial"/>
          <w:lang w:val="en-US"/>
        </w:rPr>
        <w:fldChar w:fldCharType="begin" w:fldLock="1"/>
      </w:r>
      <w:r>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lang w:val="en-US"/>
        </w:rPr>
        <w:fldChar w:fldCharType="separate"/>
      </w:r>
      <w:r w:rsidRPr="0049794D">
        <w:rPr>
          <w:rFonts w:ascii="Arial" w:hAnsi="Arial" w:cs="Arial"/>
          <w:noProof/>
          <w:lang w:val="en-US"/>
        </w:rPr>
        <w:t>(Hassell and Comins 1976)</w:t>
      </w:r>
      <w:r>
        <w:rPr>
          <w:rFonts w:ascii="Arial" w:hAnsi="Arial" w:cs="Arial"/>
          <w:lang w:val="en-US"/>
        </w:rPr>
        <w:fldChar w:fldCharType="end"/>
      </w:r>
      <w:r>
        <w:rPr>
          <w:rFonts w:ascii="Arial" w:hAnsi="Arial" w:cs="Arial"/>
          <w:lang w:val="en-US"/>
        </w:rPr>
        <w:t>.</w:t>
      </w:r>
    </w:p>
    <w:p w14:paraId="741DF5AC" w14:textId="77777777" w:rsidR="001F5B9D" w:rsidRPr="001F5B9D" w:rsidRDefault="001F5B9D" w:rsidP="007C1BC4">
      <w:pPr>
        <w:rPr>
          <w:rFonts w:ascii="Arial" w:hAnsi="Arial" w:cs="Arial"/>
        </w:rPr>
      </w:pP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409CC641"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r w:rsidR="00682AC8">
        <w:rPr>
          <w:rFonts w:ascii="Arial" w:hAnsi="Arial" w:cs="Arial"/>
        </w:rPr>
        <w:t xml:space="preserve">Lowland species, </w:t>
      </w:r>
      <w:r w:rsidR="00682AC8" w:rsidRPr="00D878B0">
        <w:rPr>
          <w:rFonts w:ascii="Arial" w:hAnsi="Arial" w:cs="Arial"/>
          <w:i/>
          <w:iCs/>
        </w:rPr>
        <w:t>D. pandora</w:t>
      </w:r>
      <w:r w:rsidR="00682AC8">
        <w:rPr>
          <w:rFonts w:ascii="Arial" w:hAnsi="Arial" w:cs="Arial"/>
        </w:rPr>
        <w:t xml:space="preserve">, and upland species, </w:t>
      </w:r>
      <w:r w:rsidR="00682AC8" w:rsidRPr="00D878B0">
        <w:rPr>
          <w:rFonts w:ascii="Arial" w:hAnsi="Arial" w:cs="Arial"/>
          <w:i/>
          <w:iCs/>
        </w:rPr>
        <w:t xml:space="preserve">D. </w:t>
      </w:r>
      <w:proofErr w:type="spellStart"/>
      <w:r w:rsidR="00EA5252">
        <w:rPr>
          <w:rFonts w:ascii="Arial" w:hAnsi="Arial" w:cs="Arial"/>
          <w:i/>
          <w:iCs/>
        </w:rPr>
        <w:t>pallidifrons</w:t>
      </w:r>
      <w:proofErr w:type="spellEnd"/>
      <w:r w:rsidR="00682AC8">
        <w:rPr>
          <w:rFonts w:ascii="Arial" w:hAnsi="Arial" w:cs="Arial"/>
        </w:rPr>
        <w:t xml:space="preserve">, were reared in monoculture and </w:t>
      </w:r>
      <w:proofErr w:type="gramStart"/>
      <w:r w:rsidR="00682AC8">
        <w:rPr>
          <w:rFonts w:ascii="Arial" w:hAnsi="Arial" w:cs="Arial"/>
        </w:rPr>
        <w:t>mixed-culture</w:t>
      </w:r>
      <w:proofErr w:type="gramEnd"/>
      <w:r w:rsidR="00682AC8">
        <w:rPr>
          <w:rFonts w:ascii="Arial" w:hAnsi="Arial" w:cs="Arial"/>
        </w:rPr>
        <w:t xml:space="preserve"> for multiple generations in lowland and upland temperature regimes to evaluate the long-term impact of temperature and competition on population </w:t>
      </w:r>
      <w:r w:rsidR="00BD7C25">
        <w:rPr>
          <w:rFonts w:ascii="Arial" w:hAnsi="Arial" w:cs="Arial"/>
        </w:rPr>
        <w:t>size.</w:t>
      </w:r>
    </w:p>
    <w:p w14:paraId="72842B18" w14:textId="25421F2E"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regimes</w:t>
      </w:r>
      <w:r>
        <w:rPr>
          <w:rFonts w:ascii="Arial" w:hAnsi="Arial" w:cs="Arial"/>
        </w:rPr>
        <w:t xml:space="preserve"> for 13 weeks. </w:t>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Ayala’s type one system </w:t>
      </w:r>
      <w:r w:rsidR="00C624CF">
        <w:rPr>
          <w:rFonts w:ascii="Arial" w:hAnsi="Arial" w:cs="Arial"/>
        </w:rPr>
        <w:fldChar w:fldCharType="begin" w:fldLock="1"/>
      </w:r>
      <w:r w:rsidR="00C624CF">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Pr>
          <w:rFonts w:ascii="Arial" w:hAnsi="Arial" w:cs="Arial"/>
        </w:rPr>
        <w:fldChar w:fldCharType="separate"/>
      </w:r>
      <w:r w:rsidR="00C624CF" w:rsidRPr="00655A0E">
        <w:rPr>
          <w:rFonts w:ascii="Arial" w:hAnsi="Arial" w:cs="Arial"/>
          <w:noProof/>
        </w:rPr>
        <w:t>(Ayala, Gilpin, and Ehrenfeld 1973)</w:t>
      </w:r>
      <w:r w:rsidR="00C624CF">
        <w:rPr>
          <w:rFonts w:ascii="Arial" w:hAnsi="Arial" w:cs="Arial"/>
        </w:rPr>
        <w:fldChar w:fldCharType="end"/>
      </w:r>
      <w:r w:rsidR="00C624CF">
        <w:rPr>
          <w:rFonts w:ascii="Arial" w:hAnsi="Arial" w:cs="Arial"/>
        </w:rPr>
        <w:t xml:space="preserve">. At the start of each week, individuals surviving in the most recent bottle and individuals which were freshly emerged in the older four bottles were separately collected, </w:t>
      </w:r>
      <w:proofErr w:type="gramStart"/>
      <w:r w:rsidR="00C624CF">
        <w:rPr>
          <w:rFonts w:ascii="Arial" w:hAnsi="Arial" w:cs="Arial"/>
        </w:rPr>
        <w:t>photographed</w:t>
      </w:r>
      <w:proofErr w:type="gramEnd"/>
      <w:r w:rsidR="00C624CF">
        <w:rPr>
          <w:rFonts w:ascii="Arial" w:hAnsi="Arial" w:cs="Arial"/>
        </w:rPr>
        <w:t xml:space="preserve">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w:t>
      </w:r>
      <w:proofErr w:type="gramStart"/>
      <w:r w:rsidR="00C624CF">
        <w:rPr>
          <w:rFonts w:ascii="Arial" w:hAnsi="Arial" w:cs="Arial"/>
        </w:rPr>
        <w:t>recorded</w:t>
      </w:r>
      <w:proofErr w:type="gramEnd"/>
      <w:r w:rsidR="00C624CF">
        <w:rPr>
          <w:rFonts w:ascii="Arial" w:hAnsi="Arial" w:cs="Arial"/>
        </w:rPr>
        <w:t xml:space="preserve"> and the temperature regimes were confirmed during and at the end of experiments.</w:t>
      </w:r>
    </w:p>
    <w:p w14:paraId="282063B9" w14:textId="0B361B26"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the population identity as the random effect in the generalized linear mix-effect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Default="00C624CF" w:rsidP="007C1BC4">
      <w:pPr>
        <w:ind w:firstLine="360"/>
        <w:rPr>
          <w:rFonts w:ascii="Arial" w:hAnsi="Arial" w:cs="Arial"/>
          <w:lang w:val="en-US"/>
        </w:rPr>
      </w:pPr>
    </w:p>
    <w:p w14:paraId="03B0E782" w14:textId="0A6CE696"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 xml:space="preserve">Method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 xml:space="preserve">were performed with </w:t>
      </w:r>
      <w:commentRangeStart w:id="16"/>
      <w:r w:rsidR="00192D77" w:rsidRPr="007F05C5">
        <w:rPr>
          <w:rFonts w:ascii="Arial" w:hAnsi="Arial" w:cs="Arial"/>
          <w:lang w:val="en-US"/>
        </w:rPr>
        <w:t>R statistical software</w:t>
      </w:r>
      <w:commentRangeEnd w:id="16"/>
      <w:r w:rsidR="003667EE">
        <w:rPr>
          <w:rStyle w:val="CommentReference"/>
          <w:rFonts w:asciiTheme="minorHAnsi" w:eastAsiaTheme="minorHAnsi" w:hAnsiTheme="minorHAnsi" w:cstheme="minorBidi"/>
          <w:lang w:eastAsia="en-US"/>
        </w:rPr>
        <w:commentReference w:id="16"/>
      </w:r>
      <w:r w:rsidR="00192D77" w:rsidRPr="007F05C5">
        <w:rPr>
          <w:rFonts w:ascii="Arial" w:hAnsi="Arial" w:cs="Arial"/>
          <w:lang w:val="en-US"/>
        </w:rPr>
        <w:t xml:space="preserve"> (version </w:t>
      </w:r>
      <w:proofErr w:type="gramStart"/>
      <w:r w:rsidR="00192D77" w:rsidRPr="007F05C5">
        <w:rPr>
          <w:rFonts w:ascii="Arial" w:hAnsi="Arial" w:cs="Arial"/>
          <w:lang w:val="en-US"/>
        </w:rPr>
        <w:t>3.6.0 )</w:t>
      </w:r>
      <w:proofErr w:type="gramEnd"/>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 xml:space="preserve">??GITHUB or </w:t>
      </w:r>
      <w:proofErr w:type="gramStart"/>
      <w:r w:rsidR="00DF1237" w:rsidRPr="007F05C5">
        <w:rPr>
          <w:rFonts w:ascii="Arial" w:hAnsi="Arial" w:cs="Arial"/>
          <w:highlight w:val="yellow"/>
          <w:lang w:val="en-US"/>
        </w:rPr>
        <w:t>SUPP??</w:t>
      </w:r>
      <w:r w:rsidR="00841FF8" w:rsidRPr="007F05C5">
        <w:rPr>
          <w:rFonts w:ascii="Arial" w:hAnsi="Arial" w:cs="Arial"/>
          <w:highlight w:val="yellow"/>
          <w:lang w:val="en-US"/>
        </w:rPr>
        <w:t>.</w:t>
      </w:r>
      <w:proofErr w:type="gramEnd"/>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r w:rsidRPr="007F05C5">
        <w:rPr>
          <w:rFonts w:ascii="Arial" w:hAnsi="Arial" w:cs="Arial"/>
          <w:b/>
          <w:bCs/>
          <w:lang w:val="en-US"/>
        </w:rPr>
        <w:t>Results</w:t>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w:t>
      </w:r>
      <w:commentRangeStart w:id="17"/>
      <w:r w:rsidR="000D3350">
        <w:rPr>
          <w:rFonts w:ascii="Arial" w:hAnsi="Arial" w:cs="Arial"/>
          <w:lang w:val="en-US"/>
        </w:rPr>
        <w:t xml:space="preserve">nine major </w:t>
      </w:r>
      <w:r w:rsidR="000D3350" w:rsidRPr="007F05C5">
        <w:rPr>
          <w:rFonts w:ascii="Arial" w:hAnsi="Arial" w:cs="Arial"/>
          <w:i/>
          <w:iCs/>
          <w:lang w:val="en-US"/>
        </w:rPr>
        <w:t>Drosophila</w:t>
      </w:r>
      <w:r w:rsidR="000D3350">
        <w:rPr>
          <w:rFonts w:ascii="Arial" w:hAnsi="Arial" w:cs="Arial"/>
          <w:lang w:val="en-US"/>
        </w:rPr>
        <w:t xml:space="preserve"> species</w:t>
      </w:r>
      <w:commentRangeEnd w:id="17"/>
      <w:r w:rsidR="003667EE">
        <w:rPr>
          <w:rStyle w:val="CommentReference"/>
          <w:rFonts w:asciiTheme="minorHAnsi" w:eastAsiaTheme="minorHAnsi" w:hAnsiTheme="minorHAnsi" w:cstheme="minorBidi"/>
          <w:lang w:eastAsia="en-US"/>
        </w:rPr>
        <w:commentReference w:id="17"/>
      </w:r>
      <w:r w:rsidR="000D3350">
        <w:rPr>
          <w:rFonts w:ascii="Arial" w:hAnsi="Arial" w:cs="Arial"/>
          <w:lang w:val="en-US"/>
        </w:rPr>
        <w:t xml:space="preserve">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EA5252">
        <w:rPr>
          <w:rFonts w:ascii="Arial" w:hAnsi="Arial" w:cs="Arial"/>
          <w:i/>
          <w:iCs/>
          <w:lang w:val="en-US"/>
        </w:rPr>
        <w:t>pallidifrons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w:t>
      </w:r>
    </w:p>
    <w:p w14:paraId="6687A9B8" w14:textId="03FDF35D"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See supplementary figure 6 for original data for each species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There was 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w:t>
      </w:r>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EA5252">
        <w:rPr>
          <w:rFonts w:ascii="Arial" w:hAnsi="Arial" w:cs="Arial"/>
          <w:i/>
          <w:iCs/>
          <w:lang w:val="en-US"/>
        </w:rPr>
        <w:t>pallidifrons</w:t>
      </w:r>
      <w:proofErr w:type="spellEnd"/>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 </w:t>
      </w:r>
      <w:r w:rsidR="008260C8">
        <w:rPr>
          <w:rFonts w:ascii="Arial" w:hAnsi="Arial" w:cs="Arial"/>
          <w:lang w:val="en-US"/>
        </w:rPr>
        <w:t>3.85</w:t>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 xml:space="preserve">D. </w:t>
      </w:r>
      <w:proofErr w:type="spellStart"/>
      <w:r w:rsidR="000553CF" w:rsidRPr="007F05C5">
        <w:rPr>
          <w:rFonts w:ascii="Arial" w:hAnsi="Arial" w:cs="Arial"/>
          <w:i/>
          <w:iCs/>
          <w:lang w:val="en-US"/>
        </w:rPr>
        <w:t>simulans</w:t>
      </w:r>
      <w:proofErr w:type="spellEnd"/>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7C4C29C2" w:rsidR="00417B81" w:rsidRDefault="00883AA4" w:rsidP="007C1BC4">
      <w:pPr>
        <w:ind w:firstLine="720"/>
        <w:rPr>
          <w:rFonts w:ascii="Arial" w:hAnsi="Arial" w:cs="Arial"/>
          <w:lang w:val="en-US"/>
        </w:rPr>
      </w:pPr>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p>
    <w:p w14:paraId="0FFAE947" w14:textId="0F976491" w:rsidR="006B7A92" w:rsidRDefault="00EA385B" w:rsidP="007C1BC4">
      <w:pPr>
        <w:ind w:firstLine="720"/>
        <w:rPr>
          <w:rFonts w:ascii="Arial" w:hAnsi="Arial" w:cs="Arial"/>
          <w:lang w:val="en-US"/>
        </w:rPr>
      </w:pPr>
      <w:r>
        <w:rPr>
          <w:rFonts w:ascii="Arial" w:hAnsi="Arial" w:cs="Arial"/>
          <w:lang w:val="en-US"/>
        </w:rPr>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 xml:space="preserve">D. </w:t>
      </w:r>
      <w:proofErr w:type="spellStart"/>
      <w:r w:rsidR="006B7A92" w:rsidRPr="00FF7A67">
        <w:rPr>
          <w:rFonts w:ascii="Arial" w:hAnsi="Arial" w:cs="Arial"/>
          <w:i/>
          <w:iCs/>
          <w:lang w:val="en-US"/>
        </w:rPr>
        <w:t>sulfurigaster</w:t>
      </w:r>
      <w:proofErr w:type="spellEnd"/>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r w:rsidR="00E432E6">
        <w:rPr>
          <w:rFonts w:ascii="Arial" w:hAnsi="Arial" w:cs="Arial"/>
          <w:lang w:val="en-US"/>
        </w:rPr>
        <w:t>4</w:t>
      </w:r>
      <w:r w:rsidR="006B7A92">
        <w:rPr>
          <w:rFonts w:ascii="Arial" w:hAnsi="Arial" w:cs="Arial"/>
          <w:lang w:val="en-US"/>
        </w:rPr>
        <w:t>a</w:t>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r w:rsidR="00FF7A67"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r w:rsidR="007F2000">
        <w:rPr>
          <w:rFonts w:ascii="Arial" w:hAnsi="Arial" w:cs="Arial"/>
          <w:lang w:val="en-US"/>
        </w:rPr>
        <w:t xml:space="preserve">However, </w:t>
      </w:r>
      <w:r w:rsidR="004161ED">
        <w:rPr>
          <w:rFonts w:ascii="Arial" w:hAnsi="Arial" w:cs="Arial"/>
          <w:lang w:val="en-US"/>
        </w:rPr>
        <w:t xml:space="preserve">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1C48EE4E" w:rsidR="00B30C51" w:rsidRDefault="00D82A0C" w:rsidP="007C1BC4">
      <w:pPr>
        <w:ind w:firstLine="720"/>
        <w:rPr>
          <w:rFonts w:ascii="Arial" w:hAnsi="Arial" w:cs="Arial"/>
          <w:lang w:val="en-US"/>
        </w:rPr>
      </w:pPr>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w:t>
      </w:r>
      <w:commentRangeStart w:id="18"/>
      <w:r w:rsidR="00B30C51" w:rsidRPr="002A0FC2">
        <w:rPr>
          <w:rFonts w:ascii="Arial" w:hAnsi="Arial" w:cs="Arial"/>
          <w:lang w:val="en-US"/>
        </w:rPr>
        <w:t>biotic interactions</w:t>
      </w:r>
      <w:commentRangeEnd w:id="18"/>
      <w:r w:rsidR="00FA5529">
        <w:rPr>
          <w:rStyle w:val="CommentReference"/>
          <w:rFonts w:asciiTheme="minorHAnsi" w:eastAsiaTheme="minorHAnsi" w:hAnsiTheme="minorHAnsi" w:cstheme="minorBidi"/>
          <w:lang w:eastAsia="en-US"/>
        </w:rPr>
        <w:commentReference w:id="18"/>
      </w:r>
      <w:r w:rsidR="00B30C51" w:rsidRPr="002A0FC2">
        <w:rPr>
          <w:rFonts w:ascii="Arial" w:hAnsi="Arial" w:cs="Arial"/>
          <w:lang w:val="en-US"/>
        </w:rPr>
        <w:t xml:space="preserve"> define warm boundaries</w:t>
      </w:r>
      <w:r>
        <w:rPr>
          <w:rFonts w:ascii="Arial" w:hAnsi="Arial" w:cs="Arial"/>
          <w:lang w:val="en-US"/>
        </w:rPr>
        <w:t>. 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proofErr w:type="gramStart"/>
      <w:r w:rsidR="00CC58AC">
        <w:rPr>
          <w:rFonts w:ascii="Arial" w:hAnsi="Arial" w:cs="Arial"/>
          <w:lang w:val="en-US"/>
        </w:rPr>
        <w:t>on a daily basis</w:t>
      </w:r>
      <w:proofErr w:type="gramEnd"/>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 xml:space="preserve">cooler environment at </w:t>
      </w:r>
      <w:r w:rsidR="0081173E">
        <w:rPr>
          <w:rFonts w:ascii="Arial" w:hAnsi="Arial" w:cs="Arial"/>
          <w:lang w:val="en-US"/>
        </w:rPr>
        <w:t xml:space="preserve">high elevations, </w:t>
      </w:r>
      <w:r w:rsidR="00B30C51" w:rsidRPr="002A0FC2">
        <w:rPr>
          <w:rFonts w:ascii="Arial" w:hAnsi="Arial" w:cs="Arial"/>
          <w:lang w:val="en-US"/>
        </w:rPr>
        <w:t xml:space="preserve">lowland species are 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r w:rsidR="00C72931">
        <w:rPr>
          <w:rFonts w:ascii="Arial" w:hAnsi="Arial" w:cs="Arial"/>
          <w:lang w:val="en-US"/>
        </w:rPr>
        <w:t>is</w:t>
      </w:r>
      <w:r w:rsidR="00B30C51" w:rsidRPr="002A0FC2">
        <w:rPr>
          <w:rFonts w:ascii="Arial" w:hAnsi="Arial" w:cs="Arial"/>
          <w:lang w:val="en-US"/>
        </w:rPr>
        <w:t xml:space="preserve"> confined to </w:t>
      </w:r>
      <w:r w:rsidR="0081173E">
        <w:rPr>
          <w:rFonts w:ascii="Arial" w:hAnsi="Arial" w:cs="Arial"/>
          <w:lang w:val="en-US"/>
        </w:rPr>
        <w:t xml:space="preserve">high elevations </w:t>
      </w:r>
      <w:proofErr w:type="gramStart"/>
      <w:r w:rsidR="0081173E">
        <w:rPr>
          <w:rFonts w:ascii="Arial" w:hAnsi="Arial" w:cs="Arial"/>
          <w:lang w:val="en-US"/>
        </w:rPr>
        <w:t>as a result of</w:t>
      </w:r>
      <w:proofErr w:type="gramEnd"/>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2F670CA7" w:rsidR="00D45499" w:rsidRPr="00AF3153" w:rsidRDefault="00AF3153" w:rsidP="007C1BC4">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4E711986"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climatological 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 xml:space="preserve">e first showed that upland species is already constrained by lowland temperature, </w:t>
      </w:r>
      <w:proofErr w:type="gramStart"/>
      <w:r w:rsidR="00C65E30">
        <w:rPr>
          <w:rFonts w:ascii="Arial" w:hAnsi="Arial" w:cs="Arial"/>
          <w:lang w:val="en-US"/>
        </w:rPr>
        <w:t>and also</w:t>
      </w:r>
      <w:proofErr w:type="gramEnd"/>
      <w:r w:rsidR="00C65E30">
        <w:rPr>
          <w:rFonts w:ascii="Arial" w:hAnsi="Arial" w:cs="Arial"/>
          <w:lang w:val="en-US"/>
        </w:rPr>
        <w:t xml:space="preserve"> showed the </w:t>
      </w:r>
      <w:commentRangeStart w:id="19"/>
      <w:r w:rsidR="00C65E30">
        <w:rPr>
          <w:rFonts w:ascii="Arial" w:hAnsi="Arial" w:cs="Arial"/>
          <w:lang w:val="en-US"/>
        </w:rPr>
        <w:t>marginal difference</w:t>
      </w:r>
      <w:r w:rsidR="004C12A5">
        <w:rPr>
          <w:rFonts w:ascii="Arial" w:hAnsi="Arial" w:cs="Arial"/>
          <w:lang w:val="en-US"/>
        </w:rPr>
        <w:t xml:space="preserve"> (about one degree Celsius)</w:t>
      </w:r>
      <w:r w:rsidR="00C65E30">
        <w:rPr>
          <w:rFonts w:ascii="Arial" w:hAnsi="Arial" w:cs="Arial"/>
          <w:lang w:val="en-US"/>
        </w:rPr>
        <w:t xml:space="preserve"> </w:t>
      </w:r>
      <w:commentRangeEnd w:id="19"/>
      <w:r w:rsidR="006772C9">
        <w:rPr>
          <w:rStyle w:val="CommentReference"/>
          <w:rFonts w:asciiTheme="minorHAnsi" w:eastAsiaTheme="minorHAnsi" w:hAnsiTheme="minorHAnsi" w:cstheme="minorBidi"/>
          <w:lang w:eastAsia="en-US"/>
        </w:rPr>
        <w:commentReference w:id="19"/>
      </w:r>
      <w:r w:rsidR="00C65E30">
        <w:rPr>
          <w:rFonts w:ascii="Arial" w:hAnsi="Arial" w:cs="Arial"/>
          <w:lang w:val="en-US"/>
        </w:rPr>
        <w:t>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t xml:space="preserve">likely </w:t>
      </w:r>
      <w:r w:rsidR="0014129F">
        <w:rPr>
          <w:rFonts w:ascii="Arial" w:hAnsi="Arial" w:cs="Arial"/>
          <w:lang w:val="en-US"/>
        </w:rPr>
        <w:t xml:space="preserve">vulnerable to </w:t>
      </w:r>
      <w:r w:rsidR="00ED5028">
        <w:rPr>
          <w:rFonts w:ascii="Arial" w:hAnsi="Arial" w:cs="Arial"/>
          <w:lang w:val="en-US"/>
        </w:rPr>
        <w:t>small amount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p>
    <w:p w14:paraId="465D820C" w14:textId="77777777" w:rsidR="0046703F" w:rsidRDefault="0046703F" w:rsidP="007C1BC4">
      <w:pPr>
        <w:ind w:firstLine="720"/>
        <w:rPr>
          <w:rFonts w:ascii="Arial" w:hAnsi="Arial" w:cs="Arial"/>
          <w:lang w:val="en-US"/>
        </w:rPr>
      </w:pPr>
    </w:p>
    <w:p w14:paraId="30365B1A" w14:textId="401D6265" w:rsidR="00D45499" w:rsidRPr="00AF3153" w:rsidRDefault="00AF3153" w:rsidP="007C1BC4">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0F6ED364" w:rsidR="000C4B32" w:rsidRDefault="00DF6CBA" w:rsidP="002C67DF">
      <w:pPr>
        <w:ind w:firstLine="720"/>
        <w:rPr>
          <w:rFonts w:ascii="Arial" w:hAnsi="Arial" w:cs="Arial"/>
          <w:lang w:val="en-US"/>
        </w:rPr>
      </w:pPr>
      <w:r>
        <w:rPr>
          <w:rFonts w:ascii="Arial" w:hAnsi="Arial" w:cs="Arial"/>
          <w:lang w:val="en-US"/>
        </w:rPr>
        <w:t xml:space="preserve">The idea of comparing the contribution of abiotic factor </w:t>
      </w:r>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 xml:space="preserve">biotic factor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 xml:space="preserve">l distribution and </w:t>
      </w:r>
      <w:r w:rsidR="00EE311B">
        <w:rPr>
          <w:rFonts w:ascii="Arial" w:hAnsi="Arial" w:cs="Arial"/>
          <w:lang w:val="en-US"/>
        </w:rPr>
        <w:t>methodological difference when measuring traits.</w:t>
      </w:r>
    </w:p>
    <w:p w14:paraId="2EA87AD3" w14:textId="30CF10EE" w:rsidR="009D2B25" w:rsidRDefault="006618AB" w:rsidP="007C1BC4">
      <w:pPr>
        <w:rPr>
          <w:rFonts w:ascii="Arial" w:hAnsi="Arial" w:cs="Arial"/>
          <w:lang w:val="en-US"/>
        </w:rPr>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Pr>
          <w:rFonts w:ascii="Arial" w:hAnsi="Arial" w:cs="Arial"/>
          <w:lang w:val="en-US"/>
        </w:rPr>
        <w:fldChar w:fldCharType="begin" w:fldLock="1"/>
      </w:r>
      <w:r w:rsidR="00EC538B">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Pr>
          <w:rFonts w:ascii="Arial" w:hAnsi="Arial" w:cs="Arial"/>
          <w:lang w:val="en-US"/>
        </w:rPr>
        <w:fldChar w:fldCharType="separate"/>
      </w:r>
      <w:r w:rsidR="00287A8E" w:rsidRPr="00287A8E">
        <w:rPr>
          <w:rFonts w:ascii="Arial" w:hAnsi="Arial" w:cs="Arial"/>
          <w:noProof/>
          <w:lang w:val="en-US"/>
        </w:rPr>
        <w:t>(Paquette and Hargreaves 2021)</w:t>
      </w:r>
      <w:r w:rsidR="00287A8E">
        <w:rPr>
          <w:rFonts w:ascii="Arial" w:hAnsi="Arial" w:cs="Arial"/>
          <w:lang w:val="en-US"/>
        </w:rPr>
        <w:fldChar w:fldCharType="end"/>
      </w:r>
      <w:r>
        <w:rPr>
          <w:rFonts w:ascii="Arial" w:hAnsi="Arial" w:cs="Arial"/>
          <w:lang w:val="en-US"/>
        </w:rPr>
        <w:t>. 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p>
    <w:p w14:paraId="5E6968E1" w14:textId="2B552DAB"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EC538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287A8E" w:rsidRPr="00287A8E">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sensitivity of demographic traits to temperature </w:t>
      </w:r>
      <w:r w:rsidR="00FD514C">
        <w:rPr>
          <w:rFonts w:ascii="Arial" w:hAnsi="Arial" w:cs="Arial"/>
          <w:lang w:val="en-US"/>
        </w:rPr>
        <w:t>were</w:t>
      </w:r>
      <w:r w:rsidR="005D3E5C">
        <w:rPr>
          <w:rFonts w:ascii="Arial" w:hAnsi="Arial" w:cs="Arial"/>
          <w:lang w:val="en-US"/>
        </w:rPr>
        <w:t xml:space="preserve"> indistinguishable between widespread and tropical species </w:t>
      </w:r>
      <w:r w:rsidR="00AA120D">
        <w:rPr>
          <w:rFonts w:ascii="Arial" w:hAnsi="Arial" w:cs="Arial"/>
          <w:lang w:val="en-US"/>
        </w:rPr>
        <w:t xml:space="preserve">and </w:t>
      </w:r>
      <w:r w:rsidR="00FD514C">
        <w:rPr>
          <w:rFonts w:ascii="Arial" w:hAnsi="Arial" w:cs="Arial"/>
          <w:lang w:val="en-US"/>
        </w:rPr>
        <w:t>were</w:t>
      </w:r>
      <w:r w:rsidR="00AA120D">
        <w:rPr>
          <w:rFonts w:ascii="Arial" w:hAnsi="Arial" w:cs="Arial"/>
          <w:lang w:val="en-US"/>
        </w:rPr>
        <w:t xml:space="preserve"> </w:t>
      </w:r>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w:t>
      </w:r>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18035AA7" w:rsidR="00D45499" w:rsidRPr="00AF3153" w:rsidRDefault="00AF3153" w:rsidP="007C1BC4">
      <w:pPr>
        <w:rPr>
          <w:rFonts w:ascii="Arial" w:hAnsi="Arial" w:cs="Arial"/>
          <w:i/>
          <w:iCs/>
          <w:lang w:val="en-US"/>
        </w:rPr>
      </w:pPr>
      <w:r>
        <w:rPr>
          <w:rFonts w:ascii="Arial" w:hAnsi="Arial" w:cs="Arial"/>
          <w:i/>
          <w:iCs/>
          <w:lang w:val="en-US"/>
        </w:rPr>
        <w:t>3.</w:t>
      </w:r>
      <w:r w:rsidR="00217455" w:rsidRPr="00AF3153">
        <w:rPr>
          <w:rFonts w:ascii="Arial" w:hAnsi="Arial" w:cs="Arial"/>
          <w:i/>
          <w:iCs/>
          <w:lang w:val="en-US"/>
        </w:rPr>
        <w:t>Daily peak and extreme high temperature as the main abiotic filters</w:t>
      </w:r>
    </w:p>
    <w:p w14:paraId="492E0173" w14:textId="450C3438" w:rsidR="00AE1E38" w:rsidRDefault="00985B5C" w:rsidP="007C1BC4">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a stressful level for Drosophila reproduction.</w:t>
      </w:r>
      <w:r w:rsidR="009C50BD" w:rsidRPr="009C50BD">
        <w:rPr>
          <w:rFonts w:ascii="Arial" w:hAnsi="Arial" w:cs="Arial"/>
        </w:rPr>
        <w:t xml:space="preserve"> </w:t>
      </w:r>
      <w:r w:rsidR="009C50BD">
        <w:rPr>
          <w:rFonts w:ascii="Arial" w:hAnsi="Arial" w:cs="Arial"/>
        </w:rPr>
        <w:t>A preliminary experiment</w:t>
      </w:r>
      <w:r w:rsidR="0055745B">
        <w:rPr>
          <w:rFonts w:ascii="Arial" w:hAnsi="Arial" w:cs="Arial"/>
        </w:rPr>
        <w:t xml:space="preserve"> of </w:t>
      </w:r>
      <w:commentRangeStart w:id="20"/>
      <w:r w:rsidR="0055745B">
        <w:rPr>
          <w:rFonts w:ascii="Arial" w:hAnsi="Arial" w:cs="Arial"/>
        </w:rPr>
        <w:t>mine</w:t>
      </w:r>
      <w:r w:rsidR="009C50BD">
        <w:rPr>
          <w:rFonts w:ascii="Arial" w:hAnsi="Arial" w:cs="Arial"/>
        </w:rPr>
        <w:t xml:space="preserve"> </w:t>
      </w:r>
      <w:commentRangeEnd w:id="20"/>
      <w:r w:rsidR="00FA5529">
        <w:rPr>
          <w:rStyle w:val="CommentReference"/>
          <w:rFonts w:asciiTheme="minorHAnsi" w:eastAsiaTheme="minorHAnsi" w:hAnsiTheme="minorHAnsi" w:cstheme="minorBidi"/>
          <w:lang w:eastAsia="en-US"/>
        </w:rPr>
        <w:commentReference w:id="20"/>
      </w:r>
      <w:r w:rsidR="009C50BD">
        <w:rPr>
          <w:rFonts w:ascii="Arial" w:hAnsi="Arial" w:cs="Arial"/>
        </w:rPr>
        <w:t>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849A1F9" w:rsidR="00D45499" w:rsidRPr="00AF3153" w:rsidRDefault="00AF3153" w:rsidP="007C1BC4">
      <w:pPr>
        <w:rPr>
          <w:rFonts w:ascii="Arial" w:hAnsi="Arial" w:cs="Arial"/>
          <w:i/>
          <w:iCs/>
        </w:rPr>
      </w:pPr>
      <w:r>
        <w:rPr>
          <w:rFonts w:ascii="Arial" w:hAnsi="Arial" w:cs="Arial"/>
          <w:i/>
          <w:iCs/>
        </w:rPr>
        <w:t>4.</w:t>
      </w:r>
      <w:r w:rsidR="00D45499" w:rsidRPr="00AF3153">
        <w:rPr>
          <w:rFonts w:ascii="Arial" w:hAnsi="Arial" w:cs="Arial"/>
          <w:i/>
          <w:iCs/>
        </w:rPr>
        <w:t>Thermal performance is context-dependent</w:t>
      </w:r>
    </w:p>
    <w:p w14:paraId="2E4979CB" w14:textId="2BD78F52"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w:t>
      </w:r>
    </w:p>
    <w:p w14:paraId="6413060C" w14:textId="3E06A643"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w:t>
      </w:r>
      <w:r w:rsidR="0055745B">
        <w:rPr>
          <w:rFonts w:ascii="Arial" w:hAnsi="Arial" w:cs="Arial"/>
          <w:lang w:val="en-US"/>
        </w:rPr>
        <w:t>abundance</w:t>
      </w:r>
      <w:r w:rsidR="00676208">
        <w:rPr>
          <w:rFonts w:ascii="Arial" w:hAnsi="Arial" w:cs="Arial"/>
          <w:lang w:val="en-US"/>
        </w:rPr>
        <w:t xml:space="preserv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p>
    <w:p w14:paraId="6ECC8109" w14:textId="5891A366" w:rsidR="00AF3153" w:rsidRDefault="00D45499" w:rsidP="007C1BC4">
      <w:pPr>
        <w:ind w:firstLine="720"/>
        <w:rPr>
          <w:rFonts w:ascii="Arial" w:hAnsi="Arial" w:cs="Arial"/>
        </w:rPr>
      </w:pPr>
      <w:r>
        <w:rPr>
          <w:rFonts w:ascii="Arial" w:hAnsi="Arial" w:cs="Arial"/>
        </w:rPr>
        <w:t>Last but not least,</w:t>
      </w:r>
      <w:r w:rsidR="00837EBC">
        <w:rPr>
          <w:rFonts w:ascii="Arial" w:hAnsi="Arial" w:cs="Arial"/>
        </w:rPr>
        <w:t xml:space="preserve"> the</w:t>
      </w:r>
      <w:r>
        <w:rPr>
          <w:rFonts w:ascii="Arial" w:hAnsi="Arial" w:cs="Arial"/>
        </w:rPr>
        <w:t xml:space="preserve"> 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796E22">
        <w:rPr>
          <w:rFonts w:ascii="Arial" w:hAnsi="Arial" w:cs="Arial"/>
        </w:rPr>
        <w:t>;</w:t>
      </w:r>
      <w:r w:rsidR="00270432">
        <w:rPr>
          <w:rFonts w:ascii="Arial" w:hAnsi="Arial" w:cs="Arial"/>
        </w:rPr>
        <w:t xml:space="preserve"> interactions themselves may change with temperature due to behavioural change </w:t>
      </w:r>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commentRangeStart w:id="21"/>
      <w:r w:rsidR="00ED0F62">
        <w:rPr>
          <w:rFonts w:ascii="Arial" w:hAnsi="Arial" w:cs="Arial"/>
        </w:rPr>
        <w:t xml:space="preserve">My </w:t>
      </w:r>
      <w:commentRangeEnd w:id="21"/>
      <w:r w:rsidR="00FA5529">
        <w:rPr>
          <w:rStyle w:val="CommentReference"/>
          <w:rFonts w:asciiTheme="minorHAnsi" w:eastAsiaTheme="minorHAnsi" w:hAnsiTheme="minorHAnsi" w:cstheme="minorBidi"/>
          <w:lang w:eastAsia="en-US"/>
        </w:rPr>
        <w:commentReference w:id="21"/>
      </w:r>
      <w:r w:rsidR="00ED0F62">
        <w:rPr>
          <w:rFonts w:ascii="Arial" w:hAnsi="Arial" w:cs="Arial"/>
        </w:rPr>
        <w:t xml:space="preserve">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w:t>
      </w:r>
      <w:proofErr w:type="gramStart"/>
      <w:r w:rsidR="00ED0F62">
        <w:rPr>
          <w:rFonts w:ascii="Arial" w:hAnsi="Arial" w:cs="Arial"/>
        </w:rPr>
        <w:t>particular upland</w:t>
      </w:r>
      <w:proofErr w:type="gramEnd"/>
      <w:r w:rsidR="00ED0F62">
        <w:rPr>
          <w:rFonts w:ascii="Arial" w:hAnsi="Arial" w:cs="Arial"/>
        </w:rPr>
        <w:t xml:space="preserve">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to quantify</w:t>
      </w:r>
      <w:r w:rsidR="00A83144">
        <w:rPr>
          <w:rFonts w:ascii="Arial" w:hAnsi="Arial" w:cs="Arial"/>
        </w:rPr>
        <w:t xml:space="preserve">. </w:t>
      </w:r>
      <w:r w:rsidR="004C607B">
        <w:rPr>
          <w:rFonts w:ascii="Arial" w:hAnsi="Arial" w:cs="Arial"/>
        </w:rPr>
        <w:t xml:space="preserve">Nevertheless, </w:t>
      </w:r>
      <w:proofErr w:type="gramStart"/>
      <w:r w:rsidR="004C607B">
        <w:rPr>
          <w:rFonts w:ascii="Arial" w:hAnsi="Arial" w:cs="Arial"/>
        </w:rPr>
        <w:t>theoretical</w:t>
      </w:r>
      <w:proofErr w:type="gramEnd"/>
      <w:r w:rsidR="004C607B">
        <w:rPr>
          <w:rFonts w:ascii="Arial" w:hAnsi="Arial" w:cs="Arial"/>
        </w:rPr>
        <w:t xml:space="preserve">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737282C6"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w:t>
      </w:r>
      <w:r w:rsidR="00D45A0D" w:rsidRPr="00FA5529">
        <w:rPr>
          <w:rFonts w:ascii="Arial" w:hAnsi="Arial" w:cs="Arial"/>
          <w:i/>
          <w:iCs/>
          <w:lang w:val="en-US"/>
          <w:rPrChange w:id="22" w:author="Mukhlish Holle" w:date="2021-11-23T22:52:00Z">
            <w:rPr>
              <w:rFonts w:ascii="Arial" w:hAnsi="Arial" w:cs="Arial"/>
              <w:lang w:val="en-US"/>
            </w:rPr>
          </w:rPrChange>
        </w:rPr>
        <w:t>Drosophila</w:t>
      </w:r>
      <w:r w:rsidR="00D45A0D">
        <w:rPr>
          <w:rFonts w:ascii="Arial" w:hAnsi="Arial" w:cs="Arial"/>
          <w:lang w:val="en-US"/>
        </w:rPr>
        <w:t xml:space="preserve"> system, we c</w:t>
      </w:r>
      <w:r w:rsidR="00F46711">
        <w:rPr>
          <w:rFonts w:ascii="Arial" w:hAnsi="Arial" w:cs="Arial"/>
          <w:lang w:val="en-US"/>
        </w:rPr>
        <w:t>ould</w:t>
      </w:r>
      <w:r w:rsidR="00D45A0D">
        <w:rPr>
          <w:rFonts w:ascii="Arial" w:hAnsi="Arial" w:cs="Arial"/>
          <w:lang w:val="en-US"/>
        </w:rPr>
        <w:t xml:space="preserve"> examine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understanding about 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C538B" w:rsidP="00E9125B">
      <w:pPr>
        <w:widowControl w:val="0"/>
        <w:autoSpaceDE w:val="0"/>
        <w:autoSpaceDN w:val="0"/>
        <w:adjustRightInd w:val="0"/>
        <w:ind w:left="480" w:hanging="480"/>
        <w:rPr>
          <w:rFonts w:ascii="Arial" w:hAnsi="Arial" w:cs="Arial"/>
          <w:noProof/>
        </w:rPr>
      </w:pPr>
      <w:r>
        <w:rPr>
          <w:rFonts w:ascii="Arial" w:hAnsi="Arial" w:cs="Arial"/>
          <w:b/>
          <w:bCs/>
          <w:lang w:val="en-US"/>
        </w:rPr>
        <w:fldChar w:fldCharType="begin" w:fldLock="1"/>
      </w:r>
      <w:r>
        <w:rPr>
          <w:rFonts w:ascii="Arial" w:hAnsi="Arial" w:cs="Arial"/>
          <w:b/>
          <w:bCs/>
          <w:lang w:val="en-US"/>
        </w:rPr>
        <w:instrText xml:space="preserve">ADDIN Mendeley Bibliography CSL_BIBLIOGRAPHY </w:instrText>
      </w:r>
      <w:r>
        <w:rPr>
          <w:rFonts w:ascii="Arial" w:hAnsi="Arial" w:cs="Arial"/>
          <w:b/>
          <w:bCs/>
          <w:lang w:val="en-US"/>
        </w:rPr>
        <w:fldChar w:fldCharType="separate"/>
      </w:r>
      <w:r w:rsidR="00E9125B" w:rsidRPr="00E9125B">
        <w:rPr>
          <w:rFonts w:ascii="Arial" w:hAnsi="Arial" w:cs="Arial"/>
          <w:noProof/>
        </w:rPr>
        <w:t xml:space="preserve">Amundrud, Sarah L. and Diane S. Srivastava. 2020. “Thermal Tolerances and Species Interactions Determine the Elevational Distributions of Insects.” </w:t>
      </w:r>
      <w:r w:rsidR="00E9125B" w:rsidRPr="00E9125B">
        <w:rPr>
          <w:rFonts w:ascii="Arial" w:hAnsi="Arial" w:cs="Arial"/>
          <w:i/>
          <w:iCs/>
          <w:noProof/>
        </w:rPr>
        <w:t>Global Ecology and Biogeography</w:t>
      </w:r>
      <w:r w:rsidR="00E9125B"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2014. “Rates of Biotic Interactions Scale Predictably with Temperature despite 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Correcting for Truncated Temperature Niches.” </w:t>
      </w:r>
      <w:r w:rsidRPr="00E9125B">
        <w:rPr>
          <w:rFonts w:ascii="Arial" w:hAnsi="Arial" w:cs="Arial"/>
          <w:i/>
          <w:iCs/>
          <w:noProof/>
        </w:rPr>
        <w:t>Global Change Biology</w:t>
      </w:r>
      <w:r w:rsidRPr="00E9125B">
        <w:rPr>
          <w:rFonts w:ascii="Arial" w:hAnsi="Arial" w:cs="Arial"/>
          <w:noProof/>
        </w:rPr>
        <w:t xml:space="preserve"> 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Proceedings of the Royal Society B: Biological 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and the Fitness Consequences of Climate Change for Terrestrial Ectotherms” 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Communities.” </w:t>
      </w:r>
      <w:r w:rsidRPr="00E9125B">
        <w:rPr>
          <w:rFonts w:ascii="Arial" w:hAnsi="Arial" w:cs="Arial"/>
          <w:i/>
          <w:iCs/>
          <w:noProof/>
        </w:rPr>
        <w:t>Proceedings of the Royal Society B: Biological Sciences</w:t>
      </w:r>
      <w:r w:rsidRPr="00E9125B">
        <w:rPr>
          <w:rFonts w:ascii="Arial" w:hAnsi="Arial" w:cs="Arial"/>
          <w:noProof/>
        </w:rPr>
        <w:t xml:space="preserve"> 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EC538B" w:rsidP="00E9125B">
      <w:pPr>
        <w:widowControl w:val="0"/>
        <w:autoSpaceDE w:val="0"/>
        <w:autoSpaceDN w:val="0"/>
        <w:adjustRightInd w:val="0"/>
        <w:ind w:left="480" w:hanging="480"/>
        <w:rPr>
          <w:rFonts w:ascii="Arial" w:hAnsi="Arial" w:cs="Arial"/>
          <w:b/>
          <w:bCs/>
          <w:lang w:val="en-US"/>
        </w:rPr>
      </w:pPr>
      <w:r>
        <w:rPr>
          <w:rFonts w:ascii="Arial" w:hAnsi="Arial" w:cs="Arial"/>
          <w:b/>
          <w:bCs/>
          <w:lang w:val="en-US"/>
        </w:rPr>
        <w:fldChar w:fldCharType="end"/>
      </w: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302C3F4E" w:rsidR="007363C5" w:rsidRPr="00157313" w:rsidRDefault="00157313" w:rsidP="007C1BC4">
      <w:pPr>
        <w:rPr>
          <w:rFonts w:ascii="Arial" w:hAnsi="Arial" w:cs="Arial"/>
        </w:rPr>
      </w:pPr>
      <w:r w:rsidRPr="00B23F2E">
        <w:rPr>
          <w:rFonts w:ascii="Arial" w:hAnsi="Arial" w:cs="Arial"/>
          <w:b/>
          <w:bCs/>
          <w:color w:val="0E101A"/>
        </w:rPr>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7F05C5" w:rsidRDefault="00301C2F" w:rsidP="007C1BC4">
      <w:pPr>
        <w:rPr>
          <w:rFonts w:ascii="Arial" w:hAnsi="Arial" w:cs="Arial"/>
          <w:lang w:val="en-US"/>
        </w:rPr>
      </w:pPr>
      <w:r>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p>
    <w:p w14:paraId="2D2D297C" w14:textId="490E43F1" w:rsidR="00C30E88" w:rsidRDefault="005F0295" w:rsidP="007C1BC4">
      <w:pPr>
        <w:rPr>
          <w:rFonts w:ascii="Arial" w:hAnsi="Arial" w:cs="Arial"/>
          <w:lang w:val="en-US"/>
        </w:rPr>
      </w:pPr>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Pr>
          <w:rFonts w:ascii="Arial" w:hAnsi="Arial" w:cs="Arial"/>
          <w:lang w:val="en-US"/>
        </w:rPr>
        <w:br w:type="page"/>
      </w:r>
    </w:p>
    <w:p w14:paraId="640EA4CD" w14:textId="77777777" w:rsidR="000B6AA6" w:rsidRPr="00B23F2E" w:rsidRDefault="000B6AA6" w:rsidP="000B6AA6">
      <w:pPr>
        <w:rPr>
          <w:rFonts w:ascii="Arial" w:hAnsi="Arial" w:cs="Arial"/>
          <w:lang w:val="en-US"/>
        </w:rPr>
      </w:pPr>
      <w:r w:rsidRPr="00B23F2E">
        <w:rPr>
          <w:rFonts w:ascii="Arial" w:hAnsi="Arial" w:cs="Arial"/>
          <w:b/>
          <w:bCs/>
          <w:lang w:val="en-US"/>
        </w:rPr>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w:t>
      </w:r>
      <w:proofErr w:type="gramStart"/>
      <w:r w:rsidRPr="00B23F2E">
        <w:rPr>
          <w:rFonts w:ascii="Arial" w:hAnsi="Arial" w:cs="Arial"/>
          <w:lang w:val="en-US"/>
        </w:rPr>
        <w:t>e.g.</w:t>
      </w:r>
      <w:proofErr w:type="gramEnd"/>
      <w:r w:rsidRPr="00B23F2E">
        <w:rPr>
          <w:rFonts w:ascii="Arial" w:hAnsi="Arial" w:cs="Arial"/>
          <w:lang w:val="en-US"/>
        </w:rPr>
        <w:t xml:space="preserve">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is short for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for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lang w:val="en-US"/>
        </w:rPr>
        <w:t xml:space="preserve">, SUL for </w:t>
      </w:r>
      <w:r w:rsidRPr="00B23F2E">
        <w:rPr>
          <w:rFonts w:ascii="Arial" w:hAnsi="Arial" w:cs="Arial"/>
          <w:i/>
          <w:iCs/>
          <w:lang w:val="en-US"/>
        </w:rPr>
        <w:t xml:space="preserve">D. </w:t>
      </w:r>
      <w:proofErr w:type="spellStart"/>
      <w:r w:rsidRPr="00B23F2E">
        <w:rPr>
          <w:rFonts w:ascii="Arial" w:hAnsi="Arial" w:cs="Arial"/>
          <w:i/>
          <w:iCs/>
          <w:lang w:val="en-US"/>
        </w:rPr>
        <w:t>sulfurigaster</w:t>
      </w:r>
      <w:proofErr w:type="spellEnd"/>
      <w:r w:rsidRPr="00B23F2E">
        <w:rPr>
          <w:rFonts w:ascii="Arial" w:hAnsi="Arial" w:cs="Arial"/>
          <w:lang w:val="en-US"/>
        </w:rPr>
        <w:t xml:space="preserve">, BIP for </w:t>
      </w:r>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PAN for </w:t>
      </w:r>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Pr>
          <w:rFonts w:ascii="Arial" w:hAnsi="Arial" w:cs="Arial"/>
          <w:lang w:val="en-US"/>
        </w:rPr>
        <w:br w:type="page"/>
      </w:r>
    </w:p>
    <w:p w14:paraId="0AAD9E29" w14:textId="77777777" w:rsidR="009254A9" w:rsidRPr="00B23F2E" w:rsidRDefault="009254A9" w:rsidP="009254A9">
      <w:pPr>
        <w:rPr>
          <w:rFonts w:ascii="Arial" w:hAnsi="Arial" w:cs="Arial"/>
          <w:lang w:val="en-US"/>
        </w:rPr>
      </w:pPr>
      <w:r w:rsidRPr="00B23F2E">
        <w:rPr>
          <w:rFonts w:ascii="Arial" w:hAnsi="Arial" w:cs="Arial"/>
          <w:b/>
          <w:bCs/>
          <w:lang w:val="en-US"/>
        </w:rPr>
        <w:t xml:space="preserve">Figure 5. The effects of temperature and inter-specific competition on the population sizes of </w:t>
      </w:r>
      <w:r w:rsidRPr="00B23F2E">
        <w:rPr>
          <w:rFonts w:ascii="Arial" w:hAnsi="Arial" w:cs="Arial"/>
          <w:b/>
          <w:bCs/>
          <w:i/>
          <w:iCs/>
          <w:lang w:val="en-US"/>
        </w:rPr>
        <w:t xml:space="preserve">D. </w:t>
      </w:r>
      <w:proofErr w:type="spellStart"/>
      <w:r w:rsidRPr="00B23F2E">
        <w:rPr>
          <w:rFonts w:ascii="Arial" w:hAnsi="Arial" w:cs="Arial"/>
          <w:b/>
          <w:bCs/>
          <w:i/>
          <w:iCs/>
          <w:lang w:val="en-US"/>
        </w:rPr>
        <w:t>pallidifrons</w:t>
      </w:r>
      <w:proofErr w:type="spellEnd"/>
      <w:r w:rsidRPr="00B23F2E">
        <w:rPr>
          <w:rFonts w:ascii="Arial" w:hAnsi="Arial" w:cs="Arial"/>
          <w:b/>
          <w:bCs/>
          <w:i/>
          <w:iCs/>
          <w:lang w:val="en-US"/>
        </w:rPr>
        <w:t xml:space="preserve">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a) The ending population sizes of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i/>
          <w:iCs/>
          <w:lang w:val="en-US"/>
        </w:rPr>
        <w:t xml:space="preserve">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cold (upland) and hot (lowland) temperature regimes. b) 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r w:rsidRPr="004A4831">
        <w:rPr>
          <w:rFonts w:ascii="Arial" w:hAnsi="Arial" w:cs="Arial"/>
          <w:b/>
          <w:bCs/>
          <w:lang w:val="en-US"/>
        </w:rPr>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 xml:space="preserve">competition </w:t>
      </w:r>
      <w:proofErr w:type="gramStart"/>
      <w:r w:rsidRPr="00844B36">
        <w:rPr>
          <w:rFonts w:ascii="Arial" w:hAnsi="Arial" w:cs="Arial"/>
        </w:rPr>
        <w:t>coefficients.</w:t>
      </w:r>
      <w:proofErr w:type="gramEnd"/>
      <w:r w:rsidRPr="00844B36">
        <w:rPr>
          <w:rFonts w:ascii="Arial" w:hAnsi="Arial" w:cs="Arial"/>
        </w:rPr>
        <w:t xml:space="preserve"> ci90 represents the 90% credible intervals of each parameter. The equilibrium states of the focal species are inferred from</w:t>
      </w:r>
      <w:r w:rsidR="00E9125B">
        <w:rPr>
          <w:rFonts w:ascii="Arial" w:hAnsi="Arial" w:cs="Arial"/>
        </w:rPr>
        <w:t xml:space="preserve"> </w:t>
      </w:r>
      <w:r w:rsidR="00E9125B">
        <w:rPr>
          <w:rFonts w:ascii="Arial" w:hAnsi="Arial" w:cs="Arial"/>
        </w:rPr>
        <w:fldChar w:fldCharType="begin" w:fldLock="1"/>
      </w:r>
      <w:r w:rsidR="00E9125B">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sidR="00E9125B">
        <w:rPr>
          <w:rFonts w:ascii="Arial" w:hAnsi="Arial" w:cs="Arial"/>
        </w:rPr>
        <w:fldChar w:fldCharType="separate"/>
      </w:r>
      <w:r w:rsidR="00E9125B" w:rsidRPr="00E9125B">
        <w:rPr>
          <w:rFonts w:ascii="Arial" w:hAnsi="Arial" w:cs="Arial"/>
          <w:noProof/>
        </w:rPr>
        <w:t>(Hassell and Comins 1976)</w:t>
      </w:r>
      <w:r w:rsidR="00E9125B">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ukhlish Holle" w:date="2021-11-23T17:54:00Z" w:initials="MH">
    <w:p w14:paraId="4CA41B00" w14:textId="77777777" w:rsidR="00566793" w:rsidRDefault="00566793" w:rsidP="00946EC8">
      <w:pPr>
        <w:pStyle w:val="CommentText"/>
      </w:pPr>
      <w:r>
        <w:rPr>
          <w:rStyle w:val="CommentReference"/>
        </w:rPr>
        <w:annotationRef/>
      </w:r>
      <w:r>
        <w:t>Is the upper thermal limits only varied for lowland community? From what I understood, this whole sentence focuses on the lowland community and the following sentence is for the upland community composition. Is my understanding correct?</w:t>
      </w:r>
    </w:p>
  </w:comment>
  <w:comment w:id="5" w:author="Mukhlish Holle" w:date="2021-11-23T17:55:00Z" w:initials="MH">
    <w:p w14:paraId="65DD214E" w14:textId="77777777" w:rsidR="00566793" w:rsidRDefault="00566793" w:rsidP="00DA4D02">
      <w:pPr>
        <w:pStyle w:val="CommentText"/>
      </w:pPr>
      <w:r>
        <w:rPr>
          <w:rStyle w:val="CommentReference"/>
        </w:rPr>
        <w:annotationRef/>
      </w:r>
      <w:r>
        <w:t xml:space="preserve">How about the high temperature? Was the upland community composition driven by high temperature? </w:t>
      </w:r>
    </w:p>
  </w:comment>
  <w:comment w:id="7" w:author="Mukhlish Holle" w:date="2021-11-23T18:02:00Z" w:initials="MH">
    <w:p w14:paraId="77DFBA03" w14:textId="7914BA81" w:rsidR="003A16FA" w:rsidRDefault="003A16FA" w:rsidP="008B73F9">
      <w:pPr>
        <w:pStyle w:val="CommentText"/>
      </w:pPr>
      <w:r>
        <w:rPr>
          <w:rStyle w:val="CommentReference"/>
        </w:rPr>
        <w:annotationRef/>
      </w:r>
      <w:r>
        <w:t xml:space="preserve">Does it mean that this species was not included in the whole experiment? </w:t>
      </w:r>
    </w:p>
  </w:comment>
  <w:comment w:id="8" w:author="Mukhlish Holle" w:date="2021-11-23T18:03:00Z" w:initials="MH">
    <w:p w14:paraId="2A157F22" w14:textId="77777777" w:rsidR="008336D4" w:rsidRDefault="008336D4" w:rsidP="00ED7F3D">
      <w:pPr>
        <w:pStyle w:val="CommentText"/>
      </w:pPr>
      <w:r>
        <w:rPr>
          <w:rStyle w:val="CommentReference"/>
        </w:rPr>
        <w:annotationRef/>
      </w:r>
      <w:r>
        <w:t>I think it might be important to mention somewhere in the manuscript on why did you still use D. melanogaster despite of its absence in the study site.</w:t>
      </w:r>
    </w:p>
  </w:comment>
  <w:comment w:id="9" w:author="Mukhlish Holle" w:date="2021-11-23T21:43:00Z" w:initials="MH">
    <w:p w14:paraId="3A1C05C3" w14:textId="77777777" w:rsidR="002611A3" w:rsidRDefault="002611A3" w:rsidP="00245C05">
      <w:pPr>
        <w:pStyle w:val="CommentText"/>
      </w:pPr>
      <w:r>
        <w:rPr>
          <w:rStyle w:val="CommentReference"/>
        </w:rPr>
        <w:annotationRef/>
      </w:r>
      <w:r>
        <w:t>Are these two mountain ranges considered as a replication?</w:t>
      </w:r>
    </w:p>
  </w:comment>
  <w:comment w:id="10" w:author="Mukhlish Holle" w:date="2021-11-23T21:40:00Z" w:initials="MH">
    <w:p w14:paraId="5A5D13E5" w14:textId="7CD59296" w:rsidR="002611A3" w:rsidRDefault="002611A3" w:rsidP="002E4B1E">
      <w:pPr>
        <w:pStyle w:val="CommentText"/>
      </w:pPr>
      <w:r>
        <w:rPr>
          <w:rStyle w:val="CommentReference"/>
        </w:rPr>
        <w:annotationRef/>
      </w:r>
      <w:r>
        <w:t>Any reason why 12 hours? Or maybe there is a literature mentioning that mating does not happen within 12 hours?</w:t>
      </w:r>
    </w:p>
  </w:comment>
  <w:comment w:id="11" w:author="Mukhlish Holle" w:date="2021-11-23T21:49:00Z" w:initials="MH">
    <w:p w14:paraId="57B466D4" w14:textId="77777777" w:rsidR="002E4B1E" w:rsidRDefault="002E4B1E" w:rsidP="00734346">
      <w:pPr>
        <w:pStyle w:val="CommentText"/>
      </w:pPr>
      <w:r>
        <w:rPr>
          <w:rStyle w:val="CommentReference"/>
        </w:rPr>
        <w:annotationRef/>
      </w:r>
      <w:r>
        <w:t>What kind of measurement?</w:t>
      </w:r>
    </w:p>
  </w:comment>
  <w:comment w:id="12" w:author="Mukhlish Holle" w:date="2021-11-23T21:39:00Z" w:initials="MH">
    <w:p w14:paraId="3B0B96C1" w14:textId="3ED9C62E" w:rsidR="002E330E" w:rsidRDefault="002E330E" w:rsidP="002E4B1E">
      <w:pPr>
        <w:pStyle w:val="CommentText"/>
      </w:pPr>
      <w:r>
        <w:rPr>
          <w:rStyle w:val="CommentReference"/>
        </w:rPr>
        <w:annotationRef/>
      </w:r>
      <w:r>
        <w:t xml:space="preserve">If there is any reference to cite this medium formula, it would be better. </w:t>
      </w:r>
    </w:p>
  </w:comment>
  <w:comment w:id="13" w:author="Jinlin Chen" w:date="2021-11-16T10:23:00Z" w:initials="JC">
    <w:p w14:paraId="3AA85833" w14:textId="46A3508A" w:rsidR="00870031" w:rsidRDefault="00870031" w:rsidP="002E330E">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 w:id="14" w:author="Mukhlish Holle" w:date="2021-11-23T21:53:00Z" w:initials="MH">
    <w:p w14:paraId="6B7CB0F3" w14:textId="77777777" w:rsidR="00CD7571" w:rsidRDefault="00CD7571" w:rsidP="002E2214">
      <w:pPr>
        <w:pStyle w:val="CommentText"/>
      </w:pPr>
      <w:r>
        <w:rPr>
          <w:rStyle w:val="CommentReference"/>
        </w:rPr>
        <w:annotationRef/>
      </w:r>
      <w:r>
        <w:t>For how long?</w:t>
      </w:r>
    </w:p>
  </w:comment>
  <w:comment w:id="16" w:author="Mukhlish Holle" w:date="2021-11-23T21:58:00Z" w:initials="MH">
    <w:p w14:paraId="4D8B5423" w14:textId="77777777" w:rsidR="003667EE" w:rsidRDefault="003667EE" w:rsidP="00D94ABA">
      <w:pPr>
        <w:pStyle w:val="CommentText"/>
      </w:pPr>
      <w:r>
        <w:rPr>
          <w:rStyle w:val="CommentReference"/>
        </w:rPr>
        <w:annotationRef/>
      </w:r>
      <w:r>
        <w:rPr>
          <w:color w:val="202124"/>
        </w:rPr>
        <w:t>To cite R in publications use: R Core Team (2020). R: A language and environment for statistical computing. R Foundation for Statistical Computing, Vienna, Austria. URL </w:t>
      </w:r>
      <w:r>
        <w:rPr>
          <w:b/>
          <w:bCs/>
          <w:color w:val="202124"/>
        </w:rPr>
        <w:t>https://www.R-project.org/</w:t>
      </w:r>
      <w:r>
        <w:t xml:space="preserve"> </w:t>
      </w:r>
    </w:p>
  </w:comment>
  <w:comment w:id="17" w:author="Mukhlish Holle" w:date="2021-11-23T22:00:00Z" w:initials="MH">
    <w:p w14:paraId="39400A29" w14:textId="77777777" w:rsidR="007B7146" w:rsidRDefault="003667EE" w:rsidP="00AD1187">
      <w:pPr>
        <w:pStyle w:val="CommentText"/>
      </w:pPr>
      <w:r>
        <w:rPr>
          <w:rStyle w:val="CommentReference"/>
        </w:rPr>
        <w:annotationRef/>
      </w:r>
      <w:r w:rsidR="007B7146">
        <w:t>I think it would be better to mention these nine major Drosophila species after this sentence.</w:t>
      </w:r>
    </w:p>
  </w:comment>
  <w:comment w:id="18" w:author="Mukhlish Holle" w:date="2021-11-23T22:56:00Z" w:initials="MH">
    <w:p w14:paraId="260FE5A5" w14:textId="77777777" w:rsidR="00FA5529" w:rsidRDefault="00FA5529" w:rsidP="006A386A">
      <w:pPr>
        <w:pStyle w:val="CommentText"/>
      </w:pPr>
      <w:r>
        <w:rPr>
          <w:rStyle w:val="CommentReference"/>
        </w:rPr>
        <w:annotationRef/>
      </w:r>
      <w:r>
        <w:t>Might be clearer to specify what kind of biotic interactions that define warm boundaries.</w:t>
      </w:r>
    </w:p>
  </w:comment>
  <w:comment w:id="19" w:author="Mukhlish Holle" w:date="2021-11-23T22:32:00Z" w:initials="MH">
    <w:p w14:paraId="50146233" w14:textId="4AE9ABE7" w:rsidR="006772C9" w:rsidRDefault="006772C9" w:rsidP="00FA5529">
      <w:pPr>
        <w:pStyle w:val="CommentText"/>
      </w:pPr>
      <w:r>
        <w:rPr>
          <w:rStyle w:val="CommentReference"/>
        </w:rPr>
        <w:annotationRef/>
      </w:r>
      <w:r>
        <w:t xml:space="preserve">It mentions the difference, but which species, lowland or upland species, that have about one degree higher upper thermal limits? </w:t>
      </w:r>
    </w:p>
  </w:comment>
  <w:comment w:id="20" w:author="Mukhlish Holle" w:date="2021-11-23T22:51:00Z" w:initials="MH">
    <w:p w14:paraId="0B871F93" w14:textId="77777777" w:rsidR="00FA5529" w:rsidRDefault="00FA5529" w:rsidP="00972B8D">
      <w:pPr>
        <w:pStyle w:val="CommentText"/>
      </w:pPr>
      <w:r>
        <w:rPr>
          <w:rStyle w:val="CommentReference"/>
        </w:rPr>
        <w:annotationRef/>
      </w:r>
      <w:r>
        <w:t>In my opinion, because this paper's authors are more than one, it might be better to make this plural too (ours)</w:t>
      </w:r>
    </w:p>
  </w:comment>
  <w:comment w:id="21" w:author="Mukhlish Holle" w:date="2021-11-23T22:51:00Z" w:initials="MH">
    <w:p w14:paraId="25463D9D" w14:textId="77777777" w:rsidR="00FA5529" w:rsidRDefault="00FA5529" w:rsidP="00002012">
      <w:pPr>
        <w:pStyle w:val="CommentText"/>
      </w:pPr>
      <w:r>
        <w:rPr>
          <w:rStyle w:val="CommentReference"/>
        </w:rPr>
        <w:annotationRef/>
      </w:r>
      <w:r>
        <w:t>Maybe "Our"?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A41B00" w15:done="0"/>
  <w15:commentEx w15:paraId="65DD214E" w15:done="0"/>
  <w15:commentEx w15:paraId="77DFBA03" w15:done="0"/>
  <w15:commentEx w15:paraId="2A157F22" w15:done="0"/>
  <w15:commentEx w15:paraId="3A1C05C3" w15:done="0"/>
  <w15:commentEx w15:paraId="5A5D13E5" w15:done="0"/>
  <w15:commentEx w15:paraId="57B466D4" w15:done="0"/>
  <w15:commentEx w15:paraId="3B0B96C1" w15:done="0"/>
  <w15:commentEx w15:paraId="3AA85833" w15:done="0"/>
  <w15:commentEx w15:paraId="6B7CB0F3" w15:done="0"/>
  <w15:commentEx w15:paraId="4D8B5423" w15:done="0"/>
  <w15:commentEx w15:paraId="39400A29" w15:done="0"/>
  <w15:commentEx w15:paraId="260FE5A5" w15:done="0"/>
  <w15:commentEx w15:paraId="50146233" w15:done="0"/>
  <w15:commentEx w15:paraId="0B871F93" w15:done="0"/>
  <w15:commentEx w15:paraId="25463D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A93F" w16cex:dateUtc="2021-11-23T17:54:00Z"/>
  <w16cex:commentExtensible w16cex:durableId="2547A987" w16cex:dateUtc="2021-11-23T17:55:00Z"/>
  <w16cex:commentExtensible w16cex:durableId="2547AB3A" w16cex:dateUtc="2021-11-23T18:02:00Z"/>
  <w16cex:commentExtensible w16cex:durableId="2547AB75" w16cex:dateUtc="2021-11-23T18:03:00Z"/>
  <w16cex:commentExtensible w16cex:durableId="2547DF1B" w16cex:dateUtc="2021-11-23T21:43:00Z"/>
  <w16cex:commentExtensible w16cex:durableId="2547DE65" w16cex:dateUtc="2021-11-23T21:40:00Z"/>
  <w16cex:commentExtensible w16cex:durableId="2547E058" w16cex:dateUtc="2021-11-23T21:49:00Z"/>
  <w16cex:commentExtensible w16cex:durableId="2547DE24" w16cex:dateUtc="2021-11-23T21:39:00Z"/>
  <w16cex:commentExtensible w16cex:durableId="253E0505" w16cex:dateUtc="2021-11-16T10:23:00Z"/>
  <w16cex:commentExtensible w16cex:durableId="2547E142" w16cex:dateUtc="2021-11-23T21:53:00Z"/>
  <w16cex:commentExtensible w16cex:durableId="2547E26E" w16cex:dateUtc="2021-11-23T21:58:00Z"/>
  <w16cex:commentExtensible w16cex:durableId="2547E2E2" w16cex:dateUtc="2021-11-23T22:00:00Z"/>
  <w16cex:commentExtensible w16cex:durableId="2547F017" w16cex:dateUtc="2021-11-23T22:56:00Z"/>
  <w16cex:commentExtensible w16cex:durableId="2547EA6C" w16cex:dateUtc="2021-11-23T22:32:00Z"/>
  <w16cex:commentExtensible w16cex:durableId="2547EED4" w16cex:dateUtc="2021-11-23T22:51:00Z"/>
  <w16cex:commentExtensible w16cex:durableId="2547EEE8" w16cex:dateUtc="2021-11-23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A41B00" w16cid:durableId="2547A93F"/>
  <w16cid:commentId w16cid:paraId="65DD214E" w16cid:durableId="2547A987"/>
  <w16cid:commentId w16cid:paraId="77DFBA03" w16cid:durableId="2547AB3A"/>
  <w16cid:commentId w16cid:paraId="2A157F22" w16cid:durableId="2547AB75"/>
  <w16cid:commentId w16cid:paraId="3A1C05C3" w16cid:durableId="2547DF1B"/>
  <w16cid:commentId w16cid:paraId="5A5D13E5" w16cid:durableId="2547DE65"/>
  <w16cid:commentId w16cid:paraId="57B466D4" w16cid:durableId="2547E058"/>
  <w16cid:commentId w16cid:paraId="3B0B96C1" w16cid:durableId="2547DE24"/>
  <w16cid:commentId w16cid:paraId="3AA85833" w16cid:durableId="253E0505"/>
  <w16cid:commentId w16cid:paraId="6B7CB0F3" w16cid:durableId="2547E142"/>
  <w16cid:commentId w16cid:paraId="4D8B5423" w16cid:durableId="2547E26E"/>
  <w16cid:commentId w16cid:paraId="39400A29" w16cid:durableId="2547E2E2"/>
  <w16cid:commentId w16cid:paraId="260FE5A5" w16cid:durableId="2547F017"/>
  <w16cid:commentId w16cid:paraId="50146233" w16cid:durableId="2547EA6C"/>
  <w16cid:commentId w16cid:paraId="0B871F93" w16cid:durableId="2547EED4"/>
  <w16cid:commentId w16cid:paraId="25463D9D" w16cid:durableId="2547E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0000E" w14:textId="77777777" w:rsidR="005B2063" w:rsidRDefault="005B2063" w:rsidP="00840752">
      <w:r>
        <w:separator/>
      </w:r>
    </w:p>
  </w:endnote>
  <w:endnote w:type="continuationSeparator" w:id="0">
    <w:p w14:paraId="0A8F57A0" w14:textId="77777777" w:rsidR="005B2063" w:rsidRDefault="005B2063"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958BF" w14:textId="77777777" w:rsidR="005B2063" w:rsidRDefault="005B2063" w:rsidP="00840752">
      <w:r>
        <w:separator/>
      </w:r>
    </w:p>
  </w:footnote>
  <w:footnote w:type="continuationSeparator" w:id="0">
    <w:p w14:paraId="577A4F6D" w14:textId="77777777" w:rsidR="005B2063" w:rsidRDefault="005B2063"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khlish Holle">
    <w15:presenceInfo w15:providerId="AD" w15:userId="S::lina3299@ox.ac.uk::3f703f0b-eaa2-46f2-8f78-a8012d410c88"/>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zY0MzMzNjOztDRX0lEKTi0uzszPAykwrAUAfGUXjSwAAAA="/>
  </w:docVars>
  <w:rsids>
    <w:rsidRoot w:val="00F255C3"/>
    <w:rsid w:val="000026F0"/>
    <w:rsid w:val="00005535"/>
    <w:rsid w:val="00006474"/>
    <w:rsid w:val="000067E1"/>
    <w:rsid w:val="0000748B"/>
    <w:rsid w:val="000128B8"/>
    <w:rsid w:val="00013562"/>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8C9"/>
    <w:rsid w:val="00036A2A"/>
    <w:rsid w:val="000377CB"/>
    <w:rsid w:val="00040354"/>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72D6"/>
    <w:rsid w:val="001C14AA"/>
    <w:rsid w:val="001C1AD0"/>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5B96"/>
    <w:rsid w:val="00257551"/>
    <w:rsid w:val="0026067A"/>
    <w:rsid w:val="002609B7"/>
    <w:rsid w:val="002611A3"/>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330E"/>
    <w:rsid w:val="002E4005"/>
    <w:rsid w:val="002E4B1E"/>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7EE"/>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6FA"/>
    <w:rsid w:val="003A1A47"/>
    <w:rsid w:val="003A1DE6"/>
    <w:rsid w:val="003A483E"/>
    <w:rsid w:val="003B3F78"/>
    <w:rsid w:val="003B3FA1"/>
    <w:rsid w:val="003B4C7F"/>
    <w:rsid w:val="003B54B1"/>
    <w:rsid w:val="003B5783"/>
    <w:rsid w:val="003B5E9A"/>
    <w:rsid w:val="003B6A4E"/>
    <w:rsid w:val="003B71D1"/>
    <w:rsid w:val="003C074A"/>
    <w:rsid w:val="003C15FE"/>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A73"/>
    <w:rsid w:val="004C607B"/>
    <w:rsid w:val="004C63E1"/>
    <w:rsid w:val="004C6A7D"/>
    <w:rsid w:val="004C7897"/>
    <w:rsid w:val="004D034F"/>
    <w:rsid w:val="004D0AFB"/>
    <w:rsid w:val="004D12BB"/>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22F3"/>
    <w:rsid w:val="0056254E"/>
    <w:rsid w:val="00563483"/>
    <w:rsid w:val="0056679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B0470"/>
    <w:rsid w:val="005B14D0"/>
    <w:rsid w:val="005B18C8"/>
    <w:rsid w:val="005B1ECD"/>
    <w:rsid w:val="005B2063"/>
    <w:rsid w:val="005B4F17"/>
    <w:rsid w:val="005B78EB"/>
    <w:rsid w:val="005B7EDE"/>
    <w:rsid w:val="005C0A2E"/>
    <w:rsid w:val="005C186F"/>
    <w:rsid w:val="005C1F19"/>
    <w:rsid w:val="005C5B7E"/>
    <w:rsid w:val="005C5C52"/>
    <w:rsid w:val="005C5D02"/>
    <w:rsid w:val="005C66DA"/>
    <w:rsid w:val="005C6AEF"/>
    <w:rsid w:val="005C6E03"/>
    <w:rsid w:val="005C72B0"/>
    <w:rsid w:val="005C76E3"/>
    <w:rsid w:val="005D1C98"/>
    <w:rsid w:val="005D2610"/>
    <w:rsid w:val="005D26B0"/>
    <w:rsid w:val="005D396E"/>
    <w:rsid w:val="005D3E5C"/>
    <w:rsid w:val="005D5A34"/>
    <w:rsid w:val="005D607A"/>
    <w:rsid w:val="005D7237"/>
    <w:rsid w:val="005D7CFD"/>
    <w:rsid w:val="005E0F08"/>
    <w:rsid w:val="005E1B2A"/>
    <w:rsid w:val="005E43FE"/>
    <w:rsid w:val="005E446F"/>
    <w:rsid w:val="005E5624"/>
    <w:rsid w:val="005E6221"/>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772C9"/>
    <w:rsid w:val="006817AB"/>
    <w:rsid w:val="00682757"/>
    <w:rsid w:val="006828D0"/>
    <w:rsid w:val="00682AC8"/>
    <w:rsid w:val="00682E64"/>
    <w:rsid w:val="00684B5B"/>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5BB4"/>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B7146"/>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6D4"/>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E5C"/>
    <w:rsid w:val="008A37B2"/>
    <w:rsid w:val="008A3E8C"/>
    <w:rsid w:val="008A6255"/>
    <w:rsid w:val="008A70F3"/>
    <w:rsid w:val="008A7FDA"/>
    <w:rsid w:val="008B32B0"/>
    <w:rsid w:val="008B6A40"/>
    <w:rsid w:val="008B6DEA"/>
    <w:rsid w:val="008B73F9"/>
    <w:rsid w:val="008C0B03"/>
    <w:rsid w:val="008C0BDD"/>
    <w:rsid w:val="008C1D56"/>
    <w:rsid w:val="008C278F"/>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3283"/>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7167"/>
    <w:rsid w:val="00B872A0"/>
    <w:rsid w:val="00B872FF"/>
    <w:rsid w:val="00B87B5E"/>
    <w:rsid w:val="00B9108E"/>
    <w:rsid w:val="00B92EA0"/>
    <w:rsid w:val="00B936C5"/>
    <w:rsid w:val="00B93A96"/>
    <w:rsid w:val="00B9437C"/>
    <w:rsid w:val="00B94BEA"/>
    <w:rsid w:val="00B94F1F"/>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6946"/>
    <w:rsid w:val="00CD7571"/>
    <w:rsid w:val="00CD7968"/>
    <w:rsid w:val="00CE1509"/>
    <w:rsid w:val="00CE1C8E"/>
    <w:rsid w:val="00CE4AA4"/>
    <w:rsid w:val="00CE575D"/>
    <w:rsid w:val="00CE72A3"/>
    <w:rsid w:val="00CE7C15"/>
    <w:rsid w:val="00CF3A54"/>
    <w:rsid w:val="00CF599A"/>
    <w:rsid w:val="00CF63C7"/>
    <w:rsid w:val="00CF67BE"/>
    <w:rsid w:val="00D02378"/>
    <w:rsid w:val="00D02656"/>
    <w:rsid w:val="00D04222"/>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4FF"/>
    <w:rsid w:val="00E0370F"/>
    <w:rsid w:val="00E03BDB"/>
    <w:rsid w:val="00E03D5F"/>
    <w:rsid w:val="00E04091"/>
    <w:rsid w:val="00E04756"/>
    <w:rsid w:val="00E06254"/>
    <w:rsid w:val="00E0738C"/>
    <w:rsid w:val="00E07726"/>
    <w:rsid w:val="00E102BF"/>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A5529"/>
    <w:rsid w:val="00FB1C09"/>
    <w:rsid w:val="00FB247F"/>
    <w:rsid w:val="00FB2F2A"/>
    <w:rsid w:val="00FB3949"/>
    <w:rsid w:val="00FB47C3"/>
    <w:rsid w:val="00FB48EB"/>
    <w:rsid w:val="00FB495B"/>
    <w:rsid w:val="00FB610F"/>
    <w:rsid w:val="00FB621C"/>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58702</Words>
  <Characters>334603</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Mukhlish Holle</cp:lastModifiedBy>
  <cp:revision>2</cp:revision>
  <dcterms:created xsi:type="dcterms:W3CDTF">2021-11-23T23:01:00Z</dcterms:created>
  <dcterms:modified xsi:type="dcterms:W3CDTF">2021-11-23T23:01:00Z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