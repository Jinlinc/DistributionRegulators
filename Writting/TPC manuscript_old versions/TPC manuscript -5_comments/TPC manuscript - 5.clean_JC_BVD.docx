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1FA59" w14:textId="7AA4AE90" w:rsidR="004A4273" w:rsidRDefault="00F1790D" w:rsidP="007C1BC4">
      <w:pPr>
        <w:rPr>
          <w:rFonts w:ascii="Arial" w:hAnsi="Arial" w:cs="Arial"/>
          <w:b/>
          <w:bCs/>
          <w:lang w:val="en-US"/>
        </w:rPr>
      </w:pPr>
      <w:r w:rsidRPr="007F05C5">
        <w:rPr>
          <w:rFonts w:ascii="Arial" w:hAnsi="Arial" w:cs="Arial"/>
          <w:b/>
          <w:bCs/>
          <w:lang w:val="en-US"/>
        </w:rPr>
        <w:t>Small difference</w:t>
      </w:r>
      <w:r w:rsidR="00846F63">
        <w:rPr>
          <w:rFonts w:ascii="Arial" w:hAnsi="Arial" w:cs="Arial"/>
          <w:b/>
          <w:bCs/>
          <w:lang w:val="en-US"/>
        </w:rPr>
        <w:t>s</w:t>
      </w:r>
      <w:r w:rsidRPr="007F05C5">
        <w:rPr>
          <w:rFonts w:ascii="Arial" w:hAnsi="Arial" w:cs="Arial"/>
          <w:b/>
          <w:bCs/>
          <w:lang w:val="en-US"/>
        </w:rPr>
        <w:t xml:space="preserve"> in upper thermal limit</w:t>
      </w:r>
      <w:ins w:id="0" w:author="Benjamin Van Doren" w:date="2021-11-29T18:13:00Z">
        <w:r w:rsidR="00971B47">
          <w:rPr>
            <w:rFonts w:ascii="Arial" w:hAnsi="Arial" w:cs="Arial"/>
            <w:b/>
            <w:bCs/>
            <w:lang w:val="en-US"/>
          </w:rPr>
          <w:t>s</w:t>
        </w:r>
      </w:ins>
      <w:r w:rsidRPr="007F05C5">
        <w:rPr>
          <w:rFonts w:ascii="Arial" w:hAnsi="Arial" w:cs="Arial"/>
          <w:b/>
          <w:bCs/>
          <w:lang w:val="en-US"/>
        </w:rPr>
        <w:t xml:space="preserve"> and competition structure </w:t>
      </w:r>
      <w:r w:rsidR="002536D8" w:rsidRPr="002536D8">
        <w:rPr>
          <w:rFonts w:ascii="Arial" w:hAnsi="Arial" w:cs="Arial"/>
          <w:b/>
          <w:bCs/>
          <w:i/>
          <w:iCs/>
          <w:lang w:val="en-US"/>
        </w:rPr>
        <w:t>Drosophila</w:t>
      </w:r>
      <w:r w:rsidRPr="007F05C5">
        <w:rPr>
          <w:rFonts w:ascii="Arial" w:hAnsi="Arial" w:cs="Arial"/>
          <w:b/>
          <w:bCs/>
          <w:lang w:val="en-US"/>
        </w:rPr>
        <w:t xml:space="preserve"> distribution</w:t>
      </w:r>
      <w:r w:rsidR="00846F63">
        <w:rPr>
          <w:rFonts w:ascii="Arial" w:hAnsi="Arial" w:cs="Arial"/>
          <w:b/>
          <w:bCs/>
          <w:lang w:val="en-US"/>
        </w:rPr>
        <w:t>s</w:t>
      </w:r>
      <w:r w:rsidRPr="007F05C5">
        <w:rPr>
          <w:rFonts w:ascii="Arial" w:hAnsi="Arial" w:cs="Arial"/>
          <w:b/>
          <w:bCs/>
          <w:lang w:val="en-US"/>
        </w:rPr>
        <w:t xml:space="preserve"> along a tropical </w:t>
      </w:r>
      <w:r w:rsidR="00846F63">
        <w:rPr>
          <w:rFonts w:ascii="Arial" w:hAnsi="Arial" w:cs="Arial"/>
          <w:b/>
          <w:bCs/>
          <w:lang w:val="en-US"/>
        </w:rPr>
        <w:t>elevation</w:t>
      </w:r>
      <w:r w:rsidR="00020BAE">
        <w:rPr>
          <w:rFonts w:ascii="Arial" w:hAnsi="Arial" w:cs="Arial"/>
          <w:b/>
          <w:bCs/>
          <w:lang w:val="en-US"/>
        </w:rPr>
        <w:t>al</w:t>
      </w:r>
      <w:r w:rsidRPr="007F05C5">
        <w:rPr>
          <w:rFonts w:ascii="Arial" w:hAnsi="Arial" w:cs="Arial"/>
          <w:b/>
          <w:bCs/>
          <w:lang w:val="en-US"/>
        </w:rPr>
        <w:t xml:space="preserve"> gradient</w:t>
      </w:r>
    </w:p>
    <w:p w14:paraId="39C64EC5" w14:textId="77777777" w:rsidR="00A831C3" w:rsidRPr="007F05C5" w:rsidRDefault="00A831C3" w:rsidP="007C1BC4">
      <w:pPr>
        <w:rPr>
          <w:rFonts w:ascii="Arial" w:hAnsi="Arial" w:cs="Arial"/>
          <w:b/>
          <w:bCs/>
          <w:lang w:val="en-US"/>
        </w:rPr>
      </w:pPr>
    </w:p>
    <w:p w14:paraId="561F1C9B" w14:textId="7057AA50" w:rsidR="003421EC" w:rsidRDefault="00C23E58" w:rsidP="007C1BC4">
      <w:pPr>
        <w:rPr>
          <w:rFonts w:ascii="Arial" w:hAnsi="Arial" w:cs="Arial"/>
          <w:lang w:val="en-US"/>
        </w:rPr>
      </w:pPr>
      <w:r>
        <w:rPr>
          <w:rFonts w:ascii="Arial" w:hAnsi="Arial" w:cs="Arial"/>
          <w:b/>
          <w:bCs/>
          <w:lang w:val="en-US"/>
        </w:rPr>
        <w:t xml:space="preserve">Running title: </w:t>
      </w:r>
      <w:del w:id="1" w:author="Benjamin Van Doren" w:date="2021-11-29T16:49:00Z">
        <w:r w:rsidR="00CB1BB7" w:rsidDel="00FB42D4">
          <w:rPr>
            <w:rFonts w:ascii="Arial" w:hAnsi="Arial" w:cs="Arial"/>
            <w:lang w:val="en-US"/>
          </w:rPr>
          <w:delText xml:space="preserve">abiotic </w:delText>
        </w:r>
      </w:del>
      <w:ins w:id="2" w:author="Benjamin Van Doren" w:date="2021-11-29T16:49:00Z">
        <w:r w:rsidR="00FB42D4">
          <w:rPr>
            <w:rFonts w:ascii="Arial" w:hAnsi="Arial" w:cs="Arial"/>
            <w:lang w:val="en-US"/>
          </w:rPr>
          <w:t xml:space="preserve">Abiotic </w:t>
        </w:r>
      </w:ins>
      <w:r w:rsidR="00CB1BB7">
        <w:rPr>
          <w:rFonts w:ascii="Arial" w:hAnsi="Arial" w:cs="Arial"/>
          <w:lang w:val="en-US"/>
        </w:rPr>
        <w:t xml:space="preserve">and biotic </w:t>
      </w:r>
      <w:r w:rsidR="004868C2">
        <w:rPr>
          <w:rFonts w:ascii="Arial" w:hAnsi="Arial" w:cs="Arial"/>
          <w:lang w:val="en-US"/>
        </w:rPr>
        <w:t>regulator</w:t>
      </w:r>
      <w:r w:rsidR="00AF4E44">
        <w:rPr>
          <w:rFonts w:ascii="Arial" w:hAnsi="Arial" w:cs="Arial"/>
          <w:lang w:val="en-US"/>
        </w:rPr>
        <w:t>s</w:t>
      </w:r>
      <w:r w:rsidR="00CB1BB7">
        <w:rPr>
          <w:rFonts w:ascii="Arial" w:hAnsi="Arial" w:cs="Arial"/>
          <w:lang w:val="en-US"/>
        </w:rPr>
        <w:t xml:space="preserve"> of</w:t>
      </w:r>
      <w:r w:rsidRPr="00C23E58">
        <w:rPr>
          <w:rFonts w:ascii="Arial" w:hAnsi="Arial" w:cs="Arial"/>
          <w:lang w:val="en-US"/>
        </w:rPr>
        <w:t xml:space="preserve"> </w:t>
      </w:r>
      <w:ins w:id="3" w:author="Benjamin Van Doren" w:date="2021-11-29T16:49:00Z">
        <w:r w:rsidR="00FB42D4">
          <w:rPr>
            <w:rFonts w:ascii="Arial" w:hAnsi="Arial" w:cs="Arial"/>
            <w:lang w:val="en-US"/>
          </w:rPr>
          <w:t xml:space="preserve">species </w:t>
        </w:r>
      </w:ins>
      <w:r w:rsidRPr="00C23E58">
        <w:rPr>
          <w:rFonts w:ascii="Arial" w:hAnsi="Arial" w:cs="Arial"/>
          <w:lang w:val="en-US"/>
        </w:rPr>
        <w:t>distribution</w:t>
      </w:r>
      <w:ins w:id="4" w:author="Benjamin Van Doren" w:date="2021-11-29T16:49:00Z">
        <w:r w:rsidR="00FB42D4">
          <w:rPr>
            <w:rFonts w:ascii="Arial" w:hAnsi="Arial" w:cs="Arial"/>
            <w:lang w:val="en-US"/>
          </w:rPr>
          <w:t>s</w:t>
        </w:r>
      </w:ins>
    </w:p>
    <w:p w14:paraId="2F266761" w14:textId="77777777" w:rsidR="00C23E58" w:rsidRPr="007F05C5" w:rsidRDefault="00C23E58" w:rsidP="007C1BC4">
      <w:pPr>
        <w:rPr>
          <w:rFonts w:ascii="Arial" w:hAnsi="Arial" w:cs="Arial"/>
          <w:b/>
          <w:bCs/>
          <w:lang w:val="en-US"/>
        </w:rPr>
      </w:pPr>
    </w:p>
    <w:p w14:paraId="1519C0A8" w14:textId="76EFFEA0" w:rsidR="00E23278" w:rsidRPr="007F05C5" w:rsidRDefault="00502714" w:rsidP="007C1BC4">
      <w:pPr>
        <w:rPr>
          <w:rFonts w:ascii="Arial" w:hAnsi="Arial" w:cs="Arial"/>
          <w:lang w:val="en-US"/>
        </w:rPr>
      </w:pPr>
      <w:r w:rsidRPr="007F05C5">
        <w:rPr>
          <w:rFonts w:ascii="Arial" w:hAnsi="Arial" w:cs="Arial"/>
          <w:b/>
          <w:bCs/>
          <w:lang w:val="en-US"/>
        </w:rPr>
        <w:t>Authors</w:t>
      </w:r>
      <w:r w:rsidRPr="007F05C5">
        <w:rPr>
          <w:rFonts w:ascii="Arial" w:hAnsi="Arial" w:cs="Arial"/>
          <w:lang w:val="en-US"/>
        </w:rPr>
        <w:t>:</w:t>
      </w:r>
    </w:p>
    <w:p w14:paraId="1D7D4497" w14:textId="6D4CC676" w:rsidR="00E23278" w:rsidRPr="007F05C5" w:rsidRDefault="00502714" w:rsidP="007C1BC4">
      <w:pPr>
        <w:rPr>
          <w:rFonts w:ascii="Arial" w:hAnsi="Arial" w:cs="Arial"/>
        </w:rPr>
      </w:pPr>
      <w:proofErr w:type="spellStart"/>
      <w:r w:rsidRPr="007F05C5">
        <w:rPr>
          <w:rFonts w:ascii="Arial" w:hAnsi="Arial" w:cs="Arial"/>
          <w:lang w:val="en-US"/>
        </w:rPr>
        <w:t>Jinlin</w:t>
      </w:r>
      <w:proofErr w:type="spellEnd"/>
      <w:r w:rsidRPr="007F05C5">
        <w:rPr>
          <w:rFonts w:ascii="Arial" w:hAnsi="Arial" w:cs="Arial"/>
          <w:lang w:val="en-US"/>
        </w:rPr>
        <w:t xml:space="preserve"> Chen</w:t>
      </w:r>
      <w:r w:rsidR="00E23278" w:rsidRPr="007F05C5">
        <w:rPr>
          <w:rFonts w:ascii="Arial" w:hAnsi="Arial" w:cs="Arial"/>
          <w:vertAlign w:val="superscript"/>
          <w:lang w:val="en-US"/>
        </w:rPr>
        <w:t>1</w:t>
      </w:r>
      <w:r w:rsidR="00E23278" w:rsidRPr="007F05C5">
        <w:rPr>
          <w:rFonts w:ascii="Arial" w:hAnsi="Arial" w:cs="Arial"/>
          <w:lang w:val="en-US"/>
        </w:rPr>
        <w:t xml:space="preserve"> </w:t>
      </w:r>
      <w:r w:rsidR="00E23278" w:rsidRPr="007F05C5">
        <w:rPr>
          <w:rStyle w:val="orcid-id-https"/>
          <w:rFonts w:ascii="Arial" w:hAnsi="Arial" w:cs="Arial"/>
        </w:rPr>
        <w:t>0000-0002-0626-9938</w:t>
      </w:r>
    </w:p>
    <w:p w14:paraId="412D738F" w14:textId="1BB8118E" w:rsidR="009C6601" w:rsidRPr="007F05C5" w:rsidRDefault="00502714" w:rsidP="007C1BC4">
      <w:pPr>
        <w:rPr>
          <w:rFonts w:ascii="Arial" w:hAnsi="Arial" w:cs="Arial"/>
        </w:rPr>
      </w:pPr>
      <w:r w:rsidRPr="007F05C5">
        <w:rPr>
          <w:rFonts w:ascii="Arial" w:hAnsi="Arial" w:cs="Arial"/>
          <w:lang w:val="en-US"/>
        </w:rPr>
        <w:t>Owen T. Lewis</w:t>
      </w:r>
      <w:r w:rsidR="00E23278" w:rsidRPr="007F05C5">
        <w:rPr>
          <w:rFonts w:ascii="Arial" w:hAnsi="Arial" w:cs="Arial"/>
          <w:vertAlign w:val="superscript"/>
          <w:lang w:val="en-US"/>
        </w:rPr>
        <w:t>1</w:t>
      </w:r>
      <w:r w:rsidR="00E23278" w:rsidRPr="007F05C5">
        <w:rPr>
          <w:rFonts w:ascii="Arial" w:hAnsi="Arial" w:cs="Arial"/>
          <w:lang w:val="en-US"/>
        </w:rPr>
        <w:t xml:space="preserve"> </w:t>
      </w:r>
      <w:r w:rsidR="00E23278" w:rsidRPr="007F05C5">
        <w:rPr>
          <w:rFonts w:ascii="Arial" w:hAnsi="Arial" w:cs="Arial"/>
        </w:rPr>
        <w:t>0000-0001-7935-6111</w:t>
      </w:r>
    </w:p>
    <w:p w14:paraId="56A755BB" w14:textId="70083D7A" w:rsidR="00E23278" w:rsidRPr="007F05C5" w:rsidRDefault="00E23278" w:rsidP="007C1BC4">
      <w:pPr>
        <w:pStyle w:val="ListParagraph"/>
        <w:numPr>
          <w:ilvl w:val="0"/>
          <w:numId w:val="19"/>
        </w:numPr>
        <w:spacing w:line="259" w:lineRule="auto"/>
        <w:rPr>
          <w:rFonts w:ascii="Arial" w:hAnsi="Arial" w:cs="Arial"/>
        </w:rPr>
      </w:pPr>
      <w:r w:rsidRPr="007F05C5">
        <w:rPr>
          <w:rFonts w:ascii="Arial" w:hAnsi="Arial" w:cs="Arial"/>
        </w:rPr>
        <w:t>Department of Zoology, University of Oxford</w:t>
      </w:r>
    </w:p>
    <w:p w14:paraId="67A96933" w14:textId="77777777" w:rsidR="00174930" w:rsidRPr="007F05C5" w:rsidRDefault="00174930" w:rsidP="007C1BC4">
      <w:pPr>
        <w:rPr>
          <w:rFonts w:ascii="Arial" w:hAnsi="Arial" w:cs="Arial"/>
          <w:lang w:val="en-US"/>
        </w:rPr>
      </w:pPr>
    </w:p>
    <w:p w14:paraId="62E2E413" w14:textId="072B6D2E" w:rsidR="006F7D5C" w:rsidRPr="007F05C5" w:rsidRDefault="00DC5A0D" w:rsidP="007C1BC4">
      <w:pPr>
        <w:rPr>
          <w:rFonts w:ascii="Arial" w:hAnsi="Arial" w:cs="Arial"/>
          <w:lang w:val="en-US"/>
        </w:rPr>
      </w:pPr>
      <w:r w:rsidRPr="007F05C5">
        <w:rPr>
          <w:rFonts w:ascii="Arial" w:hAnsi="Arial" w:cs="Arial"/>
          <w:b/>
          <w:bCs/>
          <w:lang w:val="en-US"/>
        </w:rPr>
        <w:t>Author Contributions</w:t>
      </w:r>
      <w:r w:rsidRPr="007F05C5">
        <w:rPr>
          <w:rFonts w:ascii="Arial" w:hAnsi="Arial" w:cs="Arial"/>
          <w:lang w:val="en-US"/>
        </w:rPr>
        <w:t>:</w:t>
      </w:r>
    </w:p>
    <w:p w14:paraId="29A61B00" w14:textId="28083AEE" w:rsidR="006C154E" w:rsidRPr="007F05C5" w:rsidRDefault="00DC5A0D" w:rsidP="007C1BC4">
      <w:pPr>
        <w:ind w:firstLine="720"/>
        <w:rPr>
          <w:rFonts w:ascii="Arial" w:hAnsi="Arial" w:cs="Arial"/>
          <w:lang w:val="en-US"/>
        </w:rPr>
      </w:pPr>
      <w:r w:rsidRPr="007F05C5">
        <w:rPr>
          <w:rFonts w:ascii="Arial" w:hAnsi="Arial" w:cs="Arial"/>
          <w:lang w:val="en-US"/>
        </w:rPr>
        <w:t>JC and OTL both contributed to the development of ideas. JC designed and conducted the experimental work. JC analyzed the results and led the writing of the manuscript. OTL contributed to the writing.</w:t>
      </w:r>
    </w:p>
    <w:p w14:paraId="333498B3" w14:textId="77777777" w:rsidR="006F7D5C" w:rsidRPr="007F05C5" w:rsidRDefault="006F7D5C" w:rsidP="007C1BC4">
      <w:pPr>
        <w:rPr>
          <w:rFonts w:ascii="Arial" w:hAnsi="Arial" w:cs="Arial"/>
          <w:lang w:val="en-US"/>
        </w:rPr>
      </w:pPr>
    </w:p>
    <w:p w14:paraId="17E0FCED" w14:textId="5EC97F4C" w:rsidR="006F7D5C" w:rsidRPr="007F05C5" w:rsidRDefault="00174930" w:rsidP="007C1BC4">
      <w:pPr>
        <w:rPr>
          <w:rFonts w:ascii="Arial" w:hAnsi="Arial" w:cs="Arial"/>
          <w:lang w:val="en-US"/>
        </w:rPr>
      </w:pPr>
      <w:r w:rsidRPr="007F05C5">
        <w:rPr>
          <w:rFonts w:ascii="Arial" w:hAnsi="Arial" w:cs="Arial"/>
          <w:b/>
          <w:bCs/>
          <w:lang w:val="en-US"/>
        </w:rPr>
        <w:t>Funding</w:t>
      </w:r>
      <w:r w:rsidRPr="007F05C5">
        <w:rPr>
          <w:rFonts w:ascii="Arial" w:hAnsi="Arial" w:cs="Arial"/>
          <w:lang w:val="en-US"/>
        </w:rPr>
        <w:t>:</w:t>
      </w:r>
    </w:p>
    <w:p w14:paraId="77DECD9E" w14:textId="73256158" w:rsidR="00174930" w:rsidRPr="007F05C5" w:rsidRDefault="00174930" w:rsidP="007C1BC4">
      <w:pPr>
        <w:ind w:firstLine="720"/>
        <w:rPr>
          <w:rFonts w:ascii="Arial" w:hAnsi="Arial" w:cs="Arial"/>
          <w:lang w:val="en-US"/>
        </w:rPr>
      </w:pPr>
      <w:r w:rsidRPr="007F05C5">
        <w:rPr>
          <w:rFonts w:ascii="Arial" w:hAnsi="Arial" w:cs="Arial"/>
          <w:lang w:val="en-US"/>
        </w:rPr>
        <w:t xml:space="preserve">The work was supported by </w:t>
      </w:r>
      <w:r w:rsidR="00313720">
        <w:rPr>
          <w:rFonts w:ascii="Arial" w:hAnsi="Arial" w:cs="Arial"/>
          <w:lang w:val="en-US"/>
        </w:rPr>
        <w:t xml:space="preserve">the </w:t>
      </w:r>
      <w:r w:rsidRPr="007F05C5">
        <w:rPr>
          <w:rFonts w:ascii="Arial" w:hAnsi="Arial" w:cs="Arial"/>
          <w:lang w:val="en-US"/>
        </w:rPr>
        <w:t>NERC grant NE/N010221/1 to OTL and the tuition grant from the China Scholarship Council to JC.</w:t>
      </w:r>
    </w:p>
    <w:p w14:paraId="53079D30" w14:textId="77777777" w:rsidR="006F7D5C" w:rsidRPr="007F05C5" w:rsidRDefault="006F7D5C" w:rsidP="007C1BC4">
      <w:pPr>
        <w:rPr>
          <w:rFonts w:ascii="Arial" w:hAnsi="Arial" w:cs="Arial"/>
          <w:lang w:val="en-US"/>
        </w:rPr>
      </w:pPr>
    </w:p>
    <w:p w14:paraId="325E8B2C" w14:textId="7C146BE5" w:rsidR="006F7D5C" w:rsidRPr="007F05C5" w:rsidRDefault="00174930" w:rsidP="007C1BC4">
      <w:pPr>
        <w:rPr>
          <w:rFonts w:ascii="Arial" w:hAnsi="Arial" w:cs="Arial"/>
          <w:lang w:val="en-US"/>
        </w:rPr>
      </w:pPr>
      <w:r w:rsidRPr="007F05C5">
        <w:rPr>
          <w:rFonts w:ascii="Arial" w:hAnsi="Arial" w:cs="Arial"/>
          <w:b/>
          <w:bCs/>
          <w:lang w:val="en-US"/>
        </w:rPr>
        <w:t>Acknowledgements</w:t>
      </w:r>
      <w:r w:rsidRPr="007F05C5">
        <w:rPr>
          <w:rFonts w:ascii="Arial" w:hAnsi="Arial" w:cs="Arial"/>
          <w:lang w:val="en-US"/>
        </w:rPr>
        <w:t>:</w:t>
      </w:r>
    </w:p>
    <w:p w14:paraId="5DB173A1" w14:textId="367C2501" w:rsidR="00174930" w:rsidRPr="007F05C5" w:rsidRDefault="00E908AC" w:rsidP="007C1BC4">
      <w:pPr>
        <w:ind w:firstLine="720"/>
        <w:rPr>
          <w:rFonts w:ascii="Arial" w:hAnsi="Arial" w:cs="Arial"/>
        </w:rPr>
      </w:pPr>
      <w:r w:rsidRPr="007F05C5">
        <w:rPr>
          <w:rFonts w:ascii="Arial" w:hAnsi="Arial" w:cs="Arial"/>
          <w:lang w:val="en-US"/>
        </w:rPr>
        <w:t>We thank</w:t>
      </w:r>
      <w:r w:rsidR="00EA46E1" w:rsidRPr="007F05C5">
        <w:rPr>
          <w:rFonts w:ascii="Arial" w:hAnsi="Arial" w:cs="Arial"/>
          <w:lang w:val="en-US"/>
        </w:rPr>
        <w:t xml:space="preserve"> </w:t>
      </w:r>
      <w:proofErr w:type="spellStart"/>
      <w:r w:rsidR="00EA46E1" w:rsidRPr="007F05C5">
        <w:rPr>
          <w:rFonts w:ascii="Arial" w:hAnsi="Arial" w:cs="Arial"/>
          <w:lang w:val="en-US"/>
        </w:rPr>
        <w:t>Hrček</w:t>
      </w:r>
      <w:proofErr w:type="spellEnd"/>
      <w:r w:rsidR="00EA46E1" w:rsidRPr="007F05C5">
        <w:rPr>
          <w:rFonts w:ascii="Arial" w:hAnsi="Arial" w:cs="Arial"/>
          <w:lang w:val="en-US"/>
        </w:rPr>
        <w:t xml:space="preserve"> lab (</w:t>
      </w:r>
      <w:r w:rsidR="00EA46E1" w:rsidRPr="007F05C5">
        <w:rPr>
          <w:rFonts w:ascii="Arial" w:hAnsi="Arial" w:cs="Arial"/>
        </w:rPr>
        <w:t>Czech Academy of Sciences</w:t>
      </w:r>
      <w:r w:rsidR="00EA46E1" w:rsidRPr="007F05C5">
        <w:rPr>
          <w:rFonts w:ascii="Arial" w:hAnsi="Arial" w:cs="Arial"/>
          <w:lang w:val="en-US"/>
        </w:rPr>
        <w:t xml:space="preserve">) and </w:t>
      </w:r>
      <w:r w:rsidR="00EA46E1" w:rsidRPr="00C90F14">
        <w:rPr>
          <w:rFonts w:ascii="Arial" w:hAnsi="Arial" w:cs="Arial"/>
          <w:highlight w:val="yellow"/>
          <w:lang w:val="en-US"/>
        </w:rPr>
        <w:t>XXX</w:t>
      </w:r>
      <w:r w:rsidR="00EA46E1" w:rsidRPr="007F05C5">
        <w:rPr>
          <w:rFonts w:ascii="Arial" w:hAnsi="Arial" w:cs="Arial"/>
          <w:lang w:val="en-US"/>
        </w:rPr>
        <w:t xml:space="preserve"> (Australian collaborators)</w:t>
      </w:r>
      <w:r w:rsidRPr="007F05C5">
        <w:rPr>
          <w:rFonts w:ascii="Arial" w:hAnsi="Arial" w:cs="Arial"/>
          <w:lang w:val="en-US"/>
        </w:rPr>
        <w:t xml:space="preserve"> for providing Drosophila laboratory cultures. </w:t>
      </w:r>
      <w:r w:rsidR="00174930" w:rsidRPr="007F05C5">
        <w:rPr>
          <w:rFonts w:ascii="Arial" w:hAnsi="Arial" w:cs="Arial"/>
          <w:lang w:val="en-US"/>
        </w:rPr>
        <w:t xml:space="preserve">We thank </w:t>
      </w:r>
      <w:r w:rsidR="00EA46E1" w:rsidRPr="007F05C5">
        <w:rPr>
          <w:rFonts w:ascii="Arial" w:hAnsi="Arial" w:cs="Arial"/>
          <w:lang w:val="en-US"/>
        </w:rPr>
        <w:t xml:space="preserve">Jan </w:t>
      </w:r>
      <w:proofErr w:type="spellStart"/>
      <w:r w:rsidR="00174930" w:rsidRPr="007F05C5">
        <w:rPr>
          <w:rFonts w:ascii="Arial" w:hAnsi="Arial" w:cs="Arial"/>
          <w:lang w:val="en-US"/>
        </w:rPr>
        <w:t>Hrček</w:t>
      </w:r>
      <w:proofErr w:type="spellEnd"/>
      <w:r w:rsidR="00EA46E1" w:rsidRPr="007F05C5">
        <w:rPr>
          <w:rFonts w:ascii="Arial" w:hAnsi="Arial" w:cs="Arial"/>
          <w:lang w:val="en-US"/>
        </w:rPr>
        <w:t xml:space="preserve">, Chia-Hua Lue, Nick </w:t>
      </w:r>
      <w:proofErr w:type="spellStart"/>
      <w:r w:rsidR="00EA46E1" w:rsidRPr="007F05C5">
        <w:rPr>
          <w:rFonts w:ascii="Arial" w:hAnsi="Arial" w:cs="Arial"/>
          <w:lang w:val="en-US"/>
        </w:rPr>
        <w:t>Pardikes</w:t>
      </w:r>
      <w:proofErr w:type="spellEnd"/>
      <w:r w:rsidR="00EA46E1" w:rsidRPr="007F05C5">
        <w:rPr>
          <w:rFonts w:ascii="Arial" w:hAnsi="Arial" w:cs="Arial"/>
          <w:lang w:val="en-US"/>
        </w:rPr>
        <w:t xml:space="preserve"> and </w:t>
      </w:r>
      <w:proofErr w:type="spellStart"/>
      <w:r w:rsidR="00EA46E1" w:rsidRPr="007F05C5">
        <w:rPr>
          <w:rFonts w:ascii="Arial" w:hAnsi="Arial" w:cs="Arial"/>
        </w:rPr>
        <w:t>Mélanie</w:t>
      </w:r>
      <w:proofErr w:type="spellEnd"/>
      <w:r w:rsidR="00EA46E1" w:rsidRPr="007F05C5">
        <w:rPr>
          <w:rFonts w:ascii="Arial" w:hAnsi="Arial" w:cs="Arial"/>
        </w:rPr>
        <w:t xml:space="preserve"> Thierry </w:t>
      </w:r>
      <w:r w:rsidR="00174930" w:rsidRPr="007F05C5">
        <w:rPr>
          <w:rFonts w:ascii="Arial" w:hAnsi="Arial" w:cs="Arial"/>
          <w:lang w:val="en-US"/>
        </w:rPr>
        <w:t>and the Oxford Fly group</w:t>
      </w:r>
      <w:r w:rsidR="00722341" w:rsidRPr="007F05C5">
        <w:rPr>
          <w:rFonts w:ascii="Arial" w:hAnsi="Arial" w:cs="Arial"/>
          <w:lang w:val="en-US"/>
        </w:rPr>
        <w:t xml:space="preserve"> </w:t>
      </w:r>
      <w:r w:rsidR="00174930" w:rsidRPr="007F05C5">
        <w:rPr>
          <w:rFonts w:ascii="Arial" w:hAnsi="Arial" w:cs="Arial"/>
          <w:lang w:val="en-US"/>
        </w:rPr>
        <w:t>for</w:t>
      </w:r>
      <w:r w:rsidR="004B324E">
        <w:rPr>
          <w:rFonts w:ascii="Arial" w:hAnsi="Arial" w:cs="Arial"/>
          <w:lang w:val="en-US"/>
        </w:rPr>
        <w:t xml:space="preserve"> their</w:t>
      </w:r>
      <w:r w:rsidR="00174930" w:rsidRPr="007F05C5">
        <w:rPr>
          <w:rFonts w:ascii="Arial" w:hAnsi="Arial" w:cs="Arial"/>
          <w:lang w:val="en-US"/>
        </w:rPr>
        <w:t xml:space="preserve"> advice and </w:t>
      </w:r>
      <w:r w:rsidR="004B324E">
        <w:rPr>
          <w:rFonts w:ascii="Arial" w:hAnsi="Arial" w:cs="Arial"/>
          <w:lang w:val="en-US"/>
        </w:rPr>
        <w:t>share</w:t>
      </w:r>
      <w:r w:rsidR="00174930" w:rsidRPr="007F05C5">
        <w:rPr>
          <w:rFonts w:ascii="Arial" w:hAnsi="Arial" w:cs="Arial"/>
          <w:lang w:val="en-US"/>
        </w:rPr>
        <w:t xml:space="preserve"> of facilities. We thank Chris</w:t>
      </w:r>
      <w:r w:rsidR="004B324E">
        <w:rPr>
          <w:rFonts w:ascii="Arial" w:hAnsi="Arial" w:cs="Arial"/>
          <w:lang w:val="en-US"/>
        </w:rPr>
        <w:t xml:space="preserve"> </w:t>
      </w:r>
      <w:r w:rsidR="00174930" w:rsidRPr="007F05C5">
        <w:rPr>
          <w:rFonts w:ascii="Arial" w:hAnsi="Arial" w:cs="Arial"/>
          <w:lang w:val="en-US"/>
        </w:rPr>
        <w:t>Terry for advice on analysis and manuscript.</w:t>
      </w:r>
    </w:p>
    <w:p w14:paraId="594AF9BA" w14:textId="77777777" w:rsidR="00DC5A0D" w:rsidRPr="007F05C5" w:rsidRDefault="00DC5A0D" w:rsidP="007C1BC4">
      <w:pPr>
        <w:rPr>
          <w:rFonts w:ascii="Arial" w:hAnsi="Arial" w:cs="Arial"/>
          <w:lang w:val="en-US"/>
        </w:rPr>
      </w:pPr>
    </w:p>
    <w:p w14:paraId="6823C519" w14:textId="53A47818" w:rsidR="001C6FA4" w:rsidRPr="005C6E03" w:rsidRDefault="00211590" w:rsidP="007C1BC4">
      <w:pPr>
        <w:rPr>
          <w:rFonts w:ascii="Arial" w:hAnsi="Arial" w:cs="Arial"/>
          <w:b/>
          <w:bCs/>
          <w:lang w:val="en-US"/>
        </w:rPr>
      </w:pPr>
      <w:r w:rsidRPr="007F05C5">
        <w:rPr>
          <w:rFonts w:ascii="Arial" w:hAnsi="Arial" w:cs="Arial"/>
          <w:b/>
          <w:bCs/>
          <w:lang w:val="en-US"/>
        </w:rPr>
        <w:t>Abstract:</w:t>
      </w:r>
    </w:p>
    <w:p w14:paraId="73C50BFA" w14:textId="0269C23C" w:rsidR="002C44C1" w:rsidRDefault="002C44C1" w:rsidP="007C1BC4">
      <w:pPr>
        <w:ind w:firstLine="720"/>
        <w:rPr>
          <w:rFonts w:ascii="Arial" w:hAnsi="Arial" w:cs="Arial"/>
          <w:lang w:val="en-US"/>
        </w:rPr>
      </w:pPr>
      <w:r>
        <w:rPr>
          <w:rFonts w:ascii="Arial" w:hAnsi="Arial" w:cs="Arial"/>
          <w:lang w:val="en-US"/>
        </w:rPr>
        <w:t xml:space="preserve">Species turnover </w:t>
      </w:r>
      <w:r w:rsidR="00BD2F56">
        <w:rPr>
          <w:rFonts w:ascii="Arial" w:hAnsi="Arial" w:cs="Arial"/>
          <w:lang w:val="en-US"/>
        </w:rPr>
        <w:t>along</w:t>
      </w:r>
      <w:r>
        <w:rPr>
          <w:rFonts w:ascii="Arial" w:hAnsi="Arial" w:cs="Arial"/>
          <w:lang w:val="en-US"/>
        </w:rPr>
        <w:t xml:space="preserve"> temperature gradient</w:t>
      </w:r>
      <w:r w:rsidR="00BD2F56">
        <w:rPr>
          <w:rFonts w:ascii="Arial" w:hAnsi="Arial" w:cs="Arial"/>
          <w:lang w:val="en-US"/>
        </w:rPr>
        <w:t>s</w:t>
      </w:r>
      <w:r>
        <w:rPr>
          <w:rFonts w:ascii="Arial" w:hAnsi="Arial" w:cs="Arial"/>
          <w:lang w:val="en-US"/>
        </w:rPr>
        <w:t xml:space="preserve"> (</w:t>
      </w:r>
      <w:proofErr w:type="gramStart"/>
      <w:r>
        <w:rPr>
          <w:rFonts w:ascii="Arial" w:hAnsi="Arial" w:cs="Arial"/>
          <w:lang w:val="en-US"/>
        </w:rPr>
        <w:t>e.g.</w:t>
      </w:r>
      <w:proofErr w:type="gramEnd"/>
      <w:r>
        <w:rPr>
          <w:rFonts w:ascii="Arial" w:hAnsi="Arial" w:cs="Arial"/>
          <w:lang w:val="en-US"/>
        </w:rPr>
        <w:t xml:space="preserve"> latitude, </w:t>
      </w:r>
      <w:r w:rsidR="00846F63">
        <w:rPr>
          <w:rFonts w:ascii="Arial" w:hAnsi="Arial" w:cs="Arial"/>
          <w:lang w:val="en-US"/>
        </w:rPr>
        <w:t>elevation</w:t>
      </w:r>
      <w:r>
        <w:rPr>
          <w:rFonts w:ascii="Arial" w:hAnsi="Arial" w:cs="Arial"/>
          <w:lang w:val="en-US"/>
        </w:rPr>
        <w:t>) is a widespread phenomenon</w:t>
      </w:r>
      <w:r w:rsidR="00AD530D">
        <w:rPr>
          <w:rFonts w:ascii="Arial" w:hAnsi="Arial" w:cs="Arial"/>
          <w:lang w:val="en-US"/>
        </w:rPr>
        <w:t xml:space="preserve"> and provides valuable information on how ecological communities might reorganize </w:t>
      </w:r>
      <w:r w:rsidR="00B123E8">
        <w:rPr>
          <w:rFonts w:ascii="Arial" w:hAnsi="Arial" w:cs="Arial"/>
          <w:lang w:val="en-US"/>
        </w:rPr>
        <w:t>as the climate warms</w:t>
      </w:r>
      <w:r>
        <w:rPr>
          <w:rFonts w:ascii="Arial" w:hAnsi="Arial" w:cs="Arial"/>
          <w:lang w:val="en-US"/>
        </w:rPr>
        <w:t xml:space="preserve">. </w:t>
      </w:r>
      <w:r w:rsidR="006D6BAB">
        <w:rPr>
          <w:rFonts w:ascii="Arial" w:hAnsi="Arial" w:cs="Arial"/>
          <w:lang w:val="en-US"/>
        </w:rPr>
        <w:t>However, t</w:t>
      </w:r>
      <w:r>
        <w:rPr>
          <w:rFonts w:ascii="Arial" w:hAnsi="Arial" w:cs="Arial"/>
          <w:lang w:val="en-US"/>
        </w:rPr>
        <w:t xml:space="preserve">he </w:t>
      </w:r>
      <w:r w:rsidR="00B123E8">
        <w:rPr>
          <w:rFonts w:ascii="Arial" w:hAnsi="Arial" w:cs="Arial"/>
          <w:lang w:val="en-US"/>
        </w:rPr>
        <w:t xml:space="preserve">precise </w:t>
      </w:r>
      <w:r>
        <w:rPr>
          <w:rFonts w:ascii="Arial" w:hAnsi="Arial" w:cs="Arial"/>
          <w:lang w:val="en-US"/>
        </w:rPr>
        <w:t>response of species distribution</w:t>
      </w:r>
      <w:r w:rsidR="00B123E8">
        <w:rPr>
          <w:rFonts w:ascii="Arial" w:hAnsi="Arial" w:cs="Arial"/>
          <w:lang w:val="en-US"/>
        </w:rPr>
        <w:t>s</w:t>
      </w:r>
      <w:r>
        <w:rPr>
          <w:rFonts w:ascii="Arial" w:hAnsi="Arial" w:cs="Arial"/>
          <w:lang w:val="en-US"/>
        </w:rPr>
        <w:t xml:space="preserve"> to climate change </w:t>
      </w:r>
      <w:r w:rsidR="00B123E8">
        <w:rPr>
          <w:rFonts w:ascii="Arial" w:hAnsi="Arial" w:cs="Arial"/>
          <w:lang w:val="en-US"/>
        </w:rPr>
        <w:t>will</w:t>
      </w:r>
      <w:r>
        <w:rPr>
          <w:rFonts w:ascii="Arial" w:hAnsi="Arial" w:cs="Arial"/>
          <w:lang w:val="en-US"/>
        </w:rPr>
        <w:t xml:space="preserve"> depend on the mechanistic causes of range limits.</w:t>
      </w:r>
      <w:r w:rsidR="00A71910">
        <w:rPr>
          <w:rFonts w:ascii="Arial" w:hAnsi="Arial" w:cs="Arial"/>
          <w:lang w:val="en-US"/>
        </w:rPr>
        <w:t xml:space="preserve"> Evidence for the contribution of temperature to species distributions on tropical mountains is limited and the proximate causes (</w:t>
      </w:r>
      <w:proofErr w:type="gramStart"/>
      <w:r w:rsidR="00A71910">
        <w:rPr>
          <w:rFonts w:ascii="Arial" w:hAnsi="Arial" w:cs="Arial"/>
          <w:lang w:val="en-US"/>
        </w:rPr>
        <w:t>i.e.</w:t>
      </w:r>
      <w:proofErr w:type="gramEnd"/>
      <w:r w:rsidR="00A71910">
        <w:rPr>
          <w:rFonts w:ascii="Arial" w:hAnsi="Arial" w:cs="Arial"/>
          <w:lang w:val="en-US"/>
        </w:rPr>
        <w:t xml:space="preserve"> thermal tolerance, biotic competition) are rarely examined. </w:t>
      </w:r>
      <w:r w:rsidR="0095609A">
        <w:rPr>
          <w:rFonts w:ascii="Arial" w:hAnsi="Arial" w:cs="Arial"/>
          <w:lang w:val="en-US"/>
        </w:rPr>
        <w:t>We</w:t>
      </w:r>
      <w:r w:rsidR="000D0FD3">
        <w:rPr>
          <w:rFonts w:ascii="Arial" w:hAnsi="Arial" w:cs="Arial"/>
          <w:lang w:val="en-US"/>
        </w:rPr>
        <w:t xml:space="preserve"> tested thermal tolerance and biotic competition as causes of species turnover </w:t>
      </w:r>
      <w:commentRangeStart w:id="5"/>
      <w:r w:rsidR="004640D6">
        <w:rPr>
          <w:rFonts w:ascii="Arial" w:hAnsi="Arial" w:cs="Arial"/>
          <w:lang w:val="en-US"/>
        </w:rPr>
        <w:t xml:space="preserve">in nine </w:t>
      </w:r>
      <w:proofErr w:type="gramStart"/>
      <w:r w:rsidR="00300DAC">
        <w:rPr>
          <w:rFonts w:ascii="Arial" w:hAnsi="Arial" w:cs="Arial"/>
          <w:lang w:val="en-US"/>
        </w:rPr>
        <w:t>most-abundant</w:t>
      </w:r>
      <w:proofErr w:type="gramEnd"/>
      <w:r w:rsidR="00300DAC">
        <w:rPr>
          <w:rFonts w:ascii="Arial" w:hAnsi="Arial" w:cs="Arial"/>
          <w:lang w:val="en-US"/>
        </w:rPr>
        <w:t xml:space="preserve"> </w:t>
      </w:r>
      <w:commentRangeEnd w:id="5"/>
      <w:r w:rsidR="00814478">
        <w:rPr>
          <w:rStyle w:val="CommentReference"/>
          <w:rFonts w:asciiTheme="minorHAnsi" w:eastAsiaTheme="minorHAnsi" w:hAnsiTheme="minorHAnsi" w:cstheme="minorBidi"/>
          <w:lang w:eastAsia="en-US"/>
        </w:rPr>
        <w:commentReference w:id="5"/>
      </w:r>
      <w:r w:rsidR="004640D6">
        <w:rPr>
          <w:rFonts w:ascii="Arial" w:hAnsi="Arial" w:cs="Arial"/>
          <w:lang w:val="en-US"/>
        </w:rPr>
        <w:t xml:space="preserve">species of </w:t>
      </w:r>
      <w:r w:rsidR="004640D6" w:rsidRPr="00A71910">
        <w:rPr>
          <w:rFonts w:ascii="Arial" w:hAnsi="Arial" w:cs="Arial"/>
          <w:i/>
          <w:iCs/>
          <w:lang w:val="en-US"/>
        </w:rPr>
        <w:t>Drosophila</w:t>
      </w:r>
      <w:r w:rsidR="004640D6">
        <w:rPr>
          <w:rFonts w:ascii="Arial" w:hAnsi="Arial" w:cs="Arial"/>
          <w:lang w:val="en-US"/>
        </w:rPr>
        <w:t xml:space="preserve"> </w:t>
      </w:r>
      <w:r w:rsidR="000D0FD3">
        <w:rPr>
          <w:rFonts w:ascii="Arial" w:hAnsi="Arial" w:cs="Arial"/>
          <w:lang w:val="en-US"/>
        </w:rPr>
        <w:t>along elevation</w:t>
      </w:r>
      <w:r w:rsidR="004640D6">
        <w:rPr>
          <w:rFonts w:ascii="Arial" w:hAnsi="Arial" w:cs="Arial"/>
          <w:lang w:val="en-US"/>
        </w:rPr>
        <w:t>al</w:t>
      </w:r>
      <w:r w:rsidR="000D0FD3">
        <w:rPr>
          <w:rFonts w:ascii="Arial" w:hAnsi="Arial" w:cs="Arial"/>
          <w:lang w:val="en-US"/>
        </w:rPr>
        <w:t xml:space="preserve"> gradients in the Australian Wet Tropics.</w:t>
      </w:r>
      <w:r>
        <w:rPr>
          <w:rFonts w:ascii="Arial" w:hAnsi="Arial" w:cs="Arial"/>
          <w:lang w:val="en-US"/>
        </w:rPr>
        <w:t xml:space="preserve"> </w:t>
      </w:r>
      <w:ins w:id="6" w:author="Benjamin Van Doren" w:date="2021-11-29T18:14:00Z">
        <w:r w:rsidR="00971B47">
          <w:rPr>
            <w:rFonts w:ascii="Arial" w:hAnsi="Arial" w:cs="Arial"/>
            <w:lang w:val="en-US"/>
          </w:rPr>
          <w:t xml:space="preserve">Contrary to our predictions, </w:t>
        </w:r>
      </w:ins>
      <w:del w:id="7" w:author="Benjamin Van Doren" w:date="2021-11-29T18:14:00Z">
        <w:r w:rsidR="00A71910" w:rsidDel="00971B47">
          <w:rPr>
            <w:rFonts w:ascii="Arial" w:hAnsi="Arial" w:cs="Arial"/>
            <w:lang w:val="en-US"/>
          </w:rPr>
          <w:delText>W</w:delText>
        </w:r>
      </w:del>
      <w:ins w:id="8" w:author="Benjamin Van Doren" w:date="2021-11-29T18:14:00Z">
        <w:r w:rsidR="00971B47">
          <w:rPr>
            <w:rFonts w:ascii="Arial" w:hAnsi="Arial" w:cs="Arial"/>
            <w:lang w:val="en-US"/>
          </w:rPr>
          <w:t>w</w:t>
        </w:r>
      </w:ins>
      <w:r w:rsidR="00A71910">
        <w:rPr>
          <w:rFonts w:ascii="Arial" w:hAnsi="Arial" w:cs="Arial"/>
          <w:lang w:val="en-US"/>
        </w:rPr>
        <w:t xml:space="preserve">e found that </w:t>
      </w:r>
      <w:ins w:id="9" w:author="Benjamin Van Doren" w:date="2021-11-29T16:54:00Z">
        <w:r w:rsidR="006C6C0E">
          <w:rPr>
            <w:rFonts w:ascii="Arial" w:hAnsi="Arial" w:cs="Arial"/>
            <w:lang w:val="en-US"/>
          </w:rPr>
          <w:t>differ</w:t>
        </w:r>
      </w:ins>
      <w:ins w:id="10" w:author="Benjamin Van Doren" w:date="2021-11-29T16:55:00Z">
        <w:r w:rsidR="006C6C0E">
          <w:rPr>
            <w:rFonts w:ascii="Arial" w:hAnsi="Arial" w:cs="Arial"/>
            <w:lang w:val="en-US"/>
          </w:rPr>
          <w:t xml:space="preserve">ences in species’ </w:t>
        </w:r>
      </w:ins>
      <w:r w:rsidR="00A71910">
        <w:rPr>
          <w:rFonts w:ascii="Arial" w:hAnsi="Arial" w:cs="Arial"/>
          <w:lang w:val="en-US"/>
        </w:rPr>
        <w:t>u</w:t>
      </w:r>
      <w:r w:rsidR="000B7346" w:rsidRPr="007F05C5">
        <w:rPr>
          <w:rFonts w:ascii="Arial" w:hAnsi="Arial" w:cs="Arial"/>
          <w:lang w:val="en-US"/>
        </w:rPr>
        <w:t>pper thermal limit</w:t>
      </w:r>
      <w:r w:rsidR="000F5489">
        <w:rPr>
          <w:rFonts w:ascii="Arial" w:hAnsi="Arial" w:cs="Arial"/>
          <w:lang w:val="en-US"/>
        </w:rPr>
        <w:t>s</w:t>
      </w:r>
      <w:r w:rsidR="000B7346" w:rsidRPr="007F05C5">
        <w:rPr>
          <w:rFonts w:ascii="Arial" w:hAnsi="Arial" w:cs="Arial"/>
          <w:lang w:val="en-US"/>
        </w:rPr>
        <w:t xml:space="preserve"> </w:t>
      </w:r>
      <w:del w:id="11" w:author="Benjamin Van Doren" w:date="2021-11-29T16:54:00Z">
        <w:r w:rsidR="00361A91" w:rsidDel="006C6C0E">
          <w:rPr>
            <w:rFonts w:ascii="Arial" w:hAnsi="Arial" w:cs="Arial"/>
            <w:lang w:val="en-US"/>
          </w:rPr>
          <w:delText>varied less among species</w:delText>
        </w:r>
        <w:r w:rsidR="000B7346" w:rsidRPr="007F05C5" w:rsidDel="006C6C0E">
          <w:rPr>
            <w:rFonts w:ascii="Arial" w:hAnsi="Arial" w:cs="Arial"/>
            <w:lang w:val="en-US"/>
          </w:rPr>
          <w:delText xml:space="preserve"> </w:delText>
        </w:r>
        <w:r w:rsidR="00475C40" w:rsidDel="006C6C0E">
          <w:rPr>
            <w:rFonts w:ascii="Arial" w:hAnsi="Arial" w:cs="Arial"/>
            <w:lang w:val="en-US"/>
          </w:rPr>
          <w:delText>than</w:delText>
        </w:r>
        <w:r w:rsidR="000B7346" w:rsidRPr="007F05C5" w:rsidDel="006C6C0E">
          <w:rPr>
            <w:rFonts w:ascii="Arial" w:hAnsi="Arial" w:cs="Arial"/>
            <w:lang w:val="en-US"/>
          </w:rPr>
          <w:delText xml:space="preserve"> lower limit</w:delText>
        </w:r>
        <w:r w:rsidR="000F5489" w:rsidDel="006C6C0E">
          <w:rPr>
            <w:rFonts w:ascii="Arial" w:hAnsi="Arial" w:cs="Arial"/>
            <w:lang w:val="en-US"/>
          </w:rPr>
          <w:delText>s;</w:delText>
        </w:r>
        <w:r w:rsidR="000B7346" w:rsidRPr="007F05C5" w:rsidDel="006C6C0E">
          <w:rPr>
            <w:rFonts w:ascii="Arial" w:hAnsi="Arial" w:cs="Arial"/>
            <w:lang w:val="en-US"/>
          </w:rPr>
          <w:delText xml:space="preserve"> nevertheless, </w:delText>
        </w:r>
        <w:r w:rsidR="000F5489" w:rsidDel="006C6C0E">
          <w:rPr>
            <w:rFonts w:ascii="Arial" w:hAnsi="Arial" w:cs="Arial"/>
            <w:lang w:val="en-US"/>
          </w:rPr>
          <w:delText>these</w:delText>
        </w:r>
        <w:r w:rsidR="000F5489" w:rsidRPr="007F05C5" w:rsidDel="006C6C0E">
          <w:rPr>
            <w:rFonts w:ascii="Arial" w:hAnsi="Arial" w:cs="Arial"/>
            <w:lang w:val="en-US"/>
          </w:rPr>
          <w:delText xml:space="preserve"> </w:delText>
        </w:r>
        <w:r w:rsidR="004D3D27" w:rsidDel="006C6C0E">
          <w:rPr>
            <w:rFonts w:ascii="Arial" w:hAnsi="Arial" w:cs="Arial"/>
            <w:lang w:val="en-US"/>
          </w:rPr>
          <w:delText>small</w:delText>
        </w:r>
        <w:r w:rsidR="000B7346" w:rsidRPr="007F05C5" w:rsidDel="006C6C0E">
          <w:rPr>
            <w:rFonts w:ascii="Arial" w:hAnsi="Arial" w:cs="Arial"/>
            <w:lang w:val="en-US"/>
          </w:rPr>
          <w:delText xml:space="preserve"> difference</w:delText>
        </w:r>
        <w:r w:rsidR="000F5489" w:rsidDel="006C6C0E">
          <w:rPr>
            <w:rFonts w:ascii="Arial" w:hAnsi="Arial" w:cs="Arial"/>
            <w:lang w:val="en-US"/>
          </w:rPr>
          <w:delText>s</w:delText>
        </w:r>
        <w:r w:rsidR="000B7346" w:rsidRPr="007F05C5" w:rsidDel="006C6C0E">
          <w:rPr>
            <w:rFonts w:ascii="Arial" w:hAnsi="Arial" w:cs="Arial"/>
            <w:lang w:val="en-US"/>
          </w:rPr>
          <w:delText xml:space="preserve"> </w:delText>
        </w:r>
      </w:del>
      <w:r w:rsidR="00A71910">
        <w:rPr>
          <w:rFonts w:ascii="Arial" w:hAnsi="Arial" w:cs="Arial"/>
          <w:lang w:val="en-US"/>
        </w:rPr>
        <w:t>determine</w:t>
      </w:r>
      <w:r w:rsidR="00300DAC">
        <w:rPr>
          <w:rFonts w:ascii="Arial" w:hAnsi="Arial" w:cs="Arial"/>
          <w:lang w:val="en-US"/>
        </w:rPr>
        <w:t>d</w:t>
      </w:r>
      <w:r w:rsidR="00A71910">
        <w:rPr>
          <w:rFonts w:ascii="Arial" w:hAnsi="Arial" w:cs="Arial"/>
          <w:lang w:val="en-US"/>
        </w:rPr>
        <w:t xml:space="preserve"> species composition </w:t>
      </w:r>
      <w:ins w:id="12" w:author="Benjamin Van Doren" w:date="2021-11-29T16:55:00Z">
        <w:r w:rsidR="006C6C0E">
          <w:rPr>
            <w:rFonts w:ascii="Arial" w:hAnsi="Arial" w:cs="Arial"/>
            <w:lang w:val="en-US"/>
          </w:rPr>
          <w:t>in lowland areas</w:t>
        </w:r>
      </w:ins>
      <w:del w:id="13" w:author="Benjamin Van Doren" w:date="2021-11-29T16:56:00Z">
        <w:r w:rsidR="00A71910" w:rsidDel="006C6C0E">
          <w:rPr>
            <w:rFonts w:ascii="Arial" w:hAnsi="Arial" w:cs="Arial"/>
            <w:lang w:val="en-US"/>
          </w:rPr>
          <w:delText>through</w:delText>
        </w:r>
        <w:r w:rsidR="000B7346" w:rsidRPr="007F05C5" w:rsidDel="006C6C0E">
          <w:rPr>
            <w:rFonts w:ascii="Arial" w:hAnsi="Arial" w:cs="Arial"/>
            <w:lang w:val="en-US"/>
          </w:rPr>
          <w:delText xml:space="preserve"> environmental sorting by </w:delText>
        </w:r>
      </w:del>
      <w:del w:id="14" w:author="Benjamin Van Doren" w:date="2021-11-29T16:55:00Z">
        <w:r w:rsidR="00E83777" w:rsidDel="006C6C0E">
          <w:rPr>
            <w:rFonts w:ascii="Arial" w:hAnsi="Arial" w:cs="Arial"/>
            <w:lang w:val="en-US"/>
          </w:rPr>
          <w:delText xml:space="preserve">the </w:delText>
        </w:r>
      </w:del>
      <w:del w:id="15" w:author="Benjamin Van Doren" w:date="2021-11-29T16:56:00Z">
        <w:r w:rsidR="000B7346" w:rsidRPr="007F05C5" w:rsidDel="006C6C0E">
          <w:rPr>
            <w:rFonts w:ascii="Arial" w:hAnsi="Arial" w:cs="Arial"/>
            <w:lang w:val="en-US"/>
          </w:rPr>
          <w:delText>high temperature</w:delText>
        </w:r>
      </w:del>
      <w:del w:id="16" w:author="Benjamin Van Doren" w:date="2021-11-29T16:55:00Z">
        <w:r w:rsidR="000B7346" w:rsidRPr="007F05C5" w:rsidDel="006C6C0E">
          <w:rPr>
            <w:rFonts w:ascii="Arial" w:hAnsi="Arial" w:cs="Arial"/>
            <w:lang w:val="en-US"/>
          </w:rPr>
          <w:delText xml:space="preserve"> </w:delText>
        </w:r>
        <w:r w:rsidR="00A71910" w:rsidDel="006C6C0E">
          <w:rPr>
            <w:rFonts w:ascii="Arial" w:hAnsi="Arial" w:cs="Arial"/>
            <w:lang w:val="en-US"/>
          </w:rPr>
          <w:delText>at</w:delText>
        </w:r>
        <w:r w:rsidR="000B7346" w:rsidRPr="007F05C5" w:rsidDel="006C6C0E">
          <w:rPr>
            <w:rFonts w:ascii="Arial" w:hAnsi="Arial" w:cs="Arial"/>
            <w:lang w:val="en-US"/>
          </w:rPr>
          <w:delText xml:space="preserve"> lowland</w:delText>
        </w:r>
        <w:r w:rsidR="00475C40" w:rsidDel="006C6C0E">
          <w:rPr>
            <w:rFonts w:ascii="Arial" w:hAnsi="Arial" w:cs="Arial"/>
            <w:lang w:val="en-US"/>
          </w:rPr>
          <w:delText>s</w:delText>
        </w:r>
      </w:del>
      <w:r w:rsidR="000B7346" w:rsidRPr="007F05C5">
        <w:rPr>
          <w:rFonts w:ascii="Arial" w:hAnsi="Arial" w:cs="Arial"/>
          <w:lang w:val="en-US"/>
        </w:rPr>
        <w:t xml:space="preserve">. In contrast, </w:t>
      </w:r>
      <w:del w:id="17" w:author="Benjamin Van Doren" w:date="2021-11-29T16:55:00Z">
        <w:r w:rsidR="00EE4B5A" w:rsidDel="006C6C0E">
          <w:rPr>
            <w:rFonts w:ascii="Arial" w:hAnsi="Arial" w:cs="Arial"/>
            <w:lang w:val="en-US"/>
          </w:rPr>
          <w:delText>our results indicate</w:delText>
        </w:r>
        <w:r w:rsidR="00A71910" w:rsidDel="006C6C0E">
          <w:rPr>
            <w:rFonts w:ascii="Arial" w:hAnsi="Arial" w:cs="Arial"/>
            <w:lang w:val="en-US"/>
          </w:rPr>
          <w:delText>d</w:delText>
        </w:r>
        <w:r w:rsidR="00EE4B5A" w:rsidDel="006C6C0E">
          <w:rPr>
            <w:rFonts w:ascii="Arial" w:hAnsi="Arial" w:cs="Arial"/>
            <w:lang w:val="en-US"/>
          </w:rPr>
          <w:delText xml:space="preserve"> that </w:delText>
        </w:r>
      </w:del>
      <w:r w:rsidR="000B7346" w:rsidRPr="007F05C5">
        <w:rPr>
          <w:rFonts w:ascii="Arial" w:hAnsi="Arial" w:cs="Arial"/>
          <w:lang w:val="en-US"/>
        </w:rPr>
        <w:t xml:space="preserve">upland community composition </w:t>
      </w:r>
      <w:r w:rsidR="00A71910">
        <w:rPr>
          <w:rFonts w:ascii="Arial" w:hAnsi="Arial" w:cs="Arial"/>
          <w:lang w:val="en-US"/>
        </w:rPr>
        <w:t>wa</w:t>
      </w:r>
      <w:r w:rsidR="000B7346" w:rsidRPr="007F05C5">
        <w:rPr>
          <w:rFonts w:ascii="Arial" w:hAnsi="Arial" w:cs="Arial"/>
          <w:lang w:val="en-US"/>
        </w:rPr>
        <w:t>s</w:t>
      </w:r>
      <w:r w:rsidR="00597390">
        <w:rPr>
          <w:rFonts w:ascii="Arial" w:hAnsi="Arial" w:cs="Arial"/>
          <w:lang w:val="en-US"/>
        </w:rPr>
        <w:t xml:space="preserve"> </w:t>
      </w:r>
      <w:r w:rsidR="000B7346" w:rsidRPr="007F05C5">
        <w:rPr>
          <w:rFonts w:ascii="Arial" w:hAnsi="Arial" w:cs="Arial"/>
          <w:lang w:val="en-US"/>
        </w:rPr>
        <w:t>driven by interspecific competition rather tha</w:t>
      </w:r>
      <w:r w:rsidR="00BC7557">
        <w:rPr>
          <w:rFonts w:ascii="Arial" w:hAnsi="Arial" w:cs="Arial"/>
          <w:lang w:val="en-US"/>
        </w:rPr>
        <w:t xml:space="preserve">n </w:t>
      </w:r>
      <w:ins w:id="18" w:author="Benjamin Van Doren" w:date="2021-11-29T16:56:00Z">
        <w:r w:rsidR="006C6C0E">
          <w:rPr>
            <w:rFonts w:ascii="Arial" w:hAnsi="Arial" w:cs="Arial"/>
            <w:lang w:val="en-US"/>
          </w:rPr>
          <w:t xml:space="preserve">tolerance to </w:t>
        </w:r>
      </w:ins>
      <w:r w:rsidR="00300DAC">
        <w:rPr>
          <w:rFonts w:ascii="Arial" w:hAnsi="Arial" w:cs="Arial"/>
          <w:lang w:val="en-US"/>
        </w:rPr>
        <w:t>low temperature</w:t>
      </w:r>
      <w:ins w:id="19" w:author="Benjamin Van Doren" w:date="2021-11-29T16:56:00Z">
        <w:r w:rsidR="006C6C0E">
          <w:rPr>
            <w:rFonts w:ascii="Arial" w:hAnsi="Arial" w:cs="Arial"/>
            <w:lang w:val="en-US"/>
          </w:rPr>
          <w:t>s</w:t>
        </w:r>
      </w:ins>
      <w:r w:rsidR="000B7346" w:rsidRPr="007F05C5">
        <w:rPr>
          <w:rFonts w:ascii="Arial" w:hAnsi="Arial" w:cs="Arial"/>
          <w:lang w:val="en-US"/>
        </w:rPr>
        <w:t>.</w:t>
      </w:r>
      <w:r w:rsidR="000B7346">
        <w:rPr>
          <w:rFonts w:ascii="Arial" w:hAnsi="Arial" w:cs="Arial"/>
          <w:lang w:val="en-US"/>
        </w:rPr>
        <w:t xml:space="preserve"> </w:t>
      </w:r>
      <w:r w:rsidR="000B7346" w:rsidRPr="007F05C5">
        <w:rPr>
          <w:rFonts w:ascii="Arial" w:hAnsi="Arial" w:cs="Arial"/>
          <w:lang w:val="en-US"/>
        </w:rPr>
        <w:t>These results</w:t>
      </w:r>
      <w:r w:rsidR="000B7346">
        <w:rPr>
          <w:rFonts w:ascii="Arial" w:hAnsi="Arial" w:cs="Arial"/>
          <w:lang w:val="en-US"/>
        </w:rPr>
        <w:t xml:space="preserve"> contribute to the discussion about the </w:t>
      </w:r>
      <w:r w:rsidR="009118C8">
        <w:rPr>
          <w:rFonts w:ascii="Arial" w:hAnsi="Arial" w:cs="Arial"/>
          <w:lang w:val="en-US"/>
        </w:rPr>
        <w:t>role of</w:t>
      </w:r>
      <w:r w:rsidR="000B7346">
        <w:rPr>
          <w:rFonts w:ascii="Arial" w:hAnsi="Arial" w:cs="Arial"/>
          <w:lang w:val="en-US"/>
        </w:rPr>
        <w:t xml:space="preserve"> abiotic and biotic factors </w:t>
      </w:r>
      <w:r w:rsidR="00984A4A">
        <w:rPr>
          <w:rFonts w:ascii="Arial" w:hAnsi="Arial" w:cs="Arial"/>
          <w:lang w:val="en-US"/>
        </w:rPr>
        <w:t xml:space="preserve">in structuring tropical </w:t>
      </w:r>
      <w:r w:rsidR="000B7346" w:rsidRPr="007F05C5">
        <w:rPr>
          <w:rFonts w:ascii="Arial" w:hAnsi="Arial" w:cs="Arial"/>
          <w:lang w:val="en-US"/>
        </w:rPr>
        <w:t>communit</w:t>
      </w:r>
      <w:r w:rsidR="00984A4A">
        <w:rPr>
          <w:rFonts w:ascii="Arial" w:hAnsi="Arial" w:cs="Arial"/>
          <w:lang w:val="en-US"/>
        </w:rPr>
        <w:t xml:space="preserve">ies </w:t>
      </w:r>
      <w:r w:rsidR="000B7346" w:rsidRPr="007F05C5">
        <w:rPr>
          <w:rFonts w:ascii="Arial" w:hAnsi="Arial" w:cs="Arial"/>
          <w:lang w:val="en-US"/>
        </w:rPr>
        <w:t xml:space="preserve">and </w:t>
      </w:r>
      <w:r w:rsidR="009118C8">
        <w:rPr>
          <w:rFonts w:ascii="Arial" w:hAnsi="Arial" w:cs="Arial"/>
          <w:lang w:val="en-US"/>
        </w:rPr>
        <w:t>indicate that</w:t>
      </w:r>
      <w:r w:rsidR="009C25C1">
        <w:rPr>
          <w:rFonts w:ascii="Arial" w:hAnsi="Arial" w:cs="Arial"/>
          <w:lang w:val="en-US"/>
        </w:rPr>
        <w:t xml:space="preserve"> </w:t>
      </w:r>
      <w:commentRangeStart w:id="20"/>
      <w:r w:rsidR="009C25C1">
        <w:rPr>
          <w:rFonts w:ascii="Arial" w:hAnsi="Arial" w:cs="Arial"/>
          <w:lang w:val="en-US"/>
        </w:rPr>
        <w:t>the</w:t>
      </w:r>
      <w:ins w:id="21" w:author="Benjamin Van Doren" w:date="2021-11-29T16:57:00Z">
        <w:r w:rsidR="006C6C0E">
          <w:rPr>
            <w:rFonts w:ascii="Arial" w:hAnsi="Arial" w:cs="Arial"/>
            <w:lang w:val="en-US"/>
          </w:rPr>
          <w:t>s</w:t>
        </w:r>
      </w:ins>
      <w:del w:id="22" w:author="Benjamin Van Doren" w:date="2021-11-29T16:57:00Z">
        <w:r w:rsidR="009C25C1" w:rsidDel="006C6C0E">
          <w:rPr>
            <w:rFonts w:ascii="Arial" w:hAnsi="Arial" w:cs="Arial"/>
            <w:lang w:val="en-US"/>
          </w:rPr>
          <w:delText>r</w:delText>
        </w:r>
      </w:del>
      <w:r w:rsidR="009C25C1">
        <w:rPr>
          <w:rFonts w:ascii="Arial" w:hAnsi="Arial" w:cs="Arial"/>
          <w:lang w:val="en-US"/>
        </w:rPr>
        <w:t>e</w:t>
      </w:r>
      <w:r w:rsidR="009118C8">
        <w:rPr>
          <w:rFonts w:ascii="Arial" w:hAnsi="Arial" w:cs="Arial"/>
          <w:lang w:val="en-US"/>
        </w:rPr>
        <w:t xml:space="preserve"> </w:t>
      </w:r>
      <w:r w:rsidR="000B7346" w:rsidRPr="007F05C5">
        <w:rPr>
          <w:rFonts w:ascii="Arial" w:hAnsi="Arial" w:cs="Arial"/>
          <w:lang w:val="en-US"/>
        </w:rPr>
        <w:t>tropical insect</w:t>
      </w:r>
      <w:r w:rsidR="00790963">
        <w:rPr>
          <w:rFonts w:ascii="Arial" w:hAnsi="Arial" w:cs="Arial"/>
          <w:lang w:val="en-US"/>
        </w:rPr>
        <w:t>s</w:t>
      </w:r>
      <w:r w:rsidR="009118C8">
        <w:rPr>
          <w:rFonts w:ascii="Arial" w:hAnsi="Arial" w:cs="Arial"/>
          <w:lang w:val="en-US"/>
        </w:rPr>
        <w:t xml:space="preserve"> may be vulnerable</w:t>
      </w:r>
      <w:r w:rsidR="000B7346" w:rsidRPr="007F05C5">
        <w:rPr>
          <w:rFonts w:ascii="Arial" w:hAnsi="Arial" w:cs="Arial"/>
          <w:lang w:val="en-US"/>
        </w:rPr>
        <w:t xml:space="preserve"> </w:t>
      </w:r>
      <w:r w:rsidR="009118C8" w:rsidRPr="007F05C5">
        <w:rPr>
          <w:rFonts w:ascii="Arial" w:hAnsi="Arial" w:cs="Arial"/>
          <w:lang w:val="en-US"/>
        </w:rPr>
        <w:t>to</w:t>
      </w:r>
      <w:r w:rsidR="009118C8">
        <w:rPr>
          <w:rFonts w:ascii="Arial" w:hAnsi="Arial" w:cs="Arial"/>
          <w:lang w:val="en-US"/>
        </w:rPr>
        <w:t xml:space="preserve"> </w:t>
      </w:r>
      <w:r w:rsidR="009118C8" w:rsidRPr="007F05C5">
        <w:rPr>
          <w:rFonts w:ascii="Arial" w:hAnsi="Arial" w:cs="Arial"/>
          <w:lang w:val="en-US"/>
        </w:rPr>
        <w:t xml:space="preserve">future warming </w:t>
      </w:r>
      <w:commentRangeEnd w:id="20"/>
      <w:r w:rsidR="00015D1B">
        <w:rPr>
          <w:rStyle w:val="CommentReference"/>
          <w:rFonts w:asciiTheme="minorHAnsi" w:eastAsiaTheme="minorHAnsi" w:hAnsiTheme="minorHAnsi" w:cstheme="minorBidi"/>
          <w:lang w:eastAsia="en-US"/>
        </w:rPr>
        <w:commentReference w:id="20"/>
      </w:r>
      <w:r w:rsidR="00264929">
        <w:rPr>
          <w:rFonts w:ascii="Arial" w:hAnsi="Arial" w:cs="Arial"/>
          <w:lang w:val="en-US"/>
        </w:rPr>
        <w:t>wherever their distributions lie along elevational and other temperature</w:t>
      </w:r>
      <w:r w:rsidR="000B7346" w:rsidRPr="007F05C5">
        <w:rPr>
          <w:rFonts w:ascii="Arial" w:hAnsi="Arial" w:cs="Arial"/>
          <w:lang w:val="en-US"/>
        </w:rPr>
        <w:t xml:space="preserve"> gradient</w:t>
      </w:r>
      <w:r w:rsidR="00264929">
        <w:rPr>
          <w:rFonts w:ascii="Arial" w:hAnsi="Arial" w:cs="Arial"/>
          <w:lang w:val="en-US"/>
        </w:rPr>
        <w:t>s</w:t>
      </w:r>
      <w:r w:rsidR="000B7346" w:rsidRPr="007F05C5">
        <w:rPr>
          <w:rFonts w:ascii="Arial" w:hAnsi="Arial" w:cs="Arial"/>
          <w:lang w:val="en-US"/>
        </w:rPr>
        <w:t>.</w:t>
      </w:r>
    </w:p>
    <w:p w14:paraId="01DF9FB4" w14:textId="77777777" w:rsidR="002C44C1" w:rsidRPr="007F05C5" w:rsidRDefault="002C44C1" w:rsidP="007C1BC4">
      <w:pPr>
        <w:rPr>
          <w:rFonts w:ascii="Arial" w:hAnsi="Arial" w:cs="Arial"/>
          <w:lang w:val="en-US"/>
        </w:rPr>
      </w:pPr>
    </w:p>
    <w:p w14:paraId="002437D3" w14:textId="19977404" w:rsidR="00344335" w:rsidRPr="007F05C5" w:rsidRDefault="00344335" w:rsidP="007C1BC4">
      <w:pPr>
        <w:rPr>
          <w:rFonts w:ascii="Arial" w:hAnsi="Arial" w:cs="Arial"/>
          <w:lang w:val="en-US"/>
        </w:rPr>
      </w:pPr>
      <w:r w:rsidRPr="007F05C5">
        <w:rPr>
          <w:rFonts w:ascii="Arial" w:hAnsi="Arial" w:cs="Arial"/>
          <w:lang w:val="en-US"/>
        </w:rPr>
        <w:br w:type="page"/>
      </w:r>
    </w:p>
    <w:p w14:paraId="1E28F4C9" w14:textId="48CBF26D" w:rsidR="00682E64" w:rsidRPr="007F05C5" w:rsidRDefault="005469BF" w:rsidP="007C1BC4">
      <w:pPr>
        <w:rPr>
          <w:rFonts w:ascii="Arial" w:hAnsi="Arial" w:cs="Arial"/>
          <w:lang w:val="en-US"/>
        </w:rPr>
      </w:pPr>
      <w:r w:rsidRPr="007F05C5">
        <w:rPr>
          <w:rFonts w:ascii="Arial" w:hAnsi="Arial" w:cs="Arial"/>
          <w:b/>
          <w:bCs/>
          <w:lang w:val="en-US"/>
        </w:rPr>
        <w:lastRenderedPageBreak/>
        <w:t>Introduction</w:t>
      </w:r>
    </w:p>
    <w:p w14:paraId="3F27C63C" w14:textId="3C3CDADF" w:rsidR="00142F4D" w:rsidRPr="00781AAF" w:rsidRDefault="00682E64" w:rsidP="007C1BC4">
      <w:pPr>
        <w:ind w:firstLine="720"/>
        <w:rPr>
          <w:rFonts w:ascii="Arial" w:hAnsi="Arial" w:cs="Arial"/>
        </w:rPr>
      </w:pPr>
      <w:r w:rsidRPr="007F05C5">
        <w:rPr>
          <w:rFonts w:ascii="Arial" w:hAnsi="Arial" w:cs="Arial"/>
          <w:lang w:val="en-US"/>
        </w:rPr>
        <w:t>T</w:t>
      </w:r>
      <w:r w:rsidR="000D48E4" w:rsidRPr="007F05C5">
        <w:rPr>
          <w:rFonts w:ascii="Arial" w:hAnsi="Arial" w:cs="Arial"/>
          <w:lang w:val="en-US"/>
        </w:rPr>
        <w:t xml:space="preserve">emperature is one of the fundamental environmental factors deciding species </w:t>
      </w:r>
      <w:r w:rsidR="00790D7D" w:rsidRPr="007F05C5">
        <w:rPr>
          <w:rFonts w:ascii="Arial" w:hAnsi="Arial" w:cs="Arial"/>
          <w:lang w:val="en-US"/>
        </w:rPr>
        <w:t>ranges</w:t>
      </w:r>
      <w:r w:rsidR="00575F70" w:rsidRPr="007F05C5">
        <w:rPr>
          <w:rFonts w:ascii="Arial" w:hAnsi="Arial" w:cs="Arial"/>
          <w:lang w:val="en-US"/>
        </w:rPr>
        <w:t xml:space="preserve"> and abundance</w:t>
      </w:r>
      <w:r w:rsidR="008F7A5F" w:rsidRPr="007F05C5">
        <w:rPr>
          <w:rFonts w:ascii="Arial" w:hAnsi="Arial" w:cs="Arial"/>
          <w:lang w:val="en-US"/>
        </w:rPr>
        <w:t xml:space="preserve"> </w:t>
      </w:r>
      <w:r w:rsidR="008F7A5F" w:rsidRPr="007F05C5">
        <w:rPr>
          <w:rFonts w:ascii="Arial" w:hAnsi="Arial" w:cs="Arial"/>
          <w:lang w:val="en-US"/>
        </w:rPr>
        <w:fldChar w:fldCharType="begin" w:fldLock="1"/>
      </w:r>
      <w:r w:rsidR="008F7A5F" w:rsidRPr="007F05C5">
        <w:rPr>
          <w:rFonts w:ascii="Arial" w:hAnsi="Arial" w:cs="Arial"/>
          <w:lang w:val="en-US"/>
        </w:rPr>
        <w:instrText>ADDIN CSL_CITATION {"citationItems":[{"id":"ITEM-1","itemData":{"DOI":"10.1016/0169-5347(94)90248-8","ISSN":"01695347","abstract":"Recent ecological studies on species borders have used a number of approaches to establish causation for specific environmental factors and to identify the traits involved. These include interspecific comparisons, detailed investigations of marginal populations, and experimental manipulation. Species borders continue to be largely ignored in evolutionary biology, although some work suggests that marginal populations may often be relatively better-adapted to unfavourable conditions but perform poorly under most other conditions. © 1994.","author":[{"dropping-particle":"","family":"Hoffmann","given":"Ary A.","non-dropping-particle":"","parse-names":false,"suffix":""},{"dropping-particle":"","family":"Blows","given":"Mark W.","non-dropping-particle":"","parse-names":false,"suffix":""}],"container-title":"Trends in Ecology and Evolution","id":"ITEM-1","issue":"6","issued":{"date-parts":[["1994"]]},"page":"223-227","title":"Species borders: ecological and evolutionary perspectives","type":"article-journal","volume":"9"},"uris":["http://www.mendeley.com/documents/?uuid=fe3b49c0-d017-3e7a-a0a1-3753e643af04"]}],"mendeley":{"formattedCitation":"(Hoffmann and Blows 1994)","plainTextFormattedCitation":"(Hoffmann and Blows 1994)","previouslyFormattedCitation":"(Hoffmann and Blows 1994)"},"properties":{"noteIndex":0},"schema":"https://github.com/citation-style-language/schema/raw/master/csl-citation.json"}</w:instrText>
      </w:r>
      <w:r w:rsidR="008F7A5F" w:rsidRPr="007F05C5">
        <w:rPr>
          <w:rFonts w:ascii="Arial" w:hAnsi="Arial" w:cs="Arial"/>
          <w:lang w:val="en-US"/>
        </w:rPr>
        <w:fldChar w:fldCharType="separate"/>
      </w:r>
      <w:r w:rsidR="008F7A5F" w:rsidRPr="007F05C5">
        <w:rPr>
          <w:rFonts w:ascii="Arial" w:hAnsi="Arial" w:cs="Arial"/>
          <w:noProof/>
          <w:lang w:val="en-US"/>
        </w:rPr>
        <w:t>(Hoffmann and Blows 1994)</w:t>
      </w:r>
      <w:r w:rsidR="008F7A5F" w:rsidRPr="007F05C5">
        <w:rPr>
          <w:rFonts w:ascii="Arial" w:hAnsi="Arial" w:cs="Arial"/>
          <w:lang w:val="en-US"/>
        </w:rPr>
        <w:fldChar w:fldCharType="end"/>
      </w:r>
      <w:r w:rsidR="000D48E4" w:rsidRPr="007F05C5">
        <w:rPr>
          <w:rFonts w:ascii="Arial" w:hAnsi="Arial" w:cs="Arial"/>
          <w:lang w:val="en-US"/>
        </w:rPr>
        <w:t xml:space="preserve">. </w:t>
      </w:r>
      <w:r w:rsidR="0032495F" w:rsidRPr="007F05C5">
        <w:rPr>
          <w:rFonts w:ascii="Arial" w:hAnsi="Arial" w:cs="Arial"/>
          <w:lang w:val="en-US"/>
        </w:rPr>
        <w:t>I</w:t>
      </w:r>
      <w:r w:rsidRPr="007F05C5">
        <w:rPr>
          <w:rFonts w:ascii="Arial" w:hAnsi="Arial" w:cs="Arial"/>
          <w:lang w:val="en-US"/>
        </w:rPr>
        <w:t>nsects are</w:t>
      </w:r>
      <w:r w:rsidR="00783B90" w:rsidRPr="007F05C5">
        <w:rPr>
          <w:rFonts w:ascii="Arial" w:hAnsi="Arial" w:cs="Arial"/>
          <w:lang w:val="en-US"/>
        </w:rPr>
        <w:t xml:space="preserve"> directly</w:t>
      </w:r>
      <w:r w:rsidRPr="007F05C5">
        <w:rPr>
          <w:rFonts w:ascii="Arial" w:hAnsi="Arial" w:cs="Arial"/>
          <w:lang w:val="en-US"/>
        </w:rPr>
        <w:t xml:space="preserve"> challenged by warming because their reproduction, survival, growth, and behavio</w:t>
      </w:r>
      <w:r w:rsidR="00313720">
        <w:rPr>
          <w:rFonts w:ascii="Arial" w:hAnsi="Arial" w:cs="Arial"/>
          <w:lang w:val="en-US"/>
        </w:rPr>
        <w:t>u</w:t>
      </w:r>
      <w:r w:rsidRPr="007F05C5">
        <w:rPr>
          <w:rFonts w:ascii="Arial" w:hAnsi="Arial" w:cs="Arial"/>
          <w:lang w:val="en-US"/>
        </w:rPr>
        <w:t>r are dictated by the environmental temperature</w:t>
      </w:r>
      <w:r w:rsidR="00B52630" w:rsidRPr="007F05C5">
        <w:rPr>
          <w:rFonts w:ascii="Arial" w:hAnsi="Arial" w:cs="Arial"/>
          <w:lang w:val="en-US"/>
        </w:rPr>
        <w:t xml:space="preserve"> </w:t>
      </w:r>
      <w:r w:rsidR="00B52630" w:rsidRPr="007F05C5">
        <w:rPr>
          <w:rFonts w:ascii="Arial" w:hAnsi="Arial" w:cs="Arial"/>
          <w:lang w:val="en-US"/>
        </w:rPr>
        <w:fldChar w:fldCharType="begin" w:fldLock="1"/>
      </w:r>
      <w:r w:rsidR="00243DAB" w:rsidRPr="007F05C5">
        <w:rPr>
          <w:rFonts w:ascii="Arial" w:hAnsi="Arial" w:cs="Arial"/>
          <w:lang w:val="en-US"/>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performance","type":"article-journal","volume":"4"},"uris":["http://www.mendeley.com/documents/?uuid=f7fd8879-b29a-3315-8a1e-b8512bc8aaa6"]},{"id":"ITEM-2","itemData":{"DOI":"10.1093/icb/19.1.357","ISSN":"15407063","abstract":"An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aspects of performance (including optimal temperature range, thermal performance breadth), apply these techniques in an example on the thermal sensitivity of locomotion in frogs, and evaluate potential applications. © 1979 by the American Society of Zoologists.","author":[{"dropping-particle":"","family":"Huey","given":"Raymond B.","non-dropping-particle":"","parse-names":false,"suffix":""},{"dropping-particle":"","family":"Stevenson","given":"R. D.","non-dropping-particle":"","parse-names":false,"suffix":""}],"container-title":"Integrative and Comparative Biology","id":"ITEM-2","issue":"1","issued":{"date-parts":[["1979","2","1"]]},"page":"357-366","title":"Integrating thermal physiology and ecology of ectotherms: A discussion of approaches","type":"article-journal","volume":"19"},"uris":["http://www.mendeley.com/documents/?uuid=dd9a5da7-179e-3016-b84b-2fbc1edf6dfe"]}],"mendeley":{"formattedCitation":"(Huey and Kingsolver 1989; Huey and Stevenson 1979)","plainTextFormattedCitation":"(Huey and Kingsolver 1989; Huey and Stevenson 1979)","previouslyFormattedCitation":"(Huey and Kingsolver 1989; Huey and Stevenson 1979)"},"properties":{"noteIndex":0},"schema":"https://github.com/citation-style-language/schema/raw/master/csl-citation.json"}</w:instrText>
      </w:r>
      <w:r w:rsidR="00B52630" w:rsidRPr="007F05C5">
        <w:rPr>
          <w:rFonts w:ascii="Arial" w:hAnsi="Arial" w:cs="Arial"/>
          <w:lang w:val="en-US"/>
        </w:rPr>
        <w:fldChar w:fldCharType="separate"/>
      </w:r>
      <w:r w:rsidR="008F7A5F" w:rsidRPr="007F05C5">
        <w:rPr>
          <w:rFonts w:ascii="Arial" w:hAnsi="Arial" w:cs="Arial"/>
          <w:noProof/>
          <w:lang w:val="en-US"/>
        </w:rPr>
        <w:t>(Huey and Kingsolver 1989; Huey and Stevenson 1979)</w:t>
      </w:r>
      <w:r w:rsidR="00B52630" w:rsidRPr="007F05C5">
        <w:rPr>
          <w:rFonts w:ascii="Arial" w:hAnsi="Arial" w:cs="Arial"/>
          <w:lang w:val="en-US"/>
        </w:rPr>
        <w:fldChar w:fldCharType="end"/>
      </w:r>
      <w:r w:rsidRPr="007F05C5">
        <w:rPr>
          <w:rFonts w:ascii="Arial" w:hAnsi="Arial" w:cs="Arial"/>
          <w:lang w:val="en-US"/>
        </w:rPr>
        <w:t>.</w:t>
      </w:r>
      <w:r w:rsidR="00CA114D" w:rsidRPr="007F05C5">
        <w:rPr>
          <w:rFonts w:ascii="Arial" w:hAnsi="Arial" w:cs="Arial"/>
          <w:lang w:val="en-US"/>
        </w:rPr>
        <w:t xml:space="preserve"> </w:t>
      </w:r>
      <w:del w:id="23" w:author="Benjamin Van Doren" w:date="2021-11-29T16:58:00Z">
        <w:r w:rsidR="00CA114D" w:rsidRPr="007F05C5" w:rsidDel="00C227E3">
          <w:rPr>
            <w:rFonts w:ascii="Arial" w:hAnsi="Arial" w:cs="Arial"/>
            <w:lang w:val="en-US"/>
          </w:rPr>
          <w:delText xml:space="preserve">Their </w:delText>
        </w:r>
      </w:del>
      <w:ins w:id="24" w:author="Benjamin Van Doren" w:date="2021-11-29T16:58:00Z">
        <w:r w:rsidR="00C227E3">
          <w:rPr>
            <w:rFonts w:ascii="Arial" w:hAnsi="Arial" w:cs="Arial"/>
            <w:lang w:val="en-US"/>
          </w:rPr>
          <w:t>Insect</w:t>
        </w:r>
        <w:r w:rsidR="00C227E3" w:rsidRPr="007F05C5">
          <w:rPr>
            <w:rFonts w:ascii="Arial" w:hAnsi="Arial" w:cs="Arial"/>
            <w:lang w:val="en-US"/>
          </w:rPr>
          <w:t xml:space="preserve"> </w:t>
        </w:r>
      </w:ins>
      <w:r w:rsidR="00CA114D" w:rsidRPr="007F05C5">
        <w:rPr>
          <w:rFonts w:ascii="Arial" w:hAnsi="Arial" w:cs="Arial"/>
          <w:lang w:val="en-US"/>
        </w:rPr>
        <w:t>populations</w:t>
      </w:r>
      <w:r w:rsidR="00142F4D" w:rsidRPr="007F05C5">
        <w:rPr>
          <w:rFonts w:ascii="Arial" w:hAnsi="Arial" w:cs="Arial"/>
          <w:lang w:val="en-US"/>
        </w:rPr>
        <w:t xml:space="preserve"> are also indirectly influenced</w:t>
      </w:r>
      <w:r w:rsidR="00CA114D" w:rsidRPr="007F05C5">
        <w:rPr>
          <w:rFonts w:ascii="Arial" w:hAnsi="Arial" w:cs="Arial"/>
          <w:lang w:val="en-US"/>
        </w:rPr>
        <w:t xml:space="preserve"> by temperature</w:t>
      </w:r>
      <w:r w:rsidR="00142F4D" w:rsidRPr="007F05C5">
        <w:rPr>
          <w:rFonts w:ascii="Arial" w:hAnsi="Arial" w:cs="Arial"/>
          <w:lang w:val="en-US"/>
        </w:rPr>
        <w:t xml:space="preserve"> </w:t>
      </w:r>
      <w:ins w:id="25" w:author="Benjamin Van Doren" w:date="2021-11-29T16:58:00Z">
        <w:r w:rsidR="00C227E3">
          <w:rPr>
            <w:rFonts w:ascii="Arial" w:hAnsi="Arial" w:cs="Arial"/>
            <w:lang w:val="en-US"/>
          </w:rPr>
          <w:t xml:space="preserve">via </w:t>
        </w:r>
      </w:ins>
      <w:del w:id="26" w:author="Benjamin Van Doren" w:date="2021-11-29T16:59:00Z">
        <w:r w:rsidR="00142F4D" w:rsidRPr="007F05C5" w:rsidDel="00C227E3">
          <w:rPr>
            <w:rFonts w:ascii="Arial" w:hAnsi="Arial" w:cs="Arial"/>
            <w:lang w:val="en-US"/>
          </w:rPr>
          <w:delText>mediat</w:delText>
        </w:r>
        <w:r w:rsidR="00CA114D" w:rsidRPr="007F05C5" w:rsidDel="00C227E3">
          <w:rPr>
            <w:rFonts w:ascii="Arial" w:hAnsi="Arial" w:cs="Arial"/>
            <w:lang w:val="en-US"/>
          </w:rPr>
          <w:delText>ed</w:delText>
        </w:r>
        <w:r w:rsidR="00142F4D" w:rsidRPr="007F05C5" w:rsidDel="00C227E3">
          <w:rPr>
            <w:rFonts w:ascii="Arial" w:hAnsi="Arial" w:cs="Arial"/>
            <w:lang w:val="en-US"/>
          </w:rPr>
          <w:delText xml:space="preserve"> by </w:delText>
        </w:r>
      </w:del>
      <w:r w:rsidR="00CA114D" w:rsidRPr="007F05C5">
        <w:rPr>
          <w:rFonts w:ascii="Arial" w:hAnsi="Arial" w:cs="Arial"/>
          <w:lang w:val="en-US"/>
        </w:rPr>
        <w:t>the thermal response</w:t>
      </w:r>
      <w:ins w:id="27" w:author="Benjamin Van Doren" w:date="2021-11-29T16:59:00Z">
        <w:r w:rsidR="00C227E3">
          <w:rPr>
            <w:rFonts w:ascii="Arial" w:hAnsi="Arial" w:cs="Arial"/>
            <w:lang w:val="en-US"/>
          </w:rPr>
          <w:t>s</w:t>
        </w:r>
      </w:ins>
      <w:r w:rsidR="00CA114D" w:rsidRPr="007F05C5">
        <w:rPr>
          <w:rFonts w:ascii="Arial" w:hAnsi="Arial" w:cs="Arial"/>
          <w:lang w:val="en-US"/>
        </w:rPr>
        <w:t xml:space="preserve"> of </w:t>
      </w:r>
      <w:r w:rsidR="00142F4D" w:rsidRPr="007F05C5">
        <w:rPr>
          <w:rFonts w:ascii="Arial" w:hAnsi="Arial" w:cs="Arial"/>
          <w:lang w:val="en-US"/>
        </w:rPr>
        <w:t>their biotic interactors</w:t>
      </w:r>
      <w:r w:rsidR="00BC7557">
        <w:rPr>
          <w:rFonts w:ascii="Arial" w:hAnsi="Arial" w:cs="Arial"/>
          <w:lang w:val="en-US"/>
        </w:rPr>
        <w:t xml:space="preserve"> </w:t>
      </w:r>
      <w:ins w:id="28" w:author="Benjamin Van Doren" w:date="2021-11-29T16:59:00Z">
        <w:r w:rsidR="00C227E3">
          <w:rPr>
            <w:rFonts w:ascii="Arial" w:hAnsi="Arial" w:cs="Arial"/>
            <w:lang w:val="en-US"/>
          </w:rPr>
          <w:t xml:space="preserve">(e.g. </w:t>
        </w:r>
      </w:ins>
      <w:del w:id="29" w:author="Benjamin Van Doren" w:date="2021-11-29T16:59:00Z">
        <w:r w:rsidR="0021652C" w:rsidDel="00C227E3">
          <w:rPr>
            <w:rFonts w:ascii="Arial" w:hAnsi="Arial" w:cs="Arial"/>
            <w:lang w:val="en-US"/>
          </w:rPr>
          <w:delText xml:space="preserve">such as </w:delText>
        </w:r>
      </w:del>
      <w:r w:rsidR="0021652C">
        <w:rPr>
          <w:rFonts w:ascii="Arial" w:hAnsi="Arial" w:cs="Arial"/>
          <w:lang w:val="en-US"/>
        </w:rPr>
        <w:t>competitors and predators</w:t>
      </w:r>
      <w:ins w:id="30" w:author="Benjamin Van Doren" w:date="2021-11-29T16:59:00Z">
        <w:r w:rsidR="00C227E3">
          <w:rPr>
            <w:rFonts w:ascii="Arial" w:hAnsi="Arial" w:cs="Arial"/>
            <w:lang w:val="en-US"/>
          </w:rPr>
          <w:t>)</w:t>
        </w:r>
      </w:ins>
      <w:r w:rsidR="0021652C">
        <w:rPr>
          <w:rFonts w:ascii="Arial" w:hAnsi="Arial" w:cs="Arial"/>
          <w:lang w:val="en-US"/>
        </w:rPr>
        <w:t xml:space="preserve"> </w:t>
      </w:r>
      <w:r w:rsidR="00BC7557">
        <w:rPr>
          <w:rFonts w:ascii="Arial" w:hAnsi="Arial" w:cs="Arial"/>
          <w:lang w:val="en-US"/>
        </w:rPr>
        <w:fldChar w:fldCharType="begin" w:fldLock="1"/>
      </w:r>
      <w:r w:rsidR="00655A0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BC7557">
        <w:rPr>
          <w:rFonts w:ascii="Arial" w:hAnsi="Arial" w:cs="Arial"/>
          <w:lang w:val="en-US"/>
        </w:rPr>
        <w:fldChar w:fldCharType="separate"/>
      </w:r>
      <w:r w:rsidR="00BC7557" w:rsidRPr="00BC7557">
        <w:rPr>
          <w:rFonts w:ascii="Arial" w:hAnsi="Arial" w:cs="Arial"/>
          <w:noProof/>
          <w:lang w:val="en-US"/>
        </w:rPr>
        <w:t>(Gilman et al. 2010)</w:t>
      </w:r>
      <w:r w:rsidR="00BC7557">
        <w:rPr>
          <w:rFonts w:ascii="Arial" w:hAnsi="Arial" w:cs="Arial"/>
          <w:lang w:val="en-US"/>
        </w:rPr>
        <w:fldChar w:fldCharType="end"/>
      </w:r>
      <w:r w:rsidR="00CA114D" w:rsidRPr="007F05C5">
        <w:rPr>
          <w:rFonts w:ascii="Arial" w:hAnsi="Arial" w:cs="Arial"/>
          <w:lang w:val="en-US"/>
        </w:rPr>
        <w:t xml:space="preserve">. </w:t>
      </w:r>
      <w:r w:rsidR="00A73FFD">
        <w:rPr>
          <w:rFonts w:ascii="Arial" w:hAnsi="Arial" w:cs="Arial"/>
          <w:lang w:val="en-US"/>
        </w:rPr>
        <w:t>Ch</w:t>
      </w:r>
      <w:r w:rsidR="00142F4D" w:rsidRPr="007F05C5">
        <w:rPr>
          <w:rFonts w:ascii="Arial" w:hAnsi="Arial" w:cs="Arial"/>
          <w:lang w:val="en-US"/>
        </w:rPr>
        <w:t>ange</w:t>
      </w:r>
      <w:r w:rsidR="00CA114D" w:rsidRPr="007F05C5">
        <w:rPr>
          <w:rFonts w:ascii="Arial" w:hAnsi="Arial" w:cs="Arial"/>
          <w:lang w:val="en-US"/>
        </w:rPr>
        <w:t>s</w:t>
      </w:r>
      <w:r w:rsidR="00142F4D" w:rsidRPr="007F05C5">
        <w:rPr>
          <w:rFonts w:ascii="Arial" w:hAnsi="Arial" w:cs="Arial"/>
          <w:lang w:val="en-US"/>
        </w:rPr>
        <w:t xml:space="preserve"> </w:t>
      </w:r>
      <w:r w:rsidR="002B706F">
        <w:rPr>
          <w:rFonts w:ascii="Arial" w:hAnsi="Arial" w:cs="Arial"/>
          <w:lang w:val="en-US"/>
        </w:rPr>
        <w:t>in</w:t>
      </w:r>
      <w:r w:rsidR="00142F4D" w:rsidRPr="007F05C5">
        <w:rPr>
          <w:rFonts w:ascii="Arial" w:hAnsi="Arial" w:cs="Arial"/>
          <w:lang w:val="en-US"/>
        </w:rPr>
        <w:t xml:space="preserve"> insect distribution</w:t>
      </w:r>
      <w:ins w:id="31" w:author="Benjamin Van Doren" w:date="2021-11-29T16:59:00Z">
        <w:r w:rsidR="00C227E3">
          <w:rPr>
            <w:rFonts w:ascii="Arial" w:hAnsi="Arial" w:cs="Arial"/>
            <w:lang w:val="en-US"/>
          </w:rPr>
          <w:t>s</w:t>
        </w:r>
      </w:ins>
      <w:r w:rsidR="00142F4D" w:rsidRPr="007F05C5">
        <w:rPr>
          <w:rFonts w:ascii="Arial" w:hAnsi="Arial" w:cs="Arial"/>
          <w:lang w:val="en-US"/>
        </w:rPr>
        <w:t xml:space="preserve">, </w:t>
      </w:r>
      <w:r w:rsidR="00AD79E1">
        <w:rPr>
          <w:rFonts w:ascii="Arial" w:hAnsi="Arial" w:cs="Arial"/>
          <w:lang w:val="en-US"/>
        </w:rPr>
        <w:t xml:space="preserve">species </w:t>
      </w:r>
      <w:r w:rsidR="00142F4D" w:rsidRPr="007F05C5">
        <w:rPr>
          <w:rFonts w:ascii="Arial" w:hAnsi="Arial" w:cs="Arial"/>
          <w:lang w:val="en-US"/>
        </w:rPr>
        <w:t>composition and phenology</w:t>
      </w:r>
      <w:r w:rsidR="00CA114D" w:rsidRPr="007F05C5">
        <w:rPr>
          <w:rFonts w:ascii="Arial" w:hAnsi="Arial" w:cs="Arial"/>
          <w:lang w:val="en-US"/>
        </w:rPr>
        <w:t xml:space="preserve"> </w:t>
      </w:r>
      <w:r w:rsidR="00AD79E1">
        <w:rPr>
          <w:rFonts w:ascii="Arial" w:hAnsi="Arial" w:cs="Arial"/>
          <w:lang w:val="en-US"/>
        </w:rPr>
        <w:t>can have</w:t>
      </w:r>
      <w:r w:rsidR="00AD79E1" w:rsidRPr="007F05C5">
        <w:rPr>
          <w:rFonts w:ascii="Arial" w:hAnsi="Arial" w:cs="Arial"/>
          <w:lang w:val="en-US"/>
        </w:rPr>
        <w:t xml:space="preserve"> </w:t>
      </w:r>
      <w:r w:rsidR="00142F4D" w:rsidRPr="007F05C5">
        <w:rPr>
          <w:rFonts w:ascii="Arial" w:hAnsi="Arial" w:cs="Arial"/>
          <w:lang w:val="en-US"/>
        </w:rPr>
        <w:t xml:space="preserve">direct environmental and economic </w:t>
      </w:r>
      <w:r w:rsidR="00AD79E1">
        <w:rPr>
          <w:rFonts w:ascii="Arial" w:hAnsi="Arial" w:cs="Arial"/>
          <w:lang w:val="en-US"/>
        </w:rPr>
        <w:t>consequences</w:t>
      </w:r>
      <w:r w:rsidR="00AD79E1" w:rsidRPr="007F05C5">
        <w:rPr>
          <w:rFonts w:ascii="Arial" w:hAnsi="Arial" w:cs="Arial"/>
          <w:lang w:val="en-US"/>
        </w:rPr>
        <w:t xml:space="preserve"> </w:t>
      </w:r>
      <w:r w:rsidR="00142F4D" w:rsidRPr="007F05C5">
        <w:rPr>
          <w:rFonts w:ascii="Arial" w:hAnsi="Arial" w:cs="Arial"/>
          <w:lang w:val="en-US"/>
        </w:rPr>
        <w:fldChar w:fldCharType="begin" w:fldLock="1"/>
      </w:r>
      <w:r w:rsidR="00142F4D" w:rsidRPr="007F05C5">
        <w:rPr>
          <w:rFonts w:ascii="Arial" w:hAnsi="Arial" w:cs="Arial"/>
          <w:lang w:val="en-US"/>
        </w:rPr>
        <w:instrText>ADDIN CSL_CITATION {"citationItems":[{"id":"ITEM-1","itemData":{"DOI":"10.1126/science.aai9214","ISSN":"10959203","abstract":"Distributions of Earth's species are changing at accelerating rates, increasingly driven by humanmediated climate change. Such changes are already altering the composition of ecological communities, but beyond conservation of natural systems, how and why does this matter? We review evidence that climate-driven species redistribution at regional to global scales affects ecosystem functioning, human well-being, and the dynamics of climate change itself. Production of natural resources required for food security, patterns of disease transmission, and processes of carbon sequestration are all altered by changes in species distribution. Consideration of these effects of biodiversity redistribution is critical yet lacking in most mitigation and adaptation strategies, including the United Nation's Sustainable Development Goals.","author":[{"dropping-particle":"","family":"Pecl","given":"Gretta T","non-dropping-particle":"","parse-names":false,"suffix":""},{"dropping-particle":"","family":"Araújo","given":"Miguel B.","non-dropping-particle":"","parse-names":false,"suffix":""},{"dropping-particle":"","family":"Bell","given":"Johann D.","non-dropping-particle":"","parse-names":false,"suffix":""},{"dropping-particle":"","family":"Blanchard","given":"Julia","non-dropping-particle":"","parse-names":false,"suffix":""},{"dropping-particle":"","family":"Bonebrake","given":"Timothy C","non-dropping-particle":"","parse-names":false,"suffix":""},{"dropping-particle":"","family":"Chen","given":"I. Ching","non-dropping-particle":"","parse-names":false,"suffix":""},{"dropping-particle":"","family":"Clark","given":"Timothy D.","non-dropping-particle":"","parse-names":false,"suffix":""},{"dropping-particle":"","family":"Colwell","given":"Robert K.","non-dropping-particle":"","parse-names":false,"suffix":""},{"dropping-particle":"","family":"Danielsen","given":"Finn","non-dropping-particle":"","parse-names":false,"suffix":""},{"dropping-particle":"","family":"Evengård","given":"Birgitta","non-dropping-particle":"","parse-names":false,"suffix":""},{"dropping-particle":"","family":"Falconi","given":"Lorena","non-dropping-particle":"","parse-names":false,"suffix":""},{"dropping-particle":"","family":"Ferrier","given":"Simon","non-dropping-particle":"","parse-names":false,"suffix":""},{"dropping-particle":"","family":"Frusher","given":"Stewart","non-dropping-particle":"","parse-names":false,"suffix":""},{"dropping-particle":"","family":"Garcia","given":"Raquel A.","non-dropping-particle":"","parse-names":false,"suffix":""},{"dropping-particle":"","family":"Griffis","given":"Roger B.","non-dropping-particle":"","parse-names":false,"suffix":""},{"dropping-particle":"","family":"Hobday","given":"Alistair J.","non-dropping-particle":"","parse-names":false,"suffix":""},{"dropping-particle":"","family":"Janion-Scheepers","given":"Charlene","non-dropping-particle":"","parse-names":false,"suffix":""},{"dropping-particle":"","family":"Jarzyna","given":"Marta A.","non-dropping-particle":"","parse-names":false,"suffix":""},{"dropping-particle":"","family":"Jennings","given":"Sarah","non-dropping-particle":"","parse-names":false,"suffix":""},{"dropping-particle":"","family":"Lenoir","given":"Jonathan","non-dropping-particle":"","parse-names":false,"suffix":""},{"dropping-particle":"","family":"Linnetved","given":"Hlif I.","non-dropping-particle":"","parse-names":false,"suffix":""},{"dropping-particle":"","family":"Martin","given":"Victoria Y.","non-dropping-particle":"","parse-names":false,"suffix":""},{"dropping-particle":"","family":"McCormack","given":"Phillipa C.","non-dropping-particle":"","parse-names":false,"suffix":""},{"dropping-particle":"","family":"McDonald","given":"Jan","non-dropping-particle":"","parse-names":false,"suffix":""},{"dropping-particle":"","family":"Mitchell","given":"Nicola J.","non-dropping-particle":"","parse-names":false,"suffix":""},{"dropping-particle":"","family":"Mustonen","given":"Tero","non-dropping-particle":"","parse-names":false,"suffix":""},{"dropping-particle":"","family":"Pandolfi","given":"John M.","non-dropping-particle":"","parse-names":false,"suffix":""},{"dropping-particle":"","family":"Pettorelli","given":"Nathalie","non-dropping-particle":"","parse-names":false,"suffix":""},{"dropping-particle":"","family":"Popova","given":"Ekaterina","non-dropping-particle":"","parse-names":false,"suffix":""},{"dropping-particle":"","family":"Robinson","given":"Sharon A.","non-dropping-particle":"","parse-names":false,"suffix":""},{"dropping-particle":"","family":"Scheffers","given":"Brett R.","non-dropping-particle":"","parse-names":false,"suffix":""},{"dropping-particle":"","family":"Shaw","given":"Justine D.","non-dropping-particle":"","parse-names":false,"suffix":""},{"dropping-particle":"","family":"Sorte","given":"Cascade J.B.","non-dropping-particle":"","parse-names":false,"suffix":""},{"dropping-particle":"","family":"Strugnell","given":"Jan M.","non-dropping-particle":"","parse-names":false,"suffix":""},{"dropping-particle":"","family":"Sunday","given":"Jennifer M.","non-dropping-particle":"","parse-names":false,"suffix":""},{"dropping-particle":"","family":"Tuanmu","given":"Mao Ning","non-dropping-particle":"","parse-names":false,"suffix":""},{"dropping-particle":"","family":"Vergés","given":"Adriana","non-dropping-particle":"","parse-names":false,"suffix":""},{"dropping-particle":"","family":"Villanueva","given":"Cecilia","non-dropping-particle":"","parse-names":false,"suffix":""},{"dropping-particle":"","family":"Wernberg","given":"Thomas","non-dropping-particle":"","parse-names":false,"suffix":""},{"dropping-particle":"","family":"Wapstra","given":"Erik","non-dropping-particle":"","parse-names":false,"suffix":""},{"dropping-particle":"","family":"Williams","given":"Stephen E.","non-dropping-particle":"","parse-names":false,"suffix":""}],"container-title":"Science","id":"ITEM-1","issue":"6332","issued":{"date-parts":[["2017"]]},"page":"1-9","title":"Biodiversity redistribution under climate change: Impacts on ecosystems and human well-being","type":"article","volume":"355"},"uris":["http://www.mendeley.com/documents/?uuid=27cd72a9-04c9-392a-9d25-ba57badc0c13"]},{"id":"ITEM-2","itemData":{"DOI":"10.1890/1540-9295(2003)001[0130:ATIOGW]2.0.CO;2","ISSN":"15409309","abstract":"Forest insects and pathogens are the most pervasive and important agents of disturbance in North American forests, affecting an area almost 50 times larger than fire and with an economic impact nearly five times as great. The same attributes that result in an insect herbivore being termed a \"pest\" predispose it to disruption by climate change, particularly global warming. Although many pest species have co-evolved relationships with forest hosts that may or may not be harmful over the long term, the effects on these relationships may have disastrous consequences. We consider both the data and models necessary to evaluate the impacts of climate change, as well as the assessments that have been made to date. The results indicate that all aspects of insect outbreak behavior will intensify as the climate warms. This reinforces the need for more detailed monitoring and evaluations as climatic events unfold. Luckily, we are well placed to make rapid progress, using software tools, databases, and the models that are already available.","author":[{"dropping-particle":"","family":"Logan","given":"Jesse A.","non-dropping-particle":"","parse-names":false,"suffix":""},{"dropping-particle":"","family":"Régnière","given":"Jacques","non-dropping-particle":"","parse-names":false,"suffix":""},{"dropping-particle":"","family":"Powell","given":"James A.","non-dropping-particle":"","parse-names":false,"suffix":""}],"container-title":"Frontiers in Ecology and the Environment","id":"ITEM-2","issue":"3","issued":{"date-parts":[["2003","4","1"]]},"page":"130-137","publisher":"Ecological Society of America","title":"Assessing the impacts of global warming on forest pest dynamics","type":"paper-conference","volume":"1"},"uris":["http://www.mendeley.com/documents/?uuid=76b3d171-eea2-3877-8bed-dc1c6a55cb47"]},{"id":"ITEM-3","itemData":{"DOI":"10.1126/science.aat3466","ISSN":"10959203","PMID":"30166490","abstract":"Insect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L","non-dropping-particle":"","parse-names":false,"suffix":""}],"container-title":"Science","id":"ITEM-3","issue":"6405","issued":{"date-parts":[["2018"]]},"page":"916-919","title":"Increase in crop losses to insect pests in a warming climate","type":"article-journal","volume":"361"},"uris":["http://www.mendeley.com/documents/?uuid=ac898611-40dd-38fa-ba69-8af38b4aff2f"]}],"mendeley":{"formattedCitation":"(Deutsch et al. 2018; Logan, Régnière, and Powell 2003; Pecl et al. 2017)","plainTextFormattedCitation":"(Deutsch et al. 2018; Logan, Régnière, and Powell 2003; Pecl et al. 2017)","previouslyFormattedCitation":"(Deutsch et al. 2018; Logan, Régnière, and Powell 2003; Pecl et al. 2017)"},"properties":{"noteIndex":0},"schema":"https://github.com/citation-style-language/schema/raw/master/csl-citation.json"}</w:instrText>
      </w:r>
      <w:r w:rsidR="00142F4D" w:rsidRPr="007F05C5">
        <w:rPr>
          <w:rFonts w:ascii="Arial" w:hAnsi="Arial" w:cs="Arial"/>
          <w:lang w:val="en-US"/>
        </w:rPr>
        <w:fldChar w:fldCharType="separate"/>
      </w:r>
      <w:r w:rsidR="00142F4D" w:rsidRPr="007F05C5">
        <w:rPr>
          <w:rFonts w:ascii="Arial" w:hAnsi="Arial" w:cs="Arial"/>
          <w:noProof/>
          <w:lang w:val="en-US"/>
        </w:rPr>
        <w:t>(Deutsch et al. 2018; Logan, Régnière, and Powell 2003; Pecl et al. 2017)</w:t>
      </w:r>
      <w:r w:rsidR="00142F4D" w:rsidRPr="007F05C5">
        <w:rPr>
          <w:rFonts w:ascii="Arial" w:hAnsi="Arial" w:cs="Arial"/>
          <w:lang w:val="en-US"/>
        </w:rPr>
        <w:fldChar w:fldCharType="end"/>
      </w:r>
      <w:r w:rsidR="00142F4D" w:rsidRPr="007F05C5">
        <w:rPr>
          <w:rFonts w:ascii="Arial" w:hAnsi="Arial" w:cs="Arial"/>
          <w:lang w:val="en-US"/>
        </w:rPr>
        <w:t>.</w:t>
      </w:r>
    </w:p>
    <w:p w14:paraId="5D1AE00C" w14:textId="59D669F7" w:rsidR="008A7FDA" w:rsidRPr="007F05C5" w:rsidRDefault="00881AF0" w:rsidP="007C1BC4">
      <w:pPr>
        <w:ind w:firstLine="720"/>
        <w:rPr>
          <w:rFonts w:ascii="Arial" w:hAnsi="Arial" w:cs="Arial"/>
          <w:lang w:val="en-US"/>
        </w:rPr>
      </w:pPr>
      <w:ins w:id="32" w:author="Benjamin Van Doren" w:date="2021-11-29T17:03:00Z">
        <w:r>
          <w:rPr>
            <w:rFonts w:ascii="Arial" w:hAnsi="Arial" w:cs="Arial"/>
            <w:lang w:val="en-US"/>
          </w:rPr>
          <w:t xml:space="preserve">Estimates of </w:t>
        </w:r>
      </w:ins>
      <w:del w:id="33" w:author="Benjamin Van Doren" w:date="2021-11-29T17:03:00Z">
        <w:r w:rsidR="000B631D" w:rsidRPr="007F05C5" w:rsidDel="00881AF0">
          <w:rPr>
            <w:rFonts w:ascii="Arial" w:hAnsi="Arial" w:cs="Arial"/>
            <w:lang w:val="en-US"/>
          </w:rPr>
          <w:delText>T</w:delText>
        </w:r>
      </w:del>
      <w:ins w:id="34" w:author="Benjamin Van Doren" w:date="2021-11-29T17:03:00Z">
        <w:r>
          <w:rPr>
            <w:rFonts w:ascii="Arial" w:hAnsi="Arial" w:cs="Arial"/>
            <w:lang w:val="en-US"/>
          </w:rPr>
          <w:t>t</w:t>
        </w:r>
      </w:ins>
      <w:r w:rsidR="00C73469" w:rsidRPr="007F05C5">
        <w:rPr>
          <w:rFonts w:ascii="Arial" w:hAnsi="Arial" w:cs="Arial"/>
          <w:lang w:val="en-US"/>
        </w:rPr>
        <w:t>hermal tolerance</w:t>
      </w:r>
      <w:ins w:id="35" w:author="Benjamin Van Doren" w:date="2021-11-29T17:00:00Z">
        <w:r w:rsidR="00634307">
          <w:rPr>
            <w:rFonts w:ascii="Arial" w:hAnsi="Arial" w:cs="Arial"/>
            <w:lang w:val="en-US"/>
          </w:rPr>
          <w:t xml:space="preserve"> </w:t>
        </w:r>
      </w:ins>
      <w:del w:id="36" w:author="Benjamin Van Doren" w:date="2021-11-29T17:03:00Z">
        <w:r w:rsidR="000B631D" w:rsidRPr="007F05C5" w:rsidDel="00881AF0">
          <w:rPr>
            <w:rFonts w:ascii="Arial" w:hAnsi="Arial" w:cs="Arial"/>
            <w:lang w:val="en-US"/>
          </w:rPr>
          <w:delText xml:space="preserve"> </w:delText>
        </w:r>
      </w:del>
      <w:del w:id="37" w:author="Benjamin Van Doren" w:date="2021-11-29T17:00:00Z">
        <w:r w:rsidR="00E44245" w:rsidDel="00634307">
          <w:rPr>
            <w:rFonts w:ascii="Arial" w:hAnsi="Arial" w:cs="Arial"/>
            <w:lang w:val="en-US"/>
          </w:rPr>
          <w:delText xml:space="preserve">estimated </w:delText>
        </w:r>
      </w:del>
      <w:ins w:id="38" w:author="Benjamin Van Doren" w:date="2021-11-29T17:00:00Z">
        <w:r w:rsidR="00634307">
          <w:rPr>
            <w:rFonts w:ascii="Arial" w:hAnsi="Arial" w:cs="Arial"/>
            <w:lang w:val="en-US"/>
          </w:rPr>
          <w:t xml:space="preserve">made </w:t>
        </w:r>
      </w:ins>
      <w:del w:id="39" w:author="Benjamin Van Doren" w:date="2021-11-29T17:00:00Z">
        <w:r w:rsidR="000B631D" w:rsidRPr="007F05C5" w:rsidDel="00634307">
          <w:rPr>
            <w:rFonts w:ascii="Arial" w:hAnsi="Arial" w:cs="Arial"/>
            <w:lang w:val="en-US"/>
          </w:rPr>
          <w:delText xml:space="preserve">from </w:delText>
        </w:r>
      </w:del>
      <w:ins w:id="40" w:author="Benjamin Van Doren" w:date="2021-11-29T17:00:00Z">
        <w:r w:rsidR="00634307">
          <w:rPr>
            <w:rFonts w:ascii="Arial" w:hAnsi="Arial" w:cs="Arial"/>
            <w:lang w:val="en-US"/>
          </w:rPr>
          <w:t xml:space="preserve">using </w:t>
        </w:r>
      </w:ins>
      <w:del w:id="41" w:author="Benjamin Van Doren" w:date="2021-11-29T17:00:00Z">
        <w:r w:rsidR="00C23D36" w:rsidRPr="007F05C5" w:rsidDel="00634307">
          <w:rPr>
            <w:rFonts w:ascii="Arial" w:hAnsi="Arial" w:cs="Arial"/>
            <w:lang w:val="en-US"/>
          </w:rPr>
          <w:delText xml:space="preserve">either </w:delText>
        </w:r>
      </w:del>
      <w:r w:rsidR="000B631D" w:rsidRPr="00C8579A">
        <w:rPr>
          <w:rFonts w:ascii="Arial" w:hAnsi="Arial" w:cs="Arial"/>
        </w:rPr>
        <w:t>laboratory</w:t>
      </w:r>
      <w:r w:rsidR="000B631D" w:rsidRPr="007F05C5">
        <w:rPr>
          <w:rFonts w:ascii="Arial" w:hAnsi="Arial" w:cs="Arial"/>
          <w:lang w:val="en-US"/>
        </w:rPr>
        <w:t xml:space="preserve"> measures </w:t>
      </w:r>
      <w:r w:rsidR="00C23D36" w:rsidRPr="007F05C5">
        <w:rPr>
          <w:rFonts w:ascii="Arial" w:hAnsi="Arial" w:cs="Arial"/>
          <w:lang w:val="en-US"/>
        </w:rPr>
        <w:t>or</w:t>
      </w:r>
      <w:r w:rsidR="000B631D" w:rsidRPr="007F05C5">
        <w:rPr>
          <w:rFonts w:ascii="Arial" w:hAnsi="Arial" w:cs="Arial"/>
          <w:lang w:val="en-US"/>
        </w:rPr>
        <w:t xml:space="preserve"> observed distribution</w:t>
      </w:r>
      <w:ins w:id="42" w:author="Benjamin Van Doren" w:date="2021-11-29T16:59:00Z">
        <w:r w:rsidR="00634307">
          <w:rPr>
            <w:rFonts w:ascii="Arial" w:hAnsi="Arial" w:cs="Arial"/>
            <w:lang w:val="en-US"/>
          </w:rPr>
          <w:t>s</w:t>
        </w:r>
      </w:ins>
      <w:r w:rsidR="00C73469" w:rsidRPr="007F05C5">
        <w:rPr>
          <w:rFonts w:ascii="Arial" w:hAnsi="Arial" w:cs="Arial"/>
          <w:lang w:val="en-US"/>
        </w:rPr>
        <w:t xml:space="preserve"> </w:t>
      </w:r>
      <w:del w:id="43" w:author="Benjamin Van Doren" w:date="2021-11-29T17:00:00Z">
        <w:r w:rsidR="00C73469" w:rsidRPr="007F05C5" w:rsidDel="00634307">
          <w:rPr>
            <w:rFonts w:ascii="Arial" w:hAnsi="Arial" w:cs="Arial"/>
            <w:lang w:val="en-US"/>
          </w:rPr>
          <w:delText xml:space="preserve">has </w:delText>
        </w:r>
      </w:del>
      <w:ins w:id="44" w:author="Benjamin Van Doren" w:date="2021-11-29T17:00:00Z">
        <w:r w:rsidR="00634307">
          <w:rPr>
            <w:rFonts w:ascii="Arial" w:hAnsi="Arial" w:cs="Arial"/>
            <w:lang w:val="en-US"/>
          </w:rPr>
          <w:t xml:space="preserve">have </w:t>
        </w:r>
      </w:ins>
      <w:r w:rsidR="00C73469" w:rsidRPr="007F05C5">
        <w:rPr>
          <w:rFonts w:ascii="Arial" w:hAnsi="Arial" w:cs="Arial"/>
          <w:lang w:val="en-US"/>
        </w:rPr>
        <w:t xml:space="preserve">been used in species distribution models to evaluate species’ sensitivity to </w:t>
      </w:r>
      <w:r w:rsidR="00C51F14" w:rsidRPr="007F05C5">
        <w:rPr>
          <w:rFonts w:ascii="Arial" w:hAnsi="Arial" w:cs="Arial"/>
          <w:lang w:val="en-US"/>
        </w:rPr>
        <w:t>climate change</w:t>
      </w:r>
      <w:r w:rsidR="000C3659" w:rsidRPr="007F05C5">
        <w:rPr>
          <w:rFonts w:ascii="Arial" w:hAnsi="Arial" w:cs="Arial"/>
          <w:lang w:val="en-US"/>
        </w:rPr>
        <w:t xml:space="preserve"> </w:t>
      </w:r>
      <w:r w:rsidR="000C3659" w:rsidRPr="007F05C5">
        <w:rPr>
          <w:rFonts w:ascii="Arial" w:hAnsi="Arial" w:cs="Arial"/>
          <w:lang w:val="en-US"/>
        </w:rPr>
        <w:fldChar w:fldCharType="begin" w:fldLock="1"/>
      </w:r>
      <w:r w:rsidR="00346DEB" w:rsidRPr="007F05C5">
        <w:rPr>
          <w:rFonts w:ascii="Arial" w:hAnsi="Arial" w:cs="Arial"/>
          <w:lang w:val="en-US"/>
        </w:rPr>
        <w:instrText>ADDIN CSL_CITATION {"citationItems":[{"id":"ITEM-1","itemData":{"DOI":"10.1111/j.1461-0248.2008.01277.x","ISSN":"1461023X","PMID":"19292794","abstract":"Species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 2009 Blackwell Publishing Ltd/CNRS.","author":[{"dropping-particle":"","family":"Kearney","given":"Michael","non-dropping-particle":"","parse-names":false,"suffix":""},{"dropping-particle":"","family":"Porter","given":"Warren","non-dropping-particle":"","parse-names":false,"suffix":""}],"container-title":"Ecology Letters","id":"ITEM-1","issue":"4","issued":{"date-parts":[["2009","4","1"]]},"page":"334-350","publisher":"John Wiley &amp; Sons, Ltd","title":"Mechanistic niche modelling: Combining physiological and spatial data to predict species' ranges","type":"article-journal","volume":"12"},"uris":["http://www.mendeley.com/documents/?uuid=d35c30a9-9a4b-3249-9e5c-8662b45d79d5"]}],"mendeley":{"formattedCitation":"(Kearney and Porter 2009)","plainTextFormattedCitation":"(Kearney and Porter 2009)","previouslyFormattedCitation":"(Kearney and Porter 2009)"},"properties":{"noteIndex":0},"schema":"https://github.com/citation-style-language/schema/raw/master/csl-citation.json"}</w:instrText>
      </w:r>
      <w:r w:rsidR="000C3659" w:rsidRPr="007F05C5">
        <w:rPr>
          <w:rFonts w:ascii="Arial" w:hAnsi="Arial" w:cs="Arial"/>
          <w:lang w:val="en-US"/>
        </w:rPr>
        <w:fldChar w:fldCharType="separate"/>
      </w:r>
      <w:r w:rsidR="000C3659" w:rsidRPr="007F05C5">
        <w:rPr>
          <w:rFonts w:ascii="Arial" w:hAnsi="Arial" w:cs="Arial"/>
          <w:noProof/>
          <w:lang w:val="en-US"/>
        </w:rPr>
        <w:t>(Kearney and Porter 2009)</w:t>
      </w:r>
      <w:r w:rsidR="000C3659" w:rsidRPr="007F05C5">
        <w:rPr>
          <w:rFonts w:ascii="Arial" w:hAnsi="Arial" w:cs="Arial"/>
          <w:lang w:val="en-US"/>
        </w:rPr>
        <w:fldChar w:fldCharType="end"/>
      </w:r>
      <w:r w:rsidR="00C73469" w:rsidRPr="007F05C5">
        <w:rPr>
          <w:rFonts w:ascii="Arial" w:hAnsi="Arial" w:cs="Arial"/>
          <w:lang w:val="en-US"/>
        </w:rPr>
        <w:t>.</w:t>
      </w:r>
      <w:r w:rsidR="003127D2">
        <w:rPr>
          <w:rFonts w:ascii="Arial" w:hAnsi="Arial" w:cs="Arial"/>
          <w:lang w:val="en-US"/>
        </w:rPr>
        <w:t xml:space="preserve"> Literature suggest</w:t>
      </w:r>
      <w:r w:rsidR="00D15550">
        <w:rPr>
          <w:rFonts w:ascii="Arial" w:hAnsi="Arial" w:cs="Arial"/>
          <w:lang w:val="en-US"/>
        </w:rPr>
        <w:t>s</w:t>
      </w:r>
      <w:r w:rsidR="003127D2">
        <w:rPr>
          <w:rFonts w:ascii="Arial" w:hAnsi="Arial" w:cs="Arial"/>
          <w:lang w:val="en-US"/>
        </w:rPr>
        <w:t xml:space="preserve"> </w:t>
      </w:r>
      <w:commentRangeStart w:id="45"/>
      <w:r w:rsidR="003127D2">
        <w:rPr>
          <w:rFonts w:ascii="Arial" w:hAnsi="Arial" w:cs="Arial"/>
          <w:lang w:val="en-US"/>
        </w:rPr>
        <w:t xml:space="preserve">distinguishing </w:t>
      </w:r>
      <w:commentRangeEnd w:id="45"/>
      <w:r w:rsidR="00C5305D">
        <w:rPr>
          <w:rStyle w:val="CommentReference"/>
          <w:rFonts w:asciiTheme="minorHAnsi" w:eastAsiaTheme="minorHAnsi" w:hAnsiTheme="minorHAnsi" w:cstheme="minorBidi"/>
          <w:lang w:eastAsia="en-US"/>
        </w:rPr>
        <w:commentReference w:id="45"/>
      </w:r>
      <w:r w:rsidR="003127D2">
        <w:rPr>
          <w:rFonts w:ascii="Arial" w:hAnsi="Arial" w:cs="Arial"/>
          <w:lang w:val="en-US"/>
        </w:rPr>
        <w:t xml:space="preserve">views on the vulnerability of tropical biotas to global warming </w:t>
      </w:r>
      <w:r w:rsidR="000B194D" w:rsidRPr="007F05C5">
        <w:rPr>
          <w:rFonts w:ascii="Arial" w:hAnsi="Arial" w:cs="Arial"/>
          <w:lang w:val="en-US"/>
        </w:rPr>
        <w:fldChar w:fldCharType="begin" w:fldLock="1"/>
      </w:r>
      <w:r w:rsidR="0096156E" w:rsidRPr="007F05C5">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0B194D" w:rsidRPr="007F05C5">
        <w:rPr>
          <w:rFonts w:ascii="Arial" w:hAnsi="Arial" w:cs="Arial"/>
          <w:lang w:val="en-US"/>
        </w:rPr>
        <w:fldChar w:fldCharType="separate"/>
      </w:r>
      <w:r w:rsidR="000B194D" w:rsidRPr="007F05C5">
        <w:rPr>
          <w:rFonts w:ascii="Arial" w:hAnsi="Arial" w:cs="Arial"/>
          <w:noProof/>
          <w:lang w:val="en-US"/>
        </w:rPr>
        <w:t>(Corlett 2011)</w:t>
      </w:r>
      <w:r w:rsidR="000B194D" w:rsidRPr="007F05C5">
        <w:rPr>
          <w:rFonts w:ascii="Arial" w:hAnsi="Arial" w:cs="Arial"/>
          <w:lang w:val="en-US"/>
        </w:rPr>
        <w:fldChar w:fldCharType="end"/>
      </w:r>
      <w:r w:rsidR="00C51F14" w:rsidRPr="007F05C5">
        <w:rPr>
          <w:rFonts w:ascii="Arial" w:hAnsi="Arial" w:cs="Arial"/>
          <w:lang w:val="en-US"/>
        </w:rPr>
        <w:t>.</w:t>
      </w:r>
      <w:r w:rsidR="008A7FDA" w:rsidRPr="007F05C5">
        <w:rPr>
          <w:rFonts w:ascii="Arial" w:hAnsi="Arial" w:cs="Arial"/>
          <w:lang w:val="en-US"/>
        </w:rPr>
        <w:t xml:space="preserve"> Tropic</w:t>
      </w:r>
      <w:r w:rsidR="00DB25CE">
        <w:rPr>
          <w:rFonts w:ascii="Arial" w:hAnsi="Arial" w:cs="Arial"/>
          <w:lang w:val="en-US"/>
        </w:rPr>
        <w:t>al</w:t>
      </w:r>
      <w:r w:rsidR="008A7FDA" w:rsidRPr="007F05C5">
        <w:rPr>
          <w:rFonts w:ascii="Arial" w:hAnsi="Arial" w:cs="Arial"/>
          <w:lang w:val="en-US"/>
        </w:rPr>
        <w:t xml:space="preserve"> species </w:t>
      </w:r>
      <w:r w:rsidR="003127D2">
        <w:rPr>
          <w:rFonts w:ascii="Arial" w:hAnsi="Arial" w:cs="Arial"/>
          <w:lang w:val="en-US"/>
        </w:rPr>
        <w:t xml:space="preserve">are suggested to live near </w:t>
      </w:r>
      <w:del w:id="46" w:author="Benjamin Van Doren" w:date="2021-11-29T17:01:00Z">
        <w:r w:rsidR="003127D2" w:rsidDel="0098205A">
          <w:rPr>
            <w:rFonts w:ascii="Arial" w:hAnsi="Arial" w:cs="Arial"/>
            <w:lang w:val="en-US"/>
          </w:rPr>
          <w:delText xml:space="preserve">to </w:delText>
        </w:r>
      </w:del>
      <w:r w:rsidR="003127D2">
        <w:rPr>
          <w:rFonts w:ascii="Arial" w:hAnsi="Arial" w:cs="Arial"/>
          <w:lang w:val="en-US"/>
        </w:rPr>
        <w:t xml:space="preserve">their upper thermal limits </w:t>
      </w:r>
      <w:r w:rsidR="003127D2" w:rsidRPr="007F05C5">
        <w:rPr>
          <w:rFonts w:ascii="Arial" w:hAnsi="Arial" w:cs="Arial"/>
          <w:lang w:val="en-US"/>
        </w:rPr>
        <w:fldChar w:fldCharType="begin" w:fldLock="1"/>
      </w:r>
      <w:r w:rsidR="003127D2">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Sciences","id":"ITEM-2","issue":"1664","issued":{"date-parts":[["2009","6","7"]]},"note":"heat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warming","type":"article-journal","volume":"276"},"uris":["http://www.mendeley.com/documents/?uuid=b4d4f274-2649-308a-8340-0519a6ba5497"]},{"id":"ITEM-3","itemData":{"DOI":"10.1111/j.1365-2486.2011.02542.x","ISSN":"13541013","abstract":"Effects of climate warming on wild populations of organisms are expected to be greatest at higher latitudes, paralleling greater anticipated increases in temperature in these regions. Yet, these expectations assume that populations in different regions are equally susceptible to the effects of warming. This is unlikely to be the case. Here, we develop a series of predictive models for physiological thermal tolerances in ants based on current and future climates. We found that tropical ants have lower warming tolerances, a metric of susceptibility to climate warming, than temperate ants despite greater increases in temperature at higher latitudes. Using climatic, ecological and phylogenetic data, we refine our predictions of which ants (across all regions) were most susceptible to climate warming. We found that ants occupying warmer and more mesic forested habitats at lower elevations are the most physiologically susceptible to deleterious effects of climate warming. Phylogenetic history was also a strong indicator of physiological susceptibility. In short, we find that ants that live in the canopies of hot, tropical forest are the most at risk, globally, from climate warming. Unfortunately this is where many, perhaps most, ant and other species on Earth live. © 2011 Blackwell Publishing Ltd.","author":[{"dropping-particle":"","family":"Diamond","given":"Sarah E.","non-dropping-particle":"","parse-names":false,"suffix":""},{"dropping-particle":"","family":"Sorger","given":"D. Magdalena","non-dropping-particle":"","parse-names":false,"suffix":""},{"dropping-particle":"","family":"Hulcr","given":"Jiri","non-dropping-particle":"","parse-names":false,"suffix":""},{"dropping-particle":"","family":"Pelini","given":"Shannon L.","non-dropping-particle":"","parse-names":false,"suffix":""},{"dropping-particle":"Del","family":"Toro","given":"Israel","non-dropping-particle":"","parse-names":false,"suffix":""},{"dropping-particle":"","family":"Hirsch","given":"Christopher","non-dropping-particle":"","parse-names":false,"suffix":""},{"dropping-particle":"","family":"Oberg","given":"Erik","non-dropping-particle":"","parse-names":false,"suffix":""},{"dropping-particle":"","family":"Dunn","given":"Robert R.","non-dropping-particle":"","parse-names":false,"suffix":""}],"container-title":"Global Change Biology","id":"ITEM-3","issue":"2","issued":{"date-parts":[["2012","2","1"]]},"page":"448-456","publisher":"John Wiley &amp; Sons, Ltd","title":"Who likes it hot? A global analysis of the climatic, ecological, and evolutionary determinants of warming tolerance in ants","type":"article-journal","volume":"18"},"uris":["http://www.mendeley.com/documents/?uuid=ccccc685-f698-384e-81b8-5b9facc23c21"]}],"mendeley":{"formattedCitation":"(Deutsch et al. 2008; Diamond et al. 2012; Huey et al. 2009)","plainTextFormattedCitation":"(Deutsch et al. 2008; Diamond et al. 2012; Huey et al. 2009)","previouslyFormattedCitation":"(Deutsch et al. 2008; Diamond et al. 2012; Huey et al. 2009)"},"properties":{"noteIndex":0},"schema":"https://github.com/citation-style-language/schema/raw/master/csl-citation.json"}</w:instrText>
      </w:r>
      <w:r w:rsidR="003127D2" w:rsidRPr="007F05C5">
        <w:rPr>
          <w:rFonts w:ascii="Arial" w:hAnsi="Arial" w:cs="Arial"/>
          <w:lang w:val="en-US"/>
        </w:rPr>
        <w:fldChar w:fldCharType="separate"/>
      </w:r>
      <w:r w:rsidR="003127D2" w:rsidRPr="00BB52D4">
        <w:rPr>
          <w:rFonts w:ascii="Arial" w:hAnsi="Arial" w:cs="Arial"/>
          <w:noProof/>
          <w:lang w:val="en-US"/>
        </w:rPr>
        <w:t>(Deutsch et al. 2008; Diamond et al. 2012; Huey et al. 2009)</w:t>
      </w:r>
      <w:r w:rsidR="003127D2" w:rsidRPr="007F05C5">
        <w:rPr>
          <w:rFonts w:ascii="Arial" w:hAnsi="Arial" w:cs="Arial"/>
          <w:lang w:val="en-US"/>
        </w:rPr>
        <w:fldChar w:fldCharType="end"/>
      </w:r>
      <w:r w:rsidR="003127D2">
        <w:rPr>
          <w:rFonts w:ascii="Arial" w:hAnsi="Arial" w:cs="Arial"/>
          <w:lang w:val="en-US"/>
        </w:rPr>
        <w:t xml:space="preserve">, </w:t>
      </w:r>
      <w:ins w:id="47" w:author="Benjamin Van Doren" w:date="2021-11-29T17:02:00Z">
        <w:r w:rsidR="0098205A">
          <w:rPr>
            <w:rFonts w:ascii="Arial" w:hAnsi="Arial" w:cs="Arial"/>
            <w:lang w:val="en-US"/>
          </w:rPr>
          <w:t xml:space="preserve">and </w:t>
        </w:r>
      </w:ins>
      <w:r w:rsidR="003127D2">
        <w:rPr>
          <w:rFonts w:ascii="Arial" w:hAnsi="Arial" w:cs="Arial"/>
          <w:lang w:val="en-US"/>
        </w:rPr>
        <w:t xml:space="preserve">thus </w:t>
      </w:r>
      <w:ins w:id="48" w:author="Benjamin Van Doren" w:date="2021-11-29T17:02:00Z">
        <w:r w:rsidR="0098205A">
          <w:rPr>
            <w:rFonts w:ascii="Arial" w:hAnsi="Arial" w:cs="Arial"/>
            <w:lang w:val="en-US"/>
          </w:rPr>
          <w:t xml:space="preserve">are expected to </w:t>
        </w:r>
      </w:ins>
      <w:r w:rsidR="003127D2">
        <w:rPr>
          <w:rFonts w:ascii="Arial" w:hAnsi="Arial" w:cs="Arial"/>
          <w:lang w:val="en-US"/>
        </w:rPr>
        <w:t xml:space="preserve">face particular difficulty </w:t>
      </w:r>
      <w:del w:id="49" w:author="Benjamin Van Doren" w:date="2021-11-29T17:02:00Z">
        <w:r w:rsidR="003127D2" w:rsidDel="0098205A">
          <w:rPr>
            <w:rFonts w:ascii="Arial" w:hAnsi="Arial" w:cs="Arial"/>
            <w:lang w:val="en-US"/>
          </w:rPr>
          <w:delText xml:space="preserve">to tolerate or </w:delText>
        </w:r>
      </w:del>
      <w:r w:rsidR="003127D2">
        <w:rPr>
          <w:rFonts w:ascii="Arial" w:hAnsi="Arial" w:cs="Arial"/>
          <w:lang w:val="en-US"/>
        </w:rPr>
        <w:t>adapt</w:t>
      </w:r>
      <w:ins w:id="50" w:author="Benjamin Van Doren" w:date="2021-11-29T17:02:00Z">
        <w:r w:rsidR="0098205A">
          <w:rPr>
            <w:rFonts w:ascii="Arial" w:hAnsi="Arial" w:cs="Arial"/>
            <w:lang w:val="en-US"/>
          </w:rPr>
          <w:t>ing</w:t>
        </w:r>
      </w:ins>
      <w:r w:rsidR="003127D2">
        <w:rPr>
          <w:rFonts w:ascii="Arial" w:hAnsi="Arial" w:cs="Arial"/>
          <w:lang w:val="en-US"/>
        </w:rPr>
        <w:t xml:space="preserve"> to </w:t>
      </w:r>
      <w:del w:id="51" w:author="Benjamin Van Doren" w:date="2021-11-29T17:02:00Z">
        <w:r w:rsidR="003127D2" w:rsidDel="0098205A">
          <w:rPr>
            <w:rFonts w:ascii="Arial" w:hAnsi="Arial" w:cs="Arial"/>
            <w:lang w:val="en-US"/>
          </w:rPr>
          <w:delText xml:space="preserve">the </w:delText>
        </w:r>
      </w:del>
      <w:r w:rsidR="003127D2">
        <w:rPr>
          <w:rFonts w:ascii="Arial" w:hAnsi="Arial" w:cs="Arial"/>
          <w:lang w:val="en-US"/>
        </w:rPr>
        <w:t xml:space="preserve">projected warming </w:t>
      </w:r>
      <w:r w:rsidR="003127D2" w:rsidRPr="007F05C5">
        <w:rPr>
          <w:rFonts w:ascii="Arial" w:hAnsi="Arial" w:cs="Arial"/>
          <w:lang w:val="en-US"/>
        </w:rPr>
        <w:fldChar w:fldCharType="begin" w:fldLock="1"/>
      </w:r>
      <w:r w:rsidR="003127D2">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phylogenetically","type":"article-journal","volume":"109"},"uris":["http://www.mendeley.com/documents/?uuid=fda03cb5-0910-39da-97ce-ca7e1c3ab356"]},{"id":"ITEM-3","itemData":{"DOI":"10.1890/11-1187.1","ISSN":"00129658","PMID":"22624199","abstract":"Evolutionary history and physiology mediate species responses to climate change. Tropical species that do not naturally experience high temperature variability have a narrow thermal tolerance compared to similar taxa at temperate latitudes and could therefore be most vulnerable to warming. However, the thermal adaptation of a species may also be influenced by spatial temperature variations over its geographical range. Spatial climate gradients, especially from topography, may also broaden thermal tolerance and therefore act to buffer warming impacts. Here we show that for low-seasonality environments, high spatial heterogeneity in temperature correlates significantly with greater warming tolerance in insects globally. Based on this relationship, we find that climate change projections of direct physiological impacts on insect fitness highlight the vulnerability of tropical lowland areas to future warming. Thus, in addition to seasonality, spatial heterogeneity may play a critical role in thermal adaptation and climate change impacts particularly in the tropics. © 2012 by the Ecological Society of America.","author":[{"dropping-particle":"","family":"Bonebrake","given":"Timothy C.","non-dropping-particle":"","parse-names":false,"suffix":""},{"dropping-particle":"","family":"Deutsch","given":"Curtis A.","non-dropping-particle":"","parse-names":false,"suffix":""}],"container-title":"Ecology","id":"ITEM-3","issue":"3","issued":{"date-parts":[["2012","3","1"]]},"note":"in tropics, there is less spatial climate heterogeneity, and tolerance range to warming","page":"449-455","publisher":"John Wiley &amp; Sons, Ltd","title":"Climate heterogeneity modulates impact of warming on tropical insects","type":"article-journal","volume":"93"},"uris":["http://www.mendeley.com/documents/?uuid=2d7d47a1-bda8-38c1-afb8-8ff13e0b1b1d"]}],"mendeley":{"formattedCitation":"(Bonebrake and Deutsch 2012; Deutsch et al. 2008; Kellermann et al. 2012)","plainTextFormattedCitation":"(Bonebrake and Deutsch 2012; Deutsch et al. 2008; Kellermann et al. 2012)","previouslyFormattedCitation":"(Bonebrake and Deutsch 2012; Deutsch et al. 2008; Kellermann et al. 2012)"},"properties":{"noteIndex":0},"schema":"https://github.com/citation-style-language/schema/raw/master/csl-citation.json"}</w:instrText>
      </w:r>
      <w:r w:rsidR="003127D2" w:rsidRPr="007F05C5">
        <w:rPr>
          <w:rFonts w:ascii="Arial" w:hAnsi="Arial" w:cs="Arial"/>
          <w:lang w:val="en-US"/>
        </w:rPr>
        <w:fldChar w:fldCharType="separate"/>
      </w:r>
      <w:r w:rsidR="003127D2" w:rsidRPr="00BB52D4">
        <w:rPr>
          <w:rFonts w:ascii="Arial" w:hAnsi="Arial" w:cs="Arial"/>
          <w:noProof/>
          <w:lang w:val="en-US"/>
        </w:rPr>
        <w:t>(Bonebrake and Deutsch 2012; Deutsch et al. 2008; Kellermann et al. 2012)</w:t>
      </w:r>
      <w:r w:rsidR="003127D2" w:rsidRPr="007F05C5">
        <w:rPr>
          <w:rFonts w:ascii="Arial" w:hAnsi="Arial" w:cs="Arial"/>
          <w:lang w:val="en-US"/>
        </w:rPr>
        <w:fldChar w:fldCharType="end"/>
      </w:r>
      <w:r w:rsidR="003127D2">
        <w:rPr>
          <w:rFonts w:ascii="Arial" w:hAnsi="Arial" w:cs="Arial"/>
          <w:lang w:val="en-US"/>
        </w:rPr>
        <w:t xml:space="preserve">. </w:t>
      </w:r>
      <w:commentRangeStart w:id="52"/>
      <w:r w:rsidR="008F30FA">
        <w:rPr>
          <w:rFonts w:ascii="Arial" w:hAnsi="Arial" w:cs="Arial"/>
          <w:lang w:val="en-US"/>
        </w:rPr>
        <w:t>Narrow thermal range</w:t>
      </w:r>
      <w:ins w:id="53" w:author="Benjamin Van Doren" w:date="2021-11-29T17:02:00Z">
        <w:r w:rsidR="0098205A">
          <w:rPr>
            <w:rFonts w:ascii="Arial" w:hAnsi="Arial" w:cs="Arial"/>
            <w:lang w:val="en-US"/>
          </w:rPr>
          <w:t>s</w:t>
        </w:r>
      </w:ins>
      <w:r w:rsidR="001B262E">
        <w:rPr>
          <w:rFonts w:ascii="Arial" w:hAnsi="Arial" w:cs="Arial"/>
          <w:lang w:val="en-US"/>
        </w:rPr>
        <w:t xml:space="preserve"> </w:t>
      </w:r>
      <w:r w:rsidR="001B262E" w:rsidRPr="007F05C5">
        <w:rPr>
          <w:rFonts w:ascii="Arial" w:hAnsi="Arial" w:cs="Arial"/>
          <w:lang w:val="en-US"/>
        </w:rPr>
        <w:fldChar w:fldCharType="begin" w:fldLock="1"/>
      </w:r>
      <w:r w:rsidR="001B262E" w:rsidRPr="007F05C5">
        <w:rPr>
          <w:rFonts w:ascii="Arial" w:hAnsi="Arial" w:cs="Arial"/>
          <w:lang w:val="en-US"/>
        </w:rPr>
        <w:instrText>ADDIN CSL_CITATION {"citationItems":[{"id":"ITEM-1","itemData":{"DOI":"10.1098/rspb.2014.1097","ISSN":"14712954","abstract":"The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Sciences","id":"ITEM-1","issue":"1789","issued":{"date-parts":[["2014","7","9"]]},"publisher":"Royal Society","title":"Global variation in thermal tolerances and vulnerability of endotherms to climate change","type":"article-journal","volume":"281"},"uris":["http://www.mendeley.com/documents/?uuid=2d25c29c-a335-39f1-9c9a-4a2f1d8d6544"]}],"mendeley":{"formattedCitation":"(Khaliq et al. 2014)","plainTextFormattedCitation":"(Khaliq et al. 2014)","previouslyFormattedCitation":"(Khaliq et al. 2014)"},"properties":{"noteIndex":0},"schema":"https://github.com/citation-style-language/schema/raw/master/csl-citation.json"}</w:instrText>
      </w:r>
      <w:r w:rsidR="001B262E" w:rsidRPr="007F05C5">
        <w:rPr>
          <w:rFonts w:ascii="Arial" w:hAnsi="Arial" w:cs="Arial"/>
          <w:lang w:val="en-US"/>
        </w:rPr>
        <w:fldChar w:fldCharType="separate"/>
      </w:r>
      <w:r w:rsidR="001B262E" w:rsidRPr="007F05C5">
        <w:rPr>
          <w:rFonts w:ascii="Arial" w:hAnsi="Arial" w:cs="Arial"/>
          <w:noProof/>
          <w:lang w:val="en-US"/>
        </w:rPr>
        <w:t>(Khaliq et al. 2014)</w:t>
      </w:r>
      <w:r w:rsidR="001B262E" w:rsidRPr="007F05C5">
        <w:rPr>
          <w:rFonts w:ascii="Arial" w:hAnsi="Arial" w:cs="Arial"/>
          <w:lang w:val="en-US"/>
        </w:rPr>
        <w:fldChar w:fldCharType="end"/>
      </w:r>
      <w:r w:rsidR="001B262E">
        <w:rPr>
          <w:rFonts w:ascii="Arial" w:hAnsi="Arial" w:cs="Arial"/>
          <w:lang w:val="en-US"/>
        </w:rPr>
        <w:t xml:space="preserve"> lead</w:t>
      </w:r>
      <w:del w:id="54" w:author="Benjamin Van Doren" w:date="2021-11-29T17:02:00Z">
        <w:r w:rsidR="001B262E" w:rsidDel="0098205A">
          <w:rPr>
            <w:rFonts w:ascii="Arial" w:hAnsi="Arial" w:cs="Arial"/>
            <w:lang w:val="en-US"/>
          </w:rPr>
          <w:delText>s</w:delText>
        </w:r>
      </w:del>
      <w:r w:rsidR="001B262E">
        <w:rPr>
          <w:rFonts w:ascii="Arial" w:hAnsi="Arial" w:cs="Arial"/>
          <w:lang w:val="en-US"/>
        </w:rPr>
        <w:t xml:space="preserve"> to larger range-shift gaps of tropical species when following the latitudinal or elevational temperature gradient, </w:t>
      </w:r>
      <w:commentRangeEnd w:id="52"/>
      <w:r w:rsidR="0098205A">
        <w:rPr>
          <w:rStyle w:val="CommentReference"/>
          <w:rFonts w:asciiTheme="minorHAnsi" w:eastAsiaTheme="minorHAnsi" w:hAnsiTheme="minorHAnsi" w:cstheme="minorBidi"/>
          <w:lang w:eastAsia="en-US"/>
        </w:rPr>
        <w:commentReference w:id="52"/>
      </w:r>
      <w:r w:rsidR="001B262E">
        <w:rPr>
          <w:rFonts w:ascii="Arial" w:hAnsi="Arial" w:cs="Arial"/>
          <w:lang w:val="en-US"/>
        </w:rPr>
        <w:t xml:space="preserve">increasing the risk of extinction and community disassembly </w:t>
      </w:r>
      <w:r w:rsidR="004F5042" w:rsidRPr="007F05C5">
        <w:rPr>
          <w:rFonts w:ascii="Arial" w:hAnsi="Arial" w:cs="Arial"/>
          <w:lang w:val="en-US"/>
        </w:rPr>
        <w:fldChar w:fldCharType="begin" w:fldLock="1"/>
      </w:r>
      <w:r w:rsidR="00E13FED" w:rsidRPr="007F05C5">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tropics","type":"article-journal","volume":"322"},"uris":["http://www.mendeley.com/documents/?uuid=efcbb00a-4f36-3d21-bf39-1166fa394a51"]},{"id":"ITEM-2","itemData":{"DOI":"10.1111/j.1461-0248.2011.01689.x","ISSN":"14610248","PMID":"21978234","abstract":"Both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 © 2011 Blackwell Publishing Ltd/CNRS.","author":[{"dropping-particle":"","family":"Sheldon","given":"Kimberly S.","non-dropping-particle":"","parse-names":false,"suffix":""},{"dropping-particle":"","family":"Yang","given":"Sylvia","non-dropping-particle":"","parse-names":false,"suffix":""},{"dropping-particle":"","family":"Tewksbury","given":"Joshua J.","non-dropping-particle":"","parse-names":false,"suffix":""}],"container-title":"Ecology Letters","id":"ITEM-2","issue":"12","issued":{"date-parts":[["2011","12","1"]]},"note":"Elevational ranges are smaller at low latitudes for most groups and, as a consequence, tropical communities appear to be more sensitive to temperature increases compared with temperate communities.","page":"1191-1200","publisher":"Blackwell Publishing Ltd","title":"Climate change and community disassembly: Impacts of warming on tropical and temperate montane community structure","type":"article-journal","volume":"14"},"uris":["http://www.mendeley.com/documents/?uuid=5a78b13d-5185-3d78-a606-3b8ccde26ba1"]}],"mendeley":{"formattedCitation":"(Colwell et al. 2008; Sheldon, Yang, and Tewksbury 2011)","plainTextFormattedCitation":"(Colwell et al. 2008; Sheldon, Yang, and Tewksbury 2011)","previouslyFormattedCitation":"(Colwell et al. 2008; Sheldon, Yang, and Tewksbury 2011)"},"properties":{"noteIndex":0},"schema":"https://github.com/citation-style-language/schema/raw/master/csl-citation.json"}</w:instrText>
      </w:r>
      <w:r w:rsidR="004F5042" w:rsidRPr="007F05C5">
        <w:rPr>
          <w:rFonts w:ascii="Arial" w:hAnsi="Arial" w:cs="Arial"/>
          <w:lang w:val="en-US"/>
        </w:rPr>
        <w:fldChar w:fldCharType="separate"/>
      </w:r>
      <w:r w:rsidR="00E13FED" w:rsidRPr="007F05C5">
        <w:rPr>
          <w:rFonts w:ascii="Arial" w:hAnsi="Arial" w:cs="Arial"/>
          <w:noProof/>
          <w:lang w:val="en-US"/>
        </w:rPr>
        <w:t>(Colwell et al. 2008; Sheldon, Yang, and Tewksbury 2011)</w:t>
      </w:r>
      <w:r w:rsidR="004F5042" w:rsidRPr="007F05C5">
        <w:rPr>
          <w:rFonts w:ascii="Arial" w:hAnsi="Arial" w:cs="Arial"/>
          <w:lang w:val="en-US"/>
        </w:rPr>
        <w:fldChar w:fldCharType="end"/>
      </w:r>
      <w:r w:rsidR="0026735A" w:rsidRPr="007F05C5">
        <w:rPr>
          <w:rFonts w:ascii="Arial" w:hAnsi="Arial" w:cs="Arial"/>
          <w:lang w:val="en-US"/>
        </w:rPr>
        <w:t>.</w:t>
      </w:r>
    </w:p>
    <w:p w14:paraId="052A36FE" w14:textId="32B19257" w:rsidR="003948B0" w:rsidRDefault="0013633E" w:rsidP="007C1BC4">
      <w:pPr>
        <w:ind w:firstLine="720"/>
        <w:rPr>
          <w:rFonts w:ascii="Arial" w:hAnsi="Arial" w:cs="Arial"/>
          <w:lang w:val="en-US"/>
        </w:rPr>
      </w:pPr>
      <w:r w:rsidRPr="007F05C5">
        <w:rPr>
          <w:rFonts w:ascii="Arial" w:hAnsi="Arial" w:cs="Arial"/>
          <w:lang w:val="en-US"/>
        </w:rPr>
        <w:t xml:space="preserve">However, </w:t>
      </w:r>
      <w:r w:rsidR="005D607A" w:rsidRPr="007F05C5">
        <w:rPr>
          <w:rFonts w:ascii="Arial" w:hAnsi="Arial" w:cs="Arial"/>
          <w:lang w:val="en-US"/>
        </w:rPr>
        <w:t xml:space="preserve">it is uncertain </w:t>
      </w:r>
      <w:r w:rsidRPr="007F05C5">
        <w:rPr>
          <w:rFonts w:ascii="Arial" w:hAnsi="Arial" w:cs="Arial"/>
          <w:lang w:val="en-US"/>
        </w:rPr>
        <w:t>whether thermal tolerance</w:t>
      </w:r>
      <w:r w:rsidR="005D607A" w:rsidRPr="007F05C5">
        <w:rPr>
          <w:rFonts w:ascii="Arial" w:hAnsi="Arial" w:cs="Arial"/>
          <w:lang w:val="en-US"/>
        </w:rPr>
        <w:t xml:space="preserve"> is </w:t>
      </w:r>
      <w:r w:rsidR="005D607A" w:rsidRPr="00E003EE">
        <w:rPr>
          <w:rFonts w:ascii="Arial" w:hAnsi="Arial" w:cs="Arial"/>
          <w:i/>
          <w:iCs/>
          <w:lang w:val="en-US"/>
          <w:rPrChange w:id="55" w:author="Benjamin Van Doren" w:date="2021-11-29T17:04:00Z">
            <w:rPr>
              <w:rFonts w:ascii="Arial" w:hAnsi="Arial" w:cs="Arial"/>
              <w:lang w:val="en-US"/>
            </w:rPr>
          </w:rPrChange>
        </w:rPr>
        <w:t>the</w:t>
      </w:r>
      <w:r w:rsidR="005D607A" w:rsidRPr="007F05C5">
        <w:rPr>
          <w:rFonts w:ascii="Arial" w:hAnsi="Arial" w:cs="Arial"/>
          <w:lang w:val="en-US"/>
        </w:rPr>
        <w:t xml:space="preserve"> key predictor of distribution </w:t>
      </w:r>
      <w:r w:rsidR="00245BF5">
        <w:rPr>
          <w:rFonts w:ascii="Arial" w:hAnsi="Arial" w:cs="Arial"/>
          <w:lang w:val="en-US"/>
        </w:rPr>
        <w:t>at</w:t>
      </w:r>
      <w:r w:rsidR="00245BF5" w:rsidRPr="007F05C5">
        <w:rPr>
          <w:rFonts w:ascii="Arial" w:hAnsi="Arial" w:cs="Arial"/>
          <w:lang w:val="en-US"/>
        </w:rPr>
        <w:t xml:space="preserve"> </w:t>
      </w:r>
      <w:r w:rsidR="005D607A" w:rsidRPr="007F05C5">
        <w:rPr>
          <w:rFonts w:ascii="Arial" w:hAnsi="Arial" w:cs="Arial"/>
          <w:lang w:val="en-US"/>
        </w:rPr>
        <w:t xml:space="preserve">warmer margins. </w:t>
      </w:r>
      <w:r w:rsidRPr="007F05C5">
        <w:rPr>
          <w:rFonts w:ascii="Arial" w:hAnsi="Arial" w:cs="Arial"/>
          <w:lang w:val="en-US"/>
        </w:rPr>
        <w:t xml:space="preserve">The observation that </w:t>
      </w:r>
      <w:r w:rsidR="00E64D33" w:rsidRPr="007F05C5">
        <w:rPr>
          <w:rFonts w:ascii="Arial" w:hAnsi="Arial" w:cs="Arial"/>
          <w:lang w:val="en-US"/>
        </w:rPr>
        <w:t xml:space="preserve">species </w:t>
      </w:r>
      <w:r w:rsidR="00BC0318" w:rsidRPr="007F05C5">
        <w:rPr>
          <w:rFonts w:ascii="Arial" w:hAnsi="Arial" w:cs="Arial"/>
          <w:lang w:val="en-US"/>
        </w:rPr>
        <w:t>occupying</w:t>
      </w:r>
      <w:r w:rsidR="00E64D33" w:rsidRPr="007F05C5">
        <w:rPr>
          <w:rFonts w:ascii="Arial" w:hAnsi="Arial" w:cs="Arial"/>
          <w:lang w:val="en-US"/>
        </w:rPr>
        <w:t xml:space="preserve"> cooler environment</w:t>
      </w:r>
      <w:ins w:id="56" w:author="Benjamin Van Doren" w:date="2021-11-29T17:04:00Z">
        <w:r w:rsidR="000C58F3">
          <w:rPr>
            <w:rFonts w:ascii="Arial" w:hAnsi="Arial" w:cs="Arial"/>
            <w:lang w:val="en-US"/>
          </w:rPr>
          <w:t>s</w:t>
        </w:r>
      </w:ins>
      <w:r w:rsidR="00BC0318" w:rsidRPr="007F05C5">
        <w:rPr>
          <w:rFonts w:ascii="Arial" w:hAnsi="Arial" w:cs="Arial"/>
          <w:lang w:val="en-US"/>
        </w:rPr>
        <w:t xml:space="preserve"> </w:t>
      </w:r>
      <w:r w:rsidR="005D607A" w:rsidRPr="007F05C5">
        <w:rPr>
          <w:rFonts w:ascii="Arial" w:hAnsi="Arial" w:cs="Arial"/>
          <w:lang w:val="en-US"/>
        </w:rPr>
        <w:t>have similar</w:t>
      </w:r>
      <w:r w:rsidR="00F46B72" w:rsidRPr="007F05C5">
        <w:rPr>
          <w:rFonts w:ascii="Arial" w:hAnsi="Arial" w:cs="Arial"/>
          <w:lang w:val="en-US"/>
        </w:rPr>
        <w:t xml:space="preserve"> </w:t>
      </w:r>
      <w:r w:rsidR="005D607A" w:rsidRPr="007F05C5">
        <w:rPr>
          <w:rFonts w:ascii="Arial" w:hAnsi="Arial" w:cs="Arial"/>
          <w:lang w:val="en-US"/>
        </w:rPr>
        <w:t xml:space="preserve">upper thermal limits </w:t>
      </w:r>
      <w:r w:rsidR="00245BF5">
        <w:rPr>
          <w:rFonts w:ascii="Arial" w:hAnsi="Arial" w:cs="Arial"/>
          <w:lang w:val="en-US"/>
        </w:rPr>
        <w:t>to</w:t>
      </w:r>
      <w:r w:rsidR="00245BF5" w:rsidRPr="007F05C5">
        <w:rPr>
          <w:rFonts w:ascii="Arial" w:hAnsi="Arial" w:cs="Arial"/>
          <w:lang w:val="en-US"/>
        </w:rPr>
        <w:t xml:space="preserve"> </w:t>
      </w:r>
      <w:r w:rsidR="005D607A" w:rsidRPr="007F05C5">
        <w:rPr>
          <w:rFonts w:ascii="Arial" w:hAnsi="Arial" w:cs="Arial"/>
          <w:lang w:val="en-US"/>
        </w:rPr>
        <w:t>tropical species</w:t>
      </w:r>
      <w:r w:rsidR="00CC350F">
        <w:rPr>
          <w:rFonts w:ascii="Arial" w:hAnsi="Arial" w:cs="Arial"/>
          <w:lang w:val="en-US"/>
        </w:rPr>
        <w:t xml:space="preserve"> casts</w:t>
      </w:r>
      <w:r w:rsidR="005D607A" w:rsidRPr="007F05C5">
        <w:rPr>
          <w:rFonts w:ascii="Arial" w:hAnsi="Arial" w:cs="Arial"/>
          <w:lang w:val="en-US"/>
        </w:rPr>
        <w:t xml:space="preserve"> </w:t>
      </w:r>
      <w:r w:rsidR="005469BF" w:rsidRPr="007F05C5">
        <w:rPr>
          <w:rFonts w:ascii="Arial" w:hAnsi="Arial" w:cs="Arial"/>
          <w:lang w:val="en-US"/>
        </w:rPr>
        <w:t>doubt</w:t>
      </w:r>
      <w:r w:rsidR="005D607A" w:rsidRPr="007F05C5">
        <w:rPr>
          <w:rFonts w:ascii="Arial" w:hAnsi="Arial" w:cs="Arial"/>
          <w:lang w:val="en-US"/>
        </w:rPr>
        <w:t xml:space="preserve"> on the </w:t>
      </w:r>
      <w:r w:rsidR="00CC350F">
        <w:rPr>
          <w:rFonts w:ascii="Arial" w:hAnsi="Arial" w:cs="Arial"/>
          <w:lang w:val="en-US"/>
        </w:rPr>
        <w:t>role</w:t>
      </w:r>
      <w:r w:rsidR="005D607A" w:rsidRPr="007F05C5">
        <w:rPr>
          <w:rFonts w:ascii="Arial" w:hAnsi="Arial" w:cs="Arial"/>
          <w:lang w:val="en-US"/>
        </w:rPr>
        <w:t xml:space="preserve"> of </w:t>
      </w:r>
      <w:r w:rsidR="00732190" w:rsidRPr="007F05C5">
        <w:rPr>
          <w:rFonts w:ascii="Arial" w:hAnsi="Arial" w:cs="Arial"/>
          <w:lang w:val="en-US"/>
        </w:rPr>
        <w:t xml:space="preserve">high </w:t>
      </w:r>
      <w:r w:rsidRPr="007F05C5">
        <w:rPr>
          <w:rFonts w:ascii="Arial" w:hAnsi="Arial" w:cs="Arial"/>
          <w:lang w:val="en-US"/>
        </w:rPr>
        <w:t>temperature</w:t>
      </w:r>
      <w:ins w:id="57" w:author="Benjamin Van Doren" w:date="2021-11-29T17:04:00Z">
        <w:r w:rsidR="000C58F3">
          <w:rPr>
            <w:rFonts w:ascii="Arial" w:hAnsi="Arial" w:cs="Arial"/>
            <w:lang w:val="en-US"/>
          </w:rPr>
          <w:t>s</w:t>
        </w:r>
      </w:ins>
      <w:r w:rsidRPr="007F05C5">
        <w:rPr>
          <w:rFonts w:ascii="Arial" w:hAnsi="Arial" w:cs="Arial"/>
          <w:lang w:val="en-US"/>
        </w:rPr>
        <w:t xml:space="preserve"> in structuring tropical communit</w:t>
      </w:r>
      <w:r w:rsidR="00977CD6" w:rsidRPr="007F05C5">
        <w:rPr>
          <w:rFonts w:ascii="Arial" w:hAnsi="Arial" w:cs="Arial"/>
          <w:lang w:val="en-US"/>
        </w:rPr>
        <w:t>ies</w:t>
      </w:r>
      <w:r w:rsidR="007949ED" w:rsidRPr="007F05C5">
        <w:rPr>
          <w:rFonts w:ascii="Arial" w:hAnsi="Arial" w:cs="Arial"/>
          <w:lang w:val="en-US"/>
        </w:rPr>
        <w:t xml:space="preserve"> </w:t>
      </w:r>
      <w:r w:rsidR="007949ED" w:rsidRPr="007F05C5">
        <w:rPr>
          <w:rFonts w:ascii="Arial" w:hAnsi="Arial" w:cs="Arial"/>
          <w:lang w:val="en-US"/>
        </w:rPr>
        <w:fldChar w:fldCharType="begin" w:fldLock="1"/>
      </w:r>
      <w:r w:rsidR="000B5DD4" w:rsidRPr="007F05C5">
        <w:rPr>
          <w:rFonts w:ascii="Arial" w:hAnsi="Arial" w:cs="Arial"/>
          <w:lang w:val="en-US"/>
        </w:rPr>
        <w:instrText>ADDIN CSL_CITATION {"citationItems":[{"id":"ITEM-1","itemData":{"DOI":"10.1007/s00442-018-4154-y","ISSN":"00298549","PMID":"29736865","abstract":"Terrestrial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K.A.","non-dropping-particle":"","parse-names":false,"suffix":""}],"container-title":"Oecologia","id":"ITEM-1","issue":"2","issued":{"date-parts":[["2018","10","1"]]},"note":"[check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species","type":"article-journal","volume":"20"},"uris":["http://www.mendeley.com/documents/?uuid=2dfe635d-e3e1-3d6e-b39f-b4bbbfce86d9"]},{"id":"ITEM-3","itemData":{"DOI":"10.1098/rspb.2008.1957","ISSN":"14712970","PMID":"19324762","abstract":"Biological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Sciences","id":"ITEM-3","issue":"1664","issued":{"date-parts":[["2009","6","7"]]},"note":"heat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warming","type":"article-journal","volume":"276"},"uris":["http://www.mendeley.com/documents/?uuid=b4d4f274-2649-308a-8340-0519a6ba5497"]},{"id":"ITEM-4","itemData":{"DOI":"10.1098/rstb.2018.0548","ISSN":"0962-8436","abstract":"&lt;p&gt;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Sciences","id":"ITEM-4","issue":"1778","issued":{"date-parts":[["2019","8","5"]]},"page":"20180548","publisher":"Royal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species","type":"article-journal","volume":"374"},"uris":["http://www.mendeley.com/documents/?uuid=7a69c023-046b-3b79-9458-1b2e0d72de06"]}],"mendeley":{"formattedCitation":"(Huey et al. 2009; MacLean et al. 2019; Nowrouzi et al. 2018; Overgaard, Kearney, and Hoffmann 2014)","plainTextFormattedCitation":"(Huey et al. 2009; MacLean et al. 2019; Nowrouzi et al. 2018; Overgaard, Kearney, and Hoffmann 2014)","previouslyFormattedCitation":"(Huey et al. 2009; MacLean et al. 2019; Nowrouzi et al. 2018; Overgaard, Kearney, and Hoffmann 2014)"},"properties":{"noteIndex":0},"schema":"https://github.com/citation-style-language/schema/raw/master/csl-citation.json"}</w:instrText>
      </w:r>
      <w:r w:rsidR="007949ED" w:rsidRPr="007F05C5">
        <w:rPr>
          <w:rFonts w:ascii="Arial" w:hAnsi="Arial" w:cs="Arial"/>
          <w:lang w:val="en-US"/>
        </w:rPr>
        <w:fldChar w:fldCharType="separate"/>
      </w:r>
      <w:r w:rsidR="001C14AA" w:rsidRPr="007F05C5">
        <w:rPr>
          <w:rFonts w:ascii="Arial" w:hAnsi="Arial" w:cs="Arial"/>
          <w:noProof/>
          <w:lang w:val="en-US"/>
        </w:rPr>
        <w:t>(Huey et al. 2009; MacLean et al. 2019; Nowrouzi et al. 2018; Overgaard, Kearney, and Hoffmann 2014)</w:t>
      </w:r>
      <w:r w:rsidR="007949ED" w:rsidRPr="007F05C5">
        <w:rPr>
          <w:rFonts w:ascii="Arial" w:hAnsi="Arial" w:cs="Arial"/>
          <w:lang w:val="en-US"/>
        </w:rPr>
        <w:fldChar w:fldCharType="end"/>
      </w:r>
      <w:r w:rsidRPr="007F05C5">
        <w:rPr>
          <w:rFonts w:ascii="Arial" w:hAnsi="Arial" w:cs="Arial"/>
          <w:lang w:val="en-US"/>
        </w:rPr>
        <w:t>. Instead, other abiotic factor</w:t>
      </w:r>
      <w:r w:rsidR="006B607A" w:rsidRPr="007F05C5">
        <w:rPr>
          <w:rFonts w:ascii="Arial" w:hAnsi="Arial" w:cs="Arial"/>
          <w:lang w:val="en-US"/>
        </w:rPr>
        <w:t xml:space="preserve">s (e.g. </w:t>
      </w:r>
      <w:r w:rsidRPr="007F05C5">
        <w:rPr>
          <w:rFonts w:ascii="Arial" w:hAnsi="Arial" w:cs="Arial"/>
          <w:lang w:val="en-US"/>
        </w:rPr>
        <w:t>precipitation</w:t>
      </w:r>
      <w:r w:rsidR="006B607A" w:rsidRPr="007F05C5">
        <w:rPr>
          <w:rFonts w:ascii="Arial" w:hAnsi="Arial" w:cs="Arial"/>
          <w:lang w:val="en-US"/>
        </w:rPr>
        <w:t>)</w:t>
      </w:r>
      <w:r w:rsidR="002C44A3" w:rsidRPr="007F05C5">
        <w:rPr>
          <w:rFonts w:ascii="Arial" w:hAnsi="Arial" w:cs="Arial"/>
          <w:lang w:val="en-US"/>
        </w:rPr>
        <w:t xml:space="preserve"> </w:t>
      </w:r>
      <w:r w:rsidR="006D3017">
        <w:rPr>
          <w:rFonts w:ascii="Arial" w:hAnsi="Arial" w:cs="Arial"/>
          <w:lang w:val="en-US"/>
        </w:rPr>
        <w:t>or</w:t>
      </w:r>
      <w:r w:rsidR="006D3017" w:rsidRPr="007F05C5">
        <w:rPr>
          <w:rFonts w:ascii="Arial" w:hAnsi="Arial" w:cs="Arial"/>
          <w:lang w:val="en-US"/>
        </w:rPr>
        <w:t xml:space="preserve"> </w:t>
      </w:r>
      <w:r w:rsidR="002C44A3" w:rsidRPr="007F05C5">
        <w:rPr>
          <w:rFonts w:ascii="Arial" w:hAnsi="Arial" w:cs="Arial"/>
          <w:lang w:val="en-US"/>
        </w:rPr>
        <w:t xml:space="preserve">biotic interactions may </w:t>
      </w:r>
      <w:r w:rsidR="00CC350F">
        <w:rPr>
          <w:rFonts w:ascii="Arial" w:hAnsi="Arial" w:cs="Arial"/>
          <w:lang w:val="en-US"/>
        </w:rPr>
        <w:t>be</w:t>
      </w:r>
      <w:r w:rsidR="004C373B" w:rsidRPr="007F05C5">
        <w:rPr>
          <w:rFonts w:ascii="Arial" w:hAnsi="Arial" w:cs="Arial"/>
          <w:lang w:val="en-US"/>
        </w:rPr>
        <w:t xml:space="preserve"> </w:t>
      </w:r>
      <w:r w:rsidR="006D3017">
        <w:rPr>
          <w:rFonts w:ascii="Arial" w:hAnsi="Arial" w:cs="Arial"/>
          <w:lang w:val="en-US"/>
        </w:rPr>
        <w:t xml:space="preserve">critical in </w:t>
      </w:r>
      <w:r w:rsidR="004C373B" w:rsidRPr="007F05C5">
        <w:rPr>
          <w:rFonts w:ascii="Arial" w:hAnsi="Arial" w:cs="Arial"/>
          <w:lang w:val="en-US"/>
        </w:rPr>
        <w:t>determining</w:t>
      </w:r>
      <w:r w:rsidR="006D3017">
        <w:rPr>
          <w:rFonts w:ascii="Arial" w:hAnsi="Arial" w:cs="Arial"/>
          <w:lang w:val="en-US"/>
        </w:rPr>
        <w:t xml:space="preserve"> range limits</w:t>
      </w:r>
      <w:r w:rsidR="004C373B" w:rsidRPr="007F05C5">
        <w:rPr>
          <w:rFonts w:ascii="Arial" w:hAnsi="Arial" w:cs="Arial"/>
          <w:lang w:val="en-US"/>
        </w:rPr>
        <w:t xml:space="preserve"> in </w:t>
      </w:r>
      <w:r w:rsidR="00666F18" w:rsidRPr="007F05C5">
        <w:rPr>
          <w:rFonts w:ascii="Arial" w:hAnsi="Arial" w:cs="Arial"/>
          <w:lang w:val="en-US"/>
        </w:rPr>
        <w:t xml:space="preserve">the </w:t>
      </w:r>
      <w:r w:rsidR="004C373B" w:rsidRPr="007F05C5">
        <w:rPr>
          <w:rFonts w:ascii="Arial" w:hAnsi="Arial" w:cs="Arial"/>
          <w:lang w:val="en-US"/>
        </w:rPr>
        <w:t>tropi</w:t>
      </w:r>
      <w:r w:rsidR="00E03BDB" w:rsidRPr="007F05C5">
        <w:rPr>
          <w:rFonts w:ascii="Arial" w:hAnsi="Arial" w:cs="Arial"/>
          <w:lang w:val="en-US"/>
        </w:rPr>
        <w:t>cs</w:t>
      </w:r>
      <w:r w:rsidR="00243DAB" w:rsidRPr="007F05C5">
        <w:rPr>
          <w:rFonts w:ascii="Arial" w:hAnsi="Arial" w:cs="Arial"/>
          <w:lang w:val="en-US"/>
        </w:rPr>
        <w:t xml:space="preserve"> </w:t>
      </w:r>
      <w:r w:rsidR="00243DAB" w:rsidRPr="007F05C5">
        <w:rPr>
          <w:rFonts w:ascii="Arial" w:hAnsi="Arial" w:cs="Arial"/>
          <w:lang w:val="en-US"/>
        </w:rPr>
        <w:fldChar w:fldCharType="begin" w:fldLock="1"/>
      </w:r>
      <w:r w:rsidR="00EF7825">
        <w:rPr>
          <w:rFonts w:ascii="Arial" w:hAnsi="Arial" w:cs="Arial"/>
          <w:lang w:val="en-US"/>
        </w:rPr>
        <w:instrText>ADDIN CSL_CITATION {"citationItems":[{"id":"ITEM-1","itemData":{"DOI":"10.1038/nature05747","ISSN":"14764687","PMID":"17476266","abstract":"Although patterns of tree species distributions along environmental gradients have been amply documented in tropical forests, mechanisms causing these patterns are seldom known. Efforts to evaluate proposed mechanisms have been hampered by a lack of comparative data on species' reactions to relevant axes of environmental variation. Here we show that differential drought sensitivity shapes plant distributions in tropical forests at both regional and local scales. Our analyses are based on experimental field assessments of drought sensitivity of 48 species of trees and shrubs, and on their local and regional distributions within a network of 122 inventory sites spanning a rainfall gradient across the Isthmus of Panama. Our results suggest that niche differentiation with respect to soil water availability is a direct determinant of both local- and regional-scale distributions of tropical trees. Changes in soil moisture availability caused by global climate change and forest fragmentation are therefore likely to alter tropical species distributions, community composition and diversity. ©2007 Nature Publishing Group.","author":[{"dropping-particle":"","family":"Engelbrecht","given":"Bettina M.J.","non-dropping-particle":"","parse-names":false,"suffix":""},{"dropping-particle":"","family":"Comita","given":"Liza S.","non-dropping-particle":"","parse-names":false,"suffix":""},{"dropping-particle":"","family":"Condit","given":"Richard","non-dropping-particle":"","parse-names":false,"suffix":""},{"dropping-particle":"","family":"Kursar","given":"Thomas A.","non-dropping-particle":"","parse-names":false,"suffix":""},{"dropping-particle":"","family":"Tyree","given":"Melvin T.","non-dropping-particle":"","parse-names":false,"suffix":""},{"dropping-particle":"","family":"Turner","given":"Benjamin L.","non-dropping-particle":"","parse-names":false,"suffix":""},{"dropping-particle":"","family":"Hubbell","given":"Stephen P.","non-dropping-particle":"","parse-names":false,"suffix":""}],"container-title":"Nature","id":"ITEM-1","issue":"7140","issued":{"date-parts":[["2007"]]},"page":"80-82","title":"Drought sensitivity shapes species distribution patterns in tropical forests","type":"article-journal","volume":"447"},"uris":["http://www.mendeley.com/documents/?uuid=c97406e9-fc08-320d-9169-a30ad3ed3785"]},{"id":"ITEM-2","itemData":{"DOI":"10.1111/j.1600-0587.2012.07785.x","ISSN":"16000587","abstract":"Tropical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A.","non-dropping-particle":"","parse-names":false,"suffix":""}],"container-title":"Ecography","id":"ITEM-2","issue":"1","issued":{"date-parts":[["2013","1","1"]]},"note":"Summary of various type of physical constrain and biotic interaction on altitude gradient.","page":"1-12","publisher":"Blackwell Publishing Ltd","title":"Exploring the role of physiology and biotic interactions in determining elevational ranges of tropical animals","type":"article-journal","volume":"36"},"uris":["http://www.mendeley.com/documents/?uuid=e6bebe03-7629-33ab-a806-033fb3e2b572"]},{"id":"ITEM-3","itemData":{"DOI":"10.1016/j.tree.2015.09.011","ISSN":"01695347","abstract":"A long-standing theory, originating with Darwin, suggests that abiotic forces set species range limits at high latitude, high elevation, and other abiotically 'stressful' areas, while species interactions set range limits in apparently more benign regions. This theory is of considerable importance for both basic and applied ecology, and while it is often assumed to be a ubiquitous pattern, it has not been clearly defined or broadly tested. We review tests of this idea and dissect how the strength of species interactions must vary across stress gradients to generate the predicted pattern. We conclude by suggesting approaches to better test this theory, which will deepen our understanding of the forces that determine species ranges and govern responses to climate change. Both climate and species interactions set species range limits, but it is unclear when each is most important.An old hypothesis, first proposed by Darwin, suggests that abiotic factors should be key drivers of limits in abiotically stressful areas, and species interactions should dominate in abiotically benign areas.Four distinct mechanisms, ranging from per-capita effects to community-level synergies, could result in differential importance of species interactions across stress gradients.These mechanisms, operating alone or in tandem, can result in patterns consistent or inconsistent with Darwin's hypothesis, depending on the strength and direction of effects.The most robust test of this hypothesis, not to date performed in any study, is to analyze how sensitive range limit location is to changes in the strength of one or more species interactions and also to abiotic stressors.","author":[{"dropping-particle":"","family":"Louthan","given":"Allison M.","non-dropping-particle":"","parse-names":false,"suffix":""},{"dropping-particle":"","family":"Doak","given":"Daniel F.","non-dropping-particle":"","parse-names":false,"suffix":""},{"dropping-particle":"","family":"Angert","given":"Amy L.","non-dropping-particle":"","parse-names":false,"suffix":""}],"container-title":"Trends in Ecology and Evolution","id":"ITEM-3","issue":"12","issued":{"date-parts":[["2015"]]},"page":"780-792","title":"Where and When do Species Interactions Set Range Limits?","type":"article","volume":"30"},"uris":["http://www.mendeley.com/documents/?uuid=13730153-28a1-36a0-9c86-53e8f9117ed4"]}],"mendeley":{"formattedCitation":"(Engelbrecht et al. 2007; Jankowski et al. 2013a; Louthan, Doak, and Angert 2015)","plainTextFormattedCitation":"(Engelbrecht et al. 2007; Jankowski et al. 2013a; Louthan, Doak, and Angert 2015)","previouslyFormattedCitation":"(Engelbrecht et al. 2007; Jankowski et al. 2013a; Louthan, Doak, and Angert 2015)"},"properties":{"noteIndex":0},"schema":"https://github.com/citation-style-language/schema/raw/master/csl-citation.json"}</w:instrText>
      </w:r>
      <w:r w:rsidR="00243DAB" w:rsidRPr="007F05C5">
        <w:rPr>
          <w:rFonts w:ascii="Arial" w:hAnsi="Arial" w:cs="Arial"/>
          <w:lang w:val="en-US"/>
        </w:rPr>
        <w:fldChar w:fldCharType="separate"/>
      </w:r>
      <w:r w:rsidR="00EF7825" w:rsidRPr="00EF7825">
        <w:rPr>
          <w:rFonts w:ascii="Arial" w:hAnsi="Arial" w:cs="Arial"/>
          <w:noProof/>
          <w:lang w:val="en-US"/>
        </w:rPr>
        <w:t>(Engelbrecht et al. 2007; Jankowski et al. 2013a; Louthan, Doak, and Angert 2015)</w:t>
      </w:r>
      <w:r w:rsidR="00243DAB" w:rsidRPr="007F05C5">
        <w:rPr>
          <w:rFonts w:ascii="Arial" w:hAnsi="Arial" w:cs="Arial"/>
          <w:lang w:val="en-US"/>
        </w:rPr>
        <w:fldChar w:fldCharType="end"/>
      </w:r>
      <w:r w:rsidR="002C44A3" w:rsidRPr="007F05C5">
        <w:rPr>
          <w:rFonts w:ascii="Arial" w:hAnsi="Arial" w:cs="Arial"/>
          <w:lang w:val="en-US"/>
        </w:rPr>
        <w:t xml:space="preserve">. </w:t>
      </w:r>
      <w:r w:rsidR="009470C9" w:rsidRPr="007F05C5">
        <w:rPr>
          <w:rFonts w:ascii="Arial" w:hAnsi="Arial" w:cs="Arial"/>
          <w:lang w:val="en-US"/>
        </w:rPr>
        <w:t>A commonly</w:t>
      </w:r>
      <w:r w:rsidR="00364959">
        <w:rPr>
          <w:rFonts w:ascii="Arial" w:hAnsi="Arial" w:cs="Arial"/>
          <w:lang w:val="en-US"/>
        </w:rPr>
        <w:t xml:space="preserve"> </w:t>
      </w:r>
      <w:r w:rsidR="009470C9" w:rsidRPr="007F05C5">
        <w:rPr>
          <w:rFonts w:ascii="Arial" w:hAnsi="Arial" w:cs="Arial"/>
          <w:lang w:val="en-US"/>
        </w:rPr>
        <w:t>h</w:t>
      </w:r>
      <w:r w:rsidR="00364959">
        <w:rPr>
          <w:rFonts w:ascii="Arial" w:hAnsi="Arial" w:cs="Arial"/>
          <w:lang w:val="en-US"/>
        </w:rPr>
        <w:t>e</w:t>
      </w:r>
      <w:r w:rsidR="009470C9" w:rsidRPr="007F05C5">
        <w:rPr>
          <w:rFonts w:ascii="Arial" w:hAnsi="Arial" w:cs="Arial"/>
          <w:lang w:val="en-US"/>
        </w:rPr>
        <w:t>ld belief is that tolerance to low temperature</w:t>
      </w:r>
      <w:ins w:id="58" w:author="Benjamin Van Doren" w:date="2021-11-29T17:04:00Z">
        <w:r w:rsidR="000C58F3">
          <w:rPr>
            <w:rFonts w:ascii="Arial" w:hAnsi="Arial" w:cs="Arial"/>
            <w:lang w:val="en-US"/>
          </w:rPr>
          <w:t>s</w:t>
        </w:r>
      </w:ins>
      <w:r w:rsidR="009470C9" w:rsidRPr="007F05C5">
        <w:rPr>
          <w:rFonts w:ascii="Arial" w:hAnsi="Arial" w:cs="Arial"/>
          <w:lang w:val="en-US"/>
        </w:rPr>
        <w:t xml:space="preserve"> set</w:t>
      </w:r>
      <w:r w:rsidR="003A483E">
        <w:rPr>
          <w:rFonts w:ascii="Arial" w:hAnsi="Arial" w:cs="Arial"/>
          <w:lang w:val="en-US"/>
        </w:rPr>
        <w:t>s</w:t>
      </w:r>
      <w:r w:rsidR="009470C9" w:rsidRPr="007F05C5">
        <w:rPr>
          <w:rFonts w:ascii="Arial" w:hAnsi="Arial" w:cs="Arial"/>
          <w:lang w:val="en-US"/>
        </w:rPr>
        <w:t xml:space="preserve"> col</w:t>
      </w:r>
      <w:r w:rsidR="00AC7B20" w:rsidRPr="007F05C5">
        <w:rPr>
          <w:rFonts w:ascii="Arial" w:hAnsi="Arial" w:cs="Arial"/>
          <w:lang w:val="en-US"/>
        </w:rPr>
        <w:t>d</w:t>
      </w:r>
      <w:r w:rsidR="009470C9" w:rsidRPr="007F05C5">
        <w:rPr>
          <w:rFonts w:ascii="Arial" w:hAnsi="Arial" w:cs="Arial"/>
          <w:lang w:val="en-US"/>
        </w:rPr>
        <w:t xml:space="preserve"> boundaries while biotic interactions</w:t>
      </w:r>
      <w:r w:rsidR="00BC58C1">
        <w:rPr>
          <w:rFonts w:ascii="Arial" w:hAnsi="Arial" w:cs="Arial"/>
          <w:lang w:val="en-US"/>
        </w:rPr>
        <w:t xml:space="preserve"> </w:t>
      </w:r>
      <w:r w:rsidR="00AC7B20" w:rsidRPr="007F05C5">
        <w:rPr>
          <w:rFonts w:ascii="Arial" w:hAnsi="Arial" w:cs="Arial"/>
          <w:lang w:val="en-US"/>
        </w:rPr>
        <w:t xml:space="preserve">predominantly drive ecological limits at the warm boundaries </w:t>
      </w:r>
      <w:r w:rsidR="00AC7B20" w:rsidRPr="007F05C5">
        <w:rPr>
          <w:rFonts w:ascii="Arial" w:hAnsi="Arial" w:cs="Arial"/>
          <w:lang w:val="en-US"/>
        </w:rPr>
        <w:fldChar w:fldCharType="begin" w:fldLock="1"/>
      </w:r>
      <w:r w:rsidR="00AC7B20" w:rsidRPr="007F05C5">
        <w:rPr>
          <w:rFonts w:ascii="Arial" w:hAnsi="Arial" w:cs="Arial"/>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estimates","type":"article-journal","volume":"23"},"uris":["http://www.mendeley.com/documents/?uuid=9d7fb375-23cf-3880-a4a8-b5cea02475e7"]}],"mendeley":{"formattedCitation":"(O’Brien et al. 2017)","plainTextFormattedCitation":"(O’Brien et al. 2017)","previouslyFormattedCitation":"(O’Brien et al. 2017)"},"properties":{"noteIndex":0},"schema":"https://github.com/citation-style-language/schema/raw/master/csl-citation.json"}</w:instrText>
      </w:r>
      <w:r w:rsidR="00AC7B20" w:rsidRPr="007F05C5">
        <w:rPr>
          <w:rFonts w:ascii="Arial" w:hAnsi="Arial" w:cs="Arial"/>
          <w:lang w:val="en-US"/>
        </w:rPr>
        <w:fldChar w:fldCharType="separate"/>
      </w:r>
      <w:r w:rsidR="00AC7B20" w:rsidRPr="007F05C5">
        <w:rPr>
          <w:rFonts w:ascii="Arial" w:hAnsi="Arial" w:cs="Arial"/>
          <w:noProof/>
          <w:lang w:val="en-US"/>
        </w:rPr>
        <w:t>(O’Brien et al. 2017)</w:t>
      </w:r>
      <w:r w:rsidR="00AC7B20" w:rsidRPr="007F05C5">
        <w:rPr>
          <w:rFonts w:ascii="Arial" w:hAnsi="Arial" w:cs="Arial"/>
          <w:lang w:val="en-US"/>
        </w:rPr>
        <w:fldChar w:fldCharType="end"/>
      </w:r>
      <w:r w:rsidR="00AC7B20" w:rsidRPr="007F05C5">
        <w:rPr>
          <w:rFonts w:ascii="Arial" w:hAnsi="Arial" w:cs="Arial"/>
          <w:lang w:val="en-US"/>
        </w:rPr>
        <w:t xml:space="preserve">. </w:t>
      </w:r>
      <w:r w:rsidR="00A87D0D" w:rsidRPr="007F05C5">
        <w:rPr>
          <w:rFonts w:ascii="Arial" w:hAnsi="Arial" w:cs="Arial"/>
          <w:lang w:val="en-US"/>
        </w:rPr>
        <w:t>This asymmetr</w:t>
      </w:r>
      <w:r w:rsidR="00225D48" w:rsidRPr="007F05C5">
        <w:rPr>
          <w:rFonts w:ascii="Arial" w:hAnsi="Arial" w:cs="Arial"/>
          <w:lang w:val="en-US"/>
        </w:rPr>
        <w:t>ical role of temperature</w:t>
      </w:r>
      <w:r w:rsidR="00A87D0D" w:rsidRPr="007F05C5">
        <w:rPr>
          <w:rFonts w:ascii="Arial" w:hAnsi="Arial" w:cs="Arial"/>
          <w:lang w:val="en-US"/>
        </w:rPr>
        <w:t xml:space="preserve"> is supported by the smaller change</w:t>
      </w:r>
      <w:r w:rsidR="00266E82">
        <w:rPr>
          <w:rFonts w:ascii="Arial" w:hAnsi="Arial" w:cs="Arial"/>
          <w:lang w:val="en-US"/>
        </w:rPr>
        <w:t>s</w:t>
      </w:r>
      <w:r w:rsidR="00A87D0D" w:rsidRPr="007F05C5">
        <w:rPr>
          <w:rFonts w:ascii="Arial" w:hAnsi="Arial" w:cs="Arial"/>
          <w:lang w:val="en-US"/>
        </w:rPr>
        <w:t xml:space="preserve"> </w:t>
      </w:r>
      <w:r w:rsidR="00364959">
        <w:rPr>
          <w:rFonts w:ascii="Arial" w:hAnsi="Arial" w:cs="Arial"/>
          <w:lang w:val="en-US"/>
        </w:rPr>
        <w:t xml:space="preserve">observed </w:t>
      </w:r>
      <w:r w:rsidR="00A87D0D" w:rsidRPr="007F05C5">
        <w:rPr>
          <w:rFonts w:ascii="Arial" w:hAnsi="Arial" w:cs="Arial"/>
          <w:lang w:val="en-US"/>
        </w:rPr>
        <w:t xml:space="preserve">at </w:t>
      </w:r>
      <w:r w:rsidR="00E55F60" w:rsidRPr="007F05C5">
        <w:rPr>
          <w:rFonts w:ascii="Arial" w:hAnsi="Arial" w:cs="Arial"/>
          <w:lang w:val="en-US"/>
        </w:rPr>
        <w:t>species’</w:t>
      </w:r>
      <w:r w:rsidR="00A87D0D" w:rsidRPr="007F05C5">
        <w:rPr>
          <w:rFonts w:ascii="Arial" w:hAnsi="Arial" w:cs="Arial"/>
          <w:lang w:val="en-US"/>
        </w:rPr>
        <w:t xml:space="preserve"> warm boundaries than cold boundaries in response to warming </w:t>
      </w:r>
      <w:r w:rsidR="00A87D0D" w:rsidRPr="007F05C5">
        <w:rPr>
          <w:rFonts w:ascii="Arial" w:hAnsi="Arial" w:cs="Arial"/>
          <w:lang w:val="en-US"/>
        </w:rPr>
        <w:fldChar w:fldCharType="begin" w:fldLock="1"/>
      </w:r>
      <w:r w:rsidR="009D3948">
        <w:rPr>
          <w:rFonts w:ascii="Arial" w:hAnsi="Arial" w:cs="Arial"/>
          <w:lang w:val="en-US"/>
        </w:rPr>
        <w:instrText>ADDIN CSL_CITATION {"citationItems":[{"id":"ITEM-1","itemData":{"DOI":"10.1111/j.1466-8238.2010.00594.x","ISSN":"1466822X","abstract":"Aim To estimate whether species have shifted at equal rates at their leading edges (cool boundaries) and trailing edges (warm boundaries) in response to climate change. We provide the first such evidence for tropical insects, here examining elevation shifts for the upper and lower boundaries shifts of montane moths. Threats to species on tropical mountains are considered.Location Mount Kinabalu, Sabah, Malaysia.Methods We surveyed Lepidoptera (Geometridae) on Mount Kinabalu in 2007, 42 years after the previous surveys in 1965. Changes in species upper and lower boundaries, elevational extents and range areas were assessed. We randomly subsampled the data to ensure comparable datasets between years. Estimated shifts were compared for endemic versus more widespread species, and for species that reached their range limits at different elevations.Results Species that reached their upper limits at 2500-2700 m (n= 28 species, 20% of those considered) retreated at both their lower and upper boundaries, and hence showed substantial average range contractions (-300 m in elevational extent and -45 km2 in estimated range area). These declines may be associated with changes in cloud cover and the presence of ecological barriers (geological and vegetation transitions) which impede uphill movement. Other than this group, most species (n= 109, 80% of the species considered) expanded their upper boundaries upwards (by an average of 152 m) more than they retreated at their lower boundaries (77 m).Main conclusions Without constraints, leading margins shifted uphill faster than trailing margins retreated, such that many species increased their elevational extents. However, this did not result in increases in range area because the area of land available declines with increasing elevation. Species close to a major ecological/geological transition zone on the mountain flank declined in their range areas. Extinction risk may increase long before species reach the summit, even when undisturbed habitats are available. © 2010 Blackwell Publishing Ltd.","author":[{"dropping-particle":"","family":"Chen","given":"I. Ching","non-dropping-particle":"","parse-names":false,"suffix":""},{"dropping-particle":"","family":"Hill","given":"Jane K.","non-dropping-particle":"","parse-names":false,"suffix":""},{"dropping-particle":"","family":"Shiu","given":"Hau Jie","non-dropping-particle":"","parse-names":false,"suffix":""},{"dropping-particle":"","family":"Holloway","given":"Jeremy D.","non-dropping-particle":"","parse-names":false,"suffix":""},{"dropping-particle":"","family":"Benedick","given":"Suzan","non-dropping-particle":"","parse-names":false,"suffix":""},{"dropping-particle":"","family":"Chey","given":"Vun Khen","non-dropping-particle":"","parse-names":false,"suffix":""},{"dropping-particle":"","family":"Barlow","given":"Henry S.","non-dropping-particle":"","parse-names":false,"suffix":""},{"dropping-particle":"","family":"Thomas","given":"Chris D.","non-dropping-particle":"","parse-names":false,"suffix":""}],"container-title":"Global Ecology and Biogeography","id":"ITEM-1","issue":"1","issued":{"date-parts":[["2011","1","1"]]},"page":"34-45","publisher":"John Wiley &amp; Sons, Ltd","title":"Asymmetric boundary shifts of tropical montane Lepidoptera over four decades of climate warming","type":"article-journal","volume":"20"},"uris":["http://www.mendeley.com/documents/?uuid=fc8ad41b-7b90-347e-a509-16ac0b4081f6"]},{"id":"ITEM-2","itemData":{"DOI":"10.1038/nclimate1539","ISSN":"1758678X","abstract":"The redistribution of life on Earth has emerged as one of the most significant biological responses to anthropogenic climate warming1-3. Despite being one of the most long-standing puzzles in ecology4, we still have little understanding of how temperature sets geographic range boundaries5. Here we show that marine and terrestrial ectotherms differ in the degree to which they fill their potential latitudinal ranges, as predicted from their thermal tolerance limits. Marine ectotherms more fully occupy the extent of latitudes tolerable within their thermal tolerance limits, and are consequently predicted to expand at their poleward range boundaries and contract at their equatorward boundaries with climate warming. In contrast, terrestrial ectotherms are excluded from the warmest regions of their latitudinal range; thus, the equatorward, or 'trailing' range boundaries, may not shift consistently towards the poles with climate warming. Using global observations of climate-induced range shifts, we test this prediction and show that in the ocean, shifts at both range boundaries have been equally responsive, whereas on land, equatorward range boundaries have lagged in response to climate warming. These results indicate that marine species' ranges conform more closely to their limits of thermal tolerance, and thus range shifts will be more predictable and coherent. However, on land, warmer range boundaries are not at equilibrium with heat tolerance. Understanding the relative contribution of factors other than temperature in controlling equatorward range limits is critical for predicting distribution changes, with implications for population and community viability. © 2012 Macmillan Publishers Limited. All rights reserved.","author":[{"dropping-particle":"","family":"Sunday","given":"Jennifer M.","non-dropping-particle":"","parse-names":false,"suffix":""},{"dropping-particle":"","family":"Bates","given":"Amanda E.","non-dropping-particle":"","parse-names":false,"suffix":""},{"dropping-particle":"","family":"Dulvy","given":"Nicholas K.","non-dropping-particle":"","parse-names":false,"suffix":""}],"container-title":"Nature Climate Change","id":"ITEM-2","issue":"9","issued":{"date-parts":[["2012"]]},"note":"1. Terrestial species tend to underfill in their warm physiological boundary and overfill at their cold physiological boundary (highest summer temperature data: average or extreme?)\n2. equatorward underfilling increase with lattitude: meaning that tropical species are closer to their upper thermal limits\n3. cold boundary overfilling: depends on how critical temperature are measures. For example, adult or diapause stage?\n4. From the meta-analysis, boundaries of terrestial species are more sensitive in their colder end.\n5. proposed reasons for underfilling: 1) other abiotic factor like precipitation, 2) this temperature only use monthly average, so didn't capture daily extreme temperature or interannual anomalies.","page":"686-690","title":"Thermal tolerance and the global redistribution of animals","type":"article-journal","volume":"2"},"uris":["http://www.mendeley.com/documents/?uuid=a075e7b1-b825-320b-a3ed-5101d90fbad8"]}],"mendeley":{"formattedCitation":"(Chen, Hill, Shiu, et al. 2011; Sunday, Bates, and Dulvy 2012)","plainTextFormattedCitation":"(Chen, Hill, Shiu, et al. 2011; Sunday, Bates, and Dulvy 2012)","previouslyFormattedCitation":"(Chen, Hill, Shiu, et al. 2011; Sunday, Bates, and Dulvy 2012)"},"properties":{"noteIndex":0},"schema":"https://github.com/citation-style-language/schema/raw/master/csl-citation.json"}</w:instrText>
      </w:r>
      <w:r w:rsidR="00A87D0D" w:rsidRPr="007F05C5">
        <w:rPr>
          <w:rFonts w:ascii="Arial" w:hAnsi="Arial" w:cs="Arial"/>
          <w:lang w:val="en-US"/>
        </w:rPr>
        <w:fldChar w:fldCharType="separate"/>
      </w:r>
      <w:r w:rsidR="009D3948" w:rsidRPr="009D3948">
        <w:rPr>
          <w:rFonts w:ascii="Arial" w:hAnsi="Arial" w:cs="Arial"/>
          <w:noProof/>
          <w:lang w:val="en-US"/>
        </w:rPr>
        <w:t>(Chen, Hill, Shiu, et al. 2011; Sunday, Bates, and Dulvy 2012)</w:t>
      </w:r>
      <w:r w:rsidR="00A87D0D" w:rsidRPr="007F05C5">
        <w:rPr>
          <w:rFonts w:ascii="Arial" w:hAnsi="Arial" w:cs="Arial"/>
          <w:lang w:val="en-US"/>
        </w:rPr>
        <w:fldChar w:fldCharType="end"/>
      </w:r>
      <w:r w:rsidR="00A87D0D" w:rsidRPr="007F05C5">
        <w:rPr>
          <w:rFonts w:ascii="Arial" w:hAnsi="Arial" w:cs="Arial"/>
          <w:lang w:val="en-US"/>
        </w:rPr>
        <w:t xml:space="preserve">, </w:t>
      </w:r>
      <w:r w:rsidR="00D15550">
        <w:rPr>
          <w:rFonts w:ascii="Arial" w:hAnsi="Arial" w:cs="Arial"/>
          <w:lang w:val="en-US"/>
        </w:rPr>
        <w:t>contradicting</w:t>
      </w:r>
      <w:r w:rsidR="00A87D0D" w:rsidRPr="007F05C5">
        <w:rPr>
          <w:rFonts w:ascii="Arial" w:hAnsi="Arial" w:cs="Arial"/>
          <w:lang w:val="en-US"/>
        </w:rPr>
        <w:t xml:space="preserve"> the gloom</w:t>
      </w:r>
      <w:r w:rsidR="00266E82">
        <w:rPr>
          <w:rFonts w:ascii="Arial" w:hAnsi="Arial" w:cs="Arial"/>
          <w:lang w:val="en-US"/>
        </w:rPr>
        <w:t>y</w:t>
      </w:r>
      <w:r w:rsidR="00A87D0D" w:rsidRPr="007F05C5">
        <w:rPr>
          <w:rFonts w:ascii="Arial" w:hAnsi="Arial" w:cs="Arial"/>
          <w:lang w:val="en-US"/>
        </w:rPr>
        <w:t xml:space="preserve"> prediction</w:t>
      </w:r>
      <w:ins w:id="59" w:author="Benjamin Van Doren" w:date="2021-11-29T17:05:00Z">
        <w:r w:rsidR="000C58F3">
          <w:rPr>
            <w:rFonts w:ascii="Arial" w:hAnsi="Arial" w:cs="Arial"/>
            <w:lang w:val="en-US"/>
          </w:rPr>
          <w:t>s</w:t>
        </w:r>
      </w:ins>
      <w:r w:rsidR="00A87D0D" w:rsidRPr="007F05C5">
        <w:rPr>
          <w:rFonts w:ascii="Arial" w:hAnsi="Arial" w:cs="Arial"/>
          <w:lang w:val="en-US"/>
        </w:rPr>
        <w:t xml:space="preserve"> </w:t>
      </w:r>
      <w:r w:rsidR="00E55F60" w:rsidRPr="007F05C5">
        <w:rPr>
          <w:rFonts w:ascii="Arial" w:hAnsi="Arial" w:cs="Arial"/>
          <w:lang w:val="en-US"/>
        </w:rPr>
        <w:t xml:space="preserve">for </w:t>
      </w:r>
      <w:del w:id="60" w:author="Benjamin Van Doren" w:date="2021-11-29T17:05:00Z">
        <w:r w:rsidR="00E55F60" w:rsidRPr="007F05C5" w:rsidDel="000C58F3">
          <w:rPr>
            <w:rFonts w:ascii="Arial" w:hAnsi="Arial" w:cs="Arial"/>
            <w:lang w:val="en-US"/>
          </w:rPr>
          <w:delText>the</w:delText>
        </w:r>
        <w:r w:rsidR="00A87D0D" w:rsidRPr="007F05C5" w:rsidDel="000C58F3">
          <w:rPr>
            <w:rFonts w:ascii="Arial" w:hAnsi="Arial" w:cs="Arial"/>
            <w:lang w:val="en-US"/>
          </w:rPr>
          <w:delText xml:space="preserve"> </w:delText>
        </w:r>
      </w:del>
      <w:r w:rsidR="00A87D0D" w:rsidRPr="007F05C5">
        <w:rPr>
          <w:rFonts w:ascii="Arial" w:hAnsi="Arial" w:cs="Arial"/>
          <w:lang w:val="en-US"/>
        </w:rPr>
        <w:t>tropical species in response to warming</w:t>
      </w:r>
      <w:r w:rsidR="003948B0" w:rsidRPr="007F05C5">
        <w:rPr>
          <w:rFonts w:ascii="Arial" w:hAnsi="Arial" w:cs="Arial"/>
          <w:lang w:val="en-US"/>
        </w:rPr>
        <w:t>.</w:t>
      </w:r>
    </w:p>
    <w:p w14:paraId="170C1D0F" w14:textId="5A649A82" w:rsidR="00741E47" w:rsidRPr="00A831C3" w:rsidRDefault="00FD36C7" w:rsidP="007C1BC4">
      <w:pPr>
        <w:ind w:firstLine="720"/>
        <w:rPr>
          <w:rFonts w:ascii="Arial" w:hAnsi="Arial" w:cs="Arial"/>
          <w:lang w:val="en-US"/>
        </w:rPr>
      </w:pPr>
      <w:r w:rsidRPr="00A831C3">
        <w:rPr>
          <w:rFonts w:ascii="Arial" w:hAnsi="Arial" w:cs="Arial"/>
          <w:lang w:val="en-US"/>
        </w:rPr>
        <w:t>Despite the controversy and urgent nature of this research topic</w:t>
      </w:r>
      <w:r w:rsidR="004C4A5B">
        <w:rPr>
          <w:rFonts w:ascii="Arial" w:hAnsi="Arial" w:cs="Arial"/>
          <w:lang w:val="en-US"/>
        </w:rPr>
        <w:t xml:space="preserve"> </w:t>
      </w:r>
      <w:r w:rsidR="004C4A5B">
        <w:rPr>
          <w:rFonts w:ascii="Arial" w:hAnsi="Arial" w:cs="Arial"/>
          <w:lang w:val="en-US"/>
        </w:rPr>
        <w:fldChar w:fldCharType="begin" w:fldLock="1"/>
      </w:r>
      <w:r w:rsidR="009D3948">
        <w:rPr>
          <w:rFonts w:ascii="Arial" w:hAnsi="Arial" w:cs="Arial"/>
          <w:lang w:val="en-US"/>
        </w:rPr>
        <w:instrText>ADDIN CSL_CITATION {"citationItems":[{"id":"ITEM-1","itemData":{"DOI":"10.1016/j.biocon.2011.11.027","ISSN":"00063207","abstract":"As a broad scientific consensus in support of anthropogenic global warming emerged in the 1980s, a few biologists were quick to make predictions of the likely impacts in the tropics. Most conservation biologists, however, saw climate change as a much less immediate threat to tropical terrestrial ecosystems than deforestation, logging, and hunting. There has been a rapid shift in opinion in the last few years, with the widespread recognition that the climate is already changing at a rate that is relevant to current conservation actions in the tropics. Unfortunately, more than a decade of relative neglect of climate change research has left tropical biologists with little hard information on which to plan a response. The most widely used climate projections for the tropics do not represent the full range of model possibilities and do not reflect the current rates of greenhouse gas emission. The 2-3. °C rise that is commonly assumed could be 4-6, or even 7. °C, while projections for rainfall and other climate variables have still greater uncertainty. These climatic uncertainties are compounded by our ignorance about the potential biological consequences of these changes. It is very likely, however, that the majority of the tropics will soon be subject to climatic conditions that have not existed anywhere on Earth for millions of years. It's a new world and all bets are off. © 2011 Elsevier Ltd.","author":[{"dropping-particle":"","family":"Corlett","given":"Richard T.","non-dropping-particle":"","parse-names":false,"suffix":""}],"container-title":"Biological Conservation","id":"ITEM-1","issue":"1","issued":{"date-parts":[["2012","7","1"]]},"page":"22-25","publisher":"Elsevier Ltd","title":"Climate change in the tropics: The end of the world as we know it?","type":"article","volume":"151"},"uris":["http://www.mendeley.com/documents/?uuid=248391de-0239-32a6-810b-a63d87016106"]}],"mendeley":{"formattedCitation":"(Corlett 2012)","plainTextFormattedCitation":"(Corlett 2012)","previouslyFormattedCitation":"(Corlett 2012)"},"properties":{"noteIndex":0},"schema":"https://github.com/citation-style-language/schema/raw/master/csl-citation.json"}</w:instrText>
      </w:r>
      <w:r w:rsidR="004C4A5B">
        <w:rPr>
          <w:rFonts w:ascii="Arial" w:hAnsi="Arial" w:cs="Arial"/>
          <w:lang w:val="en-US"/>
        </w:rPr>
        <w:fldChar w:fldCharType="separate"/>
      </w:r>
      <w:r w:rsidR="004C4A5B" w:rsidRPr="004C4A5B">
        <w:rPr>
          <w:rFonts w:ascii="Arial" w:hAnsi="Arial" w:cs="Arial"/>
          <w:noProof/>
          <w:lang w:val="en-US"/>
        </w:rPr>
        <w:t>(Corlett 2012)</w:t>
      </w:r>
      <w:r w:rsidR="004C4A5B">
        <w:rPr>
          <w:rFonts w:ascii="Arial" w:hAnsi="Arial" w:cs="Arial"/>
          <w:lang w:val="en-US"/>
        </w:rPr>
        <w:fldChar w:fldCharType="end"/>
      </w:r>
      <w:r w:rsidRPr="00A831C3">
        <w:rPr>
          <w:rFonts w:ascii="Arial" w:hAnsi="Arial" w:cs="Arial"/>
          <w:lang w:val="en-US"/>
        </w:rPr>
        <w:t xml:space="preserve">, </w:t>
      </w:r>
      <w:r w:rsidR="00364959">
        <w:rPr>
          <w:rFonts w:ascii="Arial" w:hAnsi="Arial" w:cs="Arial"/>
          <w:lang w:val="en-US"/>
        </w:rPr>
        <w:t xml:space="preserve">a </w:t>
      </w:r>
      <w:r w:rsidR="00104A5C" w:rsidRPr="00A831C3">
        <w:rPr>
          <w:rFonts w:ascii="Arial" w:hAnsi="Arial" w:cs="Arial"/>
          <w:lang w:val="en-US"/>
        </w:rPr>
        <w:t>limited amount of empirical evidence come</w:t>
      </w:r>
      <w:r w:rsidR="00364959">
        <w:rPr>
          <w:rFonts w:ascii="Arial" w:hAnsi="Arial" w:cs="Arial"/>
          <w:lang w:val="en-US"/>
        </w:rPr>
        <w:t>s</w:t>
      </w:r>
      <w:r w:rsidR="00104A5C" w:rsidRPr="00A831C3">
        <w:rPr>
          <w:rFonts w:ascii="Arial" w:hAnsi="Arial" w:cs="Arial"/>
          <w:lang w:val="en-US"/>
        </w:rPr>
        <w:t xml:space="preserve"> from species-rich tropical systems </w:t>
      </w:r>
      <w:r w:rsidR="00B308DE">
        <w:rPr>
          <w:rFonts w:ascii="Arial" w:hAnsi="Arial" w:cs="Arial"/>
          <w:lang w:val="en-US"/>
        </w:rPr>
        <w:fldChar w:fldCharType="begin" w:fldLock="1"/>
      </w:r>
      <w:r w:rsidR="00B308D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Stroud, and Perez 2017)","plainTextFormattedCitation":"(Feeley, Stroud, and Perez 2017)","previouslyFormattedCitation":"(Feeley, Stroud, and Perez 2017)"},"properties":{"noteIndex":0},"schema":"https://github.com/citation-style-language/schema/raw/master/csl-citation.json"}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(Feeley, Stroud, and Perez 2017)</w:t>
      </w:r>
      <w:r w:rsidR="00B308DE">
        <w:rPr>
          <w:rFonts w:ascii="Arial" w:hAnsi="Arial" w:cs="Arial"/>
          <w:lang w:val="en-US"/>
        </w:rPr>
        <w:fldChar w:fldCharType="end"/>
      </w:r>
      <w:r w:rsidR="00104A5C" w:rsidRPr="00A831C3">
        <w:rPr>
          <w:rFonts w:ascii="Arial" w:hAnsi="Arial" w:cs="Arial"/>
          <w:lang w:val="en-US"/>
        </w:rPr>
        <w:t xml:space="preserve">, and most </w:t>
      </w:r>
      <w:r w:rsidR="00642958">
        <w:rPr>
          <w:rFonts w:ascii="Arial" w:hAnsi="Arial" w:cs="Arial"/>
          <w:lang w:val="en-US"/>
        </w:rPr>
        <w:t>such studies</w:t>
      </w:r>
      <w:r w:rsidR="00104A5C" w:rsidRPr="00A831C3">
        <w:rPr>
          <w:rFonts w:ascii="Arial" w:hAnsi="Arial" w:cs="Arial"/>
          <w:lang w:val="en-US"/>
        </w:rPr>
        <w:t xml:space="preserve"> </w:t>
      </w:r>
      <w:r w:rsidR="00BC58C1" w:rsidRPr="00A831C3">
        <w:rPr>
          <w:rFonts w:ascii="Arial" w:hAnsi="Arial" w:cs="Arial"/>
          <w:lang w:val="en-US"/>
        </w:rPr>
        <w:t>only</w:t>
      </w:r>
      <w:r w:rsidR="00104A5C" w:rsidRPr="00A831C3">
        <w:rPr>
          <w:rFonts w:ascii="Arial" w:hAnsi="Arial" w:cs="Arial"/>
          <w:lang w:val="en-US"/>
        </w:rPr>
        <w:t xml:space="preserve"> exami</w:t>
      </w:r>
      <w:r w:rsidR="00BC58C1" w:rsidRPr="00A831C3">
        <w:rPr>
          <w:rFonts w:ascii="Arial" w:hAnsi="Arial" w:cs="Arial"/>
          <w:lang w:val="en-US"/>
        </w:rPr>
        <w:t>ne</w:t>
      </w:r>
      <w:r w:rsidR="00104A5C" w:rsidRPr="00A831C3">
        <w:rPr>
          <w:rFonts w:ascii="Arial" w:hAnsi="Arial" w:cs="Arial"/>
          <w:lang w:val="en-US"/>
        </w:rPr>
        <w:t xml:space="preserve"> the correlational relationship between thermal tolerance and distribution</w:t>
      </w:r>
      <w:r w:rsidR="0049794D">
        <w:rPr>
          <w:rFonts w:ascii="Arial" w:hAnsi="Arial" w:cs="Arial"/>
          <w:lang w:val="en-US"/>
        </w:rPr>
        <w:t xml:space="preserve"> </w:t>
      </w:r>
      <w:r w:rsidR="0049794D">
        <w:rPr>
          <w:rFonts w:ascii="Arial" w:hAnsi="Arial" w:cs="Arial"/>
          <w:lang w:val="en-US"/>
        </w:rPr>
        <w:fldChar w:fldCharType="begin" w:fldLock="1"/>
      </w:r>
      <w:r w:rsidR="00E34263">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49794D">
        <w:rPr>
          <w:rFonts w:ascii="Arial" w:hAnsi="Arial" w:cs="Arial"/>
          <w:lang w:val="en-US"/>
        </w:rPr>
        <w:fldChar w:fldCharType="separate"/>
      </w:r>
      <w:r w:rsidR="0049794D" w:rsidRPr="0049794D">
        <w:rPr>
          <w:rFonts w:ascii="Arial" w:hAnsi="Arial" w:cs="Arial"/>
          <w:noProof/>
          <w:lang w:val="en-US"/>
        </w:rPr>
        <w:t>(Cahill et al. 2014)</w:t>
      </w:r>
      <w:r w:rsidR="0049794D">
        <w:rPr>
          <w:rFonts w:ascii="Arial" w:hAnsi="Arial" w:cs="Arial"/>
          <w:lang w:val="en-US"/>
        </w:rPr>
        <w:fldChar w:fldCharType="end"/>
      </w:r>
      <w:r w:rsidR="00104A5C" w:rsidRPr="00A831C3">
        <w:rPr>
          <w:rFonts w:ascii="Arial" w:hAnsi="Arial" w:cs="Arial"/>
          <w:lang w:val="en-US"/>
        </w:rPr>
        <w:t xml:space="preserve">. It remains crucial </w:t>
      </w:r>
      <w:r w:rsidR="00364959">
        <w:rPr>
          <w:rFonts w:ascii="Arial" w:hAnsi="Arial" w:cs="Arial"/>
          <w:lang w:val="en-US"/>
        </w:rPr>
        <w:t xml:space="preserve">to understand </w:t>
      </w:r>
      <w:r w:rsidR="00104A5C" w:rsidRPr="00A831C3">
        <w:rPr>
          <w:rFonts w:ascii="Arial" w:hAnsi="Arial" w:cs="Arial"/>
          <w:lang w:val="en-US"/>
        </w:rPr>
        <w:t xml:space="preserve">how </w:t>
      </w:r>
      <w:r w:rsidR="00BC58C1" w:rsidRPr="00A831C3">
        <w:rPr>
          <w:rFonts w:ascii="Arial" w:hAnsi="Arial" w:cs="Arial"/>
          <w:lang w:val="en-US"/>
        </w:rPr>
        <w:t xml:space="preserve">laboratory-measured </w:t>
      </w:r>
      <w:r w:rsidR="00104A5C" w:rsidRPr="00A831C3">
        <w:rPr>
          <w:rFonts w:ascii="Arial" w:hAnsi="Arial" w:cs="Arial"/>
          <w:lang w:val="en-US"/>
        </w:rPr>
        <w:t>thermal traits</w:t>
      </w:r>
      <w:r w:rsidR="00BC58C1" w:rsidRPr="00A831C3">
        <w:rPr>
          <w:rFonts w:ascii="Arial" w:hAnsi="Arial" w:cs="Arial"/>
          <w:lang w:val="en-US"/>
        </w:rPr>
        <w:t>, e.g. critical temperature and optimal temperature,</w:t>
      </w:r>
      <w:r w:rsidR="00104A5C" w:rsidRPr="00A831C3">
        <w:rPr>
          <w:rFonts w:ascii="Arial" w:hAnsi="Arial" w:cs="Arial"/>
          <w:lang w:val="en-US"/>
        </w:rPr>
        <w:t xml:space="preserve"> are ecologically relevant</w:t>
      </w:r>
      <w:r w:rsidR="00BC58C1" w:rsidRPr="00A831C3">
        <w:rPr>
          <w:rFonts w:ascii="Arial" w:hAnsi="Arial" w:cs="Arial"/>
          <w:lang w:val="en-US"/>
        </w:rPr>
        <w:t xml:space="preserve"> </w:t>
      </w:r>
      <w:r w:rsidR="00642958">
        <w:rPr>
          <w:rFonts w:ascii="Arial" w:hAnsi="Arial" w:cs="Arial"/>
          <w:lang w:val="en-US"/>
        </w:rPr>
        <w:t>under</w:t>
      </w:r>
      <w:r w:rsidR="00642958" w:rsidRPr="00A831C3">
        <w:rPr>
          <w:rFonts w:ascii="Arial" w:hAnsi="Arial" w:cs="Arial"/>
          <w:lang w:val="en-US"/>
        </w:rPr>
        <w:t xml:space="preserve"> </w:t>
      </w:r>
      <w:r w:rsidR="00BC58C1" w:rsidRPr="00A831C3">
        <w:rPr>
          <w:rFonts w:ascii="Arial" w:hAnsi="Arial" w:cs="Arial"/>
          <w:lang w:val="en-US"/>
        </w:rPr>
        <w:t>realistic climate conditions</w:t>
      </w:r>
      <w:r w:rsidR="00B308DE">
        <w:rPr>
          <w:rFonts w:ascii="Arial" w:hAnsi="Arial" w:cs="Arial"/>
          <w:lang w:val="en-US"/>
        </w:rPr>
        <w:t xml:space="preserve"> </w:t>
      </w:r>
      <w:r w:rsidR="00B308DE">
        <w:rPr>
          <w:rFonts w:ascii="Arial" w:hAnsi="Arial" w:cs="Arial"/>
          <w:lang w:val="en-US"/>
        </w:rPr>
        <w:fldChar w:fldCharType="begin" w:fldLock="1"/>
      </w:r>
      <w:r w:rsidR="00B308DE">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(Sinclair et al. 2016)</w:t>
      </w:r>
      <w:r w:rsidR="00B308DE">
        <w:rPr>
          <w:rFonts w:ascii="Arial" w:hAnsi="Arial" w:cs="Arial"/>
          <w:lang w:val="en-US"/>
        </w:rPr>
        <w:fldChar w:fldCharType="end"/>
      </w:r>
      <w:r w:rsidR="00BC58C1" w:rsidRPr="00A831C3">
        <w:rPr>
          <w:rFonts w:ascii="Arial" w:hAnsi="Arial" w:cs="Arial"/>
          <w:lang w:val="en-US"/>
        </w:rPr>
        <w:t xml:space="preserve">. </w:t>
      </w:r>
      <w:r w:rsidRPr="00A831C3">
        <w:rPr>
          <w:rFonts w:ascii="Arial" w:hAnsi="Arial" w:cs="Arial"/>
          <w:lang w:val="en-US"/>
        </w:rPr>
        <w:t xml:space="preserve">Additionally, biotic interactions </w:t>
      </w:r>
      <w:r w:rsidR="00BC58C1" w:rsidRPr="00A831C3">
        <w:rPr>
          <w:rFonts w:ascii="Arial" w:hAnsi="Arial" w:cs="Arial"/>
          <w:lang w:val="en-US"/>
        </w:rPr>
        <w:t xml:space="preserve">themselves </w:t>
      </w:r>
      <w:r w:rsidRPr="00A831C3">
        <w:rPr>
          <w:rFonts w:ascii="Arial" w:hAnsi="Arial" w:cs="Arial"/>
          <w:lang w:val="en-US"/>
        </w:rPr>
        <w:t>are regulated by temperature</w:t>
      </w:r>
      <w:r w:rsidR="00BC58C1" w:rsidRPr="00A831C3">
        <w:rPr>
          <w:rFonts w:ascii="Arial" w:hAnsi="Arial" w:cs="Arial"/>
          <w:lang w:val="en-US"/>
        </w:rPr>
        <w:t xml:space="preserve">. </w:t>
      </w:r>
      <w:r w:rsidR="0053172A">
        <w:rPr>
          <w:rFonts w:ascii="Arial" w:hAnsi="Arial" w:cs="Arial"/>
          <w:lang w:val="en-US"/>
        </w:rPr>
        <w:t>The s</w:t>
      </w:r>
      <w:r w:rsidR="00BC58C1" w:rsidRPr="00A831C3">
        <w:rPr>
          <w:rFonts w:ascii="Arial" w:hAnsi="Arial" w:cs="Arial"/>
          <w:lang w:val="en-US"/>
        </w:rPr>
        <w:t xml:space="preserve">ensitivity </w:t>
      </w:r>
      <w:r w:rsidR="009F45C7" w:rsidRPr="00A831C3">
        <w:rPr>
          <w:rFonts w:ascii="Arial" w:hAnsi="Arial" w:cs="Arial"/>
          <w:lang w:val="en-US"/>
        </w:rPr>
        <w:t xml:space="preserve">of a particular species </w:t>
      </w:r>
      <w:ins w:id="61" w:author="Benjamin Van Doren" w:date="2021-11-29T17:06:00Z">
        <w:r w:rsidR="004D2A60">
          <w:rPr>
            <w:rFonts w:ascii="Arial" w:hAnsi="Arial" w:cs="Arial"/>
            <w:lang w:val="en-US"/>
          </w:rPr>
          <w:t xml:space="preserve">to temperature </w:t>
        </w:r>
      </w:ins>
      <w:r w:rsidR="009F45C7" w:rsidRPr="00A831C3">
        <w:rPr>
          <w:rFonts w:ascii="Arial" w:hAnsi="Arial" w:cs="Arial"/>
          <w:lang w:val="en-US"/>
        </w:rPr>
        <w:t xml:space="preserve">may depend on </w:t>
      </w:r>
      <w:ins w:id="62" w:author="Benjamin Van Doren" w:date="2021-11-29T17:06:00Z">
        <w:r w:rsidR="004D2A60">
          <w:rPr>
            <w:rFonts w:ascii="Arial" w:hAnsi="Arial" w:cs="Arial"/>
            <w:lang w:val="en-US"/>
          </w:rPr>
          <w:t xml:space="preserve">the temperature responses of </w:t>
        </w:r>
      </w:ins>
      <w:r w:rsidR="009F45C7" w:rsidRPr="00A831C3">
        <w:rPr>
          <w:rFonts w:ascii="Arial" w:hAnsi="Arial" w:cs="Arial"/>
          <w:lang w:val="en-US"/>
        </w:rPr>
        <w:t>its interacting species</w:t>
      </w:r>
      <w:del w:id="63" w:author="Benjamin Van Doren" w:date="2021-11-29T17:06:00Z">
        <w:r w:rsidR="009F45C7" w:rsidRPr="00A831C3" w:rsidDel="004D2A60">
          <w:rPr>
            <w:rFonts w:ascii="Arial" w:hAnsi="Arial" w:cs="Arial"/>
            <w:lang w:val="en-US"/>
          </w:rPr>
          <w:delText>’ response to temperature</w:delText>
        </w:r>
      </w:del>
      <w:r w:rsidR="00D22043">
        <w:rPr>
          <w:rFonts w:ascii="Arial" w:hAnsi="Arial" w:cs="Arial"/>
          <w:lang w:val="en-US"/>
        </w:rPr>
        <w:t xml:space="preserve"> </w:t>
      </w:r>
      <w:r w:rsidR="00D22043">
        <w:rPr>
          <w:rFonts w:ascii="Arial" w:hAnsi="Arial" w:cs="Arial"/>
          <w:lang w:val="en-US"/>
        </w:rPr>
        <w:fldChar w:fldCharType="begin" w:fldLock="1"/>
      </w:r>
      <w:r w:rsidR="00655A0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D22043">
        <w:rPr>
          <w:rFonts w:ascii="Arial" w:hAnsi="Arial" w:cs="Arial"/>
          <w:lang w:val="en-US"/>
        </w:rPr>
        <w:fldChar w:fldCharType="separate"/>
      </w:r>
      <w:r w:rsidR="00BC7557" w:rsidRPr="00BC7557">
        <w:rPr>
          <w:rFonts w:ascii="Arial" w:hAnsi="Arial" w:cs="Arial"/>
          <w:noProof/>
          <w:lang w:val="en-US"/>
        </w:rPr>
        <w:t>(Gilman et al. 2010)</w:t>
      </w:r>
      <w:r w:rsidR="00D22043">
        <w:rPr>
          <w:rFonts w:ascii="Arial" w:hAnsi="Arial" w:cs="Arial"/>
          <w:lang w:val="en-US"/>
        </w:rPr>
        <w:fldChar w:fldCharType="end"/>
      </w:r>
      <w:r w:rsidR="009F45C7" w:rsidRPr="00A831C3">
        <w:rPr>
          <w:rFonts w:ascii="Arial" w:hAnsi="Arial" w:cs="Arial"/>
          <w:lang w:val="en-US"/>
        </w:rPr>
        <w:t>. Therefore, a significant correlation between tolerance and distribution does</w:t>
      </w:r>
      <w:r w:rsidR="00F67CBF" w:rsidRPr="00A831C3">
        <w:rPr>
          <w:rFonts w:ascii="Arial" w:hAnsi="Arial" w:cs="Arial"/>
          <w:lang w:val="en-US"/>
        </w:rPr>
        <w:t xml:space="preserve"> </w:t>
      </w:r>
      <w:r w:rsidR="009F45C7" w:rsidRPr="00A831C3">
        <w:rPr>
          <w:rFonts w:ascii="Arial" w:hAnsi="Arial" w:cs="Arial"/>
          <w:lang w:val="en-US"/>
        </w:rPr>
        <w:t>n</w:t>
      </w:r>
      <w:r w:rsidR="00F67CBF" w:rsidRPr="00A831C3">
        <w:rPr>
          <w:rFonts w:ascii="Arial" w:hAnsi="Arial" w:cs="Arial"/>
          <w:lang w:val="en-US"/>
        </w:rPr>
        <w:t>o</w:t>
      </w:r>
      <w:r w:rsidR="009F45C7" w:rsidRPr="00A831C3">
        <w:rPr>
          <w:rFonts w:ascii="Arial" w:hAnsi="Arial" w:cs="Arial"/>
          <w:lang w:val="en-US"/>
        </w:rPr>
        <w:t xml:space="preserve">t rule out </w:t>
      </w:r>
      <w:r w:rsidR="00642958">
        <w:rPr>
          <w:rFonts w:ascii="Arial" w:hAnsi="Arial" w:cs="Arial"/>
          <w:lang w:val="en-US"/>
        </w:rPr>
        <w:t>a</w:t>
      </w:r>
      <w:r w:rsidR="00642958" w:rsidRPr="00A831C3">
        <w:rPr>
          <w:rFonts w:ascii="Arial" w:hAnsi="Arial" w:cs="Arial"/>
          <w:lang w:val="en-US"/>
        </w:rPr>
        <w:t xml:space="preserve"> </w:t>
      </w:r>
      <w:r w:rsidR="009F45C7" w:rsidRPr="00A831C3">
        <w:rPr>
          <w:rFonts w:ascii="Arial" w:hAnsi="Arial" w:cs="Arial"/>
          <w:lang w:val="en-US"/>
        </w:rPr>
        <w:t xml:space="preserve">role </w:t>
      </w:r>
      <w:r w:rsidR="00642958">
        <w:rPr>
          <w:rFonts w:ascii="Arial" w:hAnsi="Arial" w:cs="Arial"/>
          <w:lang w:val="en-US"/>
        </w:rPr>
        <w:t>for</w:t>
      </w:r>
      <w:r w:rsidR="00642958" w:rsidRPr="00A831C3">
        <w:rPr>
          <w:rFonts w:ascii="Arial" w:hAnsi="Arial" w:cs="Arial"/>
          <w:lang w:val="en-US"/>
        </w:rPr>
        <w:t xml:space="preserve"> </w:t>
      </w:r>
      <w:r w:rsidR="009F45C7" w:rsidRPr="00A831C3">
        <w:rPr>
          <w:rFonts w:ascii="Arial" w:hAnsi="Arial" w:cs="Arial"/>
          <w:lang w:val="en-US"/>
        </w:rPr>
        <w:t>biotic interaction</w:t>
      </w:r>
      <w:r w:rsidR="00C85B80">
        <w:rPr>
          <w:rFonts w:ascii="Arial" w:hAnsi="Arial" w:cs="Arial"/>
          <w:lang w:val="en-US"/>
        </w:rPr>
        <w:t>. Likewise</w:t>
      </w:r>
      <w:ins w:id="64" w:author="Benjamin Van Doren" w:date="2021-11-29T17:07:00Z">
        <w:r w:rsidR="00B42A35">
          <w:rPr>
            <w:rFonts w:ascii="Arial" w:hAnsi="Arial" w:cs="Arial"/>
            <w:lang w:val="en-US"/>
          </w:rPr>
          <w:t>,</w:t>
        </w:r>
      </w:ins>
      <w:r w:rsidR="009F45C7" w:rsidRPr="00A831C3">
        <w:rPr>
          <w:rFonts w:ascii="Arial" w:hAnsi="Arial" w:cs="Arial"/>
          <w:lang w:val="en-US"/>
        </w:rPr>
        <w:t xml:space="preserve"> the species of interest can still be sensitive to temperature change even when biotic interaction</w:t>
      </w:r>
      <w:r w:rsidR="00642958">
        <w:rPr>
          <w:rFonts w:ascii="Arial" w:hAnsi="Arial" w:cs="Arial"/>
          <w:lang w:val="en-US"/>
        </w:rPr>
        <w:t>s</w:t>
      </w:r>
      <w:r w:rsidR="009F45C7" w:rsidRPr="00A831C3">
        <w:rPr>
          <w:rFonts w:ascii="Arial" w:hAnsi="Arial" w:cs="Arial"/>
          <w:lang w:val="en-US"/>
        </w:rPr>
        <w:t xml:space="preserve"> </w:t>
      </w:r>
      <w:r w:rsidR="00642958">
        <w:rPr>
          <w:rFonts w:ascii="Arial" w:hAnsi="Arial" w:cs="Arial"/>
          <w:lang w:val="en-US"/>
        </w:rPr>
        <w:t>are</w:t>
      </w:r>
      <w:r w:rsidR="00642958" w:rsidRPr="00A831C3">
        <w:rPr>
          <w:rFonts w:ascii="Arial" w:hAnsi="Arial" w:cs="Arial"/>
          <w:lang w:val="en-US"/>
        </w:rPr>
        <w:t xml:space="preserve"> </w:t>
      </w:r>
      <w:r w:rsidR="009F45C7" w:rsidRPr="00A831C3">
        <w:rPr>
          <w:rFonts w:ascii="Arial" w:hAnsi="Arial" w:cs="Arial"/>
          <w:lang w:val="en-US"/>
        </w:rPr>
        <w:t xml:space="preserve">the immediate cause of </w:t>
      </w:r>
      <w:r w:rsidRPr="00A831C3">
        <w:rPr>
          <w:rFonts w:ascii="Arial" w:hAnsi="Arial" w:cs="Arial"/>
          <w:lang w:val="en-US"/>
        </w:rPr>
        <w:t xml:space="preserve">species </w:t>
      </w:r>
      <w:r w:rsidR="00F67CBF" w:rsidRPr="00A831C3">
        <w:rPr>
          <w:rFonts w:ascii="Arial" w:hAnsi="Arial" w:cs="Arial"/>
          <w:lang w:val="en-US"/>
        </w:rPr>
        <w:t>composition</w:t>
      </w:r>
      <w:r w:rsidRPr="00A831C3">
        <w:rPr>
          <w:rFonts w:ascii="Arial" w:hAnsi="Arial" w:cs="Arial"/>
          <w:lang w:val="en-US"/>
        </w:rPr>
        <w:t xml:space="preserve">. </w:t>
      </w:r>
      <w:r w:rsidR="00741E47" w:rsidRPr="00A831C3">
        <w:rPr>
          <w:rFonts w:ascii="Arial" w:hAnsi="Arial" w:cs="Arial"/>
          <w:lang w:val="en-US"/>
        </w:rPr>
        <w:t xml:space="preserve">To understand the relationship between temperature and distribution, it is necessary, though difficult, to quantify thermal traits and </w:t>
      </w:r>
      <w:r w:rsidR="00741E47" w:rsidRPr="00A831C3">
        <w:rPr>
          <w:rFonts w:ascii="Arial" w:hAnsi="Arial" w:cs="Arial"/>
          <w:lang w:val="en-US"/>
        </w:rPr>
        <w:lastRenderedPageBreak/>
        <w:t>temperature-dependent biotic interaction</w:t>
      </w:r>
      <w:r w:rsidR="00642958">
        <w:rPr>
          <w:rFonts w:ascii="Arial" w:hAnsi="Arial" w:cs="Arial"/>
          <w:lang w:val="en-US"/>
        </w:rPr>
        <w:t>s</w:t>
      </w:r>
      <w:r w:rsidR="00D22043">
        <w:rPr>
          <w:rFonts w:ascii="Arial" w:hAnsi="Arial" w:cs="Arial"/>
          <w:lang w:val="en-US"/>
        </w:rPr>
        <w:t xml:space="preserve"> </w:t>
      </w:r>
      <w:r w:rsidR="00D22043">
        <w:rPr>
          <w:rFonts w:ascii="Arial" w:hAnsi="Arial" w:cs="Arial"/>
          <w:lang w:val="en-US"/>
        </w:rPr>
        <w:fldChar w:fldCharType="begin" w:fldLock="1"/>
      </w:r>
      <w:r w:rsidR="00A04836">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D22043">
        <w:rPr>
          <w:rFonts w:ascii="Arial" w:hAnsi="Arial" w:cs="Arial"/>
          <w:lang w:val="en-US"/>
        </w:rPr>
        <w:fldChar w:fldCharType="separate"/>
      </w:r>
      <w:r w:rsidR="00D22043" w:rsidRPr="00D22043">
        <w:rPr>
          <w:rFonts w:ascii="Arial" w:hAnsi="Arial" w:cs="Arial"/>
          <w:noProof/>
          <w:lang w:val="en-US"/>
        </w:rPr>
        <w:t>(Cahill et al. 2014)</w:t>
      </w:r>
      <w:r w:rsidR="00D22043">
        <w:rPr>
          <w:rFonts w:ascii="Arial" w:hAnsi="Arial" w:cs="Arial"/>
          <w:lang w:val="en-US"/>
        </w:rPr>
        <w:fldChar w:fldCharType="end"/>
      </w:r>
      <w:r w:rsidR="00741E47" w:rsidRPr="00A831C3">
        <w:rPr>
          <w:rFonts w:ascii="Arial" w:hAnsi="Arial" w:cs="Arial"/>
          <w:lang w:val="en-US"/>
        </w:rPr>
        <w:t>. Such empirical studies will contribute to the theory unifying the long-separate concept</w:t>
      </w:r>
      <w:r w:rsidR="00682757" w:rsidRPr="00A831C3">
        <w:rPr>
          <w:rFonts w:ascii="Arial" w:hAnsi="Arial" w:cs="Arial"/>
          <w:lang w:val="en-US"/>
        </w:rPr>
        <w:t>s</w:t>
      </w:r>
      <w:r w:rsidR="00741E47" w:rsidRPr="00A831C3">
        <w:rPr>
          <w:rFonts w:ascii="Arial" w:hAnsi="Arial" w:cs="Arial"/>
          <w:lang w:val="en-US"/>
        </w:rPr>
        <w:t xml:space="preserve"> of environmental and biotic filter</w:t>
      </w:r>
      <w:r w:rsidR="00165C8E">
        <w:rPr>
          <w:rFonts w:ascii="Arial" w:hAnsi="Arial" w:cs="Arial"/>
          <w:lang w:val="en-US"/>
        </w:rPr>
        <w:t>s</w:t>
      </w:r>
      <w:r w:rsidR="00A04836">
        <w:rPr>
          <w:rFonts w:ascii="Arial" w:hAnsi="Arial" w:cs="Arial"/>
          <w:lang w:val="en-US"/>
        </w:rPr>
        <w:t xml:space="preserve"> </w:t>
      </w:r>
      <w:r w:rsidR="00A04836">
        <w:rPr>
          <w:rFonts w:ascii="Arial" w:hAnsi="Arial" w:cs="Arial"/>
          <w:lang w:val="en-US"/>
        </w:rPr>
        <w:fldChar w:fldCharType="begin" w:fldLock="1"/>
      </w:r>
      <w:r w:rsidR="001D33EE">
        <w:rPr>
          <w:rFonts w:ascii="Arial" w:hAnsi="Arial" w:cs="Arial"/>
          <w:lang w:val="en-US"/>
        </w:rPr>
        <w:instrText>ADDIN CSL_CITATION {"citationItems":[{"id":"ITEM-1","itemData":{"DOI":"10.1146/annurev-ecolsys-110411-160411","ISSN":"1543-592X","abstract":"Although research on the role of competitive interactions during community assembly began decades ago, a recent revival of interest has led to new discoveries and research opportunities. Using contemporary coexistence theory that emphasizes stabilizing niche differences and relative fitness differences, we evaluate three empirical approaches for studying community assembly. We show that experimental manipulations of the abiotic or biotic environment, assessments of trait-phylogeny-environment relationships, and investigations of frequency-dependent population growth all suggest strong Influences of stabilizing niche differences and fitness differences on the outcome of plant community assembly. Nonetheless, due to the limitations of these approaches applied in isolation, we still have a poor understanding of which niche axes and which traits determine the outcome of competition and community structure. Combining current approaches represents our best chance of achieving this goal, which is fundamental to conceptual ecology and to the management of plant communities under global change. ? 2012 by Annual Reviews. All rights reserved.","author":[{"dropping-particle":"","family":"HilleRisLambers","given":"J.","non-dropping-particle":"","parse-names":false,"suffix":""},{"dropping-particle":"","family":"Adler","given":"P.B.","non-dropping-particle":"","parse-names":false,"suffix":""},{"dropping-particle":"","family":"Harpole","given":"W.S.","non-dropping-particle":"","parse-names":false,"suffix":""},{"dropping-particle":"","family":"Levine","given":"J.M.","non-dropping-particle":"","parse-names":false,"suffix":""},{"dropping-particle":"","family":"Mayfield","given":"M.M.","non-dropping-particle":"","parse-names":false,"suffix":""}],"container-title":"Annual Review of Ecology, Evolution, and Systematics","id":"ITEM-1","issue":"1","issued":{"date-parts":[["2012","12"]]},"page":"227-248","title":"Rethinking Community Assembly through the Lens of Coexistence Theory","type":"article-journal","volume":"43"},"uris":["http://www.mendeley.com/documents/?uuid=c48b1a36-89e5-3ed4-ac1d-a0b8ae3592fd"]}],"mendeley":{"formattedCitation":"(HilleRisLambers et al. 2012)","plainTextFormattedCitation":"(HilleRisLambers et al. 2012)","previouslyFormattedCitation":"(HilleRisLambers et al. 2012)"},"properties":{"noteIndex":0},"schema":"https://github.com/citation-style-language/schema/raw/master/csl-citation.json"}</w:instrText>
      </w:r>
      <w:r w:rsidR="00A04836">
        <w:rPr>
          <w:rFonts w:ascii="Arial" w:hAnsi="Arial" w:cs="Arial"/>
          <w:lang w:val="en-US"/>
        </w:rPr>
        <w:fldChar w:fldCharType="separate"/>
      </w:r>
      <w:r w:rsidR="00A04836" w:rsidRPr="00A04836">
        <w:rPr>
          <w:rFonts w:ascii="Arial" w:hAnsi="Arial" w:cs="Arial"/>
          <w:noProof/>
          <w:lang w:val="en-US"/>
        </w:rPr>
        <w:t>(HilleRisLambers et al. 2012)</w:t>
      </w:r>
      <w:r w:rsidR="00A04836">
        <w:rPr>
          <w:rFonts w:ascii="Arial" w:hAnsi="Arial" w:cs="Arial"/>
          <w:lang w:val="en-US"/>
        </w:rPr>
        <w:fldChar w:fldCharType="end"/>
      </w:r>
      <w:r w:rsidR="0097537C">
        <w:rPr>
          <w:rFonts w:ascii="Arial" w:hAnsi="Arial" w:cs="Arial"/>
          <w:lang w:val="en-US"/>
        </w:rPr>
        <w:t>. Additionally, it</w:t>
      </w:r>
      <w:r w:rsidR="00741E47" w:rsidRPr="00A831C3">
        <w:rPr>
          <w:rFonts w:ascii="Arial" w:hAnsi="Arial" w:cs="Arial"/>
          <w:lang w:val="en-US"/>
        </w:rPr>
        <w:t xml:space="preserve"> provide</w:t>
      </w:r>
      <w:r w:rsidR="0097537C">
        <w:rPr>
          <w:rFonts w:ascii="Arial" w:hAnsi="Arial" w:cs="Arial"/>
          <w:lang w:val="en-US"/>
        </w:rPr>
        <w:t>s</w:t>
      </w:r>
      <w:r w:rsidR="00682757" w:rsidRPr="00A831C3">
        <w:rPr>
          <w:rFonts w:ascii="Arial" w:hAnsi="Arial" w:cs="Arial"/>
          <w:lang w:val="en-US"/>
        </w:rPr>
        <w:t xml:space="preserve"> practical information </w:t>
      </w:r>
      <w:r w:rsidR="00741E47" w:rsidRPr="00A831C3">
        <w:rPr>
          <w:rFonts w:ascii="Arial" w:hAnsi="Arial" w:cs="Arial"/>
          <w:lang w:val="en-US"/>
        </w:rPr>
        <w:t xml:space="preserve">for wildlife management and conservation </w:t>
      </w:r>
      <w:r w:rsidR="00F16E76">
        <w:rPr>
          <w:rFonts w:ascii="Arial" w:hAnsi="Arial" w:cs="Arial"/>
          <w:lang w:val="en-US"/>
        </w:rPr>
        <w:t>when facing</w:t>
      </w:r>
      <w:r w:rsidR="00F22147" w:rsidRPr="00A831C3">
        <w:rPr>
          <w:rFonts w:ascii="Arial" w:hAnsi="Arial" w:cs="Arial"/>
          <w:lang w:val="en-US"/>
        </w:rPr>
        <w:t xml:space="preserve"> climate change.</w:t>
      </w:r>
    </w:p>
    <w:p w14:paraId="25C08620" w14:textId="2C6CF908" w:rsidR="0009229E" w:rsidRPr="007F05C5" w:rsidRDefault="008478B5" w:rsidP="007C1BC4">
      <w:pPr>
        <w:ind w:firstLine="720"/>
        <w:rPr>
          <w:rFonts w:ascii="Arial" w:hAnsi="Arial" w:cs="Arial"/>
          <w:lang w:val="en-US"/>
        </w:rPr>
      </w:pPr>
      <w:r>
        <w:rPr>
          <w:rFonts w:ascii="Arial" w:hAnsi="Arial" w:cs="Arial"/>
          <w:lang w:val="en-US"/>
        </w:rPr>
        <w:t>To investigate the roles of thermal tolerances and biotic interactions in determining species’ range margins and structuring communities, we</w:t>
      </w:r>
      <w:r w:rsidR="00860A04">
        <w:rPr>
          <w:rFonts w:ascii="Arial" w:hAnsi="Arial" w:cs="Arial"/>
          <w:lang w:val="en-US"/>
        </w:rPr>
        <w:t xml:space="preserve"> investigate</w:t>
      </w:r>
      <w:r w:rsidR="00E57A1F">
        <w:rPr>
          <w:rFonts w:ascii="Arial" w:hAnsi="Arial" w:cs="Arial"/>
          <w:lang w:val="en-US"/>
        </w:rPr>
        <w:t>d</w:t>
      </w:r>
      <w:r w:rsidR="00860A04">
        <w:rPr>
          <w:rFonts w:ascii="Arial" w:hAnsi="Arial" w:cs="Arial"/>
          <w:lang w:val="en-US"/>
        </w:rPr>
        <w:t xml:space="preserve"> the community of </w:t>
      </w:r>
      <w:r w:rsidR="00860A04" w:rsidRPr="00A26D0F">
        <w:rPr>
          <w:rFonts w:ascii="Arial" w:hAnsi="Arial" w:cs="Arial"/>
          <w:i/>
          <w:iCs/>
          <w:lang w:val="en-US"/>
        </w:rPr>
        <w:t>Drosophila</w:t>
      </w:r>
      <w:r w:rsidR="00860A04">
        <w:rPr>
          <w:rFonts w:ascii="Arial" w:hAnsi="Arial" w:cs="Arial"/>
          <w:lang w:val="en-US"/>
        </w:rPr>
        <w:t xml:space="preserve"> flies occupying </w:t>
      </w:r>
      <w:r w:rsidR="006E0D62">
        <w:rPr>
          <w:rFonts w:ascii="Arial" w:hAnsi="Arial" w:cs="Arial"/>
          <w:lang w:val="en-US"/>
        </w:rPr>
        <w:t>rainforest habitats in the</w:t>
      </w:r>
      <w:r w:rsidR="006E0D62" w:rsidRPr="007F05C5">
        <w:rPr>
          <w:rFonts w:ascii="Arial" w:hAnsi="Arial" w:cs="Arial"/>
          <w:lang w:val="en-US"/>
        </w:rPr>
        <w:t xml:space="preserve"> Wet Tropics bioregion </w:t>
      </w:r>
      <w:r w:rsidR="006E0D62">
        <w:rPr>
          <w:rFonts w:ascii="Arial" w:hAnsi="Arial" w:cs="Arial"/>
          <w:lang w:val="en-US"/>
        </w:rPr>
        <w:t>of</w:t>
      </w:r>
      <w:r w:rsidR="006E0D62" w:rsidRPr="007F05C5">
        <w:rPr>
          <w:rFonts w:ascii="Arial" w:hAnsi="Arial" w:cs="Arial"/>
          <w:lang w:val="en-US"/>
        </w:rPr>
        <w:t xml:space="preserve"> </w:t>
      </w:r>
      <w:r w:rsidR="006E0D62">
        <w:rPr>
          <w:rFonts w:ascii="Arial" w:hAnsi="Arial" w:cs="Arial"/>
          <w:lang w:val="en-US"/>
        </w:rPr>
        <w:t xml:space="preserve">Queensland, </w:t>
      </w:r>
      <w:r w:rsidR="006E0D62" w:rsidRPr="007F05C5">
        <w:rPr>
          <w:rFonts w:ascii="Arial" w:hAnsi="Arial" w:cs="Arial"/>
          <w:lang w:val="en-US"/>
        </w:rPr>
        <w:t>north-eastern Australia</w:t>
      </w:r>
      <w:r w:rsidR="006E0D62">
        <w:rPr>
          <w:rFonts w:ascii="Arial" w:hAnsi="Arial" w:cs="Arial"/>
          <w:lang w:val="en-US"/>
        </w:rPr>
        <w:t xml:space="preserve">. </w:t>
      </w:r>
      <w:r w:rsidR="00E57A1F">
        <w:rPr>
          <w:rFonts w:ascii="Arial" w:hAnsi="Arial" w:cs="Arial"/>
          <w:lang w:val="en-US"/>
        </w:rPr>
        <w:t>T</w:t>
      </w:r>
      <w:r w:rsidR="00FB1C09" w:rsidRPr="007F05C5">
        <w:rPr>
          <w:rFonts w:ascii="Arial" w:hAnsi="Arial" w:cs="Arial"/>
          <w:lang w:val="en-US"/>
        </w:rPr>
        <w:t xml:space="preserve">ropical </w:t>
      </w:r>
      <w:r w:rsidR="002C44A3" w:rsidRPr="007F05C5">
        <w:rPr>
          <w:rFonts w:ascii="Arial" w:hAnsi="Arial" w:cs="Arial"/>
          <w:lang w:val="en-US"/>
        </w:rPr>
        <w:t>mountain</w:t>
      </w:r>
      <w:r w:rsidR="00692662" w:rsidRPr="007F05C5">
        <w:rPr>
          <w:rFonts w:ascii="Arial" w:hAnsi="Arial" w:cs="Arial"/>
          <w:lang w:val="en-US"/>
        </w:rPr>
        <w:t>s</w:t>
      </w:r>
      <w:r w:rsidR="002C44A3" w:rsidRPr="007F05C5">
        <w:rPr>
          <w:rFonts w:ascii="Arial" w:hAnsi="Arial" w:cs="Arial"/>
          <w:lang w:val="en-US"/>
        </w:rPr>
        <w:t xml:space="preserve"> </w:t>
      </w:r>
      <w:r w:rsidR="00692662" w:rsidRPr="007F05C5">
        <w:rPr>
          <w:rFonts w:ascii="Arial" w:hAnsi="Arial" w:cs="Arial"/>
          <w:lang w:val="en-US"/>
        </w:rPr>
        <w:t>provide</w:t>
      </w:r>
      <w:r w:rsidR="006E0D62">
        <w:rPr>
          <w:rFonts w:ascii="Arial" w:hAnsi="Arial" w:cs="Arial"/>
          <w:lang w:val="en-US"/>
        </w:rPr>
        <w:t xml:space="preserve"> </w:t>
      </w:r>
      <w:r w:rsidR="002C44A3" w:rsidRPr="007F05C5">
        <w:rPr>
          <w:rFonts w:ascii="Arial" w:hAnsi="Arial" w:cs="Arial"/>
          <w:lang w:val="en-US"/>
        </w:rPr>
        <w:t xml:space="preserve">natural </w:t>
      </w:r>
      <w:r w:rsidR="006E0D62">
        <w:rPr>
          <w:rFonts w:ascii="Arial" w:hAnsi="Arial" w:cs="Arial"/>
          <w:lang w:val="en-US"/>
        </w:rPr>
        <w:t xml:space="preserve">environmental </w:t>
      </w:r>
      <w:r w:rsidR="002C44A3" w:rsidRPr="007F05C5">
        <w:rPr>
          <w:rFonts w:ascii="Arial" w:hAnsi="Arial" w:cs="Arial"/>
          <w:lang w:val="en-US"/>
        </w:rPr>
        <w:t>gradien</w:t>
      </w:r>
      <w:r w:rsidR="00E57A1F">
        <w:rPr>
          <w:rFonts w:ascii="Arial" w:hAnsi="Arial" w:cs="Arial"/>
          <w:lang w:val="en-US"/>
        </w:rPr>
        <w:t>ts</w:t>
      </w:r>
      <w:r w:rsidR="002C44A3" w:rsidRPr="007F05C5">
        <w:rPr>
          <w:rFonts w:ascii="Arial" w:hAnsi="Arial" w:cs="Arial"/>
          <w:lang w:val="en-US"/>
        </w:rPr>
        <w:t xml:space="preserve"> to </w:t>
      </w:r>
      <w:r w:rsidR="00FB1C09" w:rsidRPr="007F05C5">
        <w:rPr>
          <w:rFonts w:ascii="Arial" w:hAnsi="Arial" w:cs="Arial"/>
          <w:lang w:val="en-US"/>
        </w:rPr>
        <w:t>test</w:t>
      </w:r>
      <w:r w:rsidR="002C44A3" w:rsidRPr="007F05C5">
        <w:rPr>
          <w:rFonts w:ascii="Arial" w:hAnsi="Arial" w:cs="Arial"/>
          <w:lang w:val="en-US"/>
        </w:rPr>
        <w:t xml:space="preserve"> the sensitivity of </w:t>
      </w:r>
      <w:r w:rsidR="00320505" w:rsidRPr="007F05C5">
        <w:rPr>
          <w:rFonts w:ascii="Arial" w:hAnsi="Arial" w:cs="Arial"/>
          <w:lang w:val="en-US"/>
        </w:rPr>
        <w:t xml:space="preserve">tropical </w:t>
      </w:r>
      <w:r w:rsidR="002C44A3" w:rsidRPr="007F05C5">
        <w:rPr>
          <w:rFonts w:ascii="Arial" w:hAnsi="Arial" w:cs="Arial"/>
          <w:lang w:val="en-US"/>
        </w:rPr>
        <w:t>species to temperature</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96156E" w:rsidRPr="007F05C5">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(Corlett 2011)</w:t>
      </w:r>
      <w:r w:rsidR="0095141B" w:rsidRPr="007F05C5">
        <w:rPr>
          <w:rFonts w:ascii="Arial" w:hAnsi="Arial" w:cs="Arial"/>
          <w:lang w:val="en-US"/>
        </w:rPr>
        <w:fldChar w:fldCharType="end"/>
      </w:r>
      <w:r w:rsidR="00812824">
        <w:rPr>
          <w:rFonts w:ascii="Arial" w:hAnsi="Arial" w:cs="Arial"/>
          <w:lang w:val="en-US"/>
        </w:rPr>
        <w:t>, and our study sites are part of a region with</w:t>
      </w:r>
      <w:r w:rsidR="00CF63C7" w:rsidRPr="007F05C5">
        <w:rPr>
          <w:rFonts w:ascii="Arial" w:hAnsi="Arial" w:cs="Arial"/>
          <w:lang w:val="en-US"/>
        </w:rPr>
        <w:t xml:space="preserve"> high biodiversity value </w:t>
      </w:r>
      <w:r w:rsidR="00165C8E">
        <w:rPr>
          <w:rFonts w:ascii="Arial" w:hAnsi="Arial" w:cs="Arial"/>
          <w:lang w:val="en-US"/>
        </w:rPr>
        <w:t>because of</w:t>
      </w:r>
      <w:r w:rsidR="00165C8E" w:rsidRPr="007F05C5">
        <w:rPr>
          <w:rFonts w:ascii="Arial" w:hAnsi="Arial" w:cs="Arial"/>
          <w:lang w:val="en-US"/>
        </w:rPr>
        <w:t xml:space="preserve"> </w:t>
      </w:r>
      <w:r w:rsidR="00CF63C7" w:rsidRPr="007F05C5">
        <w:rPr>
          <w:rFonts w:ascii="Arial" w:hAnsi="Arial" w:cs="Arial"/>
          <w:lang w:val="en-US"/>
        </w:rPr>
        <w:t xml:space="preserve">high </w:t>
      </w:r>
      <w:r w:rsidR="00165C8E">
        <w:rPr>
          <w:rFonts w:ascii="Arial" w:hAnsi="Arial" w:cs="Arial"/>
          <w:lang w:val="en-US"/>
        </w:rPr>
        <w:t>levels</w:t>
      </w:r>
      <w:r w:rsidR="00165C8E" w:rsidRPr="007F05C5">
        <w:rPr>
          <w:rFonts w:ascii="Arial" w:hAnsi="Arial" w:cs="Arial"/>
          <w:lang w:val="en-US"/>
        </w:rPr>
        <w:t xml:space="preserve"> </w:t>
      </w:r>
      <w:r w:rsidR="00CF63C7" w:rsidRPr="007F05C5">
        <w:rPr>
          <w:rFonts w:ascii="Arial" w:hAnsi="Arial" w:cs="Arial"/>
          <w:lang w:val="en-US"/>
        </w:rPr>
        <w:t xml:space="preserve">of endemism in cool, moist </w:t>
      </w:r>
      <w:r w:rsidR="00692662" w:rsidRPr="007F05C5">
        <w:rPr>
          <w:rFonts w:ascii="Arial" w:hAnsi="Arial" w:cs="Arial"/>
          <w:lang w:val="en-US"/>
        </w:rPr>
        <w:t>up</w:t>
      </w:r>
      <w:r w:rsidR="00CF63C7" w:rsidRPr="007F05C5">
        <w:rPr>
          <w:rFonts w:ascii="Arial" w:hAnsi="Arial" w:cs="Arial"/>
          <w:lang w:val="en-US"/>
        </w:rPr>
        <w:t>land refugia</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DC6FE6" w:rsidRPr="007F05C5">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Bolitho, and Fox 2003)","plainTextFormattedCitation":"(Williams, Bolitho, and Fox 2003)","previouslyFormattedCitation":"(Williams, Bolitho, and Fox 2003)"},"properties":{"noteIndex":0},"schema":"https://github.com/citation-style-language/schema/raw/master/csl-citation.json"}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(Williams, Bolitho, and Fox 2003)</w:t>
      </w:r>
      <w:r w:rsidR="0095141B" w:rsidRPr="007F05C5">
        <w:rPr>
          <w:rFonts w:ascii="Arial" w:hAnsi="Arial" w:cs="Arial"/>
          <w:lang w:val="en-US"/>
        </w:rPr>
        <w:fldChar w:fldCharType="end"/>
      </w:r>
      <w:r w:rsidR="00CF63C7" w:rsidRPr="007F05C5">
        <w:rPr>
          <w:rFonts w:ascii="Arial" w:hAnsi="Arial" w:cs="Arial"/>
          <w:lang w:val="en-US"/>
        </w:rPr>
        <w:t xml:space="preserve">. </w:t>
      </w:r>
      <w:r w:rsidR="009D7F22" w:rsidRPr="007F05C5">
        <w:rPr>
          <w:rFonts w:ascii="Arial" w:hAnsi="Arial" w:cs="Arial"/>
          <w:lang w:val="en-US"/>
        </w:rPr>
        <w:t>Species composition</w:t>
      </w:r>
      <w:r w:rsidR="00E57A1F">
        <w:rPr>
          <w:rFonts w:ascii="Arial" w:hAnsi="Arial" w:cs="Arial"/>
          <w:lang w:val="en-US"/>
        </w:rPr>
        <w:t xml:space="preserve"> f</w:t>
      </w:r>
      <w:r w:rsidR="00D15550">
        <w:rPr>
          <w:rFonts w:ascii="Arial" w:hAnsi="Arial" w:cs="Arial"/>
          <w:lang w:val="en-US"/>
        </w:rPr>
        <w:t>ro</w:t>
      </w:r>
      <w:r w:rsidR="00E57A1F">
        <w:rPr>
          <w:rFonts w:ascii="Arial" w:hAnsi="Arial" w:cs="Arial"/>
          <w:lang w:val="en-US"/>
        </w:rPr>
        <w:t>m many taxa</w:t>
      </w:r>
      <w:r w:rsidR="009D7F22" w:rsidRPr="007F05C5">
        <w:rPr>
          <w:rFonts w:ascii="Arial" w:hAnsi="Arial" w:cs="Arial"/>
          <w:lang w:val="en-US"/>
        </w:rPr>
        <w:t xml:space="preserve"> </w:t>
      </w:r>
      <w:r w:rsidR="007D4724" w:rsidRPr="007F05C5">
        <w:rPr>
          <w:rFonts w:ascii="Arial" w:hAnsi="Arial" w:cs="Arial"/>
          <w:lang w:val="en-US"/>
        </w:rPr>
        <w:t>changes</w:t>
      </w:r>
      <w:r w:rsidR="009D7F22" w:rsidRPr="007F05C5">
        <w:rPr>
          <w:rFonts w:ascii="Arial" w:hAnsi="Arial" w:cs="Arial"/>
          <w:lang w:val="en-US"/>
        </w:rPr>
        <w:t xml:space="preserve"> </w:t>
      </w:r>
      <w:r w:rsidR="00A876DA" w:rsidRPr="007F05C5">
        <w:rPr>
          <w:rFonts w:ascii="Arial" w:hAnsi="Arial" w:cs="Arial"/>
          <w:lang w:val="en-US"/>
        </w:rPr>
        <w:t xml:space="preserve">significantly </w:t>
      </w:r>
      <w:r w:rsidR="009D7F22" w:rsidRPr="007F05C5">
        <w:rPr>
          <w:rFonts w:ascii="Arial" w:hAnsi="Arial" w:cs="Arial"/>
          <w:lang w:val="en-US"/>
        </w:rPr>
        <w:t xml:space="preserve">along the </w:t>
      </w:r>
      <w:r w:rsidR="00846F63">
        <w:rPr>
          <w:rFonts w:ascii="Arial" w:hAnsi="Arial" w:cs="Arial"/>
          <w:lang w:val="en-US"/>
        </w:rPr>
        <w:t>elevation</w:t>
      </w:r>
      <w:r w:rsidR="009D7F22" w:rsidRPr="007F05C5">
        <w:rPr>
          <w:rFonts w:ascii="Arial" w:hAnsi="Arial" w:cs="Arial"/>
          <w:lang w:val="en-US"/>
        </w:rPr>
        <w:t xml:space="preserve"> gradient on th</w:t>
      </w:r>
      <w:r w:rsidR="00A876DA">
        <w:rPr>
          <w:rFonts w:ascii="Arial" w:hAnsi="Arial" w:cs="Arial"/>
          <w:lang w:val="en-US"/>
        </w:rPr>
        <w:t>e</w:t>
      </w:r>
      <w:r w:rsidR="009D7F22" w:rsidRPr="007F05C5">
        <w:rPr>
          <w:rFonts w:ascii="Arial" w:hAnsi="Arial" w:cs="Arial"/>
          <w:lang w:val="en-US"/>
        </w:rPr>
        <w:t>se tropical mountains</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DC6FE6" w:rsidRPr="007F05C5">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et al. 2003)","plainTextFormattedCitation":"(Williams et al. 2003)","previouslyFormattedCitation":"(Williams et al. 2003)"},"properties":{"noteIndex":0},"schema":"https://github.com/citation-style-language/schema/raw/master/csl-citation.json"}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(Williams et al. 2003)</w:t>
      </w:r>
      <w:r w:rsidR="0095141B" w:rsidRPr="007F05C5">
        <w:rPr>
          <w:rFonts w:ascii="Arial" w:hAnsi="Arial" w:cs="Arial"/>
          <w:lang w:val="en-US"/>
        </w:rPr>
        <w:fldChar w:fldCharType="end"/>
      </w:r>
      <w:r w:rsidR="009D7F22" w:rsidRPr="007F05C5">
        <w:rPr>
          <w:rFonts w:ascii="Arial" w:hAnsi="Arial" w:cs="Arial"/>
          <w:lang w:val="en-US"/>
        </w:rPr>
        <w:t>.</w:t>
      </w:r>
      <w:r w:rsidR="0009229E" w:rsidRPr="007F05C5">
        <w:rPr>
          <w:rFonts w:ascii="Arial" w:hAnsi="Arial" w:cs="Arial"/>
          <w:lang w:val="en-US"/>
        </w:rPr>
        <w:t xml:space="preserve"> </w:t>
      </w:r>
      <w:r w:rsidR="00D716AF" w:rsidRPr="00DF3907">
        <w:rPr>
          <w:rFonts w:ascii="Arial" w:hAnsi="Arial" w:cs="Arial"/>
          <w:i/>
          <w:iCs/>
          <w:lang w:val="en-US"/>
        </w:rPr>
        <w:t>Drosophila</w:t>
      </w:r>
      <w:r w:rsidR="00D716AF">
        <w:rPr>
          <w:rFonts w:ascii="Arial" w:hAnsi="Arial" w:cs="Arial"/>
          <w:lang w:val="en-US"/>
        </w:rPr>
        <w:t xml:space="preserve"> flies are</w:t>
      </w:r>
      <w:r w:rsidR="0009229E" w:rsidRPr="007F05C5">
        <w:rPr>
          <w:rFonts w:ascii="Arial" w:hAnsi="Arial" w:cs="Arial"/>
          <w:lang w:val="en-US"/>
        </w:rPr>
        <w:t xml:space="preserve"> sensitive to temperature </w:t>
      </w:r>
      <w:r w:rsidR="00A876DA">
        <w:rPr>
          <w:rFonts w:ascii="Arial" w:hAnsi="Arial" w:cs="Arial"/>
          <w:lang w:val="en-US"/>
        </w:rPr>
        <w:t>at</w:t>
      </w:r>
      <w:r w:rsidR="00A876DA" w:rsidRPr="007F05C5">
        <w:rPr>
          <w:rFonts w:ascii="Arial" w:hAnsi="Arial" w:cs="Arial"/>
          <w:lang w:val="en-US"/>
        </w:rPr>
        <w:t xml:space="preserve"> </w:t>
      </w:r>
      <w:r w:rsidR="0009229E" w:rsidRPr="007F05C5">
        <w:rPr>
          <w:rFonts w:ascii="Arial" w:hAnsi="Arial" w:cs="Arial"/>
          <w:lang w:val="en-US"/>
        </w:rPr>
        <w:t xml:space="preserve">the organismal level </w:t>
      </w:r>
      <w:r w:rsidR="0009229E" w:rsidRPr="007F05C5">
        <w:rPr>
          <w:rFonts w:ascii="Arial" w:hAnsi="Arial" w:cs="Arial"/>
          <w:lang w:val="en-US"/>
        </w:rPr>
        <w:fldChar w:fldCharType="begin" w:fldLock="1"/>
      </w:r>
      <w:r w:rsidR="0009229E" w:rsidRPr="007F05C5">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thresholds","type":"article-journal","volume":"71"},"uris":["http://www.mendeley.com/documents/?uuid=3cfdb7e0-176f-3065-a232-372e9d6b85e9"]}],"mendeley":{"formattedCitation":"(Batista, Rocha, and Klaczko 2018)","plainTextFormattedCitation":"(Batista, Rocha, and Klaczko 2018)","previouslyFormattedCitation":"(Batista, Rocha, and Klaczko 2018)"},"properties":{"noteIndex":0},"schema":"https://github.com/citation-style-language/schema/raw/master/csl-citation.json"}</w:instrText>
      </w:r>
      <w:r w:rsidR="0009229E" w:rsidRPr="007F05C5">
        <w:rPr>
          <w:rFonts w:ascii="Arial" w:hAnsi="Arial" w:cs="Arial"/>
          <w:lang w:val="en-US"/>
        </w:rPr>
        <w:fldChar w:fldCharType="separate"/>
      </w:r>
      <w:r w:rsidR="0009229E" w:rsidRPr="007F05C5">
        <w:rPr>
          <w:rFonts w:ascii="Arial" w:hAnsi="Arial" w:cs="Arial"/>
          <w:noProof/>
          <w:lang w:val="en-US"/>
        </w:rPr>
        <w:t>(Batista, Rocha, and Klaczko 2018)</w:t>
      </w:r>
      <w:r w:rsidR="0009229E" w:rsidRPr="007F05C5">
        <w:rPr>
          <w:rFonts w:ascii="Arial" w:hAnsi="Arial" w:cs="Arial"/>
          <w:lang w:val="en-US"/>
        </w:rPr>
        <w:fldChar w:fldCharType="end"/>
      </w:r>
      <w:r w:rsidR="0009229E" w:rsidRPr="007F05C5">
        <w:rPr>
          <w:rFonts w:ascii="Arial" w:hAnsi="Arial" w:cs="Arial"/>
          <w:lang w:val="en-US"/>
        </w:rPr>
        <w:t>, while their population size</w:t>
      </w:r>
      <w:r w:rsidR="00E369B3">
        <w:rPr>
          <w:rFonts w:ascii="Arial" w:hAnsi="Arial" w:cs="Arial"/>
          <w:lang w:val="en-US"/>
        </w:rPr>
        <w:t>s are</w:t>
      </w:r>
      <w:r w:rsidR="00E369B3" w:rsidRPr="007F05C5">
        <w:rPr>
          <w:rFonts w:ascii="Arial" w:hAnsi="Arial" w:cs="Arial"/>
          <w:lang w:val="en-US"/>
        </w:rPr>
        <w:t xml:space="preserve"> </w:t>
      </w:r>
      <w:r w:rsidR="0009229E" w:rsidRPr="007F05C5">
        <w:rPr>
          <w:rFonts w:ascii="Arial" w:hAnsi="Arial" w:cs="Arial"/>
          <w:lang w:val="en-US"/>
        </w:rPr>
        <w:t xml:space="preserve">additionally regulated by humidity, food availability, competition, and natural enemies (e.g. parasitoid wasps) </w:t>
      </w:r>
      <w:r w:rsidR="0009229E" w:rsidRPr="007F05C5">
        <w:rPr>
          <w:rFonts w:ascii="Arial" w:hAnsi="Arial" w:cs="Arial"/>
          <w:lang w:val="en-US"/>
        </w:rPr>
        <w:fldChar w:fldCharType="begin" w:fldLock="1"/>
      </w:r>
      <w:r w:rsidR="0009229E" w:rsidRPr="007F05C5">
        <w:rPr>
          <w:rFonts w:ascii="Arial" w:hAnsi="Arial" w:cs="Arial"/>
          <w:lang w:val="en-US"/>
        </w:rPr>
        <w:instrText>ADDIN CSL_CITATION {"citationItems":[{"id":"ITEM-1","itemData":{"DOI":"10.1071/ZO9730541","ISSN":"14465698","abstract":"Mark-recapture techniques were used to study the immigration and emigration of adults of the Queensland fruit fly in an isolated orchard at Wilton, N.S.W. During the 1968 season, several thousand mature flies migrated into the orchard during late February and early March; the females in this influx were responsible for laying the majority of eggs which contributed to the next generation. After the fruit disappeared these immigrants left the orchard, but immature flies continued to enter the orchard in smaller numbers until late in the season. In the early part of the season approximately 75 % of adults that emerged in the orchard left during their first week. Later in the season, when lack of rain made conditions less favourable, nearly all the flies left the orchard in the first week after emergence. During the 1969 season, when no fruit was present because of a spring drought, fewer mature flies migrated into the orchard in late February and March, even though traps located over a wide area around the orchard indicated that at least as many flies were present in the general area as in 1968. Studies on emigration rates at the orchard were carried out using flies bred from infested fruit collected in neighbouring towns. As in the comparable part of the 1968 season, approximately 75 % of the flies left the orchard in the first week after emergence. It is postulated that dispersive movements in D. tryoni can be divided into three main categories: a post-teneral dispersive stage, host seeking, and responses to adversity. © Australian Journal of Zoology.","author":[{"dropping-particle":"","family":"Fletcher","given":"B. S.","non-dropping-particle":"","parse-names":false,"suffix":""}],"container-title":"Australian Journal of Zoology","id":"ITEM-1","issue":"4","issued":{"date-parts":[["1973"]]},"page":"437-475","publisher":"CSIRO PUBLISHING","title":"The Ecology of a natural population of the Queensland","type":"article-journal","volume":"21"},"uris":["http://www.mendeley.com/documents/?uuid=eb261313-23fa-3371-bdf2-1e6a96f815f9"]},{"id":"ITEM-2","itemData":{"DOI":"10.1080/00222930701504797","ISSN":"00222933","abstract":"In Japan, dominant parasitoids attacking frugivorous Drosophilidae species were Asobara (Braconidae, Alysiinae), Leptopilina, and Ganaspis species (Figitidae, Eucoilinae). Asobara japonica was found throughout Japan, and its populations in the main islands of Japan were parthenogenetic whereas those in the subtropical islands were sexually reproducing. Other parasitoids showed rather restricted distributions; A.tabida, A. rossica, A. rufescens, and Leptopilina heterotoma occurred mainly in northern to central parts of the main islands, Ganaspis xanthopoda from central to southern parts of the main islands, A. leveri in a southern part of the main islands, and A. pleuralis, L. victoriae, and Ganaspis sp. mainly in the subtropical islands. Their major hosts were species of the D. melanogaster species group in the main islands, and species of the D. melanogaster, immigrans, and polychaeta species groups in the subtropical islands. Host use considerably varied among parasitoid species, especially in the subtropical islands. © 2007 Taylor &amp; Francis.","author":[{"dropping-particle":"","family":"Mitsui","given":"Hideyuki","non-dropping-particle":"","parse-names":false,"suffix":""},{"dropping-particle":"","family":"Achterberg","given":"Kees","non-dropping-particle":"Van","parse-names":false,"suffix":""},{"dropping-particle":"","family":"Nordlander","given":"Göran","non-dropping-particle":"","parse-names":false,"suffix":""},{"dropping-particle":"","family":"Kimura","given":"Masahito T.","non-dropping-particle":"","parse-names":false,"suffix":""}],"container-title":"Journal of Natural History","id":"ITEM-2","issue":"25-28","issued":{"date-parts":[["2007","9"]]},"page":"1731-1738","publisher":"Taylor &amp; Francis","title":"Geographical distributions and host associations of larval parasitoids of frugivorous Drosophilidae in Japan","type":"article-journal","volume":"41"},"uris":["http://www.mendeley.com/documents/?uuid=a83c03dc-147f-3436-8a96-c87d4e1506f7"]},{"id":"ITEM-3","itemData":{"DOI":"10.1071/ZO9910579","ISSN":"14465698","abstract":"Two Drosophila species, D. aldrichi and D. buzzatii, colonised Opuntia cactus in Australia approx- imately 60 years ago. Only here are they sympatric. In laboratory population cages, D. buzzatii eliminated D. aldrichi in only a few generations. Thus analyses were done to identify competitive and life-history differences that may affect interactions between these species and their coexistence in nature. The two species differed in their responses with respect to preadult viability, size and developmental time, under intra- and interspecific larval competition, on simulated cactus rots in the laboratory. Increased intra- and interspecific density had similar effects on the larger of the two species, D. buzzatii. However, D. aldrichi showed greater decline in size and viability and greater increase in developmental time as a response to increased larval numbers of D. buzzatii, as compared with increased intraspecific density. Age of first reproduction and lifetime fecundity also favoured D. buzzatii under laboratory conditions. That D. buzzatii varied relatively less in developmental time suggested that it is better adapted to the smaller cactus necroses of O. stricta, present in the southern part of the cactus distribution where D. aldrichi is found rarely. Conversely, higher viability under crowded conditions suggested that D. aldrichi may be better adapted to poor environments such as older rots. © 1991 CSIRO.","author":[{"dropping-particle":"","family":"Krebs","given":"Robert A.","non-dropping-particle":"","parse-names":false,"suffix":""},{"dropping-particle":"","family":"Barker","given":"J. S.F.","non-dropping-particle":"","parse-names":false,"suffix":""}],"container-title":"Australian Journal of Zoology","id":"ITEM-3","issue":"5","issued":{"date-parts":[["1991"]]},"note":"Viability - density dependancy may be an ecological relevant niche that promote coexistence in the field. Interesting perspective!","page":"499-508","publisher":"CSIRO PUBLISHING","title":"Coexistence of ecologically similar colonising species: Intra- and interspecific competition in Drosophila aldrichi and D. buzzatii","type":"article-journal","volume":"39"},"uris":["http://www.mendeley.com/documents/?uuid=a7953159-5612-3b83-a30b-a22c08ceb5f5"]}],"mendeley":{"formattedCitation":"(Fletcher 1973; Krebs and Barker 1991; Mitsui et al. 2007)","plainTextFormattedCitation":"(Fletcher 1973; Krebs and Barker 1991; Mitsui et al. 2007)","previouslyFormattedCitation":"(Fletcher 1973; Krebs and Barker 1991; Mitsui et al. 2007)"},"properties":{"noteIndex":0},"schema":"https://github.com/citation-style-language/schema/raw/master/csl-citation.json"}</w:instrText>
      </w:r>
      <w:r w:rsidR="0009229E" w:rsidRPr="007F05C5">
        <w:rPr>
          <w:rFonts w:ascii="Arial" w:hAnsi="Arial" w:cs="Arial"/>
          <w:lang w:val="en-US"/>
        </w:rPr>
        <w:fldChar w:fldCharType="separate"/>
      </w:r>
      <w:r w:rsidR="0009229E" w:rsidRPr="007F05C5">
        <w:rPr>
          <w:rFonts w:ascii="Arial" w:hAnsi="Arial" w:cs="Arial"/>
          <w:noProof/>
          <w:lang w:val="en-US"/>
        </w:rPr>
        <w:t>(Fletcher 1973; Krebs and Barker 1991; Mitsui et al. 2007)</w:t>
      </w:r>
      <w:r w:rsidR="0009229E" w:rsidRPr="007F05C5">
        <w:rPr>
          <w:rFonts w:ascii="Arial" w:hAnsi="Arial" w:cs="Arial"/>
          <w:lang w:val="en-US"/>
        </w:rPr>
        <w:fldChar w:fldCharType="end"/>
      </w:r>
      <w:r w:rsidR="0009229E" w:rsidRPr="007F05C5">
        <w:rPr>
          <w:rFonts w:ascii="Arial" w:hAnsi="Arial" w:cs="Arial"/>
          <w:lang w:val="en-US"/>
        </w:rPr>
        <w:t xml:space="preserve">. </w:t>
      </w:r>
      <w:r w:rsidR="0012515D">
        <w:rPr>
          <w:rFonts w:ascii="Arial" w:hAnsi="Arial" w:cs="Arial"/>
          <w:lang w:val="en-US"/>
        </w:rPr>
        <w:t>At ou</w:t>
      </w:r>
      <w:ins w:id="65" w:author="Benjamin Van Doren" w:date="2021-11-29T17:07:00Z">
        <w:r w:rsidR="009F7CF6">
          <w:rPr>
            <w:rFonts w:ascii="Arial" w:hAnsi="Arial" w:cs="Arial"/>
            <w:lang w:val="en-US"/>
          </w:rPr>
          <w:t>r</w:t>
        </w:r>
      </w:ins>
      <w:del w:id="66" w:author="Benjamin Van Doren" w:date="2021-11-29T17:07:00Z">
        <w:r w:rsidR="0012515D" w:rsidDel="009F7CF6">
          <w:rPr>
            <w:rFonts w:ascii="Arial" w:hAnsi="Arial" w:cs="Arial"/>
            <w:lang w:val="en-US"/>
          </w:rPr>
          <w:delText>t</w:delText>
        </w:r>
      </w:del>
      <w:r w:rsidR="0012515D">
        <w:rPr>
          <w:rFonts w:ascii="Arial" w:hAnsi="Arial" w:cs="Arial"/>
          <w:lang w:val="en-US"/>
        </w:rPr>
        <w:t xml:space="preserve"> study sites, m</w:t>
      </w:r>
      <w:r w:rsidR="00237555" w:rsidRPr="007F05C5">
        <w:rPr>
          <w:rFonts w:ascii="Arial" w:hAnsi="Arial" w:cs="Arial"/>
          <w:lang w:val="en-US"/>
        </w:rPr>
        <w:t xml:space="preserve">ethods have been established to quantify their field distribution </w:t>
      </w:r>
      <w:r w:rsidR="00237555" w:rsidRPr="007F05C5">
        <w:rPr>
          <w:rFonts w:ascii="Arial" w:hAnsi="Arial" w:cs="Arial"/>
          <w:lang w:val="en-US"/>
        </w:rPr>
        <w:fldChar w:fldCharType="begin" w:fldLock="1"/>
      </w:r>
      <w:r w:rsidR="00237555" w:rsidRPr="007F05C5">
        <w:rPr>
          <w:rFonts w:ascii="Arial" w:hAnsi="Arial" w:cs="Arial"/>
          <w:lang w:val="en-US"/>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237555" w:rsidRPr="007F05C5">
        <w:rPr>
          <w:rFonts w:ascii="Arial" w:hAnsi="Arial" w:cs="Arial"/>
          <w:lang w:val="en-US"/>
        </w:rPr>
        <w:fldChar w:fldCharType="separate"/>
      </w:r>
      <w:r w:rsidR="00237555" w:rsidRPr="007F05C5">
        <w:rPr>
          <w:rFonts w:ascii="Arial" w:hAnsi="Arial" w:cs="Arial"/>
          <w:noProof/>
          <w:lang w:val="en-US"/>
        </w:rPr>
        <w:t>(Jeffs et al. 2020)</w:t>
      </w:r>
      <w:r w:rsidR="00237555" w:rsidRPr="007F05C5">
        <w:rPr>
          <w:rFonts w:ascii="Arial" w:hAnsi="Arial" w:cs="Arial"/>
          <w:lang w:val="en-US"/>
        </w:rPr>
        <w:fldChar w:fldCharType="end"/>
      </w:r>
      <w:r w:rsidR="00237555" w:rsidRPr="007F05C5">
        <w:rPr>
          <w:rFonts w:ascii="Arial" w:hAnsi="Arial" w:cs="Arial"/>
          <w:lang w:val="en-US"/>
        </w:rPr>
        <w:t xml:space="preserve">, laboratory thermal performance </w:t>
      </w:r>
      <w:r w:rsidR="00237555" w:rsidRPr="007F05C5">
        <w:rPr>
          <w:rFonts w:ascii="Arial" w:hAnsi="Arial" w:cs="Arial"/>
          <w:lang w:val="en-US"/>
        </w:rPr>
        <w:fldChar w:fldCharType="begin" w:fldLock="1"/>
      </w:r>
      <w:r w:rsidR="00AE51A0">
        <w:rPr>
          <w:rFonts w:ascii="Arial" w:hAnsi="Arial" w:cs="Arial"/>
          <w:lang w:val="en-US"/>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Sørensen, and Loeschcke 2003)","plainTextFormattedCitation":"(Hoffmann, Sørensen, and Loeschcke 2003)","previouslyFormattedCitation":"(Hoffmann, Sørensen, and Loeschcke 2003)"},"properties":{"noteIndex":0},"schema":"https://github.com/citation-style-language/schema/raw/master/csl-citation.json"}</w:instrText>
      </w:r>
      <w:r w:rsidR="00237555" w:rsidRPr="007F05C5">
        <w:rPr>
          <w:rFonts w:ascii="Arial" w:hAnsi="Arial" w:cs="Arial"/>
          <w:lang w:val="en-US"/>
        </w:rPr>
        <w:fldChar w:fldCharType="separate"/>
      </w:r>
      <w:r w:rsidR="00237555" w:rsidRPr="007F05C5">
        <w:rPr>
          <w:rFonts w:ascii="Arial" w:hAnsi="Arial" w:cs="Arial"/>
          <w:noProof/>
          <w:lang w:val="en-US"/>
        </w:rPr>
        <w:t>(Hoffmann, Sørensen, and Loeschcke 2003)</w:t>
      </w:r>
      <w:r w:rsidR="00237555" w:rsidRPr="007F05C5">
        <w:rPr>
          <w:rFonts w:ascii="Arial" w:hAnsi="Arial" w:cs="Arial"/>
          <w:lang w:val="en-US"/>
        </w:rPr>
        <w:fldChar w:fldCharType="end"/>
      </w:r>
      <w:r w:rsidR="00237555" w:rsidRPr="007F05C5">
        <w:rPr>
          <w:rFonts w:ascii="Arial" w:hAnsi="Arial" w:cs="Arial"/>
          <w:lang w:val="en-US"/>
        </w:rPr>
        <w:t xml:space="preserve"> and competitive ability </w:t>
      </w:r>
      <w:r w:rsidR="00B308DE">
        <w:rPr>
          <w:rFonts w:ascii="Arial" w:hAnsi="Arial" w:cs="Arial"/>
          <w:lang w:val="en-US"/>
        </w:rPr>
        <w:fldChar w:fldCharType="begin" w:fldLock="1"/>
      </w:r>
      <w:r w:rsidR="00D22043">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Chen, and Lewis 2021)","plainTextFormattedCitation":"(Terry, Chen, and Lewis 2021)","previouslyFormattedCitation":"(Terry, Chen, and Lewis 2021)"},"properties":{"noteIndex":0},"schema":"https://github.com/citation-style-language/schema/raw/master/csl-citation.json"}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(Terry, Chen, and Lewis 2021)</w:t>
      </w:r>
      <w:r w:rsidR="00B308DE">
        <w:rPr>
          <w:rFonts w:ascii="Arial" w:hAnsi="Arial" w:cs="Arial"/>
          <w:lang w:val="en-US"/>
        </w:rPr>
        <w:fldChar w:fldCharType="end"/>
      </w:r>
      <w:r w:rsidR="00237555" w:rsidRPr="007F05C5">
        <w:rPr>
          <w:rFonts w:ascii="Arial" w:hAnsi="Arial" w:cs="Arial"/>
          <w:lang w:val="en-US"/>
        </w:rPr>
        <w:t>. Thus, this system offers a</w:t>
      </w:r>
      <w:r w:rsidR="0044469B">
        <w:rPr>
          <w:rFonts w:ascii="Arial" w:hAnsi="Arial" w:cs="Arial"/>
          <w:lang w:val="en-US"/>
        </w:rPr>
        <w:t>n ideal</w:t>
      </w:r>
      <w:r w:rsidR="00237555" w:rsidRPr="007F05C5">
        <w:rPr>
          <w:rFonts w:ascii="Arial" w:hAnsi="Arial" w:cs="Arial"/>
          <w:lang w:val="en-US"/>
        </w:rPr>
        <w:t xml:space="preserve"> opportunity to investigate </w:t>
      </w:r>
      <w:r w:rsidR="003D5E57" w:rsidRPr="007F05C5">
        <w:rPr>
          <w:rFonts w:ascii="Arial" w:hAnsi="Arial" w:cs="Arial"/>
          <w:lang w:val="en-US"/>
        </w:rPr>
        <w:t xml:space="preserve">the </w:t>
      </w:r>
      <w:r w:rsidR="0044469B">
        <w:rPr>
          <w:rFonts w:ascii="Arial" w:hAnsi="Arial" w:cs="Arial"/>
          <w:lang w:val="en-US"/>
        </w:rPr>
        <w:t>roles of</w:t>
      </w:r>
      <w:r w:rsidR="003D5E57" w:rsidRPr="007F05C5">
        <w:rPr>
          <w:rFonts w:ascii="Arial" w:hAnsi="Arial" w:cs="Arial"/>
          <w:lang w:val="en-US"/>
        </w:rPr>
        <w:t xml:space="preserve"> </w:t>
      </w:r>
      <w:r w:rsidR="00186719">
        <w:rPr>
          <w:rFonts w:ascii="Arial" w:hAnsi="Arial" w:cs="Arial"/>
          <w:lang w:val="en-US"/>
        </w:rPr>
        <w:t>temperature</w:t>
      </w:r>
      <w:r w:rsidR="003D5E57" w:rsidRPr="007F05C5">
        <w:rPr>
          <w:rFonts w:ascii="Arial" w:hAnsi="Arial" w:cs="Arial"/>
          <w:lang w:val="en-US"/>
        </w:rPr>
        <w:t xml:space="preserve"> and competition in </w:t>
      </w:r>
      <w:r w:rsidR="003A483E">
        <w:rPr>
          <w:rFonts w:ascii="Arial" w:hAnsi="Arial" w:cs="Arial"/>
          <w:lang w:val="en-US"/>
        </w:rPr>
        <w:t xml:space="preserve">determining </w:t>
      </w:r>
      <w:r w:rsidR="003D5E57" w:rsidRPr="007F05C5">
        <w:rPr>
          <w:rFonts w:ascii="Arial" w:hAnsi="Arial" w:cs="Arial"/>
          <w:lang w:val="en-US"/>
        </w:rPr>
        <w:t>warm</w:t>
      </w:r>
      <w:r w:rsidR="003A483E">
        <w:rPr>
          <w:rFonts w:ascii="Arial" w:hAnsi="Arial" w:cs="Arial"/>
          <w:lang w:val="en-US"/>
        </w:rPr>
        <w:t xml:space="preserve"> and cold</w:t>
      </w:r>
      <w:r w:rsidR="003D5E57" w:rsidRPr="007F05C5">
        <w:rPr>
          <w:rFonts w:ascii="Arial" w:hAnsi="Arial" w:cs="Arial"/>
          <w:lang w:val="en-US"/>
        </w:rPr>
        <w:t xml:space="preserve"> boundaries</w:t>
      </w:r>
      <w:r w:rsidR="003A483E">
        <w:rPr>
          <w:rFonts w:ascii="Arial" w:hAnsi="Arial" w:cs="Arial"/>
          <w:lang w:val="en-US"/>
        </w:rPr>
        <w:t xml:space="preserve"> in</w:t>
      </w:r>
      <w:r w:rsidR="00C82E3E">
        <w:rPr>
          <w:rFonts w:ascii="Arial" w:hAnsi="Arial" w:cs="Arial"/>
          <w:lang w:val="en-US"/>
        </w:rPr>
        <w:t xml:space="preserve"> the</w:t>
      </w:r>
      <w:r w:rsidR="003A483E">
        <w:rPr>
          <w:rFonts w:ascii="Arial" w:hAnsi="Arial" w:cs="Arial"/>
          <w:lang w:val="en-US"/>
        </w:rPr>
        <w:t xml:space="preserve"> tropics</w:t>
      </w:r>
      <w:r w:rsidR="00FA108C">
        <w:rPr>
          <w:rFonts w:ascii="Arial" w:hAnsi="Arial" w:cs="Arial"/>
          <w:lang w:val="en-US"/>
        </w:rPr>
        <w:t>.</w:t>
      </w:r>
    </w:p>
    <w:p w14:paraId="228293B6" w14:textId="6DD0CC64" w:rsidR="008823E5" w:rsidRPr="007F05C5" w:rsidRDefault="009958A7" w:rsidP="00D15550">
      <w:pPr>
        <w:ind w:firstLine="720"/>
        <w:rPr>
          <w:rFonts w:ascii="Arial" w:hAnsi="Arial" w:cs="Arial"/>
          <w:lang w:val="en-US"/>
        </w:rPr>
      </w:pPr>
      <w:r w:rsidRPr="007F05C5">
        <w:rPr>
          <w:rFonts w:ascii="Arial" w:hAnsi="Arial" w:cs="Arial"/>
          <w:lang w:val="en-US"/>
        </w:rPr>
        <w:t>We hypothesize that</w:t>
      </w:r>
      <w:r w:rsidR="0043073D" w:rsidRPr="007F05C5">
        <w:rPr>
          <w:rFonts w:ascii="Arial" w:hAnsi="Arial" w:cs="Arial"/>
          <w:lang w:val="en-US"/>
        </w:rPr>
        <w:t xml:space="preserve"> species turnover observed </w:t>
      </w:r>
      <w:r w:rsidR="007336D0">
        <w:rPr>
          <w:rFonts w:ascii="Arial" w:hAnsi="Arial" w:cs="Arial"/>
          <w:lang w:val="en-US"/>
        </w:rPr>
        <w:t>on</w:t>
      </w:r>
      <w:r w:rsidR="0043073D" w:rsidRPr="007F05C5">
        <w:rPr>
          <w:rFonts w:ascii="Arial" w:hAnsi="Arial" w:cs="Arial"/>
          <w:lang w:val="en-US"/>
        </w:rPr>
        <w:t xml:space="preserve"> </w:t>
      </w:r>
      <w:del w:id="67" w:author="Benjamin Van Doren" w:date="2021-11-29T17:08:00Z">
        <w:r w:rsidR="0043073D" w:rsidRPr="007F05C5" w:rsidDel="009F7CF6">
          <w:rPr>
            <w:rFonts w:ascii="Arial" w:hAnsi="Arial" w:cs="Arial"/>
            <w:lang w:val="en-US"/>
          </w:rPr>
          <w:delText xml:space="preserve">the </w:delText>
        </w:r>
      </w:del>
      <w:proofErr w:type="gramStart"/>
      <w:ins w:id="68" w:author="Benjamin Van Doren" w:date="2021-11-29T17:08:00Z">
        <w:r w:rsidR="009F7CF6">
          <w:rPr>
            <w:rFonts w:ascii="Arial" w:hAnsi="Arial" w:cs="Arial"/>
            <w:lang w:val="en-US"/>
          </w:rPr>
          <w:t>this</w:t>
        </w:r>
        <w:r w:rsidR="009F7CF6" w:rsidRPr="007F05C5">
          <w:rPr>
            <w:rFonts w:ascii="Arial" w:hAnsi="Arial" w:cs="Arial"/>
            <w:lang w:val="en-US"/>
          </w:rPr>
          <w:t xml:space="preserve"> </w:t>
        </w:r>
      </w:ins>
      <w:r w:rsidR="001C1AD0">
        <w:rPr>
          <w:rFonts w:ascii="Arial" w:hAnsi="Arial" w:cs="Arial"/>
          <w:lang w:val="en-US"/>
        </w:rPr>
        <w:t>elevational</w:t>
      </w:r>
      <w:r w:rsidR="0043073D" w:rsidRPr="007F05C5">
        <w:rPr>
          <w:rFonts w:ascii="Arial" w:hAnsi="Arial" w:cs="Arial"/>
          <w:lang w:val="en-US"/>
        </w:rPr>
        <w:t xml:space="preserve"> gradient </w:t>
      </w:r>
      <w:r w:rsidR="007336D0">
        <w:rPr>
          <w:rFonts w:ascii="Arial" w:hAnsi="Arial" w:cs="Arial"/>
          <w:lang w:val="en-US"/>
        </w:rPr>
        <w:t>results</w:t>
      </w:r>
      <w:proofErr w:type="gramEnd"/>
      <w:r w:rsidR="007336D0">
        <w:rPr>
          <w:rFonts w:ascii="Arial" w:hAnsi="Arial" w:cs="Arial"/>
          <w:lang w:val="en-US"/>
        </w:rPr>
        <w:t xml:space="preserve"> from</w:t>
      </w:r>
      <w:r w:rsidR="0043073D" w:rsidRPr="007F05C5">
        <w:rPr>
          <w:rFonts w:ascii="Arial" w:hAnsi="Arial" w:cs="Arial"/>
          <w:lang w:val="en-US"/>
        </w:rPr>
        <w:t xml:space="preserve"> </w:t>
      </w:r>
      <w:r w:rsidR="0070603B" w:rsidRPr="007F05C5">
        <w:rPr>
          <w:rFonts w:ascii="Arial" w:hAnsi="Arial" w:cs="Arial"/>
          <w:lang w:val="en-US"/>
        </w:rPr>
        <w:t>thermal constrain</w:t>
      </w:r>
      <w:r w:rsidR="0091102E">
        <w:rPr>
          <w:rFonts w:ascii="Arial" w:hAnsi="Arial" w:cs="Arial"/>
          <w:lang w:val="en-US"/>
        </w:rPr>
        <w:t>t</w:t>
      </w:r>
      <w:r w:rsidR="0070603B" w:rsidRPr="007F05C5">
        <w:rPr>
          <w:rFonts w:ascii="Arial" w:hAnsi="Arial" w:cs="Arial"/>
          <w:lang w:val="en-US"/>
        </w:rPr>
        <w:t>s</w:t>
      </w:r>
      <w:r w:rsidR="0043073D" w:rsidRPr="007F05C5">
        <w:rPr>
          <w:rFonts w:ascii="Arial" w:hAnsi="Arial" w:cs="Arial"/>
          <w:lang w:val="en-US"/>
        </w:rPr>
        <w:t xml:space="preserve"> </w:t>
      </w:r>
      <w:r w:rsidR="00E70C64">
        <w:rPr>
          <w:rFonts w:ascii="Arial" w:hAnsi="Arial" w:cs="Arial"/>
          <w:lang w:val="en-US"/>
        </w:rPr>
        <w:t>at cool, high elevations</w:t>
      </w:r>
      <w:r w:rsidR="0043073D" w:rsidRPr="007F05C5">
        <w:rPr>
          <w:rFonts w:ascii="Arial" w:hAnsi="Arial" w:cs="Arial"/>
          <w:lang w:val="en-US"/>
        </w:rPr>
        <w:t xml:space="preserve"> and </w:t>
      </w:r>
      <w:r w:rsidR="0070603B" w:rsidRPr="007F05C5">
        <w:rPr>
          <w:rFonts w:ascii="Arial" w:hAnsi="Arial" w:cs="Arial"/>
          <w:lang w:val="en-US"/>
        </w:rPr>
        <w:t xml:space="preserve">competitive exclusion at </w:t>
      </w:r>
      <w:r w:rsidR="00E70C64">
        <w:rPr>
          <w:rFonts w:ascii="Arial" w:hAnsi="Arial" w:cs="Arial"/>
          <w:lang w:val="en-US"/>
        </w:rPr>
        <w:t xml:space="preserve">warmer, </w:t>
      </w:r>
      <w:r w:rsidR="0070603B" w:rsidRPr="007F05C5">
        <w:rPr>
          <w:rFonts w:ascii="Arial" w:hAnsi="Arial" w:cs="Arial"/>
          <w:lang w:val="en-US"/>
        </w:rPr>
        <w:t>lowland</w:t>
      </w:r>
      <w:r w:rsidR="00E70C64">
        <w:rPr>
          <w:rFonts w:ascii="Arial" w:hAnsi="Arial" w:cs="Arial"/>
          <w:lang w:val="en-US"/>
        </w:rPr>
        <w:t xml:space="preserve"> sites</w:t>
      </w:r>
      <w:r w:rsidR="0070603B" w:rsidRPr="007F05C5">
        <w:rPr>
          <w:rFonts w:ascii="Arial" w:hAnsi="Arial" w:cs="Arial"/>
          <w:lang w:val="en-US"/>
        </w:rPr>
        <w:t>. Thus</w:t>
      </w:r>
      <w:ins w:id="69" w:author="Benjamin Van Doren" w:date="2021-11-29T17:08:00Z">
        <w:r w:rsidR="009F7CF6">
          <w:rPr>
            <w:rFonts w:ascii="Arial" w:hAnsi="Arial" w:cs="Arial"/>
            <w:lang w:val="en-US"/>
          </w:rPr>
          <w:t>,</w:t>
        </w:r>
      </w:ins>
      <w:r w:rsidR="0070603B" w:rsidRPr="007F05C5">
        <w:rPr>
          <w:rFonts w:ascii="Arial" w:hAnsi="Arial" w:cs="Arial"/>
          <w:lang w:val="en-US"/>
        </w:rPr>
        <w:t xml:space="preserve"> we predict that </w:t>
      </w:r>
      <w:r w:rsidR="00E36F4E" w:rsidRPr="007F05C5">
        <w:rPr>
          <w:rFonts w:ascii="Arial" w:hAnsi="Arial" w:cs="Arial"/>
          <w:lang w:val="en-US"/>
        </w:rPr>
        <w:t>cold tolerance</w:t>
      </w:r>
      <w:del w:id="70" w:author="Benjamin Van Doren" w:date="2021-11-29T17:11:00Z">
        <w:r w:rsidR="00E36F4E" w:rsidRPr="007F05C5" w:rsidDel="009F7CF6">
          <w:rPr>
            <w:rFonts w:ascii="Arial" w:hAnsi="Arial" w:cs="Arial"/>
            <w:lang w:val="en-US"/>
          </w:rPr>
          <w:delText>s</w:delText>
        </w:r>
      </w:del>
      <w:r w:rsidR="00E36F4E" w:rsidRPr="007F05C5">
        <w:rPr>
          <w:rFonts w:ascii="Arial" w:hAnsi="Arial" w:cs="Arial"/>
          <w:lang w:val="en-US"/>
        </w:rPr>
        <w:t xml:space="preserve"> </w:t>
      </w:r>
      <w:r w:rsidR="00E70C64">
        <w:rPr>
          <w:rFonts w:ascii="Arial" w:hAnsi="Arial" w:cs="Arial"/>
          <w:lang w:val="en-US"/>
        </w:rPr>
        <w:t xml:space="preserve">will </w:t>
      </w:r>
      <w:r w:rsidR="00E36F4E" w:rsidRPr="007F05C5">
        <w:rPr>
          <w:rFonts w:ascii="Arial" w:hAnsi="Arial" w:cs="Arial"/>
          <w:lang w:val="en-US"/>
        </w:rPr>
        <w:t xml:space="preserve">correlate with </w:t>
      </w:r>
      <w:ins w:id="71" w:author="Benjamin Van Doren" w:date="2021-11-29T17:11:00Z">
        <w:r w:rsidR="009F7CF6">
          <w:rPr>
            <w:rFonts w:ascii="Arial" w:hAnsi="Arial" w:cs="Arial"/>
            <w:lang w:val="en-US"/>
          </w:rPr>
          <w:t xml:space="preserve">the </w:t>
        </w:r>
        <w:commentRangeStart w:id="72"/>
        <w:r w:rsidR="009F7CF6">
          <w:rPr>
            <w:rFonts w:ascii="Arial" w:hAnsi="Arial" w:cs="Arial"/>
            <w:lang w:val="en-US"/>
          </w:rPr>
          <w:t xml:space="preserve">upper limit of </w:t>
        </w:r>
        <w:commentRangeEnd w:id="72"/>
        <w:r w:rsidR="009F7CF6">
          <w:rPr>
            <w:rStyle w:val="CommentReference"/>
            <w:rFonts w:asciiTheme="minorHAnsi" w:eastAsiaTheme="minorHAnsi" w:hAnsiTheme="minorHAnsi" w:cstheme="minorBidi"/>
            <w:lang w:eastAsia="en-US"/>
          </w:rPr>
          <w:commentReference w:id="72"/>
        </w:r>
      </w:ins>
      <w:r w:rsidR="00E36F4E" w:rsidRPr="007F05C5">
        <w:rPr>
          <w:rFonts w:ascii="Arial" w:hAnsi="Arial" w:cs="Arial"/>
          <w:lang w:val="en-US"/>
        </w:rPr>
        <w:t>species</w:t>
      </w:r>
      <w:r w:rsidR="006B2898">
        <w:rPr>
          <w:rFonts w:ascii="Arial" w:hAnsi="Arial" w:cs="Arial"/>
          <w:lang w:val="en-US"/>
        </w:rPr>
        <w:t>’</w:t>
      </w:r>
      <w:r w:rsidR="00E36F4E" w:rsidRPr="007F05C5">
        <w:rPr>
          <w:rFonts w:ascii="Arial" w:hAnsi="Arial" w:cs="Arial"/>
          <w:lang w:val="en-US"/>
        </w:rPr>
        <w:t xml:space="preserve"> distribution</w:t>
      </w:r>
      <w:r w:rsidR="006B2898">
        <w:rPr>
          <w:rFonts w:ascii="Arial" w:hAnsi="Arial" w:cs="Arial"/>
          <w:lang w:val="en-US"/>
        </w:rPr>
        <w:t>s</w:t>
      </w:r>
      <w:r w:rsidR="00E36F4E" w:rsidRPr="007F05C5">
        <w:rPr>
          <w:rFonts w:ascii="Arial" w:hAnsi="Arial" w:cs="Arial"/>
          <w:lang w:val="en-US"/>
        </w:rPr>
        <w:t xml:space="preserve">. In contrast, </w:t>
      </w:r>
      <w:ins w:id="73" w:author="Benjamin Van Doren" w:date="2021-11-29T17:09:00Z">
        <w:r w:rsidR="009F7CF6">
          <w:rPr>
            <w:rFonts w:ascii="Arial" w:hAnsi="Arial" w:cs="Arial"/>
            <w:lang w:val="en-US"/>
          </w:rPr>
          <w:t xml:space="preserve">we </w:t>
        </w:r>
      </w:ins>
      <w:ins w:id="74" w:author="Benjamin Van Doren" w:date="2021-11-29T17:12:00Z">
        <w:r w:rsidR="009F7CF6">
          <w:rPr>
            <w:rFonts w:ascii="Arial" w:hAnsi="Arial" w:cs="Arial"/>
            <w:lang w:val="en-US"/>
          </w:rPr>
          <w:t>predict</w:t>
        </w:r>
      </w:ins>
      <w:ins w:id="75" w:author="Benjamin Van Doren" w:date="2021-11-29T17:09:00Z">
        <w:r w:rsidR="009F7CF6">
          <w:rPr>
            <w:rFonts w:ascii="Arial" w:hAnsi="Arial" w:cs="Arial"/>
            <w:lang w:val="en-US"/>
          </w:rPr>
          <w:t xml:space="preserve"> that </w:t>
        </w:r>
      </w:ins>
      <w:r w:rsidR="00E36F4E" w:rsidRPr="007F05C5">
        <w:rPr>
          <w:rFonts w:ascii="Arial" w:hAnsi="Arial" w:cs="Arial"/>
          <w:lang w:val="en-US"/>
        </w:rPr>
        <w:t>species</w:t>
      </w:r>
      <w:r w:rsidR="0091102E">
        <w:rPr>
          <w:rFonts w:ascii="Arial" w:hAnsi="Arial" w:cs="Arial"/>
          <w:lang w:val="en-US"/>
        </w:rPr>
        <w:t xml:space="preserve"> </w:t>
      </w:r>
      <w:ins w:id="76" w:author="Benjamin Van Doren" w:date="2021-11-29T17:10:00Z">
        <w:r w:rsidR="009F7CF6">
          <w:rPr>
            <w:rFonts w:ascii="Arial" w:hAnsi="Arial" w:cs="Arial"/>
            <w:lang w:val="en-US"/>
          </w:rPr>
          <w:t>that are less common at low elevations</w:t>
        </w:r>
      </w:ins>
      <w:ins w:id="77" w:author="Benjamin Van Doren" w:date="2021-11-29T17:09:00Z">
        <w:r w:rsidR="009F7CF6">
          <w:rPr>
            <w:rFonts w:ascii="Arial" w:hAnsi="Arial" w:cs="Arial"/>
            <w:lang w:val="en-US"/>
          </w:rPr>
          <w:t xml:space="preserve"> </w:t>
        </w:r>
      </w:ins>
      <w:ins w:id="78" w:author="Benjamin Van Doren" w:date="2021-11-29T17:12:00Z">
        <w:r w:rsidR="009F7CF6">
          <w:rPr>
            <w:rFonts w:ascii="Arial" w:hAnsi="Arial" w:cs="Arial"/>
            <w:lang w:val="en-US"/>
          </w:rPr>
          <w:t>will be</w:t>
        </w:r>
      </w:ins>
      <w:ins w:id="79" w:author="Benjamin Van Doren" w:date="2021-11-29T17:11:00Z">
        <w:r w:rsidR="009F7CF6">
          <w:rPr>
            <w:rFonts w:ascii="Arial" w:hAnsi="Arial" w:cs="Arial"/>
            <w:lang w:val="en-US"/>
          </w:rPr>
          <w:t xml:space="preserve"> </w:t>
        </w:r>
      </w:ins>
      <w:ins w:id="80" w:author="Benjamin Van Doren" w:date="2021-11-29T17:12:00Z">
        <w:r w:rsidR="009F7CF6">
          <w:rPr>
            <w:rFonts w:ascii="Arial" w:hAnsi="Arial" w:cs="Arial"/>
            <w:lang w:val="en-US"/>
          </w:rPr>
          <w:t xml:space="preserve">limited </w:t>
        </w:r>
      </w:ins>
      <w:ins w:id="81" w:author="Benjamin Van Doren" w:date="2021-11-29T17:09:00Z">
        <w:r w:rsidR="009F7CF6" w:rsidRPr="007F05C5">
          <w:rPr>
            <w:rFonts w:ascii="Arial" w:hAnsi="Arial" w:cs="Arial"/>
            <w:lang w:val="en-US"/>
          </w:rPr>
          <w:t xml:space="preserve">by </w:t>
        </w:r>
        <w:r w:rsidR="009F7CF6">
          <w:rPr>
            <w:rFonts w:ascii="Arial" w:hAnsi="Arial" w:cs="Arial"/>
            <w:lang w:val="en-US"/>
          </w:rPr>
          <w:t>competition with</w:t>
        </w:r>
        <w:r w:rsidR="009F7CF6" w:rsidRPr="007F05C5">
          <w:rPr>
            <w:rFonts w:ascii="Arial" w:hAnsi="Arial" w:cs="Arial"/>
            <w:lang w:val="en-US"/>
          </w:rPr>
          <w:t xml:space="preserve"> lowland-</w:t>
        </w:r>
      </w:ins>
      <w:ins w:id="82" w:author="Benjamin Van Doren" w:date="2021-11-29T17:12:00Z">
        <w:r w:rsidR="009F7CF6">
          <w:rPr>
            <w:rFonts w:ascii="Arial" w:hAnsi="Arial" w:cs="Arial"/>
            <w:lang w:val="en-US"/>
          </w:rPr>
          <w:t>favoring</w:t>
        </w:r>
      </w:ins>
      <w:ins w:id="83" w:author="Benjamin Van Doren" w:date="2021-11-29T17:09:00Z">
        <w:r w:rsidR="009F7CF6" w:rsidRPr="007F05C5">
          <w:rPr>
            <w:rFonts w:ascii="Arial" w:hAnsi="Arial" w:cs="Arial"/>
            <w:lang w:val="en-US"/>
          </w:rPr>
          <w:t xml:space="preserve"> species</w:t>
        </w:r>
      </w:ins>
      <w:ins w:id="84" w:author="Benjamin Van Doren" w:date="2021-11-29T17:11:00Z">
        <w:r w:rsidR="009F7CF6">
          <w:rPr>
            <w:rFonts w:ascii="Arial" w:hAnsi="Arial" w:cs="Arial"/>
            <w:lang w:val="en-US"/>
          </w:rPr>
          <w:t>,</w:t>
        </w:r>
      </w:ins>
      <w:ins w:id="85" w:author="Benjamin Van Doren" w:date="2021-11-29T17:09:00Z">
        <w:r w:rsidR="009F7CF6">
          <w:rPr>
            <w:rFonts w:ascii="Arial" w:hAnsi="Arial" w:cs="Arial"/>
            <w:lang w:val="en-US"/>
          </w:rPr>
          <w:t xml:space="preserve"> </w:t>
        </w:r>
      </w:ins>
      <w:ins w:id="86" w:author="Benjamin Van Doren" w:date="2021-11-29T17:12:00Z">
        <w:r w:rsidR="009F7CF6">
          <w:rPr>
            <w:rFonts w:ascii="Arial" w:hAnsi="Arial" w:cs="Arial"/>
            <w:lang w:val="en-US"/>
          </w:rPr>
          <w:t xml:space="preserve">and </w:t>
        </w:r>
      </w:ins>
      <w:del w:id="87" w:author="Benjamin Van Doren" w:date="2021-11-29T17:11:00Z">
        <w:r w:rsidR="0091102E" w:rsidDel="009F7CF6">
          <w:rPr>
            <w:rFonts w:ascii="Arial" w:hAnsi="Arial" w:cs="Arial"/>
            <w:lang w:val="en-US"/>
          </w:rPr>
          <w:delText xml:space="preserve">that </w:delText>
        </w:r>
        <w:r w:rsidR="00E36F4E" w:rsidRPr="007F05C5" w:rsidDel="009F7CF6">
          <w:rPr>
            <w:rFonts w:ascii="Arial" w:hAnsi="Arial" w:cs="Arial"/>
            <w:lang w:val="en-US"/>
          </w:rPr>
          <w:delText xml:space="preserve">have reduced abundance </w:delText>
        </w:r>
        <w:r w:rsidR="00276E88" w:rsidDel="009F7CF6">
          <w:rPr>
            <w:rFonts w:ascii="Arial" w:hAnsi="Arial" w:cs="Arial"/>
            <w:lang w:val="en-US"/>
          </w:rPr>
          <w:delText>at low elevations, relative to high elevations</w:delText>
        </w:r>
        <w:r w:rsidR="00C06021" w:rsidDel="009F7CF6">
          <w:rPr>
            <w:rFonts w:ascii="Arial" w:hAnsi="Arial" w:cs="Arial"/>
            <w:lang w:val="en-US"/>
          </w:rPr>
          <w:delText xml:space="preserve"> will</w:delText>
        </w:r>
        <w:r w:rsidR="00E36F4E" w:rsidRPr="007F05C5" w:rsidDel="009F7CF6">
          <w:rPr>
            <w:rFonts w:ascii="Arial" w:hAnsi="Arial" w:cs="Arial"/>
            <w:lang w:val="en-US"/>
          </w:rPr>
          <w:delText xml:space="preserve"> </w:delText>
        </w:r>
      </w:del>
      <w:r w:rsidR="00E36F4E" w:rsidRPr="007F05C5">
        <w:rPr>
          <w:rFonts w:ascii="Arial" w:hAnsi="Arial" w:cs="Arial"/>
          <w:lang w:val="en-US"/>
        </w:rPr>
        <w:t xml:space="preserve">not necessarily </w:t>
      </w:r>
      <w:del w:id="88" w:author="Benjamin Van Doren" w:date="2021-11-29T17:11:00Z">
        <w:r w:rsidR="00E36F4E" w:rsidRPr="007F05C5" w:rsidDel="009F7CF6">
          <w:rPr>
            <w:rFonts w:ascii="Arial" w:hAnsi="Arial" w:cs="Arial"/>
            <w:lang w:val="en-US"/>
          </w:rPr>
          <w:delText xml:space="preserve">have </w:delText>
        </w:r>
      </w:del>
      <w:ins w:id="89" w:author="Benjamin Van Doren" w:date="2021-11-29T17:11:00Z">
        <w:r w:rsidR="009F7CF6">
          <w:rPr>
            <w:rFonts w:ascii="Arial" w:hAnsi="Arial" w:cs="Arial"/>
            <w:lang w:val="en-US"/>
          </w:rPr>
          <w:t>because of</w:t>
        </w:r>
        <w:r w:rsidR="009F7CF6" w:rsidRPr="007F05C5">
          <w:rPr>
            <w:rFonts w:ascii="Arial" w:hAnsi="Arial" w:cs="Arial"/>
            <w:lang w:val="en-US"/>
          </w:rPr>
          <w:t xml:space="preserve"> </w:t>
        </w:r>
      </w:ins>
      <w:r w:rsidR="00C06021">
        <w:rPr>
          <w:rFonts w:ascii="Arial" w:hAnsi="Arial" w:cs="Arial"/>
          <w:lang w:val="en-US"/>
        </w:rPr>
        <w:t>lower</w:t>
      </w:r>
      <w:r w:rsidR="00E36F4E" w:rsidRPr="007F05C5">
        <w:rPr>
          <w:rFonts w:ascii="Arial" w:hAnsi="Arial" w:cs="Arial"/>
          <w:lang w:val="en-US"/>
        </w:rPr>
        <w:t xml:space="preserve"> heat tolerance</w:t>
      </w:r>
      <w:del w:id="90" w:author="Benjamin Van Doren" w:date="2021-11-29T17:11:00Z">
        <w:r w:rsidR="00C06021" w:rsidDel="009F7CF6">
          <w:rPr>
            <w:rFonts w:ascii="Arial" w:hAnsi="Arial" w:cs="Arial"/>
            <w:lang w:val="en-US"/>
          </w:rPr>
          <w:delText>; rather</w:delText>
        </w:r>
        <w:r w:rsidR="00E36F4E" w:rsidRPr="007F05C5" w:rsidDel="009F7CF6">
          <w:rPr>
            <w:rFonts w:ascii="Arial" w:hAnsi="Arial" w:cs="Arial"/>
            <w:lang w:val="en-US"/>
          </w:rPr>
          <w:delText xml:space="preserve"> their </w:delText>
        </w:r>
        <w:r w:rsidR="00C06021" w:rsidDel="009F7CF6">
          <w:rPr>
            <w:rFonts w:ascii="Arial" w:hAnsi="Arial" w:cs="Arial"/>
            <w:lang w:val="en-US"/>
          </w:rPr>
          <w:delText>abundances are predicted to be</w:delText>
        </w:r>
        <w:r w:rsidR="00E36F4E" w:rsidRPr="007F05C5" w:rsidDel="009F7CF6">
          <w:rPr>
            <w:rFonts w:ascii="Arial" w:hAnsi="Arial" w:cs="Arial"/>
            <w:lang w:val="en-US"/>
          </w:rPr>
          <w:delText xml:space="preserve"> </w:delText>
        </w:r>
        <w:r w:rsidR="00C870F4" w:rsidDel="009F7CF6">
          <w:rPr>
            <w:rFonts w:ascii="Arial" w:hAnsi="Arial" w:cs="Arial"/>
            <w:lang w:val="en-US"/>
          </w:rPr>
          <w:delText>reduced</w:delText>
        </w:r>
        <w:r w:rsidR="00E36F4E" w:rsidRPr="007F05C5" w:rsidDel="009F7CF6">
          <w:rPr>
            <w:rFonts w:ascii="Arial" w:hAnsi="Arial" w:cs="Arial"/>
            <w:lang w:val="en-US"/>
          </w:rPr>
          <w:delText xml:space="preserve"> by </w:delText>
        </w:r>
        <w:r w:rsidR="00C06021" w:rsidDel="009F7CF6">
          <w:rPr>
            <w:rFonts w:ascii="Arial" w:hAnsi="Arial" w:cs="Arial"/>
            <w:lang w:val="en-US"/>
          </w:rPr>
          <w:delText>competition with</w:delText>
        </w:r>
        <w:r w:rsidR="00E36F4E" w:rsidRPr="007F05C5" w:rsidDel="009F7CF6">
          <w:rPr>
            <w:rFonts w:ascii="Arial" w:hAnsi="Arial" w:cs="Arial"/>
            <w:lang w:val="en-US"/>
          </w:rPr>
          <w:delText xml:space="preserve"> lowland-biased species</w:delText>
        </w:r>
      </w:del>
      <w:r w:rsidR="00E36F4E" w:rsidRPr="007F05C5">
        <w:rPr>
          <w:rFonts w:ascii="Arial" w:hAnsi="Arial" w:cs="Arial"/>
          <w:lang w:val="en-US"/>
        </w:rPr>
        <w:t xml:space="preserve">. </w:t>
      </w:r>
      <w:r w:rsidRPr="007F05C5">
        <w:rPr>
          <w:rFonts w:ascii="Arial" w:hAnsi="Arial" w:cs="Arial"/>
          <w:lang w:val="en-US"/>
        </w:rPr>
        <w:t>To test the</w:t>
      </w:r>
      <w:r w:rsidR="00C06021">
        <w:rPr>
          <w:rFonts w:ascii="Arial" w:hAnsi="Arial" w:cs="Arial"/>
          <w:lang w:val="en-US"/>
        </w:rPr>
        <w:t>se</w:t>
      </w:r>
      <w:r w:rsidRPr="007F05C5">
        <w:rPr>
          <w:rFonts w:ascii="Arial" w:hAnsi="Arial" w:cs="Arial"/>
          <w:lang w:val="en-US"/>
        </w:rPr>
        <w:t xml:space="preserve"> hypotheses, </w:t>
      </w:r>
      <w:r w:rsidR="001245D6" w:rsidRPr="007F05C5">
        <w:rPr>
          <w:rFonts w:ascii="Arial" w:hAnsi="Arial" w:cs="Arial"/>
          <w:lang w:val="en-US"/>
        </w:rPr>
        <w:t xml:space="preserve">we first </w:t>
      </w:r>
      <w:del w:id="91" w:author="Benjamin Van Doren" w:date="2021-11-29T17:12:00Z">
        <w:r w:rsidR="001245D6" w:rsidRPr="007F05C5" w:rsidDel="00E84F1E">
          <w:rPr>
            <w:rFonts w:ascii="Arial" w:hAnsi="Arial" w:cs="Arial"/>
            <w:lang w:val="en-US"/>
          </w:rPr>
          <w:delText xml:space="preserve">demonstrated </w:delText>
        </w:r>
      </w:del>
      <w:ins w:id="92" w:author="Benjamin Van Doren" w:date="2021-11-29T17:12:00Z">
        <w:r w:rsidR="00E84F1E">
          <w:rPr>
            <w:rFonts w:ascii="Arial" w:hAnsi="Arial" w:cs="Arial"/>
            <w:lang w:val="en-US"/>
          </w:rPr>
          <w:t>documented</w:t>
        </w:r>
        <w:r w:rsidR="00E84F1E" w:rsidRPr="007F05C5">
          <w:rPr>
            <w:rFonts w:ascii="Arial" w:hAnsi="Arial" w:cs="Arial"/>
            <w:lang w:val="en-US"/>
          </w:rPr>
          <w:t xml:space="preserve"> </w:t>
        </w:r>
      </w:ins>
      <w:del w:id="93" w:author="Benjamin Van Doren" w:date="2021-11-29T17:13:00Z">
        <w:r w:rsidR="001245D6" w:rsidRPr="007F05C5" w:rsidDel="00E84F1E">
          <w:rPr>
            <w:rFonts w:ascii="Arial" w:hAnsi="Arial" w:cs="Arial"/>
            <w:lang w:val="en-US"/>
          </w:rPr>
          <w:delText xml:space="preserve">the </w:delText>
        </w:r>
      </w:del>
      <w:r w:rsidR="001245D6" w:rsidRPr="007F05C5">
        <w:rPr>
          <w:rFonts w:ascii="Arial" w:hAnsi="Arial" w:cs="Arial"/>
          <w:lang w:val="en-US"/>
        </w:rPr>
        <w:t xml:space="preserve">species turnover </w:t>
      </w:r>
      <w:del w:id="94" w:author="Benjamin Van Doren" w:date="2021-11-29T17:13:00Z">
        <w:r w:rsidR="001245D6" w:rsidRPr="007F05C5" w:rsidDel="00E84F1E">
          <w:rPr>
            <w:rFonts w:ascii="Arial" w:hAnsi="Arial" w:cs="Arial"/>
            <w:lang w:val="en-US"/>
          </w:rPr>
          <w:delText xml:space="preserve">patterns </w:delText>
        </w:r>
      </w:del>
      <w:r w:rsidR="001245D6" w:rsidRPr="007F05C5">
        <w:rPr>
          <w:rFonts w:ascii="Arial" w:hAnsi="Arial" w:cs="Arial"/>
          <w:lang w:val="en-US"/>
        </w:rPr>
        <w:t xml:space="preserve">along </w:t>
      </w:r>
      <w:r w:rsidR="003D1CF3" w:rsidRPr="007F05C5">
        <w:rPr>
          <w:rFonts w:ascii="Arial" w:hAnsi="Arial" w:cs="Arial"/>
          <w:lang w:val="en-US"/>
        </w:rPr>
        <w:t xml:space="preserve">the </w:t>
      </w:r>
      <w:r w:rsidR="00846F63">
        <w:rPr>
          <w:rFonts w:ascii="Arial" w:hAnsi="Arial" w:cs="Arial"/>
          <w:lang w:val="en-US"/>
        </w:rPr>
        <w:t>elevation</w:t>
      </w:r>
      <w:ins w:id="95" w:author="Benjamin Van Doren" w:date="2021-11-29T17:13:00Z">
        <w:r w:rsidR="00E84F1E">
          <w:rPr>
            <w:rFonts w:ascii="Arial" w:hAnsi="Arial" w:cs="Arial"/>
            <w:lang w:val="en-US"/>
          </w:rPr>
          <w:t>al</w:t>
        </w:r>
      </w:ins>
      <w:r w:rsidR="001245D6" w:rsidRPr="007F05C5">
        <w:rPr>
          <w:rFonts w:ascii="Arial" w:hAnsi="Arial" w:cs="Arial"/>
          <w:lang w:val="en-US"/>
        </w:rPr>
        <w:t xml:space="preserve"> gradient</w:t>
      </w:r>
      <w:del w:id="96" w:author="Benjamin Van Doren" w:date="2021-11-29T17:13:00Z">
        <w:r w:rsidR="003D1CF3" w:rsidRPr="007F05C5" w:rsidDel="00E84F1E">
          <w:rPr>
            <w:rFonts w:ascii="Arial" w:hAnsi="Arial" w:cs="Arial"/>
            <w:lang w:val="en-US"/>
          </w:rPr>
          <w:delText>s</w:delText>
        </w:r>
      </w:del>
      <w:r w:rsidR="00F76B1A" w:rsidRPr="007F05C5">
        <w:rPr>
          <w:rFonts w:ascii="Arial" w:hAnsi="Arial" w:cs="Arial"/>
          <w:lang w:val="en-US"/>
        </w:rPr>
        <w:t>. We then examined correlations between species distribution</w:t>
      </w:r>
      <w:ins w:id="97" w:author="Benjamin Van Doren" w:date="2021-11-29T17:13:00Z">
        <w:r w:rsidR="00E84F1E">
          <w:rPr>
            <w:rFonts w:ascii="Arial" w:hAnsi="Arial" w:cs="Arial"/>
            <w:lang w:val="en-US"/>
          </w:rPr>
          <w:t>s</w:t>
        </w:r>
      </w:ins>
      <w:r w:rsidR="00F76B1A" w:rsidRPr="007F05C5">
        <w:rPr>
          <w:rFonts w:ascii="Arial" w:hAnsi="Arial" w:cs="Arial"/>
          <w:lang w:val="en-US"/>
        </w:rPr>
        <w:t xml:space="preserve"> </w:t>
      </w:r>
      <w:del w:id="98" w:author="Benjamin Van Doren" w:date="2021-11-29T17:13:00Z">
        <w:r w:rsidR="00F76B1A" w:rsidRPr="007F05C5" w:rsidDel="00E84F1E">
          <w:rPr>
            <w:rFonts w:ascii="Arial" w:hAnsi="Arial" w:cs="Arial"/>
            <w:lang w:val="en-US"/>
          </w:rPr>
          <w:delText xml:space="preserve">patterns </w:delText>
        </w:r>
      </w:del>
      <w:r w:rsidR="00F76B1A" w:rsidRPr="007F05C5">
        <w:rPr>
          <w:rFonts w:ascii="Arial" w:hAnsi="Arial" w:cs="Arial"/>
          <w:lang w:val="en-US"/>
        </w:rPr>
        <w:t xml:space="preserve">and multiple thermal tolerance traits. Thirdly, pairs of species with similar or different distribution </w:t>
      </w:r>
      <w:r w:rsidR="0081673A">
        <w:rPr>
          <w:rFonts w:ascii="Arial" w:hAnsi="Arial" w:cs="Arial"/>
          <w:lang w:val="en-US"/>
        </w:rPr>
        <w:t>types</w:t>
      </w:r>
      <w:r w:rsidR="00F76B1A" w:rsidRPr="007F05C5">
        <w:rPr>
          <w:rFonts w:ascii="Arial" w:hAnsi="Arial" w:cs="Arial"/>
          <w:lang w:val="en-US"/>
        </w:rPr>
        <w:t xml:space="preserve"> were placed in </w:t>
      </w:r>
      <w:r w:rsidR="002A1C53">
        <w:rPr>
          <w:rFonts w:ascii="Arial" w:hAnsi="Arial" w:cs="Arial"/>
          <w:lang w:val="en-US"/>
        </w:rPr>
        <w:t xml:space="preserve">laboratory </w:t>
      </w:r>
      <w:r w:rsidR="00F76B1A" w:rsidRPr="007F05C5">
        <w:rPr>
          <w:rFonts w:ascii="Arial" w:hAnsi="Arial" w:cs="Arial"/>
          <w:lang w:val="en-US"/>
        </w:rPr>
        <w:t>temperature</w:t>
      </w:r>
      <w:r w:rsidR="007336D0">
        <w:rPr>
          <w:rFonts w:ascii="Arial" w:hAnsi="Arial" w:cs="Arial"/>
          <w:lang w:val="en-US"/>
        </w:rPr>
        <w:t>s</w:t>
      </w:r>
      <w:r w:rsidR="002A1C53">
        <w:rPr>
          <w:rFonts w:ascii="Arial" w:hAnsi="Arial" w:cs="Arial"/>
          <w:lang w:val="en-US"/>
        </w:rPr>
        <w:t xml:space="preserve"> mimicking upland</w:t>
      </w:r>
      <w:r w:rsidR="002A1C53" w:rsidRPr="007F05C5">
        <w:rPr>
          <w:rFonts w:ascii="Arial" w:hAnsi="Arial" w:cs="Arial"/>
          <w:lang w:val="en-US"/>
        </w:rPr>
        <w:t xml:space="preserve"> and lowland</w:t>
      </w:r>
      <w:r w:rsidR="002A1C53">
        <w:rPr>
          <w:rFonts w:ascii="Arial" w:hAnsi="Arial" w:cs="Arial"/>
          <w:lang w:val="en-US"/>
        </w:rPr>
        <w:t xml:space="preserve"> conditions</w:t>
      </w:r>
      <w:r w:rsidR="00F76B1A" w:rsidRPr="007F05C5">
        <w:rPr>
          <w:rFonts w:ascii="Arial" w:hAnsi="Arial" w:cs="Arial"/>
          <w:lang w:val="en-US"/>
        </w:rPr>
        <w:t xml:space="preserve"> to examine their competitive outcomes in both </w:t>
      </w:r>
      <w:r w:rsidR="00B65C36">
        <w:rPr>
          <w:rFonts w:ascii="Arial" w:hAnsi="Arial" w:cs="Arial"/>
          <w:lang w:val="en-US"/>
        </w:rPr>
        <w:t>the</w:t>
      </w:r>
      <w:r w:rsidR="00B65C36" w:rsidRPr="007F05C5">
        <w:rPr>
          <w:rFonts w:ascii="Arial" w:hAnsi="Arial" w:cs="Arial"/>
          <w:lang w:val="en-US"/>
        </w:rPr>
        <w:t xml:space="preserve"> </w:t>
      </w:r>
      <w:r w:rsidR="00F76B1A" w:rsidRPr="007F05C5">
        <w:rPr>
          <w:rFonts w:ascii="Arial" w:hAnsi="Arial" w:cs="Arial"/>
          <w:lang w:val="en-US"/>
        </w:rPr>
        <w:t xml:space="preserve">short and long term. </w:t>
      </w:r>
      <w:r w:rsidR="00B65C36">
        <w:rPr>
          <w:rFonts w:ascii="Arial" w:hAnsi="Arial" w:cs="Arial"/>
          <w:lang w:val="en-US"/>
        </w:rPr>
        <w:t>Counter to</w:t>
      </w:r>
      <w:r w:rsidR="00F76B1A" w:rsidRPr="007F05C5">
        <w:rPr>
          <w:rFonts w:ascii="Arial" w:hAnsi="Arial" w:cs="Arial"/>
          <w:lang w:val="en-US"/>
        </w:rPr>
        <w:t xml:space="preserve"> our original </w:t>
      </w:r>
      <w:r w:rsidR="000855AC">
        <w:rPr>
          <w:rFonts w:ascii="Arial" w:hAnsi="Arial" w:cs="Arial"/>
          <w:lang w:val="en-US"/>
        </w:rPr>
        <w:t>predictions</w:t>
      </w:r>
      <w:r w:rsidR="00F76B1A" w:rsidRPr="007F05C5">
        <w:rPr>
          <w:rFonts w:ascii="Arial" w:hAnsi="Arial" w:cs="Arial"/>
          <w:lang w:val="en-US"/>
        </w:rPr>
        <w:t xml:space="preserve">, </w:t>
      </w:r>
      <w:r w:rsidR="000855AC">
        <w:rPr>
          <w:rFonts w:ascii="Arial" w:hAnsi="Arial" w:cs="Arial"/>
          <w:lang w:val="en-US"/>
        </w:rPr>
        <w:t xml:space="preserve">our results </w:t>
      </w:r>
      <w:r w:rsidR="00F76B1A" w:rsidRPr="007F05C5">
        <w:rPr>
          <w:rFonts w:ascii="Arial" w:hAnsi="Arial" w:cs="Arial"/>
          <w:lang w:val="en-US"/>
        </w:rPr>
        <w:t>suggest that</w:t>
      </w:r>
      <w:r w:rsidR="003A483E">
        <w:rPr>
          <w:rFonts w:ascii="Arial" w:hAnsi="Arial" w:cs="Arial"/>
          <w:lang w:val="en-US"/>
        </w:rPr>
        <w:t xml:space="preserve"> interspecific competition significantly reduces lowland-biased species at high</w:t>
      </w:r>
      <w:r w:rsidR="000855AC">
        <w:rPr>
          <w:rFonts w:ascii="Arial" w:hAnsi="Arial" w:cs="Arial"/>
          <w:lang w:val="en-US"/>
        </w:rPr>
        <w:t xml:space="preserve"> elevations</w:t>
      </w:r>
      <w:r w:rsidR="003A483E">
        <w:rPr>
          <w:rFonts w:ascii="Arial" w:hAnsi="Arial" w:cs="Arial"/>
          <w:lang w:val="en-US"/>
        </w:rPr>
        <w:t xml:space="preserve">, whereas </w:t>
      </w:r>
      <w:r w:rsidR="0029274B" w:rsidRPr="007F05C5">
        <w:rPr>
          <w:rFonts w:ascii="Arial" w:hAnsi="Arial" w:cs="Arial"/>
          <w:lang w:val="en-US"/>
        </w:rPr>
        <w:t xml:space="preserve">high temperature, regardless of competition, constrains upland </w:t>
      </w:r>
      <w:r w:rsidR="0029274B" w:rsidRPr="007F05C5">
        <w:rPr>
          <w:rFonts w:ascii="Arial" w:hAnsi="Arial" w:cs="Arial"/>
          <w:i/>
          <w:iCs/>
          <w:lang w:val="en-US"/>
        </w:rPr>
        <w:t>Drosophila</w:t>
      </w:r>
      <w:r w:rsidR="0029274B" w:rsidRPr="007F05C5">
        <w:rPr>
          <w:rFonts w:ascii="Arial" w:hAnsi="Arial" w:cs="Arial"/>
          <w:lang w:val="en-US"/>
        </w:rPr>
        <w:t xml:space="preserve"> species at low</w:t>
      </w:r>
      <w:r w:rsidR="009E52D6">
        <w:rPr>
          <w:rFonts w:ascii="Arial" w:hAnsi="Arial" w:cs="Arial"/>
          <w:lang w:val="en-US"/>
        </w:rPr>
        <w:t xml:space="preserve"> elevations</w:t>
      </w:r>
      <w:r w:rsidR="0029274B" w:rsidRPr="007F05C5">
        <w:rPr>
          <w:rFonts w:ascii="Arial" w:hAnsi="Arial" w:cs="Arial"/>
          <w:lang w:val="en-US"/>
        </w:rPr>
        <w:t xml:space="preserve">. </w:t>
      </w:r>
      <w:r w:rsidR="009E52D6">
        <w:rPr>
          <w:rFonts w:ascii="Arial" w:hAnsi="Arial" w:cs="Arial"/>
          <w:lang w:val="en-US"/>
        </w:rPr>
        <w:t>S</w:t>
      </w:r>
      <w:r w:rsidR="0029274B" w:rsidRPr="007F05C5">
        <w:rPr>
          <w:rFonts w:ascii="Arial" w:hAnsi="Arial" w:cs="Arial"/>
          <w:lang w:val="en-US"/>
        </w:rPr>
        <w:t>mall difference</w:t>
      </w:r>
      <w:ins w:id="99" w:author="Benjamin Van Doren" w:date="2021-11-29T17:13:00Z">
        <w:r w:rsidR="00E84F1E">
          <w:rPr>
            <w:rFonts w:ascii="Arial" w:hAnsi="Arial" w:cs="Arial"/>
            <w:lang w:val="en-US"/>
          </w:rPr>
          <w:t>s</w:t>
        </w:r>
      </w:ins>
      <w:r w:rsidR="0029274B" w:rsidRPr="007F05C5">
        <w:rPr>
          <w:rFonts w:ascii="Arial" w:hAnsi="Arial" w:cs="Arial"/>
          <w:lang w:val="en-US"/>
        </w:rPr>
        <w:t xml:space="preserve"> in </w:t>
      </w:r>
      <w:ins w:id="100" w:author="Benjamin Van Doren" w:date="2021-11-29T17:13:00Z">
        <w:r w:rsidR="00E84F1E">
          <w:rPr>
            <w:rFonts w:ascii="Arial" w:hAnsi="Arial" w:cs="Arial"/>
            <w:lang w:val="en-US"/>
          </w:rPr>
          <w:t xml:space="preserve">these </w:t>
        </w:r>
      </w:ins>
      <w:del w:id="101" w:author="Benjamin Van Doren" w:date="2021-11-29T17:13:00Z">
        <w:r w:rsidR="00FA108C" w:rsidRPr="007F05C5" w:rsidDel="00E84F1E">
          <w:rPr>
            <w:rFonts w:ascii="Arial" w:hAnsi="Arial" w:cs="Arial"/>
            <w:lang w:val="en-US"/>
          </w:rPr>
          <w:delText>their</w:delText>
        </w:r>
        <w:r w:rsidR="0029274B" w:rsidRPr="007F05C5" w:rsidDel="00E84F1E">
          <w:rPr>
            <w:rFonts w:ascii="Arial" w:hAnsi="Arial" w:cs="Arial"/>
            <w:lang w:val="en-US"/>
          </w:rPr>
          <w:delText xml:space="preserve"> </w:delText>
        </w:r>
      </w:del>
      <w:ins w:id="102" w:author="Benjamin Van Doren" w:date="2021-11-29T17:13:00Z">
        <w:r w:rsidR="00E84F1E">
          <w:rPr>
            <w:rFonts w:ascii="Arial" w:hAnsi="Arial" w:cs="Arial"/>
            <w:lang w:val="en-US"/>
          </w:rPr>
          <w:t xml:space="preserve">species’ </w:t>
        </w:r>
      </w:ins>
      <w:r w:rsidR="0029274B" w:rsidRPr="007F05C5">
        <w:rPr>
          <w:rFonts w:ascii="Arial" w:hAnsi="Arial" w:cs="Arial"/>
          <w:lang w:val="en-US"/>
        </w:rPr>
        <w:t xml:space="preserve">upper thermal limits </w:t>
      </w:r>
      <w:proofErr w:type="gramStart"/>
      <w:r w:rsidR="0029274B" w:rsidRPr="007F05C5">
        <w:rPr>
          <w:rFonts w:ascii="Arial" w:hAnsi="Arial" w:cs="Arial"/>
          <w:lang w:val="en-US"/>
        </w:rPr>
        <w:t>implies</w:t>
      </w:r>
      <w:proofErr w:type="gramEnd"/>
      <w:r w:rsidR="0029274B" w:rsidRPr="007F05C5">
        <w:rPr>
          <w:rFonts w:ascii="Arial" w:hAnsi="Arial" w:cs="Arial"/>
          <w:lang w:val="en-US"/>
        </w:rPr>
        <w:t xml:space="preserve"> the vulnerability of all species to future warming.</w:t>
      </w:r>
    </w:p>
    <w:p w14:paraId="397CD896" w14:textId="29336F41" w:rsidR="00930FF3" w:rsidRDefault="00930FF3" w:rsidP="007C1BC4">
      <w:pPr>
        <w:rPr>
          <w:rFonts w:ascii="Arial" w:hAnsi="Arial" w:cs="Arial"/>
          <w:lang w:val="en-US"/>
        </w:rPr>
      </w:pPr>
    </w:p>
    <w:p w14:paraId="353FCC55" w14:textId="77777777" w:rsidR="005E43FE" w:rsidRPr="007F05C5" w:rsidRDefault="005E43FE" w:rsidP="007C1BC4">
      <w:pPr>
        <w:rPr>
          <w:rFonts w:ascii="Arial" w:hAnsi="Arial" w:cs="Arial"/>
          <w:lang w:val="en-US"/>
        </w:rPr>
      </w:pPr>
    </w:p>
    <w:p w14:paraId="4D550837" w14:textId="6E556488" w:rsidR="002663CF" w:rsidRPr="007F05C5" w:rsidRDefault="002663CF" w:rsidP="007C1BC4">
      <w:pPr>
        <w:rPr>
          <w:rFonts w:ascii="Arial" w:hAnsi="Arial" w:cs="Arial"/>
          <w:b/>
          <w:bCs/>
          <w:lang w:val="en-US"/>
        </w:rPr>
      </w:pPr>
      <w:r w:rsidRPr="007F05C5">
        <w:rPr>
          <w:rFonts w:ascii="Arial" w:hAnsi="Arial" w:cs="Arial"/>
          <w:b/>
          <w:bCs/>
          <w:lang w:val="en-US"/>
        </w:rPr>
        <w:t>Methods</w:t>
      </w:r>
    </w:p>
    <w:p w14:paraId="5228F973" w14:textId="5787EE80" w:rsidR="002663CF" w:rsidRPr="007F05C5" w:rsidRDefault="002663CF" w:rsidP="007C1BC4">
      <w:pPr>
        <w:pStyle w:val="ListParagraph"/>
        <w:numPr>
          <w:ilvl w:val="0"/>
          <w:numId w:val="2"/>
        </w:numPr>
        <w:rPr>
          <w:rFonts w:ascii="Arial" w:hAnsi="Arial" w:cs="Arial"/>
          <w:lang w:val="en-US"/>
        </w:rPr>
      </w:pPr>
      <w:r w:rsidRPr="007F05C5">
        <w:rPr>
          <w:rFonts w:ascii="Arial" w:hAnsi="Arial" w:cs="Arial"/>
          <w:lang w:val="en-US"/>
        </w:rPr>
        <w:t>Study system</w:t>
      </w:r>
    </w:p>
    <w:p w14:paraId="40920718" w14:textId="685AC646" w:rsidR="00BA0A14" w:rsidRPr="007F05C5" w:rsidRDefault="00DD43D3" w:rsidP="007C1BC4">
      <w:pPr>
        <w:ind w:firstLine="360"/>
        <w:rPr>
          <w:rFonts w:ascii="Arial" w:hAnsi="Arial" w:cs="Arial"/>
        </w:rPr>
      </w:pPr>
      <w:r w:rsidRPr="007F05C5">
        <w:rPr>
          <w:rFonts w:ascii="Arial" w:hAnsi="Arial" w:cs="Arial"/>
          <w:lang w:val="en-US"/>
        </w:rPr>
        <w:t>F</w:t>
      </w:r>
      <w:r w:rsidR="00252677" w:rsidRPr="007F05C5">
        <w:rPr>
          <w:rFonts w:ascii="Arial" w:hAnsi="Arial" w:cs="Arial"/>
          <w:lang w:val="en-US"/>
        </w:rPr>
        <w:t xml:space="preserve">ield </w:t>
      </w:r>
      <w:r w:rsidRPr="007F05C5">
        <w:rPr>
          <w:rFonts w:ascii="Arial" w:hAnsi="Arial" w:cs="Arial"/>
          <w:lang w:val="en-US"/>
        </w:rPr>
        <w:t xml:space="preserve">data </w:t>
      </w:r>
      <w:r w:rsidR="00252677" w:rsidRPr="007F05C5">
        <w:rPr>
          <w:rFonts w:ascii="Arial" w:hAnsi="Arial" w:cs="Arial"/>
          <w:lang w:val="en-US"/>
        </w:rPr>
        <w:t>w</w:t>
      </w:r>
      <w:r w:rsidRPr="007F05C5">
        <w:rPr>
          <w:rFonts w:ascii="Arial" w:hAnsi="Arial" w:cs="Arial"/>
          <w:lang w:val="en-US"/>
        </w:rPr>
        <w:t xml:space="preserve">ere collected, </w:t>
      </w:r>
      <w:r w:rsidR="00252677" w:rsidRPr="007F05C5">
        <w:rPr>
          <w:rFonts w:ascii="Arial" w:hAnsi="Arial" w:cs="Arial"/>
          <w:lang w:val="en-US"/>
        </w:rPr>
        <w:t xml:space="preserve">and laboratory cultures were </w:t>
      </w:r>
      <w:r w:rsidRPr="007F05C5">
        <w:rPr>
          <w:rFonts w:ascii="Arial" w:hAnsi="Arial" w:cs="Arial"/>
          <w:lang w:val="en-US"/>
        </w:rPr>
        <w:t>initiated</w:t>
      </w:r>
      <w:r w:rsidR="00E832FB" w:rsidRPr="007F05C5">
        <w:rPr>
          <w:rFonts w:ascii="Arial" w:hAnsi="Arial" w:cs="Arial"/>
          <w:lang w:val="en-US"/>
        </w:rPr>
        <w:t>,</w:t>
      </w:r>
      <w:r w:rsidRPr="007F05C5">
        <w:rPr>
          <w:rFonts w:ascii="Arial" w:hAnsi="Arial" w:cs="Arial"/>
          <w:lang w:val="en-US"/>
        </w:rPr>
        <w:t xml:space="preserve"> </w:t>
      </w:r>
      <w:r w:rsidR="00252677" w:rsidRPr="007F05C5">
        <w:rPr>
          <w:rFonts w:ascii="Arial" w:hAnsi="Arial" w:cs="Arial"/>
          <w:lang w:val="en-US"/>
        </w:rPr>
        <w:t xml:space="preserve">from </w:t>
      </w:r>
      <w:r w:rsidRPr="007F05C5">
        <w:rPr>
          <w:rFonts w:ascii="Arial" w:hAnsi="Arial" w:cs="Arial"/>
          <w:lang w:val="en-US"/>
        </w:rPr>
        <w:t xml:space="preserve">rainforest sites spanning </w:t>
      </w:r>
      <w:r w:rsidR="00DC3465" w:rsidRPr="007F05C5">
        <w:rPr>
          <w:rFonts w:ascii="Arial" w:hAnsi="Arial" w:cs="Arial"/>
          <w:lang w:val="en-US"/>
        </w:rPr>
        <w:t xml:space="preserve">elevations </w:t>
      </w:r>
      <w:r w:rsidR="00222E68" w:rsidRPr="007F05C5">
        <w:rPr>
          <w:rFonts w:ascii="Arial" w:hAnsi="Arial" w:cs="Arial"/>
          <w:lang w:val="en-US"/>
        </w:rPr>
        <w:t xml:space="preserve">of from 59 – 916 m at </w:t>
      </w:r>
      <w:proofErr w:type="spellStart"/>
      <w:r w:rsidR="00222E68" w:rsidRPr="007F05C5">
        <w:rPr>
          <w:rFonts w:ascii="Arial" w:hAnsi="Arial" w:cs="Arial"/>
          <w:lang w:val="en-US"/>
        </w:rPr>
        <w:t>Paluma</w:t>
      </w:r>
      <w:proofErr w:type="spellEnd"/>
      <w:r w:rsidR="00222E68" w:rsidRPr="007F05C5">
        <w:rPr>
          <w:rFonts w:ascii="Arial" w:hAnsi="Arial" w:cs="Arial"/>
          <w:lang w:val="en-US"/>
        </w:rPr>
        <w:t xml:space="preserve"> Range (S18° 59.031' E146° 14.096') and </w:t>
      </w:r>
      <w:proofErr w:type="spellStart"/>
      <w:r w:rsidR="00222E68" w:rsidRPr="007F05C5">
        <w:rPr>
          <w:rFonts w:ascii="Arial" w:hAnsi="Arial" w:cs="Arial"/>
          <w:lang w:val="en-US"/>
        </w:rPr>
        <w:t>Kirrama</w:t>
      </w:r>
      <w:proofErr w:type="spellEnd"/>
      <w:r w:rsidR="00222E68" w:rsidRPr="007F05C5">
        <w:rPr>
          <w:rFonts w:ascii="Arial" w:hAnsi="Arial" w:cs="Arial"/>
          <w:lang w:val="en-US"/>
        </w:rPr>
        <w:t xml:space="preserve"> Range (S18° 12.134' E145° 53.102')</w:t>
      </w:r>
      <w:r w:rsidR="00E832FB" w:rsidRPr="007F05C5">
        <w:rPr>
          <w:rFonts w:ascii="Arial" w:hAnsi="Arial" w:cs="Arial"/>
          <w:lang w:val="en-US"/>
        </w:rPr>
        <w:t>,</w:t>
      </w:r>
      <w:r w:rsidRPr="007F05C5">
        <w:rPr>
          <w:rFonts w:ascii="Arial" w:hAnsi="Arial" w:cs="Arial"/>
          <w:lang w:val="en-US"/>
        </w:rPr>
        <w:t xml:space="preserve"> </w:t>
      </w:r>
      <w:r w:rsidR="00DC3465" w:rsidRPr="007F05C5">
        <w:rPr>
          <w:rFonts w:ascii="Arial" w:hAnsi="Arial" w:cs="Arial"/>
          <w:lang w:val="en-US"/>
        </w:rPr>
        <w:t xml:space="preserve">Queensland, </w:t>
      </w:r>
      <w:r w:rsidR="00252677" w:rsidRPr="007F05C5">
        <w:rPr>
          <w:rFonts w:ascii="Arial" w:hAnsi="Arial" w:cs="Arial"/>
          <w:lang w:val="en-US"/>
        </w:rPr>
        <w:t>Australia</w:t>
      </w:r>
      <w:r w:rsidR="00661CC1" w:rsidRPr="007F05C5">
        <w:rPr>
          <w:rFonts w:ascii="Arial" w:hAnsi="Arial" w:cs="Arial"/>
        </w:rPr>
        <w:t>.</w:t>
      </w:r>
      <w:r w:rsidR="00416039">
        <w:rPr>
          <w:rFonts w:ascii="Arial" w:hAnsi="Arial" w:cs="Arial"/>
        </w:rPr>
        <w:t xml:space="preserve"> The </w:t>
      </w:r>
      <w:ins w:id="103" w:author="Benjamin Van Doren" w:date="2021-11-29T17:16:00Z">
        <w:r w:rsidR="000F32C0">
          <w:rPr>
            <w:rFonts w:ascii="Arial" w:hAnsi="Arial" w:cs="Arial"/>
          </w:rPr>
          <w:t xml:space="preserve">overall </w:t>
        </w:r>
      </w:ins>
      <w:r w:rsidR="00416039" w:rsidRPr="000F32C0">
        <w:rPr>
          <w:rFonts w:ascii="Arial" w:hAnsi="Arial" w:cs="Arial"/>
          <w:i/>
          <w:iCs/>
          <w:rPrChange w:id="104" w:author="Benjamin Van Doren" w:date="2021-11-29T17:16:00Z">
            <w:rPr>
              <w:rFonts w:ascii="Arial" w:hAnsi="Arial" w:cs="Arial"/>
            </w:rPr>
          </w:rPrChange>
        </w:rPr>
        <w:t>Drosophila</w:t>
      </w:r>
      <w:r w:rsidR="00416039">
        <w:rPr>
          <w:rFonts w:ascii="Arial" w:hAnsi="Arial" w:cs="Arial"/>
        </w:rPr>
        <w:t xml:space="preserve"> abundance experience</w:t>
      </w:r>
      <w:ins w:id="105" w:author="Benjamin Van Doren" w:date="2021-11-29T17:16:00Z">
        <w:r w:rsidR="000F32C0">
          <w:rPr>
            <w:rFonts w:ascii="Arial" w:hAnsi="Arial" w:cs="Arial"/>
          </w:rPr>
          <w:t>s</w:t>
        </w:r>
      </w:ins>
      <w:r w:rsidR="00416039">
        <w:rPr>
          <w:rFonts w:ascii="Arial" w:hAnsi="Arial" w:cs="Arial"/>
        </w:rPr>
        <w:t xml:space="preserve"> </w:t>
      </w:r>
      <w:ins w:id="106" w:author="Benjamin Van Doren" w:date="2021-11-29T17:16:00Z">
        <w:r w:rsidR="000F32C0">
          <w:rPr>
            <w:rFonts w:ascii="Arial" w:hAnsi="Arial" w:cs="Arial"/>
          </w:rPr>
          <w:t xml:space="preserve">an </w:t>
        </w:r>
      </w:ins>
      <w:r w:rsidR="00416039">
        <w:rPr>
          <w:rFonts w:ascii="Arial" w:hAnsi="Arial" w:cs="Arial"/>
        </w:rPr>
        <w:t>annual cycle due to the combined effects of temperature and precipitation, with the density peaking during March to Jun</w:t>
      </w:r>
      <w:ins w:id="107" w:author="Benjamin Van Doren" w:date="2021-11-29T17:16:00Z">
        <w:r w:rsidR="000F32C0">
          <w:rPr>
            <w:rFonts w:ascii="Arial" w:hAnsi="Arial" w:cs="Arial"/>
          </w:rPr>
          <w:t>e</w:t>
        </w:r>
      </w:ins>
      <w:r w:rsidR="00416039">
        <w:rPr>
          <w:rFonts w:ascii="Arial" w:hAnsi="Arial" w:cs="Arial"/>
        </w:rPr>
        <w:t xml:space="preserve">. </w:t>
      </w:r>
    </w:p>
    <w:p w14:paraId="11A7A4E1" w14:textId="7F603480" w:rsidR="00302A7A" w:rsidRDefault="00066D54" w:rsidP="007C1BC4">
      <w:pPr>
        <w:ind w:firstLine="360"/>
        <w:rPr>
          <w:rFonts w:ascii="Arial" w:hAnsi="Arial" w:cs="Arial"/>
        </w:rPr>
      </w:pPr>
      <w:r w:rsidRPr="007F05C5">
        <w:rPr>
          <w:rFonts w:ascii="Arial" w:hAnsi="Arial" w:cs="Arial"/>
          <w:i/>
          <w:iCs/>
        </w:rPr>
        <w:t xml:space="preserve">Drosophila </w:t>
      </w:r>
      <w:proofErr w:type="spellStart"/>
      <w:r w:rsidRPr="007F05C5">
        <w:rPr>
          <w:rFonts w:ascii="Arial" w:hAnsi="Arial" w:cs="Arial"/>
        </w:rPr>
        <w:t>isofemale</w:t>
      </w:r>
      <w:proofErr w:type="spellEnd"/>
      <w:r w:rsidRPr="007F05C5">
        <w:rPr>
          <w:rFonts w:ascii="Arial" w:hAnsi="Arial" w:cs="Arial"/>
        </w:rPr>
        <w:t xml:space="preserve"> cultures</w:t>
      </w:r>
      <w:r w:rsidR="009B358C" w:rsidRPr="007F05C5">
        <w:rPr>
          <w:rFonts w:ascii="Arial" w:hAnsi="Arial" w:cs="Arial"/>
        </w:rPr>
        <w:t xml:space="preserve"> </w:t>
      </w:r>
      <w:r w:rsidRPr="007F05C5">
        <w:rPr>
          <w:rFonts w:ascii="Arial" w:hAnsi="Arial" w:cs="Arial"/>
        </w:rPr>
        <w:t>were established</w:t>
      </w:r>
      <w:r w:rsidR="00661CC1" w:rsidRPr="007F05C5">
        <w:rPr>
          <w:rFonts w:ascii="Arial" w:hAnsi="Arial" w:cs="Arial"/>
        </w:rPr>
        <w:t xml:space="preserve"> in 2017 and 2018</w:t>
      </w:r>
      <w:r w:rsidR="00045B7F" w:rsidRPr="007F05C5">
        <w:rPr>
          <w:rFonts w:ascii="Arial" w:hAnsi="Arial" w:cs="Arial"/>
        </w:rPr>
        <w:t xml:space="preserve"> from pupae collected from</w:t>
      </w:r>
      <w:r w:rsidR="00C23C9E" w:rsidRPr="007F05C5">
        <w:rPr>
          <w:rFonts w:ascii="Arial" w:hAnsi="Arial" w:cs="Arial"/>
        </w:rPr>
        <w:t xml:space="preserve"> high- and low-</w:t>
      </w:r>
      <w:r w:rsidR="00846F63">
        <w:rPr>
          <w:rFonts w:ascii="Arial" w:hAnsi="Arial" w:cs="Arial"/>
        </w:rPr>
        <w:t>elevation</w:t>
      </w:r>
      <w:r w:rsidR="00C23C9E" w:rsidRPr="007F05C5">
        <w:rPr>
          <w:rFonts w:ascii="Arial" w:hAnsi="Arial" w:cs="Arial"/>
        </w:rPr>
        <w:t xml:space="preserve"> </w:t>
      </w:r>
      <w:r w:rsidR="00045B7F" w:rsidRPr="007F05C5">
        <w:rPr>
          <w:rFonts w:ascii="Arial" w:hAnsi="Arial" w:cs="Arial"/>
        </w:rPr>
        <w:t>sites.</w:t>
      </w:r>
      <w:r w:rsidRPr="007F05C5">
        <w:rPr>
          <w:rFonts w:ascii="Arial" w:hAnsi="Arial" w:cs="Arial"/>
        </w:rPr>
        <w:t xml:space="preserve"> </w:t>
      </w:r>
      <w:r w:rsidR="00B04D68" w:rsidRPr="007F05C5">
        <w:rPr>
          <w:rFonts w:ascii="Arial" w:hAnsi="Arial" w:cs="Arial"/>
        </w:rPr>
        <w:t>C</w:t>
      </w:r>
      <w:r w:rsidR="009A2B58" w:rsidRPr="007F05C5">
        <w:rPr>
          <w:rFonts w:ascii="Arial" w:hAnsi="Arial" w:cs="Arial"/>
        </w:rPr>
        <w:t>u</w:t>
      </w:r>
      <w:r w:rsidRPr="007F05C5">
        <w:rPr>
          <w:rFonts w:ascii="Arial" w:hAnsi="Arial" w:cs="Arial"/>
        </w:rPr>
        <w:t xml:space="preserve">ltures </w:t>
      </w:r>
      <w:r w:rsidR="0018727E" w:rsidRPr="007F05C5">
        <w:rPr>
          <w:rFonts w:ascii="Arial" w:hAnsi="Arial" w:cs="Arial"/>
        </w:rPr>
        <w:t>had been</w:t>
      </w:r>
      <w:r w:rsidRPr="007F05C5">
        <w:rPr>
          <w:rFonts w:ascii="Arial" w:hAnsi="Arial" w:cs="Arial"/>
        </w:rPr>
        <w:t xml:space="preserve"> maintained at 2</w:t>
      </w:r>
      <w:r w:rsidR="00CA4488" w:rsidRPr="007F05C5">
        <w:rPr>
          <w:rFonts w:ascii="Arial" w:hAnsi="Arial" w:cs="Arial"/>
        </w:rPr>
        <w:t>4</w:t>
      </w:r>
      <w:r w:rsidRPr="007F05C5">
        <w:rPr>
          <w:rFonts w:ascii="Arial" w:hAnsi="Arial" w:cs="Arial"/>
        </w:rPr>
        <w:t>°C</w:t>
      </w:r>
      <w:r w:rsidR="00DA3B9F">
        <w:rPr>
          <w:rFonts w:ascii="Arial" w:hAnsi="Arial" w:cs="Arial"/>
        </w:rPr>
        <w:t xml:space="preserve"> </w:t>
      </w:r>
      <w:r w:rsidRPr="007F05C5">
        <w:rPr>
          <w:rFonts w:ascii="Arial" w:hAnsi="Arial" w:cs="Arial"/>
        </w:rPr>
        <w:lastRenderedPageBreak/>
        <w:t>at the Biology Centre, Czech Academy of Sciences</w:t>
      </w:r>
      <w:r w:rsidR="0018727E" w:rsidRPr="007F05C5">
        <w:rPr>
          <w:rFonts w:ascii="Arial" w:hAnsi="Arial" w:cs="Arial"/>
        </w:rPr>
        <w:t xml:space="preserve"> since collection</w:t>
      </w:r>
      <w:r w:rsidR="00B04D68" w:rsidRPr="007F05C5">
        <w:rPr>
          <w:rFonts w:ascii="Arial" w:hAnsi="Arial" w:cs="Arial"/>
        </w:rPr>
        <w:t xml:space="preserve"> and</w:t>
      </w:r>
      <w:r w:rsidRPr="007F05C5">
        <w:rPr>
          <w:rFonts w:ascii="Arial" w:hAnsi="Arial" w:cs="Arial"/>
        </w:rPr>
        <w:t xml:space="preserve"> transferred and maintained at 25°C at the Department of Zoology, University of Oxford</w:t>
      </w:r>
      <w:r w:rsidR="00B04D68" w:rsidRPr="007F05C5">
        <w:rPr>
          <w:rFonts w:ascii="Arial" w:hAnsi="Arial" w:cs="Arial"/>
        </w:rPr>
        <w:t>, UK,</w:t>
      </w:r>
      <w:r w:rsidRPr="007F05C5">
        <w:rPr>
          <w:rFonts w:ascii="Arial" w:hAnsi="Arial" w:cs="Arial"/>
        </w:rPr>
        <w:t xml:space="preserve"> </w:t>
      </w:r>
      <w:r w:rsidR="0018727E" w:rsidRPr="007F05C5">
        <w:rPr>
          <w:rFonts w:ascii="Arial" w:hAnsi="Arial" w:cs="Arial"/>
        </w:rPr>
        <w:t>since</w:t>
      </w:r>
      <w:r w:rsidR="00B04D68" w:rsidRPr="007F05C5">
        <w:rPr>
          <w:rFonts w:ascii="Arial" w:hAnsi="Arial" w:cs="Arial"/>
        </w:rPr>
        <w:t xml:space="preserve"> </w:t>
      </w:r>
      <w:r w:rsidRPr="007F05C5">
        <w:rPr>
          <w:rFonts w:ascii="Arial" w:hAnsi="Arial" w:cs="Arial"/>
        </w:rPr>
        <w:t>December 2018</w:t>
      </w:r>
      <w:r w:rsidR="00A71D2F" w:rsidRPr="007F05C5">
        <w:rPr>
          <w:rFonts w:ascii="Arial" w:hAnsi="Arial" w:cs="Arial"/>
        </w:rPr>
        <w:t>.</w:t>
      </w:r>
      <w:r w:rsidR="00DA3B9F">
        <w:rPr>
          <w:rFonts w:ascii="Arial" w:hAnsi="Arial" w:cs="Arial"/>
        </w:rPr>
        <w:t xml:space="preserve"> All cultures and the following experiments were maintained under </w:t>
      </w:r>
      <w:ins w:id="108" w:author="Benjamin Van Doren" w:date="2021-11-29T17:17:00Z">
        <w:r w:rsidR="000F32C0">
          <w:rPr>
            <w:rFonts w:ascii="Arial" w:hAnsi="Arial" w:cs="Arial"/>
          </w:rPr>
          <w:t xml:space="preserve">a </w:t>
        </w:r>
      </w:ins>
      <w:r w:rsidR="00DA3B9F">
        <w:rPr>
          <w:rFonts w:ascii="Arial" w:hAnsi="Arial" w:cs="Arial"/>
        </w:rPr>
        <w:t>12h/12h light/dark cycle.</w:t>
      </w:r>
      <w:r w:rsidR="00BA0A14" w:rsidRPr="007F05C5">
        <w:rPr>
          <w:rFonts w:ascii="Arial" w:hAnsi="Arial" w:cs="Arial"/>
        </w:rPr>
        <w:t xml:space="preserve"> They</w:t>
      </w:r>
      <w:r w:rsidR="00BA0A14" w:rsidRPr="007F05C5">
        <w:rPr>
          <w:rFonts w:ascii="Arial" w:hAnsi="Arial" w:cs="Arial"/>
          <w:i/>
          <w:iCs/>
        </w:rPr>
        <w:t xml:space="preserve"> </w:t>
      </w:r>
      <w:r w:rsidR="00A71D2F" w:rsidRPr="007F05C5">
        <w:rPr>
          <w:rFonts w:ascii="Arial" w:hAnsi="Arial" w:cs="Arial"/>
        </w:rPr>
        <w:t xml:space="preserve">were maintained for approximately 15 to 30 non-overlapping generations in </w:t>
      </w:r>
      <w:r w:rsidR="007E6F6F">
        <w:rPr>
          <w:rFonts w:ascii="Arial" w:hAnsi="Arial" w:cs="Arial"/>
        </w:rPr>
        <w:t xml:space="preserve">the </w:t>
      </w:r>
      <w:r w:rsidR="00A71D2F" w:rsidRPr="007F05C5">
        <w:rPr>
          <w:rFonts w:ascii="Arial" w:hAnsi="Arial" w:cs="Arial"/>
        </w:rPr>
        <w:t>Czech</w:t>
      </w:r>
      <w:r w:rsidR="00CA4488" w:rsidRPr="007F05C5">
        <w:rPr>
          <w:rFonts w:ascii="Arial" w:hAnsi="Arial" w:cs="Arial"/>
        </w:rPr>
        <w:t xml:space="preserve"> Republic</w:t>
      </w:r>
      <w:r w:rsidR="00A71D2F" w:rsidRPr="007F05C5">
        <w:rPr>
          <w:rFonts w:ascii="Arial" w:hAnsi="Arial" w:cs="Arial"/>
        </w:rPr>
        <w:t xml:space="preserve"> and </w:t>
      </w:r>
      <w:r w:rsidR="003B6A4E" w:rsidRPr="007F05C5">
        <w:rPr>
          <w:rFonts w:ascii="Arial" w:hAnsi="Arial" w:cs="Arial"/>
        </w:rPr>
        <w:t>four to seven</w:t>
      </w:r>
      <w:r w:rsidR="00A71D2F" w:rsidRPr="007F05C5">
        <w:rPr>
          <w:rFonts w:ascii="Arial" w:hAnsi="Arial" w:cs="Arial"/>
        </w:rPr>
        <w:t xml:space="preserve"> non-overlapping generations in Oxford before </w:t>
      </w:r>
      <w:r w:rsidR="002F0913">
        <w:rPr>
          <w:rFonts w:ascii="Arial" w:hAnsi="Arial" w:cs="Arial"/>
        </w:rPr>
        <w:t xml:space="preserve">being </w:t>
      </w:r>
      <w:r w:rsidR="00A71D2F" w:rsidRPr="007F05C5">
        <w:rPr>
          <w:rFonts w:ascii="Arial" w:hAnsi="Arial" w:cs="Arial"/>
        </w:rPr>
        <w:t xml:space="preserve">used to </w:t>
      </w:r>
      <w:r w:rsidR="00474543" w:rsidRPr="007F05C5">
        <w:rPr>
          <w:rFonts w:ascii="Arial" w:hAnsi="Arial" w:cs="Arial"/>
        </w:rPr>
        <w:t>c</w:t>
      </w:r>
      <w:r w:rsidR="00177ECE">
        <w:rPr>
          <w:rFonts w:ascii="Arial" w:hAnsi="Arial" w:cs="Arial"/>
        </w:rPr>
        <w:t>ulture</w:t>
      </w:r>
      <w:r w:rsidR="00A71D2F" w:rsidRPr="007F05C5">
        <w:rPr>
          <w:rFonts w:ascii="Arial" w:hAnsi="Arial" w:cs="Arial"/>
        </w:rPr>
        <w:t xml:space="preserve"> mass bred </w:t>
      </w:r>
      <w:r w:rsidR="00045B7F" w:rsidRPr="007F05C5">
        <w:rPr>
          <w:rFonts w:ascii="Arial" w:hAnsi="Arial" w:cs="Arial"/>
        </w:rPr>
        <w:t>lines</w:t>
      </w:r>
      <w:r w:rsidR="002F0913">
        <w:rPr>
          <w:rFonts w:ascii="Arial" w:hAnsi="Arial" w:cs="Arial"/>
        </w:rPr>
        <w:t xml:space="preserve"> (MBLs)</w:t>
      </w:r>
      <w:r w:rsidR="00A71D2F" w:rsidRPr="007F05C5">
        <w:rPr>
          <w:rFonts w:ascii="Arial" w:hAnsi="Arial" w:cs="Arial"/>
        </w:rPr>
        <w:t>.</w:t>
      </w:r>
    </w:p>
    <w:p w14:paraId="5CA4CEF7" w14:textId="035065B7" w:rsidR="00C46392" w:rsidRDefault="00C46392" w:rsidP="007C1BC4">
      <w:pPr>
        <w:ind w:firstLine="360"/>
        <w:rPr>
          <w:rFonts w:ascii="Arial" w:hAnsi="Arial" w:cs="Arial"/>
        </w:rPr>
      </w:pPr>
      <w:r w:rsidRPr="007F05C5">
        <w:rPr>
          <w:rFonts w:ascii="Arial" w:hAnsi="Arial" w:cs="Arial"/>
        </w:rPr>
        <w:t xml:space="preserve">To revive genetic variation, we </w:t>
      </w:r>
      <w:r w:rsidR="00177ECE">
        <w:rPr>
          <w:rFonts w:ascii="Arial" w:hAnsi="Arial" w:cs="Arial"/>
        </w:rPr>
        <w:t>made</w:t>
      </w:r>
      <w:r w:rsidRPr="007F05C5">
        <w:rPr>
          <w:rFonts w:ascii="Arial" w:hAnsi="Arial" w:cs="Arial"/>
        </w:rPr>
        <w:t xml:space="preserve"> MBLs</w:t>
      </w:r>
      <w:r w:rsidR="00692C98">
        <w:rPr>
          <w:rFonts w:ascii="Arial" w:hAnsi="Arial" w:cs="Arial"/>
        </w:rPr>
        <w:t xml:space="preserve"> of each </w:t>
      </w:r>
      <w:r w:rsidR="00692C98" w:rsidRPr="007F05C5">
        <w:rPr>
          <w:rFonts w:ascii="Arial" w:hAnsi="Arial" w:cs="Arial"/>
          <w:i/>
          <w:iCs/>
        </w:rPr>
        <w:t>Drosophila</w:t>
      </w:r>
      <w:r w:rsidR="00692C98" w:rsidRPr="007F05C5">
        <w:rPr>
          <w:rFonts w:ascii="Arial" w:hAnsi="Arial" w:cs="Arial"/>
        </w:rPr>
        <w:t xml:space="preserve"> species</w:t>
      </w:r>
      <w:r w:rsidRPr="007F05C5">
        <w:rPr>
          <w:rFonts w:ascii="Arial" w:hAnsi="Arial" w:cs="Arial"/>
        </w:rPr>
        <w:t xml:space="preserve"> by combining four </w:t>
      </w:r>
      <w:proofErr w:type="spellStart"/>
      <w:r w:rsidRPr="007F05C5">
        <w:rPr>
          <w:rFonts w:ascii="Arial" w:hAnsi="Arial" w:cs="Arial"/>
        </w:rPr>
        <w:t>isofemale</w:t>
      </w:r>
      <w:proofErr w:type="spellEnd"/>
      <w:r w:rsidRPr="007F05C5">
        <w:rPr>
          <w:rFonts w:ascii="Arial" w:hAnsi="Arial" w:cs="Arial"/>
        </w:rPr>
        <w:t xml:space="preserve"> lines (except for </w:t>
      </w:r>
      <w:r w:rsidRPr="007F05C5">
        <w:rPr>
          <w:rFonts w:ascii="Arial" w:hAnsi="Arial" w:cs="Arial"/>
          <w:i/>
          <w:iCs/>
        </w:rPr>
        <w:t>D. pandora</w:t>
      </w:r>
      <w:r w:rsidRPr="007F05C5">
        <w:rPr>
          <w:rFonts w:ascii="Arial" w:hAnsi="Arial" w:cs="Arial"/>
        </w:rPr>
        <w:t xml:space="preserve">, where only three </w:t>
      </w:r>
      <w:proofErr w:type="spellStart"/>
      <w:r w:rsidRPr="007F05C5">
        <w:rPr>
          <w:rFonts w:ascii="Arial" w:hAnsi="Arial" w:cs="Arial"/>
        </w:rPr>
        <w:t>isofemale</w:t>
      </w:r>
      <w:proofErr w:type="spellEnd"/>
      <w:r w:rsidRPr="007F05C5">
        <w:rPr>
          <w:rFonts w:ascii="Arial" w:hAnsi="Arial" w:cs="Arial"/>
        </w:rPr>
        <w:t xml:space="preserve"> lines were available). The four lines were selected from different mountains and different </w:t>
      </w:r>
      <w:r w:rsidR="00846F63">
        <w:rPr>
          <w:rFonts w:ascii="Arial" w:hAnsi="Arial" w:cs="Arial"/>
        </w:rPr>
        <w:t>elevation</w:t>
      </w:r>
      <w:r w:rsidR="007E6F6F">
        <w:rPr>
          <w:rFonts w:ascii="Arial" w:hAnsi="Arial" w:cs="Arial"/>
        </w:rPr>
        <w:t>s</w:t>
      </w:r>
      <w:r w:rsidRPr="007F05C5">
        <w:rPr>
          <w:rFonts w:ascii="Arial" w:hAnsi="Arial" w:cs="Arial"/>
        </w:rPr>
        <w:t xml:space="preserve"> if possible (</w:t>
      </w:r>
      <w:ins w:id="109" w:author="Benjamin Van Doren" w:date="2021-11-29T17:17:00Z">
        <w:r w:rsidR="008553B6">
          <w:rPr>
            <w:rFonts w:ascii="Arial" w:hAnsi="Arial" w:cs="Arial"/>
          </w:rPr>
          <w:t>d</w:t>
        </w:r>
      </w:ins>
      <w:del w:id="110" w:author="Benjamin Van Doren" w:date="2021-11-29T17:17:00Z">
        <w:r w:rsidR="00BF3A87" w:rsidDel="008553B6">
          <w:rPr>
            <w:rFonts w:ascii="Arial" w:hAnsi="Arial" w:cs="Arial"/>
          </w:rPr>
          <w:delText>D</w:delText>
        </w:r>
      </w:del>
      <w:r w:rsidRPr="007F05C5">
        <w:rPr>
          <w:rFonts w:ascii="Arial" w:hAnsi="Arial" w:cs="Arial"/>
        </w:rPr>
        <w:t xml:space="preserve">etailed </w:t>
      </w:r>
      <w:r w:rsidR="007E6F6F">
        <w:rPr>
          <w:rFonts w:ascii="Arial" w:hAnsi="Arial" w:cs="Arial"/>
        </w:rPr>
        <w:t>as</w:t>
      </w:r>
      <w:r w:rsidRPr="007F05C5">
        <w:rPr>
          <w:rFonts w:ascii="Arial" w:hAnsi="Arial" w:cs="Arial"/>
        </w:rPr>
        <w:t xml:space="preserve"> </w:t>
      </w:r>
      <w:r w:rsidR="009E52D6">
        <w:rPr>
          <w:rFonts w:ascii="Arial" w:hAnsi="Arial" w:cs="Arial"/>
        </w:rPr>
        <w:t>provided</w:t>
      </w:r>
      <w:r w:rsidR="009E52D6" w:rsidRPr="007F05C5">
        <w:rPr>
          <w:rFonts w:ascii="Arial" w:hAnsi="Arial" w:cs="Arial"/>
        </w:rPr>
        <w:t xml:space="preserve"> </w:t>
      </w:r>
      <w:r w:rsidRPr="007F05C5">
        <w:rPr>
          <w:rFonts w:ascii="Arial" w:hAnsi="Arial" w:cs="Arial"/>
        </w:rPr>
        <w:t xml:space="preserve">in </w:t>
      </w:r>
      <w:del w:id="111" w:author="Benjamin Van Doren" w:date="2021-11-29T17:17:00Z">
        <w:r w:rsidRPr="007F05C5" w:rsidDel="008553B6">
          <w:rPr>
            <w:rFonts w:ascii="Arial" w:hAnsi="Arial" w:cs="Arial"/>
          </w:rPr>
          <w:delText xml:space="preserve">supplementary </w:delText>
        </w:r>
      </w:del>
      <w:ins w:id="112" w:author="Benjamin Van Doren" w:date="2021-11-29T17:17:00Z">
        <w:r w:rsidR="008553B6">
          <w:rPr>
            <w:rFonts w:ascii="Arial" w:hAnsi="Arial" w:cs="Arial"/>
          </w:rPr>
          <w:t>S</w:t>
        </w:r>
        <w:r w:rsidR="008553B6" w:rsidRPr="007F05C5">
          <w:rPr>
            <w:rFonts w:ascii="Arial" w:hAnsi="Arial" w:cs="Arial"/>
          </w:rPr>
          <w:t xml:space="preserve">upplementary </w:t>
        </w:r>
      </w:ins>
      <w:del w:id="113" w:author="Benjamin Van Doren" w:date="2021-11-29T17:17:00Z">
        <w:r w:rsidRPr="007F05C5" w:rsidDel="008553B6">
          <w:rPr>
            <w:rFonts w:ascii="Arial" w:hAnsi="Arial" w:cs="Arial"/>
          </w:rPr>
          <w:delText xml:space="preserve">table </w:delText>
        </w:r>
      </w:del>
      <w:ins w:id="114" w:author="Benjamin Van Doren" w:date="2021-11-29T17:17:00Z">
        <w:r w:rsidR="008553B6">
          <w:rPr>
            <w:rFonts w:ascii="Arial" w:hAnsi="Arial" w:cs="Arial"/>
          </w:rPr>
          <w:t>T</w:t>
        </w:r>
        <w:r w:rsidR="008553B6" w:rsidRPr="007F05C5">
          <w:rPr>
            <w:rFonts w:ascii="Arial" w:hAnsi="Arial" w:cs="Arial"/>
          </w:rPr>
          <w:t xml:space="preserve">able </w:t>
        </w:r>
      </w:ins>
      <w:r w:rsidRPr="007F05C5">
        <w:rPr>
          <w:rFonts w:ascii="Arial" w:hAnsi="Arial" w:cs="Arial"/>
        </w:rPr>
        <w:t xml:space="preserve">1). Each population cage was initiated using two </w:t>
      </w:r>
      <w:proofErr w:type="gramStart"/>
      <w:r w:rsidRPr="007F05C5">
        <w:rPr>
          <w:rFonts w:ascii="Arial" w:hAnsi="Arial" w:cs="Arial"/>
        </w:rPr>
        <w:t>independently-reared</w:t>
      </w:r>
      <w:proofErr w:type="gramEnd"/>
      <w:r w:rsidRPr="007F05C5">
        <w:rPr>
          <w:rFonts w:ascii="Arial" w:hAnsi="Arial" w:cs="Arial"/>
        </w:rPr>
        <w:t xml:space="preserve"> MBLs of the same species. </w:t>
      </w:r>
      <w:r>
        <w:rPr>
          <w:rFonts w:ascii="Arial" w:hAnsi="Arial" w:cs="Arial"/>
        </w:rPr>
        <w:t>Large population</w:t>
      </w:r>
      <w:r w:rsidR="00692C98">
        <w:rPr>
          <w:rFonts w:ascii="Arial" w:hAnsi="Arial" w:cs="Arial"/>
        </w:rPr>
        <w:t>s</w:t>
      </w:r>
      <w:r>
        <w:rPr>
          <w:rFonts w:ascii="Arial" w:hAnsi="Arial" w:cs="Arial"/>
        </w:rPr>
        <w:t xml:space="preserve"> </w:t>
      </w:r>
      <w:r w:rsidR="00692C98">
        <w:rPr>
          <w:rFonts w:ascii="Arial" w:hAnsi="Arial" w:cs="Arial"/>
        </w:rPr>
        <w:t>were</w:t>
      </w:r>
      <w:r w:rsidRPr="007F05C5">
        <w:rPr>
          <w:rFonts w:ascii="Arial" w:hAnsi="Arial" w:cs="Arial"/>
        </w:rPr>
        <w:t xml:space="preserve"> maintained at 25°C for more than four generations before </w:t>
      </w:r>
      <w:r w:rsidR="00692C98">
        <w:rPr>
          <w:rFonts w:ascii="Arial" w:hAnsi="Arial" w:cs="Arial"/>
        </w:rPr>
        <w:t>measuring the</w:t>
      </w:r>
      <w:r w:rsidR="007E6F6F">
        <w:rPr>
          <w:rFonts w:ascii="Arial" w:hAnsi="Arial" w:cs="Arial"/>
        </w:rPr>
        <w:t xml:space="preserve"> </w:t>
      </w:r>
      <w:r w:rsidR="000773AE">
        <w:rPr>
          <w:rFonts w:ascii="Arial" w:hAnsi="Arial" w:cs="Arial"/>
        </w:rPr>
        <w:t>thermal trait</w:t>
      </w:r>
      <w:r w:rsidR="007E6F6F">
        <w:rPr>
          <w:rFonts w:ascii="Arial" w:hAnsi="Arial" w:cs="Arial"/>
        </w:rPr>
        <w:t>s</w:t>
      </w:r>
      <w:r w:rsidRPr="007F05C5">
        <w:rPr>
          <w:rFonts w:ascii="Arial" w:hAnsi="Arial" w:cs="Arial"/>
        </w:rPr>
        <w:t xml:space="preserve">. Therefore, </w:t>
      </w:r>
      <w:r w:rsidR="00E26B2C">
        <w:rPr>
          <w:rFonts w:ascii="Arial" w:hAnsi="Arial" w:cs="Arial"/>
        </w:rPr>
        <w:t>measurements</w:t>
      </w:r>
      <w:r w:rsidRPr="007F05C5">
        <w:rPr>
          <w:rFonts w:ascii="Arial" w:hAnsi="Arial" w:cs="Arial"/>
        </w:rPr>
        <w:t xml:space="preserve"> should not have been influenced by maternal effect, acclimation, or </w:t>
      </w:r>
      <w:proofErr w:type="spellStart"/>
      <w:r w:rsidRPr="007F05C5">
        <w:rPr>
          <w:rFonts w:ascii="Arial" w:hAnsi="Arial" w:cs="Arial"/>
        </w:rPr>
        <w:t>isofemale</w:t>
      </w:r>
      <w:proofErr w:type="spellEnd"/>
      <w:r w:rsidRPr="007F05C5">
        <w:rPr>
          <w:rFonts w:ascii="Arial" w:hAnsi="Arial" w:cs="Arial"/>
        </w:rPr>
        <w:t xml:space="preserve"> line effect</w:t>
      </w:r>
      <w:r w:rsidR="009E52D6">
        <w:rPr>
          <w:rFonts w:ascii="Arial" w:hAnsi="Arial" w:cs="Arial"/>
        </w:rPr>
        <w:t>s</w:t>
      </w:r>
      <w:r w:rsidRPr="007F05C5">
        <w:rPr>
          <w:rFonts w:ascii="Arial" w:hAnsi="Arial" w:cs="Arial"/>
        </w:rPr>
        <w:t xml:space="preserve">. </w:t>
      </w:r>
      <w:r w:rsidR="000773AE">
        <w:rPr>
          <w:rFonts w:ascii="Arial" w:hAnsi="Arial" w:cs="Arial"/>
        </w:rPr>
        <w:t xml:space="preserve">The MBLs </w:t>
      </w:r>
      <w:r w:rsidR="00E26B2C">
        <w:rPr>
          <w:rFonts w:ascii="Arial" w:hAnsi="Arial" w:cs="Arial"/>
        </w:rPr>
        <w:t>were</w:t>
      </w:r>
      <w:r w:rsidR="000773AE">
        <w:rPr>
          <w:rFonts w:ascii="Arial" w:hAnsi="Arial" w:cs="Arial"/>
        </w:rPr>
        <w:t xml:space="preserve"> maintained </w:t>
      </w:r>
      <w:del w:id="115" w:author="Benjamin Van Doren" w:date="2021-11-29T17:17:00Z">
        <w:r w:rsidR="000773AE" w:rsidDel="008553B6">
          <w:rPr>
            <w:rFonts w:ascii="Arial" w:hAnsi="Arial" w:cs="Arial"/>
          </w:rPr>
          <w:delText xml:space="preserve">in </w:delText>
        </w:r>
      </w:del>
      <w:ins w:id="116" w:author="Benjamin Van Doren" w:date="2021-11-29T17:17:00Z">
        <w:r w:rsidR="008553B6">
          <w:rPr>
            <w:rFonts w:ascii="Arial" w:hAnsi="Arial" w:cs="Arial"/>
          </w:rPr>
          <w:t xml:space="preserve">at </w:t>
        </w:r>
      </w:ins>
      <w:r w:rsidR="000773AE" w:rsidRPr="007F05C5">
        <w:rPr>
          <w:rFonts w:ascii="Arial" w:hAnsi="Arial" w:cs="Arial"/>
        </w:rPr>
        <w:t>2</w:t>
      </w:r>
      <w:r w:rsidR="000773AE">
        <w:rPr>
          <w:rFonts w:ascii="Arial" w:hAnsi="Arial" w:cs="Arial"/>
        </w:rPr>
        <w:t>3</w:t>
      </w:r>
      <w:r w:rsidR="000773AE" w:rsidRPr="007F05C5">
        <w:rPr>
          <w:rFonts w:ascii="Arial" w:hAnsi="Arial" w:cs="Arial"/>
        </w:rPr>
        <w:t xml:space="preserve">°C </w:t>
      </w:r>
      <w:del w:id="117" w:author="Benjamin Van Doren" w:date="2021-11-29T17:17:00Z">
        <w:r w:rsidR="000773AE" w:rsidDel="008553B6">
          <w:rPr>
            <w:rFonts w:ascii="Arial" w:hAnsi="Arial" w:cs="Arial"/>
          </w:rPr>
          <w:delText xml:space="preserve">since </w:delText>
        </w:r>
      </w:del>
      <w:ins w:id="118" w:author="Benjamin Van Doren" w:date="2021-11-29T17:17:00Z">
        <w:r w:rsidR="008553B6">
          <w:rPr>
            <w:rFonts w:ascii="Arial" w:hAnsi="Arial" w:cs="Arial"/>
          </w:rPr>
          <w:t xml:space="preserve">from </w:t>
        </w:r>
      </w:ins>
      <w:r w:rsidR="000773AE">
        <w:rPr>
          <w:rFonts w:ascii="Arial" w:hAnsi="Arial" w:cs="Arial"/>
        </w:rPr>
        <w:t>2020</w:t>
      </w:r>
      <w:proofErr w:type="gramStart"/>
      <w:ins w:id="119" w:author="Benjamin Van Doren" w:date="2021-11-29T17:17:00Z">
        <w:r w:rsidR="008553B6">
          <w:rPr>
            <w:rFonts w:ascii="Arial" w:hAnsi="Arial" w:cs="Arial"/>
          </w:rPr>
          <w:t>–</w:t>
        </w:r>
        <w:r w:rsidR="008553B6" w:rsidRPr="008553B6">
          <w:rPr>
            <w:rFonts w:ascii="Arial" w:hAnsi="Arial" w:cs="Arial"/>
            <w:highlight w:val="yellow"/>
            <w:rPrChange w:id="120" w:author="Benjamin Van Doren" w:date="2021-11-29T17:18:00Z">
              <w:rPr>
                <w:rFonts w:ascii="Arial" w:hAnsi="Arial" w:cs="Arial"/>
              </w:rPr>
            </w:rPrChange>
          </w:rPr>
          <w:t>[</w:t>
        </w:r>
      </w:ins>
      <w:proofErr w:type="gramEnd"/>
      <w:ins w:id="121" w:author="Benjamin Van Doren" w:date="2021-11-29T17:18:00Z">
        <w:r w:rsidR="008553B6">
          <w:rPr>
            <w:rFonts w:ascii="Arial" w:hAnsi="Arial" w:cs="Arial"/>
            <w:highlight w:val="yellow"/>
          </w:rPr>
          <w:t>end date</w:t>
        </w:r>
        <w:r w:rsidR="008553B6" w:rsidRPr="008553B6">
          <w:rPr>
            <w:rFonts w:ascii="Arial" w:hAnsi="Arial" w:cs="Arial"/>
            <w:highlight w:val="yellow"/>
            <w:rPrChange w:id="122" w:author="Benjamin Van Doren" w:date="2021-11-29T17:18:00Z">
              <w:rPr>
                <w:rFonts w:ascii="Arial" w:hAnsi="Arial" w:cs="Arial"/>
              </w:rPr>
            </w:rPrChange>
          </w:rPr>
          <w:t>?</w:t>
        </w:r>
      </w:ins>
      <w:ins w:id="123" w:author="Benjamin Van Doren" w:date="2021-11-29T17:17:00Z">
        <w:r w:rsidR="008553B6" w:rsidRPr="008553B6">
          <w:rPr>
            <w:rFonts w:ascii="Arial" w:hAnsi="Arial" w:cs="Arial"/>
            <w:highlight w:val="yellow"/>
            <w:rPrChange w:id="124" w:author="Benjamin Van Doren" w:date="2021-11-29T17:18:00Z">
              <w:rPr>
                <w:rFonts w:ascii="Arial" w:hAnsi="Arial" w:cs="Arial"/>
              </w:rPr>
            </w:rPrChange>
          </w:rPr>
          <w:t>]</w:t>
        </w:r>
      </w:ins>
      <w:r w:rsidR="000773AE">
        <w:rPr>
          <w:rFonts w:ascii="Arial" w:hAnsi="Arial" w:cs="Arial"/>
        </w:rPr>
        <w:t>.</w:t>
      </w:r>
    </w:p>
    <w:p w14:paraId="3804610F" w14:textId="414411F9" w:rsidR="00366CD1" w:rsidRPr="00CE575D" w:rsidRDefault="00366CD1" w:rsidP="007C1BC4">
      <w:pPr>
        <w:ind w:firstLine="360"/>
        <w:rPr>
          <w:rFonts w:ascii="Arial" w:hAnsi="Arial" w:cs="Arial"/>
        </w:rPr>
      </w:pPr>
      <w:r>
        <w:rPr>
          <w:rFonts w:ascii="Arial" w:hAnsi="Arial" w:cs="Arial"/>
        </w:rPr>
        <w:t xml:space="preserve">Nine tropical </w:t>
      </w:r>
      <w:r w:rsidRPr="00CE575D">
        <w:rPr>
          <w:rFonts w:ascii="Arial" w:hAnsi="Arial" w:cs="Arial"/>
          <w:i/>
          <w:iCs/>
        </w:rPr>
        <w:t>Drosophila</w:t>
      </w:r>
      <w:r>
        <w:rPr>
          <w:rFonts w:ascii="Arial" w:hAnsi="Arial" w:cs="Arial"/>
        </w:rPr>
        <w:t xml:space="preserve"> species were included in laboratory measurements</w:t>
      </w:r>
      <w:r w:rsidR="009854CE">
        <w:rPr>
          <w:rFonts w:ascii="Arial" w:hAnsi="Arial" w:cs="Arial"/>
        </w:rPr>
        <w:t>.</w:t>
      </w:r>
      <w:r>
        <w:rPr>
          <w:rFonts w:ascii="Arial" w:hAnsi="Arial" w:cs="Arial"/>
        </w:rPr>
        <w:t xml:space="preserve"> </w:t>
      </w:r>
      <w:r w:rsidR="00BE193C" w:rsidRPr="00CE575D">
        <w:rPr>
          <w:rFonts w:ascii="Arial" w:hAnsi="Arial" w:cs="Arial"/>
          <w:i/>
          <w:iCs/>
        </w:rPr>
        <w:t>Drosophila</w:t>
      </w:r>
      <w:r w:rsidR="00BE193C">
        <w:rPr>
          <w:rFonts w:ascii="Arial" w:hAnsi="Arial" w:cs="Arial"/>
        </w:rPr>
        <w:t xml:space="preserve"> </w:t>
      </w:r>
      <w:proofErr w:type="spellStart"/>
      <w:r w:rsidRPr="00CE575D">
        <w:rPr>
          <w:rFonts w:ascii="Arial" w:hAnsi="Arial" w:cs="Arial"/>
          <w:i/>
          <w:iCs/>
        </w:rPr>
        <w:t>rubida</w:t>
      </w:r>
      <w:proofErr w:type="spellEnd"/>
      <w:r>
        <w:rPr>
          <w:rFonts w:ascii="Arial" w:hAnsi="Arial" w:cs="Arial"/>
        </w:rPr>
        <w:t xml:space="preserve"> was not included because it has </w:t>
      </w:r>
      <w:r w:rsidR="002F0913">
        <w:rPr>
          <w:rFonts w:ascii="Arial" w:hAnsi="Arial" w:cs="Arial"/>
        </w:rPr>
        <w:t xml:space="preserve">a </w:t>
      </w:r>
      <w:r>
        <w:rPr>
          <w:rFonts w:ascii="Arial" w:hAnsi="Arial" w:cs="Arial"/>
        </w:rPr>
        <w:t>low reproduction</w:t>
      </w:r>
      <w:r w:rsidR="00921BAF">
        <w:rPr>
          <w:rFonts w:ascii="Arial" w:hAnsi="Arial" w:cs="Arial"/>
        </w:rPr>
        <w:t xml:space="preserve"> rate</w:t>
      </w:r>
      <w:r>
        <w:rPr>
          <w:rFonts w:ascii="Arial" w:hAnsi="Arial" w:cs="Arial"/>
        </w:rPr>
        <w:t xml:space="preserve"> and much longer development and sexually maturation time than other species, making it practically difficult to raise to </w:t>
      </w:r>
      <w:r w:rsidR="002F0913">
        <w:rPr>
          <w:rFonts w:ascii="Arial" w:hAnsi="Arial" w:cs="Arial"/>
        </w:rPr>
        <w:t xml:space="preserve">a </w:t>
      </w:r>
      <w:r>
        <w:rPr>
          <w:rFonts w:ascii="Arial" w:hAnsi="Arial" w:cs="Arial"/>
        </w:rPr>
        <w:t xml:space="preserve">large number and </w:t>
      </w:r>
      <w:del w:id="125" w:author="Benjamin Van Doren" w:date="2021-11-29T17:18:00Z">
        <w:r w:rsidDel="008553B6">
          <w:rPr>
            <w:rFonts w:ascii="Arial" w:hAnsi="Arial" w:cs="Arial"/>
          </w:rPr>
          <w:delText xml:space="preserve">also </w:delText>
        </w:r>
      </w:del>
      <w:r>
        <w:rPr>
          <w:rFonts w:ascii="Arial" w:hAnsi="Arial" w:cs="Arial"/>
        </w:rPr>
        <w:t>synchronize</w:t>
      </w:r>
      <w:del w:id="126" w:author="Benjamin Van Doren" w:date="2021-11-29T17:18:00Z">
        <w:r w:rsidDel="008553B6">
          <w:rPr>
            <w:rFonts w:ascii="Arial" w:hAnsi="Arial" w:cs="Arial"/>
          </w:rPr>
          <w:delText>d</w:delText>
        </w:r>
      </w:del>
      <w:r>
        <w:rPr>
          <w:rFonts w:ascii="Arial" w:hAnsi="Arial" w:cs="Arial"/>
        </w:rPr>
        <w:t xml:space="preserve"> with </w:t>
      </w:r>
      <w:ins w:id="127" w:author="Benjamin Van Doren" w:date="2021-11-29T17:18:00Z">
        <w:r w:rsidR="008553B6">
          <w:rPr>
            <w:rFonts w:ascii="Arial" w:hAnsi="Arial" w:cs="Arial"/>
          </w:rPr>
          <w:t xml:space="preserve">the </w:t>
        </w:r>
      </w:ins>
      <w:r>
        <w:rPr>
          <w:rFonts w:ascii="Arial" w:hAnsi="Arial" w:cs="Arial"/>
        </w:rPr>
        <w:t xml:space="preserve">other species. </w:t>
      </w:r>
      <w:proofErr w:type="spellStart"/>
      <w:r>
        <w:rPr>
          <w:rFonts w:ascii="Arial" w:hAnsi="Arial" w:cs="Arial"/>
        </w:rPr>
        <w:t>Isofemale</w:t>
      </w:r>
      <w:proofErr w:type="spellEnd"/>
      <w:r>
        <w:rPr>
          <w:rFonts w:ascii="Arial" w:hAnsi="Arial" w:cs="Arial"/>
        </w:rPr>
        <w:t xml:space="preserve"> lines of </w:t>
      </w:r>
      <w:r w:rsidRPr="00CE575D">
        <w:rPr>
          <w:rFonts w:ascii="Arial" w:hAnsi="Arial" w:cs="Arial"/>
          <w:i/>
          <w:iCs/>
        </w:rPr>
        <w:t xml:space="preserve">D. </w:t>
      </w:r>
      <w:proofErr w:type="spellStart"/>
      <w:r w:rsidRPr="00CE575D">
        <w:rPr>
          <w:rFonts w:ascii="Arial" w:hAnsi="Arial" w:cs="Arial"/>
          <w:i/>
          <w:iCs/>
        </w:rPr>
        <w:t>pseudotakihashii</w:t>
      </w:r>
      <w:proofErr w:type="spellEnd"/>
      <w:r>
        <w:rPr>
          <w:rFonts w:ascii="Arial" w:hAnsi="Arial" w:cs="Arial"/>
        </w:rPr>
        <w:t xml:space="preserve"> w</w:t>
      </w:r>
      <w:r w:rsidR="004223C5">
        <w:rPr>
          <w:rFonts w:ascii="Arial" w:hAnsi="Arial" w:cs="Arial"/>
        </w:rPr>
        <w:t>ere</w:t>
      </w:r>
      <w:r>
        <w:rPr>
          <w:rFonts w:ascii="Arial" w:hAnsi="Arial" w:cs="Arial"/>
        </w:rPr>
        <w:t xml:space="preserve"> </w:t>
      </w:r>
      <w:commentRangeStart w:id="128"/>
      <w:r>
        <w:rPr>
          <w:rFonts w:ascii="Arial" w:hAnsi="Arial" w:cs="Arial"/>
        </w:rPr>
        <w:t xml:space="preserve">contaminated </w:t>
      </w:r>
      <w:commentRangeEnd w:id="128"/>
      <w:r w:rsidR="008553B6">
        <w:rPr>
          <w:rStyle w:val="CommentReference"/>
          <w:rFonts w:asciiTheme="minorHAnsi" w:eastAsiaTheme="minorHAnsi" w:hAnsiTheme="minorHAnsi" w:cstheme="minorBidi"/>
          <w:lang w:eastAsia="en-US"/>
        </w:rPr>
        <w:commentReference w:id="128"/>
      </w:r>
      <w:r>
        <w:rPr>
          <w:rFonts w:ascii="Arial" w:hAnsi="Arial" w:cs="Arial"/>
        </w:rPr>
        <w:t xml:space="preserve">before </w:t>
      </w:r>
      <w:r w:rsidR="005C76E3">
        <w:rPr>
          <w:rFonts w:ascii="Arial" w:hAnsi="Arial" w:cs="Arial"/>
        </w:rPr>
        <w:t>measuring</w:t>
      </w:r>
      <w:r>
        <w:rPr>
          <w:rFonts w:ascii="Arial" w:hAnsi="Arial" w:cs="Arial"/>
        </w:rPr>
        <w:t xml:space="preserve"> </w:t>
      </w:r>
      <w:r w:rsidR="005C76E3">
        <w:rPr>
          <w:rFonts w:ascii="Arial" w:hAnsi="Arial" w:cs="Arial"/>
        </w:rPr>
        <w:t xml:space="preserve">the </w:t>
      </w:r>
      <w:r>
        <w:rPr>
          <w:rFonts w:ascii="Arial" w:hAnsi="Arial" w:cs="Arial"/>
        </w:rPr>
        <w:t xml:space="preserve">thermal traits. Therefore, its thermal traits were not measured. Another MBL made up by the only two </w:t>
      </w:r>
      <w:r w:rsidRPr="00CE575D">
        <w:rPr>
          <w:rFonts w:ascii="Arial" w:hAnsi="Arial" w:cs="Arial"/>
          <w:i/>
          <w:iCs/>
        </w:rPr>
        <w:t xml:space="preserve">D. </w:t>
      </w:r>
      <w:proofErr w:type="spellStart"/>
      <w:r w:rsidRPr="00CE575D">
        <w:rPr>
          <w:rFonts w:ascii="Arial" w:hAnsi="Arial" w:cs="Arial"/>
          <w:i/>
          <w:iCs/>
        </w:rPr>
        <w:t>pseudotakihashii</w:t>
      </w:r>
      <w:proofErr w:type="spellEnd"/>
      <w:r>
        <w:rPr>
          <w:rFonts w:ascii="Arial" w:hAnsi="Arial" w:cs="Arial"/>
        </w:rPr>
        <w:t xml:space="preserve"> </w:t>
      </w:r>
      <w:proofErr w:type="spellStart"/>
      <w:r>
        <w:rPr>
          <w:rFonts w:ascii="Arial" w:hAnsi="Arial" w:cs="Arial"/>
        </w:rPr>
        <w:t>isofemale</w:t>
      </w:r>
      <w:proofErr w:type="spellEnd"/>
      <w:r>
        <w:rPr>
          <w:rFonts w:ascii="Arial" w:hAnsi="Arial" w:cs="Arial"/>
        </w:rPr>
        <w:t xml:space="preserve"> lines was constructed and used in </w:t>
      </w:r>
      <w:r w:rsidR="001F08FD">
        <w:rPr>
          <w:rFonts w:ascii="Arial" w:hAnsi="Arial" w:cs="Arial"/>
        </w:rPr>
        <w:t xml:space="preserve">the </w:t>
      </w:r>
      <w:r>
        <w:rPr>
          <w:rFonts w:ascii="Arial" w:hAnsi="Arial" w:cs="Arial"/>
        </w:rPr>
        <w:t xml:space="preserve">competition </w:t>
      </w:r>
      <w:r w:rsidR="0081673A">
        <w:rPr>
          <w:rFonts w:ascii="Arial" w:hAnsi="Arial" w:cs="Arial"/>
        </w:rPr>
        <w:t>experiment</w:t>
      </w:r>
      <w:r>
        <w:rPr>
          <w:rFonts w:ascii="Arial" w:hAnsi="Arial" w:cs="Arial"/>
        </w:rPr>
        <w:t xml:space="preserve">. </w:t>
      </w:r>
      <w:r w:rsidR="00C64D3E" w:rsidRPr="00CE575D">
        <w:rPr>
          <w:rFonts w:ascii="Arial" w:hAnsi="Arial" w:cs="Arial"/>
          <w:i/>
          <w:iCs/>
        </w:rPr>
        <w:t>Drosophila</w:t>
      </w:r>
      <w:r w:rsidR="00C64D3E">
        <w:rPr>
          <w:rFonts w:ascii="Arial" w:hAnsi="Arial" w:cs="Arial"/>
        </w:rPr>
        <w:t xml:space="preserve"> </w:t>
      </w:r>
      <w:r w:rsidRPr="00434D6D">
        <w:rPr>
          <w:rFonts w:ascii="Arial" w:hAnsi="Arial" w:cs="Arial"/>
          <w:i/>
          <w:iCs/>
        </w:rPr>
        <w:t>melanogaster</w:t>
      </w:r>
      <w:r w:rsidRPr="00434D6D">
        <w:rPr>
          <w:rFonts w:ascii="Arial" w:hAnsi="Arial" w:cs="Arial"/>
        </w:rPr>
        <w:t xml:space="preserve"> does not occur naturally at the study sites.</w:t>
      </w:r>
      <w:r w:rsidR="004223C5">
        <w:rPr>
          <w:rFonts w:ascii="Arial" w:hAnsi="Arial" w:cs="Arial"/>
        </w:rPr>
        <w:t xml:space="preserve"> </w:t>
      </w:r>
      <w:r w:rsidR="00C64D3E">
        <w:rPr>
          <w:rFonts w:ascii="Arial" w:hAnsi="Arial" w:cs="Arial"/>
        </w:rPr>
        <w:t xml:space="preserve">A </w:t>
      </w:r>
      <w:r w:rsidR="00F203EE">
        <w:rPr>
          <w:rFonts w:ascii="Arial" w:hAnsi="Arial" w:cs="Arial"/>
        </w:rPr>
        <w:t>laboratory</w:t>
      </w:r>
      <w:r w:rsidRPr="00434D6D">
        <w:rPr>
          <w:rFonts w:ascii="Arial" w:hAnsi="Arial" w:cs="Arial"/>
        </w:rPr>
        <w:t xml:space="preserve"> strain (wild type, </w:t>
      </w:r>
      <w:r w:rsidRPr="00434D6D">
        <w:rPr>
          <w:rFonts w:ascii="Arial" w:hAnsi="Arial" w:cs="Arial"/>
          <w:i/>
          <w:iCs/>
        </w:rPr>
        <w:t>Dah</w:t>
      </w:r>
      <w:r w:rsidRPr="00434D6D">
        <w:rPr>
          <w:rFonts w:ascii="Arial" w:hAnsi="Arial" w:cs="Arial"/>
        </w:rPr>
        <w:t xml:space="preserve"> strain) was measured for thermal performance together with the focal species as a benchmark for future comparisons.</w:t>
      </w:r>
    </w:p>
    <w:p w14:paraId="7344CF66" w14:textId="77777777" w:rsidR="00045B7F" w:rsidRPr="007F05C5" w:rsidRDefault="00045B7F" w:rsidP="007C1BC4">
      <w:pPr>
        <w:ind w:firstLine="360"/>
        <w:rPr>
          <w:rFonts w:ascii="Arial" w:hAnsi="Arial" w:cs="Arial"/>
          <w:lang w:val="en-US"/>
        </w:rPr>
      </w:pPr>
    </w:p>
    <w:p w14:paraId="676D0B93" w14:textId="280806A8" w:rsidR="00F837DE" w:rsidRPr="007F05C5" w:rsidRDefault="00F837DE" w:rsidP="007C1BC4">
      <w:pPr>
        <w:pStyle w:val="ListParagraph"/>
        <w:numPr>
          <w:ilvl w:val="0"/>
          <w:numId w:val="2"/>
        </w:numPr>
        <w:rPr>
          <w:rFonts w:ascii="Arial" w:hAnsi="Arial" w:cs="Arial"/>
          <w:lang w:val="en-US"/>
        </w:rPr>
      </w:pPr>
      <w:r w:rsidRPr="007F05C5">
        <w:rPr>
          <w:rFonts w:ascii="Arial" w:hAnsi="Arial" w:cs="Arial"/>
          <w:lang w:val="en-US"/>
        </w:rPr>
        <w:t>Field</w:t>
      </w:r>
      <w:r w:rsidR="00343F57" w:rsidRPr="007F05C5">
        <w:rPr>
          <w:rFonts w:ascii="Arial" w:hAnsi="Arial" w:cs="Arial"/>
          <w:lang w:val="en-US"/>
        </w:rPr>
        <w:t xml:space="preserve"> distribution</w:t>
      </w:r>
      <w:ins w:id="129" w:author="Benjamin Van Doren" w:date="2021-11-29T17:19:00Z">
        <w:r w:rsidR="00BD2DBB">
          <w:rPr>
            <w:rFonts w:ascii="Arial" w:hAnsi="Arial" w:cs="Arial"/>
            <w:lang w:val="en-US"/>
          </w:rPr>
          <w:t>s</w:t>
        </w:r>
      </w:ins>
    </w:p>
    <w:p w14:paraId="7B37A859" w14:textId="5CFEA798" w:rsidR="00343F57" w:rsidRDefault="0059511F" w:rsidP="007C1BC4">
      <w:pPr>
        <w:ind w:firstLine="360"/>
        <w:rPr>
          <w:rFonts w:ascii="Arial" w:eastAsia="Calibri" w:hAnsi="Arial" w:cs="Arial"/>
        </w:rPr>
      </w:pPr>
      <w:r>
        <w:rPr>
          <w:rFonts w:ascii="Arial" w:hAnsi="Arial" w:cs="Arial"/>
          <w:i/>
          <w:iCs/>
        </w:rPr>
        <w:t xml:space="preserve">Field survey. </w:t>
      </w:r>
      <w:r w:rsidR="00302A7A" w:rsidRPr="007F05C5">
        <w:rPr>
          <w:rFonts w:ascii="Arial" w:hAnsi="Arial" w:cs="Arial"/>
          <w:i/>
          <w:iCs/>
        </w:rPr>
        <w:t>Drosophila</w:t>
      </w:r>
      <w:r w:rsidR="00302A7A" w:rsidRPr="007F05C5">
        <w:rPr>
          <w:rFonts w:ascii="Arial" w:hAnsi="Arial" w:cs="Arial"/>
        </w:rPr>
        <w:t xml:space="preserve"> </w:t>
      </w:r>
      <w:r w:rsidR="00343F57" w:rsidRPr="007F05C5">
        <w:rPr>
          <w:rFonts w:ascii="Arial" w:hAnsi="Arial" w:cs="Arial"/>
        </w:rPr>
        <w:t xml:space="preserve">pupae </w:t>
      </w:r>
      <w:r w:rsidR="00302A7A" w:rsidRPr="007F05C5">
        <w:rPr>
          <w:rFonts w:ascii="Arial" w:hAnsi="Arial" w:cs="Arial"/>
        </w:rPr>
        <w:t>were sampled using bottle traps baited with fermented banana</w:t>
      </w:r>
      <w:r w:rsidR="00F95569" w:rsidRPr="007F05C5">
        <w:rPr>
          <w:rFonts w:ascii="Arial" w:hAnsi="Arial" w:cs="Arial"/>
        </w:rPr>
        <w:t xml:space="preserve"> </w:t>
      </w:r>
      <w:r w:rsidR="00C07A21" w:rsidRPr="007F05C5">
        <w:rPr>
          <w:rFonts w:ascii="Arial" w:hAnsi="Arial" w:cs="Arial"/>
        </w:rPr>
        <w:t>from</w:t>
      </w:r>
      <w:r w:rsidR="00F95569" w:rsidRPr="007F05C5">
        <w:rPr>
          <w:rFonts w:ascii="Arial" w:hAnsi="Arial" w:cs="Arial"/>
        </w:rPr>
        <w:t xml:space="preserve"> 11</w:t>
      </w:r>
      <w:r w:rsidR="00F95569" w:rsidRPr="007F05C5">
        <w:rPr>
          <w:rFonts w:ascii="Arial" w:hAnsi="Arial" w:cs="Arial"/>
          <w:vertAlign w:val="superscript"/>
        </w:rPr>
        <w:t>th</w:t>
      </w:r>
      <w:r w:rsidR="00F95569" w:rsidRPr="007F05C5">
        <w:rPr>
          <w:rFonts w:ascii="Arial" w:hAnsi="Arial" w:cs="Arial"/>
        </w:rPr>
        <w:t xml:space="preserve"> March – 12</w:t>
      </w:r>
      <w:r w:rsidR="00F95569" w:rsidRPr="007F05C5">
        <w:rPr>
          <w:rFonts w:ascii="Arial" w:hAnsi="Arial" w:cs="Arial"/>
          <w:vertAlign w:val="superscript"/>
        </w:rPr>
        <w:t>th</w:t>
      </w:r>
      <w:r w:rsidR="00F95569" w:rsidRPr="007F05C5">
        <w:rPr>
          <w:rFonts w:ascii="Arial" w:hAnsi="Arial" w:cs="Arial"/>
        </w:rPr>
        <w:t xml:space="preserve"> April 2016</w:t>
      </w:r>
      <w:r w:rsidR="00C64D3E">
        <w:rPr>
          <w:rFonts w:ascii="Arial" w:hAnsi="Arial" w:cs="Arial"/>
        </w:rPr>
        <w:t xml:space="preserve"> (</w:t>
      </w:r>
      <w:r w:rsidR="00B52035" w:rsidRPr="007F05C5">
        <w:rPr>
          <w:rFonts w:ascii="Arial" w:hAnsi="Arial" w:cs="Arial"/>
        </w:rPr>
        <w:fldChar w:fldCharType="begin" w:fldLock="1"/>
      </w:r>
      <w:r w:rsidR="00E13FED" w:rsidRPr="007F05C5">
        <w:rPr>
          <w:rFonts w:ascii="Arial" w:hAnsi="Arial" w:cs="Arial"/>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2020)","manualFormatting":"Jeffs et al. 2020","plainTextFormattedCitation":"(Jeffs et al. 2020)","previouslyFormattedCitation":"(Jeffs et al. 2020)"},"properties":{"noteIndex":0},"schema":"https://github.com/citation-style-language/schema/raw/master/csl-citation.json"}</w:instrText>
      </w:r>
      <w:r w:rsidR="00B52035" w:rsidRPr="007F05C5">
        <w:rPr>
          <w:rFonts w:ascii="Arial" w:hAnsi="Arial" w:cs="Arial"/>
        </w:rPr>
        <w:fldChar w:fldCharType="separate"/>
      </w:r>
      <w:r w:rsidR="00B52035" w:rsidRPr="007F05C5">
        <w:rPr>
          <w:rFonts w:ascii="Arial" w:hAnsi="Arial" w:cs="Arial"/>
          <w:noProof/>
        </w:rPr>
        <w:t>Jeffs et al. 2020</w:t>
      </w:r>
      <w:r w:rsidR="00B52035" w:rsidRPr="007F05C5">
        <w:rPr>
          <w:rFonts w:ascii="Arial" w:hAnsi="Arial" w:cs="Arial"/>
        </w:rPr>
        <w:fldChar w:fldCharType="end"/>
      </w:r>
      <w:r w:rsidR="00C64D3E">
        <w:rPr>
          <w:rFonts w:ascii="Arial" w:hAnsi="Arial" w:cs="Arial"/>
        </w:rPr>
        <w:t>)</w:t>
      </w:r>
      <w:r w:rsidR="00B52035" w:rsidRPr="007F05C5">
        <w:rPr>
          <w:rFonts w:ascii="Arial" w:hAnsi="Arial" w:cs="Arial"/>
        </w:rPr>
        <w:t>.</w:t>
      </w:r>
      <w:r w:rsidR="00C52B1B" w:rsidRPr="007F05C5">
        <w:rPr>
          <w:rFonts w:ascii="Arial" w:hAnsi="Arial" w:cs="Arial"/>
        </w:rPr>
        <w:t xml:space="preserve"> </w:t>
      </w:r>
      <w:r w:rsidR="00C23C9E" w:rsidRPr="007F05C5">
        <w:rPr>
          <w:rFonts w:ascii="Arial" w:hAnsi="Arial" w:cs="Arial"/>
        </w:rPr>
        <w:t>Relative abundance w</w:t>
      </w:r>
      <w:r w:rsidR="00C07A21" w:rsidRPr="007F05C5">
        <w:rPr>
          <w:rFonts w:ascii="Arial" w:hAnsi="Arial" w:cs="Arial"/>
        </w:rPr>
        <w:t>as</w:t>
      </w:r>
      <w:r w:rsidR="00C23C9E" w:rsidRPr="007F05C5">
        <w:rPr>
          <w:rFonts w:ascii="Arial" w:hAnsi="Arial" w:cs="Arial"/>
        </w:rPr>
        <w:t xml:space="preserve"> surveyed for three sites</w:t>
      </w:r>
      <w:r>
        <w:rPr>
          <w:rFonts w:ascii="Arial" w:hAnsi="Arial" w:cs="Arial"/>
        </w:rPr>
        <w:t xml:space="preserve"> at elevation of 70m, 350-390m, and 730-880m</w:t>
      </w:r>
      <w:r w:rsidR="00C23C9E" w:rsidRPr="007F05C5">
        <w:rPr>
          <w:rFonts w:ascii="Arial" w:hAnsi="Arial" w:cs="Arial"/>
        </w:rPr>
        <w:t xml:space="preserve"> </w:t>
      </w:r>
      <w:r>
        <w:rPr>
          <w:rFonts w:ascii="Arial" w:eastAsia="Calibri" w:hAnsi="Arial" w:cs="Arial"/>
        </w:rPr>
        <w:t>on the</w:t>
      </w:r>
      <w:r w:rsidR="00F95569" w:rsidRPr="007F05C5">
        <w:rPr>
          <w:rFonts w:ascii="Arial" w:eastAsia="Calibri" w:hAnsi="Arial" w:cs="Arial"/>
        </w:rPr>
        <w:t xml:space="preserve"> two</w:t>
      </w:r>
      <w:r w:rsidR="0018727E" w:rsidRPr="007F05C5">
        <w:rPr>
          <w:rFonts w:ascii="Arial" w:eastAsia="Calibri" w:hAnsi="Arial" w:cs="Arial"/>
        </w:rPr>
        <w:t xml:space="preserve"> mountain</w:t>
      </w:r>
      <w:r>
        <w:rPr>
          <w:rFonts w:ascii="Arial" w:eastAsia="Calibri" w:hAnsi="Arial" w:cs="Arial"/>
        </w:rPr>
        <w:t xml:space="preserve"> ranges</w:t>
      </w:r>
      <w:r w:rsidR="003B6A4E" w:rsidRPr="007F05C5">
        <w:rPr>
          <w:rFonts w:ascii="Arial" w:eastAsia="Calibri" w:hAnsi="Arial" w:cs="Arial"/>
        </w:rPr>
        <w:t>.</w:t>
      </w:r>
      <w:r w:rsidR="00F95569" w:rsidRPr="007F05C5">
        <w:rPr>
          <w:rFonts w:ascii="Arial" w:eastAsia="Calibri" w:hAnsi="Arial" w:cs="Arial"/>
        </w:rPr>
        <w:t xml:space="preserve"> </w:t>
      </w:r>
      <w:r w:rsidR="00D20FB2">
        <w:rPr>
          <w:rFonts w:ascii="Arial" w:eastAsia="Calibri" w:hAnsi="Arial" w:cs="Arial"/>
        </w:rPr>
        <w:t xml:space="preserve">In total, </w:t>
      </w:r>
      <w:r w:rsidR="00846411" w:rsidRPr="007F05C5">
        <w:rPr>
          <w:rFonts w:ascii="Arial" w:eastAsia="Calibri" w:hAnsi="Arial" w:cs="Arial"/>
        </w:rPr>
        <w:t>182 pupae were sampled at each site</w:t>
      </w:r>
      <w:r w:rsidR="00D20FB2">
        <w:rPr>
          <w:rFonts w:ascii="Arial" w:eastAsia="Calibri" w:hAnsi="Arial" w:cs="Arial"/>
        </w:rPr>
        <w:t xml:space="preserve"> and</w:t>
      </w:r>
      <w:r w:rsidR="00343F57" w:rsidRPr="007F05C5">
        <w:rPr>
          <w:rFonts w:ascii="Arial" w:eastAsia="Calibri" w:hAnsi="Arial" w:cs="Arial"/>
        </w:rPr>
        <w:t xml:space="preserve"> </w:t>
      </w:r>
      <w:r w:rsidR="00846411" w:rsidRPr="007F05C5">
        <w:rPr>
          <w:rFonts w:ascii="Arial" w:eastAsia="Calibri" w:hAnsi="Arial" w:cs="Arial"/>
        </w:rPr>
        <w:t>7</w:t>
      </w:r>
      <w:r w:rsidR="00155DA6" w:rsidRPr="007F05C5">
        <w:rPr>
          <w:rFonts w:ascii="Arial" w:eastAsia="Calibri" w:hAnsi="Arial" w:cs="Arial"/>
        </w:rPr>
        <w:t>16</w:t>
      </w:r>
      <w:r w:rsidR="00343F57" w:rsidRPr="007F05C5">
        <w:rPr>
          <w:rFonts w:ascii="Arial" w:eastAsia="Calibri" w:hAnsi="Arial" w:cs="Arial"/>
        </w:rPr>
        <w:t xml:space="preserve"> pupae were successfully identified to species by DNA metabarcoding</w:t>
      </w:r>
      <w:r w:rsidR="00130E74" w:rsidRPr="007F05C5">
        <w:rPr>
          <w:rFonts w:ascii="Arial" w:eastAsia="Calibri" w:hAnsi="Arial" w:cs="Arial"/>
        </w:rPr>
        <w:t xml:space="preserve"> </w:t>
      </w:r>
      <w:r w:rsidR="00130E74" w:rsidRPr="007F05C5">
        <w:rPr>
          <w:rFonts w:ascii="Arial" w:eastAsia="Calibri" w:hAnsi="Arial" w:cs="Arial"/>
        </w:rPr>
        <w:fldChar w:fldCharType="begin" w:fldLock="1"/>
      </w:r>
      <w:r w:rsidR="00E13FED" w:rsidRPr="007F05C5">
        <w:rPr>
          <w:rFonts w:ascii="Arial" w:eastAsia="Calibri" w:hAnsi="Arial" w:cs="Arial"/>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130E74" w:rsidRPr="007F05C5">
        <w:rPr>
          <w:rFonts w:ascii="Arial" w:eastAsia="Calibri" w:hAnsi="Arial" w:cs="Arial"/>
        </w:rPr>
        <w:fldChar w:fldCharType="separate"/>
      </w:r>
      <w:r w:rsidR="00130E74" w:rsidRPr="007F05C5">
        <w:rPr>
          <w:rFonts w:ascii="Arial" w:eastAsia="Calibri" w:hAnsi="Arial" w:cs="Arial"/>
          <w:noProof/>
        </w:rPr>
        <w:t>(Jeffs et al. 2020)</w:t>
      </w:r>
      <w:r w:rsidR="00130E74" w:rsidRPr="007F05C5">
        <w:rPr>
          <w:rFonts w:ascii="Arial" w:eastAsia="Calibri" w:hAnsi="Arial" w:cs="Arial"/>
        </w:rPr>
        <w:fldChar w:fldCharType="end"/>
      </w:r>
      <w:r w:rsidR="00130E74" w:rsidRPr="007F05C5">
        <w:rPr>
          <w:rFonts w:ascii="Arial" w:eastAsia="Calibri" w:hAnsi="Arial" w:cs="Arial"/>
        </w:rPr>
        <w:t>,</w:t>
      </w:r>
      <w:r w:rsidR="00F95569" w:rsidRPr="007F05C5">
        <w:rPr>
          <w:rFonts w:ascii="Arial" w:eastAsia="Calibri" w:hAnsi="Arial" w:cs="Arial"/>
        </w:rPr>
        <w:t xml:space="preserve"> with 86 – 13</w:t>
      </w:r>
      <w:r w:rsidR="003767C1" w:rsidRPr="007F05C5">
        <w:rPr>
          <w:rFonts w:ascii="Arial" w:eastAsia="Calibri" w:hAnsi="Arial" w:cs="Arial"/>
        </w:rPr>
        <w:t>4</w:t>
      </w:r>
      <w:r w:rsidR="00F95569" w:rsidRPr="007F05C5">
        <w:rPr>
          <w:rFonts w:ascii="Arial" w:eastAsia="Calibri" w:hAnsi="Arial" w:cs="Arial"/>
        </w:rPr>
        <w:t xml:space="preserve"> pupae </w:t>
      </w:r>
      <w:r w:rsidR="00374003" w:rsidRPr="007F05C5">
        <w:rPr>
          <w:rFonts w:ascii="Arial" w:eastAsia="Calibri" w:hAnsi="Arial" w:cs="Arial"/>
        </w:rPr>
        <w:t xml:space="preserve">at </w:t>
      </w:r>
      <w:r w:rsidR="00F95569" w:rsidRPr="007F05C5">
        <w:rPr>
          <w:rFonts w:ascii="Arial" w:eastAsia="Calibri" w:hAnsi="Arial" w:cs="Arial"/>
        </w:rPr>
        <w:t>each site.</w:t>
      </w:r>
      <w:r w:rsidR="00343F57" w:rsidRPr="007F05C5">
        <w:rPr>
          <w:rFonts w:ascii="Arial" w:eastAsia="Calibri" w:hAnsi="Arial" w:cs="Arial"/>
        </w:rPr>
        <w:t xml:space="preserve"> </w:t>
      </w:r>
      <w:r w:rsidR="00D20FB2" w:rsidRPr="00CE575D">
        <w:rPr>
          <w:rFonts w:ascii="Arial" w:hAnsi="Arial" w:cs="Arial"/>
          <w:i/>
          <w:iCs/>
        </w:rPr>
        <w:t>Drosophila</w:t>
      </w:r>
      <w:r w:rsidR="004C1022" w:rsidRPr="007F05C5">
        <w:rPr>
          <w:rFonts w:ascii="Arial" w:eastAsia="Calibri" w:hAnsi="Arial" w:cs="Arial"/>
          <w:i/>
          <w:iCs/>
        </w:rPr>
        <w:t xml:space="preserve"> serr</w:t>
      </w:r>
      <w:r w:rsidR="00C837DC" w:rsidRPr="007F05C5">
        <w:rPr>
          <w:rFonts w:ascii="Arial" w:eastAsia="Calibri" w:hAnsi="Arial" w:cs="Arial"/>
          <w:i/>
          <w:iCs/>
        </w:rPr>
        <w:t>a</w:t>
      </w:r>
      <w:r w:rsidR="004C1022" w:rsidRPr="007F05C5">
        <w:rPr>
          <w:rFonts w:ascii="Arial" w:eastAsia="Calibri" w:hAnsi="Arial" w:cs="Arial"/>
          <w:i/>
          <w:iCs/>
        </w:rPr>
        <w:t>ta</w:t>
      </w:r>
      <w:r w:rsidR="00C837DC" w:rsidRPr="007F05C5">
        <w:rPr>
          <w:rFonts w:ascii="Arial" w:eastAsia="Calibri" w:hAnsi="Arial" w:cs="Arial"/>
        </w:rPr>
        <w:t xml:space="preserve"> (</w:t>
      </w:r>
      <w:r w:rsidR="00443DB9" w:rsidRPr="007F05C5">
        <w:rPr>
          <w:rFonts w:ascii="Arial" w:eastAsia="Calibri" w:hAnsi="Arial" w:cs="Arial"/>
        </w:rPr>
        <w:t>1</w:t>
      </w:r>
      <w:r w:rsidR="00367968" w:rsidRPr="007F05C5">
        <w:rPr>
          <w:rFonts w:ascii="Arial" w:eastAsia="Calibri" w:hAnsi="Arial" w:cs="Arial"/>
        </w:rPr>
        <w:t xml:space="preserve"> </w:t>
      </w:r>
      <w:r w:rsidR="007E3B0A" w:rsidRPr="007F05C5">
        <w:rPr>
          <w:rFonts w:ascii="Arial" w:eastAsia="Calibri" w:hAnsi="Arial" w:cs="Arial"/>
        </w:rPr>
        <w:t>individual</w:t>
      </w:r>
      <w:r w:rsidR="00C837DC" w:rsidRPr="007F05C5">
        <w:rPr>
          <w:rFonts w:ascii="Arial" w:eastAsia="Calibri" w:hAnsi="Arial" w:cs="Arial"/>
        </w:rPr>
        <w:t xml:space="preserve">) and </w:t>
      </w:r>
      <w:r w:rsidR="00C837DC" w:rsidRPr="007F05C5">
        <w:rPr>
          <w:rFonts w:ascii="Arial" w:eastAsia="Calibri" w:hAnsi="Arial" w:cs="Arial"/>
          <w:i/>
          <w:iCs/>
        </w:rPr>
        <w:t xml:space="preserve">D. </w:t>
      </w:r>
      <w:proofErr w:type="spellStart"/>
      <w:r w:rsidR="00C837DC" w:rsidRPr="007F05C5">
        <w:rPr>
          <w:rFonts w:ascii="Arial" w:eastAsia="Calibri" w:hAnsi="Arial" w:cs="Arial"/>
          <w:i/>
          <w:iCs/>
        </w:rPr>
        <w:t>immigrans</w:t>
      </w:r>
      <w:proofErr w:type="spellEnd"/>
      <w:r w:rsidR="00443DB9" w:rsidRPr="007F05C5">
        <w:rPr>
          <w:rFonts w:ascii="Arial" w:eastAsia="Calibri" w:hAnsi="Arial" w:cs="Arial"/>
        </w:rPr>
        <w:t xml:space="preserve"> (</w:t>
      </w:r>
      <w:r w:rsidR="00155DA6" w:rsidRPr="007F05C5">
        <w:rPr>
          <w:rFonts w:ascii="Arial" w:eastAsia="Calibri" w:hAnsi="Arial" w:cs="Arial"/>
        </w:rPr>
        <w:t>4</w:t>
      </w:r>
      <w:r w:rsidR="00367968" w:rsidRPr="007F05C5">
        <w:rPr>
          <w:rFonts w:ascii="Arial" w:eastAsia="Calibri" w:hAnsi="Arial" w:cs="Arial"/>
        </w:rPr>
        <w:t xml:space="preserve"> </w:t>
      </w:r>
      <w:r w:rsidR="007E3B0A" w:rsidRPr="007F05C5">
        <w:rPr>
          <w:rFonts w:ascii="Arial" w:eastAsia="Calibri" w:hAnsi="Arial" w:cs="Arial"/>
        </w:rPr>
        <w:t>individuals</w:t>
      </w:r>
      <w:r w:rsidR="00443DB9" w:rsidRPr="007F05C5">
        <w:rPr>
          <w:rFonts w:ascii="Arial" w:eastAsia="Calibri" w:hAnsi="Arial" w:cs="Arial"/>
        </w:rPr>
        <w:t>)</w:t>
      </w:r>
      <w:r w:rsidR="00C837DC" w:rsidRPr="007F05C5">
        <w:rPr>
          <w:rFonts w:ascii="Arial" w:eastAsia="Calibri" w:hAnsi="Arial" w:cs="Arial"/>
        </w:rPr>
        <w:t xml:space="preserve"> were excluded from the distribution analysis due to</w:t>
      </w:r>
      <w:r w:rsidR="00443DB9" w:rsidRPr="007F05C5">
        <w:rPr>
          <w:rFonts w:ascii="Arial" w:eastAsia="Calibri" w:hAnsi="Arial" w:cs="Arial"/>
        </w:rPr>
        <w:t xml:space="preserve"> </w:t>
      </w:r>
      <w:r w:rsidR="00374003" w:rsidRPr="007F05C5">
        <w:rPr>
          <w:rFonts w:ascii="Arial" w:eastAsia="Calibri" w:hAnsi="Arial" w:cs="Arial"/>
        </w:rPr>
        <w:t xml:space="preserve">infrequent </w:t>
      </w:r>
      <w:r w:rsidR="00C837DC" w:rsidRPr="007F05C5">
        <w:rPr>
          <w:rFonts w:ascii="Arial" w:eastAsia="Calibri" w:hAnsi="Arial" w:cs="Arial"/>
        </w:rPr>
        <w:t>occu</w:t>
      </w:r>
      <w:r w:rsidR="00E004FF" w:rsidRPr="007F05C5">
        <w:rPr>
          <w:rFonts w:ascii="Arial" w:eastAsia="Calibri" w:hAnsi="Arial" w:cs="Arial"/>
        </w:rPr>
        <w:t>r</w:t>
      </w:r>
      <w:r w:rsidR="00C837DC" w:rsidRPr="007F05C5">
        <w:rPr>
          <w:rFonts w:ascii="Arial" w:eastAsia="Calibri" w:hAnsi="Arial" w:cs="Arial"/>
        </w:rPr>
        <w:t>r</w:t>
      </w:r>
      <w:r w:rsidR="00E004FF" w:rsidRPr="007F05C5">
        <w:rPr>
          <w:rFonts w:ascii="Arial" w:eastAsia="Calibri" w:hAnsi="Arial" w:cs="Arial"/>
        </w:rPr>
        <w:t>e</w:t>
      </w:r>
      <w:r w:rsidR="00C837DC" w:rsidRPr="007F05C5">
        <w:rPr>
          <w:rFonts w:ascii="Arial" w:eastAsia="Calibri" w:hAnsi="Arial" w:cs="Arial"/>
        </w:rPr>
        <w:t>nce.</w:t>
      </w:r>
    </w:p>
    <w:p w14:paraId="338798EC" w14:textId="11D66C0E" w:rsidR="00D24E71" w:rsidRDefault="0059511F" w:rsidP="007C1BC4">
      <w:pPr>
        <w:ind w:firstLine="360"/>
        <w:rPr>
          <w:rFonts w:ascii="Arial" w:hAnsi="Arial" w:cs="Arial"/>
          <w:lang w:val="en-US"/>
        </w:rPr>
      </w:pPr>
      <w:r w:rsidRPr="007F05C5">
        <w:rPr>
          <w:rFonts w:ascii="Arial" w:hAnsi="Arial" w:cs="Arial"/>
          <w:i/>
          <w:iCs/>
          <w:lang w:val="en-US"/>
        </w:rPr>
        <w:t>Distribution</w:t>
      </w:r>
      <w:r>
        <w:rPr>
          <w:rFonts w:ascii="Arial" w:hAnsi="Arial" w:cs="Arial"/>
          <w:i/>
          <w:iCs/>
          <w:lang w:val="en-US"/>
        </w:rPr>
        <w:t xml:space="preserve"> analysis</w:t>
      </w:r>
      <w:r w:rsidRPr="007F05C5">
        <w:rPr>
          <w:rFonts w:ascii="Arial" w:hAnsi="Arial" w:cs="Arial"/>
          <w:lang w:val="en-US"/>
        </w:rPr>
        <w:t xml:space="preserve">. To calculate the abundance-weighted </w:t>
      </w:r>
      <w:r w:rsidR="001F08FD">
        <w:rPr>
          <w:rFonts w:ascii="Arial" w:hAnsi="Arial" w:cs="Arial"/>
          <w:lang w:val="en-US"/>
        </w:rPr>
        <w:t>mean</w:t>
      </w:r>
      <w:r w:rsidRPr="007F05C5">
        <w:rPr>
          <w:rFonts w:ascii="Arial" w:hAnsi="Arial" w:cs="Arial"/>
          <w:lang w:val="en-US"/>
        </w:rPr>
        <w:t xml:space="preserve"> </w:t>
      </w:r>
      <w:r>
        <w:rPr>
          <w:rFonts w:ascii="Arial" w:hAnsi="Arial" w:cs="Arial"/>
          <w:lang w:val="en-US"/>
        </w:rPr>
        <w:t>elevation</w:t>
      </w:r>
      <w:r w:rsidRPr="007F05C5">
        <w:rPr>
          <w:rFonts w:ascii="Arial" w:hAnsi="Arial" w:cs="Arial"/>
          <w:lang w:val="en-US"/>
        </w:rPr>
        <w:t xml:space="preserve"> (</w:t>
      </w:r>
      <w:proofErr w:type="spellStart"/>
      <w:r w:rsidRPr="007F05C5">
        <w:rPr>
          <w:rFonts w:ascii="Arial" w:hAnsi="Arial" w:cs="Arial"/>
          <w:lang w:val="en-US"/>
        </w:rPr>
        <w:t>hIndex</w:t>
      </w:r>
      <w:proofErr w:type="spellEnd"/>
      <w:r w:rsidRPr="007F05C5">
        <w:rPr>
          <w:rFonts w:ascii="Arial" w:hAnsi="Arial" w:cs="Arial"/>
          <w:lang w:val="en-US"/>
        </w:rPr>
        <w:t xml:space="preserve">) of </w:t>
      </w:r>
      <w:ins w:id="130" w:author="Benjamin Van Doren" w:date="2021-11-29T17:20:00Z">
        <w:r w:rsidR="00BD2DBB">
          <w:rPr>
            <w:rFonts w:ascii="Arial" w:hAnsi="Arial" w:cs="Arial"/>
            <w:lang w:val="en-US"/>
          </w:rPr>
          <w:t xml:space="preserve">each species’ </w:t>
        </w:r>
      </w:ins>
      <w:r w:rsidRPr="007F05C5">
        <w:rPr>
          <w:rFonts w:ascii="Arial" w:hAnsi="Arial" w:cs="Arial"/>
          <w:lang w:val="en-US"/>
        </w:rPr>
        <w:t>distribution, the location of each sample was assigned</w:t>
      </w:r>
      <w:r>
        <w:rPr>
          <w:rFonts w:ascii="Arial" w:hAnsi="Arial" w:cs="Arial"/>
          <w:lang w:val="en-US"/>
        </w:rPr>
        <w:t xml:space="preserve"> values of</w:t>
      </w:r>
      <w:r w:rsidRPr="007F05C5">
        <w:rPr>
          <w:rFonts w:ascii="Arial" w:hAnsi="Arial" w:cs="Arial"/>
          <w:lang w:val="en-US"/>
        </w:rPr>
        <w:t xml:space="preserve"> 0, 0.5, and 1 if it was collected at low-, middle- and high-</w:t>
      </w:r>
      <w:r>
        <w:rPr>
          <w:rFonts w:ascii="Arial" w:hAnsi="Arial" w:cs="Arial"/>
          <w:lang w:val="en-US"/>
        </w:rPr>
        <w:t>elevation</w:t>
      </w:r>
      <w:r w:rsidRPr="007F05C5">
        <w:rPr>
          <w:rFonts w:ascii="Arial" w:hAnsi="Arial" w:cs="Arial"/>
          <w:lang w:val="en-US"/>
        </w:rPr>
        <w:t xml:space="preserve"> sites</w:t>
      </w:r>
      <w:r>
        <w:rPr>
          <w:rFonts w:ascii="Arial" w:hAnsi="Arial" w:cs="Arial"/>
          <w:lang w:val="en-US"/>
        </w:rPr>
        <w:t>, respectively</w:t>
      </w:r>
      <w:r w:rsidRPr="007F05C5">
        <w:rPr>
          <w:rFonts w:ascii="Arial" w:hAnsi="Arial" w:cs="Arial"/>
          <w:lang w:val="en-US"/>
        </w:rPr>
        <w:t xml:space="preserve">. In addition, intra-specific abundance patterns were assessed by logistic regression of </w:t>
      </w:r>
      <w:r w:rsidR="001F08FD">
        <w:rPr>
          <w:rFonts w:ascii="Arial" w:hAnsi="Arial" w:cs="Arial"/>
          <w:lang w:val="en-US"/>
        </w:rPr>
        <w:t>occurrence</w:t>
      </w:r>
      <w:r w:rsidRPr="007F05C5">
        <w:rPr>
          <w:rFonts w:ascii="Arial" w:hAnsi="Arial" w:cs="Arial"/>
          <w:lang w:val="en-US"/>
        </w:rPr>
        <w:t xml:space="preserve"> with </w:t>
      </w:r>
      <w:r>
        <w:rPr>
          <w:rFonts w:ascii="Arial" w:hAnsi="Arial" w:cs="Arial"/>
          <w:lang w:val="en-US"/>
        </w:rPr>
        <w:t>elevation</w:t>
      </w:r>
      <w:r w:rsidRPr="007F05C5">
        <w:rPr>
          <w:rFonts w:ascii="Arial" w:hAnsi="Arial" w:cs="Arial"/>
          <w:lang w:val="en-US"/>
        </w:rPr>
        <w:t>. For each species, pupal identity was labeled as 1 if the pupa was identified as the focal species and 0 if it was identified as any other species. The</w:t>
      </w:r>
      <w:r w:rsidR="00D24E71">
        <w:rPr>
          <w:rFonts w:ascii="Arial" w:hAnsi="Arial" w:cs="Arial"/>
          <w:lang w:val="en-US"/>
        </w:rPr>
        <w:t xml:space="preserve">ir occurrences </w:t>
      </w:r>
      <w:r w:rsidRPr="007F05C5">
        <w:rPr>
          <w:rFonts w:ascii="Arial" w:hAnsi="Arial" w:cs="Arial"/>
          <w:lang w:val="en-US"/>
        </w:rPr>
        <w:t>w</w:t>
      </w:r>
      <w:r w:rsidR="00D24E71">
        <w:rPr>
          <w:rFonts w:ascii="Arial" w:hAnsi="Arial" w:cs="Arial"/>
          <w:lang w:val="en-US"/>
        </w:rPr>
        <w:t>ere</w:t>
      </w:r>
      <w:r w:rsidRPr="007F05C5">
        <w:rPr>
          <w:rFonts w:ascii="Arial" w:hAnsi="Arial" w:cs="Arial"/>
          <w:lang w:val="en-US"/>
        </w:rPr>
        <w:t xml:space="preserve"> fitted against </w:t>
      </w:r>
      <w:r>
        <w:rPr>
          <w:rFonts w:ascii="Arial" w:hAnsi="Arial" w:cs="Arial"/>
          <w:lang w:val="en-US"/>
        </w:rPr>
        <w:t>elevation</w:t>
      </w:r>
      <w:r w:rsidRPr="007F05C5">
        <w:rPr>
          <w:rFonts w:ascii="Arial" w:hAnsi="Arial" w:cs="Arial"/>
          <w:lang w:val="en-US"/>
        </w:rPr>
        <w:t xml:space="preserve"> as </w:t>
      </w:r>
      <w:r>
        <w:rPr>
          <w:rFonts w:ascii="Arial" w:hAnsi="Arial" w:cs="Arial"/>
          <w:lang w:val="en-US"/>
        </w:rPr>
        <w:t>a</w:t>
      </w:r>
      <w:r w:rsidRPr="007F05C5">
        <w:rPr>
          <w:rFonts w:ascii="Arial" w:hAnsi="Arial" w:cs="Arial"/>
          <w:lang w:val="en-US"/>
        </w:rPr>
        <w:t xml:space="preserve"> fixed effect and the transect as </w:t>
      </w:r>
      <w:r>
        <w:rPr>
          <w:rFonts w:ascii="Arial" w:hAnsi="Arial" w:cs="Arial"/>
          <w:lang w:val="en-US"/>
        </w:rPr>
        <w:t>a</w:t>
      </w:r>
      <w:r w:rsidRPr="007F05C5">
        <w:rPr>
          <w:rFonts w:ascii="Arial" w:hAnsi="Arial" w:cs="Arial"/>
          <w:lang w:val="en-US"/>
        </w:rPr>
        <w:t xml:space="preserve"> random effect in </w:t>
      </w:r>
      <w:r>
        <w:rPr>
          <w:rFonts w:ascii="Arial" w:hAnsi="Arial" w:cs="Arial"/>
          <w:lang w:val="en-US"/>
        </w:rPr>
        <w:t xml:space="preserve">a </w:t>
      </w:r>
      <w:r w:rsidRPr="007F05C5">
        <w:rPr>
          <w:rFonts w:ascii="Arial" w:hAnsi="Arial" w:cs="Arial"/>
          <w:lang w:val="en-US"/>
        </w:rPr>
        <w:t xml:space="preserve">generalized linear mix-effect model (varying intercept, varying slope) using the </w:t>
      </w:r>
      <w:proofErr w:type="spellStart"/>
      <w:r w:rsidRPr="007F05C5">
        <w:rPr>
          <w:rFonts w:ascii="Arial" w:hAnsi="Arial" w:cs="Arial"/>
          <w:i/>
          <w:iCs/>
          <w:lang w:val="en-US"/>
        </w:rPr>
        <w:t>lmer</w:t>
      </w:r>
      <w:proofErr w:type="spellEnd"/>
      <w:r w:rsidRPr="007F05C5">
        <w:rPr>
          <w:rFonts w:ascii="Arial" w:hAnsi="Arial" w:cs="Arial"/>
          <w:i/>
          <w:iCs/>
          <w:lang w:val="en-US"/>
        </w:rPr>
        <w:t xml:space="preserve"> </w:t>
      </w:r>
      <w:r w:rsidRPr="007F05C5">
        <w:rPr>
          <w:rFonts w:ascii="Arial" w:hAnsi="Arial" w:cs="Arial"/>
          <w:lang w:val="en-US"/>
        </w:rPr>
        <w:t>package</w:t>
      </w:r>
      <w:r w:rsidR="009615E1">
        <w:rPr>
          <w:rFonts w:ascii="Arial" w:hAnsi="Arial" w:cs="Arial"/>
          <w:lang w:val="en-US"/>
        </w:rPr>
        <w:t xml:space="preserve"> (</w:t>
      </w:r>
      <w:ins w:id="131" w:author="Benjamin Van Doren" w:date="2021-11-29T17:20:00Z">
        <w:r w:rsidR="00C416CB">
          <w:rPr>
            <w:rFonts w:ascii="Arial" w:hAnsi="Arial" w:cs="Arial"/>
            <w:lang w:val="en-US"/>
          </w:rPr>
          <w:t>e</w:t>
        </w:r>
      </w:ins>
      <w:del w:id="132" w:author="Benjamin Van Doren" w:date="2021-11-29T17:20:00Z">
        <w:r w:rsidR="009615E1" w:rsidDel="00C416CB">
          <w:rPr>
            <w:rFonts w:ascii="Arial" w:hAnsi="Arial" w:cs="Arial"/>
            <w:lang w:val="en-US"/>
          </w:rPr>
          <w:delText>E</w:delText>
        </w:r>
      </w:del>
      <w:r w:rsidR="009615E1">
        <w:rPr>
          <w:rFonts w:ascii="Arial" w:hAnsi="Arial" w:cs="Arial"/>
          <w:lang w:val="en-US"/>
        </w:rPr>
        <w:t xml:space="preserve">xamples as shown in </w:t>
      </w:r>
      <w:del w:id="133" w:author="Benjamin Van Doren" w:date="2021-11-29T17:20:00Z">
        <w:r w:rsidR="009615E1" w:rsidDel="00C416CB">
          <w:rPr>
            <w:rFonts w:ascii="Arial" w:hAnsi="Arial" w:cs="Arial"/>
            <w:lang w:val="en-US"/>
          </w:rPr>
          <w:delText xml:space="preserve">supplementary </w:delText>
        </w:r>
      </w:del>
      <w:ins w:id="134" w:author="Benjamin Van Doren" w:date="2021-11-29T17:20:00Z">
        <w:r w:rsidR="00C416CB">
          <w:rPr>
            <w:rFonts w:ascii="Arial" w:hAnsi="Arial" w:cs="Arial"/>
            <w:lang w:val="en-US"/>
          </w:rPr>
          <w:t xml:space="preserve">Supplementary </w:t>
        </w:r>
      </w:ins>
      <w:del w:id="135" w:author="Benjamin Van Doren" w:date="2021-11-29T17:20:00Z">
        <w:r w:rsidR="009615E1" w:rsidDel="00C416CB">
          <w:rPr>
            <w:rFonts w:ascii="Arial" w:hAnsi="Arial" w:cs="Arial"/>
            <w:lang w:val="en-US"/>
          </w:rPr>
          <w:delText xml:space="preserve">figure </w:delText>
        </w:r>
      </w:del>
      <w:ins w:id="136" w:author="Benjamin Van Doren" w:date="2021-11-29T17:20:00Z">
        <w:r w:rsidR="00C416CB">
          <w:rPr>
            <w:rFonts w:ascii="Arial" w:hAnsi="Arial" w:cs="Arial"/>
            <w:lang w:val="en-US"/>
          </w:rPr>
          <w:t xml:space="preserve">Figure </w:t>
        </w:r>
      </w:ins>
      <w:r w:rsidR="009615E1">
        <w:rPr>
          <w:rFonts w:ascii="Arial" w:hAnsi="Arial" w:cs="Arial"/>
          <w:lang w:val="en-US"/>
        </w:rPr>
        <w:t>1)</w:t>
      </w:r>
      <w:r w:rsidRPr="007F05C5">
        <w:rPr>
          <w:rFonts w:ascii="Arial" w:hAnsi="Arial" w:cs="Arial"/>
          <w:lang w:val="en-US"/>
        </w:rPr>
        <w:t>.</w:t>
      </w:r>
      <w:r w:rsidR="00D24E71">
        <w:rPr>
          <w:rFonts w:ascii="Arial" w:hAnsi="Arial" w:cs="Arial"/>
          <w:lang w:val="en-US"/>
        </w:rPr>
        <w:t xml:space="preserve"> Spearman’s rank test </w:t>
      </w:r>
      <w:r w:rsidR="001F08FD">
        <w:rPr>
          <w:rFonts w:ascii="Arial" w:hAnsi="Arial" w:cs="Arial"/>
          <w:lang w:val="en-US"/>
        </w:rPr>
        <w:t>suggested</w:t>
      </w:r>
      <w:r w:rsidR="00D24E71">
        <w:rPr>
          <w:rFonts w:ascii="Arial" w:hAnsi="Arial" w:cs="Arial"/>
          <w:lang w:val="en-US"/>
        </w:rPr>
        <w:t xml:space="preserve"> these two ways of describing distribution were highly correlated</w:t>
      </w:r>
      <w:r w:rsidR="001F08FD">
        <w:rPr>
          <w:rFonts w:ascii="Arial" w:hAnsi="Arial" w:cs="Arial"/>
          <w:lang w:val="en-US"/>
        </w:rPr>
        <w:t xml:space="preserve"> (Figure 1b)</w:t>
      </w:r>
      <w:r w:rsidR="00D24E71">
        <w:rPr>
          <w:rFonts w:ascii="Arial" w:hAnsi="Arial" w:cs="Arial"/>
          <w:lang w:val="en-US"/>
        </w:rPr>
        <w:t xml:space="preserve">. </w:t>
      </w:r>
      <w:commentRangeStart w:id="137"/>
      <w:r w:rsidR="00D24E71">
        <w:rPr>
          <w:rFonts w:ascii="Arial" w:hAnsi="Arial" w:cs="Arial"/>
          <w:lang w:val="en-US"/>
        </w:rPr>
        <w:t xml:space="preserve">Thus, </w:t>
      </w:r>
      <w:proofErr w:type="spellStart"/>
      <w:r w:rsidR="00D24E71">
        <w:rPr>
          <w:rFonts w:ascii="Arial" w:hAnsi="Arial" w:cs="Arial"/>
          <w:lang w:val="en-US"/>
        </w:rPr>
        <w:t>hIndex</w:t>
      </w:r>
      <w:ins w:id="138" w:author="Benjamin Van Doren" w:date="2021-11-29T17:21:00Z">
        <w:r w:rsidR="00C416CB">
          <w:rPr>
            <w:rFonts w:ascii="Arial" w:hAnsi="Arial" w:cs="Arial"/>
            <w:lang w:val="en-US"/>
          </w:rPr>
          <w:t>e</w:t>
        </w:r>
      </w:ins>
      <w:r w:rsidR="00D24E71">
        <w:rPr>
          <w:rFonts w:ascii="Arial" w:hAnsi="Arial" w:cs="Arial"/>
          <w:lang w:val="en-US"/>
        </w:rPr>
        <w:t>s</w:t>
      </w:r>
      <w:proofErr w:type="spellEnd"/>
      <w:r w:rsidR="00D24E71">
        <w:rPr>
          <w:rFonts w:ascii="Arial" w:hAnsi="Arial" w:cs="Arial"/>
          <w:lang w:val="en-US"/>
        </w:rPr>
        <w:t xml:space="preserve"> were used to represent the distribution patterns in the following analysis, as the confidence intervals of the regression coefficients are </w:t>
      </w:r>
      <w:r w:rsidR="001F08FD">
        <w:rPr>
          <w:rFonts w:ascii="Arial" w:hAnsi="Arial" w:cs="Arial"/>
          <w:lang w:val="en-US"/>
        </w:rPr>
        <w:t xml:space="preserve">highly </w:t>
      </w:r>
      <w:r w:rsidR="00D24E71">
        <w:rPr>
          <w:rFonts w:ascii="Arial" w:hAnsi="Arial" w:cs="Arial"/>
          <w:lang w:val="en-US"/>
        </w:rPr>
        <w:t>variable due to different</w:t>
      </w:r>
      <w:r w:rsidR="001F08FD">
        <w:rPr>
          <w:rFonts w:ascii="Arial" w:hAnsi="Arial" w:cs="Arial"/>
          <w:lang w:val="en-US"/>
        </w:rPr>
        <w:t xml:space="preserve"> number</w:t>
      </w:r>
      <w:ins w:id="139" w:author="Benjamin Van Doren" w:date="2021-11-29T17:21:00Z">
        <w:r w:rsidR="00C416CB">
          <w:rPr>
            <w:rFonts w:ascii="Arial" w:hAnsi="Arial" w:cs="Arial"/>
            <w:lang w:val="en-US"/>
          </w:rPr>
          <w:t>s</w:t>
        </w:r>
      </w:ins>
      <w:r w:rsidR="001F08FD">
        <w:rPr>
          <w:rFonts w:ascii="Arial" w:hAnsi="Arial" w:cs="Arial"/>
          <w:lang w:val="en-US"/>
        </w:rPr>
        <w:t xml:space="preserve"> of</w:t>
      </w:r>
      <w:r w:rsidR="00D24E71">
        <w:rPr>
          <w:rFonts w:ascii="Arial" w:hAnsi="Arial" w:cs="Arial"/>
          <w:lang w:val="en-US"/>
        </w:rPr>
        <w:t xml:space="preserve"> present samples of each species.</w:t>
      </w:r>
      <w:commentRangeEnd w:id="137"/>
      <w:r w:rsidR="00C416CB">
        <w:rPr>
          <w:rStyle w:val="CommentReference"/>
          <w:rFonts w:asciiTheme="minorHAnsi" w:eastAsiaTheme="minorHAnsi" w:hAnsiTheme="minorHAnsi" w:cstheme="minorBidi"/>
          <w:lang w:eastAsia="en-US"/>
        </w:rPr>
        <w:commentReference w:id="137"/>
      </w:r>
    </w:p>
    <w:p w14:paraId="66874023" w14:textId="17CD6039" w:rsidR="0059511F" w:rsidRPr="007F05C5" w:rsidRDefault="0059511F" w:rsidP="001E6D01">
      <w:pPr>
        <w:ind w:firstLine="360"/>
        <w:rPr>
          <w:rFonts w:ascii="Arial" w:hAnsi="Arial" w:cs="Arial"/>
          <w:lang w:val="en-US"/>
        </w:rPr>
      </w:pPr>
      <w:commentRangeStart w:id="140"/>
      <w:r w:rsidRPr="007F05C5">
        <w:rPr>
          <w:rFonts w:ascii="Arial" w:hAnsi="Arial" w:cs="Arial"/>
          <w:lang w:val="en-US"/>
        </w:rPr>
        <w:lastRenderedPageBreak/>
        <w:t xml:space="preserve">It is important to note that the abundance patterns we focus </w:t>
      </w:r>
      <w:r>
        <w:rPr>
          <w:rFonts w:ascii="Arial" w:hAnsi="Arial" w:cs="Arial"/>
          <w:lang w:val="en-US"/>
        </w:rPr>
        <w:t xml:space="preserve">on </w:t>
      </w:r>
      <w:r w:rsidRPr="007F05C5">
        <w:rPr>
          <w:rFonts w:ascii="Arial" w:hAnsi="Arial" w:cs="Arial"/>
          <w:lang w:val="en-US"/>
        </w:rPr>
        <w:t xml:space="preserve">here is to compare the abundance of a species with itself along the </w:t>
      </w:r>
      <w:r>
        <w:rPr>
          <w:rFonts w:ascii="Arial" w:hAnsi="Arial" w:cs="Arial"/>
          <w:lang w:val="en-US"/>
        </w:rPr>
        <w:t>elevation</w:t>
      </w:r>
      <w:r w:rsidRPr="007F05C5">
        <w:rPr>
          <w:rFonts w:ascii="Arial" w:hAnsi="Arial" w:cs="Arial"/>
          <w:lang w:val="en-US"/>
        </w:rPr>
        <w:t xml:space="preserve">, rather than to compare the abundance of multiple species </w:t>
      </w:r>
      <w:proofErr w:type="gramStart"/>
      <w:r w:rsidRPr="007F05C5">
        <w:rPr>
          <w:rFonts w:ascii="Arial" w:hAnsi="Arial" w:cs="Arial"/>
          <w:lang w:val="en-US"/>
        </w:rPr>
        <w:t>in a given</w:t>
      </w:r>
      <w:proofErr w:type="gramEnd"/>
      <w:r w:rsidRPr="007F05C5">
        <w:rPr>
          <w:rFonts w:ascii="Arial" w:hAnsi="Arial" w:cs="Arial"/>
          <w:lang w:val="en-US"/>
        </w:rPr>
        <w:t xml:space="preserve"> location. </w:t>
      </w:r>
      <w:r>
        <w:rPr>
          <w:rFonts w:ascii="Arial" w:hAnsi="Arial" w:cs="Arial"/>
          <w:lang w:val="en-US"/>
        </w:rPr>
        <w:t>With</w:t>
      </w:r>
      <w:r w:rsidRPr="007F05C5">
        <w:rPr>
          <w:rFonts w:ascii="Arial" w:hAnsi="Arial" w:cs="Arial"/>
          <w:lang w:val="en-US"/>
        </w:rPr>
        <w:t xml:space="preserve"> this definition, an upland-biased species may have </w:t>
      </w:r>
      <w:r>
        <w:rPr>
          <w:rFonts w:ascii="Arial" w:hAnsi="Arial" w:cs="Arial"/>
          <w:lang w:val="en-US"/>
        </w:rPr>
        <w:t xml:space="preserve">a </w:t>
      </w:r>
      <w:r w:rsidRPr="007F05C5">
        <w:rPr>
          <w:rFonts w:ascii="Arial" w:hAnsi="Arial" w:cs="Arial"/>
          <w:lang w:val="en-US"/>
        </w:rPr>
        <w:t>higher absolute value of population size than the lowland-biased species in the lowland.</w:t>
      </w:r>
      <w:commentRangeEnd w:id="140"/>
      <w:r w:rsidR="001B6E89">
        <w:rPr>
          <w:rStyle w:val="CommentReference"/>
          <w:rFonts w:asciiTheme="minorHAnsi" w:eastAsiaTheme="minorHAnsi" w:hAnsiTheme="minorHAnsi" w:cstheme="minorBidi"/>
          <w:lang w:eastAsia="en-US"/>
        </w:rPr>
        <w:commentReference w:id="140"/>
      </w:r>
    </w:p>
    <w:p w14:paraId="798EB14B" w14:textId="0EA13BC0" w:rsidR="0059511F" w:rsidRDefault="0059511F" w:rsidP="007C1BC4">
      <w:pPr>
        <w:ind w:firstLine="360"/>
        <w:rPr>
          <w:rFonts w:ascii="Arial" w:eastAsia="Calibri" w:hAnsi="Arial" w:cs="Arial"/>
          <w:lang w:val="en-US"/>
        </w:rPr>
      </w:pPr>
    </w:p>
    <w:p w14:paraId="5A7DE35B" w14:textId="0AE1C78B" w:rsidR="00845D80" w:rsidRPr="00893FBB" w:rsidRDefault="00845D80" w:rsidP="007C1BC4">
      <w:pPr>
        <w:pStyle w:val="ListParagraph"/>
        <w:numPr>
          <w:ilvl w:val="0"/>
          <w:numId w:val="2"/>
        </w:numPr>
        <w:rPr>
          <w:rFonts w:ascii="Arial" w:eastAsia="Calibri" w:hAnsi="Arial" w:cs="Arial"/>
          <w:lang w:val="en-US"/>
        </w:rPr>
      </w:pPr>
      <w:r>
        <w:rPr>
          <w:rFonts w:ascii="Arial" w:eastAsia="Calibri" w:hAnsi="Arial" w:cs="Arial"/>
          <w:lang w:val="en-US"/>
        </w:rPr>
        <w:t>Reproductive thermal performance</w:t>
      </w:r>
    </w:p>
    <w:p w14:paraId="054A70ED" w14:textId="7B113054" w:rsidR="00B431C8" w:rsidRDefault="00893FBB" w:rsidP="007C1BC4">
      <w:pPr>
        <w:ind w:firstLine="360"/>
        <w:rPr>
          <w:rFonts w:ascii="Arial" w:hAnsi="Arial" w:cs="Arial"/>
        </w:rPr>
      </w:pPr>
      <w:r w:rsidRPr="00E61AA3">
        <w:rPr>
          <w:rFonts w:ascii="Arial" w:hAnsi="Arial" w:cs="Arial"/>
          <w:i/>
          <w:iCs/>
          <w:lang w:val="en-US"/>
        </w:rPr>
        <w:t>Experimental measurements</w:t>
      </w:r>
      <w:r>
        <w:rPr>
          <w:rFonts w:ascii="Arial" w:hAnsi="Arial" w:cs="Arial"/>
          <w:lang w:val="en-US"/>
        </w:rPr>
        <w:t xml:space="preserve">: </w:t>
      </w:r>
      <w:ins w:id="141" w:author="Benjamin Van Doren" w:date="2021-11-29T17:26:00Z">
        <w:r w:rsidR="008761D0">
          <w:rPr>
            <w:rFonts w:ascii="Arial" w:hAnsi="Arial" w:cs="Arial"/>
            <w:lang w:val="en-US"/>
          </w:rPr>
          <w:t xml:space="preserve">We exposed </w:t>
        </w:r>
      </w:ins>
      <w:del w:id="142" w:author="Benjamin Van Doren" w:date="2021-11-29T17:26:00Z">
        <w:r w:rsidR="00DA3B9F" w:rsidDel="008761D0">
          <w:rPr>
            <w:rFonts w:ascii="Arial" w:hAnsi="Arial" w:cs="Arial"/>
            <w:lang w:val="en-US"/>
          </w:rPr>
          <w:delText xml:space="preserve">Flies </w:delText>
        </w:r>
      </w:del>
      <w:ins w:id="143" w:author="Benjamin Van Doren" w:date="2021-11-29T17:26:00Z">
        <w:r w:rsidR="008761D0">
          <w:rPr>
            <w:rFonts w:ascii="Arial" w:hAnsi="Arial" w:cs="Arial"/>
            <w:lang w:val="en-US"/>
          </w:rPr>
          <w:t xml:space="preserve">flies </w:t>
        </w:r>
      </w:ins>
      <w:del w:id="144" w:author="Benjamin Van Doren" w:date="2021-11-29T17:26:00Z">
        <w:r w:rsidR="00DA3B9F" w:rsidDel="008761D0">
          <w:rPr>
            <w:rFonts w:ascii="Arial" w:hAnsi="Arial" w:cs="Arial"/>
            <w:lang w:val="en-US"/>
          </w:rPr>
          <w:delText xml:space="preserve">were exposed </w:delText>
        </w:r>
      </w:del>
      <w:r w:rsidR="00DA3B9F">
        <w:rPr>
          <w:rFonts w:ascii="Arial" w:hAnsi="Arial" w:cs="Arial"/>
          <w:lang w:val="en-US"/>
        </w:rPr>
        <w:t>to temperature</w:t>
      </w:r>
      <w:ins w:id="145" w:author="Benjamin Van Doren" w:date="2021-11-29T17:26:00Z">
        <w:r w:rsidR="008761D0">
          <w:rPr>
            <w:rFonts w:ascii="Arial" w:hAnsi="Arial" w:cs="Arial"/>
            <w:lang w:val="en-US"/>
          </w:rPr>
          <w:t>s</w:t>
        </w:r>
      </w:ins>
      <w:r w:rsidR="00DA3B9F">
        <w:rPr>
          <w:rFonts w:ascii="Arial" w:hAnsi="Arial" w:cs="Arial"/>
          <w:lang w:val="en-US"/>
        </w:rPr>
        <w:t xml:space="preserve"> ranging from 14</w:t>
      </w:r>
      <w:r w:rsidR="00DA3B9F" w:rsidRPr="007F05C5">
        <w:rPr>
          <w:rFonts w:ascii="Arial" w:hAnsi="Arial" w:cs="Arial"/>
        </w:rPr>
        <w:t>°C</w:t>
      </w:r>
      <w:r w:rsidR="00DA3B9F">
        <w:rPr>
          <w:rFonts w:ascii="Arial" w:hAnsi="Arial" w:cs="Arial"/>
          <w:lang w:val="en-US"/>
        </w:rPr>
        <w:t xml:space="preserve"> to 32</w:t>
      </w:r>
      <w:r w:rsidR="00DA3B9F" w:rsidRPr="007F05C5">
        <w:rPr>
          <w:rFonts w:ascii="Arial" w:hAnsi="Arial" w:cs="Arial"/>
        </w:rPr>
        <w:t>°C</w:t>
      </w:r>
      <w:r w:rsidR="00DA3B9F">
        <w:rPr>
          <w:rFonts w:ascii="Arial" w:hAnsi="Arial" w:cs="Arial"/>
          <w:lang w:val="en-US"/>
        </w:rPr>
        <w:t xml:space="preserve"> and measure</w:t>
      </w:r>
      <w:ins w:id="146" w:author="Benjamin Van Doren" w:date="2021-11-29T17:26:00Z">
        <w:r w:rsidR="008761D0">
          <w:rPr>
            <w:rFonts w:ascii="Arial" w:hAnsi="Arial" w:cs="Arial"/>
            <w:lang w:val="en-US"/>
          </w:rPr>
          <w:t>d</w:t>
        </w:r>
      </w:ins>
      <w:r w:rsidR="00DA3B9F">
        <w:rPr>
          <w:rFonts w:ascii="Arial" w:hAnsi="Arial" w:cs="Arial"/>
          <w:lang w:val="en-US"/>
        </w:rPr>
        <w:t xml:space="preserve"> how their reproductive success change</w:t>
      </w:r>
      <w:ins w:id="147" w:author="Benjamin Van Doren" w:date="2021-11-29T17:26:00Z">
        <w:r w:rsidR="008761D0">
          <w:rPr>
            <w:rFonts w:ascii="Arial" w:hAnsi="Arial" w:cs="Arial"/>
            <w:lang w:val="en-US"/>
          </w:rPr>
          <w:t>d</w:t>
        </w:r>
      </w:ins>
      <w:r w:rsidR="00DA3B9F">
        <w:rPr>
          <w:rFonts w:ascii="Arial" w:hAnsi="Arial" w:cs="Arial"/>
          <w:lang w:val="en-US"/>
        </w:rPr>
        <w:t xml:space="preserve"> with temperature</w:t>
      </w:r>
      <w:r>
        <w:rPr>
          <w:rFonts w:ascii="Arial" w:hAnsi="Arial" w:cs="Arial"/>
          <w:lang w:val="en-US"/>
        </w:rPr>
        <w:t xml:space="preserve"> (</w:t>
      </w:r>
      <w:r w:rsidR="008E6ABD">
        <w:rPr>
          <w:rFonts w:ascii="Arial" w:hAnsi="Arial" w:cs="Arial"/>
          <w:lang w:val="en-US"/>
        </w:rPr>
        <w:t>S</w:t>
      </w:r>
      <w:r>
        <w:rPr>
          <w:rFonts w:ascii="Arial" w:hAnsi="Arial" w:cs="Arial"/>
          <w:lang w:val="en-US"/>
        </w:rPr>
        <w:t xml:space="preserve">upplementary </w:t>
      </w:r>
      <w:del w:id="148" w:author="Benjamin Van Doren" w:date="2021-11-29T17:26:00Z">
        <w:r w:rsidDel="008761D0">
          <w:rPr>
            <w:rFonts w:ascii="Arial" w:hAnsi="Arial" w:cs="Arial"/>
            <w:lang w:val="en-US"/>
          </w:rPr>
          <w:delText xml:space="preserve">figure </w:delText>
        </w:r>
      </w:del>
      <w:ins w:id="149" w:author="Benjamin Van Doren" w:date="2021-11-29T17:26:00Z">
        <w:r w:rsidR="008761D0">
          <w:rPr>
            <w:rFonts w:ascii="Arial" w:hAnsi="Arial" w:cs="Arial"/>
            <w:lang w:val="en-US"/>
          </w:rPr>
          <w:t xml:space="preserve">Figure </w:t>
        </w:r>
      </w:ins>
      <w:r w:rsidR="00D87A87">
        <w:rPr>
          <w:rFonts w:ascii="Arial" w:hAnsi="Arial" w:cs="Arial"/>
          <w:lang w:val="en-US"/>
        </w:rPr>
        <w:t>2</w:t>
      </w:r>
      <w:r>
        <w:rPr>
          <w:rFonts w:ascii="Arial" w:hAnsi="Arial" w:cs="Arial"/>
          <w:lang w:val="en-US"/>
        </w:rPr>
        <w:t>)</w:t>
      </w:r>
      <w:r w:rsidR="00DA3B9F">
        <w:rPr>
          <w:rFonts w:ascii="Arial" w:hAnsi="Arial" w:cs="Arial"/>
          <w:lang w:val="en-US"/>
        </w:rPr>
        <w:t>. To prepare the adult</w:t>
      </w:r>
      <w:del w:id="150" w:author="Benjamin Van Doren" w:date="2021-11-29T17:26:00Z">
        <w:r w:rsidR="00DA3B9F" w:rsidDel="008761D0">
          <w:rPr>
            <w:rFonts w:ascii="Arial" w:hAnsi="Arial" w:cs="Arial"/>
            <w:lang w:val="en-US"/>
          </w:rPr>
          <w:delText>s</w:delText>
        </w:r>
      </w:del>
      <w:r w:rsidR="00DA3B9F">
        <w:rPr>
          <w:rFonts w:ascii="Arial" w:hAnsi="Arial" w:cs="Arial"/>
          <w:lang w:val="en-US"/>
        </w:rPr>
        <w:t xml:space="preserve"> flies for reproduction measurement, fly eggs collected from the population cage were reared at low density </w:t>
      </w:r>
      <w:r w:rsidR="00DA3B9F" w:rsidRPr="007F05C5">
        <w:rPr>
          <w:rFonts w:ascii="Arial" w:hAnsi="Arial" w:cs="Arial"/>
          <w:lang w:val="en-US"/>
        </w:rPr>
        <w:t xml:space="preserve">(less than 100 eggs per vial) </w:t>
      </w:r>
      <w:r w:rsidR="00DA3B9F" w:rsidRPr="007F05C5">
        <w:rPr>
          <w:rFonts w:ascii="Arial" w:hAnsi="Arial" w:cs="Arial"/>
        </w:rPr>
        <w:t>at 25°C</w:t>
      </w:r>
      <w:r w:rsidR="00DA3B9F">
        <w:rPr>
          <w:rFonts w:ascii="Arial" w:hAnsi="Arial" w:cs="Arial"/>
        </w:rPr>
        <w:t xml:space="preserve">. Upon </w:t>
      </w:r>
      <w:proofErr w:type="spellStart"/>
      <w:r w:rsidR="00DA3B9F">
        <w:rPr>
          <w:rFonts w:ascii="Arial" w:hAnsi="Arial" w:cs="Arial"/>
        </w:rPr>
        <w:t>eclosion</w:t>
      </w:r>
      <w:proofErr w:type="spellEnd"/>
      <w:r w:rsidR="00DA3B9F">
        <w:rPr>
          <w:rFonts w:ascii="Arial" w:hAnsi="Arial" w:cs="Arial"/>
        </w:rPr>
        <w:t xml:space="preserve">, </w:t>
      </w:r>
      <w:r w:rsidR="00B431C8">
        <w:rPr>
          <w:rFonts w:ascii="Arial" w:hAnsi="Arial" w:cs="Arial"/>
        </w:rPr>
        <w:t>adults that emerged within 12 hours were separated</w:t>
      </w:r>
      <w:r w:rsidR="008E6ABD">
        <w:rPr>
          <w:rFonts w:ascii="Arial" w:hAnsi="Arial" w:cs="Arial"/>
        </w:rPr>
        <w:t xml:space="preserve"> by sex</w:t>
      </w:r>
      <w:r w:rsidR="00B431C8">
        <w:rPr>
          <w:rFonts w:ascii="Arial" w:hAnsi="Arial" w:cs="Arial"/>
        </w:rPr>
        <w:t xml:space="preserve"> to guarantee </w:t>
      </w:r>
      <w:ins w:id="151" w:author="Benjamin Van Doren" w:date="2021-11-29T17:26:00Z">
        <w:r w:rsidR="008761D0">
          <w:rPr>
            <w:rFonts w:ascii="Arial" w:hAnsi="Arial" w:cs="Arial"/>
          </w:rPr>
          <w:t xml:space="preserve">they remained </w:t>
        </w:r>
      </w:ins>
      <w:r w:rsidR="00B431C8">
        <w:rPr>
          <w:rFonts w:ascii="Arial" w:hAnsi="Arial" w:cs="Arial"/>
        </w:rPr>
        <w:t xml:space="preserve">unmated. Rearing of different species was started on different days to synchronize the first day of egg-laying of all species. Sexual maturation was </w:t>
      </w:r>
      <w:del w:id="152" w:author="Benjamin Van Doren" w:date="2021-11-29T17:27:00Z">
        <w:r w:rsidR="00B431C8" w:rsidDel="008761D0">
          <w:rPr>
            <w:rFonts w:ascii="Arial" w:hAnsi="Arial" w:cs="Arial"/>
          </w:rPr>
          <w:delText xml:space="preserve">daily </w:delText>
        </w:r>
      </w:del>
      <w:r w:rsidR="00B431C8">
        <w:rPr>
          <w:rFonts w:ascii="Arial" w:hAnsi="Arial" w:cs="Arial"/>
        </w:rPr>
        <w:t xml:space="preserve">monitored </w:t>
      </w:r>
      <w:ins w:id="153" w:author="Benjamin Van Doren" w:date="2021-11-29T17:27:00Z">
        <w:r w:rsidR="008761D0">
          <w:rPr>
            <w:rFonts w:ascii="Arial" w:hAnsi="Arial" w:cs="Arial"/>
          </w:rPr>
          <w:t xml:space="preserve">daily </w:t>
        </w:r>
      </w:ins>
      <w:r w:rsidR="00B431C8">
        <w:rPr>
          <w:rFonts w:ascii="Arial" w:hAnsi="Arial" w:cs="Arial"/>
        </w:rPr>
        <w:t>in two additional vials with five pairs of flies. Two days after the first observation of egg-laying in both vials, flies were subjected to measurements.</w:t>
      </w:r>
    </w:p>
    <w:p w14:paraId="22116FD3" w14:textId="2A311484" w:rsidR="00B431C8" w:rsidRDefault="00B431C8" w:rsidP="007C1BC4">
      <w:pPr>
        <w:ind w:firstLine="360"/>
        <w:rPr>
          <w:rFonts w:ascii="Arial" w:hAnsi="Arial" w:cs="Arial"/>
        </w:rPr>
      </w:pPr>
      <w:r>
        <w:rPr>
          <w:rFonts w:ascii="Arial" w:hAnsi="Arial" w:cs="Arial"/>
        </w:rPr>
        <w:t>T</w:t>
      </w:r>
      <w:r w:rsidRPr="007F05C5">
        <w:rPr>
          <w:rFonts w:ascii="Arial" w:hAnsi="Arial" w:cs="Arial"/>
        </w:rPr>
        <w:t xml:space="preserve">wo virgin females were paired with two virgin males </w:t>
      </w:r>
      <w:r w:rsidR="008E6ABD">
        <w:rPr>
          <w:rFonts w:ascii="Arial" w:hAnsi="Arial" w:cs="Arial"/>
        </w:rPr>
        <w:t>in a vial containing</w:t>
      </w:r>
      <w:r w:rsidRPr="007F05C5">
        <w:rPr>
          <w:rFonts w:ascii="Arial" w:hAnsi="Arial" w:cs="Arial"/>
        </w:rPr>
        <w:t xml:space="preserve"> 4ml </w:t>
      </w:r>
      <w:r w:rsidRPr="007F05C5">
        <w:rPr>
          <w:rFonts w:ascii="Arial" w:hAnsi="Arial" w:cs="Arial"/>
          <w:i/>
        </w:rPr>
        <w:t>Drosophila</w:t>
      </w:r>
      <w:r w:rsidRPr="007F05C5">
        <w:rPr>
          <w:rFonts w:ascii="Arial" w:hAnsi="Arial" w:cs="Arial"/>
        </w:rPr>
        <w:t xml:space="preserve"> medium (weight/volume</w:t>
      </w:r>
      <w:r>
        <w:rPr>
          <w:rFonts w:ascii="Arial" w:hAnsi="Arial" w:cs="Arial"/>
        </w:rPr>
        <w:t xml:space="preserve"> concentration</w:t>
      </w:r>
      <w:r w:rsidRPr="007F05C5">
        <w:rPr>
          <w:rFonts w:ascii="Arial" w:hAnsi="Arial" w:cs="Arial"/>
        </w:rPr>
        <w:t xml:space="preserve">: 8% corn flour, 4% yeast, 5% sugar, 1% agar, and 1.67% methyl-4-hydroxybenzoate.). </w:t>
      </w:r>
      <w:r>
        <w:rPr>
          <w:rFonts w:ascii="Arial" w:hAnsi="Arial" w:cs="Arial"/>
        </w:rPr>
        <w:t>Vials</w:t>
      </w:r>
      <w:r w:rsidRPr="007F05C5">
        <w:rPr>
          <w:rFonts w:ascii="Arial" w:hAnsi="Arial" w:cs="Arial"/>
        </w:rPr>
        <w:t xml:space="preserve"> were randomly subjected to water baths set at one of seven constant temperature</w:t>
      </w:r>
      <w:r>
        <w:rPr>
          <w:rFonts w:ascii="Arial" w:hAnsi="Arial" w:cs="Arial"/>
        </w:rPr>
        <w:t>s</w:t>
      </w:r>
      <w:r w:rsidRPr="007F05C5">
        <w:rPr>
          <w:rFonts w:ascii="Arial" w:hAnsi="Arial" w:cs="Arial"/>
        </w:rPr>
        <w:t xml:space="preserve"> (14°C, 17°C, 20°C, 23°C, 26°C, 29°C, 32°C)</w:t>
      </w:r>
      <w:r>
        <w:rPr>
          <w:rFonts w:ascii="Arial" w:hAnsi="Arial" w:cs="Arial"/>
        </w:rPr>
        <w:t xml:space="preserve">. </w:t>
      </w:r>
      <w:r w:rsidRPr="007F05C5">
        <w:rPr>
          <w:rFonts w:ascii="Arial" w:hAnsi="Arial" w:cs="Arial"/>
        </w:rPr>
        <w:t xml:space="preserve">Vials were submerged in water baths. The water level was kept above the area that flies could freely move. The temperature and humidity of </w:t>
      </w:r>
      <w:r>
        <w:rPr>
          <w:rFonts w:ascii="Arial" w:hAnsi="Arial" w:cs="Arial"/>
        </w:rPr>
        <w:t xml:space="preserve">vials in </w:t>
      </w:r>
      <w:r w:rsidRPr="007F05C5">
        <w:rPr>
          <w:rFonts w:ascii="Arial" w:hAnsi="Arial" w:cs="Arial"/>
        </w:rPr>
        <w:t>each water bath were monitored in two additional empty tubes</w:t>
      </w:r>
      <w:r>
        <w:rPr>
          <w:rFonts w:ascii="Arial" w:hAnsi="Arial" w:cs="Arial"/>
        </w:rPr>
        <w:t xml:space="preserve"> placed at the centre and the corner</w:t>
      </w:r>
      <w:r w:rsidRPr="007F05C5">
        <w:rPr>
          <w:rFonts w:ascii="Arial" w:hAnsi="Arial" w:cs="Arial"/>
        </w:rPr>
        <w:t xml:space="preserve">. The level of humidity was </w:t>
      </w:r>
      <w:proofErr w:type="gramStart"/>
      <w:r w:rsidRPr="007F05C5">
        <w:rPr>
          <w:rFonts w:ascii="Arial" w:hAnsi="Arial" w:cs="Arial"/>
        </w:rPr>
        <w:t>similar to</w:t>
      </w:r>
      <w:proofErr w:type="gramEnd"/>
      <w:r w:rsidRPr="007F05C5">
        <w:rPr>
          <w:rFonts w:ascii="Arial" w:hAnsi="Arial" w:cs="Arial"/>
        </w:rPr>
        <w:t xml:space="preserve"> field condition, ranging between 80% - 95%. The observed temperature showed </w:t>
      </w:r>
      <w:r w:rsidRPr="007F05C5">
        <w:rPr>
          <w:rFonts w:ascii="Arial" w:hAnsi="Arial" w:cs="Arial"/>
        </w:rPr>
        <w:sym w:font="Symbol" w:char="F0B1"/>
      </w:r>
      <w:r w:rsidRPr="007F05C5">
        <w:rPr>
          <w:rFonts w:ascii="Arial" w:hAnsi="Arial" w:cs="Arial"/>
        </w:rPr>
        <w:t>0.5°C fluctuation around the mean temperature</w:t>
      </w:r>
      <w:r w:rsidR="008E6ABD">
        <w:rPr>
          <w:rFonts w:ascii="Arial" w:hAnsi="Arial" w:cs="Arial"/>
        </w:rPr>
        <w:t>. The temperature in the centre of</w:t>
      </w:r>
      <w:ins w:id="154" w:author="Benjamin Van Doren" w:date="2021-11-29T17:28:00Z">
        <w:r w:rsidR="004A34F3">
          <w:rPr>
            <w:rFonts w:ascii="Arial" w:hAnsi="Arial" w:cs="Arial"/>
          </w:rPr>
          <w:t xml:space="preserve"> the</w:t>
        </w:r>
      </w:ins>
      <w:r w:rsidR="008E6ABD">
        <w:rPr>
          <w:rFonts w:ascii="Arial" w:hAnsi="Arial" w:cs="Arial"/>
        </w:rPr>
        <w:t xml:space="preserve"> water bath </w:t>
      </w:r>
      <w:ins w:id="155" w:author="Benjamin Van Doren" w:date="2021-11-29T17:28:00Z">
        <w:r w:rsidR="004A34F3">
          <w:rPr>
            <w:rFonts w:ascii="Arial" w:hAnsi="Arial" w:cs="Arial"/>
          </w:rPr>
          <w:t>w</w:t>
        </w:r>
      </w:ins>
      <w:del w:id="156" w:author="Benjamin Van Doren" w:date="2021-11-29T17:28:00Z">
        <w:r w:rsidR="008E6ABD" w:rsidDel="004A34F3">
          <w:rPr>
            <w:rFonts w:ascii="Arial" w:hAnsi="Arial" w:cs="Arial"/>
          </w:rPr>
          <w:delText xml:space="preserve">is </w:delText>
        </w:r>
      </w:del>
      <w:ins w:id="157" w:author="Benjamin Van Doren" w:date="2021-11-29T17:28:00Z">
        <w:r w:rsidR="004A34F3">
          <w:rPr>
            <w:rFonts w:ascii="Arial" w:hAnsi="Arial" w:cs="Arial"/>
          </w:rPr>
          <w:t xml:space="preserve">as </w:t>
        </w:r>
      </w:ins>
      <w:r w:rsidR="008E6ABD">
        <w:rPr>
          <w:rFonts w:ascii="Arial" w:hAnsi="Arial" w:cs="Arial"/>
        </w:rPr>
        <w:t>0.5</w:t>
      </w:r>
      <w:r w:rsidR="008E6ABD" w:rsidRPr="007F05C5">
        <w:rPr>
          <w:rFonts w:ascii="Arial" w:hAnsi="Arial" w:cs="Arial"/>
        </w:rPr>
        <w:t>°C</w:t>
      </w:r>
      <w:r w:rsidR="008E6ABD">
        <w:rPr>
          <w:rFonts w:ascii="Arial" w:hAnsi="Arial" w:cs="Arial"/>
        </w:rPr>
        <w:t xml:space="preserve"> higher than the </w:t>
      </w:r>
      <w:del w:id="158" w:author="Benjamin Van Doren" w:date="2021-11-29T17:28:00Z">
        <w:r w:rsidR="008E6ABD" w:rsidDel="004A34F3">
          <w:rPr>
            <w:rFonts w:ascii="Arial" w:hAnsi="Arial" w:cs="Arial"/>
          </w:rPr>
          <w:delText xml:space="preserve">one </w:delText>
        </w:r>
      </w:del>
      <w:ins w:id="159" w:author="Benjamin Van Doren" w:date="2021-11-29T17:28:00Z">
        <w:r w:rsidR="004A34F3">
          <w:rPr>
            <w:rFonts w:ascii="Arial" w:hAnsi="Arial" w:cs="Arial"/>
          </w:rPr>
          <w:t xml:space="preserve">temperature </w:t>
        </w:r>
      </w:ins>
      <w:r w:rsidR="008E6ABD">
        <w:rPr>
          <w:rFonts w:ascii="Arial" w:hAnsi="Arial" w:cs="Arial"/>
        </w:rPr>
        <w:t>at the corner.</w:t>
      </w:r>
      <w:r w:rsidRPr="007F05C5">
        <w:rPr>
          <w:rFonts w:ascii="Arial" w:hAnsi="Arial" w:cs="Arial"/>
        </w:rPr>
        <w:t xml:space="preserve"> </w:t>
      </w:r>
      <w:commentRangeStart w:id="160"/>
      <w:r w:rsidR="008E6ABD">
        <w:rPr>
          <w:rFonts w:ascii="Arial" w:hAnsi="Arial" w:cs="Arial"/>
        </w:rPr>
        <w:t>T</w:t>
      </w:r>
      <w:r>
        <w:rPr>
          <w:rFonts w:ascii="Arial" w:hAnsi="Arial" w:cs="Arial"/>
        </w:rPr>
        <w:t xml:space="preserve">he average of </w:t>
      </w:r>
      <w:r w:rsidR="008E6ABD">
        <w:rPr>
          <w:rFonts w:ascii="Arial" w:hAnsi="Arial" w:cs="Arial"/>
        </w:rPr>
        <w:t>the central temperature</w:t>
      </w:r>
      <w:r w:rsidRPr="007F05C5">
        <w:rPr>
          <w:rFonts w:ascii="Arial" w:hAnsi="Arial" w:cs="Arial"/>
        </w:rPr>
        <w:t xml:space="preserve"> was used as the corrected temperature in </w:t>
      </w:r>
      <w:r>
        <w:rPr>
          <w:rFonts w:ascii="Arial" w:hAnsi="Arial" w:cs="Arial"/>
        </w:rPr>
        <w:t xml:space="preserve">the </w:t>
      </w:r>
      <w:r w:rsidRPr="007F05C5">
        <w:rPr>
          <w:rFonts w:ascii="Arial" w:hAnsi="Arial" w:cs="Arial"/>
        </w:rPr>
        <w:t>analysis</w:t>
      </w:r>
      <w:r>
        <w:rPr>
          <w:rFonts w:ascii="Arial" w:hAnsi="Arial" w:cs="Arial"/>
        </w:rPr>
        <w:t>.</w:t>
      </w:r>
      <w:commentRangeEnd w:id="160"/>
      <w:r w:rsidR="004A34F3">
        <w:rPr>
          <w:rStyle w:val="CommentReference"/>
          <w:rFonts w:asciiTheme="minorHAnsi" w:eastAsiaTheme="minorHAnsi" w:hAnsiTheme="minorHAnsi" w:cstheme="minorBidi"/>
          <w:lang w:eastAsia="en-US"/>
        </w:rPr>
        <w:commentReference w:id="160"/>
      </w:r>
    </w:p>
    <w:p w14:paraId="3FE2EF00" w14:textId="2769ED0A" w:rsidR="00893FBB" w:rsidRDefault="00893FBB" w:rsidP="007C1BC4">
      <w:pPr>
        <w:ind w:firstLine="360"/>
        <w:rPr>
          <w:rFonts w:ascii="Arial" w:hAnsi="Arial" w:cs="Arial"/>
        </w:rPr>
      </w:pPr>
      <w:r w:rsidRPr="007F05C5">
        <w:rPr>
          <w:rFonts w:ascii="Arial" w:hAnsi="Arial" w:cs="Arial"/>
        </w:rPr>
        <w:t xml:space="preserve">As fecundity changed through time and this trend of change was influenced by temperature (Supplementary </w:t>
      </w:r>
      <w:del w:id="161" w:author="Benjamin Van Doren" w:date="2021-11-29T17:29:00Z">
        <w:r w:rsidRPr="007F05C5" w:rsidDel="002E5BD6">
          <w:rPr>
            <w:rFonts w:ascii="Arial" w:hAnsi="Arial" w:cs="Arial"/>
          </w:rPr>
          <w:delText xml:space="preserve">figure </w:delText>
        </w:r>
      </w:del>
      <w:ins w:id="162" w:author="Benjamin Van Doren" w:date="2021-11-29T17:29:00Z">
        <w:r w:rsidR="002E5BD6">
          <w:rPr>
            <w:rFonts w:ascii="Arial" w:hAnsi="Arial" w:cs="Arial"/>
          </w:rPr>
          <w:t>F</w:t>
        </w:r>
        <w:r w:rsidR="002E5BD6" w:rsidRPr="007F05C5">
          <w:rPr>
            <w:rFonts w:ascii="Arial" w:hAnsi="Arial" w:cs="Arial"/>
          </w:rPr>
          <w:t xml:space="preserve">igure </w:t>
        </w:r>
      </w:ins>
      <w:r w:rsidR="00D87A87">
        <w:rPr>
          <w:rFonts w:ascii="Arial" w:hAnsi="Arial" w:cs="Arial"/>
        </w:rPr>
        <w:t>3</w:t>
      </w:r>
      <w:r w:rsidRPr="007F05C5">
        <w:rPr>
          <w:rFonts w:ascii="Arial" w:hAnsi="Arial" w:cs="Arial"/>
        </w:rPr>
        <w:t>), offspring numbers were measured for the 1</w:t>
      </w:r>
      <w:r w:rsidRPr="007F05C5">
        <w:rPr>
          <w:rFonts w:ascii="Arial" w:hAnsi="Arial" w:cs="Arial"/>
          <w:vertAlign w:val="superscript"/>
        </w:rPr>
        <w:t xml:space="preserve">st </w:t>
      </w:r>
      <w:r w:rsidRPr="007F05C5">
        <w:rPr>
          <w:rFonts w:ascii="Arial" w:hAnsi="Arial" w:cs="Arial"/>
        </w:rPr>
        <w:t>– 2</w:t>
      </w:r>
      <w:r w:rsidRPr="007F05C5">
        <w:rPr>
          <w:rFonts w:ascii="Arial" w:hAnsi="Arial" w:cs="Arial"/>
          <w:vertAlign w:val="superscript"/>
        </w:rPr>
        <w:t>nd</w:t>
      </w:r>
      <w:r w:rsidRPr="007F05C5">
        <w:rPr>
          <w:rFonts w:ascii="Arial" w:hAnsi="Arial" w:cs="Arial"/>
        </w:rPr>
        <w:t xml:space="preserve"> day and the 7</w:t>
      </w:r>
      <w:r w:rsidRPr="007F05C5">
        <w:rPr>
          <w:rFonts w:ascii="Arial" w:hAnsi="Arial" w:cs="Arial"/>
          <w:vertAlign w:val="superscript"/>
        </w:rPr>
        <w:t>th</w:t>
      </w:r>
      <w:r w:rsidRPr="007F05C5">
        <w:rPr>
          <w:rFonts w:ascii="Arial" w:hAnsi="Arial" w:cs="Arial"/>
        </w:rPr>
        <w:t xml:space="preserve"> – 8</w:t>
      </w:r>
      <w:r w:rsidRPr="007F05C5">
        <w:rPr>
          <w:rFonts w:ascii="Arial" w:hAnsi="Arial" w:cs="Arial"/>
          <w:vertAlign w:val="superscript"/>
        </w:rPr>
        <w:t>th</w:t>
      </w:r>
      <w:r w:rsidRPr="007F05C5">
        <w:rPr>
          <w:rFonts w:ascii="Arial" w:hAnsi="Arial" w:cs="Arial"/>
        </w:rPr>
        <w:t xml:space="preserve"> day and they were combined to reflect relative fecundity</w:t>
      </w:r>
      <w:r>
        <w:rPr>
          <w:rFonts w:ascii="Arial" w:hAnsi="Arial" w:cs="Arial"/>
        </w:rPr>
        <w:t xml:space="preserve"> in early adult life</w:t>
      </w:r>
      <w:r w:rsidRPr="007F05C5">
        <w:rPr>
          <w:rFonts w:ascii="Arial" w:hAnsi="Arial" w:cs="Arial"/>
        </w:rPr>
        <w:t>. After eight-day</w:t>
      </w:r>
      <w:r>
        <w:rPr>
          <w:rFonts w:ascii="Arial" w:hAnsi="Arial" w:cs="Arial"/>
        </w:rPr>
        <w:t xml:space="preserve"> exposure to</w:t>
      </w:r>
      <w:r w:rsidRPr="007F05C5">
        <w:rPr>
          <w:rFonts w:ascii="Arial" w:hAnsi="Arial" w:cs="Arial"/>
        </w:rPr>
        <w:t xml:space="preserve"> temperature treatments, all flies were kept at 25°C for another four days to examine the</w:t>
      </w:r>
      <w:r>
        <w:rPr>
          <w:rFonts w:ascii="Arial" w:hAnsi="Arial" w:cs="Arial"/>
        </w:rPr>
        <w:t>ir</w:t>
      </w:r>
      <w:r w:rsidRPr="007F05C5">
        <w:rPr>
          <w:rFonts w:ascii="Arial" w:hAnsi="Arial" w:cs="Arial"/>
        </w:rPr>
        <w:t xml:space="preserve"> recovery of reproduction. Surviving flies were recorded at the beginning and end of each period.</w:t>
      </w:r>
      <w:r>
        <w:rPr>
          <w:rFonts w:ascii="Arial" w:hAnsi="Arial" w:cs="Arial"/>
        </w:rPr>
        <w:t xml:space="preserve"> Offspring</w:t>
      </w:r>
      <w:r w:rsidRPr="007F05C5">
        <w:rPr>
          <w:rFonts w:ascii="Arial" w:hAnsi="Arial" w:cs="Arial"/>
        </w:rPr>
        <w:t xml:space="preserve"> produced during the test periods </w:t>
      </w:r>
      <w:r>
        <w:rPr>
          <w:rFonts w:ascii="Arial" w:hAnsi="Arial" w:cs="Arial"/>
        </w:rPr>
        <w:t>developed</w:t>
      </w:r>
      <w:r w:rsidRPr="007F05C5">
        <w:rPr>
          <w:rFonts w:ascii="Arial" w:hAnsi="Arial" w:cs="Arial"/>
        </w:rPr>
        <w:t xml:space="preserve"> at </w:t>
      </w:r>
      <w:r>
        <w:rPr>
          <w:rFonts w:ascii="Arial" w:hAnsi="Arial" w:cs="Arial"/>
        </w:rPr>
        <w:t xml:space="preserve">the same </w:t>
      </w:r>
      <w:r w:rsidRPr="007F05C5">
        <w:rPr>
          <w:rFonts w:ascii="Arial" w:hAnsi="Arial" w:cs="Arial"/>
        </w:rPr>
        <w:t xml:space="preserve">temperature </w:t>
      </w:r>
      <w:r>
        <w:rPr>
          <w:rFonts w:ascii="Arial" w:hAnsi="Arial" w:cs="Arial"/>
        </w:rPr>
        <w:t>as their parents</w:t>
      </w:r>
      <w:r w:rsidRPr="007F05C5">
        <w:rPr>
          <w:rFonts w:ascii="Arial" w:hAnsi="Arial" w:cs="Arial"/>
        </w:rPr>
        <w:t xml:space="preserve">. </w:t>
      </w:r>
      <w:r>
        <w:rPr>
          <w:rFonts w:ascii="Arial" w:hAnsi="Arial" w:cs="Arial"/>
        </w:rPr>
        <w:t>T</w:t>
      </w:r>
      <w:r w:rsidRPr="007F05C5">
        <w:rPr>
          <w:rFonts w:ascii="Arial" w:hAnsi="Arial" w:cs="Arial"/>
        </w:rPr>
        <w:t xml:space="preserve">he first emergence dates were recorded for </w:t>
      </w:r>
      <w:r>
        <w:rPr>
          <w:rFonts w:ascii="Arial" w:hAnsi="Arial" w:cs="Arial"/>
        </w:rPr>
        <w:t xml:space="preserve">different species in </w:t>
      </w:r>
      <w:r w:rsidRPr="007F05C5">
        <w:rPr>
          <w:rFonts w:ascii="Arial" w:hAnsi="Arial" w:cs="Arial"/>
        </w:rPr>
        <w:t>different temperature</w:t>
      </w:r>
      <w:r>
        <w:rPr>
          <w:rFonts w:ascii="Arial" w:hAnsi="Arial" w:cs="Arial"/>
        </w:rPr>
        <w:t>s. Vials were left for 5</w:t>
      </w:r>
      <w:r w:rsidR="002615B1">
        <w:rPr>
          <w:rFonts w:ascii="Arial" w:hAnsi="Arial" w:cs="Arial"/>
        </w:rPr>
        <w:t xml:space="preserve"> </w:t>
      </w:r>
      <w:r w:rsidR="002615B1" w:rsidRPr="007F05C5">
        <w:rPr>
          <w:rFonts w:ascii="Arial" w:hAnsi="Arial" w:cs="Arial"/>
        </w:rPr>
        <w:t xml:space="preserve">– </w:t>
      </w:r>
      <w:r>
        <w:rPr>
          <w:rFonts w:ascii="Arial" w:hAnsi="Arial" w:cs="Arial"/>
        </w:rPr>
        <w:t xml:space="preserve">7 days for all offspring to emerge, then they were frozen and counted later. </w:t>
      </w:r>
      <w:r w:rsidRPr="007F05C5">
        <w:rPr>
          <w:rFonts w:ascii="Arial" w:hAnsi="Arial" w:cs="Arial"/>
        </w:rPr>
        <w:t>For each species and each temperature treatment, eight replicates were evenly split between two blocks.</w:t>
      </w:r>
    </w:p>
    <w:p w14:paraId="3139412C" w14:textId="27430524" w:rsidR="009E1151" w:rsidRDefault="009E1151" w:rsidP="007C1BC4">
      <w:pPr>
        <w:ind w:firstLine="360"/>
        <w:rPr>
          <w:rFonts w:ascii="Arial" w:hAnsi="Arial" w:cs="Arial"/>
          <w:lang w:val="en-US"/>
        </w:rPr>
      </w:pPr>
      <w:r w:rsidRPr="007F05C5">
        <w:rPr>
          <w:rFonts w:ascii="Arial" w:hAnsi="Arial" w:cs="Arial"/>
          <w:i/>
          <w:iCs/>
          <w:lang w:val="en-US"/>
        </w:rPr>
        <w:t>Thermal performance curve</w:t>
      </w:r>
      <w:r w:rsidR="00F45D05">
        <w:rPr>
          <w:rFonts w:ascii="Arial" w:hAnsi="Arial" w:cs="Arial"/>
          <w:lang w:val="en-US"/>
        </w:rPr>
        <w:t>:</w:t>
      </w:r>
      <w:r w:rsidRPr="007F05C5">
        <w:rPr>
          <w:rFonts w:ascii="Arial" w:hAnsi="Arial" w:cs="Arial"/>
          <w:lang w:val="en-US"/>
        </w:rPr>
        <w:t xml:space="preserve"> A multi-level, non-linear piecewise model was fitted under the Bayesian framework using MCMC sampling within the</w:t>
      </w:r>
      <w:r w:rsidRPr="007F05C5">
        <w:rPr>
          <w:rFonts w:ascii="Arial" w:hAnsi="Arial" w:cs="Arial"/>
          <w:i/>
          <w:iCs/>
          <w:lang w:val="en-US"/>
        </w:rPr>
        <w:t xml:space="preserve"> </w:t>
      </w:r>
      <w:proofErr w:type="spellStart"/>
      <w:r w:rsidRPr="007F05C5">
        <w:rPr>
          <w:rFonts w:ascii="Arial" w:hAnsi="Arial" w:cs="Arial"/>
          <w:i/>
          <w:iCs/>
          <w:lang w:val="en-US"/>
        </w:rPr>
        <w:t>rstan</w:t>
      </w:r>
      <w:proofErr w:type="spellEnd"/>
      <w:r w:rsidRPr="007F05C5">
        <w:rPr>
          <w:rFonts w:ascii="Arial" w:hAnsi="Arial" w:cs="Arial"/>
          <w:lang w:val="en-US"/>
        </w:rPr>
        <w:t xml:space="preserve"> package in R. Total offspring numbers were calculated by combining the offspring numbers on day 1-2 and day 7-8. The average daily fecundity per female was calculated, then square root transformed</w:t>
      </w:r>
      <w:r w:rsidR="0069579D">
        <w:rPr>
          <w:rFonts w:ascii="Arial" w:hAnsi="Arial" w:cs="Arial"/>
          <w:lang w:val="en-US"/>
        </w:rPr>
        <w:t xml:space="preserve"> to approximate </w:t>
      </w:r>
      <w:ins w:id="163" w:author="Benjamin Van Doren" w:date="2021-11-29T17:30:00Z">
        <w:r w:rsidR="002E5BD6">
          <w:rPr>
            <w:rFonts w:ascii="Arial" w:hAnsi="Arial" w:cs="Arial"/>
            <w:lang w:val="en-US"/>
          </w:rPr>
          <w:t xml:space="preserve">a </w:t>
        </w:r>
      </w:ins>
      <w:del w:id="164" w:author="Benjamin Van Doren" w:date="2021-11-29T17:30:00Z">
        <w:r w:rsidR="0069579D" w:rsidDel="002E5BD6">
          <w:rPr>
            <w:rFonts w:ascii="Arial" w:hAnsi="Arial" w:cs="Arial"/>
            <w:lang w:val="en-US"/>
          </w:rPr>
          <w:delText xml:space="preserve">gaussian </w:delText>
        </w:r>
      </w:del>
      <w:ins w:id="165" w:author="Benjamin Van Doren" w:date="2021-11-29T17:30:00Z">
        <w:r w:rsidR="002E5BD6">
          <w:rPr>
            <w:rFonts w:ascii="Arial" w:hAnsi="Arial" w:cs="Arial"/>
            <w:lang w:val="en-US"/>
          </w:rPr>
          <w:t xml:space="preserve">Gaussian </w:t>
        </w:r>
      </w:ins>
      <w:r w:rsidR="0069579D">
        <w:rPr>
          <w:rFonts w:ascii="Arial" w:hAnsi="Arial" w:cs="Arial"/>
          <w:lang w:val="en-US"/>
        </w:rPr>
        <w:t>distribution</w:t>
      </w:r>
      <w:r w:rsidRPr="007F05C5">
        <w:rPr>
          <w:rFonts w:ascii="Arial" w:hAnsi="Arial" w:cs="Arial"/>
          <w:lang w:val="en-US"/>
        </w:rPr>
        <w:t>. Square</w:t>
      </w:r>
      <w:ins w:id="166" w:author="Benjamin Van Doren" w:date="2021-11-29T17:30:00Z">
        <w:r w:rsidR="002E5BD6">
          <w:rPr>
            <w:rFonts w:ascii="Arial" w:hAnsi="Arial" w:cs="Arial"/>
            <w:lang w:val="en-US"/>
          </w:rPr>
          <w:t xml:space="preserve"> </w:t>
        </w:r>
      </w:ins>
      <w:del w:id="167" w:author="Benjamin Van Doren" w:date="2021-11-29T17:30:00Z">
        <w:r w:rsidRPr="007F05C5" w:rsidDel="002E5BD6">
          <w:rPr>
            <w:rFonts w:ascii="Arial" w:hAnsi="Arial" w:cs="Arial"/>
            <w:lang w:val="en-US"/>
          </w:rPr>
          <w:delText>-</w:delText>
        </w:r>
      </w:del>
      <w:r w:rsidRPr="007F05C5">
        <w:rPr>
          <w:rFonts w:ascii="Arial" w:hAnsi="Arial" w:cs="Arial"/>
          <w:lang w:val="en-US"/>
        </w:rPr>
        <w:t>root</w:t>
      </w:r>
      <w:ins w:id="168" w:author="Benjamin Van Doren" w:date="2021-11-29T17:30:00Z">
        <w:r w:rsidR="002E5BD6">
          <w:rPr>
            <w:rFonts w:ascii="Arial" w:hAnsi="Arial" w:cs="Arial"/>
            <w:lang w:val="en-US"/>
          </w:rPr>
          <w:t>-transformed</w:t>
        </w:r>
      </w:ins>
      <w:del w:id="169" w:author="Benjamin Van Doren" w:date="2021-11-29T17:30:00Z">
        <w:r w:rsidRPr="007F05C5" w:rsidDel="002E5BD6">
          <w:rPr>
            <w:rFonts w:ascii="Arial" w:hAnsi="Arial" w:cs="Arial"/>
            <w:lang w:val="en-US"/>
          </w:rPr>
          <w:delText>ed</w:delText>
        </w:r>
      </w:del>
      <w:r w:rsidRPr="007F05C5">
        <w:rPr>
          <w:rFonts w:ascii="Arial" w:hAnsi="Arial" w:cs="Arial"/>
          <w:lang w:val="en-US"/>
        </w:rPr>
        <w:t xml:space="preserve"> daily fecundity</w:t>
      </w:r>
      <w:r w:rsidR="00930BDB">
        <w:rPr>
          <w:rFonts w:ascii="Arial" w:hAnsi="Arial" w:cs="Arial"/>
          <w:lang w:val="en-US"/>
        </w:rPr>
        <w:t xml:space="preserve">, </w:t>
      </w:r>
      <w:r w:rsidR="00930BDB" w:rsidRPr="00C5799B">
        <w:rPr>
          <w:rFonts w:ascii="Arial" w:hAnsi="Arial" w:cs="Arial"/>
          <w:i/>
          <w:iCs/>
          <w:lang w:val="en-US"/>
        </w:rPr>
        <w:t>P(T)</w:t>
      </w:r>
      <w:r w:rsidR="00930BDB">
        <w:rPr>
          <w:rFonts w:ascii="Arial" w:hAnsi="Arial" w:cs="Arial"/>
          <w:lang w:val="en-US"/>
        </w:rPr>
        <w:t>,</w:t>
      </w:r>
      <w:r w:rsidRPr="007F05C5">
        <w:rPr>
          <w:rFonts w:ascii="Arial" w:hAnsi="Arial" w:cs="Arial"/>
          <w:lang w:val="en-US"/>
        </w:rPr>
        <w:t xml:space="preserve"> was modeled with the Briere2 function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{"citationItems":[{"id":"ITEM-1","itemData":{"DOI":"10.1093/ee/28.1.22","ISSN":"0046225X","abstract":"Two novel and simple mathematical models of arthropod temperature-dependent development are proposed. These models are easy to use and have 3 (equation 1) and 4 (equation 2) ecologically meaningful parameters, respectively. Each parameter can be estimated using nonlinear regression. These models were used to compare developmental rates at constant temperatures for our own experiments on Lobesia botrana (Dennis and Schiffermuller) and for data from 6 insect species described (a total of 13 stages). In all cases, we obtained an accurate nonlinear description of the rate of development against temperature given by the adjusted R2 (Kvalseth, 1985). The adjusted R2 calculated extended from 0.86 to 0.99 and were identical for our equations 1 and 2. In all cases, equation 2 provided the lowest residual sums of squares. The models gave upper T(L) and lower T0 temperature threshold estimations, and the estimations obtained were better by using equation 1 rather equation 2. Confidence intervals for each parameter were given and a comparison between estimated and observed temperature thresholds were presented.","author":[{"dropping-particle":"","family":"Briere","given":"Jean Francois","non-dropping-particle":"","parse-names":false,"suffix":""},{"dropping-particle":"","family":"Pracros","given":"Pascale","non-dropping-particle":"","parse-names":false,"suffix":""},{"dropping-particle":"","family":"Roux","given":"Alain Yves","non-dropping-particle":"Le","parse-names":false,"suffix":""},{"dropping-particle":"","family":"Pierre","given":"Jean Sebastien","non-dropping-particle":"","parse-names":false,"suffix":""}],"container-title":"Environmental Entomology","id":"ITEM-1","issue":"1","issued":{"date-parts":[["1999","2","1"]]},"page":"22-29","publisher":"Oxford Academic","title":"A novel rate model of temperature-dependent development for arthropods","type":"article-journal","volume":"28"},"uris":["http://www.mendeley.com/documents/?uuid=e5026fdb-c6ab-30fe-b97d-2422e8437c2e"]}],"mendeley":{"formattedCitation":"(Briere et al. 1999)","plainTextFormattedCitation":"(Briere et al. 1999)","previouslyFormattedCitation":"(Briere et al. 1999)"},"properties":{"noteIndex":0},"schema":"https://github.com/citation-style-language/schema/raw/master/csl-citation.json"}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(Briere et al. 1999)</w:t>
      </w:r>
      <w:r w:rsidRPr="007F05C5">
        <w:rPr>
          <w:rFonts w:ascii="Arial" w:hAnsi="Arial" w:cs="Arial"/>
          <w:lang w:val="en-US"/>
        </w:rPr>
        <w:fldChar w:fldCharType="end"/>
      </w:r>
      <w:r w:rsidRPr="007F05C5">
        <w:rPr>
          <w:rFonts w:ascii="Arial" w:hAnsi="Arial" w:cs="Arial"/>
          <w:lang w:val="en-US"/>
        </w:rPr>
        <w:t>:</w:t>
      </w:r>
    </w:p>
    <w:p w14:paraId="13F61661" w14:textId="05880BB9" w:rsidR="00930BDB" w:rsidRDefault="00930BDB" w:rsidP="007C1BC4">
      <w:pPr>
        <w:ind w:firstLine="360"/>
        <w:rPr>
          <w:rFonts w:ascii="Arial" w:hAnsi="Arial" w:cs="Arial"/>
          <w:lang w:val="en-US"/>
        </w:rPr>
      </w:pPr>
      <m:oMathPara>
        <m:oMath>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T</m:t>
              </m:r>
            </m:e>
          </m:d>
          <m:r>
            <w:rPr>
              <w:rFonts w:ascii="Cambria Math" w:hAnsi="Cambria Math" w:cs="Arial"/>
              <w:lang w:val="en-US"/>
            </w:rPr>
            <m:t xml:space="preserve">= </m:t>
          </m:r>
          <m:d>
            <m:dPr>
              <m:begChr m:val="{"/>
              <m:endChr m:val=""/>
              <m:ctrlPr>
                <w:rPr>
                  <w:rFonts w:ascii="Cambria Math" w:hAnsi="Cambria Math" w:cs="Arial"/>
                  <w:i/>
                  <w:lang w:val="en-US"/>
                </w:rPr>
              </m:ctrlPr>
            </m:dPr>
            <m:e>
              <m:eqArr>
                <m:eqArrPr>
                  <m:ctrlPr>
                    <w:rPr>
                      <w:rFonts w:ascii="Cambria Math" w:hAnsi="Cambria Math" w:cs="Arial"/>
                      <w:i/>
                      <w:lang w:val="en-US"/>
                    </w:rPr>
                  </m:ctrlPr>
                </m:eqArrPr>
                <m:e>
                  <m:r>
                    <w:rPr>
                      <w:rFonts w:ascii="Cambria Math" w:hAnsi="Cambria Math" w:cs="Arial"/>
                      <w:lang w:val="en-US"/>
                    </w:rPr>
                    <m:t>a×T×</m:t>
                  </m:r>
                  <m:d>
                    <m:dPr>
                      <m:ctrlPr>
                        <w:rPr>
                          <w:rFonts w:ascii="Cambria Math" w:hAnsi="Cambria Math" w:cs="Arial"/>
                          <w:i/>
                          <w:lang w:val="en-US"/>
                        </w:rPr>
                      </m:ctrlPr>
                    </m:dPr>
                    <m:e>
                      <m:r>
                        <w:rPr>
                          <w:rFonts w:ascii="Cambria Math" w:hAnsi="Cambria Math" w:cs="Arial"/>
                          <w:lang w:val="en-US"/>
                        </w:rPr>
                        <m:t>T-RTmin</m:t>
                      </m:r>
                    </m:e>
                  </m:d>
                  <m:r>
                    <w:rPr>
                      <w:rFonts w:ascii="Cambria Math" w:hAnsi="Cambria Math" w:cs="Arial"/>
                      <w:lang w:val="en-US"/>
                    </w:rPr>
                    <m:t xml:space="preserve">× </m:t>
                  </m:r>
                  <m:sSup>
                    <m:sSupPr>
                      <m:ctrlPr>
                        <w:rPr>
                          <w:rFonts w:ascii="Cambria Math" w:hAnsi="Cambria Math" w:cs="Arial"/>
                          <w:i/>
                          <w:lang w:val="en-US"/>
                        </w:rPr>
                      </m:ctrlPr>
                    </m:sSupPr>
                    <m:e>
                      <m:r>
                        <w:rPr>
                          <w:rFonts w:ascii="Cambria Math" w:hAnsi="Cambria Math" w:cs="Arial"/>
                          <w:lang w:val="en-US"/>
                        </w:rPr>
                        <m:t>(RTmax-T)</m:t>
                      </m:r>
                    </m:e>
                    <m:sup>
                      <m:r>
                        <w:rPr>
                          <w:rFonts w:ascii="Cambria Math" w:hAnsi="Cambria Math" w:cs="Arial"/>
                          <w:lang w:val="en-US"/>
                        </w:rPr>
                        <m:t>1/b</m:t>
                      </m:r>
                    </m:sup>
                  </m:sSup>
                  <m:r>
                    <w:rPr>
                      <w:rFonts w:ascii="Cambria Math" w:hAnsi="Cambria Math" w:cs="Arial"/>
                      <w:lang w:val="en-US"/>
                    </w:rPr>
                    <m:t xml:space="preserve">  (for RTmax&gt;T&gt;RTmin)</m:t>
                  </m:r>
                </m:e>
                <m:e>
                  <m:r>
                    <w:rPr>
                      <w:rFonts w:ascii="Cambria Math" w:hAnsi="Cambria Math" w:cs="Arial"/>
                      <w:lang w:val="en-US"/>
                    </w:rPr>
                    <m:t>0  (for T≤RTmin or T ≥RTmax)</m:t>
                  </m:r>
                </m:e>
              </m:eqArr>
            </m:e>
          </m:d>
        </m:oMath>
      </m:oMathPara>
    </w:p>
    <w:p w14:paraId="7E5C534A" w14:textId="77777777" w:rsidR="0026541E" w:rsidRDefault="0026541E" w:rsidP="007C1BC4">
      <w:pPr>
        <w:ind w:firstLine="360"/>
        <w:rPr>
          <w:rFonts w:ascii="Arial" w:hAnsi="Arial" w:cs="Arial"/>
          <w:lang w:val="en-US"/>
        </w:rPr>
      </w:pPr>
    </w:p>
    <w:p w14:paraId="4A2FA4FB" w14:textId="53589915" w:rsidR="009E1151" w:rsidRPr="00275901" w:rsidRDefault="009E1151" w:rsidP="007C1BC4">
      <w:pPr>
        <w:ind w:firstLine="360"/>
        <w:rPr>
          <w:rFonts w:ascii="Arial" w:hAnsi="Arial" w:cs="Arial"/>
          <w:lang w:val="en-US"/>
        </w:rPr>
      </w:pPr>
      <w:r w:rsidRPr="007F05C5">
        <w:rPr>
          <w:rFonts w:ascii="Arial" w:hAnsi="Arial" w:cs="Arial"/>
          <w:lang w:val="en-US"/>
        </w:rPr>
        <w:lastRenderedPageBreak/>
        <w:t xml:space="preserve">where </w:t>
      </w:r>
      <w:r w:rsidRPr="00C5799B">
        <w:rPr>
          <w:rFonts w:ascii="Arial" w:hAnsi="Arial" w:cs="Arial"/>
          <w:i/>
          <w:iCs/>
          <w:lang w:val="en-US"/>
        </w:rPr>
        <w:t>T</w:t>
      </w:r>
      <w:r w:rsidRPr="007F05C5">
        <w:rPr>
          <w:rFonts w:ascii="Arial" w:hAnsi="Arial" w:cs="Arial"/>
          <w:lang w:val="en-US"/>
        </w:rPr>
        <w:t xml:space="preserve"> is the temperature, </w:t>
      </w:r>
      <w:proofErr w:type="spellStart"/>
      <w:r w:rsidRPr="007F05C5">
        <w:rPr>
          <w:rFonts w:ascii="Arial" w:hAnsi="Arial" w:cs="Arial"/>
          <w:i/>
          <w:iCs/>
          <w:lang w:val="en-US"/>
        </w:rPr>
        <w:t>RTmin</w:t>
      </w:r>
      <w:proofErr w:type="spellEnd"/>
      <w:r w:rsidRPr="007F05C5">
        <w:rPr>
          <w:rFonts w:ascii="Arial" w:hAnsi="Arial" w:cs="Arial"/>
          <w:lang w:val="en-US"/>
        </w:rPr>
        <w:t xml:space="preserve"> and </w:t>
      </w:r>
      <w:proofErr w:type="spellStart"/>
      <w:r w:rsidRPr="007F05C5">
        <w:rPr>
          <w:rFonts w:ascii="Arial" w:hAnsi="Arial" w:cs="Arial"/>
          <w:i/>
          <w:iCs/>
          <w:lang w:val="en-US"/>
        </w:rPr>
        <w:t>RTmax</w:t>
      </w:r>
      <w:proofErr w:type="spellEnd"/>
      <w:r w:rsidRPr="007F05C5">
        <w:rPr>
          <w:rFonts w:ascii="Arial" w:hAnsi="Arial" w:cs="Arial"/>
          <w:lang w:val="en-US"/>
        </w:rPr>
        <w:t xml:space="preserve"> </w:t>
      </w:r>
      <w:r>
        <w:rPr>
          <w:rFonts w:ascii="Arial" w:hAnsi="Arial" w:cs="Arial"/>
          <w:lang w:val="en-US"/>
        </w:rPr>
        <w:t>are</w:t>
      </w:r>
      <w:r w:rsidRPr="007F05C5">
        <w:rPr>
          <w:rFonts w:ascii="Arial" w:hAnsi="Arial" w:cs="Arial"/>
          <w:lang w:val="en-US"/>
        </w:rPr>
        <w:t xml:space="preserve"> the minimum and maximum temperature</w:t>
      </w:r>
      <w:r>
        <w:rPr>
          <w:rFonts w:ascii="Arial" w:hAnsi="Arial" w:cs="Arial"/>
          <w:lang w:val="en-US"/>
        </w:rPr>
        <w:t>s</w:t>
      </w:r>
      <w:r w:rsidRPr="007F05C5">
        <w:rPr>
          <w:rFonts w:ascii="Arial" w:hAnsi="Arial" w:cs="Arial"/>
          <w:lang w:val="en-US"/>
        </w:rPr>
        <w:t xml:space="preserve"> for the species to reproduce, </w:t>
      </w:r>
      <w:r w:rsidRPr="007F05C5">
        <w:rPr>
          <w:rFonts w:ascii="Arial" w:hAnsi="Arial" w:cs="Arial"/>
          <w:i/>
          <w:iCs/>
          <w:lang w:val="en-US"/>
        </w:rPr>
        <w:t>a</w:t>
      </w:r>
      <w:r w:rsidRPr="007F05C5">
        <w:rPr>
          <w:rFonts w:ascii="Arial" w:hAnsi="Arial" w:cs="Arial"/>
          <w:lang w:val="en-US"/>
        </w:rPr>
        <w:t xml:space="preserve"> is a scaling factor and </w:t>
      </w:r>
      <w:r w:rsidRPr="007F05C5">
        <w:rPr>
          <w:rFonts w:ascii="Arial" w:hAnsi="Arial" w:cs="Arial"/>
          <w:i/>
          <w:iCs/>
          <w:lang w:val="en-US"/>
        </w:rPr>
        <w:t>b</w:t>
      </w:r>
      <w:r w:rsidRPr="007F05C5">
        <w:rPr>
          <w:rFonts w:ascii="Arial" w:hAnsi="Arial" w:cs="Arial"/>
          <w:lang w:val="en-US"/>
        </w:rPr>
        <w:t xml:space="preserve"> is a shape factor of the curve. </w:t>
      </w:r>
      <w:r>
        <w:rPr>
          <w:rFonts w:ascii="Arial" w:hAnsi="Arial" w:cs="Arial"/>
          <w:lang w:val="en-US"/>
        </w:rPr>
        <w:t>Values of each parameter shared the same normal distribution</w:t>
      </w:r>
      <w:r w:rsidR="00C5799B">
        <w:rPr>
          <w:rFonts w:ascii="Arial" w:hAnsi="Arial" w:cs="Arial"/>
          <w:lang w:val="en-US"/>
        </w:rPr>
        <w:t xml:space="preserve"> among the nine species</w:t>
      </w:r>
      <w:r>
        <w:rPr>
          <w:rFonts w:ascii="Arial" w:hAnsi="Arial" w:cs="Arial"/>
          <w:lang w:val="en-US"/>
        </w:rPr>
        <w:t xml:space="preserve">, </w:t>
      </w:r>
      <w:proofErr w:type="gramStart"/>
      <w:r>
        <w:rPr>
          <w:rFonts w:ascii="Arial" w:hAnsi="Arial" w:cs="Arial"/>
          <w:lang w:val="en-US"/>
        </w:rPr>
        <w:t>whose</w:t>
      </w:r>
      <w:proofErr w:type="gramEnd"/>
      <w:r>
        <w:rPr>
          <w:rFonts w:ascii="Arial" w:hAnsi="Arial" w:cs="Arial"/>
          <w:lang w:val="en-US"/>
        </w:rPr>
        <w:t xml:space="preserve"> mean and variance were the super parameters in the multi-level model. </w:t>
      </w:r>
      <w:r w:rsidR="00C5799B" w:rsidRPr="00C5799B">
        <w:rPr>
          <w:rFonts w:ascii="Arial" w:hAnsi="Arial" w:cs="Arial"/>
          <w:i/>
          <w:iCs/>
          <w:lang w:val="en-US"/>
        </w:rPr>
        <w:t xml:space="preserve"> P(T)</w:t>
      </w:r>
      <w:r w:rsidR="00C5799B">
        <w:rPr>
          <w:rFonts w:ascii="Arial" w:hAnsi="Arial" w:cs="Arial"/>
          <w:lang w:val="en-US"/>
        </w:rPr>
        <w:t xml:space="preserve"> </w:t>
      </w:r>
      <w:r w:rsidRPr="007F05C5">
        <w:rPr>
          <w:rFonts w:ascii="Arial" w:hAnsi="Arial" w:cs="Arial"/>
          <w:lang w:val="en-US"/>
        </w:rPr>
        <w:t xml:space="preserve">was modeled using a normal distribution with </w:t>
      </w:r>
      <w:ins w:id="170" w:author="Benjamin Van Doren" w:date="2021-11-29T17:30:00Z">
        <w:r w:rsidR="002E5BD6">
          <w:rPr>
            <w:rFonts w:ascii="Arial" w:hAnsi="Arial" w:cs="Arial"/>
            <w:lang w:val="en-US"/>
          </w:rPr>
          <w:t xml:space="preserve">a </w:t>
        </w:r>
      </w:ins>
      <w:r w:rsidRPr="007F05C5">
        <w:rPr>
          <w:rFonts w:ascii="Arial" w:hAnsi="Arial" w:cs="Arial"/>
          <w:lang w:val="en-US"/>
        </w:rPr>
        <w:t xml:space="preserve">temperature-dependent standard deviation. </w:t>
      </w:r>
      <w:r w:rsidR="00C5799B" w:rsidRPr="007F05C5">
        <w:rPr>
          <w:rFonts w:ascii="Arial" w:hAnsi="Arial" w:cs="Arial"/>
          <w:lang w:val="en-US"/>
        </w:rPr>
        <w:t xml:space="preserve">A normal distribution is not ideal to model the transformed count data, which are all positive. However, modeling offspring counts with Poisson, zero-inflated Poisson, negative binomial, lognormal distribution did not produce </w:t>
      </w:r>
      <w:r w:rsidR="00C5799B">
        <w:rPr>
          <w:rFonts w:ascii="Arial" w:hAnsi="Arial" w:cs="Arial"/>
          <w:lang w:val="en-US"/>
        </w:rPr>
        <w:t xml:space="preserve">model </w:t>
      </w:r>
      <w:r w:rsidR="00C5799B" w:rsidRPr="007F05C5">
        <w:rPr>
          <w:rFonts w:ascii="Arial" w:hAnsi="Arial" w:cs="Arial"/>
          <w:lang w:val="en-US"/>
        </w:rPr>
        <w:t>converge</w:t>
      </w:r>
      <w:r w:rsidR="00C5799B">
        <w:rPr>
          <w:rFonts w:ascii="Arial" w:hAnsi="Arial" w:cs="Arial"/>
          <w:lang w:val="en-US"/>
        </w:rPr>
        <w:t>nce</w:t>
      </w:r>
      <w:r w:rsidR="00C5799B" w:rsidRPr="007F05C5">
        <w:rPr>
          <w:rFonts w:ascii="Arial" w:hAnsi="Arial" w:cs="Arial"/>
          <w:lang w:val="en-US"/>
        </w:rPr>
        <w:t xml:space="preserve"> results, potentially due to the piecewise nature of the thermal performance function</w:t>
      </w:r>
      <w:r w:rsidR="00C5799B">
        <w:rPr>
          <w:rFonts w:ascii="Arial" w:hAnsi="Arial" w:cs="Arial"/>
          <w:lang w:val="en-US"/>
        </w:rPr>
        <w:t>s</w:t>
      </w:r>
      <w:r w:rsidR="00C5799B" w:rsidRPr="007F05C5">
        <w:rPr>
          <w:rFonts w:ascii="Arial" w:hAnsi="Arial" w:cs="Arial"/>
          <w:lang w:val="en-US"/>
        </w:rPr>
        <w:t xml:space="preserve">. </w:t>
      </w:r>
      <w:r w:rsidRPr="007F05C5">
        <w:rPr>
          <w:rFonts w:ascii="Arial" w:hAnsi="Arial" w:cs="Arial"/>
          <w:lang w:val="en-US"/>
        </w:rPr>
        <w:t>Assuming temperature dependenc</w:t>
      </w:r>
      <w:ins w:id="171" w:author="Benjamin Van Doren" w:date="2021-11-29T17:31:00Z">
        <w:r w:rsidR="002E5BD6">
          <w:rPr>
            <w:rFonts w:ascii="Arial" w:hAnsi="Arial" w:cs="Arial"/>
            <w:lang w:val="en-US"/>
          </w:rPr>
          <w:t>e</w:t>
        </w:r>
      </w:ins>
      <w:del w:id="172" w:author="Benjamin Van Doren" w:date="2021-11-29T17:31:00Z">
        <w:r w:rsidRPr="007F05C5" w:rsidDel="002E5BD6">
          <w:rPr>
            <w:rFonts w:ascii="Arial" w:hAnsi="Arial" w:cs="Arial"/>
            <w:lang w:val="en-US"/>
          </w:rPr>
          <w:delText>y</w:delText>
        </w:r>
      </w:del>
      <w:r w:rsidRPr="007F05C5">
        <w:rPr>
          <w:rFonts w:ascii="Arial" w:hAnsi="Arial" w:cs="Arial"/>
          <w:lang w:val="en-US"/>
        </w:rPr>
        <w:t xml:space="preserve"> of</w:t>
      </w:r>
      <w:ins w:id="173" w:author="Benjamin Van Doren" w:date="2021-11-29T17:31:00Z">
        <w:r w:rsidR="002E5BD6">
          <w:rPr>
            <w:rFonts w:ascii="Arial" w:hAnsi="Arial" w:cs="Arial"/>
            <w:lang w:val="en-US"/>
          </w:rPr>
          <w:t xml:space="preserve"> the</w:t>
        </w:r>
      </w:ins>
      <w:r w:rsidRPr="007F05C5">
        <w:rPr>
          <w:rFonts w:ascii="Arial" w:hAnsi="Arial" w:cs="Arial"/>
          <w:lang w:val="en-US"/>
        </w:rPr>
        <w:t xml:space="preserve"> standard deviation generated better fitting than assuming the same standard deviation across temperature treatments, as judged by </w:t>
      </w:r>
      <w:r w:rsidRPr="007F05C5">
        <w:rPr>
          <w:rStyle w:val="st"/>
          <w:rFonts w:ascii="Arial" w:hAnsi="Arial" w:cs="Arial"/>
        </w:rPr>
        <w:t>leave-one-out cross-validation</w:t>
      </w:r>
      <w:r w:rsidRPr="007F05C5">
        <w:rPr>
          <w:rFonts w:ascii="Arial" w:hAnsi="Arial" w:cs="Arial"/>
          <w:lang w:val="en-US"/>
        </w:rPr>
        <w:t xml:space="preserve">. </w:t>
      </w:r>
      <w:r>
        <w:rPr>
          <w:rFonts w:ascii="Arial" w:hAnsi="Arial" w:cs="Arial"/>
          <w:lang w:val="en-US"/>
        </w:rPr>
        <w:t>This</w:t>
      </w:r>
      <w:r w:rsidRPr="007F05C5">
        <w:rPr>
          <w:rFonts w:ascii="Arial" w:hAnsi="Arial" w:cs="Arial"/>
          <w:lang w:val="en-US"/>
        </w:rPr>
        <w:t xml:space="preserve"> was because when the temperature was equal or close to </w:t>
      </w:r>
      <w:proofErr w:type="spellStart"/>
      <w:r w:rsidRPr="007F05C5">
        <w:rPr>
          <w:rFonts w:ascii="Arial" w:hAnsi="Arial" w:cs="Arial"/>
          <w:i/>
          <w:iCs/>
          <w:lang w:val="en-US"/>
        </w:rPr>
        <w:t>RTmin</w:t>
      </w:r>
      <w:proofErr w:type="spellEnd"/>
      <w:r w:rsidRPr="007F05C5">
        <w:rPr>
          <w:rFonts w:ascii="Arial" w:hAnsi="Arial" w:cs="Arial"/>
          <w:lang w:val="en-US"/>
        </w:rPr>
        <w:t xml:space="preserve"> and </w:t>
      </w:r>
      <w:proofErr w:type="spellStart"/>
      <w:r w:rsidRPr="007F05C5">
        <w:rPr>
          <w:rFonts w:ascii="Arial" w:hAnsi="Arial" w:cs="Arial"/>
          <w:i/>
          <w:iCs/>
          <w:lang w:val="en-US"/>
        </w:rPr>
        <w:t>RTmax</w:t>
      </w:r>
      <w:proofErr w:type="spellEnd"/>
      <w:r w:rsidRPr="007F05C5">
        <w:rPr>
          <w:rFonts w:ascii="Arial" w:hAnsi="Arial" w:cs="Arial"/>
          <w:lang w:val="en-US"/>
        </w:rPr>
        <w:t xml:space="preserve">, the standard deviation should be zero or close to zero. </w:t>
      </w:r>
      <w:r w:rsidR="00C5799B">
        <w:rPr>
          <w:rFonts w:ascii="Arial" w:hAnsi="Arial" w:cs="Arial"/>
          <w:lang w:val="en-US"/>
        </w:rPr>
        <w:t>M</w:t>
      </w:r>
      <w:r w:rsidRPr="007F05C5">
        <w:rPr>
          <w:rFonts w:ascii="Arial" w:hAnsi="Arial" w:cs="Arial"/>
          <w:lang w:val="en-US"/>
        </w:rPr>
        <w:t>odel</w:t>
      </w:r>
      <w:ins w:id="174" w:author="Benjamin Van Doren" w:date="2021-11-29T17:32:00Z">
        <w:r w:rsidR="002E5BD6">
          <w:rPr>
            <w:rFonts w:ascii="Arial" w:hAnsi="Arial" w:cs="Arial"/>
            <w:lang w:val="en-US"/>
          </w:rPr>
          <w:t xml:space="preserve">s </w:t>
        </w:r>
      </w:ins>
      <w:del w:id="175" w:author="Benjamin Van Doren" w:date="2021-11-29T17:32:00Z">
        <w:r w:rsidR="00047101" w:rsidDel="002E5BD6">
          <w:rPr>
            <w:rFonts w:ascii="Arial" w:hAnsi="Arial" w:cs="Arial"/>
            <w:lang w:val="en-US"/>
          </w:rPr>
          <w:delText xml:space="preserve"> was </w:delText>
        </w:r>
      </w:del>
      <w:r w:rsidR="00047101">
        <w:rPr>
          <w:rFonts w:ascii="Arial" w:hAnsi="Arial" w:cs="Arial"/>
          <w:lang w:val="en-US"/>
        </w:rPr>
        <w:t>converged and</w:t>
      </w:r>
      <w:r w:rsidRPr="007F05C5">
        <w:rPr>
          <w:rFonts w:ascii="Arial" w:hAnsi="Arial" w:cs="Arial"/>
          <w:lang w:val="en-US"/>
        </w:rPr>
        <w:t xml:space="preserve"> </w:t>
      </w:r>
      <w:ins w:id="176" w:author="Benjamin Van Doren" w:date="2021-11-29T17:32:00Z">
        <w:r w:rsidR="002E5BD6">
          <w:rPr>
            <w:rFonts w:ascii="Arial" w:hAnsi="Arial" w:cs="Arial"/>
            <w:lang w:val="en-US"/>
          </w:rPr>
          <w:t xml:space="preserve">we examined </w:t>
        </w:r>
      </w:ins>
      <w:del w:id="177" w:author="Benjamin Van Doren" w:date="2021-11-29T17:32:00Z">
        <w:r w:rsidRPr="007F05C5" w:rsidDel="002E5BD6">
          <w:rPr>
            <w:rFonts w:ascii="Arial" w:hAnsi="Arial" w:cs="Arial"/>
            <w:lang w:val="en-US"/>
          </w:rPr>
          <w:delText xml:space="preserve">performance </w:delText>
        </w:r>
        <w:r w:rsidDel="002E5BD6">
          <w:rPr>
            <w:rFonts w:ascii="Arial" w:hAnsi="Arial" w:cs="Arial"/>
            <w:lang w:val="en-US"/>
          </w:rPr>
          <w:delText>was</w:delText>
        </w:r>
        <w:r w:rsidRPr="007F05C5" w:rsidDel="002E5BD6">
          <w:rPr>
            <w:rFonts w:ascii="Arial" w:hAnsi="Arial" w:cs="Arial"/>
            <w:lang w:val="en-US"/>
          </w:rPr>
          <w:delText xml:space="preserve"> acceptable </w:delText>
        </w:r>
        <w:r w:rsidR="00C5799B" w:rsidDel="002E5BD6">
          <w:rPr>
            <w:rFonts w:ascii="Arial" w:hAnsi="Arial" w:cs="Arial"/>
            <w:lang w:val="en-US"/>
          </w:rPr>
          <w:delText xml:space="preserve">in </w:delText>
        </w:r>
      </w:del>
      <w:r w:rsidR="00C5799B">
        <w:rPr>
          <w:rFonts w:ascii="Arial" w:hAnsi="Arial" w:cs="Arial"/>
          <w:lang w:val="en-US"/>
        </w:rPr>
        <w:t>diagnostic plots</w:t>
      </w:r>
      <w:ins w:id="178" w:author="Benjamin Van Doren" w:date="2021-11-29T17:32:00Z">
        <w:r w:rsidR="002E5BD6">
          <w:rPr>
            <w:rFonts w:ascii="Arial" w:hAnsi="Arial" w:cs="Arial"/>
            <w:lang w:val="en-US"/>
          </w:rPr>
          <w:t xml:space="preserve"> to ensure assumptions were met</w:t>
        </w:r>
      </w:ins>
      <w:r w:rsidR="00C5799B">
        <w:rPr>
          <w:rFonts w:ascii="Arial" w:hAnsi="Arial" w:cs="Arial"/>
          <w:lang w:val="en-US"/>
        </w:rPr>
        <w:t xml:space="preserve"> </w:t>
      </w:r>
      <w:r w:rsidRPr="007F05C5">
        <w:rPr>
          <w:rFonts w:ascii="Arial" w:hAnsi="Arial" w:cs="Arial"/>
          <w:lang w:val="en-US"/>
        </w:rPr>
        <w:t>(</w:t>
      </w:r>
      <w:r w:rsidR="00C5799B">
        <w:rPr>
          <w:rFonts w:ascii="Arial" w:hAnsi="Arial" w:cs="Arial"/>
          <w:color w:val="000000" w:themeColor="text1"/>
          <w:lang w:val="en-US"/>
        </w:rPr>
        <w:t>S</w:t>
      </w:r>
      <w:r w:rsidRPr="007F05C5">
        <w:rPr>
          <w:rFonts w:ascii="Arial" w:hAnsi="Arial" w:cs="Arial"/>
          <w:color w:val="000000" w:themeColor="text1"/>
          <w:lang w:val="en-US"/>
        </w:rPr>
        <w:t xml:space="preserve">upplementary </w:t>
      </w:r>
      <w:ins w:id="179" w:author="Benjamin Van Doren" w:date="2021-11-29T17:32:00Z">
        <w:r w:rsidR="002E5BD6">
          <w:rPr>
            <w:rFonts w:ascii="Arial" w:hAnsi="Arial" w:cs="Arial"/>
            <w:color w:val="000000" w:themeColor="text1"/>
            <w:lang w:val="en-US"/>
          </w:rPr>
          <w:t>F</w:t>
        </w:r>
      </w:ins>
      <w:del w:id="180" w:author="Benjamin Van Doren" w:date="2021-11-29T17:32:00Z">
        <w:r w:rsidRPr="007F05C5" w:rsidDel="002E5BD6">
          <w:rPr>
            <w:rFonts w:ascii="Arial" w:hAnsi="Arial" w:cs="Arial"/>
            <w:color w:val="000000" w:themeColor="text1"/>
            <w:lang w:val="en-US"/>
          </w:rPr>
          <w:delText>f</w:delText>
        </w:r>
      </w:del>
      <w:r w:rsidRPr="007F05C5">
        <w:rPr>
          <w:rFonts w:ascii="Arial" w:hAnsi="Arial" w:cs="Arial"/>
          <w:color w:val="000000" w:themeColor="text1"/>
          <w:lang w:val="en-US"/>
        </w:rPr>
        <w:t xml:space="preserve">igure </w:t>
      </w:r>
      <w:r w:rsidR="00D36B99">
        <w:rPr>
          <w:rFonts w:ascii="Arial" w:hAnsi="Arial" w:cs="Arial"/>
          <w:color w:val="000000" w:themeColor="text1"/>
          <w:lang w:val="en-US"/>
        </w:rPr>
        <w:t>4</w:t>
      </w:r>
      <w:r w:rsidRPr="007F05C5">
        <w:rPr>
          <w:rFonts w:ascii="Arial" w:hAnsi="Arial" w:cs="Arial"/>
          <w:color w:val="000000" w:themeColor="text1"/>
          <w:lang w:val="en-US"/>
        </w:rPr>
        <w:t>).</w:t>
      </w:r>
      <w:r w:rsidRPr="007F05C5">
        <w:rPr>
          <w:rFonts w:ascii="Arial" w:hAnsi="Arial" w:cs="Arial"/>
          <w:color w:val="FF0000"/>
          <w:lang w:val="en-US"/>
        </w:rPr>
        <w:t xml:space="preserve"> </w:t>
      </w:r>
      <w:r w:rsidRPr="008E748E">
        <w:rPr>
          <w:rFonts w:ascii="Arial" w:hAnsi="Arial" w:cs="Arial"/>
          <w:color w:val="000000" w:themeColor="text1"/>
          <w:lang w:val="en-US"/>
        </w:rPr>
        <w:t xml:space="preserve">Priors of parameters were sampled from </w:t>
      </w:r>
      <w:ins w:id="181" w:author="Benjamin Van Doren" w:date="2021-11-29T17:32:00Z">
        <w:r w:rsidR="002E5BD6">
          <w:rPr>
            <w:rFonts w:ascii="Arial" w:hAnsi="Arial" w:cs="Arial"/>
            <w:color w:val="000000" w:themeColor="text1"/>
            <w:lang w:val="en-US"/>
          </w:rPr>
          <w:t xml:space="preserve">a </w:t>
        </w:r>
      </w:ins>
      <w:commentRangeStart w:id="182"/>
      <w:r w:rsidRPr="008E748E">
        <w:rPr>
          <w:rFonts w:ascii="Arial" w:hAnsi="Arial" w:cs="Arial"/>
          <w:color w:val="000000" w:themeColor="text1"/>
          <w:lang w:val="en-US"/>
        </w:rPr>
        <w:t>non-informative distribution</w:t>
      </w:r>
      <w:commentRangeEnd w:id="182"/>
      <w:r w:rsidR="002E5BD6">
        <w:rPr>
          <w:rStyle w:val="CommentReference"/>
          <w:rFonts w:asciiTheme="minorHAnsi" w:eastAsiaTheme="minorHAnsi" w:hAnsiTheme="minorHAnsi" w:cstheme="minorBidi"/>
          <w:lang w:eastAsia="en-US"/>
        </w:rPr>
        <w:commentReference w:id="182"/>
      </w:r>
      <w:r w:rsidRPr="008E748E">
        <w:rPr>
          <w:rFonts w:ascii="Arial" w:hAnsi="Arial" w:cs="Arial"/>
          <w:color w:val="000000" w:themeColor="text1"/>
          <w:lang w:val="en-US"/>
        </w:rPr>
        <w:t xml:space="preserve">. The values of </w:t>
      </w:r>
      <w:r w:rsidRPr="008E748E">
        <w:rPr>
          <w:rFonts w:ascii="Arial" w:hAnsi="Arial" w:cs="Arial"/>
          <w:i/>
          <w:iCs/>
          <w:color w:val="000000" w:themeColor="text1"/>
          <w:lang w:val="en-US"/>
        </w:rPr>
        <w:t>a</w:t>
      </w:r>
      <w:r w:rsidRPr="008E748E">
        <w:rPr>
          <w:rFonts w:ascii="Arial" w:hAnsi="Arial" w:cs="Arial"/>
          <w:color w:val="000000" w:themeColor="text1"/>
          <w:lang w:val="en-US"/>
        </w:rPr>
        <w:t xml:space="preserve"> </w:t>
      </w:r>
      <w:r w:rsidR="001113A3">
        <w:rPr>
          <w:rFonts w:ascii="Arial" w:hAnsi="Arial" w:cs="Arial"/>
          <w:color w:val="000000" w:themeColor="text1"/>
          <w:lang w:val="en-US"/>
        </w:rPr>
        <w:t xml:space="preserve">and </w:t>
      </w:r>
      <w:r w:rsidR="001113A3" w:rsidRPr="008E748E">
        <w:rPr>
          <w:rFonts w:ascii="Arial" w:hAnsi="Arial" w:cs="Arial"/>
          <w:i/>
          <w:iCs/>
          <w:color w:val="000000" w:themeColor="text1"/>
          <w:lang w:val="en-US"/>
        </w:rPr>
        <w:t>b</w:t>
      </w:r>
      <w:r w:rsidR="001113A3" w:rsidRPr="008E748E">
        <w:rPr>
          <w:rFonts w:ascii="Arial" w:hAnsi="Arial" w:cs="Arial"/>
          <w:color w:val="000000" w:themeColor="text1"/>
          <w:lang w:val="en-US"/>
        </w:rPr>
        <w:t xml:space="preserve"> </w:t>
      </w:r>
      <w:r w:rsidRPr="008E748E">
        <w:rPr>
          <w:rFonts w:ascii="Arial" w:hAnsi="Arial" w:cs="Arial"/>
          <w:color w:val="000000" w:themeColor="text1"/>
          <w:lang w:val="en-US"/>
        </w:rPr>
        <w:t>were bounded to be positive.</w:t>
      </w:r>
      <w:r w:rsidR="001113A3">
        <w:rPr>
          <w:rFonts w:ascii="Arial" w:hAnsi="Arial" w:cs="Arial"/>
          <w:color w:val="000000" w:themeColor="text1"/>
          <w:lang w:val="en-US"/>
        </w:rPr>
        <w:t xml:space="preserve"> </w:t>
      </w:r>
      <w:r w:rsidRPr="008E748E">
        <w:rPr>
          <w:rFonts w:ascii="Arial" w:hAnsi="Arial" w:cs="Arial"/>
          <w:color w:val="000000" w:themeColor="text1"/>
          <w:lang w:val="en-US"/>
        </w:rPr>
        <w:t xml:space="preserve">The values of </w:t>
      </w:r>
      <w:proofErr w:type="spellStart"/>
      <w:r w:rsidRPr="008E748E">
        <w:rPr>
          <w:rFonts w:ascii="Arial" w:hAnsi="Arial" w:cs="Arial"/>
          <w:i/>
          <w:iCs/>
          <w:color w:val="000000" w:themeColor="text1"/>
          <w:lang w:val="en-US"/>
        </w:rPr>
        <w:t>RTmin</w:t>
      </w:r>
      <w:proofErr w:type="spellEnd"/>
      <w:r w:rsidRPr="008E748E">
        <w:rPr>
          <w:rFonts w:ascii="Arial" w:hAnsi="Arial" w:cs="Arial"/>
          <w:color w:val="000000" w:themeColor="text1"/>
          <w:lang w:val="en-US"/>
        </w:rPr>
        <w:t xml:space="preserve"> were bounded to be lower than 17</w:t>
      </w:r>
      <w:r w:rsidRPr="008E748E">
        <w:rPr>
          <w:rFonts w:ascii="Arial" w:hAnsi="Arial" w:cs="Arial"/>
          <w:color w:val="000000" w:themeColor="text1"/>
        </w:rPr>
        <w:t>°C</w:t>
      </w:r>
      <w:r w:rsidR="00FE3AF8">
        <w:rPr>
          <w:rFonts w:ascii="Arial" w:hAnsi="Arial" w:cs="Arial"/>
          <w:color w:val="000000" w:themeColor="text1"/>
        </w:rPr>
        <w:t xml:space="preserve"> and</w:t>
      </w:r>
      <w:r w:rsidRPr="008E748E">
        <w:rPr>
          <w:rFonts w:ascii="Arial" w:hAnsi="Arial" w:cs="Arial"/>
          <w:color w:val="000000" w:themeColor="text1"/>
        </w:rPr>
        <w:t xml:space="preserve"> </w:t>
      </w:r>
      <w:r w:rsidR="00FE3AF8">
        <w:rPr>
          <w:rFonts w:ascii="Arial" w:hAnsi="Arial" w:cs="Arial"/>
          <w:color w:val="000000" w:themeColor="text1"/>
        </w:rPr>
        <w:t>t</w:t>
      </w:r>
      <w:r w:rsidRPr="008E748E">
        <w:rPr>
          <w:rFonts w:ascii="Arial" w:hAnsi="Arial" w:cs="Arial"/>
          <w:color w:val="000000" w:themeColor="text1"/>
        </w:rPr>
        <w:t xml:space="preserve">he </w:t>
      </w:r>
      <w:r w:rsidRPr="008E748E">
        <w:rPr>
          <w:rFonts w:ascii="Arial" w:hAnsi="Arial" w:cs="Arial"/>
          <w:color w:val="000000" w:themeColor="text1"/>
          <w:lang w:val="en-US"/>
        </w:rPr>
        <w:t xml:space="preserve">values of </w:t>
      </w:r>
      <w:proofErr w:type="spellStart"/>
      <w:r w:rsidRPr="008E748E">
        <w:rPr>
          <w:rFonts w:ascii="Arial" w:hAnsi="Arial" w:cs="Arial"/>
          <w:i/>
          <w:iCs/>
          <w:color w:val="000000" w:themeColor="text1"/>
          <w:lang w:val="en-US"/>
        </w:rPr>
        <w:t>RTmax</w:t>
      </w:r>
      <w:proofErr w:type="spellEnd"/>
      <w:r w:rsidRPr="008E748E">
        <w:rPr>
          <w:rFonts w:ascii="Arial" w:hAnsi="Arial" w:cs="Arial"/>
          <w:color w:val="000000" w:themeColor="text1"/>
          <w:lang w:val="en-US"/>
        </w:rPr>
        <w:t xml:space="preserve"> were bounded between 26</w:t>
      </w:r>
      <w:r w:rsidRPr="008E748E">
        <w:rPr>
          <w:rFonts w:ascii="Arial" w:hAnsi="Arial" w:cs="Arial"/>
          <w:color w:val="000000" w:themeColor="text1"/>
        </w:rPr>
        <w:t xml:space="preserve">°C - </w:t>
      </w:r>
      <w:r w:rsidRPr="008E748E">
        <w:rPr>
          <w:rFonts w:ascii="Arial" w:hAnsi="Arial" w:cs="Arial"/>
          <w:color w:val="000000" w:themeColor="text1"/>
          <w:lang w:val="en-US"/>
        </w:rPr>
        <w:t>35</w:t>
      </w:r>
      <w:r w:rsidRPr="008E748E">
        <w:rPr>
          <w:rFonts w:ascii="Arial" w:hAnsi="Arial" w:cs="Arial"/>
          <w:color w:val="000000" w:themeColor="text1"/>
        </w:rPr>
        <w:t>°C a</w:t>
      </w:r>
      <w:r w:rsidR="00FE3AF8">
        <w:rPr>
          <w:rFonts w:ascii="Arial" w:hAnsi="Arial" w:cs="Arial"/>
          <w:color w:val="000000" w:themeColor="text1"/>
        </w:rPr>
        <w:t>ccording to prior knowledge</w:t>
      </w:r>
      <w:r w:rsidR="00055F3A">
        <w:rPr>
          <w:rFonts w:ascii="Arial" w:hAnsi="Arial" w:cs="Arial"/>
          <w:color w:val="000000" w:themeColor="text1"/>
        </w:rPr>
        <w:t>.</w:t>
      </w:r>
      <w:r>
        <w:rPr>
          <w:rFonts w:ascii="Arial" w:hAnsi="Arial" w:cs="Arial"/>
        </w:rPr>
        <w:t xml:space="preserve"> </w:t>
      </w:r>
      <w:r w:rsidRPr="008E748E">
        <w:rPr>
          <w:rFonts w:ascii="Arial" w:hAnsi="Arial" w:cs="Arial"/>
          <w:lang w:val="en-US"/>
        </w:rPr>
        <w:t>Median</w:t>
      </w:r>
      <w:r>
        <w:rPr>
          <w:rFonts w:ascii="Arial" w:hAnsi="Arial" w:cs="Arial"/>
          <w:lang w:val="en-US"/>
        </w:rPr>
        <w:t>s</w:t>
      </w:r>
      <w:r w:rsidRPr="008E748E">
        <w:rPr>
          <w:rFonts w:ascii="Arial" w:hAnsi="Arial" w:cs="Arial"/>
          <w:lang w:val="en-US"/>
        </w:rPr>
        <w:t xml:space="preserve"> of the posterior distribution</w:t>
      </w:r>
      <w:r>
        <w:rPr>
          <w:rFonts w:ascii="Arial" w:hAnsi="Arial" w:cs="Arial"/>
          <w:lang w:val="en-US"/>
        </w:rPr>
        <w:t>s</w:t>
      </w:r>
      <w:r w:rsidRPr="008E748E">
        <w:rPr>
          <w:rFonts w:ascii="Arial" w:hAnsi="Arial" w:cs="Arial"/>
          <w:lang w:val="en-US"/>
        </w:rPr>
        <w:t xml:space="preserve"> were used as the parameter</w:t>
      </w:r>
      <w:r>
        <w:rPr>
          <w:rFonts w:ascii="Arial" w:hAnsi="Arial" w:cs="Arial"/>
          <w:lang w:val="en-US"/>
        </w:rPr>
        <w:t xml:space="preserve"> values</w:t>
      </w:r>
      <w:r w:rsidRPr="008E748E">
        <w:rPr>
          <w:rFonts w:ascii="Arial" w:hAnsi="Arial" w:cs="Arial"/>
          <w:lang w:val="en-US"/>
        </w:rPr>
        <w:t xml:space="preserve"> to construct the thermal performance curve.</w:t>
      </w:r>
    </w:p>
    <w:p w14:paraId="20D8FD9D" w14:textId="732D6D5D" w:rsidR="009E1151" w:rsidRDefault="009E1151" w:rsidP="007C1BC4">
      <w:pPr>
        <w:ind w:firstLine="360"/>
        <w:rPr>
          <w:rFonts w:ascii="Arial" w:hAnsi="Arial" w:cs="Arial"/>
          <w:lang w:val="en-US"/>
        </w:rPr>
      </w:pPr>
      <w:r w:rsidRPr="008E748E">
        <w:rPr>
          <w:rFonts w:ascii="Arial" w:hAnsi="Arial" w:cs="Arial"/>
          <w:lang w:val="en-US"/>
        </w:rPr>
        <w:t xml:space="preserve">The model parameters were also estimated by maximum likelihood using the </w:t>
      </w:r>
      <w:proofErr w:type="spellStart"/>
      <w:r w:rsidRPr="00516A60">
        <w:rPr>
          <w:rFonts w:ascii="Arial" w:hAnsi="Arial" w:cs="Arial"/>
          <w:i/>
          <w:iCs/>
          <w:lang w:val="en-US"/>
        </w:rPr>
        <w:t>bbmle</w:t>
      </w:r>
      <w:proofErr w:type="spellEnd"/>
      <w:r w:rsidRPr="00516A60">
        <w:rPr>
          <w:rFonts w:ascii="Arial" w:hAnsi="Arial" w:cs="Arial"/>
          <w:i/>
          <w:iCs/>
          <w:lang w:val="en-US"/>
        </w:rPr>
        <w:t xml:space="preserve"> </w:t>
      </w:r>
      <w:r w:rsidRPr="008E748E">
        <w:rPr>
          <w:rFonts w:ascii="Arial" w:hAnsi="Arial" w:cs="Arial"/>
          <w:lang w:val="en-US"/>
        </w:rPr>
        <w:t>package</w:t>
      </w:r>
      <w:r w:rsidR="007D2D8B">
        <w:rPr>
          <w:rFonts w:ascii="Arial" w:hAnsi="Arial" w:cs="Arial"/>
          <w:lang w:val="en-US"/>
        </w:rPr>
        <w:t xml:space="preserve"> in R</w:t>
      </w:r>
      <w:r w:rsidRPr="008E748E">
        <w:rPr>
          <w:rFonts w:ascii="Arial" w:hAnsi="Arial" w:cs="Arial"/>
          <w:lang w:val="en-US"/>
        </w:rPr>
        <w:t xml:space="preserve">. Total offspring numbers were modeled </w:t>
      </w:r>
      <w:r>
        <w:rPr>
          <w:rFonts w:ascii="Arial" w:hAnsi="Arial" w:cs="Arial"/>
          <w:lang w:val="en-US"/>
        </w:rPr>
        <w:t>using a</w:t>
      </w:r>
      <w:r w:rsidRPr="008E748E">
        <w:rPr>
          <w:rFonts w:ascii="Arial" w:hAnsi="Arial" w:cs="Arial"/>
          <w:lang w:val="en-US"/>
        </w:rPr>
        <w:t xml:space="preserve"> Poisson distribution. This method was not multi-level; therefore, the shapes of curves of different species varied more than when assuming shared distributions of model parameters. Besides, this method behaved </w:t>
      </w:r>
      <w:r>
        <w:rPr>
          <w:rFonts w:ascii="Arial" w:hAnsi="Arial" w:cs="Arial"/>
          <w:lang w:val="en-US"/>
        </w:rPr>
        <w:t>poorly</w:t>
      </w:r>
      <w:r w:rsidRPr="008E748E">
        <w:rPr>
          <w:rFonts w:ascii="Arial" w:hAnsi="Arial" w:cs="Arial"/>
          <w:lang w:val="en-US"/>
        </w:rPr>
        <w:t xml:space="preserve"> in estimating the uncertainty of the parameter estimation. Nevertheless, the ranks of the </w:t>
      </w:r>
      <w:proofErr w:type="spellStart"/>
      <w:r w:rsidRPr="00B337B6">
        <w:rPr>
          <w:rFonts w:ascii="Arial" w:hAnsi="Arial" w:cs="Arial"/>
          <w:i/>
          <w:iCs/>
          <w:lang w:val="en-US"/>
        </w:rPr>
        <w:t>RTmax</w:t>
      </w:r>
      <w:proofErr w:type="spellEnd"/>
      <w:r w:rsidRPr="008E748E">
        <w:rPr>
          <w:rFonts w:ascii="Arial" w:hAnsi="Arial" w:cs="Arial"/>
          <w:lang w:val="en-US"/>
        </w:rPr>
        <w:t xml:space="preserve"> (</w:t>
      </w:r>
      <w:r w:rsidR="00B87167">
        <w:rPr>
          <w:rFonts w:ascii="Arial" w:hAnsi="Arial" w:cs="Arial"/>
          <w:lang w:val="en-US"/>
        </w:rPr>
        <w:t>R</w:t>
      </w:r>
      <w:r w:rsidRPr="008E748E">
        <w:rPr>
          <w:rFonts w:ascii="Arial" w:hAnsi="Arial" w:cs="Arial"/>
          <w:lang w:val="en-US"/>
        </w:rPr>
        <w:t xml:space="preserve">ho = 0.88, p = 0.003, Spearman’s rank test) and </w:t>
      </w:r>
      <w:proofErr w:type="spellStart"/>
      <w:r w:rsidRPr="00B337B6">
        <w:rPr>
          <w:rFonts w:ascii="Arial" w:hAnsi="Arial" w:cs="Arial"/>
          <w:i/>
          <w:iCs/>
          <w:lang w:val="en-US"/>
        </w:rPr>
        <w:t>RTmin</w:t>
      </w:r>
      <w:proofErr w:type="spellEnd"/>
      <w:r w:rsidRPr="008E748E">
        <w:rPr>
          <w:rFonts w:ascii="Arial" w:hAnsi="Arial" w:cs="Arial"/>
          <w:lang w:val="en-US"/>
        </w:rPr>
        <w:t xml:space="preserve"> (</w:t>
      </w:r>
      <w:r w:rsidR="00B87167">
        <w:rPr>
          <w:rFonts w:ascii="Arial" w:hAnsi="Arial" w:cs="Arial"/>
          <w:lang w:val="en-US"/>
        </w:rPr>
        <w:t>R</w:t>
      </w:r>
      <w:r w:rsidRPr="008E748E">
        <w:rPr>
          <w:rFonts w:ascii="Arial" w:hAnsi="Arial" w:cs="Arial"/>
          <w:lang w:val="en-US"/>
        </w:rPr>
        <w:t>ho = 0.97, p = 0.00016, Spearman’s rank test) estimated by both methods are highly correlated.</w:t>
      </w:r>
    </w:p>
    <w:p w14:paraId="4CA8D816" w14:textId="051D9DEB" w:rsidR="00F45D05" w:rsidRDefault="00F45D05" w:rsidP="007C1BC4">
      <w:pPr>
        <w:ind w:firstLine="360"/>
        <w:rPr>
          <w:rFonts w:ascii="Arial" w:hAnsi="Arial" w:cs="Arial"/>
          <w:lang w:val="en-US"/>
        </w:rPr>
      </w:pPr>
      <w:r w:rsidRPr="00F45D05">
        <w:rPr>
          <w:rFonts w:ascii="Arial" w:hAnsi="Arial" w:cs="Arial"/>
          <w:i/>
          <w:iCs/>
          <w:lang w:val="en-US"/>
        </w:rPr>
        <w:t>Regression analysis</w:t>
      </w:r>
      <w:r>
        <w:rPr>
          <w:rFonts w:ascii="Arial" w:hAnsi="Arial" w:cs="Arial"/>
          <w:lang w:val="en-US"/>
        </w:rPr>
        <w:t xml:space="preserve">: </w:t>
      </w:r>
      <w:r w:rsidRPr="007F05C5">
        <w:rPr>
          <w:rFonts w:ascii="Arial" w:hAnsi="Arial" w:cs="Arial"/>
          <w:lang w:val="en-US"/>
        </w:rPr>
        <w:t xml:space="preserve">The posterior distributions of </w:t>
      </w:r>
      <w:proofErr w:type="spellStart"/>
      <w:r w:rsidRPr="007F05C5">
        <w:rPr>
          <w:rFonts w:ascii="Arial" w:hAnsi="Arial" w:cs="Arial"/>
          <w:i/>
          <w:iCs/>
          <w:lang w:val="en-US"/>
        </w:rPr>
        <w:t>RTmin</w:t>
      </w:r>
      <w:proofErr w:type="spellEnd"/>
      <w:r w:rsidR="00EA5252">
        <w:rPr>
          <w:rFonts w:ascii="Arial" w:hAnsi="Arial" w:cs="Arial"/>
          <w:lang w:val="en-US"/>
        </w:rPr>
        <w:t>,</w:t>
      </w:r>
      <w:r w:rsidRPr="007F05C5">
        <w:rPr>
          <w:rFonts w:ascii="Arial" w:hAnsi="Arial" w:cs="Arial"/>
          <w:lang w:val="en-US"/>
        </w:rPr>
        <w:t xml:space="preserve"> </w:t>
      </w:r>
      <w:proofErr w:type="spellStart"/>
      <w:r w:rsidRPr="007F05C5">
        <w:rPr>
          <w:rFonts w:ascii="Arial" w:hAnsi="Arial" w:cs="Arial"/>
          <w:i/>
          <w:iCs/>
          <w:lang w:val="en-US"/>
        </w:rPr>
        <w:t>RTmax</w:t>
      </w:r>
      <w:proofErr w:type="spellEnd"/>
      <w:r w:rsidRPr="007F05C5">
        <w:rPr>
          <w:rFonts w:ascii="Arial" w:hAnsi="Arial" w:cs="Arial"/>
          <w:lang w:val="en-US"/>
        </w:rPr>
        <w:t>, and</w:t>
      </w:r>
      <w:r w:rsidRPr="007F05C5">
        <w:rPr>
          <w:rFonts w:ascii="Arial" w:hAnsi="Arial" w:cs="Arial"/>
          <w:i/>
          <w:iCs/>
          <w:lang w:val="en-US"/>
        </w:rPr>
        <w:t xml:space="preserve"> </w:t>
      </w:r>
      <w:proofErr w:type="spellStart"/>
      <w:r w:rsidRPr="007F05C5">
        <w:rPr>
          <w:rFonts w:ascii="Arial" w:hAnsi="Arial" w:cs="Arial"/>
          <w:i/>
          <w:iCs/>
          <w:lang w:val="en-US"/>
        </w:rPr>
        <w:t>RTopt</w:t>
      </w:r>
      <w:proofErr w:type="spellEnd"/>
      <w:r w:rsidRPr="007F05C5">
        <w:rPr>
          <w:rFonts w:ascii="Arial" w:hAnsi="Arial" w:cs="Arial"/>
          <w:i/>
          <w:iCs/>
          <w:lang w:val="en-US"/>
        </w:rPr>
        <w:t xml:space="preserve"> </w:t>
      </w:r>
      <w:r w:rsidRPr="007F05C5">
        <w:rPr>
          <w:rFonts w:ascii="Arial" w:hAnsi="Arial" w:cs="Arial"/>
          <w:lang w:val="en-US"/>
        </w:rPr>
        <w:t>(</w:t>
      </w:r>
      <w:r w:rsidR="00273C62">
        <w:rPr>
          <w:rFonts w:ascii="Arial" w:hAnsi="Arial" w:cs="Arial"/>
          <w:lang w:val="en-US"/>
        </w:rPr>
        <w:t>1</w:t>
      </w:r>
      <w:r w:rsidRPr="007F05C5">
        <w:rPr>
          <w:rFonts w:ascii="Arial" w:hAnsi="Arial" w:cs="Arial"/>
          <w:lang w:val="en-US"/>
        </w:rPr>
        <w:t xml:space="preserve">00 samples of each parameter of each species) were modeled by </w:t>
      </w:r>
      <w:proofErr w:type="spellStart"/>
      <w:r w:rsidRPr="007F05C5">
        <w:rPr>
          <w:rFonts w:ascii="Arial" w:hAnsi="Arial" w:cs="Arial"/>
          <w:lang w:val="en-US"/>
        </w:rPr>
        <w:t>hIndex</w:t>
      </w:r>
      <w:proofErr w:type="spellEnd"/>
      <w:r w:rsidRPr="007F05C5">
        <w:rPr>
          <w:rFonts w:ascii="Arial" w:hAnsi="Arial" w:cs="Arial"/>
          <w:lang w:val="en-US"/>
        </w:rPr>
        <w:t xml:space="preserve"> as the fixed effect and species identity as the random effect in the linear mix</w:t>
      </w:r>
      <w:ins w:id="183" w:author="Benjamin Van Doren" w:date="2021-11-29T17:33:00Z">
        <w:r w:rsidR="005C5E91">
          <w:rPr>
            <w:rFonts w:ascii="Arial" w:hAnsi="Arial" w:cs="Arial"/>
            <w:lang w:val="en-US"/>
          </w:rPr>
          <w:t>ed</w:t>
        </w:r>
      </w:ins>
      <w:r w:rsidRPr="007F05C5">
        <w:rPr>
          <w:rFonts w:ascii="Arial" w:hAnsi="Arial" w:cs="Arial"/>
          <w:lang w:val="en-US"/>
        </w:rPr>
        <w:t>-effect</w:t>
      </w:r>
      <w:ins w:id="184" w:author="Benjamin Van Doren" w:date="2021-11-29T17:33:00Z">
        <w:r w:rsidR="005C5E91">
          <w:rPr>
            <w:rFonts w:ascii="Arial" w:hAnsi="Arial" w:cs="Arial"/>
            <w:lang w:val="en-US"/>
          </w:rPr>
          <w:t>s</w:t>
        </w:r>
      </w:ins>
      <w:r w:rsidRPr="007F05C5">
        <w:rPr>
          <w:rFonts w:ascii="Arial" w:hAnsi="Arial" w:cs="Arial"/>
          <w:lang w:val="en-US"/>
        </w:rPr>
        <w:t xml:space="preserve"> model</w:t>
      </w:r>
      <w:r w:rsidR="00870031">
        <w:rPr>
          <w:rFonts w:ascii="Arial" w:hAnsi="Arial" w:cs="Arial"/>
          <w:lang w:val="en-US"/>
        </w:rPr>
        <w:t xml:space="preserve"> </w:t>
      </w:r>
      <w:commentRangeStart w:id="185"/>
      <w:r w:rsidR="00870031">
        <w:rPr>
          <w:rFonts w:ascii="Arial" w:hAnsi="Arial" w:cs="Arial"/>
          <w:lang w:val="en-US"/>
        </w:rPr>
        <w:t>with phylogenetic correction</w:t>
      </w:r>
      <w:commentRangeEnd w:id="185"/>
      <w:r w:rsidR="00870031">
        <w:rPr>
          <w:rStyle w:val="CommentReference"/>
          <w:rFonts w:asciiTheme="minorHAnsi" w:eastAsiaTheme="minorHAnsi" w:hAnsiTheme="minorHAnsi" w:cstheme="minorBidi"/>
          <w:lang w:eastAsia="en-US"/>
        </w:rPr>
        <w:commentReference w:id="185"/>
      </w:r>
      <w:r w:rsidRPr="007F05C5">
        <w:rPr>
          <w:rFonts w:ascii="Arial" w:hAnsi="Arial" w:cs="Arial"/>
          <w:lang w:val="en-US"/>
        </w:rPr>
        <w:t xml:space="preserve">. Fecundity </w:t>
      </w:r>
      <w:r>
        <w:rPr>
          <w:rFonts w:ascii="Arial" w:hAnsi="Arial" w:cs="Arial"/>
          <w:lang w:val="en-US"/>
        </w:rPr>
        <w:t>at</w:t>
      </w:r>
      <w:r w:rsidRPr="007F05C5">
        <w:rPr>
          <w:rFonts w:ascii="Arial" w:hAnsi="Arial" w:cs="Arial"/>
          <w:lang w:val="en-US"/>
        </w:rPr>
        <w:t xml:space="preserve"> 29</w:t>
      </w:r>
      <w:r w:rsidRPr="007F05C5">
        <w:rPr>
          <w:rFonts w:ascii="Arial" w:hAnsi="Arial" w:cs="Arial"/>
        </w:rPr>
        <w:t>°C</w:t>
      </w:r>
      <w:r w:rsidRPr="007F05C5">
        <w:rPr>
          <w:rFonts w:ascii="Arial" w:hAnsi="Arial" w:cs="Arial"/>
          <w:lang w:val="en-US"/>
        </w:rPr>
        <w:t xml:space="preserve"> and 17</w:t>
      </w:r>
      <w:r w:rsidRPr="007F05C5">
        <w:rPr>
          <w:rFonts w:ascii="Arial" w:hAnsi="Arial" w:cs="Arial"/>
        </w:rPr>
        <w:t>°C</w:t>
      </w:r>
      <w:ins w:id="186" w:author="Benjamin Van Doren" w:date="2021-11-29T17:33:00Z">
        <w:r w:rsidR="005C5E91">
          <w:rPr>
            <w:rFonts w:ascii="Arial" w:hAnsi="Arial" w:cs="Arial"/>
            <w:lang w:val="en-US"/>
          </w:rPr>
          <w:t xml:space="preserve"> and</w:t>
        </w:r>
      </w:ins>
      <w:del w:id="187" w:author="Benjamin Van Doren" w:date="2021-11-29T17:33:00Z">
        <w:r w:rsidRPr="007F05C5" w:rsidDel="005C5E91">
          <w:rPr>
            <w:rFonts w:ascii="Arial" w:hAnsi="Arial" w:cs="Arial"/>
            <w:lang w:val="en-US"/>
          </w:rPr>
          <w:delText>,</w:delText>
        </w:r>
      </w:del>
      <w:r w:rsidRPr="007F05C5">
        <w:rPr>
          <w:rFonts w:ascii="Arial" w:hAnsi="Arial" w:cs="Arial"/>
          <w:lang w:val="en-US"/>
        </w:rPr>
        <w:t xml:space="preserve"> recovered fecundity after 29</w:t>
      </w:r>
      <w:r w:rsidRPr="007F05C5">
        <w:rPr>
          <w:rFonts w:ascii="Arial" w:hAnsi="Arial" w:cs="Arial"/>
        </w:rPr>
        <w:t>°C</w:t>
      </w:r>
      <w:r w:rsidRPr="007F05C5">
        <w:rPr>
          <w:rFonts w:ascii="Arial" w:hAnsi="Arial" w:cs="Arial"/>
          <w:lang w:val="en-US"/>
        </w:rPr>
        <w:t xml:space="preserve"> and 14</w:t>
      </w:r>
      <w:r w:rsidRPr="007F05C5">
        <w:rPr>
          <w:rFonts w:ascii="Arial" w:hAnsi="Arial" w:cs="Arial"/>
        </w:rPr>
        <w:t>°C</w:t>
      </w:r>
      <w:r w:rsidRPr="007F05C5">
        <w:rPr>
          <w:rFonts w:ascii="Arial" w:hAnsi="Arial" w:cs="Arial"/>
          <w:lang w:val="en-US"/>
        </w:rPr>
        <w:t xml:space="preserve"> were used as direct measurements of their performance in the high and low temperatures. The</w:t>
      </w:r>
      <w:r w:rsidR="006F3374">
        <w:rPr>
          <w:rFonts w:ascii="Arial" w:hAnsi="Arial" w:cs="Arial"/>
          <w:lang w:val="en-US"/>
        </w:rPr>
        <w:t>se</w:t>
      </w:r>
      <w:r w:rsidRPr="007F05C5">
        <w:rPr>
          <w:rFonts w:ascii="Arial" w:hAnsi="Arial" w:cs="Arial"/>
          <w:lang w:val="en-US"/>
        </w:rPr>
        <w:t xml:space="preserve"> offspring numbers were modeled by </w:t>
      </w:r>
      <w:proofErr w:type="spellStart"/>
      <w:r w:rsidRPr="007F05C5">
        <w:rPr>
          <w:rFonts w:ascii="Arial" w:hAnsi="Arial" w:cs="Arial"/>
          <w:lang w:val="en-US"/>
        </w:rPr>
        <w:t>hIndex</w:t>
      </w:r>
      <w:proofErr w:type="spellEnd"/>
      <w:r w:rsidRPr="007F05C5">
        <w:rPr>
          <w:rFonts w:ascii="Arial" w:hAnsi="Arial" w:cs="Arial"/>
          <w:lang w:val="en-US"/>
        </w:rPr>
        <w:t xml:space="preserve"> and experimental block as fix effects and species as a random effect in the generalized </w:t>
      </w:r>
      <w:r w:rsidR="00870031" w:rsidRPr="007F05C5">
        <w:rPr>
          <w:rFonts w:ascii="Arial" w:hAnsi="Arial" w:cs="Arial"/>
          <w:lang w:val="en-US"/>
        </w:rPr>
        <w:t>(family = “negative binomial”)</w:t>
      </w:r>
      <w:r w:rsidR="00870031">
        <w:rPr>
          <w:rFonts w:ascii="Arial" w:hAnsi="Arial" w:cs="Arial"/>
          <w:lang w:val="en-US"/>
        </w:rPr>
        <w:t xml:space="preserve"> </w:t>
      </w:r>
      <w:r w:rsidRPr="007F05C5">
        <w:rPr>
          <w:rFonts w:ascii="Arial" w:hAnsi="Arial" w:cs="Arial"/>
          <w:lang w:val="en-US"/>
        </w:rPr>
        <w:t>linear mix</w:t>
      </w:r>
      <w:ins w:id="188" w:author="Benjamin Van Doren" w:date="2021-11-29T17:34:00Z">
        <w:r w:rsidR="005C5E91">
          <w:rPr>
            <w:rFonts w:ascii="Arial" w:hAnsi="Arial" w:cs="Arial"/>
            <w:lang w:val="en-US"/>
          </w:rPr>
          <w:t>ed</w:t>
        </w:r>
      </w:ins>
      <w:r w:rsidRPr="007F05C5">
        <w:rPr>
          <w:rFonts w:ascii="Arial" w:hAnsi="Arial" w:cs="Arial"/>
          <w:lang w:val="en-US"/>
        </w:rPr>
        <w:t>-effect</w:t>
      </w:r>
      <w:ins w:id="189" w:author="Benjamin Van Doren" w:date="2021-11-29T17:34:00Z">
        <w:r w:rsidR="005C5E91">
          <w:rPr>
            <w:rFonts w:ascii="Arial" w:hAnsi="Arial" w:cs="Arial"/>
            <w:lang w:val="en-US"/>
          </w:rPr>
          <w:t>s</w:t>
        </w:r>
      </w:ins>
      <w:r w:rsidRPr="007F05C5">
        <w:rPr>
          <w:rFonts w:ascii="Arial" w:hAnsi="Arial" w:cs="Arial"/>
          <w:lang w:val="en-US"/>
        </w:rPr>
        <w:t xml:space="preserve"> model </w:t>
      </w:r>
      <w:r w:rsidR="00870031">
        <w:rPr>
          <w:rFonts w:ascii="Arial" w:hAnsi="Arial" w:cs="Arial"/>
          <w:lang w:val="en-US"/>
        </w:rPr>
        <w:t>with phylogenetic correction</w:t>
      </w:r>
      <w:r w:rsidRPr="007F05C5">
        <w:rPr>
          <w:rFonts w:ascii="Arial" w:hAnsi="Arial" w:cs="Arial"/>
          <w:lang w:val="en-US"/>
        </w:rPr>
        <w:t>.</w:t>
      </w:r>
      <w:r w:rsidR="006F3374">
        <w:rPr>
          <w:rFonts w:ascii="Arial" w:hAnsi="Arial" w:cs="Arial"/>
          <w:lang w:val="en-US"/>
        </w:rPr>
        <w:t xml:space="preserve"> All the above regression </w:t>
      </w:r>
      <w:del w:id="190" w:author="Benjamin Van Doren" w:date="2021-11-29T17:34:00Z">
        <w:r w:rsidR="006F3374" w:rsidDel="005C5E91">
          <w:rPr>
            <w:rFonts w:ascii="Arial" w:hAnsi="Arial" w:cs="Arial"/>
            <w:lang w:val="en-US"/>
          </w:rPr>
          <w:delText xml:space="preserve">analysis </w:delText>
        </w:r>
      </w:del>
      <w:ins w:id="191" w:author="Benjamin Van Doren" w:date="2021-11-29T17:34:00Z">
        <w:r w:rsidR="005C5E91">
          <w:rPr>
            <w:rFonts w:ascii="Arial" w:hAnsi="Arial" w:cs="Arial"/>
            <w:lang w:val="en-US"/>
          </w:rPr>
          <w:t xml:space="preserve">analyses </w:t>
        </w:r>
      </w:ins>
      <w:r w:rsidR="006F3374">
        <w:rPr>
          <w:rFonts w:ascii="Arial" w:hAnsi="Arial" w:cs="Arial"/>
          <w:lang w:val="en-US"/>
        </w:rPr>
        <w:t>were conducted using</w:t>
      </w:r>
      <w:ins w:id="192" w:author="Benjamin Van Doren" w:date="2021-11-29T17:34:00Z">
        <w:r w:rsidR="005C5E91">
          <w:rPr>
            <w:rFonts w:ascii="Arial" w:hAnsi="Arial" w:cs="Arial"/>
            <w:lang w:val="en-US"/>
          </w:rPr>
          <w:t xml:space="preserve"> the</w:t>
        </w:r>
      </w:ins>
      <w:r w:rsidR="006F3374">
        <w:rPr>
          <w:rFonts w:ascii="Arial" w:hAnsi="Arial" w:cs="Arial"/>
          <w:lang w:val="en-US"/>
        </w:rPr>
        <w:t xml:space="preserve"> </w:t>
      </w:r>
      <w:r w:rsidR="006F3374" w:rsidRPr="00065485">
        <w:rPr>
          <w:rFonts w:ascii="Arial" w:hAnsi="Arial" w:cs="Arial"/>
          <w:i/>
          <w:iCs/>
          <w:lang w:val="en-US"/>
        </w:rPr>
        <w:t>brms</w:t>
      </w:r>
      <w:r w:rsidR="006F3374">
        <w:rPr>
          <w:rFonts w:ascii="Arial" w:hAnsi="Arial" w:cs="Arial"/>
          <w:lang w:val="en-US"/>
        </w:rPr>
        <w:t xml:space="preserve"> package in R. The correlation between medians of </w:t>
      </w:r>
      <w:proofErr w:type="spellStart"/>
      <w:r w:rsidR="006F3374" w:rsidRPr="007F05C5">
        <w:rPr>
          <w:rFonts w:ascii="Arial" w:hAnsi="Arial" w:cs="Arial"/>
          <w:i/>
          <w:iCs/>
          <w:lang w:val="en-US"/>
        </w:rPr>
        <w:t>RTmin</w:t>
      </w:r>
      <w:proofErr w:type="spellEnd"/>
      <w:r w:rsidR="006F3374">
        <w:rPr>
          <w:rFonts w:ascii="Arial" w:hAnsi="Arial" w:cs="Arial"/>
          <w:lang w:val="en-US"/>
        </w:rPr>
        <w:t xml:space="preserve"> and</w:t>
      </w:r>
      <w:r w:rsidR="006F3374" w:rsidRPr="007F05C5">
        <w:rPr>
          <w:rFonts w:ascii="Arial" w:hAnsi="Arial" w:cs="Arial"/>
          <w:lang w:val="en-US"/>
        </w:rPr>
        <w:t xml:space="preserve"> </w:t>
      </w:r>
      <w:proofErr w:type="spellStart"/>
      <w:r w:rsidR="006F3374" w:rsidRPr="007F05C5">
        <w:rPr>
          <w:rFonts w:ascii="Arial" w:hAnsi="Arial" w:cs="Arial"/>
          <w:i/>
          <w:iCs/>
          <w:lang w:val="en-US"/>
        </w:rPr>
        <w:t>RTmax</w:t>
      </w:r>
      <w:proofErr w:type="spellEnd"/>
      <w:r w:rsidR="00C624CF">
        <w:rPr>
          <w:rFonts w:ascii="Arial" w:hAnsi="Arial" w:cs="Arial"/>
          <w:lang w:val="en-US"/>
        </w:rPr>
        <w:t xml:space="preserve"> </w:t>
      </w:r>
      <w:r w:rsidR="006F3374">
        <w:rPr>
          <w:rFonts w:ascii="Arial" w:hAnsi="Arial" w:cs="Arial"/>
          <w:lang w:val="en-US"/>
        </w:rPr>
        <w:t xml:space="preserve">was evaluated by Spearman’s rank test. </w:t>
      </w:r>
      <w:r w:rsidR="00993283" w:rsidRPr="007F05C5">
        <w:rPr>
          <w:rFonts w:ascii="Arial" w:hAnsi="Arial" w:cs="Arial"/>
          <w:i/>
          <w:iCs/>
          <w:lang w:val="en-US"/>
        </w:rPr>
        <w:t>D</w:t>
      </w:r>
      <w:r w:rsidR="00D53E2C">
        <w:rPr>
          <w:rFonts w:ascii="Arial" w:hAnsi="Arial" w:cs="Arial"/>
          <w:i/>
          <w:iCs/>
          <w:lang w:val="en-US"/>
        </w:rPr>
        <w:t>rosophila</w:t>
      </w:r>
      <w:r w:rsidR="00993283" w:rsidRPr="007F05C5">
        <w:rPr>
          <w:rFonts w:ascii="Arial" w:hAnsi="Arial" w:cs="Arial"/>
          <w:i/>
          <w:iCs/>
          <w:lang w:val="en-US"/>
        </w:rPr>
        <w:t xml:space="preserve"> melanogaster</w:t>
      </w:r>
      <w:r w:rsidR="00993283" w:rsidRPr="007F05C5">
        <w:rPr>
          <w:rFonts w:ascii="Arial" w:hAnsi="Arial" w:cs="Arial"/>
          <w:lang w:val="en-US"/>
        </w:rPr>
        <w:t xml:space="preserve"> and </w:t>
      </w:r>
      <w:r w:rsidR="00993283" w:rsidRPr="007F05C5">
        <w:rPr>
          <w:rFonts w:ascii="Arial" w:hAnsi="Arial" w:cs="Arial"/>
          <w:i/>
          <w:iCs/>
          <w:lang w:val="en-US"/>
        </w:rPr>
        <w:t xml:space="preserve">D. </w:t>
      </w:r>
      <w:proofErr w:type="spellStart"/>
      <w:r w:rsidR="00993283" w:rsidRPr="007F05C5">
        <w:rPr>
          <w:rFonts w:ascii="Arial" w:hAnsi="Arial" w:cs="Arial"/>
          <w:i/>
          <w:iCs/>
          <w:lang w:val="en-US"/>
        </w:rPr>
        <w:t>simulans</w:t>
      </w:r>
      <w:proofErr w:type="spellEnd"/>
      <w:r w:rsidR="00993283" w:rsidRPr="007F05C5">
        <w:rPr>
          <w:rFonts w:ascii="Arial" w:hAnsi="Arial" w:cs="Arial"/>
          <w:lang w:val="en-US"/>
        </w:rPr>
        <w:t xml:space="preserve"> were not included in </w:t>
      </w:r>
      <w:r w:rsidR="00993283">
        <w:rPr>
          <w:rFonts w:ascii="Arial" w:hAnsi="Arial" w:cs="Arial"/>
          <w:lang w:val="en-US"/>
        </w:rPr>
        <w:t>the regression</w:t>
      </w:r>
      <w:r w:rsidR="00993283" w:rsidRPr="007F05C5">
        <w:rPr>
          <w:rFonts w:ascii="Arial" w:hAnsi="Arial" w:cs="Arial"/>
          <w:lang w:val="en-US"/>
        </w:rPr>
        <w:t xml:space="preserve"> because their distribution patterns were unavailable</w:t>
      </w:r>
      <w:r w:rsidR="006F3374">
        <w:rPr>
          <w:rFonts w:ascii="Arial" w:hAnsi="Arial" w:cs="Arial"/>
          <w:lang w:val="en-US"/>
        </w:rPr>
        <w:t xml:space="preserve"> from</w:t>
      </w:r>
      <w:ins w:id="193" w:author="Benjamin Van Doren" w:date="2021-11-29T17:34:00Z">
        <w:r w:rsidR="005C5E91">
          <w:rPr>
            <w:rFonts w:ascii="Arial" w:hAnsi="Arial" w:cs="Arial"/>
            <w:lang w:val="en-US"/>
          </w:rPr>
          <w:t xml:space="preserve"> the</w:t>
        </w:r>
      </w:ins>
      <w:r w:rsidR="006F3374">
        <w:rPr>
          <w:rFonts w:ascii="Arial" w:hAnsi="Arial" w:cs="Arial"/>
          <w:lang w:val="en-US"/>
        </w:rPr>
        <w:t xml:space="preserve"> field survey</w:t>
      </w:r>
      <w:r w:rsidR="00993283" w:rsidRPr="007F05C5">
        <w:rPr>
          <w:rFonts w:ascii="Arial" w:hAnsi="Arial" w:cs="Arial"/>
          <w:lang w:val="en-US"/>
        </w:rPr>
        <w:t>.</w:t>
      </w:r>
    </w:p>
    <w:p w14:paraId="240CD6D3" w14:textId="241D075A" w:rsidR="00DC6F22" w:rsidRDefault="00DC6F22" w:rsidP="007C1BC4">
      <w:pPr>
        <w:ind w:firstLine="360"/>
        <w:rPr>
          <w:rFonts w:ascii="Arial" w:hAnsi="Arial" w:cs="Arial"/>
          <w:lang w:val="en-US"/>
        </w:rPr>
      </w:pPr>
    </w:p>
    <w:p w14:paraId="08AFCBCF" w14:textId="50AA4409" w:rsidR="00DC6F22" w:rsidRDefault="00DC6F22" w:rsidP="007C1BC4">
      <w:pPr>
        <w:pStyle w:val="ListParagraph"/>
        <w:numPr>
          <w:ilvl w:val="0"/>
          <w:numId w:val="2"/>
        </w:numPr>
        <w:rPr>
          <w:rFonts w:ascii="Arial" w:hAnsi="Arial" w:cs="Arial"/>
          <w:lang w:val="en-US"/>
        </w:rPr>
      </w:pPr>
      <w:r>
        <w:rPr>
          <w:rFonts w:ascii="Arial" w:hAnsi="Arial" w:cs="Arial"/>
          <w:lang w:val="en-US"/>
        </w:rPr>
        <w:t>Thermal knockdown</w:t>
      </w:r>
    </w:p>
    <w:p w14:paraId="6B1EF598" w14:textId="20D9EC39" w:rsidR="00DC6F22" w:rsidRPr="00DC6F22" w:rsidRDefault="00476605" w:rsidP="007C1BC4">
      <w:pPr>
        <w:ind w:firstLine="360"/>
        <w:rPr>
          <w:rFonts w:ascii="Arial" w:hAnsi="Arial" w:cs="Arial"/>
        </w:rPr>
      </w:pPr>
      <w:r w:rsidRPr="008D7AB4">
        <w:rPr>
          <w:rFonts w:ascii="Arial" w:hAnsi="Arial" w:cs="Arial"/>
          <w:i/>
          <w:iCs/>
        </w:rPr>
        <w:t>Experimental measurements</w:t>
      </w:r>
      <w:r>
        <w:rPr>
          <w:rFonts w:ascii="Arial" w:hAnsi="Arial" w:cs="Arial"/>
        </w:rPr>
        <w:t xml:space="preserve">: </w:t>
      </w:r>
      <w:r w:rsidR="00DC6F22" w:rsidRPr="00DC6F22">
        <w:rPr>
          <w:rFonts w:ascii="Arial" w:hAnsi="Arial" w:cs="Arial"/>
        </w:rPr>
        <w:t xml:space="preserve">Resistance to extreme cold temperature was measured by individuals’ knockdown time at 5°C and the time for recovery of </w:t>
      </w:r>
      <w:r w:rsidR="00065485">
        <w:rPr>
          <w:rFonts w:ascii="Arial" w:hAnsi="Arial" w:cs="Arial"/>
        </w:rPr>
        <w:t>mobility</w:t>
      </w:r>
      <w:r w:rsidR="00DC6F22" w:rsidRPr="00DC6F22">
        <w:rPr>
          <w:rFonts w:ascii="Arial" w:hAnsi="Arial" w:cs="Arial"/>
        </w:rPr>
        <w:t xml:space="preserve"> after a 30-minute exposure to 5°C. Constant temperature for cold stress is often chosen around 0°C </w:t>
      </w:r>
      <w:r w:rsidR="00DC6F22" w:rsidRPr="00DC6F22">
        <w:rPr>
          <w:rFonts w:ascii="Arial" w:hAnsi="Arial" w:cs="Arial"/>
        </w:rPr>
        <w:fldChar w:fldCharType="begin" w:fldLock="1"/>
      </w:r>
      <w:r w:rsidR="00DC6F22" w:rsidRPr="00DC6F22">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(Gibert et al. 2001)</w:t>
      </w:r>
      <w:r w:rsidR="00DC6F22" w:rsidRPr="00DC6F22">
        <w:rPr>
          <w:rFonts w:ascii="Arial" w:hAnsi="Arial" w:cs="Arial"/>
        </w:rPr>
        <w:fldChar w:fldCharType="end"/>
      </w:r>
      <w:r w:rsidR="00DC6F22" w:rsidRPr="00DC6F22">
        <w:rPr>
          <w:rFonts w:ascii="Arial" w:hAnsi="Arial" w:cs="Arial"/>
        </w:rPr>
        <w:t xml:space="preserve">. As tropical species often have significantly weaker cold resistance </w:t>
      </w:r>
      <w:r w:rsidR="00DC6F22" w:rsidRPr="00DC6F22">
        <w:rPr>
          <w:rFonts w:ascii="Arial" w:hAnsi="Arial" w:cs="Arial"/>
        </w:rPr>
        <w:fldChar w:fldCharType="begin" w:fldLock="1"/>
      </w:r>
      <w:r w:rsidR="00DC6F22" w:rsidRPr="00DC6F22">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(Gibert et al. 2001)</w:t>
      </w:r>
      <w:r w:rsidR="00DC6F22" w:rsidRPr="00DC6F22">
        <w:rPr>
          <w:rFonts w:ascii="Arial" w:hAnsi="Arial" w:cs="Arial"/>
        </w:rPr>
        <w:fldChar w:fldCharType="end"/>
      </w:r>
      <w:r w:rsidR="00DC6F22" w:rsidRPr="00DC6F22">
        <w:rPr>
          <w:rFonts w:ascii="Arial" w:hAnsi="Arial" w:cs="Arial"/>
        </w:rPr>
        <w:t xml:space="preserve">, 5°C was used instead to increase the variation among the tested species after pilot trials. Heat stress was </w:t>
      </w:r>
      <w:r w:rsidR="00DC6F22" w:rsidRPr="00DC6F22">
        <w:rPr>
          <w:rFonts w:ascii="Arial" w:hAnsi="Arial" w:cs="Arial"/>
        </w:rPr>
        <w:lastRenderedPageBreak/>
        <w:t>chosen to be 40°C, which follows common practice</w:t>
      </w:r>
      <w:r w:rsidR="00824155">
        <w:rPr>
          <w:rFonts w:ascii="Arial" w:hAnsi="Arial" w:cs="Arial"/>
        </w:rPr>
        <w:t xml:space="preserve"> for </w:t>
      </w:r>
      <w:r w:rsidR="00824155" w:rsidRPr="00824155">
        <w:rPr>
          <w:rFonts w:ascii="Arial" w:hAnsi="Arial" w:cs="Arial"/>
          <w:i/>
          <w:iCs/>
        </w:rPr>
        <w:t>Drosophila</w:t>
      </w:r>
      <w:r w:rsidR="00824155">
        <w:rPr>
          <w:rFonts w:ascii="Arial" w:hAnsi="Arial" w:cs="Arial"/>
        </w:rPr>
        <w:t xml:space="preserve"> species </w:t>
      </w:r>
      <w:r w:rsidR="00DC6F22" w:rsidRPr="00DC6F22">
        <w:rPr>
          <w:rFonts w:ascii="Arial" w:hAnsi="Arial" w:cs="Arial"/>
        </w:rPr>
        <w:fldChar w:fldCharType="begin" w:fldLock="1"/>
      </w:r>
      <w:r w:rsidR="00DC6F22" w:rsidRPr="00DC6F22">
        <w:rPr>
          <w:rFonts w:ascii="Arial" w:hAnsi="Arial" w:cs="Arial"/>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et al. 2003)","plainTextFormattedCitation":"(Hoffmann et al. 2003)","previouslyFormattedCitation":"(Hoffmann et al. 2003)"},"properties":{"noteIndex":0},"schema":"https://github.com/citation-style-language/schema/raw/master/csl-citation.json"}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(Hoffmann et al. 2003)</w:t>
      </w:r>
      <w:r w:rsidR="00DC6F22" w:rsidRPr="00DC6F22">
        <w:rPr>
          <w:rFonts w:ascii="Arial" w:hAnsi="Arial" w:cs="Arial"/>
        </w:rPr>
        <w:fldChar w:fldCharType="end"/>
      </w:r>
      <w:r w:rsidR="00DC6F22" w:rsidRPr="00DC6F22">
        <w:rPr>
          <w:rFonts w:ascii="Arial" w:hAnsi="Arial" w:cs="Arial"/>
        </w:rPr>
        <w:t xml:space="preserve"> and is expected to capture the between-species variance in heat stress over a time scale which is convenient to measure </w:t>
      </w:r>
      <w:r w:rsidR="00DC6F22" w:rsidRPr="00DC6F22">
        <w:rPr>
          <w:rFonts w:ascii="Arial" w:hAnsi="Arial" w:cs="Arial"/>
        </w:rPr>
        <w:fldChar w:fldCharType="begin" w:fldLock="1"/>
      </w:r>
      <w:r w:rsidR="00DC6F22" w:rsidRPr="00DC6F22">
        <w:rPr>
          <w:rFonts w:ascii="Arial" w:hAnsi="Arial" w:cs="Arial"/>
        </w:rPr>
        <w:instrText>ADDIN CSL_CITATION {"citationItems":[{"id":"ITEM-1","itemData":{"DOI":"10.1111/1365-2435.13279","ISSN":"13652435","abstract":"Thermal tolerance is a critical determinant of ectotherm distribution, which is likely to be influenced by future climate change. To predict such distributional changes, simple and comparable measures of heat tolerance are needed and these measures should ideally correlate with the characteristics of the species current thermal environments. A recent model (thermal tolerance landscapes—TTLs) uses the exponential relation between temperature and knockdown time to describe the thermal tolerance of ectotherms across time/temperature scales. Here, we established TTLs for 11 Drosophila species representing different thermal ecotypes by measuring knockdown time at 9–17 stressful temperatures (0.5°C intervals). These temperatures caused knockdown times ranging from &lt;10 min to &gt;12 hrs and all species displayed the expected exponential relation between temperature and knockdown time (average R2 = 0.98). Previous studies using TTLs have reported a trade-off between tolerance to acute and chronic heat stress in ectotherms. The present study did not find evidence to support this trade-off in drosophilids. Instead, we show how this “trade-off” can arise as an analytical artefact caused by insufficient data collection and excessive data extrapolation. Dynamic assays represent an alternative method to describe heat tolerance of ectotherms, where animals are exposed to gradually increasing temperatures until knockdown. The comparability of static and dynamic assays has previously been questioned, but here we show that static and dynamic assays give comparable information on heat tolerance. Using the constants derived from static TTLs, we mathematically model the expected dynamic knockdown temperature and subsequently confirm this model by comparison to empirically obtained knockdown temperatures from all 11 species. Characterisation of heat tolerance in laboratory settings is an important tool in thermal biology, but more so if the measures correlate with the environmental gradients that characterise the fundamental niche of species. Here, we show that both static and dynamic assays were characterised by strong correlations to precipitation of the driest month and maximum temperature of the warmest month combined (R2 = 0.68–0.71). This demonstrates that both assay types offer simple measures of heat tolerance that are ecologically relevant for the tested drosophilids. A plain language summary is available for this article.","author":[{"dropping-particle":"","family":"Jørgensen","given":"Lisa Bjerregaard","non-dropping-particle":"","parse-names":false,"suffix":""},{"dropping-particle":"","family":"Malte","given":"Hans","non-dropping-particle":"","parse-names":false,"suffix":""},{"dropping-particle":"","family":"Overgaard","given":"Johannes","non-dropping-particle":"","parse-names":false,"suffix":""}],"container-title":"Functional Ecology","editor":[{"dropping-particle":"","family":"White","given":"Craig","non-dropping-particle":"","parse-names":false,"suffix":""}],"id":"ITEM-1","issue":"4","issued":{"date-parts":[["2019","4","1"]]},"page":"629-642","publisher":"Blackwell Publishing Ltd","title":"How to assess Drosophila heat tolerance: Unifying static and dynamic tolerance assays to predict heat distribution limits","type":"article-journal","volume":"33"},"uris":["http://www.mendeley.com/documents/?uuid=b1ee455f-b578-3878-9087-26fc79a2ea63"]}],"mendeley":{"formattedCitation":"(Jørgensen, Malte, and Overgaard 2019)","plainTextFormattedCitation":"(Jørgensen, Malte, and Overgaard 2019)","previouslyFormattedCitation":"(Jørgensen, Malte, and Overgaard 2019)"},"properties":{"noteIndex":0},"schema":"https://github.com/citation-style-language/schema/raw/master/csl-citation.json"}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(Jørgensen, Malte, and Overgaard 2019)</w:t>
      </w:r>
      <w:r w:rsidR="00DC6F22" w:rsidRPr="00DC6F22">
        <w:rPr>
          <w:rFonts w:ascii="Arial" w:hAnsi="Arial" w:cs="Arial"/>
        </w:rPr>
        <w:fldChar w:fldCharType="end"/>
      </w:r>
      <w:r w:rsidR="00DC6F22" w:rsidRPr="00DC6F22">
        <w:rPr>
          <w:rFonts w:ascii="Arial" w:hAnsi="Arial" w:cs="Arial"/>
        </w:rPr>
        <w:t>. After being knocked down by heat (40°C), most flies did not survive. In this case, only knockdown time was used to evaluate resistance to the extremely high temperature.</w:t>
      </w:r>
    </w:p>
    <w:p w14:paraId="1DC0BFCF" w14:textId="7D7E1BF3" w:rsidR="00DC6F22" w:rsidRPr="00031E8C" w:rsidRDefault="00DC6F22" w:rsidP="007C1BC4">
      <w:pPr>
        <w:ind w:firstLine="360"/>
        <w:rPr>
          <w:rFonts w:ascii="Arial" w:hAnsi="Arial" w:cs="Arial"/>
        </w:rPr>
      </w:pPr>
      <w:r w:rsidRPr="00DC6F22">
        <w:rPr>
          <w:rFonts w:ascii="Arial" w:hAnsi="Arial" w:cs="Arial"/>
        </w:rPr>
        <w:t>Virgin adult flies, which were siblings of those in</w:t>
      </w:r>
      <w:ins w:id="194" w:author="Benjamin Van Doren" w:date="2021-11-29T17:37:00Z">
        <w:r w:rsidR="00986833">
          <w:rPr>
            <w:rFonts w:ascii="Arial" w:hAnsi="Arial" w:cs="Arial"/>
          </w:rPr>
          <w:t xml:space="preserve"> the</w:t>
        </w:r>
      </w:ins>
      <w:r w:rsidRPr="00DC6F22">
        <w:rPr>
          <w:rFonts w:ascii="Arial" w:hAnsi="Arial" w:cs="Arial"/>
        </w:rPr>
        <w:t xml:space="preserve"> </w:t>
      </w:r>
      <w:r w:rsidR="0085416C">
        <w:rPr>
          <w:rFonts w:ascii="Arial" w:hAnsi="Arial" w:cs="Arial"/>
        </w:rPr>
        <w:t>reproduction</w:t>
      </w:r>
      <w:r w:rsidRPr="00DC6F22">
        <w:rPr>
          <w:rFonts w:ascii="Arial" w:hAnsi="Arial" w:cs="Arial"/>
        </w:rPr>
        <w:t xml:space="preserve"> measurement, were kept in </w:t>
      </w:r>
      <w:ins w:id="195" w:author="Benjamin Van Doren" w:date="2021-11-29T17:37:00Z">
        <w:r w:rsidR="00986833">
          <w:rPr>
            <w:rFonts w:ascii="Arial" w:hAnsi="Arial" w:cs="Arial"/>
          </w:rPr>
          <w:t xml:space="preserve">same-sex </w:t>
        </w:r>
      </w:ins>
      <w:r w:rsidRPr="00DC6F22">
        <w:rPr>
          <w:rFonts w:ascii="Arial" w:hAnsi="Arial" w:cs="Arial"/>
        </w:rPr>
        <w:t>groups</w:t>
      </w:r>
      <w:r w:rsidR="00E271AB">
        <w:rPr>
          <w:rFonts w:ascii="Arial" w:hAnsi="Arial" w:cs="Arial"/>
        </w:rPr>
        <w:t xml:space="preserve"> </w:t>
      </w:r>
      <w:del w:id="196" w:author="Benjamin Van Doren" w:date="2021-11-29T17:37:00Z">
        <w:r w:rsidR="00E271AB" w:rsidDel="00986833">
          <w:rPr>
            <w:rFonts w:ascii="Arial" w:hAnsi="Arial" w:cs="Arial"/>
          </w:rPr>
          <w:delText>of the same sex</w:delText>
        </w:r>
        <w:r w:rsidRPr="00DC6F22" w:rsidDel="00986833">
          <w:rPr>
            <w:rFonts w:ascii="Arial" w:hAnsi="Arial" w:cs="Arial"/>
          </w:rPr>
          <w:delText xml:space="preserve"> </w:delText>
        </w:r>
      </w:del>
      <w:r w:rsidRPr="00DC6F22">
        <w:rPr>
          <w:rFonts w:ascii="Arial" w:hAnsi="Arial" w:cs="Arial"/>
        </w:rPr>
        <w:t xml:space="preserve">at 25°C for 9-10 days before </w:t>
      </w:r>
      <w:r w:rsidR="00EC4109">
        <w:rPr>
          <w:rFonts w:ascii="Arial" w:hAnsi="Arial" w:cs="Arial"/>
        </w:rPr>
        <w:t>measurement</w:t>
      </w:r>
      <w:r w:rsidRPr="00DC6F22">
        <w:rPr>
          <w:rFonts w:ascii="Arial" w:hAnsi="Arial" w:cs="Arial"/>
        </w:rPr>
        <w:t>.</w:t>
      </w:r>
      <w:r w:rsidR="00E271AB">
        <w:rPr>
          <w:rFonts w:ascii="Arial" w:hAnsi="Arial" w:cs="Arial"/>
        </w:rPr>
        <w:t xml:space="preserve"> Measurements were conducted for male and female flies separately.</w:t>
      </w:r>
      <w:r w:rsidRPr="00DC6F22">
        <w:rPr>
          <w:rFonts w:ascii="Arial" w:hAnsi="Arial" w:cs="Arial"/>
        </w:rPr>
        <w:t xml:space="preserve"> An observation rack was divided into</w:t>
      </w:r>
      <w:r w:rsidR="0092432D">
        <w:rPr>
          <w:rFonts w:ascii="Arial" w:hAnsi="Arial" w:cs="Arial"/>
        </w:rPr>
        <w:t xml:space="preserve"> </w:t>
      </w:r>
      <w:r w:rsidR="00AC1D03">
        <w:rPr>
          <w:rFonts w:ascii="Arial" w:hAnsi="Arial" w:cs="Arial"/>
        </w:rPr>
        <w:t>nine</w:t>
      </w:r>
      <w:r w:rsidR="0092432D">
        <w:rPr>
          <w:rFonts w:ascii="Arial" w:hAnsi="Arial" w:cs="Arial"/>
        </w:rPr>
        <w:t xml:space="preserve"> (3x3) cells.</w:t>
      </w:r>
      <w:r w:rsidRPr="00DC6F22">
        <w:rPr>
          <w:rFonts w:ascii="Arial" w:hAnsi="Arial" w:cs="Arial"/>
        </w:rPr>
        <w:t xml:space="preserve"> </w:t>
      </w:r>
      <w:r w:rsidR="0092432D">
        <w:rPr>
          <w:rFonts w:ascii="Arial" w:hAnsi="Arial" w:cs="Arial"/>
        </w:rPr>
        <w:t xml:space="preserve">Each cell was randomly assigned one of the nine </w:t>
      </w:r>
      <w:r w:rsidR="0092432D" w:rsidRPr="00986833">
        <w:rPr>
          <w:rFonts w:ascii="Arial" w:hAnsi="Arial" w:cs="Arial"/>
          <w:i/>
          <w:iCs/>
          <w:rPrChange w:id="197" w:author="Benjamin Van Doren" w:date="2021-11-29T17:38:00Z">
            <w:rPr>
              <w:rFonts w:ascii="Arial" w:hAnsi="Arial" w:cs="Arial"/>
            </w:rPr>
          </w:rPrChange>
        </w:rPr>
        <w:t>Drosophila</w:t>
      </w:r>
      <w:r w:rsidR="0092432D">
        <w:rPr>
          <w:rFonts w:ascii="Arial" w:hAnsi="Arial" w:cs="Arial"/>
        </w:rPr>
        <w:t xml:space="preserve"> species</w:t>
      </w:r>
      <w:r w:rsidR="00E271AB">
        <w:rPr>
          <w:rFonts w:ascii="Arial" w:hAnsi="Arial" w:cs="Arial"/>
        </w:rPr>
        <w:t xml:space="preserve"> and each cell</w:t>
      </w:r>
      <w:r w:rsidR="0092432D">
        <w:rPr>
          <w:rFonts w:ascii="Arial" w:hAnsi="Arial" w:cs="Arial"/>
        </w:rPr>
        <w:t xml:space="preserve"> h</w:t>
      </w:r>
      <w:r w:rsidR="00E271AB">
        <w:rPr>
          <w:rFonts w:ascii="Arial" w:hAnsi="Arial" w:cs="Arial"/>
        </w:rPr>
        <w:t>eld</w:t>
      </w:r>
      <w:r w:rsidR="0092432D">
        <w:rPr>
          <w:rFonts w:ascii="Arial" w:hAnsi="Arial" w:cs="Arial"/>
        </w:rPr>
        <w:t xml:space="preserve"> seven tubes</w:t>
      </w:r>
      <w:r w:rsidR="00E271AB">
        <w:rPr>
          <w:rFonts w:ascii="Arial" w:hAnsi="Arial" w:cs="Arial"/>
        </w:rPr>
        <w:t xml:space="preserve"> of that species</w:t>
      </w:r>
      <w:r w:rsidR="0092432D">
        <w:rPr>
          <w:rFonts w:ascii="Arial" w:hAnsi="Arial" w:cs="Arial"/>
        </w:rPr>
        <w:t>.</w:t>
      </w:r>
      <w:r w:rsidR="00E271AB">
        <w:rPr>
          <w:rFonts w:ascii="Arial" w:hAnsi="Arial" w:cs="Arial"/>
        </w:rPr>
        <w:t xml:space="preserve"> One </w:t>
      </w:r>
      <w:proofErr w:type="gramStart"/>
      <w:r w:rsidR="00E271AB">
        <w:rPr>
          <w:rFonts w:ascii="Arial" w:hAnsi="Arial" w:cs="Arial"/>
        </w:rPr>
        <w:t>r</w:t>
      </w:r>
      <w:r w:rsidR="00E271AB" w:rsidRPr="00DC6F22">
        <w:rPr>
          <w:rFonts w:ascii="Arial" w:hAnsi="Arial" w:cs="Arial"/>
        </w:rPr>
        <w:t>andomly-selected</w:t>
      </w:r>
      <w:proofErr w:type="gramEnd"/>
      <w:r w:rsidR="00E271AB" w:rsidRPr="00DC6F22">
        <w:rPr>
          <w:rFonts w:ascii="Arial" w:hAnsi="Arial" w:cs="Arial"/>
        </w:rPr>
        <w:t xml:space="preserve"> individual </w:t>
      </w:r>
      <w:r w:rsidR="00E271AB">
        <w:rPr>
          <w:rFonts w:ascii="Arial" w:hAnsi="Arial" w:cs="Arial"/>
        </w:rPr>
        <w:t>was</w:t>
      </w:r>
      <w:r w:rsidR="00E271AB" w:rsidRPr="00DC6F22">
        <w:rPr>
          <w:rFonts w:ascii="Arial" w:hAnsi="Arial" w:cs="Arial"/>
        </w:rPr>
        <w:t xml:space="preserve"> </w:t>
      </w:r>
      <w:r w:rsidR="00AC1D03">
        <w:rPr>
          <w:rFonts w:ascii="Arial" w:hAnsi="Arial" w:cs="Arial"/>
        </w:rPr>
        <w:t>placed</w:t>
      </w:r>
      <w:r w:rsidR="00E271AB" w:rsidRPr="00DC6F22">
        <w:rPr>
          <w:rFonts w:ascii="Arial" w:hAnsi="Arial" w:cs="Arial"/>
        </w:rPr>
        <w:t xml:space="preserve"> in</w:t>
      </w:r>
      <w:r w:rsidR="00E271AB">
        <w:rPr>
          <w:rFonts w:ascii="Arial" w:hAnsi="Arial" w:cs="Arial"/>
        </w:rPr>
        <w:t xml:space="preserve"> one</w:t>
      </w:r>
      <w:r w:rsidR="00E271AB" w:rsidRPr="00DC6F22">
        <w:rPr>
          <w:rFonts w:ascii="Arial" w:hAnsi="Arial" w:cs="Arial"/>
        </w:rPr>
        <w:t xml:space="preserve"> empty flat-bottom 3ml </w:t>
      </w:r>
      <w:r w:rsidR="00EC4109">
        <w:rPr>
          <w:rFonts w:ascii="Arial" w:hAnsi="Arial" w:cs="Arial"/>
        </w:rPr>
        <w:t>tube</w:t>
      </w:r>
      <w:r w:rsidR="00E271AB" w:rsidRPr="00DC6F22">
        <w:rPr>
          <w:rFonts w:ascii="Arial" w:hAnsi="Arial" w:cs="Arial"/>
        </w:rPr>
        <w:t>.</w:t>
      </w:r>
      <w:r w:rsidR="00E271AB">
        <w:rPr>
          <w:rFonts w:ascii="Arial" w:hAnsi="Arial" w:cs="Arial"/>
        </w:rPr>
        <w:t xml:space="preserve"> </w:t>
      </w:r>
      <w:ins w:id="198" w:author="Benjamin Van Doren" w:date="2021-11-29T17:38:00Z">
        <w:r w:rsidR="00986833">
          <w:rPr>
            <w:rFonts w:ascii="Arial" w:hAnsi="Arial" w:cs="Arial"/>
          </w:rPr>
          <w:t xml:space="preserve">We </w:t>
        </w:r>
      </w:ins>
      <w:del w:id="199" w:author="Benjamin Van Doren" w:date="2021-11-29T17:38:00Z">
        <w:r w:rsidR="00AC1D03" w:rsidDel="00986833">
          <w:rPr>
            <w:rFonts w:ascii="Arial" w:hAnsi="Arial" w:cs="Arial"/>
          </w:rPr>
          <w:delText xml:space="preserve">Measurement </w:delText>
        </w:r>
      </w:del>
      <w:r w:rsidR="00AC1D03">
        <w:rPr>
          <w:rFonts w:ascii="Arial" w:hAnsi="Arial" w:cs="Arial"/>
        </w:rPr>
        <w:t xml:space="preserve">repeated </w:t>
      </w:r>
      <w:ins w:id="200" w:author="Benjamin Van Doren" w:date="2021-11-29T17:38:00Z">
        <w:r w:rsidR="00986833">
          <w:rPr>
            <w:rFonts w:ascii="Arial" w:hAnsi="Arial" w:cs="Arial"/>
          </w:rPr>
          <w:t xml:space="preserve">measurements </w:t>
        </w:r>
      </w:ins>
      <w:r w:rsidR="00AC1D03">
        <w:rPr>
          <w:rFonts w:ascii="Arial" w:hAnsi="Arial" w:cs="Arial"/>
        </w:rPr>
        <w:t>for three experimental blocks, and t</w:t>
      </w:r>
      <w:r w:rsidR="00E271AB">
        <w:rPr>
          <w:rFonts w:ascii="Arial" w:hAnsi="Arial" w:cs="Arial"/>
        </w:rPr>
        <w:t xml:space="preserve">he </w:t>
      </w:r>
      <w:r w:rsidR="00AC1D03">
        <w:rPr>
          <w:rFonts w:ascii="Arial" w:hAnsi="Arial" w:cs="Arial"/>
        </w:rPr>
        <w:t>allocation</w:t>
      </w:r>
      <w:r w:rsidR="00E271AB">
        <w:rPr>
          <w:rFonts w:ascii="Arial" w:hAnsi="Arial" w:cs="Arial"/>
        </w:rPr>
        <w:t xml:space="preserve"> of species</w:t>
      </w:r>
      <w:r w:rsidR="00AC1D03">
        <w:rPr>
          <w:rFonts w:ascii="Arial" w:hAnsi="Arial" w:cs="Arial"/>
        </w:rPr>
        <w:t xml:space="preserve"> to cells</w:t>
      </w:r>
      <w:r w:rsidR="00E271AB">
        <w:rPr>
          <w:rFonts w:ascii="Arial" w:hAnsi="Arial" w:cs="Arial"/>
        </w:rPr>
        <w:t xml:space="preserve"> </w:t>
      </w:r>
      <w:del w:id="201" w:author="Benjamin Van Doren" w:date="2021-11-29T17:38:00Z">
        <w:r w:rsidR="00E271AB" w:rsidDel="00986833">
          <w:rPr>
            <w:rFonts w:ascii="Arial" w:hAnsi="Arial" w:cs="Arial"/>
          </w:rPr>
          <w:delText xml:space="preserve">were </w:delText>
        </w:r>
      </w:del>
      <w:ins w:id="202" w:author="Benjamin Van Doren" w:date="2021-11-29T17:38:00Z">
        <w:r w:rsidR="00986833">
          <w:rPr>
            <w:rFonts w:ascii="Arial" w:hAnsi="Arial" w:cs="Arial"/>
          </w:rPr>
          <w:t xml:space="preserve">was </w:t>
        </w:r>
      </w:ins>
      <w:r w:rsidR="00E271AB">
        <w:rPr>
          <w:rFonts w:ascii="Arial" w:hAnsi="Arial" w:cs="Arial"/>
        </w:rPr>
        <w:t>redrawn for each block</w:t>
      </w:r>
      <w:r w:rsidRPr="00DC6F22">
        <w:rPr>
          <w:rFonts w:ascii="Arial" w:hAnsi="Arial" w:cs="Arial"/>
        </w:rPr>
        <w:t xml:space="preserve">. </w:t>
      </w:r>
      <w:r w:rsidR="00EC4109">
        <w:rPr>
          <w:rFonts w:ascii="Arial" w:hAnsi="Arial" w:cs="Arial"/>
        </w:rPr>
        <w:t xml:space="preserve">In total, </w:t>
      </w:r>
      <w:ins w:id="203" w:author="Benjamin Van Doren" w:date="2021-11-29T17:38:00Z">
        <w:r w:rsidR="00EE65F1">
          <w:rPr>
            <w:rFonts w:ascii="Arial" w:hAnsi="Arial" w:cs="Arial"/>
          </w:rPr>
          <w:t xml:space="preserve">we measured </w:t>
        </w:r>
      </w:ins>
      <w:r w:rsidR="00AC1D03">
        <w:rPr>
          <w:rFonts w:ascii="Arial" w:hAnsi="Arial" w:cs="Arial"/>
        </w:rPr>
        <w:t>21 individuals per species per sex</w:t>
      </w:r>
      <w:del w:id="204" w:author="Benjamin Van Doren" w:date="2021-11-29T17:38:00Z">
        <w:r w:rsidR="00AC1D03" w:rsidDel="00EE65F1">
          <w:rPr>
            <w:rFonts w:ascii="Arial" w:hAnsi="Arial" w:cs="Arial"/>
          </w:rPr>
          <w:delText xml:space="preserve"> were measured</w:delText>
        </w:r>
      </w:del>
      <w:r w:rsidR="00AC1D03">
        <w:rPr>
          <w:rFonts w:ascii="Arial" w:hAnsi="Arial" w:cs="Arial"/>
        </w:rPr>
        <w:t xml:space="preserve">. </w:t>
      </w:r>
      <w:r w:rsidR="00EC4109">
        <w:rPr>
          <w:rFonts w:ascii="Arial" w:hAnsi="Arial" w:cs="Arial"/>
        </w:rPr>
        <w:t>During measurement, t</w:t>
      </w:r>
      <w:r w:rsidRPr="00DC6F22">
        <w:rPr>
          <w:rFonts w:ascii="Arial" w:hAnsi="Arial" w:cs="Arial"/>
        </w:rPr>
        <w:t>he observation rack was moved immediately into the incubator</w:t>
      </w:r>
      <w:r w:rsidR="005C5C52">
        <w:rPr>
          <w:rFonts w:ascii="Arial" w:hAnsi="Arial" w:cs="Arial"/>
        </w:rPr>
        <w:t xml:space="preserve"> </w:t>
      </w:r>
      <w:del w:id="205" w:author="Benjamin Van Doren" w:date="2021-11-29T17:38:00Z">
        <w:r w:rsidR="005C5C52" w:rsidDel="00EE65F1">
          <w:rPr>
            <w:rFonts w:ascii="Arial" w:hAnsi="Arial" w:cs="Arial"/>
          </w:rPr>
          <w:delText>pre-</w:delText>
        </w:r>
      </w:del>
      <w:r w:rsidR="005C5C52">
        <w:rPr>
          <w:rFonts w:ascii="Arial" w:hAnsi="Arial" w:cs="Arial"/>
        </w:rPr>
        <w:t xml:space="preserve">set at </w:t>
      </w:r>
      <w:r w:rsidR="005C5C52" w:rsidRPr="00DC6F22">
        <w:rPr>
          <w:rFonts w:ascii="Arial" w:hAnsi="Arial" w:cs="Arial"/>
        </w:rPr>
        <w:t>5°C</w:t>
      </w:r>
      <w:r w:rsidR="005C5C52">
        <w:rPr>
          <w:rFonts w:ascii="Arial" w:hAnsi="Arial" w:cs="Arial"/>
        </w:rPr>
        <w:t xml:space="preserve"> or </w:t>
      </w:r>
      <w:r w:rsidR="005C5C52" w:rsidRPr="00DC6F22">
        <w:rPr>
          <w:rFonts w:ascii="Arial" w:hAnsi="Arial" w:cs="Arial"/>
        </w:rPr>
        <w:t>40°C</w:t>
      </w:r>
      <w:r w:rsidRPr="00DC6F22">
        <w:rPr>
          <w:rFonts w:ascii="Arial" w:hAnsi="Arial" w:cs="Arial"/>
        </w:rPr>
        <w:t xml:space="preserve">. Every tube was examined </w:t>
      </w:r>
      <w:r w:rsidR="00B36FEB">
        <w:rPr>
          <w:rFonts w:ascii="Arial" w:hAnsi="Arial" w:cs="Arial"/>
        </w:rPr>
        <w:t>by eye</w:t>
      </w:r>
      <w:del w:id="206" w:author="Benjamin Van Doren" w:date="2021-11-29T17:39:00Z">
        <w:r w:rsidR="00B36FEB" w:rsidDel="00EE65F1">
          <w:rPr>
            <w:rFonts w:ascii="Arial" w:hAnsi="Arial" w:cs="Arial"/>
          </w:rPr>
          <w:delText>s</w:delText>
        </w:r>
      </w:del>
      <w:r w:rsidR="00B36FEB">
        <w:rPr>
          <w:rFonts w:ascii="Arial" w:hAnsi="Arial" w:cs="Arial"/>
        </w:rPr>
        <w:t xml:space="preserve"> </w:t>
      </w:r>
      <w:r w:rsidRPr="00DC6F22">
        <w:rPr>
          <w:rFonts w:ascii="Arial" w:hAnsi="Arial" w:cs="Arial"/>
        </w:rPr>
        <w:t>once every minute and flies that lost their ability</w:t>
      </w:r>
      <w:r w:rsidR="001E3430">
        <w:rPr>
          <w:rFonts w:ascii="Arial" w:hAnsi="Arial" w:cs="Arial"/>
        </w:rPr>
        <w:t xml:space="preserve"> to stand </w:t>
      </w:r>
      <w:r w:rsidR="00A81613">
        <w:rPr>
          <w:rFonts w:ascii="Arial" w:hAnsi="Arial" w:cs="Arial"/>
        </w:rPr>
        <w:t>on</w:t>
      </w:r>
      <w:r w:rsidR="001E3430">
        <w:rPr>
          <w:rFonts w:ascii="Arial" w:hAnsi="Arial" w:cs="Arial"/>
        </w:rPr>
        <w:t xml:space="preserve"> their feet</w:t>
      </w:r>
      <w:r w:rsidRPr="00DC6F22">
        <w:rPr>
          <w:rFonts w:ascii="Arial" w:hAnsi="Arial" w:cs="Arial"/>
        </w:rPr>
        <w:t xml:space="preserve"> in that minute were recorded.</w:t>
      </w:r>
      <w:r w:rsidR="005C5C52">
        <w:rPr>
          <w:rFonts w:ascii="Arial" w:hAnsi="Arial" w:cs="Arial"/>
        </w:rPr>
        <w:t xml:space="preserve"> After exposing to </w:t>
      </w:r>
      <w:r w:rsidR="005C5C52" w:rsidRPr="00DC6F22">
        <w:rPr>
          <w:rFonts w:ascii="Arial" w:hAnsi="Arial" w:cs="Arial"/>
        </w:rPr>
        <w:t xml:space="preserve">5°C </w:t>
      </w:r>
      <w:r w:rsidR="005C5C52">
        <w:rPr>
          <w:rFonts w:ascii="Arial" w:hAnsi="Arial" w:cs="Arial"/>
        </w:rPr>
        <w:t xml:space="preserve">for 30 minutes, all flies were in </w:t>
      </w:r>
      <w:ins w:id="207" w:author="Benjamin Van Doren" w:date="2021-11-29T17:39:00Z">
        <w:r w:rsidR="00EE65F1">
          <w:rPr>
            <w:rFonts w:ascii="Arial" w:hAnsi="Arial" w:cs="Arial"/>
          </w:rPr>
          <w:t xml:space="preserve">a </w:t>
        </w:r>
      </w:ins>
      <w:r w:rsidR="005C5C52">
        <w:rPr>
          <w:rFonts w:ascii="Arial" w:hAnsi="Arial" w:cs="Arial"/>
        </w:rPr>
        <w:t xml:space="preserve">chill coma. </w:t>
      </w:r>
      <w:r w:rsidR="007C2A27">
        <w:rPr>
          <w:rFonts w:ascii="Arial" w:hAnsi="Arial" w:cs="Arial"/>
        </w:rPr>
        <w:t xml:space="preserve">The observation rack was moved to </w:t>
      </w:r>
      <w:ins w:id="208" w:author="Benjamin Van Doren" w:date="2021-11-29T17:39:00Z">
        <w:r w:rsidR="00EE65F1">
          <w:rPr>
            <w:rFonts w:ascii="Arial" w:hAnsi="Arial" w:cs="Arial"/>
          </w:rPr>
          <w:t xml:space="preserve">a </w:t>
        </w:r>
      </w:ins>
      <w:r w:rsidR="007C2A27">
        <w:rPr>
          <w:rFonts w:ascii="Arial" w:hAnsi="Arial" w:cs="Arial"/>
        </w:rPr>
        <w:t>25</w:t>
      </w:r>
      <w:r w:rsidR="007C2A27" w:rsidRPr="00DC6F22">
        <w:rPr>
          <w:rFonts w:ascii="Arial" w:hAnsi="Arial" w:cs="Arial"/>
        </w:rPr>
        <w:t>°C</w:t>
      </w:r>
      <w:r w:rsidR="007C2A27">
        <w:rPr>
          <w:rFonts w:ascii="Arial" w:hAnsi="Arial" w:cs="Arial"/>
        </w:rPr>
        <w:t xml:space="preserve"> room. Flies were left undisturbed and the duration of</w:t>
      </w:r>
      <w:ins w:id="209" w:author="Benjamin Van Doren" w:date="2021-11-29T17:39:00Z">
        <w:r w:rsidR="00EE65F1">
          <w:rPr>
            <w:rFonts w:ascii="Arial" w:hAnsi="Arial" w:cs="Arial"/>
          </w:rPr>
          <w:t xml:space="preserve"> each</w:t>
        </w:r>
      </w:ins>
      <w:r w:rsidR="007C2A27">
        <w:rPr>
          <w:rFonts w:ascii="Arial" w:hAnsi="Arial" w:cs="Arial"/>
        </w:rPr>
        <w:t xml:space="preserve"> individual fly regaining its ability to stand on its feet, decided by eye inspection, was recorded.</w:t>
      </w:r>
      <w:r w:rsidR="005C5C52">
        <w:rPr>
          <w:rFonts w:ascii="Arial" w:hAnsi="Arial" w:cs="Arial"/>
        </w:rPr>
        <w:t xml:space="preserve"> </w:t>
      </w:r>
    </w:p>
    <w:p w14:paraId="2F00E490" w14:textId="3CC6CF72" w:rsidR="00DC6F22" w:rsidRPr="00031E8C" w:rsidRDefault="00476605" w:rsidP="00A26A08">
      <w:pPr>
        <w:ind w:firstLine="360"/>
        <w:rPr>
          <w:rFonts w:ascii="Arial" w:hAnsi="Arial" w:cs="Arial"/>
          <w:lang w:val="en-US"/>
        </w:rPr>
      </w:pPr>
      <w:r w:rsidRPr="00F45D05">
        <w:rPr>
          <w:rFonts w:ascii="Arial" w:hAnsi="Arial" w:cs="Arial"/>
          <w:i/>
          <w:iCs/>
          <w:lang w:val="en-US"/>
        </w:rPr>
        <w:t>Regression analysis</w:t>
      </w:r>
      <w:r>
        <w:rPr>
          <w:rFonts w:ascii="Arial" w:hAnsi="Arial" w:cs="Arial"/>
          <w:lang w:val="en-US"/>
        </w:rPr>
        <w:t xml:space="preserve">: </w:t>
      </w:r>
      <w:r w:rsidRPr="007F05C5">
        <w:rPr>
          <w:rFonts w:ascii="Arial" w:hAnsi="Arial" w:cs="Arial"/>
          <w:lang w:val="en-US"/>
        </w:rPr>
        <w:t xml:space="preserve">The </w:t>
      </w:r>
      <w:r w:rsidR="00A26A08">
        <w:rPr>
          <w:rFonts w:ascii="Arial" w:hAnsi="Arial" w:cs="Arial"/>
          <w:lang w:val="en-US"/>
        </w:rPr>
        <w:t>knockdown time by heat, knockdown time by cold and recovery time from cold of both sexes were first compared among species by ANOVA. When inter-specific variation was observed, they were</w:t>
      </w:r>
      <w:r w:rsidRPr="007F05C5">
        <w:rPr>
          <w:rFonts w:ascii="Arial" w:hAnsi="Arial" w:cs="Arial"/>
          <w:lang w:val="en-US"/>
        </w:rPr>
        <w:t xml:space="preserve"> modeled </w:t>
      </w:r>
      <w:r w:rsidR="00A26A08">
        <w:rPr>
          <w:rFonts w:ascii="Arial" w:hAnsi="Arial" w:cs="Arial"/>
          <w:lang w:val="en-US"/>
        </w:rPr>
        <w:t>by</w:t>
      </w:r>
      <w:r w:rsidRPr="007F05C5">
        <w:rPr>
          <w:rFonts w:ascii="Arial" w:hAnsi="Arial" w:cs="Arial"/>
          <w:lang w:val="en-US"/>
        </w:rPr>
        <w:t xml:space="preserve"> </w:t>
      </w:r>
      <w:proofErr w:type="spellStart"/>
      <w:r w:rsidRPr="007F05C5">
        <w:rPr>
          <w:rFonts w:ascii="Arial" w:hAnsi="Arial" w:cs="Arial"/>
          <w:lang w:val="en-US"/>
        </w:rPr>
        <w:t>hIndex</w:t>
      </w:r>
      <w:proofErr w:type="spellEnd"/>
      <w:r w:rsidRPr="007F05C5">
        <w:rPr>
          <w:rFonts w:ascii="Arial" w:hAnsi="Arial" w:cs="Arial"/>
          <w:lang w:val="en-US"/>
        </w:rPr>
        <w:t xml:space="preserve">, block, and </w:t>
      </w:r>
      <w:r w:rsidR="00A26A08">
        <w:rPr>
          <w:rFonts w:ascii="Arial" w:hAnsi="Arial" w:cs="Arial"/>
          <w:lang w:val="en-US"/>
        </w:rPr>
        <w:t>cell</w:t>
      </w:r>
      <w:r w:rsidRPr="007F05C5">
        <w:rPr>
          <w:rFonts w:ascii="Arial" w:hAnsi="Arial" w:cs="Arial"/>
          <w:lang w:val="en-US"/>
        </w:rPr>
        <w:t xml:space="preserve"> position as fixed effects,</w:t>
      </w:r>
      <w:r>
        <w:rPr>
          <w:rFonts w:ascii="Arial" w:hAnsi="Arial" w:cs="Arial"/>
          <w:lang w:val="en-US"/>
        </w:rPr>
        <w:t xml:space="preserve"> and</w:t>
      </w:r>
      <w:r w:rsidRPr="007F05C5">
        <w:rPr>
          <w:rFonts w:ascii="Arial" w:hAnsi="Arial" w:cs="Arial"/>
          <w:lang w:val="en-US"/>
        </w:rPr>
        <w:t xml:space="preserve"> species as a random effect in linear mix</w:t>
      </w:r>
      <w:ins w:id="210" w:author="Benjamin Van Doren" w:date="2021-11-29T17:39:00Z">
        <w:r w:rsidR="00041BC3">
          <w:rPr>
            <w:rFonts w:ascii="Arial" w:hAnsi="Arial" w:cs="Arial"/>
            <w:lang w:val="en-US"/>
          </w:rPr>
          <w:t>ed</w:t>
        </w:r>
      </w:ins>
      <w:r w:rsidRPr="007F05C5">
        <w:rPr>
          <w:rFonts w:ascii="Arial" w:hAnsi="Arial" w:cs="Arial"/>
          <w:lang w:val="en-US"/>
        </w:rPr>
        <w:t>-effect</w:t>
      </w:r>
      <w:ins w:id="211" w:author="Benjamin Van Doren" w:date="2021-11-29T17:39:00Z">
        <w:r w:rsidR="00041BC3">
          <w:rPr>
            <w:rFonts w:ascii="Arial" w:hAnsi="Arial" w:cs="Arial"/>
            <w:lang w:val="en-US"/>
          </w:rPr>
          <w:t>s</w:t>
        </w:r>
      </w:ins>
      <w:r w:rsidRPr="007F05C5">
        <w:rPr>
          <w:rFonts w:ascii="Arial" w:hAnsi="Arial" w:cs="Arial"/>
          <w:lang w:val="en-US"/>
        </w:rPr>
        <w:t xml:space="preserve"> model</w:t>
      </w:r>
      <w:r w:rsidR="00A26A08">
        <w:rPr>
          <w:rFonts w:ascii="Arial" w:hAnsi="Arial" w:cs="Arial"/>
          <w:lang w:val="en-US"/>
        </w:rPr>
        <w:t xml:space="preserve"> with phylogenetic correction</w:t>
      </w:r>
      <w:r w:rsidR="00474F76">
        <w:rPr>
          <w:rFonts w:ascii="Arial" w:hAnsi="Arial" w:cs="Arial"/>
          <w:lang w:val="en-US"/>
        </w:rPr>
        <w:t xml:space="preserve"> using </w:t>
      </w:r>
      <w:ins w:id="212" w:author="Benjamin Van Doren" w:date="2021-11-29T17:39:00Z">
        <w:r w:rsidR="00041BC3">
          <w:rPr>
            <w:rFonts w:ascii="Arial" w:hAnsi="Arial" w:cs="Arial"/>
            <w:lang w:val="en-US"/>
          </w:rPr>
          <w:t xml:space="preserve">the </w:t>
        </w:r>
      </w:ins>
      <w:r w:rsidR="00474F76" w:rsidRPr="00E102BF">
        <w:rPr>
          <w:rFonts w:ascii="Arial" w:hAnsi="Arial" w:cs="Arial"/>
          <w:i/>
          <w:iCs/>
          <w:lang w:val="en-US"/>
        </w:rPr>
        <w:t>brms</w:t>
      </w:r>
      <w:r w:rsidR="00474F76">
        <w:rPr>
          <w:rFonts w:ascii="Arial" w:hAnsi="Arial" w:cs="Arial"/>
          <w:lang w:val="en-US"/>
        </w:rPr>
        <w:t xml:space="preserve"> package in R</w:t>
      </w:r>
      <w:r w:rsidRPr="007F05C5">
        <w:rPr>
          <w:rFonts w:ascii="Arial" w:hAnsi="Arial" w:cs="Arial"/>
          <w:lang w:val="en-US"/>
        </w:rPr>
        <w:t>.</w:t>
      </w:r>
      <w:r w:rsidR="00993283">
        <w:rPr>
          <w:rFonts w:ascii="Arial" w:hAnsi="Arial" w:cs="Arial"/>
          <w:lang w:val="en-US"/>
        </w:rPr>
        <w:t xml:space="preserve"> </w:t>
      </w:r>
      <w:r w:rsidR="00993283" w:rsidRPr="007F05C5">
        <w:rPr>
          <w:rFonts w:ascii="Arial" w:hAnsi="Arial" w:cs="Arial"/>
          <w:i/>
          <w:iCs/>
          <w:lang w:val="en-US"/>
        </w:rPr>
        <w:t>D. melanogaster</w:t>
      </w:r>
      <w:r w:rsidR="00993283" w:rsidRPr="007F05C5">
        <w:rPr>
          <w:rFonts w:ascii="Arial" w:hAnsi="Arial" w:cs="Arial"/>
          <w:lang w:val="en-US"/>
        </w:rPr>
        <w:t xml:space="preserve"> and </w:t>
      </w:r>
      <w:r w:rsidR="00993283" w:rsidRPr="007F05C5">
        <w:rPr>
          <w:rFonts w:ascii="Arial" w:hAnsi="Arial" w:cs="Arial"/>
          <w:i/>
          <w:iCs/>
          <w:lang w:val="en-US"/>
        </w:rPr>
        <w:t xml:space="preserve">D. </w:t>
      </w:r>
      <w:proofErr w:type="spellStart"/>
      <w:r w:rsidR="00993283" w:rsidRPr="007F05C5">
        <w:rPr>
          <w:rFonts w:ascii="Arial" w:hAnsi="Arial" w:cs="Arial"/>
          <w:i/>
          <w:iCs/>
          <w:lang w:val="en-US"/>
        </w:rPr>
        <w:t>simulans</w:t>
      </w:r>
      <w:proofErr w:type="spellEnd"/>
      <w:r w:rsidR="00993283" w:rsidRPr="007F05C5">
        <w:rPr>
          <w:rFonts w:ascii="Arial" w:hAnsi="Arial" w:cs="Arial"/>
          <w:lang w:val="en-US"/>
        </w:rPr>
        <w:t xml:space="preserve"> were not included in </w:t>
      </w:r>
      <w:r w:rsidR="00993283">
        <w:rPr>
          <w:rFonts w:ascii="Arial" w:hAnsi="Arial" w:cs="Arial"/>
          <w:lang w:val="en-US"/>
        </w:rPr>
        <w:t>the regression</w:t>
      </w:r>
      <w:r w:rsidR="00993283" w:rsidRPr="007F05C5">
        <w:rPr>
          <w:rFonts w:ascii="Arial" w:hAnsi="Arial" w:cs="Arial"/>
          <w:lang w:val="en-US"/>
        </w:rPr>
        <w:t xml:space="preserve"> because their distribution patterns were unavailable.</w:t>
      </w:r>
    </w:p>
    <w:p w14:paraId="4A72F684" w14:textId="135C5FDC" w:rsidR="00893FBB" w:rsidRDefault="00893FBB" w:rsidP="007C1BC4">
      <w:pPr>
        <w:ind w:firstLine="360"/>
        <w:rPr>
          <w:rFonts w:ascii="Arial" w:hAnsi="Arial" w:cs="Arial"/>
        </w:rPr>
      </w:pPr>
    </w:p>
    <w:p w14:paraId="59D63FDB" w14:textId="573AB7A8" w:rsidR="001F5B9D" w:rsidRDefault="001F5B9D" w:rsidP="007C1BC4">
      <w:pPr>
        <w:pStyle w:val="ListParagraph"/>
        <w:numPr>
          <w:ilvl w:val="0"/>
          <w:numId w:val="2"/>
        </w:numPr>
        <w:rPr>
          <w:rFonts w:ascii="Arial" w:hAnsi="Arial" w:cs="Arial"/>
        </w:rPr>
      </w:pPr>
      <w:r>
        <w:rPr>
          <w:rFonts w:ascii="Arial" w:hAnsi="Arial" w:cs="Arial"/>
        </w:rPr>
        <w:t>Short-term competition</w:t>
      </w:r>
    </w:p>
    <w:p w14:paraId="3816078D" w14:textId="62060EA8" w:rsidR="0060784D" w:rsidRDefault="00416039" w:rsidP="0060784D">
      <w:pPr>
        <w:ind w:firstLine="360"/>
        <w:rPr>
          <w:rFonts w:ascii="Arial" w:hAnsi="Arial" w:cs="Arial"/>
        </w:rPr>
      </w:pPr>
      <w:r w:rsidRPr="00416039">
        <w:rPr>
          <w:rFonts w:ascii="Arial" w:hAnsi="Arial" w:cs="Arial"/>
          <w:i/>
          <w:iCs/>
        </w:rPr>
        <w:t>Experiment</w:t>
      </w:r>
      <w:r w:rsidR="00414133">
        <w:rPr>
          <w:rFonts w:ascii="Arial" w:hAnsi="Arial" w:cs="Arial"/>
          <w:i/>
          <w:iCs/>
        </w:rPr>
        <w:t>al</w:t>
      </w:r>
      <w:r w:rsidRPr="00416039">
        <w:rPr>
          <w:rFonts w:ascii="Arial" w:hAnsi="Arial" w:cs="Arial"/>
          <w:i/>
          <w:iCs/>
        </w:rPr>
        <w:t xml:space="preserve"> design</w:t>
      </w:r>
      <w:r>
        <w:rPr>
          <w:rFonts w:ascii="Arial" w:hAnsi="Arial" w:cs="Arial"/>
        </w:rPr>
        <w:t xml:space="preserve">: </w:t>
      </w:r>
      <w:r w:rsidR="00890A27">
        <w:rPr>
          <w:rFonts w:ascii="Arial" w:hAnsi="Arial" w:cs="Arial"/>
        </w:rPr>
        <w:t>Pairs of species were reared in the same vials for one generation to evaluate how the densities of intra-specific and inter-specific competitors influence</w:t>
      </w:r>
      <w:ins w:id="213" w:author="Benjamin Van Doren" w:date="2021-11-29T17:40:00Z">
        <w:r w:rsidR="00CC5521">
          <w:rPr>
            <w:rFonts w:ascii="Arial" w:hAnsi="Arial" w:cs="Arial"/>
          </w:rPr>
          <w:t>d</w:t>
        </w:r>
      </w:ins>
      <w:r w:rsidR="00890A27">
        <w:rPr>
          <w:rFonts w:ascii="Arial" w:hAnsi="Arial" w:cs="Arial"/>
        </w:rPr>
        <w:t xml:space="preserve"> </w:t>
      </w:r>
      <w:del w:id="214" w:author="Benjamin Van Doren" w:date="2021-11-29T17:40:00Z">
        <w:r w:rsidR="00890A27" w:rsidDel="00CC5521">
          <w:rPr>
            <w:rFonts w:ascii="Arial" w:hAnsi="Arial" w:cs="Arial"/>
          </w:rPr>
          <w:delText xml:space="preserve">the </w:delText>
        </w:r>
      </w:del>
      <w:r w:rsidR="00890A27">
        <w:rPr>
          <w:rFonts w:ascii="Arial" w:hAnsi="Arial" w:cs="Arial"/>
        </w:rPr>
        <w:t>reproductive success in two temperature regimes representing lowland and upland environment</w:t>
      </w:r>
      <w:ins w:id="215" w:author="Benjamin Van Doren" w:date="2021-11-29T17:40:00Z">
        <w:r w:rsidR="00CC5521">
          <w:rPr>
            <w:rFonts w:ascii="Arial" w:hAnsi="Arial" w:cs="Arial"/>
          </w:rPr>
          <w:t>s</w:t>
        </w:r>
      </w:ins>
      <w:r w:rsidR="00890A27">
        <w:rPr>
          <w:rFonts w:ascii="Arial" w:hAnsi="Arial" w:cs="Arial"/>
        </w:rPr>
        <w:t xml:space="preserve">. </w:t>
      </w:r>
      <w:r w:rsidR="0060784D">
        <w:rPr>
          <w:rFonts w:ascii="Arial" w:hAnsi="Arial" w:cs="Arial"/>
        </w:rPr>
        <w:t xml:space="preserve">Five species were chosen as representative species for upland-biased, </w:t>
      </w:r>
      <w:r w:rsidR="00E52450">
        <w:rPr>
          <w:rFonts w:ascii="Arial" w:hAnsi="Arial" w:cs="Arial"/>
        </w:rPr>
        <w:t>non</w:t>
      </w:r>
      <w:del w:id="216" w:author="Benjamin Van Doren" w:date="2021-11-29T17:50:00Z">
        <w:r w:rsidR="00E52450" w:rsidDel="007B6A45">
          <w:rPr>
            <w:rFonts w:ascii="Arial" w:hAnsi="Arial" w:cs="Arial"/>
          </w:rPr>
          <w:delText>e</w:delText>
        </w:r>
      </w:del>
      <w:r w:rsidR="00E52450">
        <w:rPr>
          <w:rFonts w:ascii="Arial" w:hAnsi="Arial" w:cs="Arial"/>
        </w:rPr>
        <w:t>-</w:t>
      </w:r>
      <w:proofErr w:type="gramStart"/>
      <w:r w:rsidR="00E52450">
        <w:rPr>
          <w:rFonts w:ascii="Arial" w:hAnsi="Arial" w:cs="Arial"/>
        </w:rPr>
        <w:t>biased</w:t>
      </w:r>
      <w:proofErr w:type="gramEnd"/>
      <w:r w:rsidR="0060784D">
        <w:rPr>
          <w:rFonts w:ascii="Arial" w:hAnsi="Arial" w:cs="Arial"/>
        </w:rPr>
        <w:t xml:space="preserve"> and lowland-biased distribution type</w:t>
      </w:r>
      <w:ins w:id="217" w:author="Benjamin Van Doren" w:date="2021-11-29T17:40:00Z">
        <w:r w:rsidR="00CC5521">
          <w:rPr>
            <w:rFonts w:ascii="Arial" w:hAnsi="Arial" w:cs="Arial"/>
          </w:rPr>
          <w:t>s</w:t>
        </w:r>
      </w:ins>
      <w:r w:rsidR="0060784D">
        <w:rPr>
          <w:rFonts w:ascii="Arial" w:hAnsi="Arial" w:cs="Arial"/>
        </w:rPr>
        <w:t xml:space="preserve">. </w:t>
      </w:r>
      <w:r w:rsidR="0060784D" w:rsidRPr="00454BF1">
        <w:rPr>
          <w:rFonts w:ascii="Arial" w:hAnsi="Arial" w:cs="Arial"/>
        </w:rPr>
        <w:t xml:space="preserve">Each two-species combination (6 combinations in total) was </w:t>
      </w:r>
      <w:r w:rsidR="0060784D">
        <w:rPr>
          <w:rFonts w:ascii="Arial" w:hAnsi="Arial" w:cs="Arial"/>
        </w:rPr>
        <w:t>measured</w:t>
      </w:r>
      <w:r w:rsidR="0060784D" w:rsidRPr="00454BF1">
        <w:rPr>
          <w:rFonts w:ascii="Arial" w:hAnsi="Arial" w:cs="Arial"/>
        </w:rPr>
        <w:t xml:space="preserve"> at different founding densities in a factorial design: (4 pairs of species A, 2 pairs of species B), (4A, 4B), (4A, 8B), (2A, 4B) and (8A, 4B). We also included monocultures of each species of 2, 4, </w:t>
      </w:r>
      <w:ins w:id="218" w:author="Benjamin Van Doren" w:date="2021-11-29T17:41:00Z">
        <w:r w:rsidR="00F73B90">
          <w:rPr>
            <w:rFonts w:ascii="Arial" w:hAnsi="Arial" w:cs="Arial"/>
          </w:rPr>
          <w:t xml:space="preserve">and </w:t>
        </w:r>
      </w:ins>
      <w:r w:rsidR="0060784D" w:rsidRPr="00454BF1">
        <w:rPr>
          <w:rFonts w:ascii="Arial" w:hAnsi="Arial" w:cs="Arial"/>
        </w:rPr>
        <w:t>8 pairs. Each density</w:t>
      </w:r>
      <w:r w:rsidR="0060784D">
        <w:rPr>
          <w:rFonts w:ascii="Arial" w:hAnsi="Arial" w:cs="Arial"/>
        </w:rPr>
        <w:t xml:space="preserve"> and species combination</w:t>
      </w:r>
      <w:r w:rsidR="0060784D" w:rsidRPr="00454BF1">
        <w:rPr>
          <w:rFonts w:ascii="Arial" w:hAnsi="Arial" w:cs="Arial"/>
        </w:rPr>
        <w:t xml:space="preserve"> </w:t>
      </w:r>
      <w:proofErr w:type="gramStart"/>
      <w:r w:rsidR="0060784D">
        <w:rPr>
          <w:rFonts w:ascii="Arial" w:hAnsi="Arial" w:cs="Arial"/>
        </w:rPr>
        <w:t>was</w:t>
      </w:r>
      <w:proofErr w:type="gramEnd"/>
      <w:r w:rsidR="0060784D">
        <w:rPr>
          <w:rFonts w:ascii="Arial" w:hAnsi="Arial" w:cs="Arial"/>
        </w:rPr>
        <w:t xml:space="preserve"> </w:t>
      </w:r>
      <w:r w:rsidR="0060784D" w:rsidRPr="00454BF1">
        <w:rPr>
          <w:rFonts w:ascii="Arial" w:hAnsi="Arial" w:cs="Arial"/>
        </w:rPr>
        <w:t xml:space="preserve">replicated ten times </w:t>
      </w:r>
      <w:r w:rsidR="0060784D">
        <w:rPr>
          <w:rFonts w:ascii="Arial" w:hAnsi="Arial" w:cs="Arial"/>
        </w:rPr>
        <w:t>across</w:t>
      </w:r>
      <w:r w:rsidR="0060784D" w:rsidRPr="00454BF1">
        <w:rPr>
          <w:rFonts w:ascii="Arial" w:hAnsi="Arial" w:cs="Arial"/>
        </w:rPr>
        <w:t xml:space="preserve"> two or three blocks staggered by two days (</w:t>
      </w:r>
      <w:ins w:id="219" w:author="Benjamin Van Doren" w:date="2021-11-29T17:41:00Z">
        <w:r w:rsidR="00CC1A1B">
          <w:rPr>
            <w:rFonts w:ascii="Arial" w:hAnsi="Arial" w:cs="Arial"/>
          </w:rPr>
          <w:t>t</w:t>
        </w:r>
      </w:ins>
      <w:del w:id="220" w:author="Benjamin Van Doren" w:date="2021-11-29T17:41:00Z">
        <w:r w:rsidR="0060784D" w:rsidDel="00CC1A1B">
          <w:rPr>
            <w:rFonts w:ascii="Arial" w:hAnsi="Arial" w:cs="Arial"/>
          </w:rPr>
          <w:delText>T</w:delText>
        </w:r>
      </w:del>
      <w:r w:rsidR="0060784D" w:rsidRPr="00454BF1">
        <w:rPr>
          <w:rFonts w:ascii="Arial" w:hAnsi="Arial" w:cs="Arial"/>
        </w:rPr>
        <w:t>wo blocks for</w:t>
      </w:r>
      <w:ins w:id="221" w:author="Benjamin Van Doren" w:date="2021-11-29T17:41:00Z">
        <w:r w:rsidR="00CC1A1B">
          <w:rPr>
            <w:rFonts w:ascii="Arial" w:hAnsi="Arial" w:cs="Arial"/>
          </w:rPr>
          <w:t xml:space="preserve"> the</w:t>
        </w:r>
      </w:ins>
      <w:r w:rsidR="0060784D" w:rsidRPr="00454BF1">
        <w:rPr>
          <w:rFonts w:ascii="Arial" w:hAnsi="Arial" w:cs="Arial"/>
        </w:rPr>
        <w:t xml:space="preserve"> </w:t>
      </w:r>
      <w:r w:rsidR="0060784D" w:rsidRPr="00CC1A1B">
        <w:rPr>
          <w:rFonts w:ascii="Arial" w:hAnsi="Arial" w:cs="Arial"/>
          <w:i/>
          <w:iCs/>
          <w:rPrChange w:id="222" w:author="Benjamin Van Doren" w:date="2021-11-29T17:41:00Z">
            <w:rPr>
              <w:rFonts w:ascii="Arial" w:hAnsi="Arial" w:cs="Arial"/>
            </w:rPr>
          </w:rPrChange>
        </w:rPr>
        <w:t>pandora</w:t>
      </w:r>
      <w:r w:rsidR="0060784D">
        <w:rPr>
          <w:rFonts w:ascii="Arial" w:hAnsi="Arial" w:cs="Arial"/>
        </w:rPr>
        <w:t>-</w:t>
      </w:r>
      <w:proofErr w:type="spellStart"/>
      <w:r w:rsidR="0060784D" w:rsidRPr="00CC1A1B">
        <w:rPr>
          <w:rFonts w:ascii="Arial" w:hAnsi="Arial" w:cs="Arial"/>
          <w:i/>
          <w:iCs/>
          <w:rPrChange w:id="223" w:author="Benjamin Van Doren" w:date="2021-11-29T17:41:00Z">
            <w:rPr>
              <w:rFonts w:ascii="Arial" w:hAnsi="Arial" w:cs="Arial"/>
            </w:rPr>
          </w:rPrChange>
        </w:rPr>
        <w:t>pallidifrons</w:t>
      </w:r>
      <w:proofErr w:type="spellEnd"/>
      <w:r w:rsidR="0060784D" w:rsidRPr="00454BF1">
        <w:rPr>
          <w:rFonts w:ascii="Arial" w:hAnsi="Arial" w:cs="Arial"/>
        </w:rPr>
        <w:t xml:space="preserve"> combination, which was conducted before the other five pairs; three blocks for the other five pairs</w:t>
      </w:r>
      <w:del w:id="224" w:author="Benjamin Van Doren" w:date="2021-11-29T17:41:00Z">
        <w:r w:rsidR="0060784D" w:rsidRPr="00454BF1" w:rsidDel="00CC1A1B">
          <w:rPr>
            <w:rFonts w:ascii="Arial" w:hAnsi="Arial" w:cs="Arial"/>
          </w:rPr>
          <w:delText>.</w:delText>
        </w:r>
      </w:del>
      <w:r w:rsidR="0060784D" w:rsidRPr="00454BF1">
        <w:rPr>
          <w:rFonts w:ascii="Arial" w:hAnsi="Arial" w:cs="Arial"/>
        </w:rPr>
        <w:t>).</w:t>
      </w:r>
    </w:p>
    <w:p w14:paraId="611652D0" w14:textId="5C5B55B6" w:rsidR="00416039" w:rsidRDefault="00890A27" w:rsidP="00A22F23">
      <w:pPr>
        <w:ind w:firstLine="360"/>
        <w:rPr>
          <w:rFonts w:ascii="Arial" w:hAnsi="Arial" w:cs="Arial"/>
        </w:rPr>
      </w:pPr>
      <w:r>
        <w:rPr>
          <w:rFonts w:ascii="Arial" w:hAnsi="Arial" w:cs="Arial"/>
        </w:rPr>
        <w:t xml:space="preserve">Adults that were subjected to competition were reared from eggs collected from the population cage. They were reared under moderate density (300 – 500 per bottle) </w:t>
      </w:r>
      <w:r w:rsidR="00A22F23">
        <w:rPr>
          <w:rFonts w:ascii="Arial" w:hAnsi="Arial" w:cs="Arial"/>
        </w:rPr>
        <w:t xml:space="preserve">at their testing temperature regimes. </w:t>
      </w:r>
      <w:r>
        <w:rPr>
          <w:rFonts w:ascii="Arial" w:hAnsi="Arial" w:cs="Arial"/>
        </w:rPr>
        <w:t xml:space="preserve">After </w:t>
      </w:r>
      <w:proofErr w:type="spellStart"/>
      <w:r>
        <w:rPr>
          <w:rFonts w:ascii="Arial" w:hAnsi="Arial" w:cs="Arial"/>
        </w:rPr>
        <w:t>eclosion</w:t>
      </w:r>
      <w:proofErr w:type="spellEnd"/>
      <w:r>
        <w:rPr>
          <w:rFonts w:ascii="Arial" w:hAnsi="Arial" w:cs="Arial"/>
        </w:rPr>
        <w:t xml:space="preserve">, individuals </w:t>
      </w:r>
      <w:ins w:id="225" w:author="Benjamin Van Doren" w:date="2021-11-29T17:41:00Z">
        <w:r w:rsidR="00E47345">
          <w:rPr>
            <w:rFonts w:ascii="Arial" w:hAnsi="Arial" w:cs="Arial"/>
          </w:rPr>
          <w:t xml:space="preserve">that </w:t>
        </w:r>
      </w:ins>
      <w:r>
        <w:rPr>
          <w:rFonts w:ascii="Arial" w:hAnsi="Arial" w:cs="Arial"/>
        </w:rPr>
        <w:t xml:space="preserve">emerged within the same 48 hours were kept together in mixed-sex containers. Two days after the first observation of egg-laying, </w:t>
      </w:r>
      <w:r w:rsidR="00416039">
        <w:rPr>
          <w:rFonts w:ascii="Arial" w:hAnsi="Arial" w:cs="Arial"/>
        </w:rPr>
        <w:t>adults of different sexes were separated and then they were used as the founders in 5ml-food vials the next day.</w:t>
      </w:r>
      <w:r w:rsidR="0060784D">
        <w:rPr>
          <w:rFonts w:ascii="Arial" w:hAnsi="Arial" w:cs="Arial"/>
        </w:rPr>
        <w:t xml:space="preserve"> </w:t>
      </w:r>
      <w:r w:rsidR="00416039" w:rsidRPr="00454BF1">
        <w:rPr>
          <w:rFonts w:ascii="Arial" w:hAnsi="Arial" w:cs="Arial"/>
        </w:rPr>
        <w:t xml:space="preserve">Founders laid eggs in vials for two days before </w:t>
      </w:r>
      <w:r w:rsidR="00416039">
        <w:rPr>
          <w:rFonts w:ascii="Arial" w:hAnsi="Arial" w:cs="Arial"/>
        </w:rPr>
        <w:t xml:space="preserve">being </w:t>
      </w:r>
      <w:r w:rsidR="00416039" w:rsidRPr="00454BF1">
        <w:rPr>
          <w:rFonts w:ascii="Arial" w:hAnsi="Arial" w:cs="Arial"/>
        </w:rPr>
        <w:t>dis</w:t>
      </w:r>
      <w:r w:rsidR="00416039">
        <w:rPr>
          <w:rFonts w:ascii="Arial" w:hAnsi="Arial" w:cs="Arial"/>
        </w:rPr>
        <w:t>carded</w:t>
      </w:r>
      <w:r w:rsidR="00416039" w:rsidRPr="00454BF1">
        <w:rPr>
          <w:rFonts w:ascii="Arial" w:hAnsi="Arial" w:cs="Arial"/>
        </w:rPr>
        <w:t>. Offspring of the founders experienced intra- and inter-specific competition over food and space</w:t>
      </w:r>
      <w:r w:rsidR="00416039">
        <w:rPr>
          <w:rFonts w:ascii="Arial" w:hAnsi="Arial" w:cs="Arial"/>
        </w:rPr>
        <w:t xml:space="preserve"> in the vials</w:t>
      </w:r>
      <w:r w:rsidR="00416039" w:rsidRPr="00454BF1">
        <w:rPr>
          <w:rFonts w:ascii="Arial" w:hAnsi="Arial" w:cs="Arial"/>
        </w:rPr>
        <w:t xml:space="preserve">. Offspring that </w:t>
      </w:r>
      <w:r w:rsidR="00416039" w:rsidRPr="00454BF1">
        <w:rPr>
          <w:rFonts w:ascii="Arial" w:hAnsi="Arial" w:cs="Arial"/>
        </w:rPr>
        <w:lastRenderedPageBreak/>
        <w:t xml:space="preserve">successfully developed to adulthood were </w:t>
      </w:r>
      <w:r w:rsidR="00416039">
        <w:rPr>
          <w:rFonts w:ascii="Arial" w:hAnsi="Arial" w:cs="Arial"/>
        </w:rPr>
        <w:t xml:space="preserve">identified to species and </w:t>
      </w:r>
      <w:r w:rsidR="00416039" w:rsidRPr="00454BF1">
        <w:rPr>
          <w:rFonts w:ascii="Arial" w:hAnsi="Arial" w:cs="Arial"/>
        </w:rPr>
        <w:t xml:space="preserve">counted. </w:t>
      </w:r>
      <w:r w:rsidR="00416039">
        <w:rPr>
          <w:rFonts w:ascii="Arial" w:hAnsi="Arial" w:cs="Arial"/>
        </w:rPr>
        <w:t>The</w:t>
      </w:r>
      <w:r w:rsidR="00416039" w:rsidRPr="00454BF1">
        <w:rPr>
          <w:rFonts w:ascii="Arial" w:hAnsi="Arial" w:cs="Arial"/>
        </w:rPr>
        <w:t xml:space="preserve"> </w:t>
      </w:r>
      <w:r w:rsidR="00A22F23">
        <w:rPr>
          <w:rFonts w:ascii="Arial" w:hAnsi="Arial" w:cs="Arial"/>
        </w:rPr>
        <w:t xml:space="preserve">above animal preparation and </w:t>
      </w:r>
      <w:r w:rsidR="00416039" w:rsidRPr="00454BF1">
        <w:rPr>
          <w:rFonts w:ascii="Arial" w:hAnsi="Arial" w:cs="Arial"/>
        </w:rPr>
        <w:t xml:space="preserve">competition </w:t>
      </w:r>
      <w:r w:rsidR="00416039">
        <w:rPr>
          <w:rFonts w:ascii="Arial" w:hAnsi="Arial" w:cs="Arial"/>
        </w:rPr>
        <w:t>were</w:t>
      </w:r>
      <w:r w:rsidR="00416039" w:rsidRPr="00454BF1">
        <w:rPr>
          <w:rFonts w:ascii="Arial" w:hAnsi="Arial" w:cs="Arial"/>
        </w:rPr>
        <w:t xml:space="preserve"> conducted in incubators </w:t>
      </w:r>
      <w:r w:rsidR="00416039">
        <w:rPr>
          <w:rFonts w:ascii="Arial" w:hAnsi="Arial" w:cs="Arial"/>
        </w:rPr>
        <w:t>set</w:t>
      </w:r>
      <w:r w:rsidR="00416039" w:rsidRPr="00454BF1">
        <w:rPr>
          <w:rFonts w:ascii="Arial" w:hAnsi="Arial" w:cs="Arial"/>
        </w:rPr>
        <w:t xml:space="preserve"> at alternating temperature regimes mimicking day/night temperature</w:t>
      </w:r>
      <w:r w:rsidR="00416039">
        <w:rPr>
          <w:rFonts w:ascii="Arial" w:hAnsi="Arial" w:cs="Arial"/>
        </w:rPr>
        <w:t>s</w:t>
      </w:r>
      <w:r w:rsidR="00416039" w:rsidRPr="00454BF1">
        <w:rPr>
          <w:rFonts w:ascii="Arial" w:hAnsi="Arial" w:cs="Arial"/>
        </w:rPr>
        <w:t xml:space="preserve"> </w:t>
      </w:r>
      <w:r w:rsidR="000F2E04">
        <w:rPr>
          <w:rFonts w:ascii="Arial" w:hAnsi="Arial" w:cs="Arial"/>
        </w:rPr>
        <w:t xml:space="preserve">on February, </w:t>
      </w:r>
      <w:r w:rsidR="00A22F23">
        <w:rPr>
          <w:rFonts w:ascii="Arial" w:hAnsi="Arial" w:cs="Arial"/>
        </w:rPr>
        <w:t xml:space="preserve">immediately </w:t>
      </w:r>
      <w:r w:rsidR="000F2E04">
        <w:rPr>
          <w:rFonts w:ascii="Arial" w:hAnsi="Arial" w:cs="Arial"/>
        </w:rPr>
        <w:t xml:space="preserve">prior to our survey season, </w:t>
      </w:r>
      <w:r w:rsidR="00416039" w:rsidRPr="00454BF1">
        <w:rPr>
          <w:rFonts w:ascii="Arial" w:hAnsi="Arial" w:cs="Arial"/>
        </w:rPr>
        <w:t xml:space="preserve">at </w:t>
      </w:r>
      <w:r w:rsidR="007638ED">
        <w:rPr>
          <w:rFonts w:ascii="Arial" w:hAnsi="Arial" w:cs="Arial"/>
        </w:rPr>
        <w:t>upland</w:t>
      </w:r>
      <w:r w:rsidR="00416039" w:rsidRPr="00454BF1">
        <w:rPr>
          <w:rFonts w:ascii="Arial" w:hAnsi="Arial" w:cs="Arial"/>
        </w:rPr>
        <w:t xml:space="preserve"> (23</w:t>
      </w:r>
      <w:r w:rsidR="00416039" w:rsidRPr="007F05C5">
        <w:rPr>
          <w:rFonts w:ascii="Arial" w:hAnsi="Arial" w:cs="Arial"/>
        </w:rPr>
        <w:t xml:space="preserve">°C </w:t>
      </w:r>
      <w:r w:rsidR="00416039" w:rsidRPr="00454BF1">
        <w:rPr>
          <w:rFonts w:ascii="Arial" w:hAnsi="Arial" w:cs="Arial"/>
        </w:rPr>
        <w:t>/21</w:t>
      </w:r>
      <w:r w:rsidR="00416039" w:rsidRPr="007F05C5">
        <w:rPr>
          <w:rFonts w:ascii="Arial" w:hAnsi="Arial" w:cs="Arial"/>
        </w:rPr>
        <w:t>°C</w:t>
      </w:r>
      <w:r w:rsidR="00416039" w:rsidRPr="00454BF1">
        <w:rPr>
          <w:rFonts w:ascii="Arial" w:hAnsi="Arial" w:cs="Arial"/>
        </w:rPr>
        <w:t>) and lowland (28.5</w:t>
      </w:r>
      <w:r w:rsidR="00416039" w:rsidRPr="007F05C5">
        <w:rPr>
          <w:rFonts w:ascii="Arial" w:hAnsi="Arial" w:cs="Arial"/>
        </w:rPr>
        <w:t xml:space="preserve">°C </w:t>
      </w:r>
      <w:r w:rsidR="00416039" w:rsidRPr="00454BF1">
        <w:rPr>
          <w:rFonts w:ascii="Arial" w:hAnsi="Arial" w:cs="Arial"/>
        </w:rPr>
        <w:t>/24</w:t>
      </w:r>
      <w:r w:rsidR="00416039" w:rsidRPr="007F05C5">
        <w:rPr>
          <w:rFonts w:ascii="Arial" w:hAnsi="Arial" w:cs="Arial"/>
        </w:rPr>
        <w:t>°C</w:t>
      </w:r>
      <w:r w:rsidR="00416039" w:rsidRPr="00454BF1">
        <w:rPr>
          <w:rFonts w:ascii="Arial" w:hAnsi="Arial" w:cs="Arial"/>
        </w:rPr>
        <w:t>) (</w:t>
      </w:r>
      <w:r w:rsidR="007226E2">
        <w:rPr>
          <w:rFonts w:ascii="Arial" w:hAnsi="Arial" w:cs="Arial"/>
        </w:rPr>
        <w:t>S</w:t>
      </w:r>
      <w:r w:rsidR="00416039" w:rsidRPr="00454BF1">
        <w:rPr>
          <w:rFonts w:ascii="Arial" w:hAnsi="Arial" w:cs="Arial"/>
        </w:rPr>
        <w:t xml:space="preserve">upplementary figure </w:t>
      </w:r>
      <w:r w:rsidR="000F062A">
        <w:rPr>
          <w:rFonts w:ascii="Arial" w:hAnsi="Arial" w:cs="Arial"/>
        </w:rPr>
        <w:t>5</w:t>
      </w:r>
      <w:r w:rsidR="00416039" w:rsidRPr="00454BF1">
        <w:rPr>
          <w:rFonts w:ascii="Arial" w:hAnsi="Arial" w:cs="Arial"/>
        </w:rPr>
        <w:t>).</w:t>
      </w:r>
    </w:p>
    <w:p w14:paraId="225E39CF" w14:textId="1E28134C" w:rsidR="00414133" w:rsidRDefault="00414133" w:rsidP="007C1BC4">
      <w:pPr>
        <w:ind w:firstLine="360"/>
        <w:rPr>
          <w:rFonts w:ascii="Arial" w:hAnsi="Arial" w:cs="Arial"/>
          <w:lang w:val="en-US"/>
        </w:rPr>
      </w:pPr>
      <w:r w:rsidRPr="00414133">
        <w:rPr>
          <w:rFonts w:ascii="Arial" w:hAnsi="Arial" w:cs="Arial"/>
          <w:i/>
          <w:iCs/>
        </w:rPr>
        <w:t>Competition models</w:t>
      </w:r>
      <w:r>
        <w:rPr>
          <w:rFonts w:ascii="Arial" w:hAnsi="Arial" w:cs="Arial"/>
        </w:rPr>
        <w:t xml:space="preserve">: </w:t>
      </w:r>
      <w:r>
        <w:rPr>
          <w:rFonts w:ascii="Arial" w:hAnsi="Arial" w:cs="Arial"/>
          <w:lang w:val="en-US"/>
        </w:rPr>
        <w:t xml:space="preserve">We used the </w:t>
      </w:r>
      <w:proofErr w:type="spellStart"/>
      <w:r>
        <w:rPr>
          <w:rFonts w:ascii="Arial" w:hAnsi="Arial" w:cs="Arial"/>
          <w:lang w:val="en-US"/>
        </w:rPr>
        <w:t>Beverton</w:t>
      </w:r>
      <w:proofErr w:type="spellEnd"/>
      <w:r>
        <w:rPr>
          <w:rFonts w:ascii="Arial" w:hAnsi="Arial" w:cs="Arial"/>
          <w:lang w:val="en-US"/>
        </w:rPr>
        <w:t>-Holt model to describe the population growth of a single generation of flies on discrete and temporary resources:</w:t>
      </w:r>
      <w:r w:rsidRPr="00523F7B">
        <w:rPr>
          <w:rFonts w:ascii="Arial" w:hAnsi="Arial" w:cs="Arial"/>
          <w:lang w:val="en-US"/>
        </w:rPr>
        <w:br/>
      </w:r>
      <m:oMathPara>
        <m:oMath>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r>
                <m:rPr>
                  <m:sty m:val="p"/>
                </m:rPr>
                <w:rPr>
                  <w:rFonts w:ascii="Cambria Math" w:hAnsi="Cambria Math" w:cs="Arial"/>
                  <w:lang w:val="en-US"/>
                </w:rPr>
                <m:t>+1</m:t>
              </m:r>
            </m:sub>
          </m:sSub>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w:rPr>
                      <w:rFonts w:ascii="Cambria Math" w:hAnsi="Cambria Math" w:cs="Arial"/>
                      <w:lang w:val="en-US"/>
                    </w:rPr>
                    <m:t>R</m:t>
                  </m:r>
                </m:e>
                <m:sub>
                  <m:r>
                    <m:rPr>
                      <m:sty m:val="p"/>
                    </m:rPr>
                    <w:rPr>
                      <w:rFonts w:ascii="Cambria Math" w:hAnsi="Cambria Math" w:cs="Arial"/>
                      <w:lang w:val="en-US"/>
                    </w:rPr>
                    <m:t>0</m:t>
                  </m:r>
                </m:sub>
              </m:sSub>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num>
            <m:den>
              <m:r>
                <m:rPr>
                  <m:sty m:val="p"/>
                </m:rPr>
                <w:rPr>
                  <w:rFonts w:ascii="Cambria Math" w:hAnsi="Cambria Math" w:cs="Arial"/>
                  <w:lang w:val="en-US"/>
                </w:rPr>
                <m:t>1 +</m:t>
              </m:r>
              <m:r>
                <m:rPr>
                  <m:sty m:val="p"/>
                </m:rPr>
                <w:rPr>
                  <w:rFonts w:ascii="Cambria Math" w:hAnsi="Cambria Math" w:cs="Arial"/>
                  <w:lang w:val="en-US"/>
                </w:rPr>
                <w:sym w:font="Symbol" w:char="F061"/>
              </m:r>
              <m:sSub>
                <m:sSubPr>
                  <m:ctrlPr>
                    <w:rPr>
                      <w:rFonts w:ascii="Cambria Math" w:hAnsi="Cambria Math" w:cs="Arial"/>
                      <w:lang w:val="en-US"/>
                    </w:rPr>
                  </m:ctrlPr>
                </m:sSubPr>
                <m:e>
                  <m:r>
                    <m:rPr>
                      <m:sty m:val="p"/>
                    </m:rPr>
                    <w:rPr>
                      <w:rFonts w:ascii="Cambria Math" w:hAnsi="Cambria Math" w:cs="Arial"/>
                      <w:lang w:val="en-US"/>
                    </w:rPr>
                    <m:t>(</m:t>
                  </m:r>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 xml:space="preserve">+ </m:t>
              </m:r>
              <m:r>
                <m:rPr>
                  <m:sty m:val="p"/>
                </m:rPr>
                <w:rPr>
                  <w:rFonts w:ascii="Cambria Math" w:hAnsi="Cambria Math" w:cs="Arial"/>
                  <w:lang w:val="en-US"/>
                </w:rPr>
                <w:sym w:font="Symbol" w:char="F062"/>
              </m:r>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competitor</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m:t>
              </m:r>
            </m:den>
          </m:f>
        </m:oMath>
      </m:oMathPara>
    </w:p>
    <w:p w14:paraId="0BACCF85" w14:textId="77777777" w:rsidR="0026541E" w:rsidRDefault="0026541E" w:rsidP="007C1BC4">
      <w:pPr>
        <w:ind w:firstLine="360"/>
        <w:rPr>
          <w:rFonts w:ascii="Arial" w:hAnsi="Arial" w:cs="Arial"/>
          <w:lang w:val="en-US"/>
        </w:rPr>
      </w:pPr>
    </w:p>
    <w:p w14:paraId="4BABFE70" w14:textId="74F23A20" w:rsidR="00414133" w:rsidRPr="00414133" w:rsidRDefault="00414133" w:rsidP="007C1BC4">
      <w:pPr>
        <w:ind w:firstLine="360"/>
        <w:rPr>
          <w:rFonts w:ascii="Arial" w:hAnsi="Arial" w:cs="Arial"/>
          <w:lang w:val="en-US"/>
        </w:rPr>
      </w:pPr>
      <w:r>
        <w:rPr>
          <w:rFonts w:ascii="Arial" w:hAnsi="Arial" w:cs="Arial"/>
          <w:lang w:val="en-US"/>
        </w:rPr>
        <w:t>where R</w:t>
      </w:r>
      <w:r w:rsidRPr="00414133">
        <w:rPr>
          <w:rFonts w:ascii="Arial" w:hAnsi="Arial" w:cs="Arial"/>
          <w:vertAlign w:val="subscript"/>
          <w:lang w:val="en-US"/>
        </w:rPr>
        <w:t>0</w:t>
      </w:r>
      <w:r>
        <w:rPr>
          <w:rFonts w:ascii="Arial" w:hAnsi="Arial" w:cs="Arial"/>
          <w:lang w:val="en-US"/>
        </w:rPr>
        <w:t xml:space="preserve"> is the generational reproduction rate and </w:t>
      </w:r>
      <w:r>
        <w:rPr>
          <w:rFonts w:ascii="Arial" w:hAnsi="Arial" w:cs="Arial"/>
          <w:lang w:val="en-US"/>
        </w:rPr>
        <w:sym w:font="Symbol" w:char="F061"/>
      </w:r>
      <w:r>
        <w:rPr>
          <w:rFonts w:ascii="Arial" w:hAnsi="Arial" w:cs="Arial"/>
          <w:lang w:val="en-US"/>
        </w:rPr>
        <w:t xml:space="preserve"> represents intraspecific competition coefficients. </w:t>
      </w:r>
      <w:r>
        <w:rPr>
          <w:rFonts w:ascii="Arial" w:hAnsi="Arial" w:cs="Arial"/>
          <w:lang w:val="en-US"/>
        </w:rPr>
        <w:sym w:font="Symbol" w:char="F062"/>
      </w:r>
      <w:r>
        <w:rPr>
          <w:rFonts w:ascii="Arial" w:hAnsi="Arial" w:cs="Arial"/>
          <w:lang w:val="en-US"/>
        </w:rPr>
        <w:t xml:space="preserve"> represents the </w:t>
      </w:r>
      <w:r>
        <w:rPr>
          <w:rFonts w:ascii="Arial" w:hAnsi="Arial" w:cs="Arial"/>
        </w:rPr>
        <w:t xml:space="preserve">interspecific </w:t>
      </w:r>
      <w:r w:rsidRPr="00844B36">
        <w:rPr>
          <w:rFonts w:ascii="Arial" w:hAnsi="Arial" w:cs="Arial"/>
        </w:rPr>
        <w:t>competition coeffic</w:t>
      </w:r>
      <w:r w:rsidRPr="00930691">
        <w:rPr>
          <w:rFonts w:ascii="Arial" w:hAnsi="Arial" w:cs="Arial"/>
        </w:rPr>
        <w:t>ients, which define the equivalence between the two competing species.</w:t>
      </w:r>
      <w:r w:rsidRPr="00930691">
        <w:rPr>
          <w:rFonts w:ascii="Arial" w:hAnsi="Arial" w:cs="Arial"/>
          <w:lang w:val="en-US"/>
        </w:rPr>
        <w:t xml:space="preserve"> </w:t>
      </w:r>
      <w:r>
        <w:rPr>
          <w:rFonts w:ascii="Arial" w:hAnsi="Arial" w:cs="Arial"/>
          <w:lang w:val="en-US"/>
        </w:rPr>
        <w:t xml:space="preserve">Their values and 90% credible intervals were estimated using the same Bayesian statistical method detailed in </w:t>
      </w:r>
      <w:r>
        <w:rPr>
          <w:rFonts w:ascii="Arial" w:hAnsi="Arial" w:cs="Arial"/>
          <w:lang w:val="en-US"/>
        </w:rPr>
        <w:fldChar w:fldCharType="begin" w:fldLock="1"/>
      </w:r>
      <w:r>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et al. 2021)","plainTextFormattedCitation":"(Terry et al. 2021)","previouslyFormattedCitation":"(Terry et al. 2021)"},"properties":{"noteIndex":0},"schema":"https://github.com/citation-style-language/schema/raw/master/csl-citation.json"}</w:instrText>
      </w:r>
      <w:r>
        <w:rPr>
          <w:rFonts w:ascii="Arial" w:hAnsi="Arial" w:cs="Arial"/>
          <w:lang w:val="en-US"/>
        </w:rPr>
        <w:fldChar w:fldCharType="separate"/>
      </w:r>
      <w:r w:rsidRPr="00B308DE">
        <w:rPr>
          <w:rFonts w:ascii="Arial" w:hAnsi="Arial" w:cs="Arial"/>
          <w:noProof/>
          <w:lang w:val="en-US"/>
        </w:rPr>
        <w:t>(Terry et al. 2021)</w:t>
      </w:r>
      <w:r>
        <w:rPr>
          <w:rFonts w:ascii="Arial" w:hAnsi="Arial" w:cs="Arial"/>
          <w:lang w:val="en-US"/>
        </w:rPr>
        <w:fldChar w:fldCharType="end"/>
      </w:r>
      <w:r>
        <w:rPr>
          <w:rFonts w:ascii="Arial" w:hAnsi="Arial" w:cs="Arial"/>
          <w:lang w:val="en-US"/>
        </w:rPr>
        <w:t xml:space="preserve">. The equilibrium state of each pair was predicted following </w:t>
      </w:r>
      <w:r>
        <w:rPr>
          <w:rFonts w:ascii="Arial" w:hAnsi="Arial" w:cs="Arial"/>
          <w:lang w:val="en-US"/>
        </w:rPr>
        <w:fldChar w:fldCharType="begin" w:fldLock="1"/>
      </w:r>
      <w:r>
        <w:rPr>
          <w:rFonts w:ascii="Arial" w:hAnsi="Arial" w:cs="Arial"/>
          <w:lang w:val="en-US"/>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1976)","plainTextFormattedCitation":"(Hassell and Comins 1976)","previouslyFormattedCitation":"(Hassell and Comins 1976)"},"properties":{"noteIndex":0},"schema":"https://github.com/citation-style-language/schema/raw/master/csl-citation.json"}</w:instrText>
      </w:r>
      <w:r>
        <w:rPr>
          <w:rFonts w:ascii="Arial" w:hAnsi="Arial" w:cs="Arial"/>
          <w:lang w:val="en-US"/>
        </w:rPr>
        <w:fldChar w:fldCharType="separate"/>
      </w:r>
      <w:r w:rsidRPr="0049794D">
        <w:rPr>
          <w:rFonts w:ascii="Arial" w:hAnsi="Arial" w:cs="Arial"/>
          <w:noProof/>
          <w:lang w:val="en-US"/>
        </w:rPr>
        <w:t>(Hassell and Comins 1976)</w:t>
      </w:r>
      <w:r>
        <w:rPr>
          <w:rFonts w:ascii="Arial" w:hAnsi="Arial" w:cs="Arial"/>
          <w:lang w:val="en-US"/>
        </w:rPr>
        <w:fldChar w:fldCharType="end"/>
      </w:r>
      <w:r>
        <w:rPr>
          <w:rFonts w:ascii="Arial" w:hAnsi="Arial" w:cs="Arial"/>
          <w:lang w:val="en-US"/>
        </w:rPr>
        <w:t>.</w:t>
      </w:r>
    </w:p>
    <w:p w14:paraId="741DF5AC" w14:textId="77777777" w:rsidR="001F5B9D" w:rsidRPr="001F5B9D" w:rsidRDefault="001F5B9D" w:rsidP="007C1BC4">
      <w:pPr>
        <w:rPr>
          <w:rFonts w:ascii="Arial" w:hAnsi="Arial" w:cs="Arial"/>
        </w:rPr>
      </w:pPr>
    </w:p>
    <w:p w14:paraId="24C185C6" w14:textId="626B13DA" w:rsidR="001F5B9D" w:rsidRPr="001F5B9D" w:rsidRDefault="001F5B9D" w:rsidP="007C1BC4">
      <w:pPr>
        <w:pStyle w:val="ListParagraph"/>
        <w:numPr>
          <w:ilvl w:val="0"/>
          <w:numId w:val="2"/>
        </w:numPr>
        <w:rPr>
          <w:rFonts w:ascii="Arial" w:hAnsi="Arial" w:cs="Arial"/>
        </w:rPr>
      </w:pPr>
      <w:r>
        <w:rPr>
          <w:rFonts w:ascii="Arial" w:hAnsi="Arial" w:cs="Arial"/>
        </w:rPr>
        <w:t>Long-term competition</w:t>
      </w:r>
    </w:p>
    <w:p w14:paraId="301D49B9" w14:textId="71EDB360" w:rsidR="00C624CF" w:rsidRDefault="00831DC3" w:rsidP="007C1BC4">
      <w:pPr>
        <w:ind w:firstLine="360"/>
        <w:rPr>
          <w:rFonts w:ascii="Arial" w:hAnsi="Arial" w:cs="Arial"/>
        </w:rPr>
      </w:pPr>
      <w:r w:rsidRPr="00416039">
        <w:rPr>
          <w:rFonts w:ascii="Arial" w:hAnsi="Arial" w:cs="Arial"/>
          <w:i/>
          <w:iCs/>
        </w:rPr>
        <w:t>Experiment</w:t>
      </w:r>
      <w:r>
        <w:rPr>
          <w:rFonts w:ascii="Arial" w:hAnsi="Arial" w:cs="Arial"/>
          <w:i/>
          <w:iCs/>
        </w:rPr>
        <w:t>al</w:t>
      </w:r>
      <w:r w:rsidRPr="00416039">
        <w:rPr>
          <w:rFonts w:ascii="Arial" w:hAnsi="Arial" w:cs="Arial"/>
          <w:i/>
          <w:iCs/>
        </w:rPr>
        <w:t xml:space="preserve"> design</w:t>
      </w:r>
      <w:r>
        <w:rPr>
          <w:rFonts w:ascii="Arial" w:hAnsi="Arial" w:cs="Arial"/>
        </w:rPr>
        <w:t xml:space="preserve">: </w:t>
      </w:r>
      <w:ins w:id="226" w:author="Benjamin Van Doren" w:date="2021-11-29T17:42:00Z">
        <w:r w:rsidR="00E47345">
          <w:rPr>
            <w:rFonts w:ascii="Arial" w:hAnsi="Arial" w:cs="Arial"/>
          </w:rPr>
          <w:t xml:space="preserve">A </w:t>
        </w:r>
      </w:ins>
      <w:del w:id="227" w:author="Benjamin Van Doren" w:date="2021-11-29T17:42:00Z">
        <w:r w:rsidR="00682AC8" w:rsidDel="00E47345">
          <w:rPr>
            <w:rFonts w:ascii="Arial" w:hAnsi="Arial" w:cs="Arial"/>
          </w:rPr>
          <w:delText>L</w:delText>
        </w:r>
      </w:del>
      <w:ins w:id="228" w:author="Benjamin Van Doren" w:date="2021-11-29T17:42:00Z">
        <w:r w:rsidR="00E47345">
          <w:rPr>
            <w:rFonts w:ascii="Arial" w:hAnsi="Arial" w:cs="Arial"/>
          </w:rPr>
          <w:t>l</w:t>
        </w:r>
      </w:ins>
      <w:r w:rsidR="00682AC8">
        <w:rPr>
          <w:rFonts w:ascii="Arial" w:hAnsi="Arial" w:cs="Arial"/>
        </w:rPr>
        <w:t xml:space="preserve">owland species, </w:t>
      </w:r>
      <w:r w:rsidR="00682AC8" w:rsidRPr="00D878B0">
        <w:rPr>
          <w:rFonts w:ascii="Arial" w:hAnsi="Arial" w:cs="Arial"/>
          <w:i/>
          <w:iCs/>
        </w:rPr>
        <w:t>D. pandora</w:t>
      </w:r>
      <w:r w:rsidR="00682AC8">
        <w:rPr>
          <w:rFonts w:ascii="Arial" w:hAnsi="Arial" w:cs="Arial"/>
        </w:rPr>
        <w:t xml:space="preserve">, and </w:t>
      </w:r>
      <w:ins w:id="229" w:author="Benjamin Van Doren" w:date="2021-11-29T17:42:00Z">
        <w:r w:rsidR="00E47345">
          <w:rPr>
            <w:rFonts w:ascii="Arial" w:hAnsi="Arial" w:cs="Arial"/>
          </w:rPr>
          <w:t xml:space="preserve">an </w:t>
        </w:r>
      </w:ins>
      <w:r w:rsidR="00682AC8">
        <w:rPr>
          <w:rFonts w:ascii="Arial" w:hAnsi="Arial" w:cs="Arial"/>
        </w:rPr>
        <w:t xml:space="preserve">upland species, </w:t>
      </w:r>
      <w:r w:rsidR="00682AC8" w:rsidRPr="00D878B0">
        <w:rPr>
          <w:rFonts w:ascii="Arial" w:hAnsi="Arial" w:cs="Arial"/>
          <w:i/>
          <w:iCs/>
        </w:rPr>
        <w:t xml:space="preserve">D. </w:t>
      </w:r>
      <w:proofErr w:type="spellStart"/>
      <w:r w:rsidR="00EA5252">
        <w:rPr>
          <w:rFonts w:ascii="Arial" w:hAnsi="Arial" w:cs="Arial"/>
          <w:i/>
          <w:iCs/>
        </w:rPr>
        <w:t>pallidifrons</w:t>
      </w:r>
      <w:proofErr w:type="spellEnd"/>
      <w:r w:rsidR="00682AC8">
        <w:rPr>
          <w:rFonts w:ascii="Arial" w:hAnsi="Arial" w:cs="Arial"/>
        </w:rPr>
        <w:t xml:space="preserve">, were reared in monoculture and mixed-culture </w:t>
      </w:r>
      <w:ins w:id="230" w:author="Benjamin Van Doren" w:date="2021-11-29T17:42:00Z">
        <w:r w:rsidR="00E47345">
          <w:rPr>
            <w:rFonts w:ascii="Arial" w:hAnsi="Arial" w:cs="Arial"/>
          </w:rPr>
          <w:t>env</w:t>
        </w:r>
      </w:ins>
      <w:ins w:id="231" w:author="Benjamin Van Doren" w:date="2021-11-29T17:43:00Z">
        <w:r w:rsidR="00E47345">
          <w:rPr>
            <w:rFonts w:ascii="Arial" w:hAnsi="Arial" w:cs="Arial"/>
          </w:rPr>
          <w:t xml:space="preserve">ironments </w:t>
        </w:r>
      </w:ins>
      <w:r w:rsidR="00682AC8">
        <w:rPr>
          <w:rFonts w:ascii="Arial" w:hAnsi="Arial" w:cs="Arial"/>
        </w:rPr>
        <w:t xml:space="preserve">for multiple generations in lowland and upland temperature regimes to evaluate the long-term impact of temperature and competition on population </w:t>
      </w:r>
      <w:r w:rsidR="00BD7C25">
        <w:rPr>
          <w:rFonts w:ascii="Arial" w:hAnsi="Arial" w:cs="Arial"/>
        </w:rPr>
        <w:t>size.</w:t>
      </w:r>
    </w:p>
    <w:p w14:paraId="72842B18" w14:textId="25421F2E" w:rsidR="00C624CF" w:rsidRPr="00454BF1" w:rsidRDefault="00A836AD" w:rsidP="007C1BC4">
      <w:pPr>
        <w:ind w:firstLine="360"/>
        <w:rPr>
          <w:rFonts w:ascii="Arial" w:hAnsi="Arial" w:cs="Arial"/>
        </w:rPr>
      </w:pPr>
      <w:r>
        <w:rPr>
          <w:rFonts w:ascii="Arial" w:hAnsi="Arial" w:cs="Arial"/>
        </w:rPr>
        <w:t>Four monoculture</w:t>
      </w:r>
      <w:r w:rsidR="00095E61">
        <w:rPr>
          <w:rFonts w:ascii="Arial" w:hAnsi="Arial" w:cs="Arial"/>
        </w:rPr>
        <w:t>s</w:t>
      </w:r>
      <w:r>
        <w:rPr>
          <w:rFonts w:ascii="Arial" w:hAnsi="Arial" w:cs="Arial"/>
        </w:rPr>
        <w:t xml:space="preserve"> of each species and eight mixed-species </w:t>
      </w:r>
      <w:r w:rsidR="00095E61">
        <w:rPr>
          <w:rFonts w:ascii="Arial" w:hAnsi="Arial" w:cs="Arial"/>
        </w:rPr>
        <w:t>cultures</w:t>
      </w:r>
      <w:r>
        <w:rPr>
          <w:rFonts w:ascii="Arial" w:hAnsi="Arial" w:cs="Arial"/>
        </w:rPr>
        <w:t xml:space="preserve"> were maintained at each temperature</w:t>
      </w:r>
      <w:r w:rsidR="00095E61">
        <w:rPr>
          <w:rFonts w:ascii="Arial" w:hAnsi="Arial" w:cs="Arial"/>
        </w:rPr>
        <w:t xml:space="preserve"> regime</w:t>
      </w:r>
      <w:del w:id="232" w:author="Benjamin Van Doren" w:date="2021-11-29T17:43:00Z">
        <w:r w:rsidR="00095E61" w:rsidDel="009851F2">
          <w:rPr>
            <w:rFonts w:ascii="Arial" w:hAnsi="Arial" w:cs="Arial"/>
          </w:rPr>
          <w:delText>s</w:delText>
        </w:r>
      </w:del>
      <w:r>
        <w:rPr>
          <w:rFonts w:ascii="Arial" w:hAnsi="Arial" w:cs="Arial"/>
        </w:rPr>
        <w:t xml:space="preserve"> for 13 weeks. </w:t>
      </w:r>
      <w:r w:rsidR="00C624CF">
        <w:rPr>
          <w:rFonts w:ascii="Arial" w:hAnsi="Arial" w:cs="Arial"/>
        </w:rPr>
        <w:t>Monoculture</w:t>
      </w:r>
      <w:r w:rsidR="00095E61">
        <w:rPr>
          <w:rFonts w:ascii="Arial" w:hAnsi="Arial" w:cs="Arial"/>
        </w:rPr>
        <w:t>s</w:t>
      </w:r>
      <w:r w:rsidR="00C624CF">
        <w:rPr>
          <w:rFonts w:ascii="Arial" w:hAnsi="Arial" w:cs="Arial"/>
        </w:rPr>
        <w:t xml:space="preserve"> were started with ten pairs of individuals. Mixed-species </w:t>
      </w:r>
      <w:r w:rsidR="00095E61">
        <w:rPr>
          <w:rFonts w:ascii="Arial" w:hAnsi="Arial" w:cs="Arial"/>
        </w:rPr>
        <w:t>cultures</w:t>
      </w:r>
      <w:r w:rsidR="00C624CF">
        <w:rPr>
          <w:rFonts w:ascii="Arial" w:hAnsi="Arial" w:cs="Arial"/>
        </w:rPr>
        <w:t xml:space="preserve"> were started with ten pairs of </w:t>
      </w:r>
      <w:r w:rsidR="00095E61">
        <w:rPr>
          <w:rFonts w:ascii="Arial" w:hAnsi="Arial" w:cs="Arial"/>
        </w:rPr>
        <w:t xml:space="preserve">individuals of </w:t>
      </w:r>
      <w:r w:rsidR="00C624CF">
        <w:rPr>
          <w:rFonts w:ascii="Arial" w:hAnsi="Arial" w:cs="Arial"/>
        </w:rPr>
        <w:t xml:space="preserve">each species. </w:t>
      </w:r>
      <w:r w:rsidR="00D36B99">
        <w:rPr>
          <w:rFonts w:ascii="Arial" w:hAnsi="Arial" w:cs="Arial"/>
        </w:rPr>
        <w:t xml:space="preserve">The starting density was very low compared to the equilibrium density. </w:t>
      </w:r>
      <w:r w:rsidR="00C624CF">
        <w:rPr>
          <w:rFonts w:ascii="Arial" w:hAnsi="Arial" w:cs="Arial"/>
        </w:rPr>
        <w:t xml:space="preserve">The populations were evenly divided into two blocks starting on different dates. Each population was maintained in a series of five bottles following Ayala’s type one system </w:t>
      </w:r>
      <w:r w:rsidR="00C624CF">
        <w:rPr>
          <w:rFonts w:ascii="Arial" w:hAnsi="Arial" w:cs="Arial"/>
        </w:rPr>
        <w:fldChar w:fldCharType="begin" w:fldLock="1"/>
      </w:r>
      <w:r w:rsidR="00C624CF">
        <w:rPr>
          <w:rFonts w:ascii="Arial" w:hAnsi="Arial" w:cs="Arial"/>
        </w:rPr>
        <w:instrText>ADDIN CSL_CITATION {"citationItems":[{"id":"ITEM-1","itemData":{"DOI":"10.1016/0040-5809(73)90014-2","ISSN":"10960325","PMID":"4747658","abstract":"Experimental determinations of Drosophila population dynamics cannot be explained by the Lotka-Volterra model of interspecific competition. This paper presents other possible mathematical models of competition between species, and gives the results of experiments designed to test the validity of such models. Eight of the ten new models presented contain the Lotka-Volterra model as a special case. The experiments made to test the models are of two kinds. Type 1 experiments are continuous one- or two-species populations, which permit the estimation of the carrying capacity of each species and the numbers of the two species at the point of stable equilibrium. Type 2 experiments measure the change in numbers over a short time interval in populations started with many different initial densities of the two species. Type 2 experiments give information on the dynamics of the two-species system in the phase plane whose coordinates are the number of individuals of each species. The models accounting best for the results are models five and seven (Table II). Each of these two models contains one parameter more than the Lotka-Volterra model. Model five adds a nonlinear term of self-interaction (-βiN2i). Model seven has the form, dNi/dt = riN/Kθii(Kθii - Nθi i - αijNj1-θi i). The exponential parameter θ removes the restriction of the logistic theory of population growth, that each individual added to the population decrease the rate of growth of the population by a constant amount. With model seven the rate of growth of a population of a single species need not have its maximum at K 2, that is when the number of individuals is half the carrying capacity of the environment. © 1973.","author":[{"dropping-particle":"","family":"Ayala","given":"Francisco J.","non-dropping-particle":"","parse-names":false,"suffix":""},{"dropping-particle":"","family":"Gilpin","given":"Michael E.","non-dropping-particle":"","parse-names":false,"suffix":""},{"dropping-particle":"","family":"Ehrenfeld","given":"Joan G.","non-dropping-particle":"","parse-names":false,"suffix":""}],"container-title":"Theoretical Population Biology","id":"ITEM-1","issue":"3","issued":{"date-parts":[["1973","9","1"]]},"page":"331-356","publisher":"Academic Press","title":"Competition between species: Theoretical models and experimental tests","type":"article-journal","volume":"4"},"uris":["http://www.mendeley.com/documents/?uuid=93888da5-b169-38ed-a687-33c4df38e92b"]}],"mendeley":{"formattedCitation":"(Ayala, Gilpin, and Ehrenfeld 1973)","plainTextFormattedCitation":"(Ayala, Gilpin, and Ehrenfeld 1973)","previouslyFormattedCitation":"(Ayala, Gilpin, and Ehrenfeld 1973)"},"properties":{"noteIndex":0},"schema":"https://github.com/citation-style-language/schema/raw/master/csl-citation.json"}</w:instrText>
      </w:r>
      <w:r w:rsidR="00C624CF">
        <w:rPr>
          <w:rFonts w:ascii="Arial" w:hAnsi="Arial" w:cs="Arial"/>
        </w:rPr>
        <w:fldChar w:fldCharType="separate"/>
      </w:r>
      <w:r w:rsidR="00C624CF" w:rsidRPr="00655A0E">
        <w:rPr>
          <w:rFonts w:ascii="Arial" w:hAnsi="Arial" w:cs="Arial"/>
          <w:noProof/>
        </w:rPr>
        <w:t>(Ayala, Gilpin, and Ehrenfeld 1973)</w:t>
      </w:r>
      <w:r w:rsidR="00C624CF">
        <w:rPr>
          <w:rFonts w:ascii="Arial" w:hAnsi="Arial" w:cs="Arial"/>
        </w:rPr>
        <w:fldChar w:fldCharType="end"/>
      </w:r>
      <w:r w:rsidR="00C624CF">
        <w:rPr>
          <w:rFonts w:ascii="Arial" w:hAnsi="Arial" w:cs="Arial"/>
        </w:rPr>
        <w:t xml:space="preserve">. At the start of each week, individuals surviving in the most recent bottle and individuals which were freshly emerged in the older four bottles were separately collected, </w:t>
      </w:r>
      <w:proofErr w:type="gramStart"/>
      <w:r w:rsidR="00C624CF">
        <w:rPr>
          <w:rFonts w:ascii="Arial" w:hAnsi="Arial" w:cs="Arial"/>
        </w:rPr>
        <w:t>photographed</w:t>
      </w:r>
      <w:proofErr w:type="gramEnd"/>
      <w:r w:rsidR="00C624CF">
        <w:rPr>
          <w:rFonts w:ascii="Arial" w:hAnsi="Arial" w:cs="Arial"/>
        </w:rPr>
        <w:t xml:space="preserve"> and transferred into a new bottle with fresh food. In this way, adult survival and reproduction were recorded separately. The total population size of each species was counted at the end of the experiment. To avoid pseudo-replication introduced by ‘incubator’ effects, the two incubators were switched between temperature regime every week, with their contents moved accordingly. Trays were shuffled inside the incubator every two days. Temperature and humidity were </w:t>
      </w:r>
      <w:proofErr w:type="gramStart"/>
      <w:r w:rsidR="00C624CF">
        <w:rPr>
          <w:rFonts w:ascii="Arial" w:hAnsi="Arial" w:cs="Arial"/>
        </w:rPr>
        <w:t>recorded</w:t>
      </w:r>
      <w:proofErr w:type="gramEnd"/>
      <w:r w:rsidR="00C624CF">
        <w:rPr>
          <w:rFonts w:ascii="Arial" w:hAnsi="Arial" w:cs="Arial"/>
        </w:rPr>
        <w:t xml:space="preserve"> and the temperature regimes were confirmed during and at the end of experiments.</w:t>
      </w:r>
    </w:p>
    <w:p w14:paraId="282063B9" w14:textId="0B361B26" w:rsidR="00C624CF" w:rsidRDefault="00C624CF" w:rsidP="007C1BC4">
      <w:pPr>
        <w:ind w:firstLine="360"/>
        <w:rPr>
          <w:rFonts w:ascii="Arial" w:hAnsi="Arial" w:cs="Arial"/>
        </w:rPr>
      </w:pPr>
      <w:r w:rsidRPr="00C624CF">
        <w:rPr>
          <w:rFonts w:ascii="Arial" w:hAnsi="Arial" w:cs="Arial"/>
          <w:i/>
          <w:iCs/>
        </w:rPr>
        <w:t>Data analysis</w:t>
      </w:r>
      <w:r>
        <w:rPr>
          <w:rFonts w:ascii="Arial" w:hAnsi="Arial" w:cs="Arial"/>
        </w:rPr>
        <w:t xml:space="preserve">: </w:t>
      </w:r>
      <w:r w:rsidRPr="007F05C5">
        <w:rPr>
          <w:rFonts w:ascii="Arial" w:hAnsi="Arial" w:cs="Arial"/>
          <w:lang w:val="en-US"/>
        </w:rPr>
        <w:t xml:space="preserve">The </w:t>
      </w:r>
      <w:r>
        <w:rPr>
          <w:rFonts w:ascii="Arial" w:hAnsi="Arial" w:cs="Arial"/>
          <w:lang w:val="en-US"/>
        </w:rPr>
        <w:t>population sizes</w:t>
      </w:r>
      <w:r w:rsidRPr="007F05C5">
        <w:rPr>
          <w:rFonts w:ascii="Arial" w:hAnsi="Arial" w:cs="Arial"/>
          <w:lang w:val="en-US"/>
        </w:rPr>
        <w:t xml:space="preserve"> were model</w:t>
      </w:r>
      <w:r>
        <w:rPr>
          <w:rFonts w:ascii="Arial" w:hAnsi="Arial" w:cs="Arial"/>
          <w:lang w:val="en-US"/>
        </w:rPr>
        <w:t>l</w:t>
      </w:r>
      <w:r w:rsidRPr="007F05C5">
        <w:rPr>
          <w:rFonts w:ascii="Arial" w:hAnsi="Arial" w:cs="Arial"/>
          <w:lang w:val="en-US"/>
        </w:rPr>
        <w:t>ed by</w:t>
      </w:r>
      <w:r>
        <w:rPr>
          <w:rFonts w:ascii="Arial" w:hAnsi="Arial" w:cs="Arial"/>
          <w:lang w:val="en-US"/>
        </w:rPr>
        <w:t xml:space="preserve"> a three-way interaction of temperature treatment, species identity and the presence/absence of competitors, </w:t>
      </w:r>
      <w:r w:rsidR="00D36B99">
        <w:rPr>
          <w:rFonts w:ascii="Arial" w:hAnsi="Arial" w:cs="Arial"/>
          <w:lang w:val="en-US"/>
        </w:rPr>
        <w:t>and</w:t>
      </w:r>
      <w:r>
        <w:rPr>
          <w:rFonts w:ascii="Arial" w:hAnsi="Arial" w:cs="Arial"/>
          <w:lang w:val="en-US"/>
        </w:rPr>
        <w:t xml:space="preserve"> the population identity as the random effect in the generalized linear mix-effect model (family = “zero-inflated negative binomial”) using the </w:t>
      </w:r>
      <w:r w:rsidRPr="00D36B99">
        <w:rPr>
          <w:rFonts w:ascii="Arial" w:hAnsi="Arial" w:cs="Arial"/>
          <w:i/>
          <w:iCs/>
          <w:lang w:val="en-US"/>
        </w:rPr>
        <w:t xml:space="preserve">brms </w:t>
      </w:r>
      <w:r>
        <w:rPr>
          <w:rFonts w:ascii="Arial" w:hAnsi="Arial" w:cs="Arial"/>
          <w:lang w:val="en-US"/>
        </w:rPr>
        <w:t>package</w:t>
      </w:r>
      <w:r w:rsidR="00D36B99">
        <w:rPr>
          <w:rFonts w:ascii="Arial" w:hAnsi="Arial" w:cs="Arial"/>
          <w:lang w:val="en-US"/>
        </w:rPr>
        <w:t xml:space="preserve"> in R</w:t>
      </w:r>
      <w:r>
        <w:rPr>
          <w:rFonts w:ascii="Arial" w:hAnsi="Arial" w:cs="Arial"/>
          <w:lang w:val="en-US"/>
        </w:rPr>
        <w:t>. To visualize the three-way interactive effects, the posterior estimates of the high-temperature effect were plot against zero for the two species with or without the presence of competitors; the posterior estimates of the effect of the competition were plotted against zero for the two species in two temperature regimes.</w:t>
      </w:r>
    </w:p>
    <w:p w14:paraId="27E73F38" w14:textId="77777777" w:rsidR="00C624CF" w:rsidRDefault="00C624CF" w:rsidP="007C1BC4">
      <w:pPr>
        <w:ind w:firstLine="360"/>
        <w:rPr>
          <w:rFonts w:ascii="Arial" w:hAnsi="Arial" w:cs="Arial"/>
          <w:lang w:val="en-US"/>
        </w:rPr>
      </w:pPr>
    </w:p>
    <w:p w14:paraId="03B0E782" w14:textId="07A51A29" w:rsidR="00E1119D" w:rsidRPr="007F05C5" w:rsidRDefault="00E1119D" w:rsidP="007C1BC4">
      <w:pPr>
        <w:ind w:firstLine="360"/>
        <w:rPr>
          <w:rFonts w:ascii="Arial" w:hAnsi="Arial" w:cs="Arial"/>
          <w:lang w:val="en-US"/>
        </w:rPr>
      </w:pPr>
      <w:r w:rsidRPr="007F05C5">
        <w:rPr>
          <w:rFonts w:ascii="Arial" w:hAnsi="Arial" w:cs="Arial"/>
          <w:lang w:val="en-US"/>
        </w:rPr>
        <w:t>All statistics</w:t>
      </w:r>
      <w:r w:rsidR="00C624CF">
        <w:rPr>
          <w:rFonts w:ascii="Arial" w:hAnsi="Arial" w:cs="Arial"/>
          <w:lang w:val="en-US"/>
        </w:rPr>
        <w:t xml:space="preserve"> mentioned in the </w:t>
      </w:r>
      <w:r w:rsidR="00C624CF" w:rsidRPr="00C624CF">
        <w:rPr>
          <w:rFonts w:ascii="Arial" w:hAnsi="Arial" w:cs="Arial"/>
          <w:i/>
          <w:iCs/>
          <w:lang w:val="en-US"/>
        </w:rPr>
        <w:t>Method</w:t>
      </w:r>
      <w:ins w:id="233" w:author="Benjamin Van Doren" w:date="2021-11-29T17:44:00Z">
        <w:r w:rsidR="009851F2">
          <w:rPr>
            <w:rFonts w:ascii="Arial" w:hAnsi="Arial" w:cs="Arial"/>
            <w:i/>
            <w:iCs/>
            <w:lang w:val="en-US"/>
          </w:rPr>
          <w:t>s</w:t>
        </w:r>
      </w:ins>
      <w:r w:rsidR="00C624CF" w:rsidRPr="00C624CF">
        <w:rPr>
          <w:rFonts w:ascii="Arial" w:hAnsi="Arial" w:cs="Arial"/>
          <w:i/>
          <w:iCs/>
          <w:lang w:val="en-US"/>
        </w:rPr>
        <w:t xml:space="preserve"> </w:t>
      </w:r>
      <w:r w:rsidR="00C624CF">
        <w:rPr>
          <w:rFonts w:ascii="Arial" w:hAnsi="Arial" w:cs="Arial"/>
          <w:lang w:val="en-US"/>
        </w:rPr>
        <w:t>section</w:t>
      </w:r>
      <w:r w:rsidRPr="007F05C5">
        <w:rPr>
          <w:rFonts w:ascii="Arial" w:hAnsi="Arial" w:cs="Arial"/>
          <w:lang w:val="en-US"/>
        </w:rPr>
        <w:t xml:space="preserve"> </w:t>
      </w:r>
      <w:r w:rsidR="00192D77" w:rsidRPr="007F05C5">
        <w:rPr>
          <w:rFonts w:ascii="Arial" w:hAnsi="Arial" w:cs="Arial"/>
          <w:lang w:val="en-US"/>
        </w:rPr>
        <w:t xml:space="preserve">were performed with R statistical software (version </w:t>
      </w:r>
      <w:proofErr w:type="gramStart"/>
      <w:r w:rsidR="00192D77" w:rsidRPr="007F05C5">
        <w:rPr>
          <w:rFonts w:ascii="Arial" w:hAnsi="Arial" w:cs="Arial"/>
          <w:lang w:val="en-US"/>
        </w:rPr>
        <w:t>3.6.0 )</w:t>
      </w:r>
      <w:proofErr w:type="gramEnd"/>
      <w:r w:rsidR="00480686" w:rsidRPr="007F05C5">
        <w:rPr>
          <w:rFonts w:ascii="Arial" w:hAnsi="Arial" w:cs="Arial"/>
          <w:lang w:val="en-US"/>
        </w:rPr>
        <w:t>.</w:t>
      </w:r>
      <w:r w:rsidR="00DF1237" w:rsidRPr="007F05C5">
        <w:rPr>
          <w:rFonts w:ascii="Arial" w:hAnsi="Arial" w:cs="Arial"/>
          <w:lang w:val="en-US"/>
        </w:rPr>
        <w:t xml:space="preserve"> All analysis code is available in </w:t>
      </w:r>
      <w:r w:rsidR="00DF1237" w:rsidRPr="007F05C5">
        <w:rPr>
          <w:rFonts w:ascii="Arial" w:hAnsi="Arial" w:cs="Arial"/>
          <w:highlight w:val="yellow"/>
          <w:lang w:val="en-US"/>
        </w:rPr>
        <w:t xml:space="preserve">??GITHUB or </w:t>
      </w:r>
      <w:proofErr w:type="gramStart"/>
      <w:r w:rsidR="00DF1237" w:rsidRPr="007F05C5">
        <w:rPr>
          <w:rFonts w:ascii="Arial" w:hAnsi="Arial" w:cs="Arial"/>
          <w:highlight w:val="yellow"/>
          <w:lang w:val="en-US"/>
        </w:rPr>
        <w:t>SUPP??</w:t>
      </w:r>
      <w:r w:rsidR="00841FF8" w:rsidRPr="007F05C5">
        <w:rPr>
          <w:rFonts w:ascii="Arial" w:hAnsi="Arial" w:cs="Arial"/>
          <w:highlight w:val="yellow"/>
          <w:lang w:val="en-US"/>
        </w:rPr>
        <w:t>.</w:t>
      </w:r>
      <w:proofErr w:type="gramEnd"/>
    </w:p>
    <w:p w14:paraId="05936885" w14:textId="77777777" w:rsidR="00C71A86" w:rsidRPr="007F05C5" w:rsidRDefault="00C71A86" w:rsidP="007C1BC4">
      <w:pPr>
        <w:ind w:firstLine="720"/>
        <w:rPr>
          <w:rFonts w:ascii="Arial" w:hAnsi="Arial" w:cs="Arial"/>
          <w:lang w:val="en-US"/>
        </w:rPr>
      </w:pPr>
    </w:p>
    <w:p w14:paraId="709AF431" w14:textId="77777777" w:rsidR="00C71A86" w:rsidRPr="007F05C5" w:rsidRDefault="00C71A86" w:rsidP="007C1BC4">
      <w:pPr>
        <w:pStyle w:val="ListParagraph"/>
        <w:rPr>
          <w:rFonts w:ascii="Arial" w:hAnsi="Arial" w:cs="Arial"/>
          <w:lang w:val="en-US"/>
        </w:rPr>
      </w:pPr>
    </w:p>
    <w:p w14:paraId="137D9196" w14:textId="366A83EF" w:rsidR="00DF5E54" w:rsidRPr="007F05C5" w:rsidRDefault="00F837DE" w:rsidP="007C1BC4">
      <w:pPr>
        <w:rPr>
          <w:rFonts w:ascii="Arial" w:hAnsi="Arial" w:cs="Arial"/>
          <w:b/>
          <w:bCs/>
          <w:lang w:val="en-US"/>
        </w:rPr>
      </w:pPr>
      <w:r w:rsidRPr="007F05C5">
        <w:rPr>
          <w:rFonts w:ascii="Arial" w:hAnsi="Arial" w:cs="Arial"/>
          <w:b/>
          <w:bCs/>
          <w:lang w:val="en-US"/>
        </w:rPr>
        <w:t>Results</w:t>
      </w:r>
    </w:p>
    <w:p w14:paraId="6028AF51" w14:textId="56FE851B" w:rsidR="00AD277B" w:rsidRPr="007F05C5" w:rsidRDefault="00AF6F10" w:rsidP="007C1BC4">
      <w:pPr>
        <w:ind w:firstLine="720"/>
        <w:rPr>
          <w:rFonts w:ascii="Arial" w:hAnsi="Arial" w:cs="Arial"/>
          <w:lang w:val="en-US"/>
        </w:rPr>
      </w:pPr>
      <w:r>
        <w:rPr>
          <w:rFonts w:ascii="Arial" w:hAnsi="Arial" w:cs="Arial"/>
          <w:lang w:val="en-US"/>
        </w:rPr>
        <w:t xml:space="preserve">Figure 1a shows the </w:t>
      </w:r>
      <w:r w:rsidR="000D3350">
        <w:rPr>
          <w:rFonts w:ascii="Arial" w:hAnsi="Arial" w:cs="Arial"/>
          <w:lang w:val="en-US"/>
        </w:rPr>
        <w:t xml:space="preserve">absolute </w:t>
      </w:r>
      <w:r>
        <w:rPr>
          <w:rFonts w:ascii="Arial" w:hAnsi="Arial" w:cs="Arial"/>
          <w:lang w:val="en-US"/>
        </w:rPr>
        <w:t xml:space="preserve">numbers of </w:t>
      </w:r>
      <w:r w:rsidR="000D3350">
        <w:rPr>
          <w:rFonts w:ascii="Arial" w:hAnsi="Arial" w:cs="Arial"/>
          <w:lang w:val="en-US"/>
        </w:rPr>
        <w:t xml:space="preserve">identified </w:t>
      </w:r>
      <w:r>
        <w:rPr>
          <w:rFonts w:ascii="Arial" w:hAnsi="Arial" w:cs="Arial"/>
          <w:lang w:val="en-US"/>
        </w:rPr>
        <w:t>sample</w:t>
      </w:r>
      <w:r w:rsidR="000D3350">
        <w:rPr>
          <w:rFonts w:ascii="Arial" w:hAnsi="Arial" w:cs="Arial"/>
          <w:lang w:val="en-US"/>
        </w:rPr>
        <w:t>s</w:t>
      </w:r>
      <w:r>
        <w:rPr>
          <w:rFonts w:ascii="Arial" w:hAnsi="Arial" w:cs="Arial"/>
          <w:lang w:val="en-US"/>
        </w:rPr>
        <w:t xml:space="preserve"> found </w:t>
      </w:r>
      <w:r w:rsidR="004B1777">
        <w:rPr>
          <w:rFonts w:ascii="Arial" w:hAnsi="Arial" w:cs="Arial"/>
          <w:lang w:val="en-US"/>
        </w:rPr>
        <w:t xml:space="preserve">at </w:t>
      </w:r>
      <w:r>
        <w:rPr>
          <w:rFonts w:ascii="Arial" w:hAnsi="Arial" w:cs="Arial"/>
          <w:lang w:val="en-US"/>
        </w:rPr>
        <w:t>low-, medium- or high-</w:t>
      </w:r>
      <w:r w:rsidR="00846F63">
        <w:rPr>
          <w:rFonts w:ascii="Arial" w:hAnsi="Arial" w:cs="Arial"/>
          <w:lang w:val="en-US"/>
        </w:rPr>
        <w:t>elevation</w:t>
      </w:r>
      <w:r w:rsidR="000D3350">
        <w:rPr>
          <w:rFonts w:ascii="Arial" w:hAnsi="Arial" w:cs="Arial"/>
          <w:lang w:val="en-US"/>
        </w:rPr>
        <w:t xml:space="preserve"> sites </w:t>
      </w:r>
      <w:r w:rsidR="004B1777">
        <w:rPr>
          <w:rFonts w:ascii="Arial" w:hAnsi="Arial" w:cs="Arial"/>
          <w:lang w:val="en-US"/>
        </w:rPr>
        <w:t xml:space="preserve">for </w:t>
      </w:r>
      <w:r w:rsidR="000D3350">
        <w:rPr>
          <w:rFonts w:ascii="Arial" w:hAnsi="Arial" w:cs="Arial"/>
          <w:lang w:val="en-US"/>
        </w:rPr>
        <w:t xml:space="preserve">each of the nine major </w:t>
      </w:r>
      <w:r w:rsidR="000D3350" w:rsidRPr="007F05C5">
        <w:rPr>
          <w:rFonts w:ascii="Arial" w:hAnsi="Arial" w:cs="Arial"/>
          <w:i/>
          <w:iCs/>
          <w:lang w:val="en-US"/>
        </w:rPr>
        <w:t>Drosophila</w:t>
      </w:r>
      <w:r w:rsidR="000D3350">
        <w:rPr>
          <w:rFonts w:ascii="Arial" w:hAnsi="Arial" w:cs="Arial"/>
          <w:lang w:val="en-US"/>
        </w:rPr>
        <w:t xml:space="preserve"> species (accounting for 99% of total samples). </w:t>
      </w:r>
      <w:r w:rsidR="00B526A7">
        <w:rPr>
          <w:rFonts w:ascii="Arial" w:hAnsi="Arial" w:cs="Arial"/>
          <w:lang w:val="en-US"/>
        </w:rPr>
        <w:t>Distribution</w:t>
      </w:r>
      <w:r w:rsidR="00CC3CA1">
        <w:rPr>
          <w:rFonts w:ascii="Arial" w:hAnsi="Arial" w:cs="Arial"/>
          <w:lang w:val="en-US"/>
        </w:rPr>
        <w:t xml:space="preserve"> </w:t>
      </w:r>
      <w:r w:rsidR="00895C3E">
        <w:rPr>
          <w:rFonts w:ascii="Arial" w:hAnsi="Arial" w:cs="Arial"/>
          <w:lang w:val="en-US"/>
        </w:rPr>
        <w:t>quantified</w:t>
      </w:r>
      <w:r w:rsidR="00B526A7">
        <w:rPr>
          <w:rFonts w:ascii="Arial" w:hAnsi="Arial" w:cs="Arial"/>
          <w:lang w:val="en-US"/>
        </w:rPr>
        <w:t xml:space="preserve"> </w:t>
      </w:r>
      <w:r w:rsidR="00DE589F">
        <w:rPr>
          <w:rFonts w:ascii="Arial" w:hAnsi="Arial" w:cs="Arial"/>
          <w:lang w:val="en-US"/>
        </w:rPr>
        <w:t xml:space="preserve">using </w:t>
      </w:r>
      <w:r w:rsidR="00B526A7">
        <w:rPr>
          <w:rFonts w:ascii="Arial" w:hAnsi="Arial" w:cs="Arial"/>
          <w:lang w:val="en-US"/>
        </w:rPr>
        <w:t xml:space="preserve">regression of </w:t>
      </w:r>
      <w:r w:rsidR="00AF4391">
        <w:rPr>
          <w:rFonts w:ascii="Arial" w:hAnsi="Arial" w:cs="Arial"/>
          <w:lang w:val="en-US"/>
        </w:rPr>
        <w:t>occupancy</w:t>
      </w:r>
      <w:r w:rsidR="00B526A7">
        <w:rPr>
          <w:rFonts w:ascii="Arial" w:hAnsi="Arial" w:cs="Arial"/>
          <w:lang w:val="en-US"/>
        </w:rPr>
        <w:t xml:space="preserve"> </w:t>
      </w:r>
      <w:r w:rsidR="00DE589F">
        <w:rPr>
          <w:rFonts w:ascii="Arial" w:hAnsi="Arial" w:cs="Arial"/>
          <w:lang w:val="en-US"/>
        </w:rPr>
        <w:t>against</w:t>
      </w:r>
      <w:r w:rsidR="00895C3E">
        <w:rPr>
          <w:rFonts w:ascii="Arial" w:hAnsi="Arial" w:cs="Arial"/>
          <w:lang w:val="en-US"/>
        </w:rPr>
        <w:t xml:space="preserve"> </w:t>
      </w:r>
      <w:r w:rsidR="00846F63">
        <w:rPr>
          <w:rFonts w:ascii="Arial" w:hAnsi="Arial" w:cs="Arial"/>
          <w:lang w:val="en-US"/>
        </w:rPr>
        <w:t>elevation</w:t>
      </w:r>
      <w:r w:rsidR="00B526A7">
        <w:rPr>
          <w:rFonts w:ascii="Arial" w:hAnsi="Arial" w:cs="Arial"/>
          <w:lang w:val="en-US"/>
        </w:rPr>
        <w:t xml:space="preserve"> and by </w:t>
      </w:r>
      <w:r>
        <w:rPr>
          <w:rFonts w:ascii="Arial" w:hAnsi="Arial" w:cs="Arial"/>
          <w:lang w:val="en-US"/>
        </w:rPr>
        <w:t xml:space="preserve">weighted </w:t>
      </w:r>
      <w:r w:rsidR="00846F63">
        <w:rPr>
          <w:rFonts w:ascii="Arial" w:hAnsi="Arial" w:cs="Arial"/>
          <w:lang w:val="en-US"/>
        </w:rPr>
        <w:t>elevation</w:t>
      </w:r>
      <w:r>
        <w:rPr>
          <w:rFonts w:ascii="Arial" w:hAnsi="Arial" w:cs="Arial"/>
          <w:lang w:val="en-US"/>
        </w:rPr>
        <w:t xml:space="preserve"> (</w:t>
      </w:r>
      <w:proofErr w:type="spellStart"/>
      <w:r>
        <w:rPr>
          <w:rFonts w:ascii="Arial" w:hAnsi="Arial" w:cs="Arial"/>
          <w:lang w:val="en-US"/>
        </w:rPr>
        <w:t>hIndex</w:t>
      </w:r>
      <w:proofErr w:type="spellEnd"/>
      <w:r>
        <w:rPr>
          <w:rFonts w:ascii="Arial" w:hAnsi="Arial" w:cs="Arial"/>
          <w:lang w:val="en-US"/>
        </w:rPr>
        <w:t>)</w:t>
      </w:r>
      <w:r w:rsidR="00CC3CA1">
        <w:rPr>
          <w:rFonts w:ascii="Arial" w:hAnsi="Arial" w:cs="Arial"/>
          <w:lang w:val="en-US"/>
        </w:rPr>
        <w:t xml:space="preserve"> </w:t>
      </w:r>
      <w:r>
        <w:rPr>
          <w:rFonts w:ascii="Arial" w:hAnsi="Arial" w:cs="Arial"/>
          <w:lang w:val="en-US"/>
        </w:rPr>
        <w:t>showed consistent patterns (</w:t>
      </w:r>
      <w:r w:rsidR="00EA385B">
        <w:rPr>
          <w:rFonts w:ascii="Arial" w:hAnsi="Arial" w:cs="Arial"/>
          <w:lang w:val="en-US"/>
        </w:rPr>
        <w:t>F</w:t>
      </w:r>
      <w:r w:rsidR="000D3350">
        <w:rPr>
          <w:rFonts w:ascii="Arial" w:hAnsi="Arial" w:cs="Arial"/>
          <w:lang w:val="en-US"/>
        </w:rPr>
        <w:t>igure 1b</w:t>
      </w:r>
      <w:r>
        <w:rPr>
          <w:rFonts w:ascii="Arial" w:hAnsi="Arial" w:cs="Arial"/>
          <w:lang w:val="en-US"/>
        </w:rPr>
        <w:t>)</w:t>
      </w:r>
      <w:r w:rsidR="00CC3CA1">
        <w:rPr>
          <w:rFonts w:ascii="Arial" w:hAnsi="Arial" w:cs="Arial"/>
          <w:lang w:val="en-US"/>
        </w:rPr>
        <w:t xml:space="preserve"> regarding the </w:t>
      </w:r>
      <w:r w:rsidR="00EA5252">
        <w:rPr>
          <w:rFonts w:ascii="Arial" w:hAnsi="Arial" w:cs="Arial"/>
          <w:lang w:val="en-US"/>
        </w:rPr>
        <w:t>elevational</w:t>
      </w:r>
      <w:r w:rsidR="000D3350">
        <w:rPr>
          <w:rFonts w:ascii="Arial" w:hAnsi="Arial" w:cs="Arial"/>
          <w:lang w:val="en-US"/>
        </w:rPr>
        <w:t xml:space="preserve"> biases</w:t>
      </w:r>
      <w:r w:rsidR="00CC3CA1">
        <w:rPr>
          <w:rFonts w:ascii="Arial" w:hAnsi="Arial" w:cs="Arial"/>
          <w:lang w:val="en-US"/>
        </w:rPr>
        <w:t xml:space="preserve"> of species</w:t>
      </w:r>
      <w:r>
        <w:rPr>
          <w:rFonts w:ascii="Arial" w:hAnsi="Arial" w:cs="Arial"/>
          <w:lang w:val="en-US"/>
        </w:rPr>
        <w:t xml:space="preserve">. </w:t>
      </w:r>
      <w:r w:rsidR="00B526A7" w:rsidRPr="007F05C5">
        <w:rPr>
          <w:rFonts w:ascii="Arial" w:hAnsi="Arial" w:cs="Arial"/>
          <w:i/>
          <w:iCs/>
          <w:lang w:val="en-US"/>
        </w:rPr>
        <w:t>D</w:t>
      </w:r>
      <w:r w:rsidR="007A0AAC">
        <w:rPr>
          <w:rFonts w:ascii="Arial" w:hAnsi="Arial" w:cs="Arial"/>
          <w:i/>
          <w:iCs/>
          <w:lang w:val="en-US"/>
        </w:rPr>
        <w:t>rosophila</w:t>
      </w:r>
      <w:r w:rsidR="00B526A7" w:rsidRPr="007F05C5">
        <w:rPr>
          <w:rFonts w:ascii="Arial" w:hAnsi="Arial" w:cs="Arial"/>
          <w:i/>
          <w:iCs/>
          <w:lang w:val="en-US"/>
        </w:rPr>
        <w:t xml:space="preserve"> bipectinate</w:t>
      </w:r>
      <w:r w:rsidR="00B526A7" w:rsidRPr="007F05C5">
        <w:rPr>
          <w:rFonts w:ascii="Arial" w:hAnsi="Arial" w:cs="Arial"/>
          <w:lang w:val="en-US"/>
        </w:rPr>
        <w:t xml:space="preserve"> and </w:t>
      </w:r>
      <w:r w:rsidR="00B526A7" w:rsidRPr="007F05C5">
        <w:rPr>
          <w:rFonts w:ascii="Arial" w:hAnsi="Arial" w:cs="Arial"/>
          <w:i/>
          <w:iCs/>
          <w:lang w:val="en-US"/>
        </w:rPr>
        <w:t>D. pandora</w:t>
      </w:r>
      <w:r w:rsidR="00B526A7" w:rsidRPr="007F05C5">
        <w:rPr>
          <w:rFonts w:ascii="Arial" w:hAnsi="Arial" w:cs="Arial"/>
          <w:lang w:val="en-US"/>
        </w:rPr>
        <w:t xml:space="preserve"> were categorized as lowland-biased species with high confidence.</w:t>
      </w:r>
      <w:r w:rsidR="00B526A7">
        <w:rPr>
          <w:rFonts w:ascii="Arial" w:hAnsi="Arial" w:cs="Arial"/>
          <w:lang w:val="en-US"/>
        </w:rPr>
        <w:t xml:space="preserve"> </w:t>
      </w:r>
      <w:r w:rsidR="00B526A7" w:rsidRPr="007F05C5">
        <w:rPr>
          <w:rFonts w:ascii="Arial" w:hAnsi="Arial" w:cs="Arial"/>
          <w:i/>
          <w:iCs/>
          <w:lang w:val="en-US"/>
        </w:rPr>
        <w:t>D</w:t>
      </w:r>
      <w:r w:rsidR="00AF4391">
        <w:rPr>
          <w:rFonts w:ascii="Arial" w:hAnsi="Arial" w:cs="Arial"/>
          <w:i/>
          <w:iCs/>
          <w:lang w:val="en-US"/>
        </w:rPr>
        <w:t>rosophila</w:t>
      </w:r>
      <w:r w:rsidR="00B526A7" w:rsidRPr="007F05C5">
        <w:rPr>
          <w:rFonts w:ascii="Arial" w:hAnsi="Arial" w:cs="Arial"/>
          <w:i/>
          <w:iCs/>
          <w:lang w:val="en-US"/>
        </w:rPr>
        <w:t xml:space="preserve"> </w:t>
      </w:r>
      <w:proofErr w:type="spellStart"/>
      <w:r w:rsidR="00B526A7" w:rsidRPr="007F05C5">
        <w:rPr>
          <w:rFonts w:ascii="Arial" w:hAnsi="Arial" w:cs="Arial"/>
          <w:i/>
          <w:iCs/>
          <w:lang w:val="en-US"/>
        </w:rPr>
        <w:t>pseudoananassae</w:t>
      </w:r>
      <w:proofErr w:type="spellEnd"/>
      <w:r w:rsidR="00B526A7" w:rsidRPr="007F05C5">
        <w:rPr>
          <w:rFonts w:ascii="Arial" w:hAnsi="Arial" w:cs="Arial"/>
          <w:lang w:val="en-US"/>
        </w:rPr>
        <w:t xml:space="preserve"> was m</w:t>
      </w:r>
      <w:r w:rsidR="00E12A4C">
        <w:rPr>
          <w:rFonts w:ascii="Arial" w:hAnsi="Arial" w:cs="Arial"/>
          <w:lang w:val="en-US"/>
        </w:rPr>
        <w:t>ore</w:t>
      </w:r>
      <w:r w:rsidR="00B526A7" w:rsidRPr="007F05C5">
        <w:rPr>
          <w:rFonts w:ascii="Arial" w:hAnsi="Arial" w:cs="Arial"/>
          <w:lang w:val="en-US"/>
        </w:rPr>
        <w:t xml:space="preserve"> likely to bias towards</w:t>
      </w:r>
      <w:r w:rsidR="00895C3E">
        <w:rPr>
          <w:rFonts w:ascii="Arial" w:hAnsi="Arial" w:cs="Arial"/>
          <w:lang w:val="en-US"/>
        </w:rPr>
        <w:t xml:space="preserve"> the</w:t>
      </w:r>
      <w:r w:rsidR="00B526A7" w:rsidRPr="007F05C5">
        <w:rPr>
          <w:rFonts w:ascii="Arial" w:hAnsi="Arial" w:cs="Arial"/>
          <w:lang w:val="en-US"/>
        </w:rPr>
        <w:t xml:space="preserve"> lowland. </w:t>
      </w:r>
      <w:r w:rsidR="00A30F16" w:rsidRPr="007F05C5">
        <w:rPr>
          <w:rFonts w:ascii="Arial" w:hAnsi="Arial" w:cs="Arial"/>
          <w:i/>
          <w:iCs/>
          <w:lang w:val="en-US"/>
        </w:rPr>
        <w:t>D</w:t>
      </w:r>
      <w:r w:rsidR="00A30F16">
        <w:rPr>
          <w:rFonts w:ascii="Arial" w:hAnsi="Arial" w:cs="Arial"/>
          <w:i/>
          <w:iCs/>
          <w:lang w:val="en-US"/>
        </w:rPr>
        <w:t>rosophila</w:t>
      </w:r>
      <w:r w:rsidR="00A30F16" w:rsidRPr="007F05C5">
        <w:rPr>
          <w:rFonts w:ascii="Arial" w:hAnsi="Arial" w:cs="Arial"/>
          <w:i/>
          <w:iCs/>
          <w:lang w:val="en-US"/>
        </w:rPr>
        <w:t xml:space="preserve"> </w:t>
      </w:r>
      <w:proofErr w:type="spellStart"/>
      <w:r w:rsidR="00B526A7" w:rsidRPr="007F05C5">
        <w:rPr>
          <w:rFonts w:ascii="Arial" w:hAnsi="Arial" w:cs="Arial"/>
          <w:i/>
          <w:iCs/>
          <w:lang w:val="en-US"/>
        </w:rPr>
        <w:t>rubida</w:t>
      </w:r>
      <w:proofErr w:type="spellEnd"/>
      <w:r w:rsidR="00B526A7" w:rsidRPr="007F05C5">
        <w:rPr>
          <w:rFonts w:ascii="Arial" w:hAnsi="Arial" w:cs="Arial"/>
          <w:lang w:val="en-US"/>
        </w:rPr>
        <w:t xml:space="preserve"> and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sulfurigaster</w:t>
      </w:r>
      <w:proofErr w:type="spellEnd"/>
      <w:r w:rsidR="00B526A7" w:rsidRPr="007F05C5">
        <w:rPr>
          <w:rFonts w:ascii="Arial" w:hAnsi="Arial" w:cs="Arial"/>
          <w:lang w:val="en-US"/>
        </w:rPr>
        <w:t xml:space="preserve"> showed no significant change with </w:t>
      </w:r>
      <w:r w:rsidR="00846F63">
        <w:rPr>
          <w:rFonts w:ascii="Arial" w:hAnsi="Arial" w:cs="Arial"/>
          <w:lang w:val="en-US"/>
        </w:rPr>
        <w:t>elevation</w:t>
      </w:r>
      <w:r w:rsidR="00B526A7" w:rsidRPr="007F05C5">
        <w:rPr>
          <w:rFonts w:ascii="Arial" w:hAnsi="Arial" w:cs="Arial"/>
          <w:lang w:val="en-US"/>
        </w:rPr>
        <w:t xml:space="preserve">. </w:t>
      </w:r>
      <w:r w:rsidR="00A30F16" w:rsidRPr="007F05C5">
        <w:rPr>
          <w:rFonts w:ascii="Arial" w:hAnsi="Arial" w:cs="Arial"/>
          <w:i/>
          <w:iCs/>
          <w:lang w:val="en-US"/>
        </w:rPr>
        <w:t>D</w:t>
      </w:r>
      <w:r w:rsidR="00A30F16">
        <w:rPr>
          <w:rFonts w:ascii="Arial" w:hAnsi="Arial" w:cs="Arial"/>
          <w:i/>
          <w:iCs/>
          <w:lang w:val="en-US"/>
        </w:rPr>
        <w:t>rosophila</w:t>
      </w:r>
      <w:r w:rsidR="00B526A7" w:rsidRPr="007F05C5">
        <w:rPr>
          <w:rFonts w:ascii="Arial" w:hAnsi="Arial" w:cs="Arial"/>
          <w:i/>
          <w:iCs/>
          <w:lang w:val="en-US"/>
        </w:rPr>
        <w:t xml:space="preserve"> </w:t>
      </w:r>
      <w:proofErr w:type="spellStart"/>
      <w:r w:rsidR="00B526A7" w:rsidRPr="007F05C5">
        <w:rPr>
          <w:rFonts w:ascii="Arial" w:hAnsi="Arial" w:cs="Arial"/>
          <w:i/>
          <w:iCs/>
          <w:lang w:val="en-US"/>
        </w:rPr>
        <w:t>birchii</w:t>
      </w:r>
      <w:proofErr w:type="spellEnd"/>
      <w:r w:rsidR="00B526A7" w:rsidRPr="007F05C5">
        <w:rPr>
          <w:rFonts w:ascii="Arial" w:hAnsi="Arial" w:cs="Arial"/>
          <w:lang w:val="en-US"/>
        </w:rPr>
        <w:t xml:space="preserve"> was most likely to bias towards</w:t>
      </w:r>
      <w:r w:rsidR="00895C3E">
        <w:rPr>
          <w:rFonts w:ascii="Arial" w:hAnsi="Arial" w:cs="Arial"/>
          <w:lang w:val="en-US"/>
        </w:rPr>
        <w:t xml:space="preserve"> the</w:t>
      </w:r>
      <w:r w:rsidR="00B526A7" w:rsidRPr="007F05C5">
        <w:rPr>
          <w:rFonts w:ascii="Arial" w:hAnsi="Arial" w:cs="Arial"/>
          <w:lang w:val="en-US"/>
        </w:rPr>
        <w:t xml:space="preserve"> </w:t>
      </w:r>
      <w:r w:rsidR="007638ED">
        <w:rPr>
          <w:rFonts w:ascii="Arial" w:hAnsi="Arial" w:cs="Arial"/>
          <w:lang w:val="en-US"/>
        </w:rPr>
        <w:t>upland</w:t>
      </w:r>
      <w:r w:rsidR="00B526A7" w:rsidRPr="007F05C5">
        <w:rPr>
          <w:rFonts w:ascii="Arial" w:hAnsi="Arial" w:cs="Arial"/>
          <w:lang w:val="en-US"/>
        </w:rPr>
        <w:t xml:space="preserve">. </w:t>
      </w:r>
      <w:r w:rsidR="00B526A7" w:rsidRPr="007F05C5">
        <w:rPr>
          <w:rFonts w:ascii="Arial" w:hAnsi="Arial" w:cs="Arial"/>
          <w:i/>
          <w:iCs/>
          <w:lang w:val="en-US"/>
        </w:rPr>
        <w:t>D</w:t>
      </w:r>
      <w:r w:rsidR="00AF4391">
        <w:rPr>
          <w:rFonts w:ascii="Arial" w:hAnsi="Arial" w:cs="Arial"/>
          <w:i/>
          <w:iCs/>
          <w:lang w:val="en-US"/>
        </w:rPr>
        <w:t>rosophila</w:t>
      </w:r>
      <w:r w:rsidR="00B526A7" w:rsidRPr="007F05C5">
        <w:rPr>
          <w:rFonts w:ascii="Arial" w:hAnsi="Arial" w:cs="Arial"/>
          <w:i/>
          <w:iCs/>
          <w:lang w:val="en-US"/>
        </w:rPr>
        <w:t xml:space="preserve"> </w:t>
      </w:r>
      <w:proofErr w:type="spellStart"/>
      <w:r w:rsidR="00EA5252">
        <w:rPr>
          <w:rFonts w:ascii="Arial" w:hAnsi="Arial" w:cs="Arial"/>
          <w:i/>
          <w:iCs/>
          <w:lang w:val="en-US"/>
        </w:rPr>
        <w:t>pallidifrons</w:t>
      </w:r>
      <w:proofErr w:type="spellEnd"/>
      <w:r w:rsidR="00B526A7" w:rsidRPr="007F05C5">
        <w:rPr>
          <w:rFonts w:ascii="Arial" w:hAnsi="Arial" w:cs="Arial"/>
          <w:lang w:val="en-US"/>
        </w:rPr>
        <w:t xml:space="preserve"> and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pseudotakahashii</w:t>
      </w:r>
      <w:proofErr w:type="spellEnd"/>
      <w:r w:rsidR="00B526A7" w:rsidRPr="007F05C5">
        <w:rPr>
          <w:rFonts w:ascii="Arial" w:hAnsi="Arial" w:cs="Arial"/>
          <w:lang w:val="en-US"/>
        </w:rPr>
        <w:t xml:space="preserve"> were significantly </w:t>
      </w:r>
      <w:r w:rsidR="00B526A7">
        <w:rPr>
          <w:rFonts w:ascii="Arial" w:hAnsi="Arial" w:cs="Arial"/>
          <w:lang w:val="en-US"/>
        </w:rPr>
        <w:t>more abundant</w:t>
      </w:r>
      <w:r w:rsidR="00B526A7" w:rsidRPr="007F05C5">
        <w:rPr>
          <w:rFonts w:ascii="Arial" w:hAnsi="Arial" w:cs="Arial"/>
          <w:lang w:val="en-US"/>
        </w:rPr>
        <w:t xml:space="preserve"> </w:t>
      </w:r>
      <w:r w:rsidR="00A30F16">
        <w:rPr>
          <w:rFonts w:ascii="Arial" w:hAnsi="Arial" w:cs="Arial"/>
          <w:lang w:val="en-US"/>
        </w:rPr>
        <w:t>at</w:t>
      </w:r>
      <w:r w:rsidR="00A30F16" w:rsidRPr="007F05C5">
        <w:rPr>
          <w:rFonts w:ascii="Arial" w:hAnsi="Arial" w:cs="Arial"/>
          <w:lang w:val="en-US"/>
        </w:rPr>
        <w:t xml:space="preserve"> </w:t>
      </w:r>
      <w:r w:rsidR="00B526A7" w:rsidRPr="007F05C5">
        <w:rPr>
          <w:rFonts w:ascii="Arial" w:hAnsi="Arial" w:cs="Arial"/>
          <w:lang w:val="en-US"/>
        </w:rPr>
        <w:t xml:space="preserve">high </w:t>
      </w:r>
      <w:r w:rsidR="00846F63">
        <w:rPr>
          <w:rFonts w:ascii="Arial" w:hAnsi="Arial" w:cs="Arial"/>
          <w:lang w:val="en-US"/>
        </w:rPr>
        <w:t>elevation</w:t>
      </w:r>
      <w:r w:rsidR="00B526A7" w:rsidRPr="007F05C5">
        <w:rPr>
          <w:rFonts w:ascii="Arial" w:hAnsi="Arial" w:cs="Arial"/>
          <w:lang w:val="en-US"/>
        </w:rPr>
        <w:t xml:space="preserve">s. The only six samples of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bunnanda</w:t>
      </w:r>
      <w:proofErr w:type="spellEnd"/>
      <w:r w:rsidR="00B526A7" w:rsidRPr="007F05C5">
        <w:rPr>
          <w:rFonts w:ascii="Arial" w:hAnsi="Arial" w:cs="Arial"/>
          <w:lang w:val="en-US"/>
        </w:rPr>
        <w:t xml:space="preserve"> were all found at low </w:t>
      </w:r>
      <w:r w:rsidR="00846F63">
        <w:rPr>
          <w:rFonts w:ascii="Arial" w:hAnsi="Arial" w:cs="Arial"/>
          <w:lang w:val="en-US"/>
        </w:rPr>
        <w:t>elevation</w:t>
      </w:r>
      <w:r w:rsidR="00B526A7" w:rsidRPr="007F05C5">
        <w:rPr>
          <w:rFonts w:ascii="Arial" w:hAnsi="Arial" w:cs="Arial"/>
          <w:lang w:val="en-US"/>
        </w:rPr>
        <w:t>, which explain</w:t>
      </w:r>
      <w:r w:rsidR="00AF4391">
        <w:rPr>
          <w:rFonts w:ascii="Arial" w:hAnsi="Arial" w:cs="Arial"/>
          <w:lang w:val="en-US"/>
        </w:rPr>
        <w:t>ed</w:t>
      </w:r>
      <w:r w:rsidR="00B526A7" w:rsidRPr="007F05C5">
        <w:rPr>
          <w:rFonts w:ascii="Arial" w:hAnsi="Arial" w:cs="Arial"/>
          <w:lang w:val="en-US"/>
        </w:rPr>
        <w:t xml:space="preserve"> </w:t>
      </w:r>
      <w:r w:rsidR="00AF4391">
        <w:rPr>
          <w:rFonts w:ascii="Arial" w:hAnsi="Arial" w:cs="Arial"/>
          <w:lang w:val="en-US"/>
        </w:rPr>
        <w:t>the</w:t>
      </w:r>
      <w:r w:rsidR="00B526A7" w:rsidRPr="007F05C5">
        <w:rPr>
          <w:rFonts w:ascii="Arial" w:hAnsi="Arial" w:cs="Arial"/>
          <w:lang w:val="en-US"/>
        </w:rPr>
        <w:t xml:space="preserve"> </w:t>
      </w:r>
      <w:r w:rsidR="00AF4391">
        <w:rPr>
          <w:rFonts w:ascii="Arial" w:hAnsi="Arial" w:cs="Arial"/>
          <w:lang w:val="en-US"/>
        </w:rPr>
        <w:t>large negative</w:t>
      </w:r>
      <w:r w:rsidR="00AF4391" w:rsidRPr="007F05C5">
        <w:rPr>
          <w:rFonts w:ascii="Arial" w:hAnsi="Arial" w:cs="Arial"/>
          <w:lang w:val="en-US"/>
        </w:rPr>
        <w:t xml:space="preserve"> </w:t>
      </w:r>
      <w:r w:rsidR="00B526A7" w:rsidRPr="007F05C5">
        <w:rPr>
          <w:rFonts w:ascii="Arial" w:hAnsi="Arial" w:cs="Arial"/>
          <w:lang w:val="en-US"/>
        </w:rPr>
        <w:t xml:space="preserve">value of its </w:t>
      </w:r>
      <w:r w:rsidR="00AF4391">
        <w:rPr>
          <w:rFonts w:ascii="Arial" w:hAnsi="Arial" w:cs="Arial"/>
          <w:lang w:val="en-US"/>
        </w:rPr>
        <w:t xml:space="preserve">regression </w:t>
      </w:r>
      <w:r w:rsidR="00B526A7" w:rsidRPr="007F05C5">
        <w:rPr>
          <w:rFonts w:ascii="Arial" w:hAnsi="Arial" w:cs="Arial"/>
          <w:lang w:val="en-US"/>
        </w:rPr>
        <w:t>coefficient (</w:t>
      </w:r>
      <w:r w:rsidR="00EA385B">
        <w:rPr>
          <w:rFonts w:ascii="Arial" w:hAnsi="Arial" w:cs="Arial"/>
          <w:lang w:val="en-US"/>
        </w:rPr>
        <w:t>C</w:t>
      </w:r>
      <w:r w:rsidR="00B526A7" w:rsidRPr="007F05C5">
        <w:rPr>
          <w:rFonts w:ascii="Arial" w:hAnsi="Arial" w:cs="Arial"/>
          <w:lang w:val="en-US"/>
        </w:rPr>
        <w:t>oefficient = -69, not shown in figure 1b) and its large standard error (se = 21603). Another larger-scale study c</w:t>
      </w:r>
      <w:r w:rsidR="00B526A7">
        <w:rPr>
          <w:rFonts w:ascii="Arial" w:hAnsi="Arial" w:cs="Arial"/>
          <w:lang w:val="en-US"/>
        </w:rPr>
        <w:t>onfirmed</w:t>
      </w:r>
      <w:r w:rsidR="00B526A7" w:rsidRPr="007F05C5">
        <w:rPr>
          <w:rFonts w:ascii="Arial" w:hAnsi="Arial" w:cs="Arial"/>
          <w:lang w:val="en-US"/>
        </w:rPr>
        <w:t xml:space="preserve"> it </w:t>
      </w:r>
      <w:r w:rsidR="00F86EA1">
        <w:rPr>
          <w:rFonts w:ascii="Arial" w:hAnsi="Arial" w:cs="Arial"/>
          <w:lang w:val="en-US"/>
        </w:rPr>
        <w:t xml:space="preserve">as a </w:t>
      </w:r>
      <w:r w:rsidR="00B526A7" w:rsidRPr="007F05C5">
        <w:rPr>
          <w:rFonts w:ascii="Arial" w:hAnsi="Arial" w:cs="Arial"/>
          <w:lang w:val="en-US"/>
        </w:rPr>
        <w:t>lowland</w:t>
      </w:r>
      <w:r w:rsidR="00F86EA1">
        <w:rPr>
          <w:rFonts w:ascii="Arial" w:hAnsi="Arial" w:cs="Arial"/>
          <w:lang w:val="en-US"/>
        </w:rPr>
        <w:t xml:space="preserve"> species</w:t>
      </w:r>
      <w:r w:rsidR="00B526A7" w:rsidRPr="007F05C5">
        <w:rPr>
          <w:rFonts w:ascii="Arial" w:hAnsi="Arial" w:cs="Arial"/>
          <w:lang w:val="en-US"/>
        </w:rPr>
        <w:t xml:space="preserve"> </w:t>
      </w:r>
      <w:r w:rsidR="00B526A7" w:rsidRPr="007F05C5">
        <w:rPr>
          <w:rFonts w:ascii="Arial" w:hAnsi="Arial" w:cs="Arial"/>
          <w:lang w:val="en-US"/>
        </w:rPr>
        <w:fldChar w:fldCharType="begin" w:fldLock="1"/>
      </w:r>
      <w:r w:rsidR="00B526A7" w:rsidRPr="007F05C5">
        <w:rPr>
          <w:rFonts w:ascii="Arial" w:hAnsi="Arial" w:cs="Arial"/>
          <w:lang w:val="en-US"/>
        </w:rPr>
        <w:instrText>ADDIN CSL_CITATION {"citationItems":[{"id":"ITEM-1","itemData":{"DOI":"10.11646/zootaxa.1333.1.1","ISSN":"11755334","abstract":"An unknown Drosophila montium subgroup species was collected on Cape York Peninsula in 1992, a live culture of the same species was established from flies collected in the vicinity of Lake Placid near Cairns in 2001. From these specimens we now have sufficient information to describe a new species-Drosophila bunnanda. It differs morphologically from the four other montium subgroup species already known from northern Queensland-D. serrata, D. birchii, D. kikkawai, and D. sp. cf. jambulina, and from one very similar species-D. dominicana-known from Papua New Guinea. Molecular data support the taxonomic findings. Additional information and a key for all Australian montium subgroup species is provided to allow clear differentiation between them and D. bunnanda. Copyright © 2006 Magnolia Press.","author":[{"dropping-particle":"","family":"Schiffer","given":"Michele","non-dropping-particle":"","parse-names":false,"suffix":""},{"dropping-particle":"","family":"McEvey","given":"Shane F.","non-dropping-particle":"","parse-names":false,"suffix":""}],"container-title":"Zootaxa","id":"ITEM-1","issue":"1333","issued":{"date-parts":[["2006"]]},"page":"1-23","title":"Drosophila bunnanda - A new species from northern Australia with notes on other Australian members of the montium subgroup (Diptera: Drosophilidae)","type":"article-journal"},"uris":["http://www.mendeley.com/documents/?uuid=eefef839-af06-3d87-9e25-4596ba330cd3"]}],"mendeley":{"formattedCitation":"(Schiffer and McEvey 2006)","plainTextFormattedCitation":"(Schiffer and McEvey 2006)","previouslyFormattedCitation":"(Schiffer and McEvey 2006)"},"properties":{"noteIndex":0},"schema":"https://github.com/citation-style-language/schema/raw/master/csl-citation.json"}</w:instrText>
      </w:r>
      <w:r w:rsidR="00B526A7" w:rsidRPr="007F05C5">
        <w:rPr>
          <w:rFonts w:ascii="Arial" w:hAnsi="Arial" w:cs="Arial"/>
          <w:lang w:val="en-US"/>
        </w:rPr>
        <w:fldChar w:fldCharType="separate"/>
      </w:r>
      <w:r w:rsidR="00B526A7" w:rsidRPr="007F05C5">
        <w:rPr>
          <w:rFonts w:ascii="Arial" w:hAnsi="Arial" w:cs="Arial"/>
          <w:noProof/>
          <w:lang w:val="en-US"/>
        </w:rPr>
        <w:t>(Schiffer and McEvey 2006)</w:t>
      </w:r>
      <w:r w:rsidR="00B526A7" w:rsidRPr="007F05C5">
        <w:rPr>
          <w:rFonts w:ascii="Arial" w:hAnsi="Arial" w:cs="Arial"/>
          <w:lang w:val="en-US"/>
        </w:rPr>
        <w:fldChar w:fldCharType="end"/>
      </w:r>
      <w:r w:rsidR="00B526A7" w:rsidRPr="007F05C5">
        <w:rPr>
          <w:rFonts w:ascii="Arial" w:hAnsi="Arial" w:cs="Arial"/>
          <w:lang w:val="en-US"/>
        </w:rPr>
        <w:t>.</w:t>
      </w:r>
    </w:p>
    <w:p w14:paraId="6687A9B8" w14:textId="4B4400FE" w:rsidR="00DE6D7A" w:rsidRPr="007F05C5" w:rsidRDefault="00EC59F0" w:rsidP="007C1BC4">
      <w:pPr>
        <w:ind w:firstLine="720"/>
        <w:rPr>
          <w:rFonts w:ascii="Arial" w:hAnsi="Arial" w:cs="Arial"/>
          <w:lang w:val="en-US"/>
        </w:rPr>
      </w:pPr>
      <w:r w:rsidRPr="007F05C5">
        <w:rPr>
          <w:rFonts w:ascii="Arial" w:hAnsi="Arial" w:cs="Arial"/>
          <w:lang w:val="en-US"/>
        </w:rPr>
        <w:t xml:space="preserve">Thermal performance curves of daily fecundity per female vary in the range, optimal temperature, </w:t>
      </w:r>
      <w:r w:rsidR="00EC6552">
        <w:rPr>
          <w:rFonts w:ascii="Arial" w:hAnsi="Arial" w:cs="Arial"/>
          <w:lang w:val="en-US"/>
        </w:rPr>
        <w:t>peak fecundity</w:t>
      </w:r>
      <w:r w:rsidRPr="007F05C5">
        <w:rPr>
          <w:rFonts w:ascii="Arial" w:hAnsi="Arial" w:cs="Arial"/>
          <w:lang w:val="en-US"/>
        </w:rPr>
        <w:t>, and shape</w:t>
      </w:r>
      <w:r w:rsidR="00EC6552">
        <w:rPr>
          <w:rFonts w:ascii="Arial" w:hAnsi="Arial" w:cs="Arial"/>
          <w:lang w:val="en-US"/>
        </w:rPr>
        <w:t xml:space="preserve"> factors</w:t>
      </w:r>
      <w:r w:rsidRPr="007F05C5">
        <w:rPr>
          <w:rFonts w:ascii="Arial" w:hAnsi="Arial" w:cs="Arial"/>
          <w:lang w:val="en-US"/>
        </w:rPr>
        <w:t xml:space="preserve"> among species</w:t>
      </w:r>
      <w:r w:rsidR="001A7465" w:rsidRPr="007F05C5">
        <w:rPr>
          <w:rFonts w:ascii="Arial" w:hAnsi="Arial" w:cs="Arial"/>
          <w:lang w:val="en-US"/>
        </w:rPr>
        <w:t xml:space="preserve"> (</w:t>
      </w:r>
      <w:r w:rsidR="00EA385B">
        <w:rPr>
          <w:rFonts w:ascii="Arial" w:hAnsi="Arial" w:cs="Arial"/>
          <w:lang w:val="en-US"/>
        </w:rPr>
        <w:t>F</w:t>
      </w:r>
      <w:r w:rsidR="001A7465" w:rsidRPr="007F05C5">
        <w:rPr>
          <w:rFonts w:ascii="Arial" w:hAnsi="Arial" w:cs="Arial"/>
          <w:lang w:val="en-US"/>
        </w:rPr>
        <w:t>igure 2</w:t>
      </w:r>
      <w:r w:rsidR="009E7D0E">
        <w:rPr>
          <w:rFonts w:ascii="Arial" w:hAnsi="Arial" w:cs="Arial"/>
          <w:lang w:val="en-US"/>
        </w:rPr>
        <w:t>; T</w:t>
      </w:r>
      <w:r w:rsidR="00EC6552">
        <w:rPr>
          <w:rFonts w:ascii="Arial" w:hAnsi="Arial" w:cs="Arial"/>
          <w:lang w:val="en-US"/>
        </w:rPr>
        <w:t>able 1</w:t>
      </w:r>
      <w:r w:rsidR="003B5E9A">
        <w:rPr>
          <w:rFonts w:ascii="Arial" w:hAnsi="Arial" w:cs="Arial"/>
          <w:lang w:val="en-US"/>
        </w:rPr>
        <w:t>; See supplementary figure 6 for original data for each species</w:t>
      </w:r>
      <w:r w:rsidR="001A7465" w:rsidRPr="007F05C5">
        <w:rPr>
          <w:rFonts w:ascii="Arial" w:hAnsi="Arial" w:cs="Arial"/>
          <w:lang w:val="en-US"/>
        </w:rPr>
        <w:t>)</w:t>
      </w:r>
      <w:r w:rsidRPr="007F05C5">
        <w:rPr>
          <w:rFonts w:ascii="Arial" w:hAnsi="Arial" w:cs="Arial"/>
          <w:lang w:val="en-US"/>
        </w:rPr>
        <w:t>.</w:t>
      </w:r>
      <w:r w:rsidR="00EC6552" w:rsidRPr="007F05C5">
        <w:rPr>
          <w:rFonts w:ascii="Arial" w:hAnsi="Arial" w:cs="Arial"/>
          <w:i/>
          <w:iCs/>
          <w:lang w:val="en-US"/>
        </w:rPr>
        <w:t xml:space="preserve"> </w:t>
      </w:r>
      <w:r w:rsidR="00EC6552" w:rsidRPr="007F05C5">
        <w:rPr>
          <w:rFonts w:ascii="Arial" w:hAnsi="Arial" w:cs="Arial"/>
          <w:lang w:val="en-US"/>
        </w:rPr>
        <w:t>The temperature for optimal reproductive performance</w:t>
      </w:r>
      <w:r w:rsidR="006D257E">
        <w:rPr>
          <w:rFonts w:ascii="Arial" w:hAnsi="Arial" w:cs="Arial"/>
          <w:lang w:val="en-US"/>
        </w:rPr>
        <w:t xml:space="preserve">, </w:t>
      </w:r>
      <w:proofErr w:type="spellStart"/>
      <w:r w:rsidR="00EC6552" w:rsidRPr="006D257E">
        <w:rPr>
          <w:rFonts w:ascii="Arial" w:hAnsi="Arial" w:cs="Arial"/>
          <w:i/>
          <w:iCs/>
          <w:lang w:val="en-US"/>
        </w:rPr>
        <w:t>RTopt</w:t>
      </w:r>
      <w:proofErr w:type="spellEnd"/>
      <w:r w:rsidR="006D257E">
        <w:rPr>
          <w:rFonts w:ascii="Arial" w:hAnsi="Arial" w:cs="Arial"/>
          <w:lang w:val="en-US"/>
        </w:rPr>
        <w:t>,</w:t>
      </w:r>
      <w:r w:rsidR="00EC6552" w:rsidRPr="007F05C5">
        <w:rPr>
          <w:rFonts w:ascii="Arial" w:hAnsi="Arial" w:cs="Arial"/>
          <w:lang w:val="en-US"/>
        </w:rPr>
        <w:t xml:space="preserve"> did not correlate with their distribution patterns (</w:t>
      </w:r>
      <w:r w:rsidR="00EA385B">
        <w:rPr>
          <w:rFonts w:ascii="Arial" w:hAnsi="Arial" w:cs="Arial"/>
          <w:lang w:val="en-US"/>
        </w:rPr>
        <w:t>C</w:t>
      </w:r>
      <w:r w:rsidR="006D257E">
        <w:rPr>
          <w:rFonts w:ascii="Arial" w:hAnsi="Arial" w:cs="Arial"/>
          <w:lang w:val="en-US"/>
        </w:rPr>
        <w:t>oefficient = 0.17, 95% credible interval -2.74</w:t>
      </w:r>
      <w:r w:rsidR="006D257E" w:rsidRPr="007F05C5">
        <w:rPr>
          <w:rFonts w:ascii="Arial" w:hAnsi="Arial" w:cs="Arial"/>
          <w:lang w:val="en-US"/>
        </w:rPr>
        <w:t xml:space="preserve"> –</w:t>
      </w:r>
      <w:r w:rsidR="006D257E">
        <w:rPr>
          <w:rFonts w:ascii="Arial" w:hAnsi="Arial" w:cs="Arial"/>
          <w:lang w:val="en-US"/>
        </w:rPr>
        <w:t xml:space="preserve"> 3.17</w:t>
      </w:r>
      <w:r w:rsidR="00EC6552" w:rsidRPr="007F05C5">
        <w:rPr>
          <w:rFonts w:ascii="Arial" w:hAnsi="Arial" w:cs="Arial"/>
          <w:lang w:val="en-US"/>
        </w:rPr>
        <w:t>).</w:t>
      </w:r>
      <w:r w:rsidR="00EC6552">
        <w:rPr>
          <w:rFonts w:ascii="Arial" w:hAnsi="Arial" w:cs="Arial"/>
          <w:lang w:val="en-US"/>
        </w:rPr>
        <w:t xml:space="preserve"> There was no general trade-off between cold</w:t>
      </w:r>
      <w:r w:rsidR="00A70669">
        <w:rPr>
          <w:rFonts w:ascii="Arial" w:hAnsi="Arial" w:cs="Arial"/>
          <w:lang w:val="en-US"/>
        </w:rPr>
        <w:t xml:space="preserve"> tolerance (</w:t>
      </w:r>
      <w:proofErr w:type="spellStart"/>
      <w:r w:rsidR="00A70669" w:rsidRPr="00A70669">
        <w:rPr>
          <w:rFonts w:ascii="Arial" w:hAnsi="Arial" w:cs="Arial"/>
          <w:i/>
          <w:iCs/>
          <w:lang w:val="en-US"/>
        </w:rPr>
        <w:t>RTmin</w:t>
      </w:r>
      <w:proofErr w:type="spellEnd"/>
      <w:r w:rsidR="00A70669">
        <w:rPr>
          <w:rFonts w:ascii="Arial" w:hAnsi="Arial" w:cs="Arial"/>
          <w:lang w:val="en-US"/>
        </w:rPr>
        <w:t>)</w:t>
      </w:r>
      <w:r w:rsidR="00EC6552">
        <w:rPr>
          <w:rFonts w:ascii="Arial" w:hAnsi="Arial" w:cs="Arial"/>
          <w:lang w:val="en-US"/>
        </w:rPr>
        <w:t xml:space="preserve"> versus </w:t>
      </w:r>
      <w:r w:rsidR="00B337B6">
        <w:rPr>
          <w:rFonts w:ascii="Arial" w:hAnsi="Arial" w:cs="Arial"/>
          <w:lang w:val="en-US"/>
        </w:rPr>
        <w:t>heat tolerance</w:t>
      </w:r>
      <w:r w:rsidR="00A70669">
        <w:rPr>
          <w:rFonts w:ascii="Arial" w:hAnsi="Arial" w:cs="Arial"/>
          <w:lang w:val="en-US"/>
        </w:rPr>
        <w:t xml:space="preserve"> (</w:t>
      </w:r>
      <w:proofErr w:type="spellStart"/>
      <w:r w:rsidR="00A70669" w:rsidRPr="00A70669">
        <w:rPr>
          <w:rFonts w:ascii="Arial" w:hAnsi="Arial" w:cs="Arial"/>
          <w:i/>
          <w:iCs/>
          <w:lang w:val="en-US"/>
        </w:rPr>
        <w:t>RTmax</w:t>
      </w:r>
      <w:proofErr w:type="spellEnd"/>
      <w:r w:rsidR="00A70669">
        <w:rPr>
          <w:rFonts w:ascii="Arial" w:hAnsi="Arial" w:cs="Arial"/>
          <w:lang w:val="en-US"/>
        </w:rPr>
        <w:t>)</w:t>
      </w:r>
      <w:r w:rsidR="00EC6552">
        <w:rPr>
          <w:rFonts w:ascii="Arial" w:hAnsi="Arial" w:cs="Arial"/>
          <w:lang w:val="en-US"/>
        </w:rPr>
        <w:t xml:space="preserve"> </w:t>
      </w:r>
      <w:r w:rsidR="00883AA4">
        <w:rPr>
          <w:rFonts w:ascii="Arial" w:hAnsi="Arial" w:cs="Arial"/>
          <w:lang w:val="en-US"/>
        </w:rPr>
        <w:t>that</w:t>
      </w:r>
      <w:r w:rsidR="00EC6552">
        <w:rPr>
          <w:rFonts w:ascii="Arial" w:hAnsi="Arial" w:cs="Arial"/>
          <w:lang w:val="en-US"/>
        </w:rPr>
        <w:t xml:space="preserve"> correspond to their distribution types</w:t>
      </w:r>
      <w:r w:rsidR="00A70669">
        <w:rPr>
          <w:rFonts w:ascii="Arial" w:hAnsi="Arial" w:cs="Arial"/>
          <w:lang w:val="en-US"/>
        </w:rPr>
        <w:t xml:space="preserve"> (</w:t>
      </w:r>
      <w:r w:rsidR="00EA385B">
        <w:rPr>
          <w:rFonts w:ascii="Arial" w:hAnsi="Arial" w:cs="Arial"/>
          <w:lang w:val="en-US"/>
        </w:rPr>
        <w:t>R</w:t>
      </w:r>
      <w:r w:rsidR="00A70669" w:rsidRPr="008E748E">
        <w:rPr>
          <w:rFonts w:ascii="Arial" w:hAnsi="Arial" w:cs="Arial"/>
          <w:lang w:val="en-US"/>
        </w:rPr>
        <w:t xml:space="preserve">ho = </w:t>
      </w:r>
      <w:r w:rsidR="00A70669">
        <w:rPr>
          <w:rFonts w:ascii="Arial" w:hAnsi="Arial" w:cs="Arial"/>
          <w:lang w:val="en-US"/>
        </w:rPr>
        <w:t>-0.55</w:t>
      </w:r>
      <w:r w:rsidR="00A70669" w:rsidRPr="008E748E">
        <w:rPr>
          <w:rFonts w:ascii="Arial" w:hAnsi="Arial" w:cs="Arial"/>
          <w:lang w:val="en-US"/>
        </w:rPr>
        <w:t>, p = 0.</w:t>
      </w:r>
      <w:r w:rsidR="00A70669">
        <w:rPr>
          <w:rFonts w:ascii="Arial" w:hAnsi="Arial" w:cs="Arial"/>
          <w:lang w:val="en-US"/>
        </w:rPr>
        <w:t>13</w:t>
      </w:r>
      <w:r w:rsidR="00A70669" w:rsidRPr="008E748E">
        <w:rPr>
          <w:rFonts w:ascii="Arial" w:hAnsi="Arial" w:cs="Arial"/>
          <w:lang w:val="en-US"/>
        </w:rPr>
        <w:t>, Spearman’s rank test</w:t>
      </w:r>
      <w:r w:rsidR="00A70669">
        <w:rPr>
          <w:rFonts w:ascii="Arial" w:hAnsi="Arial" w:cs="Arial"/>
          <w:lang w:val="en-US"/>
        </w:rPr>
        <w:t>)</w:t>
      </w:r>
      <w:r w:rsidR="00EC6552">
        <w:rPr>
          <w:rFonts w:ascii="Arial" w:hAnsi="Arial" w:cs="Arial"/>
          <w:lang w:val="en-US"/>
        </w:rPr>
        <w:t>. For example, t</w:t>
      </w:r>
      <w:r w:rsidR="007813DB" w:rsidRPr="007F05C5">
        <w:rPr>
          <w:rFonts w:ascii="Arial" w:hAnsi="Arial" w:cs="Arial"/>
          <w:lang w:val="en-US"/>
        </w:rPr>
        <w:t xml:space="preserve">he lowland-biased species </w:t>
      </w:r>
      <w:r w:rsidR="007813DB" w:rsidRPr="007F05C5">
        <w:rPr>
          <w:rFonts w:ascii="Arial" w:hAnsi="Arial" w:cs="Arial"/>
          <w:i/>
          <w:iCs/>
          <w:lang w:val="en-US"/>
        </w:rPr>
        <w:t xml:space="preserve">D. </w:t>
      </w:r>
      <w:proofErr w:type="spellStart"/>
      <w:r w:rsidR="007813DB" w:rsidRPr="007F05C5">
        <w:rPr>
          <w:rFonts w:ascii="Arial" w:hAnsi="Arial" w:cs="Arial"/>
          <w:i/>
          <w:iCs/>
          <w:lang w:val="en-US"/>
        </w:rPr>
        <w:t>bunnanda</w:t>
      </w:r>
      <w:proofErr w:type="spellEnd"/>
      <w:r w:rsidR="007813DB" w:rsidRPr="007F05C5">
        <w:rPr>
          <w:rFonts w:ascii="Arial" w:hAnsi="Arial" w:cs="Arial"/>
          <w:lang w:val="en-US"/>
        </w:rPr>
        <w:t xml:space="preserve"> </w:t>
      </w:r>
      <w:del w:id="234" w:author="Benjamin Van Doren" w:date="2021-11-29T17:47:00Z">
        <w:r w:rsidR="007813DB" w:rsidRPr="007F05C5" w:rsidDel="00FE6087">
          <w:rPr>
            <w:rFonts w:ascii="Arial" w:hAnsi="Arial" w:cs="Arial"/>
            <w:lang w:val="en-US"/>
          </w:rPr>
          <w:delText>have</w:delText>
        </w:r>
        <w:r w:rsidR="00FD1B7B" w:rsidDel="00FE6087">
          <w:rPr>
            <w:rFonts w:ascii="Arial" w:hAnsi="Arial" w:cs="Arial"/>
            <w:lang w:val="en-US"/>
          </w:rPr>
          <w:delText xml:space="preserve"> </w:delText>
        </w:r>
      </w:del>
      <w:ins w:id="235" w:author="Benjamin Van Doren" w:date="2021-11-29T17:47:00Z">
        <w:r w:rsidR="00FE6087">
          <w:rPr>
            <w:rFonts w:ascii="Arial" w:hAnsi="Arial" w:cs="Arial"/>
            <w:lang w:val="en-US"/>
          </w:rPr>
          <w:t xml:space="preserve">has </w:t>
        </w:r>
      </w:ins>
      <w:r w:rsidR="00AF4391">
        <w:rPr>
          <w:rFonts w:ascii="Arial" w:hAnsi="Arial" w:cs="Arial"/>
          <w:lang w:val="en-US"/>
        </w:rPr>
        <w:t xml:space="preserve">better heat tolerance and worse cold tolerance than </w:t>
      </w:r>
      <w:r w:rsidR="007813DB">
        <w:rPr>
          <w:rFonts w:ascii="Arial" w:hAnsi="Arial" w:cs="Arial"/>
          <w:lang w:val="en-US"/>
        </w:rPr>
        <w:t>it</w:t>
      </w:r>
      <w:r w:rsidR="00FD1B7B">
        <w:rPr>
          <w:rFonts w:ascii="Arial" w:hAnsi="Arial" w:cs="Arial"/>
          <w:lang w:val="en-US"/>
        </w:rPr>
        <w:t>s</w:t>
      </w:r>
      <w:r w:rsidR="007813DB">
        <w:rPr>
          <w:rFonts w:ascii="Arial" w:hAnsi="Arial" w:cs="Arial"/>
          <w:lang w:val="en-US"/>
        </w:rPr>
        <w:t xml:space="preserve"> upland-biased relative, </w:t>
      </w:r>
      <w:r w:rsidR="007813DB" w:rsidRPr="007F05C5">
        <w:rPr>
          <w:rFonts w:ascii="Arial" w:hAnsi="Arial" w:cs="Arial"/>
          <w:i/>
          <w:iCs/>
          <w:lang w:val="en-US"/>
        </w:rPr>
        <w:t xml:space="preserve">D. </w:t>
      </w:r>
      <w:proofErr w:type="spellStart"/>
      <w:r w:rsidR="007813DB" w:rsidRPr="007F05C5">
        <w:rPr>
          <w:rFonts w:ascii="Arial" w:hAnsi="Arial" w:cs="Arial"/>
          <w:i/>
          <w:iCs/>
          <w:lang w:val="en-US"/>
        </w:rPr>
        <w:t>birchii</w:t>
      </w:r>
      <w:proofErr w:type="spellEnd"/>
      <w:r w:rsidR="007813DB" w:rsidRPr="007813DB">
        <w:rPr>
          <w:rFonts w:ascii="Arial" w:hAnsi="Arial" w:cs="Arial"/>
          <w:lang w:val="en-US"/>
        </w:rPr>
        <w:t>.</w:t>
      </w:r>
      <w:r w:rsidR="007813DB">
        <w:rPr>
          <w:rFonts w:ascii="Arial" w:hAnsi="Arial" w:cs="Arial"/>
          <w:lang w:val="en-US"/>
        </w:rPr>
        <w:t xml:space="preserve"> </w:t>
      </w:r>
      <w:r w:rsidR="00055EB7" w:rsidRPr="007F05C5">
        <w:rPr>
          <w:rFonts w:ascii="Arial" w:hAnsi="Arial" w:cs="Arial"/>
          <w:lang w:val="en-US"/>
        </w:rPr>
        <w:t xml:space="preserve">In contrast, </w:t>
      </w:r>
      <w:r w:rsidR="00055EB7" w:rsidRPr="007F05C5">
        <w:rPr>
          <w:rFonts w:ascii="Arial" w:hAnsi="Arial" w:cs="Arial"/>
          <w:i/>
          <w:iCs/>
          <w:lang w:val="en-US"/>
        </w:rPr>
        <w:t xml:space="preserve">D. </w:t>
      </w:r>
      <w:proofErr w:type="spellStart"/>
      <w:r w:rsidR="00055EB7" w:rsidRPr="007F05C5">
        <w:rPr>
          <w:rFonts w:ascii="Arial" w:hAnsi="Arial" w:cs="Arial"/>
          <w:i/>
          <w:iCs/>
          <w:lang w:val="en-US"/>
        </w:rPr>
        <w:t>sulfurigaster</w:t>
      </w:r>
      <w:proofErr w:type="spellEnd"/>
      <w:r w:rsidR="00055EB7" w:rsidRPr="007F05C5">
        <w:rPr>
          <w:rFonts w:ascii="Arial" w:hAnsi="Arial" w:cs="Arial"/>
          <w:lang w:val="en-US"/>
        </w:rPr>
        <w:t xml:space="preserve"> outperform</w:t>
      </w:r>
      <w:r w:rsidR="00137D81" w:rsidRPr="007F05C5">
        <w:rPr>
          <w:rFonts w:ascii="Arial" w:hAnsi="Arial" w:cs="Arial"/>
          <w:lang w:val="en-US"/>
        </w:rPr>
        <w:t>s</w:t>
      </w:r>
      <w:r w:rsidR="00055EB7" w:rsidRPr="007F05C5">
        <w:rPr>
          <w:rFonts w:ascii="Arial" w:hAnsi="Arial" w:cs="Arial"/>
          <w:lang w:val="en-US"/>
        </w:rPr>
        <w:t xml:space="preserve"> its upland-biased relative, </w:t>
      </w:r>
      <w:r w:rsidR="00055EB7" w:rsidRPr="007F05C5">
        <w:rPr>
          <w:rFonts w:ascii="Arial" w:hAnsi="Arial" w:cs="Arial"/>
          <w:i/>
          <w:iCs/>
          <w:lang w:val="en-US"/>
        </w:rPr>
        <w:t xml:space="preserve">D. </w:t>
      </w:r>
      <w:proofErr w:type="spellStart"/>
      <w:r w:rsidR="00EA5252">
        <w:rPr>
          <w:rFonts w:ascii="Arial" w:hAnsi="Arial" w:cs="Arial"/>
          <w:i/>
          <w:iCs/>
          <w:lang w:val="en-US"/>
        </w:rPr>
        <w:t>pallidifrons</w:t>
      </w:r>
      <w:proofErr w:type="spellEnd"/>
      <w:r w:rsidR="009E7D0E" w:rsidRPr="009E7D0E">
        <w:rPr>
          <w:rFonts w:ascii="Arial" w:hAnsi="Arial" w:cs="Arial"/>
          <w:lang w:val="en-US"/>
        </w:rPr>
        <w:t>, in the whole range of temperature</w:t>
      </w:r>
      <w:r w:rsidR="0081381F" w:rsidRPr="009E7D0E">
        <w:rPr>
          <w:rFonts w:ascii="Arial" w:hAnsi="Arial" w:cs="Arial"/>
          <w:lang w:val="en-US"/>
        </w:rPr>
        <w:t>.</w:t>
      </w:r>
    </w:p>
    <w:p w14:paraId="40F962BF" w14:textId="3D1396C8" w:rsidR="00A40313" w:rsidRDefault="00C827CB" w:rsidP="00E12A4C">
      <w:pPr>
        <w:ind w:firstLine="720"/>
        <w:rPr>
          <w:rFonts w:ascii="Arial" w:hAnsi="Arial" w:cs="Arial"/>
          <w:lang w:val="en-US"/>
        </w:rPr>
      </w:pPr>
      <w:r w:rsidRPr="007F05C5">
        <w:rPr>
          <w:rFonts w:ascii="Arial" w:hAnsi="Arial" w:cs="Arial"/>
          <w:lang w:val="en-US"/>
        </w:rPr>
        <w:t xml:space="preserve">Values of </w:t>
      </w:r>
      <w:proofErr w:type="spellStart"/>
      <w:r w:rsidRPr="008260C8">
        <w:rPr>
          <w:rFonts w:ascii="Arial" w:hAnsi="Arial" w:cs="Arial"/>
          <w:i/>
          <w:iCs/>
          <w:lang w:val="en-US"/>
        </w:rPr>
        <w:t>RTmin</w:t>
      </w:r>
      <w:proofErr w:type="spellEnd"/>
      <w:r w:rsidR="001A7465" w:rsidRPr="007F05C5">
        <w:rPr>
          <w:rFonts w:ascii="Arial" w:hAnsi="Arial" w:cs="Arial"/>
          <w:lang w:val="en-US"/>
        </w:rPr>
        <w:t xml:space="preserve"> </w:t>
      </w:r>
      <w:r w:rsidR="007974D2">
        <w:rPr>
          <w:rFonts w:ascii="Arial" w:hAnsi="Arial" w:cs="Arial"/>
          <w:lang w:val="en-US"/>
        </w:rPr>
        <w:t>were not correlated with</w:t>
      </w:r>
      <w:r w:rsidR="001A7465" w:rsidRPr="007F05C5">
        <w:rPr>
          <w:rFonts w:ascii="Arial" w:hAnsi="Arial" w:cs="Arial"/>
          <w:lang w:val="en-US"/>
        </w:rPr>
        <w:t xml:space="preserve"> the species distribution patterns (</w:t>
      </w:r>
      <w:r w:rsidR="00EA385B">
        <w:rPr>
          <w:rFonts w:ascii="Arial" w:hAnsi="Arial" w:cs="Arial"/>
          <w:lang w:val="en-US"/>
        </w:rPr>
        <w:t>F</w:t>
      </w:r>
      <w:r w:rsidR="00E432E6">
        <w:rPr>
          <w:rFonts w:ascii="Arial" w:hAnsi="Arial" w:cs="Arial"/>
          <w:lang w:val="en-US"/>
        </w:rPr>
        <w:t>igure 3</w:t>
      </w:r>
      <w:r w:rsidR="00825146">
        <w:rPr>
          <w:rFonts w:ascii="Arial" w:hAnsi="Arial" w:cs="Arial"/>
          <w:lang w:val="en-US"/>
        </w:rPr>
        <w:t>a</w:t>
      </w:r>
      <w:r w:rsidR="00E432E6">
        <w:rPr>
          <w:rFonts w:ascii="Arial" w:hAnsi="Arial" w:cs="Arial"/>
          <w:lang w:val="en-US"/>
        </w:rPr>
        <w:t xml:space="preserve">. </w:t>
      </w:r>
      <w:r w:rsidR="00EA385B">
        <w:rPr>
          <w:rFonts w:ascii="Arial" w:hAnsi="Arial" w:cs="Arial"/>
          <w:lang w:val="en-US"/>
        </w:rPr>
        <w:t>C</w:t>
      </w:r>
      <w:r w:rsidR="001A7465" w:rsidRPr="007F05C5">
        <w:rPr>
          <w:rFonts w:ascii="Arial" w:hAnsi="Arial" w:cs="Arial"/>
          <w:lang w:val="en-US"/>
        </w:rPr>
        <w:t xml:space="preserve">oefficient = </w:t>
      </w:r>
      <w:r w:rsidR="008260C8">
        <w:rPr>
          <w:rFonts w:ascii="Arial" w:hAnsi="Arial" w:cs="Arial"/>
          <w:lang w:val="en-US"/>
        </w:rPr>
        <w:t>-</w:t>
      </w:r>
      <w:r w:rsidR="001A7465" w:rsidRPr="007F05C5">
        <w:rPr>
          <w:rFonts w:ascii="Arial" w:hAnsi="Arial" w:cs="Arial"/>
          <w:lang w:val="en-US"/>
        </w:rPr>
        <w:t>0.</w:t>
      </w:r>
      <w:r w:rsidR="008260C8">
        <w:rPr>
          <w:rFonts w:ascii="Arial" w:hAnsi="Arial" w:cs="Arial"/>
          <w:lang w:val="en-US"/>
        </w:rPr>
        <w:t>24</w:t>
      </w:r>
      <w:r w:rsidR="001A7465" w:rsidRPr="007F05C5">
        <w:rPr>
          <w:rFonts w:ascii="Arial" w:hAnsi="Arial" w:cs="Arial"/>
          <w:lang w:val="en-US"/>
        </w:rPr>
        <w:t xml:space="preserve">, 95% </w:t>
      </w:r>
      <w:r w:rsidR="008260C8">
        <w:rPr>
          <w:rFonts w:ascii="Arial" w:hAnsi="Arial" w:cs="Arial"/>
          <w:lang w:val="en-US"/>
        </w:rPr>
        <w:t>credible interval</w:t>
      </w:r>
      <w:r w:rsidR="001A7465" w:rsidRPr="007F05C5">
        <w:rPr>
          <w:rFonts w:ascii="Arial" w:hAnsi="Arial" w:cs="Arial"/>
          <w:lang w:val="en-US"/>
        </w:rPr>
        <w:t xml:space="preserve"> = -</w:t>
      </w:r>
      <w:r w:rsidR="008260C8">
        <w:rPr>
          <w:rFonts w:ascii="Arial" w:hAnsi="Arial" w:cs="Arial"/>
          <w:lang w:val="en-US"/>
        </w:rPr>
        <w:t>4.26</w:t>
      </w:r>
      <w:r w:rsidR="001A7465" w:rsidRPr="007F05C5">
        <w:rPr>
          <w:rFonts w:ascii="Arial" w:hAnsi="Arial" w:cs="Arial"/>
          <w:lang w:val="en-US"/>
        </w:rPr>
        <w:t xml:space="preserve"> – </w:t>
      </w:r>
      <w:r w:rsidR="008260C8">
        <w:rPr>
          <w:rFonts w:ascii="Arial" w:hAnsi="Arial" w:cs="Arial"/>
          <w:lang w:val="en-US"/>
        </w:rPr>
        <w:t>3.85</w:t>
      </w:r>
      <w:r w:rsidR="001A7465" w:rsidRPr="007F05C5">
        <w:rPr>
          <w:rFonts w:ascii="Arial" w:hAnsi="Arial" w:cs="Arial"/>
          <w:lang w:val="en-US"/>
        </w:rPr>
        <w:t xml:space="preserve">). Similarly, </w:t>
      </w:r>
      <w:r w:rsidR="00250641" w:rsidRPr="007F05C5">
        <w:rPr>
          <w:rFonts w:ascii="Arial" w:hAnsi="Arial" w:cs="Arial"/>
          <w:lang w:val="en-US"/>
        </w:rPr>
        <w:t>upland-biased</w:t>
      </w:r>
      <w:r w:rsidR="001A7465" w:rsidRPr="007F05C5">
        <w:rPr>
          <w:rFonts w:ascii="Arial" w:hAnsi="Arial" w:cs="Arial"/>
          <w:lang w:val="en-US"/>
        </w:rPr>
        <w:t xml:space="preserve"> species did not show higher fecundity at the low temperature, 17</w:t>
      </w:r>
      <w:r w:rsidR="001A7465" w:rsidRPr="007F05C5">
        <w:rPr>
          <w:rFonts w:ascii="Arial" w:hAnsi="Arial" w:cs="Arial"/>
        </w:rPr>
        <w:t>°C</w:t>
      </w:r>
      <w:r w:rsidR="001A7465" w:rsidRPr="007F05C5">
        <w:rPr>
          <w:rFonts w:ascii="Arial" w:hAnsi="Arial" w:cs="Arial"/>
          <w:lang w:val="en-US"/>
        </w:rPr>
        <w:t xml:space="preserve"> (</w:t>
      </w:r>
      <w:r w:rsidR="00EA385B">
        <w:rPr>
          <w:rFonts w:ascii="Arial" w:hAnsi="Arial" w:cs="Arial"/>
          <w:lang w:val="en-US"/>
        </w:rPr>
        <w:t>F</w:t>
      </w:r>
      <w:r w:rsidR="00E432E6">
        <w:rPr>
          <w:rFonts w:ascii="Arial" w:hAnsi="Arial" w:cs="Arial"/>
          <w:lang w:val="en-US"/>
        </w:rPr>
        <w:t>igure 3</w:t>
      </w:r>
      <w:r w:rsidR="00825146">
        <w:rPr>
          <w:rFonts w:ascii="Arial" w:hAnsi="Arial" w:cs="Arial"/>
          <w:lang w:val="en-US"/>
        </w:rPr>
        <w:t>b</w:t>
      </w:r>
      <w:r w:rsidR="00E432E6">
        <w:rPr>
          <w:rFonts w:ascii="Arial" w:hAnsi="Arial" w:cs="Arial"/>
          <w:lang w:val="en-US"/>
        </w:rPr>
        <w:t xml:space="preserve">. </w:t>
      </w:r>
      <w:r w:rsidR="00EA385B">
        <w:rPr>
          <w:rFonts w:ascii="Arial" w:hAnsi="Arial" w:cs="Arial"/>
          <w:lang w:val="en-US"/>
        </w:rPr>
        <w:t>C</w:t>
      </w:r>
      <w:r w:rsidR="008260C8">
        <w:rPr>
          <w:rFonts w:ascii="Arial" w:hAnsi="Arial" w:cs="Arial"/>
          <w:lang w:val="en-US"/>
        </w:rPr>
        <w:t>oefficient = -0.13, 95% credible interval -3.93</w:t>
      </w:r>
      <w:r w:rsidR="008260C8" w:rsidRPr="007F05C5">
        <w:rPr>
          <w:rFonts w:ascii="Arial" w:hAnsi="Arial" w:cs="Arial"/>
          <w:lang w:val="en-US"/>
        </w:rPr>
        <w:t xml:space="preserve"> –</w:t>
      </w:r>
      <w:r w:rsidR="008260C8">
        <w:rPr>
          <w:rFonts w:ascii="Arial" w:hAnsi="Arial" w:cs="Arial"/>
          <w:lang w:val="en-US"/>
        </w:rPr>
        <w:t xml:space="preserve"> 3.77</w:t>
      </w:r>
      <w:r w:rsidR="001A7465" w:rsidRPr="007F05C5">
        <w:rPr>
          <w:rFonts w:ascii="Arial" w:hAnsi="Arial" w:cs="Arial"/>
          <w:lang w:val="en-US"/>
        </w:rPr>
        <w:t xml:space="preserve">). </w:t>
      </w:r>
      <w:r w:rsidR="00A40313" w:rsidRPr="007F05C5">
        <w:rPr>
          <w:rFonts w:ascii="Arial" w:hAnsi="Arial" w:cs="Arial"/>
          <w:lang w:val="en-US"/>
        </w:rPr>
        <w:t>When exposed to acute sublethal low temperature (5</w:t>
      </w:r>
      <w:r w:rsidR="00A40313" w:rsidRPr="007F05C5">
        <w:rPr>
          <w:rFonts w:ascii="Arial" w:hAnsi="Arial" w:cs="Arial"/>
        </w:rPr>
        <w:t>°C</w:t>
      </w:r>
      <w:r w:rsidR="00A40313" w:rsidRPr="007F05C5">
        <w:rPr>
          <w:rFonts w:ascii="Arial" w:hAnsi="Arial" w:cs="Arial"/>
          <w:lang w:val="en-US"/>
        </w:rPr>
        <w:t xml:space="preserve">), </w:t>
      </w:r>
      <w:r w:rsidR="000553CF">
        <w:rPr>
          <w:rFonts w:ascii="Arial" w:hAnsi="Arial" w:cs="Arial"/>
          <w:lang w:val="en-US"/>
        </w:rPr>
        <w:t>all</w:t>
      </w:r>
      <w:r w:rsidR="00A40313" w:rsidRPr="007F05C5">
        <w:rPr>
          <w:rFonts w:ascii="Arial" w:hAnsi="Arial" w:cs="Arial"/>
          <w:lang w:val="en-US"/>
        </w:rPr>
        <w:t xml:space="preserve"> </w:t>
      </w:r>
      <w:r w:rsidR="000553CF">
        <w:rPr>
          <w:rFonts w:ascii="Arial" w:hAnsi="Arial" w:cs="Arial"/>
          <w:lang w:val="en-US"/>
        </w:rPr>
        <w:t>seven tropical</w:t>
      </w:r>
      <w:r w:rsidR="00A40313" w:rsidRPr="007F05C5">
        <w:rPr>
          <w:rFonts w:ascii="Arial" w:hAnsi="Arial" w:cs="Arial"/>
          <w:lang w:val="en-US"/>
        </w:rPr>
        <w:t xml:space="preserve"> </w:t>
      </w:r>
      <w:r w:rsidR="00A40313" w:rsidRPr="007F05C5">
        <w:rPr>
          <w:rFonts w:ascii="Arial" w:hAnsi="Arial" w:cs="Arial"/>
          <w:i/>
          <w:iCs/>
          <w:lang w:val="en-US"/>
        </w:rPr>
        <w:t>Drosophila</w:t>
      </w:r>
      <w:r w:rsidR="00A40313" w:rsidRPr="007F05C5">
        <w:rPr>
          <w:rFonts w:ascii="Arial" w:hAnsi="Arial" w:cs="Arial"/>
          <w:lang w:val="en-US"/>
        </w:rPr>
        <w:t xml:space="preserve"> specie</w:t>
      </w:r>
      <w:r w:rsidR="000553CF">
        <w:rPr>
          <w:rFonts w:ascii="Arial" w:hAnsi="Arial" w:cs="Arial"/>
          <w:lang w:val="en-US"/>
        </w:rPr>
        <w:t xml:space="preserve">s </w:t>
      </w:r>
      <w:r w:rsidR="00A40313" w:rsidRPr="007F05C5">
        <w:rPr>
          <w:rFonts w:ascii="Arial" w:hAnsi="Arial" w:cs="Arial"/>
          <w:lang w:val="en-US"/>
        </w:rPr>
        <w:t>show</w:t>
      </w:r>
      <w:r w:rsidR="000553CF">
        <w:rPr>
          <w:rFonts w:ascii="Arial" w:hAnsi="Arial" w:cs="Arial"/>
          <w:lang w:val="en-US"/>
        </w:rPr>
        <w:t>ed</w:t>
      </w:r>
      <w:r w:rsidR="00A40313" w:rsidRPr="007F05C5">
        <w:rPr>
          <w:rFonts w:ascii="Arial" w:hAnsi="Arial" w:cs="Arial"/>
          <w:lang w:val="en-US"/>
        </w:rPr>
        <w:t xml:space="preserve"> similar</w:t>
      </w:r>
      <w:r w:rsidR="000553CF">
        <w:rPr>
          <w:rFonts w:ascii="Arial" w:hAnsi="Arial" w:cs="Arial"/>
          <w:lang w:val="en-US"/>
        </w:rPr>
        <w:t>ly weak</w:t>
      </w:r>
      <w:r w:rsidR="00A40313" w:rsidRPr="007F05C5">
        <w:rPr>
          <w:rFonts w:ascii="Arial" w:hAnsi="Arial" w:cs="Arial"/>
          <w:lang w:val="en-US"/>
        </w:rPr>
        <w:t xml:space="preserve"> resistance </w:t>
      </w:r>
      <w:r w:rsidR="000553CF">
        <w:rPr>
          <w:rFonts w:ascii="Arial" w:hAnsi="Arial" w:cs="Arial"/>
          <w:lang w:val="en-US"/>
        </w:rPr>
        <w:t xml:space="preserve">compared to </w:t>
      </w:r>
      <w:r w:rsidR="000553CF" w:rsidRPr="007F05C5">
        <w:rPr>
          <w:rFonts w:ascii="Arial" w:hAnsi="Arial" w:cs="Arial"/>
          <w:i/>
          <w:iCs/>
          <w:lang w:val="en-US"/>
        </w:rPr>
        <w:t xml:space="preserve">D. </w:t>
      </w:r>
      <w:proofErr w:type="spellStart"/>
      <w:r w:rsidR="000553CF" w:rsidRPr="007F05C5">
        <w:rPr>
          <w:rFonts w:ascii="Arial" w:hAnsi="Arial" w:cs="Arial"/>
          <w:i/>
          <w:iCs/>
          <w:lang w:val="en-US"/>
        </w:rPr>
        <w:t>simulans</w:t>
      </w:r>
      <w:proofErr w:type="spellEnd"/>
      <w:r w:rsidR="000553CF" w:rsidRPr="007F05C5">
        <w:rPr>
          <w:rFonts w:ascii="Arial" w:hAnsi="Arial" w:cs="Arial"/>
          <w:lang w:val="en-US"/>
        </w:rPr>
        <w:t xml:space="preserve"> and </w:t>
      </w:r>
      <w:r w:rsidR="000553CF" w:rsidRPr="007F05C5">
        <w:rPr>
          <w:rFonts w:ascii="Arial" w:hAnsi="Arial" w:cs="Arial"/>
          <w:i/>
          <w:iCs/>
          <w:lang w:val="en-US"/>
        </w:rPr>
        <w:t>D. melanogaster</w:t>
      </w:r>
      <w:r w:rsidR="000553CF" w:rsidRPr="007F05C5">
        <w:rPr>
          <w:rFonts w:ascii="Arial" w:hAnsi="Arial" w:cs="Arial"/>
          <w:lang w:val="en-US"/>
        </w:rPr>
        <w:t xml:space="preserve"> </w:t>
      </w:r>
      <w:r w:rsidR="00A40313" w:rsidRPr="007F05C5">
        <w:rPr>
          <w:rFonts w:ascii="Arial" w:hAnsi="Arial" w:cs="Arial"/>
          <w:lang w:val="en-US"/>
        </w:rPr>
        <w:t>(</w:t>
      </w:r>
      <w:r w:rsidR="00651714">
        <w:rPr>
          <w:rFonts w:ascii="Arial" w:hAnsi="Arial" w:cs="Arial"/>
          <w:lang w:val="en-US"/>
        </w:rPr>
        <w:t xml:space="preserve">Supplementary table </w:t>
      </w:r>
      <w:r w:rsidR="0048031B">
        <w:rPr>
          <w:rFonts w:ascii="Arial" w:hAnsi="Arial" w:cs="Arial"/>
          <w:lang w:val="en-US"/>
        </w:rPr>
        <w:t>2</w:t>
      </w:r>
      <w:r w:rsidR="008D6F16">
        <w:rPr>
          <w:rFonts w:ascii="Arial" w:hAnsi="Arial" w:cs="Arial"/>
          <w:lang w:val="en-US"/>
        </w:rPr>
        <w:t xml:space="preserve"> for Tukey multiple pairwise-comparisons</w:t>
      </w:r>
      <w:r w:rsidR="00A40313" w:rsidRPr="007F05C5">
        <w:rPr>
          <w:rFonts w:ascii="Arial" w:hAnsi="Arial" w:cs="Arial"/>
          <w:lang w:val="en-US"/>
        </w:rPr>
        <w:t xml:space="preserve">). </w:t>
      </w:r>
      <w:r w:rsidR="001A7465" w:rsidRPr="007F05C5">
        <w:rPr>
          <w:rFonts w:ascii="Arial" w:hAnsi="Arial" w:cs="Arial"/>
          <w:lang w:val="en-US"/>
        </w:rPr>
        <w:t>All species recovered their fecundity after eight-day exposure to 14</w:t>
      </w:r>
      <w:r w:rsidR="001A7465" w:rsidRPr="007F05C5">
        <w:rPr>
          <w:rFonts w:ascii="Arial" w:hAnsi="Arial" w:cs="Arial"/>
        </w:rPr>
        <w:t>°C</w:t>
      </w:r>
      <w:r w:rsidR="001A7465" w:rsidRPr="007F05C5">
        <w:rPr>
          <w:rFonts w:ascii="Arial" w:hAnsi="Arial" w:cs="Arial"/>
          <w:lang w:val="en-US"/>
        </w:rPr>
        <w:t>. This recovered fecundity showed a minor but no</w:t>
      </w:r>
      <w:r w:rsidR="00D1467F">
        <w:rPr>
          <w:rFonts w:ascii="Arial" w:hAnsi="Arial" w:cs="Arial"/>
          <w:lang w:val="en-US"/>
        </w:rPr>
        <w:t>n-</w:t>
      </w:r>
      <w:r w:rsidR="001A7465" w:rsidRPr="007F05C5">
        <w:rPr>
          <w:rFonts w:ascii="Arial" w:hAnsi="Arial" w:cs="Arial"/>
          <w:lang w:val="en-US"/>
        </w:rPr>
        <w:t>significant increase</w:t>
      </w:r>
      <w:r w:rsidR="00825146">
        <w:rPr>
          <w:rFonts w:ascii="Arial" w:hAnsi="Arial" w:cs="Arial"/>
          <w:lang w:val="en-US"/>
        </w:rPr>
        <w:t xml:space="preserve"> among upland species</w:t>
      </w:r>
      <w:r w:rsidR="001A7465" w:rsidRPr="007F05C5">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825146">
        <w:rPr>
          <w:rFonts w:ascii="Arial" w:hAnsi="Arial" w:cs="Arial"/>
          <w:lang w:val="en-US"/>
        </w:rPr>
        <w:t>c</w:t>
      </w:r>
      <w:r w:rsidR="00386252">
        <w:rPr>
          <w:rFonts w:ascii="Arial" w:hAnsi="Arial" w:cs="Arial"/>
          <w:lang w:val="en-US"/>
        </w:rPr>
        <w:t xml:space="preserve">. </w:t>
      </w:r>
      <w:r w:rsidR="00EA385B">
        <w:rPr>
          <w:rFonts w:ascii="Arial" w:hAnsi="Arial" w:cs="Arial"/>
          <w:lang w:val="en-US"/>
        </w:rPr>
        <w:t>C</w:t>
      </w:r>
      <w:r w:rsidR="001A7465" w:rsidRPr="007F05C5">
        <w:rPr>
          <w:rFonts w:ascii="Arial" w:hAnsi="Arial" w:cs="Arial"/>
          <w:lang w:val="en-US"/>
        </w:rPr>
        <w:t>oefficient = 0.3</w:t>
      </w:r>
      <w:r w:rsidR="00825146">
        <w:rPr>
          <w:rFonts w:ascii="Arial" w:hAnsi="Arial" w:cs="Arial"/>
          <w:lang w:val="en-US"/>
        </w:rPr>
        <w:t>4</w:t>
      </w:r>
      <w:r w:rsidR="001A7465" w:rsidRPr="007F05C5">
        <w:rPr>
          <w:rFonts w:ascii="Arial" w:hAnsi="Arial" w:cs="Arial"/>
          <w:lang w:val="en-US"/>
        </w:rPr>
        <w:t>,</w:t>
      </w:r>
      <w:r w:rsidR="00825146">
        <w:rPr>
          <w:rFonts w:ascii="Arial" w:hAnsi="Arial" w:cs="Arial"/>
          <w:lang w:val="en-US"/>
        </w:rPr>
        <w:t xml:space="preserve"> 95% credible interval -0.52</w:t>
      </w:r>
      <w:r w:rsidR="00825146" w:rsidRPr="007F05C5">
        <w:rPr>
          <w:rFonts w:ascii="Arial" w:hAnsi="Arial" w:cs="Arial"/>
          <w:lang w:val="en-US"/>
        </w:rPr>
        <w:t xml:space="preserve"> –</w:t>
      </w:r>
      <w:r w:rsidR="00825146">
        <w:rPr>
          <w:rFonts w:ascii="Arial" w:hAnsi="Arial" w:cs="Arial"/>
          <w:lang w:val="en-US"/>
        </w:rPr>
        <w:t xml:space="preserve"> 1.18</w:t>
      </w:r>
      <w:r w:rsidR="001A7465" w:rsidRPr="007F05C5">
        <w:rPr>
          <w:rFonts w:ascii="Arial" w:hAnsi="Arial" w:cs="Arial"/>
          <w:lang w:val="en-US"/>
        </w:rPr>
        <w:t>).</w:t>
      </w:r>
      <w:r w:rsidR="00A40313" w:rsidRPr="007F05C5">
        <w:rPr>
          <w:rFonts w:ascii="Arial" w:hAnsi="Arial" w:cs="Arial"/>
          <w:lang w:val="en-US"/>
        </w:rPr>
        <w:t xml:space="preserve"> </w:t>
      </w:r>
      <w:r w:rsidR="0003504A">
        <w:rPr>
          <w:rFonts w:ascii="Arial" w:hAnsi="Arial" w:cs="Arial"/>
          <w:lang w:val="en-US"/>
        </w:rPr>
        <w:t xml:space="preserve">It took longer for upland species </w:t>
      </w:r>
      <w:r w:rsidR="00A40313" w:rsidRPr="007F05C5">
        <w:rPr>
          <w:rFonts w:ascii="Arial" w:hAnsi="Arial" w:cs="Arial"/>
          <w:lang w:val="en-US"/>
        </w:rPr>
        <w:t>to re</w:t>
      </w:r>
      <w:r w:rsidR="006B1674">
        <w:rPr>
          <w:rFonts w:ascii="Arial" w:hAnsi="Arial" w:cs="Arial"/>
          <w:lang w:val="en-US"/>
        </w:rPr>
        <w:t>gain mobility</w:t>
      </w:r>
      <w:r w:rsidR="00A40313" w:rsidRPr="007F05C5">
        <w:rPr>
          <w:rFonts w:ascii="Arial" w:hAnsi="Arial" w:cs="Arial"/>
          <w:lang w:val="en-US"/>
        </w:rPr>
        <w:t xml:space="preserve"> </w:t>
      </w:r>
      <w:r w:rsidR="006B1674">
        <w:rPr>
          <w:rFonts w:ascii="Arial" w:hAnsi="Arial" w:cs="Arial"/>
          <w:lang w:val="en-US"/>
        </w:rPr>
        <w:t>after</w:t>
      </w:r>
      <w:r w:rsidR="00A40313" w:rsidRPr="007F05C5">
        <w:rPr>
          <w:rFonts w:ascii="Arial" w:hAnsi="Arial" w:cs="Arial"/>
          <w:lang w:val="en-US"/>
        </w:rPr>
        <w:t xml:space="preserve"> the chill coma (</w:t>
      </w:r>
      <w:r w:rsidR="00EA385B">
        <w:rPr>
          <w:rFonts w:ascii="Arial" w:hAnsi="Arial" w:cs="Arial"/>
          <w:lang w:val="en-US"/>
        </w:rPr>
        <w:t>F</w:t>
      </w:r>
      <w:r w:rsidR="00386252">
        <w:rPr>
          <w:rFonts w:ascii="Arial" w:hAnsi="Arial" w:cs="Arial"/>
          <w:lang w:val="en-US"/>
        </w:rPr>
        <w:t>igure 3</w:t>
      </w:r>
      <w:r w:rsidR="00825146">
        <w:rPr>
          <w:rFonts w:ascii="Arial" w:hAnsi="Arial" w:cs="Arial"/>
          <w:lang w:val="en-US"/>
        </w:rPr>
        <w:t>d</w:t>
      </w:r>
      <w:r w:rsidR="00386252">
        <w:rPr>
          <w:rFonts w:ascii="Arial" w:hAnsi="Arial" w:cs="Arial"/>
          <w:lang w:val="en-US"/>
        </w:rPr>
        <w:t xml:space="preserve">. </w:t>
      </w:r>
      <w:r w:rsidR="00EA385B">
        <w:rPr>
          <w:rFonts w:ascii="Arial" w:hAnsi="Arial" w:cs="Arial"/>
          <w:lang w:val="en-US"/>
        </w:rPr>
        <w:t>M</w:t>
      </w:r>
      <w:r w:rsidR="00A40313" w:rsidRPr="007F05C5">
        <w:rPr>
          <w:rFonts w:ascii="Arial" w:hAnsi="Arial" w:cs="Arial"/>
          <w:lang w:val="en-US"/>
        </w:rPr>
        <w:t xml:space="preserve">ale: </w:t>
      </w:r>
      <w:r w:rsidR="00825146">
        <w:rPr>
          <w:rFonts w:ascii="Arial" w:hAnsi="Arial" w:cs="Arial"/>
          <w:lang w:val="en-US"/>
        </w:rPr>
        <w:t>coefficient</w:t>
      </w:r>
      <w:r w:rsidR="00A40313" w:rsidRPr="007F05C5">
        <w:rPr>
          <w:rFonts w:ascii="Arial" w:hAnsi="Arial" w:cs="Arial"/>
          <w:lang w:val="en-US"/>
        </w:rPr>
        <w:t xml:space="preserve"> = </w:t>
      </w:r>
      <w:r w:rsidR="00825146">
        <w:rPr>
          <w:rFonts w:ascii="Arial" w:hAnsi="Arial" w:cs="Arial"/>
          <w:lang w:val="en-US"/>
        </w:rPr>
        <w:t xml:space="preserve">14.14 (-8.43 </w:t>
      </w:r>
      <w:r w:rsidR="00825146" w:rsidRPr="007F05C5">
        <w:rPr>
          <w:rFonts w:ascii="Arial" w:hAnsi="Arial" w:cs="Arial"/>
          <w:lang w:val="en-US"/>
        </w:rPr>
        <w:t>–</w:t>
      </w:r>
      <w:r w:rsidR="00825146">
        <w:rPr>
          <w:rFonts w:ascii="Arial" w:hAnsi="Arial" w:cs="Arial"/>
          <w:lang w:val="en-US"/>
        </w:rPr>
        <w:t xml:space="preserve"> 36.8); </w:t>
      </w:r>
      <w:r w:rsidR="00A40313" w:rsidRPr="007F05C5">
        <w:rPr>
          <w:rFonts w:ascii="Arial" w:hAnsi="Arial" w:cs="Arial"/>
          <w:lang w:val="en-US"/>
        </w:rPr>
        <w:t xml:space="preserve">female: </w:t>
      </w:r>
      <w:r w:rsidR="00825146">
        <w:rPr>
          <w:rFonts w:ascii="Arial" w:hAnsi="Arial" w:cs="Arial"/>
          <w:lang w:val="en-US"/>
        </w:rPr>
        <w:t>coefficient</w:t>
      </w:r>
      <w:r w:rsidR="00825146" w:rsidRPr="007F05C5">
        <w:rPr>
          <w:rFonts w:ascii="Arial" w:hAnsi="Arial" w:cs="Arial"/>
          <w:lang w:val="en-US"/>
        </w:rPr>
        <w:t xml:space="preserve"> = </w:t>
      </w:r>
      <w:r w:rsidR="00825146">
        <w:rPr>
          <w:rFonts w:ascii="Arial" w:hAnsi="Arial" w:cs="Arial"/>
          <w:lang w:val="en-US"/>
        </w:rPr>
        <w:t xml:space="preserve">9.44 (-1.77 </w:t>
      </w:r>
      <w:r w:rsidR="00825146" w:rsidRPr="007F05C5">
        <w:rPr>
          <w:rFonts w:ascii="Arial" w:hAnsi="Arial" w:cs="Arial"/>
          <w:lang w:val="en-US"/>
        </w:rPr>
        <w:t>–</w:t>
      </w:r>
      <w:r w:rsidR="00825146">
        <w:rPr>
          <w:rFonts w:ascii="Arial" w:hAnsi="Arial" w:cs="Arial"/>
          <w:lang w:val="en-US"/>
        </w:rPr>
        <w:t xml:space="preserve"> 22.26)</w:t>
      </w:r>
      <w:r w:rsidR="00A40313" w:rsidRPr="007F05C5">
        <w:rPr>
          <w:rFonts w:ascii="Arial" w:hAnsi="Arial" w:cs="Arial"/>
          <w:lang w:val="en-US"/>
        </w:rPr>
        <w:t>),</w:t>
      </w:r>
      <w:r w:rsidR="0003504A">
        <w:rPr>
          <w:rFonts w:ascii="Arial" w:hAnsi="Arial" w:cs="Arial"/>
          <w:lang w:val="en-US"/>
        </w:rPr>
        <w:t xml:space="preserve"> </w:t>
      </w:r>
      <w:r w:rsidR="00A40313" w:rsidRPr="007F05C5">
        <w:rPr>
          <w:rFonts w:ascii="Arial" w:hAnsi="Arial" w:cs="Arial"/>
          <w:lang w:val="en-US"/>
        </w:rPr>
        <w:t>presumably disadvantaged in the upland environment.</w:t>
      </w:r>
    </w:p>
    <w:p w14:paraId="6C9E7A68" w14:textId="4918C650" w:rsidR="00417B81" w:rsidRDefault="00883AA4" w:rsidP="007C1BC4">
      <w:pPr>
        <w:ind w:firstLine="720"/>
        <w:rPr>
          <w:rFonts w:ascii="Arial" w:hAnsi="Arial" w:cs="Arial"/>
          <w:lang w:val="en-US"/>
        </w:rPr>
      </w:pPr>
      <w:r>
        <w:rPr>
          <w:rFonts w:ascii="Arial" w:hAnsi="Arial" w:cs="Arial"/>
          <w:lang w:val="en-US"/>
        </w:rPr>
        <w:t xml:space="preserve">Regardless of the small variation of </w:t>
      </w:r>
      <w:proofErr w:type="spellStart"/>
      <w:r w:rsidRPr="004B0C39">
        <w:rPr>
          <w:rFonts w:ascii="Arial" w:hAnsi="Arial" w:cs="Arial"/>
          <w:i/>
          <w:iCs/>
          <w:lang w:val="en-US"/>
        </w:rPr>
        <w:t>RTmax</w:t>
      </w:r>
      <w:proofErr w:type="spellEnd"/>
      <w:r>
        <w:rPr>
          <w:rFonts w:ascii="Arial" w:hAnsi="Arial" w:cs="Arial"/>
          <w:lang w:val="en-US"/>
        </w:rPr>
        <w:t xml:space="preserve"> compared with </w:t>
      </w:r>
      <w:proofErr w:type="spellStart"/>
      <w:r w:rsidRPr="004B0C39">
        <w:rPr>
          <w:rFonts w:ascii="Arial" w:hAnsi="Arial" w:cs="Arial"/>
          <w:i/>
          <w:iCs/>
          <w:lang w:val="en-US"/>
        </w:rPr>
        <w:t>RTmin</w:t>
      </w:r>
      <w:proofErr w:type="spellEnd"/>
      <w:r>
        <w:rPr>
          <w:rFonts w:ascii="Arial" w:hAnsi="Arial" w:cs="Arial"/>
          <w:lang w:val="en-US"/>
        </w:rPr>
        <w:t>, s</w:t>
      </w:r>
      <w:r w:rsidR="001555F7" w:rsidRPr="007F05C5">
        <w:rPr>
          <w:rFonts w:ascii="Arial" w:hAnsi="Arial" w:cs="Arial"/>
          <w:lang w:val="en-US"/>
        </w:rPr>
        <w:t xml:space="preserve">pecies whose distribution were biased towards lowland </w:t>
      </w:r>
      <w:r>
        <w:rPr>
          <w:rFonts w:ascii="Arial" w:hAnsi="Arial" w:cs="Arial"/>
          <w:lang w:val="en-US"/>
        </w:rPr>
        <w:t xml:space="preserve">consistently had </w:t>
      </w:r>
      <w:r w:rsidR="001555F7" w:rsidRPr="007F05C5">
        <w:rPr>
          <w:rFonts w:ascii="Arial" w:hAnsi="Arial" w:cs="Arial"/>
          <w:lang w:val="en-US"/>
        </w:rPr>
        <w:t xml:space="preserve">higher </w:t>
      </w:r>
      <w:proofErr w:type="spellStart"/>
      <w:r w:rsidR="001555F7" w:rsidRPr="004B0C39">
        <w:rPr>
          <w:rFonts w:ascii="Arial" w:hAnsi="Arial" w:cs="Arial"/>
          <w:i/>
          <w:iCs/>
          <w:lang w:val="en-US"/>
        </w:rPr>
        <w:t>RTmax</w:t>
      </w:r>
      <w:proofErr w:type="spellEnd"/>
      <w:r w:rsidR="001555F7" w:rsidRPr="007F05C5">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C178C5">
        <w:rPr>
          <w:rFonts w:ascii="Arial" w:hAnsi="Arial" w:cs="Arial"/>
          <w:lang w:val="en-US"/>
        </w:rPr>
        <w:t>e</w:t>
      </w:r>
      <w:r w:rsidR="00386252">
        <w:rPr>
          <w:rFonts w:ascii="Arial" w:hAnsi="Arial" w:cs="Arial"/>
          <w:lang w:val="en-US"/>
        </w:rPr>
        <w:t xml:space="preserve">. </w:t>
      </w:r>
      <w:r w:rsidR="00EA385B">
        <w:rPr>
          <w:rFonts w:ascii="Arial" w:hAnsi="Arial" w:cs="Arial"/>
          <w:lang w:val="en-US"/>
        </w:rPr>
        <w:t>C</w:t>
      </w:r>
      <w:r w:rsidR="00C178C5">
        <w:rPr>
          <w:rFonts w:ascii="Arial" w:hAnsi="Arial" w:cs="Arial"/>
          <w:lang w:val="en-US"/>
        </w:rPr>
        <w:t>oefficient = -3.34, 95% credible interval -5.42</w:t>
      </w:r>
      <w:r w:rsidR="00C178C5" w:rsidRPr="007F05C5">
        <w:rPr>
          <w:rFonts w:ascii="Arial" w:hAnsi="Arial" w:cs="Arial"/>
          <w:lang w:val="en-US"/>
        </w:rPr>
        <w:t xml:space="preserve"> –</w:t>
      </w:r>
      <w:r w:rsidR="00C178C5">
        <w:rPr>
          <w:rFonts w:ascii="Arial" w:hAnsi="Arial" w:cs="Arial"/>
          <w:lang w:val="en-US"/>
        </w:rPr>
        <w:t xml:space="preserve"> -1.17</w:t>
      </w:r>
      <w:r w:rsidR="001555F7" w:rsidRPr="007F05C5">
        <w:rPr>
          <w:rFonts w:ascii="Arial" w:hAnsi="Arial" w:cs="Arial"/>
          <w:lang w:val="en-US"/>
        </w:rPr>
        <w:t xml:space="preserve">). </w:t>
      </w:r>
      <w:r w:rsidR="00A14342" w:rsidRPr="007F05C5">
        <w:rPr>
          <w:rFonts w:ascii="Arial" w:hAnsi="Arial" w:cs="Arial"/>
          <w:lang w:val="en-US"/>
        </w:rPr>
        <w:t>Reproductive performance at 29</w:t>
      </w:r>
      <w:r w:rsidR="00A14342" w:rsidRPr="007F05C5">
        <w:rPr>
          <w:rFonts w:ascii="Arial" w:hAnsi="Arial" w:cs="Arial"/>
        </w:rPr>
        <w:t>°C</w:t>
      </w:r>
      <w:r w:rsidR="00A14342" w:rsidRPr="007F05C5">
        <w:rPr>
          <w:rFonts w:ascii="Arial" w:hAnsi="Arial" w:cs="Arial"/>
          <w:lang w:val="en-US"/>
        </w:rPr>
        <w:t xml:space="preserve"> </w:t>
      </w:r>
      <w:r w:rsidR="00537FA7">
        <w:rPr>
          <w:rFonts w:ascii="Arial" w:hAnsi="Arial" w:cs="Arial"/>
          <w:lang w:val="en-US"/>
        </w:rPr>
        <w:t xml:space="preserve">also </w:t>
      </w:r>
      <w:r w:rsidR="00A14342" w:rsidRPr="007F05C5">
        <w:rPr>
          <w:rFonts w:ascii="Arial" w:hAnsi="Arial" w:cs="Arial"/>
          <w:lang w:val="en-US"/>
        </w:rPr>
        <w:t>decrease</w:t>
      </w:r>
      <w:ins w:id="236" w:author="Benjamin Van Doren" w:date="2021-11-29T17:49:00Z">
        <w:r w:rsidR="007B6A45">
          <w:rPr>
            <w:rFonts w:ascii="Arial" w:hAnsi="Arial" w:cs="Arial"/>
            <w:lang w:val="en-US"/>
          </w:rPr>
          <w:t>d</w:t>
        </w:r>
      </w:ins>
      <w:r w:rsidR="00A14342" w:rsidRPr="007F05C5">
        <w:rPr>
          <w:rFonts w:ascii="Arial" w:hAnsi="Arial" w:cs="Arial"/>
          <w:lang w:val="en-US"/>
        </w:rPr>
        <w:t xml:space="preserve"> with </w:t>
      </w:r>
      <w:proofErr w:type="spellStart"/>
      <w:r w:rsidR="007F2000">
        <w:rPr>
          <w:rFonts w:ascii="Arial" w:hAnsi="Arial" w:cs="Arial"/>
          <w:lang w:val="en-US"/>
        </w:rPr>
        <w:t>hIndex</w:t>
      </w:r>
      <w:proofErr w:type="spellEnd"/>
      <w:r w:rsidR="00A14342" w:rsidRPr="007F05C5">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C178C5">
        <w:rPr>
          <w:rFonts w:ascii="Arial" w:hAnsi="Arial" w:cs="Arial"/>
          <w:lang w:val="en-US"/>
        </w:rPr>
        <w:t>f</w:t>
      </w:r>
      <w:r w:rsidR="00386252">
        <w:rPr>
          <w:rFonts w:ascii="Arial" w:hAnsi="Arial" w:cs="Arial"/>
          <w:lang w:val="en-US"/>
        </w:rPr>
        <w:t xml:space="preserve">. </w:t>
      </w:r>
      <w:r w:rsidR="00EA385B">
        <w:rPr>
          <w:rFonts w:ascii="Arial" w:hAnsi="Arial" w:cs="Arial"/>
          <w:lang w:val="en-US"/>
        </w:rPr>
        <w:t>C</w:t>
      </w:r>
      <w:r w:rsidR="00C178C5">
        <w:rPr>
          <w:rFonts w:ascii="Arial" w:hAnsi="Arial" w:cs="Arial"/>
          <w:lang w:val="en-US"/>
        </w:rPr>
        <w:t>oefficient = -5.68, 95% credible interval -9.08</w:t>
      </w:r>
      <w:r w:rsidR="00C178C5" w:rsidRPr="007F05C5">
        <w:rPr>
          <w:rFonts w:ascii="Arial" w:hAnsi="Arial" w:cs="Arial"/>
          <w:lang w:val="en-US"/>
        </w:rPr>
        <w:t xml:space="preserve"> –</w:t>
      </w:r>
      <w:r w:rsidR="00C178C5">
        <w:rPr>
          <w:rFonts w:ascii="Arial" w:hAnsi="Arial" w:cs="Arial"/>
          <w:lang w:val="en-US"/>
        </w:rPr>
        <w:t xml:space="preserve"> -2.11</w:t>
      </w:r>
      <w:r w:rsidR="00A14342" w:rsidRPr="007F05C5">
        <w:rPr>
          <w:rFonts w:ascii="Arial" w:hAnsi="Arial" w:cs="Arial"/>
          <w:lang w:val="en-US"/>
        </w:rPr>
        <w:t>). After exposure to 29</w:t>
      </w:r>
      <w:r w:rsidR="00A14342" w:rsidRPr="007F05C5">
        <w:rPr>
          <w:rFonts w:ascii="Arial" w:hAnsi="Arial" w:cs="Arial"/>
        </w:rPr>
        <w:t>°C</w:t>
      </w:r>
      <w:r w:rsidR="00A14342" w:rsidRPr="007F05C5">
        <w:rPr>
          <w:rFonts w:ascii="Arial" w:hAnsi="Arial" w:cs="Arial"/>
          <w:lang w:val="en-US"/>
        </w:rPr>
        <w:t xml:space="preserve"> for eight days, neither </w:t>
      </w:r>
      <w:ins w:id="237" w:author="Benjamin Van Doren" w:date="2021-11-29T17:49:00Z">
        <w:r w:rsidR="007B6A45">
          <w:rPr>
            <w:rFonts w:ascii="Arial" w:hAnsi="Arial" w:cs="Arial"/>
            <w:lang w:val="en-US"/>
          </w:rPr>
          <w:t xml:space="preserve">of </w:t>
        </w:r>
      </w:ins>
      <w:r w:rsidR="00A14342" w:rsidRPr="007F05C5">
        <w:rPr>
          <w:rFonts w:ascii="Arial" w:hAnsi="Arial" w:cs="Arial"/>
          <w:lang w:val="en-US"/>
        </w:rPr>
        <w:t xml:space="preserve">the two </w:t>
      </w:r>
      <w:r w:rsidR="007638ED">
        <w:rPr>
          <w:rFonts w:ascii="Arial" w:hAnsi="Arial" w:cs="Arial"/>
          <w:lang w:val="en-US"/>
        </w:rPr>
        <w:t>upland</w:t>
      </w:r>
      <w:r w:rsidR="00A14342" w:rsidRPr="007F05C5">
        <w:rPr>
          <w:rFonts w:ascii="Arial" w:hAnsi="Arial" w:cs="Arial"/>
          <w:lang w:val="en-US"/>
        </w:rPr>
        <w:t xml:space="preserve"> species could reproduce when transferred back to mild temperature. F</w:t>
      </w:r>
      <w:r w:rsidR="002D17F8">
        <w:rPr>
          <w:rFonts w:ascii="Arial" w:hAnsi="Arial" w:cs="Arial"/>
          <w:lang w:val="en-US"/>
        </w:rPr>
        <w:t>our</w:t>
      </w:r>
      <w:r w:rsidR="00A14342" w:rsidRPr="007F05C5">
        <w:rPr>
          <w:rFonts w:ascii="Arial" w:hAnsi="Arial" w:cs="Arial"/>
          <w:lang w:val="en-US"/>
        </w:rPr>
        <w:t xml:space="preserve"> out of the </w:t>
      </w:r>
      <w:r w:rsidR="002D17F8">
        <w:rPr>
          <w:rFonts w:ascii="Arial" w:hAnsi="Arial" w:cs="Arial"/>
          <w:lang w:val="en-US"/>
        </w:rPr>
        <w:t>five</w:t>
      </w:r>
      <w:r w:rsidR="00A14342" w:rsidRPr="007F05C5">
        <w:rPr>
          <w:rFonts w:ascii="Arial" w:hAnsi="Arial" w:cs="Arial"/>
          <w:lang w:val="en-US"/>
        </w:rPr>
        <w:t xml:space="preserve"> non-biased and lowland-biased species resumed reproduction</w:t>
      </w:r>
      <w:r w:rsidR="00386252">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8911CD">
        <w:rPr>
          <w:rFonts w:ascii="Arial" w:hAnsi="Arial" w:cs="Arial"/>
          <w:lang w:val="en-US"/>
        </w:rPr>
        <w:t>g</w:t>
      </w:r>
      <w:r w:rsidR="00386252">
        <w:rPr>
          <w:rFonts w:ascii="Arial" w:hAnsi="Arial" w:cs="Arial"/>
          <w:lang w:val="en-US"/>
        </w:rPr>
        <w:t>)</w:t>
      </w:r>
      <w:r w:rsidR="00A14342" w:rsidRPr="007F05C5">
        <w:rPr>
          <w:rFonts w:ascii="Arial" w:hAnsi="Arial" w:cs="Arial"/>
          <w:lang w:val="en-US"/>
        </w:rPr>
        <w:t xml:space="preserve">. </w:t>
      </w:r>
      <w:r w:rsidR="008911CD">
        <w:rPr>
          <w:rFonts w:ascii="Arial" w:hAnsi="Arial" w:cs="Arial"/>
          <w:lang w:val="en-US"/>
        </w:rPr>
        <w:t>K</w:t>
      </w:r>
      <w:r w:rsidR="00A14342" w:rsidRPr="007F05C5">
        <w:rPr>
          <w:rFonts w:ascii="Arial" w:hAnsi="Arial" w:cs="Arial"/>
          <w:lang w:val="en-US"/>
        </w:rPr>
        <w:t xml:space="preserve">nockdown time at </w:t>
      </w:r>
      <w:r w:rsidR="00276DCF">
        <w:rPr>
          <w:rFonts w:ascii="Arial" w:hAnsi="Arial" w:cs="Arial"/>
          <w:lang w:val="en-US"/>
        </w:rPr>
        <w:t xml:space="preserve">lethal </w:t>
      </w:r>
      <w:r w:rsidR="00A14342" w:rsidRPr="007F05C5">
        <w:rPr>
          <w:rFonts w:ascii="Arial" w:hAnsi="Arial" w:cs="Arial"/>
          <w:lang w:val="en-US"/>
        </w:rPr>
        <w:t>high temperature</w:t>
      </w:r>
      <w:r w:rsidR="00276DCF">
        <w:rPr>
          <w:rFonts w:ascii="Arial" w:hAnsi="Arial" w:cs="Arial"/>
          <w:lang w:val="en-US"/>
        </w:rPr>
        <w:t xml:space="preserve"> (40</w:t>
      </w:r>
      <w:r w:rsidR="00276DCF" w:rsidRPr="007F05C5">
        <w:rPr>
          <w:rFonts w:ascii="Arial" w:hAnsi="Arial" w:cs="Arial"/>
        </w:rPr>
        <w:t>°C</w:t>
      </w:r>
      <w:r w:rsidR="00276DCF">
        <w:rPr>
          <w:rFonts w:ascii="Arial" w:hAnsi="Arial" w:cs="Arial"/>
          <w:lang w:val="en-US"/>
        </w:rPr>
        <w:t>)</w:t>
      </w:r>
      <w:r w:rsidR="00A14342" w:rsidRPr="007F05C5">
        <w:rPr>
          <w:rFonts w:ascii="Arial" w:hAnsi="Arial" w:cs="Arial"/>
          <w:lang w:val="en-US"/>
        </w:rPr>
        <w:t xml:space="preserve"> was lower among </w:t>
      </w:r>
      <w:r w:rsidR="008911CD">
        <w:rPr>
          <w:rFonts w:ascii="Arial" w:hAnsi="Arial" w:cs="Arial"/>
          <w:lang w:val="en-US"/>
        </w:rPr>
        <w:t xml:space="preserve">upland </w:t>
      </w:r>
      <w:r w:rsidR="00A14342" w:rsidRPr="007F05C5">
        <w:rPr>
          <w:rFonts w:ascii="Arial" w:hAnsi="Arial" w:cs="Arial"/>
          <w:lang w:val="en-US"/>
        </w:rPr>
        <w:t>species</w:t>
      </w:r>
      <w:r w:rsidR="008911CD">
        <w:rPr>
          <w:rFonts w:ascii="Arial" w:hAnsi="Arial" w:cs="Arial"/>
          <w:lang w:val="en-US"/>
        </w:rPr>
        <w:t xml:space="preserve"> </w:t>
      </w:r>
      <w:r w:rsidR="00A14342" w:rsidRPr="007F05C5">
        <w:rPr>
          <w:rFonts w:ascii="Arial" w:hAnsi="Arial" w:cs="Arial"/>
          <w:lang w:val="en-US"/>
        </w:rPr>
        <w:t>(</w:t>
      </w:r>
      <w:r w:rsidR="00EA385B">
        <w:rPr>
          <w:rFonts w:ascii="Arial" w:hAnsi="Arial" w:cs="Arial"/>
          <w:lang w:val="en-US"/>
        </w:rPr>
        <w:t>F</w:t>
      </w:r>
      <w:r w:rsidR="00386252">
        <w:rPr>
          <w:rFonts w:ascii="Arial" w:hAnsi="Arial" w:cs="Arial"/>
          <w:lang w:val="en-US"/>
        </w:rPr>
        <w:t>igure 3</w:t>
      </w:r>
      <w:r w:rsidR="008911CD">
        <w:rPr>
          <w:rFonts w:ascii="Arial" w:hAnsi="Arial" w:cs="Arial"/>
          <w:lang w:val="en-US"/>
        </w:rPr>
        <w:t>h</w:t>
      </w:r>
      <w:r w:rsidR="00386252">
        <w:rPr>
          <w:rFonts w:ascii="Arial" w:hAnsi="Arial" w:cs="Arial"/>
          <w:lang w:val="en-US"/>
        </w:rPr>
        <w:t xml:space="preserve">. </w:t>
      </w:r>
      <w:r w:rsidR="00EA385B">
        <w:rPr>
          <w:rFonts w:ascii="Arial" w:hAnsi="Arial" w:cs="Arial"/>
          <w:lang w:val="en-US"/>
        </w:rPr>
        <w:t>M</w:t>
      </w:r>
      <w:r w:rsidR="008911CD" w:rsidRPr="007F05C5">
        <w:rPr>
          <w:rFonts w:ascii="Arial" w:hAnsi="Arial" w:cs="Arial"/>
          <w:lang w:val="en-US"/>
        </w:rPr>
        <w:t xml:space="preserve">ale: </w:t>
      </w:r>
      <w:r w:rsidR="008911CD">
        <w:rPr>
          <w:rFonts w:ascii="Arial" w:hAnsi="Arial" w:cs="Arial"/>
          <w:lang w:val="en-US"/>
        </w:rPr>
        <w:t>coefficient</w:t>
      </w:r>
      <w:r w:rsidR="008911CD" w:rsidRPr="007F05C5">
        <w:rPr>
          <w:rFonts w:ascii="Arial" w:hAnsi="Arial" w:cs="Arial"/>
          <w:lang w:val="en-US"/>
        </w:rPr>
        <w:t xml:space="preserve"> = </w:t>
      </w:r>
      <w:r w:rsidR="008911CD">
        <w:rPr>
          <w:rFonts w:ascii="Arial" w:hAnsi="Arial" w:cs="Arial"/>
          <w:lang w:val="en-US"/>
        </w:rPr>
        <w:t xml:space="preserve">-7.83 (-14.67 </w:t>
      </w:r>
      <w:r w:rsidR="008911CD" w:rsidRPr="007F05C5">
        <w:rPr>
          <w:rFonts w:ascii="Arial" w:hAnsi="Arial" w:cs="Arial"/>
          <w:lang w:val="en-US"/>
        </w:rPr>
        <w:t>–</w:t>
      </w:r>
      <w:r w:rsidR="008911CD">
        <w:rPr>
          <w:rFonts w:ascii="Arial" w:hAnsi="Arial" w:cs="Arial"/>
          <w:lang w:val="en-US"/>
        </w:rPr>
        <w:t xml:space="preserve"> -1.20); </w:t>
      </w:r>
      <w:r w:rsidR="008911CD" w:rsidRPr="007F05C5">
        <w:rPr>
          <w:rFonts w:ascii="Arial" w:hAnsi="Arial" w:cs="Arial"/>
          <w:lang w:val="en-US"/>
        </w:rPr>
        <w:t xml:space="preserve">female: </w:t>
      </w:r>
      <w:r w:rsidR="008911CD">
        <w:rPr>
          <w:rFonts w:ascii="Arial" w:hAnsi="Arial" w:cs="Arial"/>
          <w:lang w:val="en-US"/>
        </w:rPr>
        <w:lastRenderedPageBreak/>
        <w:t>coefficient</w:t>
      </w:r>
      <w:r w:rsidR="008911CD" w:rsidRPr="007F05C5">
        <w:rPr>
          <w:rFonts w:ascii="Arial" w:hAnsi="Arial" w:cs="Arial"/>
          <w:lang w:val="en-US"/>
        </w:rPr>
        <w:t xml:space="preserve"> = </w:t>
      </w:r>
      <w:r w:rsidR="008911CD">
        <w:rPr>
          <w:rFonts w:ascii="Arial" w:hAnsi="Arial" w:cs="Arial"/>
          <w:lang w:val="en-US"/>
        </w:rPr>
        <w:t xml:space="preserve">-3.12 (-10.43 </w:t>
      </w:r>
      <w:r w:rsidR="008911CD" w:rsidRPr="007F05C5">
        <w:rPr>
          <w:rFonts w:ascii="Arial" w:hAnsi="Arial" w:cs="Arial"/>
          <w:lang w:val="en-US"/>
        </w:rPr>
        <w:t>–</w:t>
      </w:r>
      <w:r w:rsidR="008911CD">
        <w:rPr>
          <w:rFonts w:ascii="Arial" w:hAnsi="Arial" w:cs="Arial"/>
          <w:lang w:val="en-US"/>
        </w:rPr>
        <w:t xml:space="preserve"> 3.77)</w:t>
      </w:r>
      <w:r w:rsidR="00A14342" w:rsidRPr="007F05C5">
        <w:rPr>
          <w:rFonts w:ascii="Arial" w:hAnsi="Arial" w:cs="Arial"/>
          <w:lang w:val="en-US"/>
        </w:rPr>
        <w:t>)</w:t>
      </w:r>
      <w:r w:rsidR="008911CD">
        <w:rPr>
          <w:rFonts w:ascii="Arial" w:hAnsi="Arial" w:cs="Arial"/>
          <w:lang w:val="en-US"/>
        </w:rPr>
        <w:t>, indicating these species lose their mobility faster in high temperature</w:t>
      </w:r>
      <w:ins w:id="238" w:author="Benjamin Van Doren" w:date="2021-11-29T17:50:00Z">
        <w:r w:rsidR="007B6A45">
          <w:rPr>
            <w:rFonts w:ascii="Arial" w:hAnsi="Arial" w:cs="Arial"/>
            <w:lang w:val="en-US"/>
          </w:rPr>
          <w:t>s</w:t>
        </w:r>
      </w:ins>
      <w:r w:rsidR="008911CD">
        <w:rPr>
          <w:rFonts w:ascii="Arial" w:hAnsi="Arial" w:cs="Arial"/>
          <w:lang w:val="en-US"/>
        </w:rPr>
        <w:t>.</w:t>
      </w:r>
    </w:p>
    <w:p w14:paraId="0FFAE947" w14:textId="2460BE28" w:rsidR="006B7A92" w:rsidRDefault="00EA385B" w:rsidP="007C1BC4">
      <w:pPr>
        <w:ind w:firstLine="720"/>
        <w:rPr>
          <w:rFonts w:ascii="Arial" w:hAnsi="Arial" w:cs="Arial"/>
          <w:lang w:val="en-US"/>
        </w:rPr>
      </w:pPr>
      <w:r>
        <w:rPr>
          <w:rFonts w:ascii="Arial" w:hAnsi="Arial" w:cs="Arial"/>
          <w:lang w:val="en-US"/>
        </w:rPr>
        <w:t>W</w:t>
      </w:r>
      <w:r w:rsidR="007F2000">
        <w:rPr>
          <w:rFonts w:ascii="Arial" w:hAnsi="Arial" w:cs="Arial"/>
          <w:lang w:val="en-US"/>
        </w:rPr>
        <w:t>hen raised i</w:t>
      </w:r>
      <w:r w:rsidR="006B7A92">
        <w:rPr>
          <w:rFonts w:ascii="Arial" w:hAnsi="Arial" w:cs="Arial"/>
          <w:lang w:val="en-US"/>
        </w:rPr>
        <w:t xml:space="preserve">n </w:t>
      </w:r>
      <w:r w:rsidR="007974D2">
        <w:rPr>
          <w:rFonts w:ascii="Arial" w:hAnsi="Arial" w:cs="Arial"/>
          <w:lang w:val="en-US"/>
        </w:rPr>
        <w:t xml:space="preserve">the </w:t>
      </w:r>
      <w:r w:rsidR="007F2000">
        <w:rPr>
          <w:rFonts w:ascii="Arial" w:hAnsi="Arial" w:cs="Arial"/>
          <w:lang w:val="en-US"/>
        </w:rPr>
        <w:t>laboratory environment</w:t>
      </w:r>
      <w:r>
        <w:rPr>
          <w:rFonts w:ascii="Arial" w:hAnsi="Arial" w:cs="Arial"/>
          <w:lang w:val="en-US"/>
        </w:rPr>
        <w:t xml:space="preserve"> mimicking the lowland sites</w:t>
      </w:r>
      <w:r w:rsidR="006B7A92">
        <w:rPr>
          <w:rFonts w:ascii="Arial" w:hAnsi="Arial" w:cs="Arial"/>
          <w:lang w:val="en-US"/>
        </w:rPr>
        <w:t xml:space="preserve">, the reproductive success of </w:t>
      </w:r>
      <w:r w:rsidR="007F2000">
        <w:rPr>
          <w:rFonts w:ascii="Arial" w:hAnsi="Arial" w:cs="Arial"/>
          <w:lang w:val="en-US"/>
        </w:rPr>
        <w:t xml:space="preserve">the two </w:t>
      </w:r>
      <w:r w:rsidR="006B7A92">
        <w:rPr>
          <w:rFonts w:ascii="Arial" w:hAnsi="Arial" w:cs="Arial"/>
          <w:lang w:val="en-US"/>
        </w:rPr>
        <w:t xml:space="preserve">lowland-biased species </w:t>
      </w:r>
      <w:r w:rsidR="007F2000">
        <w:rPr>
          <w:rFonts w:ascii="Arial" w:hAnsi="Arial" w:cs="Arial"/>
          <w:lang w:val="en-US"/>
        </w:rPr>
        <w:t>w</w:t>
      </w:r>
      <w:r w:rsidR="00891023">
        <w:rPr>
          <w:rFonts w:ascii="Arial" w:hAnsi="Arial" w:cs="Arial"/>
          <w:lang w:val="en-US"/>
        </w:rPr>
        <w:t>as</w:t>
      </w:r>
      <w:r w:rsidR="007F2000">
        <w:rPr>
          <w:rFonts w:ascii="Arial" w:hAnsi="Arial" w:cs="Arial"/>
          <w:lang w:val="en-US"/>
        </w:rPr>
        <w:t xml:space="preserve"> </w:t>
      </w:r>
      <w:r w:rsidR="006B7A92">
        <w:rPr>
          <w:rFonts w:ascii="Arial" w:hAnsi="Arial" w:cs="Arial"/>
          <w:lang w:val="en-US"/>
        </w:rPr>
        <w:t xml:space="preserve">the highest, followed by the widespread species, </w:t>
      </w:r>
      <w:r w:rsidR="006B7A92" w:rsidRPr="00FF7A67">
        <w:rPr>
          <w:rFonts w:ascii="Arial" w:hAnsi="Arial" w:cs="Arial"/>
          <w:i/>
          <w:iCs/>
          <w:lang w:val="en-US"/>
        </w:rPr>
        <w:t xml:space="preserve">D. </w:t>
      </w:r>
      <w:proofErr w:type="spellStart"/>
      <w:r w:rsidR="006B7A92" w:rsidRPr="00FF7A67">
        <w:rPr>
          <w:rFonts w:ascii="Arial" w:hAnsi="Arial" w:cs="Arial"/>
          <w:i/>
          <w:iCs/>
          <w:lang w:val="en-US"/>
        </w:rPr>
        <w:t>sulfurigaster</w:t>
      </w:r>
      <w:proofErr w:type="spellEnd"/>
      <w:r w:rsidR="006B7A92">
        <w:rPr>
          <w:rFonts w:ascii="Arial" w:hAnsi="Arial" w:cs="Arial"/>
          <w:lang w:val="en-US"/>
        </w:rPr>
        <w:t xml:space="preserve">. The </w:t>
      </w:r>
      <w:r w:rsidR="007F2000">
        <w:rPr>
          <w:rFonts w:ascii="Arial" w:hAnsi="Arial" w:cs="Arial"/>
          <w:lang w:val="en-US"/>
        </w:rPr>
        <w:t xml:space="preserve">two </w:t>
      </w:r>
      <w:r w:rsidR="006B7A92">
        <w:rPr>
          <w:rFonts w:ascii="Arial" w:hAnsi="Arial" w:cs="Arial"/>
          <w:lang w:val="en-US"/>
        </w:rPr>
        <w:t xml:space="preserve">upland species could barely reproduce regardless of the presence of competitors (Figure </w:t>
      </w:r>
      <w:r w:rsidR="00E432E6">
        <w:rPr>
          <w:rFonts w:ascii="Arial" w:hAnsi="Arial" w:cs="Arial"/>
          <w:lang w:val="en-US"/>
        </w:rPr>
        <w:t>4</w:t>
      </w:r>
      <w:r w:rsidR="006B7A92">
        <w:rPr>
          <w:rFonts w:ascii="Arial" w:hAnsi="Arial" w:cs="Arial"/>
          <w:lang w:val="en-US"/>
        </w:rPr>
        <w:t xml:space="preserve">a). </w:t>
      </w:r>
      <w:r w:rsidR="00841508">
        <w:rPr>
          <w:rFonts w:ascii="Arial" w:hAnsi="Arial" w:cs="Arial"/>
          <w:lang w:val="en-US"/>
        </w:rPr>
        <w:t>When r</w:t>
      </w:r>
      <w:r w:rsidR="007F2000">
        <w:rPr>
          <w:rFonts w:ascii="Arial" w:hAnsi="Arial" w:cs="Arial"/>
          <w:lang w:val="en-US"/>
        </w:rPr>
        <w:t xml:space="preserve">aised in the </w:t>
      </w:r>
      <w:r w:rsidR="006B7A92">
        <w:rPr>
          <w:rFonts w:ascii="Arial" w:hAnsi="Arial" w:cs="Arial"/>
          <w:lang w:val="en-US"/>
        </w:rPr>
        <w:t>upland environment, all species c</w:t>
      </w:r>
      <w:r w:rsidR="007F2000">
        <w:rPr>
          <w:rFonts w:ascii="Arial" w:hAnsi="Arial" w:cs="Arial"/>
          <w:lang w:val="en-US"/>
        </w:rPr>
        <w:t>ould</w:t>
      </w:r>
      <w:r w:rsidR="006B7A92">
        <w:rPr>
          <w:rFonts w:ascii="Arial" w:hAnsi="Arial" w:cs="Arial"/>
          <w:lang w:val="en-US"/>
        </w:rPr>
        <w:t xml:space="preserve"> reproduce and sustain their populations. Lowland species were strongly </w:t>
      </w:r>
      <w:r w:rsidR="007974D2">
        <w:rPr>
          <w:rFonts w:ascii="Arial" w:hAnsi="Arial" w:cs="Arial"/>
          <w:lang w:val="en-US"/>
        </w:rPr>
        <w:t>affected</w:t>
      </w:r>
      <w:r w:rsidR="006B7A92">
        <w:rPr>
          <w:rFonts w:ascii="Arial" w:hAnsi="Arial" w:cs="Arial"/>
          <w:lang w:val="en-US"/>
        </w:rPr>
        <w:t xml:space="preserve"> by the density of </w:t>
      </w:r>
      <w:r w:rsidR="006B7A92" w:rsidRPr="00FF7A67">
        <w:rPr>
          <w:rFonts w:ascii="Arial" w:hAnsi="Arial" w:cs="Arial"/>
          <w:i/>
          <w:iCs/>
          <w:lang w:val="en-US"/>
        </w:rPr>
        <w:t xml:space="preserve">D. </w:t>
      </w:r>
      <w:proofErr w:type="spellStart"/>
      <w:r w:rsidR="00EA5252">
        <w:rPr>
          <w:rFonts w:ascii="Arial" w:hAnsi="Arial" w:cs="Arial"/>
          <w:i/>
          <w:iCs/>
          <w:lang w:val="en-US"/>
        </w:rPr>
        <w:t>pallidifrons</w:t>
      </w:r>
      <w:proofErr w:type="spellEnd"/>
      <w:r w:rsidR="006B7A92">
        <w:rPr>
          <w:rFonts w:ascii="Arial" w:hAnsi="Arial" w:cs="Arial"/>
          <w:lang w:val="en-US"/>
        </w:rPr>
        <w:t xml:space="preserve">, an upland species. While upland species </w:t>
      </w:r>
      <w:r w:rsidR="007625A8">
        <w:rPr>
          <w:rFonts w:ascii="Arial" w:hAnsi="Arial" w:cs="Arial"/>
          <w:lang w:val="en-US"/>
        </w:rPr>
        <w:t>were</w:t>
      </w:r>
      <w:r w:rsidR="006B7A92">
        <w:rPr>
          <w:rFonts w:ascii="Arial" w:hAnsi="Arial" w:cs="Arial"/>
          <w:lang w:val="en-US"/>
        </w:rPr>
        <w:t xml:space="preserve"> significantly less affected by </w:t>
      </w:r>
      <w:r w:rsidR="005F4C4E">
        <w:rPr>
          <w:rFonts w:ascii="Arial" w:hAnsi="Arial" w:cs="Arial"/>
          <w:lang w:val="en-US"/>
        </w:rPr>
        <w:t>low</w:t>
      </w:r>
      <w:r w:rsidR="006B7A92">
        <w:rPr>
          <w:rFonts w:ascii="Arial" w:hAnsi="Arial" w:cs="Arial"/>
          <w:lang w:val="en-US"/>
        </w:rPr>
        <w:t>land species, shown by lower interspecific competition coefficients</w:t>
      </w:r>
      <w:r w:rsidR="00E12A4C">
        <w:rPr>
          <w:rFonts w:ascii="Arial" w:hAnsi="Arial" w:cs="Arial"/>
          <w:lang w:val="en-US"/>
        </w:rPr>
        <w:t xml:space="preserve">, </w:t>
      </w:r>
      <w:r w:rsidR="00E12A4C">
        <w:rPr>
          <w:rFonts w:ascii="Arial" w:hAnsi="Arial" w:cs="Arial"/>
          <w:lang w:val="en-US"/>
        </w:rPr>
        <w:sym w:font="Symbol" w:char="F062"/>
      </w:r>
      <w:r w:rsidR="006B7A92">
        <w:rPr>
          <w:rFonts w:ascii="Arial" w:hAnsi="Arial" w:cs="Arial"/>
          <w:lang w:val="en-US"/>
        </w:rPr>
        <w:t xml:space="preserve"> (</w:t>
      </w:r>
      <w:r w:rsidR="005F4C4E">
        <w:rPr>
          <w:rFonts w:ascii="Arial" w:hAnsi="Arial" w:cs="Arial"/>
          <w:lang w:val="en-US"/>
        </w:rPr>
        <w:t>F</w:t>
      </w:r>
      <w:r w:rsidR="006B7A92">
        <w:rPr>
          <w:rFonts w:ascii="Arial" w:hAnsi="Arial" w:cs="Arial"/>
          <w:lang w:val="en-US"/>
        </w:rPr>
        <w:t xml:space="preserve">igure </w:t>
      </w:r>
      <w:commentRangeStart w:id="239"/>
      <w:r w:rsidR="00E432E6">
        <w:rPr>
          <w:rFonts w:ascii="Arial" w:hAnsi="Arial" w:cs="Arial"/>
          <w:lang w:val="en-US"/>
        </w:rPr>
        <w:t>4</w:t>
      </w:r>
      <w:r w:rsidR="006B7A92">
        <w:rPr>
          <w:rFonts w:ascii="Arial" w:hAnsi="Arial" w:cs="Arial"/>
          <w:lang w:val="en-US"/>
        </w:rPr>
        <w:t>a</w:t>
      </w:r>
      <w:commentRangeEnd w:id="239"/>
      <w:r w:rsidR="00401749">
        <w:rPr>
          <w:rStyle w:val="CommentReference"/>
          <w:rFonts w:asciiTheme="minorHAnsi" w:eastAsiaTheme="minorHAnsi" w:hAnsiTheme="minorHAnsi" w:cstheme="minorBidi"/>
          <w:lang w:eastAsia="en-US"/>
        </w:rPr>
        <w:commentReference w:id="239"/>
      </w:r>
      <w:r w:rsidR="007625A8">
        <w:rPr>
          <w:rFonts w:ascii="Arial" w:hAnsi="Arial" w:cs="Arial"/>
          <w:lang w:val="en-US"/>
        </w:rPr>
        <w:t xml:space="preserve">, </w:t>
      </w:r>
      <w:r w:rsidR="005F4C4E">
        <w:rPr>
          <w:rFonts w:ascii="Arial" w:hAnsi="Arial" w:cs="Arial"/>
          <w:lang w:val="en-US"/>
        </w:rPr>
        <w:t>T</w:t>
      </w:r>
      <w:r w:rsidR="007625A8">
        <w:rPr>
          <w:rFonts w:ascii="Arial" w:hAnsi="Arial" w:cs="Arial"/>
          <w:lang w:val="en-US"/>
        </w:rPr>
        <w:t>able 2</w:t>
      </w:r>
      <w:r w:rsidR="006B7A92">
        <w:rPr>
          <w:rFonts w:ascii="Arial" w:hAnsi="Arial" w:cs="Arial"/>
          <w:lang w:val="en-US"/>
        </w:rPr>
        <w:t>).</w:t>
      </w:r>
      <w:r w:rsidR="007625A8">
        <w:rPr>
          <w:rFonts w:ascii="Arial" w:hAnsi="Arial" w:cs="Arial"/>
          <w:lang w:val="en-US"/>
        </w:rPr>
        <w:t xml:space="preserve"> </w:t>
      </w:r>
      <w:r w:rsidR="007974D2">
        <w:rPr>
          <w:rFonts w:ascii="Arial" w:hAnsi="Arial" w:cs="Arial"/>
          <w:lang w:val="en-US"/>
        </w:rPr>
        <w:t>Competition</w:t>
      </w:r>
      <w:r w:rsidR="007625A8">
        <w:rPr>
          <w:rFonts w:ascii="Arial" w:hAnsi="Arial" w:cs="Arial"/>
          <w:lang w:val="en-US"/>
        </w:rPr>
        <w:t xml:space="preserve"> </w:t>
      </w:r>
      <w:r w:rsidR="00D22E43">
        <w:rPr>
          <w:rFonts w:ascii="Arial" w:hAnsi="Arial" w:cs="Arial"/>
          <w:lang w:val="en-US"/>
        </w:rPr>
        <w:t xml:space="preserve">under </w:t>
      </w:r>
      <w:r w:rsidR="007974D2">
        <w:rPr>
          <w:rFonts w:ascii="Arial" w:hAnsi="Arial" w:cs="Arial"/>
          <w:lang w:val="en-US"/>
        </w:rPr>
        <w:t>upland</w:t>
      </w:r>
      <w:r w:rsidR="007625A8">
        <w:rPr>
          <w:rFonts w:ascii="Arial" w:hAnsi="Arial" w:cs="Arial"/>
          <w:lang w:val="en-US"/>
        </w:rPr>
        <w:t xml:space="preserve"> </w:t>
      </w:r>
      <w:r w:rsidR="00D22E43">
        <w:rPr>
          <w:rFonts w:ascii="Arial" w:hAnsi="Arial" w:cs="Arial"/>
          <w:lang w:val="en-US"/>
        </w:rPr>
        <w:t xml:space="preserve">conditions </w:t>
      </w:r>
      <w:r w:rsidR="007625A8">
        <w:rPr>
          <w:rFonts w:ascii="Arial" w:hAnsi="Arial" w:cs="Arial"/>
          <w:lang w:val="en-US"/>
        </w:rPr>
        <w:t>was predicted to drive lowland species to exclusion (Table 2, SI 3abf).</w:t>
      </w:r>
      <w:r w:rsidR="00A76C14">
        <w:rPr>
          <w:rFonts w:ascii="Arial" w:hAnsi="Arial" w:cs="Arial"/>
          <w:lang w:val="en-US"/>
        </w:rPr>
        <w:t xml:space="preserve"> In the empirical test of the long-term competition between two representative upland and lowland species,</w:t>
      </w:r>
      <w:r w:rsidR="007625A8">
        <w:rPr>
          <w:rFonts w:ascii="Arial" w:hAnsi="Arial" w:cs="Arial"/>
          <w:lang w:val="en-US"/>
        </w:rPr>
        <w:t xml:space="preserve"> </w:t>
      </w:r>
      <w:r w:rsidR="00FF7A67">
        <w:rPr>
          <w:rFonts w:ascii="Arial" w:hAnsi="Arial" w:cs="Arial"/>
          <w:lang w:val="en-US"/>
        </w:rPr>
        <w:t xml:space="preserve">high temperature drove </w:t>
      </w:r>
      <w:ins w:id="240" w:author="Benjamin Van Doren" w:date="2021-11-29T17:52:00Z">
        <w:r w:rsidR="00CB7CB5">
          <w:rPr>
            <w:rFonts w:ascii="Arial" w:hAnsi="Arial" w:cs="Arial"/>
            <w:lang w:val="en-US"/>
          </w:rPr>
          <w:t xml:space="preserve">the upland </w:t>
        </w:r>
      </w:ins>
      <w:r w:rsidR="00FF7A67" w:rsidRPr="00FF7A67">
        <w:rPr>
          <w:rFonts w:ascii="Arial" w:hAnsi="Arial" w:cs="Arial"/>
          <w:i/>
          <w:iCs/>
          <w:lang w:val="en-US"/>
        </w:rPr>
        <w:t xml:space="preserve">D. </w:t>
      </w:r>
      <w:proofErr w:type="spellStart"/>
      <w:r w:rsidR="00EA5252">
        <w:rPr>
          <w:rFonts w:ascii="Arial" w:hAnsi="Arial" w:cs="Arial"/>
          <w:i/>
          <w:iCs/>
          <w:lang w:val="en-US"/>
        </w:rPr>
        <w:t>pallidifrons</w:t>
      </w:r>
      <w:proofErr w:type="spellEnd"/>
      <w:r w:rsidR="00FF7A67">
        <w:rPr>
          <w:rFonts w:ascii="Arial" w:hAnsi="Arial" w:cs="Arial"/>
          <w:lang w:val="en-US"/>
        </w:rPr>
        <w:t xml:space="preserve"> to extinction regardless of the </w:t>
      </w:r>
      <w:r w:rsidR="00F9470A">
        <w:rPr>
          <w:rFonts w:ascii="Arial" w:hAnsi="Arial" w:cs="Arial"/>
          <w:lang w:val="en-US"/>
        </w:rPr>
        <w:t xml:space="preserve">starting </w:t>
      </w:r>
      <w:r w:rsidR="00803F56">
        <w:rPr>
          <w:rFonts w:ascii="Arial" w:hAnsi="Arial" w:cs="Arial"/>
          <w:lang w:val="en-US"/>
        </w:rPr>
        <w:t xml:space="preserve">species </w:t>
      </w:r>
      <w:r w:rsidR="00F9470A">
        <w:rPr>
          <w:rFonts w:ascii="Arial" w:hAnsi="Arial" w:cs="Arial"/>
          <w:lang w:val="en-US"/>
        </w:rPr>
        <w:t>composition</w:t>
      </w:r>
      <w:r w:rsidR="00A76C14">
        <w:rPr>
          <w:rFonts w:ascii="Arial" w:hAnsi="Arial" w:cs="Arial"/>
          <w:lang w:val="en-US"/>
        </w:rPr>
        <w:t xml:space="preserve"> (monoculture versus mixed species culture)</w:t>
      </w:r>
      <w:r w:rsidR="00FF7A67">
        <w:rPr>
          <w:rFonts w:ascii="Arial" w:hAnsi="Arial" w:cs="Arial"/>
          <w:lang w:val="en-US"/>
        </w:rPr>
        <w:t xml:space="preserve">. In contrast, </w:t>
      </w:r>
      <w:r w:rsidR="007974D2">
        <w:rPr>
          <w:rFonts w:ascii="Arial" w:hAnsi="Arial" w:cs="Arial"/>
          <w:lang w:val="en-US"/>
        </w:rPr>
        <w:t>the monoculture</w:t>
      </w:r>
      <w:r w:rsidR="00FF7A67">
        <w:rPr>
          <w:rFonts w:ascii="Arial" w:hAnsi="Arial" w:cs="Arial"/>
          <w:lang w:val="en-US"/>
        </w:rPr>
        <w:t xml:space="preserve"> of</w:t>
      </w:r>
      <w:ins w:id="241" w:author="Benjamin Van Doren" w:date="2021-11-29T17:52:00Z">
        <w:r w:rsidR="00CB7CB5">
          <w:rPr>
            <w:rFonts w:ascii="Arial" w:hAnsi="Arial" w:cs="Arial"/>
            <w:lang w:val="en-US"/>
          </w:rPr>
          <w:t xml:space="preserve"> the lowland</w:t>
        </w:r>
      </w:ins>
      <w:r w:rsidR="00FF7A67">
        <w:rPr>
          <w:rFonts w:ascii="Arial" w:hAnsi="Arial" w:cs="Arial"/>
          <w:lang w:val="en-US"/>
        </w:rPr>
        <w:t xml:space="preserve"> </w:t>
      </w:r>
      <w:r w:rsidR="00FF7A67" w:rsidRPr="00FF7A67">
        <w:rPr>
          <w:rFonts w:ascii="Arial" w:hAnsi="Arial" w:cs="Arial"/>
          <w:i/>
          <w:iCs/>
          <w:lang w:val="en-US"/>
        </w:rPr>
        <w:t>D. pandora</w:t>
      </w:r>
      <w:r w:rsidR="00FF7A67">
        <w:rPr>
          <w:rFonts w:ascii="Arial" w:hAnsi="Arial" w:cs="Arial"/>
          <w:lang w:val="en-US"/>
        </w:rPr>
        <w:t xml:space="preserve"> </w:t>
      </w:r>
      <w:r w:rsidR="00D22E43">
        <w:rPr>
          <w:rFonts w:ascii="Arial" w:hAnsi="Arial" w:cs="Arial"/>
          <w:lang w:val="en-US"/>
        </w:rPr>
        <w:t xml:space="preserve">remained </w:t>
      </w:r>
      <w:r w:rsidR="007F2000">
        <w:rPr>
          <w:rFonts w:ascii="Arial" w:hAnsi="Arial" w:cs="Arial"/>
          <w:lang w:val="en-US"/>
        </w:rPr>
        <w:t>abundant</w:t>
      </w:r>
      <w:r w:rsidR="00FF7A67">
        <w:rPr>
          <w:rFonts w:ascii="Arial" w:hAnsi="Arial" w:cs="Arial"/>
          <w:lang w:val="en-US"/>
        </w:rPr>
        <w:t xml:space="preserve"> in both temperature</w:t>
      </w:r>
      <w:r w:rsidR="007974D2">
        <w:rPr>
          <w:rFonts w:ascii="Arial" w:hAnsi="Arial" w:cs="Arial"/>
          <w:lang w:val="en-US"/>
        </w:rPr>
        <w:t>s</w:t>
      </w:r>
      <w:r w:rsidR="00FF7A67">
        <w:rPr>
          <w:rFonts w:ascii="Arial" w:hAnsi="Arial" w:cs="Arial"/>
          <w:lang w:val="en-US"/>
        </w:rPr>
        <w:t xml:space="preserve"> when raised alone. </w:t>
      </w:r>
      <w:del w:id="242" w:author="Benjamin Van Doren" w:date="2021-11-29T17:53:00Z">
        <w:r w:rsidR="007F2000" w:rsidDel="00CB7CB5">
          <w:rPr>
            <w:rFonts w:ascii="Arial" w:hAnsi="Arial" w:cs="Arial"/>
            <w:lang w:val="en-US"/>
          </w:rPr>
          <w:delText xml:space="preserve">However, </w:delText>
        </w:r>
        <w:r w:rsidR="004161ED" w:rsidDel="00CB7CB5">
          <w:rPr>
            <w:rFonts w:ascii="Arial" w:hAnsi="Arial" w:cs="Arial"/>
            <w:lang w:val="en-US"/>
          </w:rPr>
          <w:delText>t</w:delText>
        </w:r>
      </w:del>
      <w:ins w:id="243" w:author="Benjamin Van Doren" w:date="2021-11-29T17:53:00Z">
        <w:r w:rsidR="00CB7CB5">
          <w:rPr>
            <w:rFonts w:ascii="Arial" w:hAnsi="Arial" w:cs="Arial"/>
            <w:lang w:val="en-US"/>
          </w:rPr>
          <w:t>T</w:t>
        </w:r>
      </w:ins>
      <w:r w:rsidR="004161ED">
        <w:rPr>
          <w:rFonts w:ascii="Arial" w:hAnsi="Arial" w:cs="Arial"/>
          <w:lang w:val="en-US"/>
        </w:rPr>
        <w:t xml:space="preserve">heir </w:t>
      </w:r>
      <w:r w:rsidR="00FF7A67">
        <w:rPr>
          <w:rFonts w:ascii="Arial" w:hAnsi="Arial" w:cs="Arial"/>
          <w:lang w:val="en-US"/>
        </w:rPr>
        <w:t>population</w:t>
      </w:r>
      <w:r w:rsidR="004161ED">
        <w:rPr>
          <w:rFonts w:ascii="Arial" w:hAnsi="Arial" w:cs="Arial"/>
          <w:lang w:val="en-US"/>
        </w:rPr>
        <w:t>s</w:t>
      </w:r>
      <w:r w:rsidR="00FF7A67">
        <w:rPr>
          <w:rFonts w:ascii="Arial" w:hAnsi="Arial" w:cs="Arial"/>
          <w:lang w:val="en-US"/>
        </w:rPr>
        <w:t xml:space="preserve"> w</w:t>
      </w:r>
      <w:r w:rsidR="004161ED">
        <w:rPr>
          <w:rFonts w:ascii="Arial" w:hAnsi="Arial" w:cs="Arial"/>
          <w:lang w:val="en-US"/>
        </w:rPr>
        <w:t>ere</w:t>
      </w:r>
      <w:r w:rsidR="00FF7A67">
        <w:rPr>
          <w:rFonts w:ascii="Arial" w:hAnsi="Arial" w:cs="Arial"/>
          <w:lang w:val="en-US"/>
        </w:rPr>
        <w:t xml:space="preserve"> significantly reduced </w:t>
      </w:r>
      <w:r w:rsidR="00D22E43">
        <w:rPr>
          <w:rFonts w:ascii="Arial" w:hAnsi="Arial" w:cs="Arial"/>
          <w:lang w:val="en-US"/>
        </w:rPr>
        <w:t xml:space="preserve">at </w:t>
      </w:r>
      <w:r w:rsidR="00841508">
        <w:rPr>
          <w:rFonts w:ascii="Arial" w:hAnsi="Arial" w:cs="Arial"/>
          <w:lang w:val="en-US"/>
        </w:rPr>
        <w:t xml:space="preserve">the </w:t>
      </w:r>
      <w:r w:rsidR="00FF7A67">
        <w:rPr>
          <w:rFonts w:ascii="Arial" w:hAnsi="Arial" w:cs="Arial"/>
          <w:lang w:val="en-US"/>
        </w:rPr>
        <w:t xml:space="preserve">low temperature only when in the presence of </w:t>
      </w:r>
      <w:r w:rsidR="00C8402E" w:rsidRPr="00FF7A67">
        <w:rPr>
          <w:rFonts w:ascii="Arial" w:hAnsi="Arial" w:cs="Arial"/>
          <w:i/>
          <w:iCs/>
          <w:lang w:val="en-US"/>
        </w:rPr>
        <w:t xml:space="preserve">D. </w:t>
      </w:r>
      <w:proofErr w:type="spellStart"/>
      <w:r w:rsidR="00EA5252">
        <w:rPr>
          <w:rFonts w:ascii="Arial" w:hAnsi="Arial" w:cs="Arial"/>
          <w:i/>
          <w:iCs/>
          <w:lang w:val="en-US"/>
        </w:rPr>
        <w:t>pallidifrons</w:t>
      </w:r>
      <w:proofErr w:type="spellEnd"/>
      <w:r w:rsidR="00C8402E">
        <w:rPr>
          <w:rFonts w:ascii="Arial" w:hAnsi="Arial" w:cs="Arial"/>
          <w:lang w:val="en-US"/>
        </w:rPr>
        <w:t xml:space="preserve"> </w:t>
      </w:r>
      <w:r w:rsidR="00803F56">
        <w:rPr>
          <w:rFonts w:ascii="Arial" w:hAnsi="Arial" w:cs="Arial"/>
          <w:lang w:val="en-US"/>
        </w:rPr>
        <w:t xml:space="preserve">(Figure </w:t>
      </w:r>
      <w:r w:rsidR="00E432E6">
        <w:rPr>
          <w:rFonts w:ascii="Arial" w:hAnsi="Arial" w:cs="Arial"/>
          <w:lang w:val="en-US"/>
        </w:rPr>
        <w:t>5</w:t>
      </w:r>
      <w:r w:rsidR="00803F56">
        <w:rPr>
          <w:rFonts w:ascii="Arial" w:hAnsi="Arial" w:cs="Arial"/>
          <w:lang w:val="en-US"/>
        </w:rPr>
        <w:t>)</w:t>
      </w:r>
      <w:r w:rsidR="00FF7A67">
        <w:rPr>
          <w:rFonts w:ascii="Arial" w:hAnsi="Arial" w:cs="Arial"/>
          <w:lang w:val="en-US"/>
        </w:rPr>
        <w:t>.</w:t>
      </w:r>
    </w:p>
    <w:p w14:paraId="1F7B90A4" w14:textId="77777777" w:rsidR="00036A2A" w:rsidRPr="006132F4" w:rsidRDefault="00036A2A" w:rsidP="007C1BC4">
      <w:pPr>
        <w:rPr>
          <w:rFonts w:ascii="Arial" w:hAnsi="Arial" w:cs="Arial"/>
          <w:lang w:val="en-US"/>
        </w:rPr>
      </w:pPr>
    </w:p>
    <w:p w14:paraId="3CFACF74" w14:textId="77777777" w:rsidR="00930FF3" w:rsidRPr="007F05C5" w:rsidRDefault="00930FF3" w:rsidP="007C1BC4">
      <w:pPr>
        <w:rPr>
          <w:rFonts w:ascii="Arial" w:hAnsi="Arial" w:cs="Arial"/>
          <w:lang w:val="en-US"/>
        </w:rPr>
      </w:pPr>
    </w:p>
    <w:p w14:paraId="62FB0282" w14:textId="3A33ECB9" w:rsidR="00930FF3" w:rsidRPr="007F05C5" w:rsidRDefault="00930FF3" w:rsidP="007C1BC4">
      <w:pPr>
        <w:rPr>
          <w:rFonts w:ascii="Arial" w:hAnsi="Arial" w:cs="Arial"/>
          <w:lang w:val="en-US"/>
        </w:rPr>
      </w:pPr>
      <w:r w:rsidRPr="007F05C5">
        <w:rPr>
          <w:rFonts w:ascii="Arial" w:hAnsi="Arial" w:cs="Arial"/>
          <w:b/>
          <w:bCs/>
          <w:lang w:val="en-US"/>
        </w:rPr>
        <w:t>Discussion</w:t>
      </w:r>
    </w:p>
    <w:p w14:paraId="3C794036" w14:textId="2998E347" w:rsidR="00B30C51" w:rsidRDefault="00D82A0C" w:rsidP="007C1BC4">
      <w:pPr>
        <w:ind w:firstLine="720"/>
        <w:rPr>
          <w:rFonts w:ascii="Arial" w:hAnsi="Arial" w:cs="Arial"/>
          <w:lang w:val="en-US"/>
        </w:rPr>
      </w:pPr>
      <w:r>
        <w:rPr>
          <w:rFonts w:ascii="Arial" w:hAnsi="Arial" w:cs="Arial"/>
          <w:lang w:val="en-US"/>
        </w:rPr>
        <w:t>Our results run counter to the</w:t>
      </w:r>
      <w:r w:rsidR="000625C0">
        <w:rPr>
          <w:rFonts w:ascii="Arial" w:hAnsi="Arial" w:cs="Arial"/>
          <w:lang w:val="en-US"/>
        </w:rPr>
        <w:t xml:space="preserve"> common assum</w:t>
      </w:r>
      <w:r>
        <w:rPr>
          <w:rFonts w:ascii="Arial" w:hAnsi="Arial" w:cs="Arial"/>
          <w:lang w:val="en-US"/>
        </w:rPr>
        <w:t>ption</w:t>
      </w:r>
      <w:r w:rsidR="000625C0">
        <w:rPr>
          <w:rFonts w:ascii="Arial" w:hAnsi="Arial" w:cs="Arial"/>
          <w:lang w:val="en-US"/>
        </w:rPr>
        <w:t xml:space="preserve"> </w:t>
      </w:r>
      <w:r w:rsidR="00B30C51" w:rsidRPr="002A0FC2">
        <w:rPr>
          <w:rFonts w:ascii="Arial" w:hAnsi="Arial" w:cs="Arial"/>
          <w:lang w:val="en-US"/>
        </w:rPr>
        <w:t>that cold boundaries</w:t>
      </w:r>
      <w:r w:rsidR="003D6BD4">
        <w:rPr>
          <w:rFonts w:ascii="Arial" w:hAnsi="Arial" w:cs="Arial"/>
          <w:lang w:val="en-US"/>
        </w:rPr>
        <w:t xml:space="preserve"> to species’ ranges</w:t>
      </w:r>
      <w:r w:rsidR="00B30C51" w:rsidRPr="002A0FC2">
        <w:rPr>
          <w:rFonts w:ascii="Arial" w:hAnsi="Arial" w:cs="Arial"/>
          <w:lang w:val="en-US"/>
        </w:rPr>
        <w:t xml:space="preserve"> </w:t>
      </w:r>
      <w:r w:rsidR="003D6BD4">
        <w:rPr>
          <w:rFonts w:ascii="Arial" w:hAnsi="Arial" w:cs="Arial"/>
          <w:lang w:val="en-US"/>
        </w:rPr>
        <w:t>are constrained abiotically and reflect</w:t>
      </w:r>
      <w:r w:rsidR="003D6BD4" w:rsidRPr="002A0FC2">
        <w:rPr>
          <w:rFonts w:ascii="Arial" w:hAnsi="Arial" w:cs="Arial"/>
          <w:lang w:val="en-US"/>
        </w:rPr>
        <w:t xml:space="preserve"> </w:t>
      </w:r>
      <w:r w:rsidR="00B30C51" w:rsidRPr="002A0FC2">
        <w:rPr>
          <w:rFonts w:ascii="Arial" w:hAnsi="Arial" w:cs="Arial"/>
          <w:lang w:val="en-US"/>
        </w:rPr>
        <w:t>thermal niche</w:t>
      </w:r>
      <w:r w:rsidR="003D6BD4">
        <w:rPr>
          <w:rFonts w:ascii="Arial" w:hAnsi="Arial" w:cs="Arial"/>
          <w:lang w:val="en-US"/>
        </w:rPr>
        <w:t xml:space="preserve">s, </w:t>
      </w:r>
      <w:r>
        <w:rPr>
          <w:rFonts w:ascii="Arial" w:hAnsi="Arial" w:cs="Arial"/>
          <w:lang w:val="en-US"/>
        </w:rPr>
        <w:t>while</w:t>
      </w:r>
      <w:r w:rsidR="00B30C51" w:rsidRPr="002A0FC2">
        <w:rPr>
          <w:rFonts w:ascii="Arial" w:hAnsi="Arial" w:cs="Arial"/>
          <w:lang w:val="en-US"/>
        </w:rPr>
        <w:t xml:space="preserve"> biotic interactions define warm boundaries</w:t>
      </w:r>
      <w:r>
        <w:rPr>
          <w:rFonts w:ascii="Arial" w:hAnsi="Arial" w:cs="Arial"/>
          <w:lang w:val="en-US"/>
        </w:rPr>
        <w:t>. W</w:t>
      </w:r>
      <w:r w:rsidR="004B1834">
        <w:rPr>
          <w:rFonts w:ascii="Arial" w:hAnsi="Arial" w:cs="Arial"/>
          <w:lang w:val="en-US"/>
        </w:rPr>
        <w:t>e found that</w:t>
      </w:r>
      <w:r w:rsidR="00B30C51" w:rsidRPr="002A0FC2">
        <w:rPr>
          <w:rFonts w:ascii="Arial" w:hAnsi="Arial" w:cs="Arial"/>
          <w:lang w:val="en-US"/>
        </w:rPr>
        <w:t xml:space="preserve"> </w:t>
      </w:r>
      <w:r w:rsidR="00CC58AC" w:rsidRPr="002A0FC2">
        <w:rPr>
          <w:rFonts w:ascii="Arial" w:hAnsi="Arial" w:cs="Arial"/>
          <w:lang w:val="en-US"/>
        </w:rPr>
        <w:t>high temperature</w:t>
      </w:r>
      <w:r w:rsidR="00CC58AC">
        <w:rPr>
          <w:rFonts w:ascii="Arial" w:hAnsi="Arial" w:cs="Arial"/>
          <w:lang w:val="en-US"/>
        </w:rPr>
        <w:t>s</w:t>
      </w:r>
      <w:r w:rsidR="00CC58AC" w:rsidRPr="002A0FC2">
        <w:rPr>
          <w:rFonts w:ascii="Arial" w:hAnsi="Arial" w:cs="Arial"/>
          <w:lang w:val="en-US"/>
        </w:rPr>
        <w:t xml:space="preserve"> experienced </w:t>
      </w:r>
      <w:proofErr w:type="gramStart"/>
      <w:r w:rsidR="00CC58AC">
        <w:rPr>
          <w:rFonts w:ascii="Arial" w:hAnsi="Arial" w:cs="Arial"/>
          <w:lang w:val="en-US"/>
        </w:rPr>
        <w:t>on a daily basis</w:t>
      </w:r>
      <w:proofErr w:type="gramEnd"/>
      <w:r w:rsidR="00CC58AC" w:rsidRPr="002A0FC2">
        <w:rPr>
          <w:rFonts w:ascii="Arial" w:hAnsi="Arial" w:cs="Arial"/>
          <w:lang w:val="en-US"/>
        </w:rPr>
        <w:t xml:space="preserve"> </w:t>
      </w:r>
      <w:r w:rsidR="00CC58AC">
        <w:rPr>
          <w:rFonts w:ascii="Arial" w:hAnsi="Arial" w:cs="Arial"/>
          <w:lang w:val="en-US"/>
        </w:rPr>
        <w:t>at</w:t>
      </w:r>
      <w:r w:rsidR="00CC58AC" w:rsidRPr="002A0FC2">
        <w:rPr>
          <w:rFonts w:ascii="Arial" w:hAnsi="Arial" w:cs="Arial"/>
          <w:lang w:val="en-US"/>
        </w:rPr>
        <w:t xml:space="preserve"> lowland</w:t>
      </w:r>
      <w:r w:rsidR="00CC58AC">
        <w:rPr>
          <w:rFonts w:ascii="Arial" w:hAnsi="Arial" w:cs="Arial"/>
          <w:lang w:val="en-US"/>
        </w:rPr>
        <w:t xml:space="preserve"> sites</w:t>
      </w:r>
      <w:r w:rsidR="00623168">
        <w:rPr>
          <w:rFonts w:ascii="Arial" w:hAnsi="Arial" w:cs="Arial"/>
          <w:lang w:val="en-US"/>
        </w:rPr>
        <w:t xml:space="preserve"> were sufficiently high to serve as an environmental filter determining the composition of</w:t>
      </w:r>
      <w:r w:rsidR="00CC58AC" w:rsidRPr="002A0FC2" w:rsidDel="004B1834">
        <w:rPr>
          <w:rFonts w:ascii="Arial" w:hAnsi="Arial" w:cs="Arial"/>
          <w:lang w:val="en-US"/>
        </w:rPr>
        <w:t xml:space="preserve"> </w:t>
      </w:r>
      <w:r w:rsidR="00B30C51" w:rsidRPr="000B7346">
        <w:rPr>
          <w:rFonts w:ascii="Arial" w:hAnsi="Arial" w:cs="Arial"/>
          <w:i/>
          <w:iCs/>
          <w:lang w:val="en-US"/>
        </w:rPr>
        <w:t>Drosophila</w:t>
      </w:r>
      <w:r w:rsidR="00B30C51" w:rsidRPr="002A0FC2">
        <w:rPr>
          <w:rFonts w:ascii="Arial" w:hAnsi="Arial" w:cs="Arial"/>
          <w:lang w:val="en-US"/>
        </w:rPr>
        <w:t xml:space="preserve"> communit</w:t>
      </w:r>
      <w:r>
        <w:rPr>
          <w:rFonts w:ascii="Arial" w:hAnsi="Arial" w:cs="Arial"/>
          <w:lang w:val="en-US"/>
        </w:rPr>
        <w:t>ies</w:t>
      </w:r>
      <w:r w:rsidR="00B30C51" w:rsidRPr="002A0FC2">
        <w:rPr>
          <w:rFonts w:ascii="Arial" w:hAnsi="Arial" w:cs="Arial"/>
          <w:lang w:val="en-US"/>
        </w:rPr>
        <w:t xml:space="preserve">. </w:t>
      </w:r>
      <w:r w:rsidR="008F40A7">
        <w:rPr>
          <w:rFonts w:ascii="Arial" w:hAnsi="Arial" w:cs="Arial"/>
          <w:lang w:val="en-US"/>
        </w:rPr>
        <w:t>In</w:t>
      </w:r>
      <w:r w:rsidR="0081173E">
        <w:rPr>
          <w:rFonts w:ascii="Arial" w:hAnsi="Arial" w:cs="Arial"/>
          <w:lang w:val="en-US"/>
        </w:rPr>
        <w:t xml:space="preserve"> </w:t>
      </w:r>
      <w:r w:rsidR="008F40A7">
        <w:rPr>
          <w:rFonts w:ascii="Arial" w:hAnsi="Arial" w:cs="Arial"/>
          <w:lang w:val="en-US"/>
        </w:rPr>
        <w:t>cooler environment</w:t>
      </w:r>
      <w:ins w:id="244" w:author="Benjamin Van Doren" w:date="2021-11-29T17:54:00Z">
        <w:r w:rsidR="00A3702A">
          <w:rPr>
            <w:rFonts w:ascii="Arial" w:hAnsi="Arial" w:cs="Arial"/>
            <w:lang w:val="en-US"/>
          </w:rPr>
          <w:t>s</w:t>
        </w:r>
      </w:ins>
      <w:r w:rsidR="008F40A7">
        <w:rPr>
          <w:rFonts w:ascii="Arial" w:hAnsi="Arial" w:cs="Arial"/>
          <w:lang w:val="en-US"/>
        </w:rPr>
        <w:t xml:space="preserve"> at </w:t>
      </w:r>
      <w:r w:rsidR="0081173E">
        <w:rPr>
          <w:rFonts w:ascii="Arial" w:hAnsi="Arial" w:cs="Arial"/>
          <w:lang w:val="en-US"/>
        </w:rPr>
        <w:t xml:space="preserve">high elevations, </w:t>
      </w:r>
      <w:r w:rsidR="00B30C51" w:rsidRPr="002A0FC2">
        <w:rPr>
          <w:rFonts w:ascii="Arial" w:hAnsi="Arial" w:cs="Arial"/>
          <w:lang w:val="en-US"/>
        </w:rPr>
        <w:t xml:space="preserve">lowland species </w:t>
      </w:r>
      <w:del w:id="245" w:author="Benjamin Van Doren" w:date="2021-11-29T17:54:00Z">
        <w:r w:rsidR="00B30C51" w:rsidRPr="002A0FC2" w:rsidDel="00A3702A">
          <w:rPr>
            <w:rFonts w:ascii="Arial" w:hAnsi="Arial" w:cs="Arial"/>
            <w:lang w:val="en-US"/>
          </w:rPr>
          <w:delText xml:space="preserve">are </w:delText>
        </w:r>
      </w:del>
      <w:ins w:id="246" w:author="Benjamin Van Doren" w:date="2021-11-29T17:54:00Z">
        <w:r w:rsidR="00A3702A">
          <w:rPr>
            <w:rFonts w:ascii="Arial" w:hAnsi="Arial" w:cs="Arial"/>
            <w:lang w:val="en-US"/>
          </w:rPr>
          <w:t>were</w:t>
        </w:r>
        <w:r w:rsidR="00A3702A" w:rsidRPr="002A0FC2">
          <w:rPr>
            <w:rFonts w:ascii="Arial" w:hAnsi="Arial" w:cs="Arial"/>
            <w:lang w:val="en-US"/>
          </w:rPr>
          <w:t xml:space="preserve"> </w:t>
        </w:r>
      </w:ins>
      <w:r w:rsidR="00B30C51" w:rsidRPr="002A0FC2">
        <w:rPr>
          <w:rFonts w:ascii="Arial" w:hAnsi="Arial" w:cs="Arial"/>
          <w:lang w:val="en-US"/>
        </w:rPr>
        <w:t xml:space="preserve">outcompeted by </w:t>
      </w:r>
      <w:r w:rsidR="00C72931">
        <w:rPr>
          <w:rFonts w:ascii="Arial" w:hAnsi="Arial" w:cs="Arial"/>
          <w:lang w:val="en-US"/>
        </w:rPr>
        <w:t>certain</w:t>
      </w:r>
      <w:r w:rsidR="00B30C51" w:rsidRPr="002A0FC2">
        <w:rPr>
          <w:rFonts w:ascii="Arial" w:hAnsi="Arial" w:cs="Arial"/>
          <w:lang w:val="en-US"/>
        </w:rPr>
        <w:t xml:space="preserve"> upland species whose distribution </w:t>
      </w:r>
      <w:del w:id="247" w:author="Benjamin Van Doren" w:date="2021-11-29T17:54:00Z">
        <w:r w:rsidR="00C72931" w:rsidDel="00A3702A">
          <w:rPr>
            <w:rFonts w:ascii="Arial" w:hAnsi="Arial" w:cs="Arial"/>
            <w:lang w:val="en-US"/>
          </w:rPr>
          <w:delText>is</w:delText>
        </w:r>
        <w:r w:rsidR="00B30C51" w:rsidRPr="002A0FC2" w:rsidDel="00A3702A">
          <w:rPr>
            <w:rFonts w:ascii="Arial" w:hAnsi="Arial" w:cs="Arial"/>
            <w:lang w:val="en-US"/>
          </w:rPr>
          <w:delText xml:space="preserve"> </w:delText>
        </w:r>
      </w:del>
      <w:ins w:id="248" w:author="Benjamin Van Doren" w:date="2021-11-29T17:54:00Z">
        <w:r w:rsidR="00A3702A">
          <w:rPr>
            <w:rFonts w:ascii="Arial" w:hAnsi="Arial" w:cs="Arial"/>
            <w:lang w:val="en-US"/>
          </w:rPr>
          <w:t>are</w:t>
        </w:r>
        <w:r w:rsidR="00A3702A" w:rsidRPr="002A0FC2">
          <w:rPr>
            <w:rFonts w:ascii="Arial" w:hAnsi="Arial" w:cs="Arial"/>
            <w:lang w:val="en-US"/>
          </w:rPr>
          <w:t xml:space="preserve"> </w:t>
        </w:r>
      </w:ins>
      <w:r w:rsidR="00B30C51" w:rsidRPr="002A0FC2">
        <w:rPr>
          <w:rFonts w:ascii="Arial" w:hAnsi="Arial" w:cs="Arial"/>
          <w:lang w:val="en-US"/>
        </w:rPr>
        <w:t xml:space="preserve">confined to </w:t>
      </w:r>
      <w:r w:rsidR="0081173E">
        <w:rPr>
          <w:rFonts w:ascii="Arial" w:hAnsi="Arial" w:cs="Arial"/>
          <w:lang w:val="en-US"/>
        </w:rPr>
        <w:t xml:space="preserve">high elevations </w:t>
      </w:r>
      <w:proofErr w:type="gramStart"/>
      <w:r w:rsidR="0081173E">
        <w:rPr>
          <w:rFonts w:ascii="Arial" w:hAnsi="Arial" w:cs="Arial"/>
          <w:lang w:val="en-US"/>
        </w:rPr>
        <w:t>as a result of</w:t>
      </w:r>
      <w:proofErr w:type="gramEnd"/>
      <w:r w:rsidR="00B30C51" w:rsidRPr="002A0FC2">
        <w:rPr>
          <w:rFonts w:ascii="Arial" w:hAnsi="Arial" w:cs="Arial"/>
          <w:lang w:val="en-US"/>
        </w:rPr>
        <w:t xml:space="preserve"> </w:t>
      </w:r>
      <w:r w:rsidR="0081173E">
        <w:rPr>
          <w:rFonts w:ascii="Arial" w:hAnsi="Arial" w:cs="Arial"/>
          <w:lang w:val="en-US"/>
        </w:rPr>
        <w:t>their</w:t>
      </w:r>
      <w:r w:rsidR="0081173E" w:rsidRPr="002A0FC2">
        <w:rPr>
          <w:rFonts w:ascii="Arial" w:hAnsi="Arial" w:cs="Arial"/>
          <w:lang w:val="en-US"/>
        </w:rPr>
        <w:t xml:space="preserve"> </w:t>
      </w:r>
      <w:r w:rsidR="00B30C51" w:rsidRPr="002A0FC2">
        <w:rPr>
          <w:rFonts w:ascii="Arial" w:hAnsi="Arial" w:cs="Arial"/>
          <w:lang w:val="en-US"/>
        </w:rPr>
        <w:t>intolerance to heat.</w:t>
      </w:r>
    </w:p>
    <w:p w14:paraId="0790EA93" w14:textId="77777777" w:rsidR="0046703F" w:rsidRDefault="0046703F" w:rsidP="007C1BC4">
      <w:pPr>
        <w:ind w:firstLine="720"/>
        <w:rPr>
          <w:rFonts w:ascii="Arial" w:hAnsi="Arial" w:cs="Arial"/>
          <w:lang w:val="en-US"/>
        </w:rPr>
      </w:pPr>
    </w:p>
    <w:p w14:paraId="04400E2B" w14:textId="058CEC4B" w:rsidR="00D45499" w:rsidRPr="00AF3153" w:rsidRDefault="00AF3153" w:rsidP="007C1BC4">
      <w:pPr>
        <w:rPr>
          <w:rFonts w:ascii="Arial" w:hAnsi="Arial" w:cs="Arial"/>
          <w:i/>
          <w:iCs/>
          <w:lang w:val="en-US"/>
        </w:rPr>
      </w:pPr>
      <w:r>
        <w:rPr>
          <w:rFonts w:ascii="Arial" w:hAnsi="Arial" w:cs="Arial"/>
          <w:i/>
          <w:iCs/>
          <w:lang w:val="en-US"/>
        </w:rPr>
        <w:t>1.</w:t>
      </w:r>
      <w:ins w:id="249" w:author="Benjamin Van Doren" w:date="2021-11-29T17:54:00Z">
        <w:r w:rsidR="004E093D">
          <w:rPr>
            <w:rFonts w:ascii="Arial" w:hAnsi="Arial" w:cs="Arial"/>
            <w:i/>
            <w:iCs/>
            <w:lang w:val="en-US"/>
          </w:rPr>
          <w:t xml:space="preserve"> </w:t>
        </w:r>
      </w:ins>
      <w:r w:rsidR="00D45499" w:rsidRPr="00AF3153">
        <w:rPr>
          <w:rFonts w:ascii="Arial" w:hAnsi="Arial" w:cs="Arial"/>
          <w:i/>
          <w:iCs/>
          <w:lang w:val="en-US"/>
        </w:rPr>
        <w:t xml:space="preserve">Low variation </w:t>
      </w:r>
      <w:del w:id="250" w:author="Benjamin Van Doren" w:date="2021-11-29T17:55:00Z">
        <w:r w:rsidR="00D45499" w:rsidRPr="00AF3153" w:rsidDel="004E093D">
          <w:rPr>
            <w:rFonts w:ascii="Arial" w:hAnsi="Arial" w:cs="Arial"/>
            <w:i/>
            <w:iCs/>
            <w:lang w:val="en-US"/>
          </w:rPr>
          <w:delText xml:space="preserve">of </w:delText>
        </w:r>
      </w:del>
      <w:ins w:id="251" w:author="Benjamin Van Doren" w:date="2021-11-29T17:55:00Z">
        <w:r w:rsidR="004E093D">
          <w:rPr>
            <w:rFonts w:ascii="Arial" w:hAnsi="Arial" w:cs="Arial"/>
            <w:i/>
            <w:iCs/>
            <w:lang w:val="en-US"/>
          </w:rPr>
          <w:t>in</w:t>
        </w:r>
        <w:r w:rsidR="004E093D" w:rsidRPr="00AF3153">
          <w:rPr>
            <w:rFonts w:ascii="Arial" w:hAnsi="Arial" w:cs="Arial"/>
            <w:i/>
            <w:iCs/>
            <w:lang w:val="en-US"/>
          </w:rPr>
          <w:t xml:space="preserve"> </w:t>
        </w:r>
      </w:ins>
      <w:r w:rsidR="00D45499" w:rsidRPr="00AF3153">
        <w:rPr>
          <w:rFonts w:ascii="Arial" w:hAnsi="Arial" w:cs="Arial"/>
          <w:i/>
          <w:iCs/>
          <w:lang w:val="en-US"/>
        </w:rPr>
        <w:t>upper thermal limit</w:t>
      </w:r>
      <w:ins w:id="252" w:author="Benjamin Van Doren" w:date="2021-11-29T17:55:00Z">
        <w:r w:rsidR="004E093D">
          <w:rPr>
            <w:rFonts w:ascii="Arial" w:hAnsi="Arial" w:cs="Arial"/>
            <w:i/>
            <w:iCs/>
            <w:lang w:val="en-US"/>
          </w:rPr>
          <w:t>s</w:t>
        </w:r>
      </w:ins>
    </w:p>
    <w:p w14:paraId="3AEED4E9" w14:textId="59A43E59" w:rsidR="00271FFC" w:rsidRPr="001D33EE" w:rsidRDefault="007D4475" w:rsidP="007C1BC4">
      <w:pPr>
        <w:ind w:firstLine="720"/>
      </w:pPr>
      <w:r>
        <w:rPr>
          <w:rFonts w:ascii="Arial" w:hAnsi="Arial" w:cs="Arial"/>
          <w:lang w:val="en-US"/>
        </w:rPr>
        <w:t>Upper thermal limit</w:t>
      </w:r>
      <w:r w:rsidR="00867830">
        <w:rPr>
          <w:rFonts w:ascii="Arial" w:hAnsi="Arial" w:cs="Arial"/>
          <w:lang w:val="en-US"/>
        </w:rPr>
        <w:t>s</w:t>
      </w:r>
      <w:r>
        <w:rPr>
          <w:rFonts w:ascii="Arial" w:hAnsi="Arial" w:cs="Arial"/>
          <w:lang w:val="en-US"/>
        </w:rPr>
        <w:t xml:space="preserve"> </w:t>
      </w:r>
      <w:r w:rsidR="001D33EE">
        <w:rPr>
          <w:rFonts w:ascii="Arial" w:hAnsi="Arial" w:cs="Arial"/>
          <w:lang w:val="en-US"/>
        </w:rPr>
        <w:t>show low level</w:t>
      </w:r>
      <w:r w:rsidR="00867830">
        <w:rPr>
          <w:rFonts w:ascii="Arial" w:hAnsi="Arial" w:cs="Arial"/>
          <w:lang w:val="en-US"/>
        </w:rPr>
        <w:t>s</w:t>
      </w:r>
      <w:r w:rsidR="001D33EE">
        <w:rPr>
          <w:rFonts w:ascii="Arial" w:hAnsi="Arial" w:cs="Arial"/>
          <w:lang w:val="en-US"/>
        </w:rPr>
        <w:t xml:space="preserve"> of variation</w:t>
      </w:r>
      <w:r>
        <w:rPr>
          <w:rFonts w:ascii="Arial" w:hAnsi="Arial" w:cs="Arial"/>
          <w:lang w:val="en-US"/>
        </w:rPr>
        <w:t xml:space="preserve"> among species</w:t>
      </w:r>
      <w:r w:rsidR="001D33EE">
        <w:t xml:space="preserve"> </w:t>
      </w:r>
      <w:r w:rsidR="001A5425">
        <w:rPr>
          <w:rFonts w:ascii="Arial" w:hAnsi="Arial" w:cs="Arial"/>
          <w:lang w:val="en-US"/>
        </w:rPr>
        <w:fldChar w:fldCharType="begin" w:fldLock="1"/>
      </w:r>
      <w:r w:rsidR="00742C6C">
        <w:rPr>
          <w:rFonts w:ascii="Arial" w:hAnsi="Arial" w:cs="Arial"/>
          <w:lang w:val="en-US"/>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implications","type":"article-journal","volume":"213"},"uris":["http://www.mendeley.com/documents/?uuid=3d193ff8-878b-3444-b801-3cbe985d3fe2"]}],"mendeley":{"formattedCitation":"(Hoffmann 2010)","plainTextFormattedCitation":"(Hoffmann 2010)","previouslyFormattedCitation":"(Hoffmann 2010)"},"properties":{"noteIndex":0},"schema":"https://github.com/citation-style-language/schema/raw/master/csl-citation.json"}</w:instrText>
      </w:r>
      <w:r w:rsidR="001A5425">
        <w:rPr>
          <w:rFonts w:ascii="Arial" w:hAnsi="Arial" w:cs="Arial"/>
          <w:lang w:val="en-US"/>
        </w:rPr>
        <w:fldChar w:fldCharType="separate"/>
      </w:r>
      <w:r w:rsidR="001D33EE" w:rsidRPr="001D33EE">
        <w:rPr>
          <w:rFonts w:ascii="Arial" w:hAnsi="Arial" w:cs="Arial"/>
          <w:noProof/>
          <w:lang w:val="en-US"/>
        </w:rPr>
        <w:t>(Hoffmann 2010)</w:t>
      </w:r>
      <w:r w:rsidR="001A5425">
        <w:rPr>
          <w:rFonts w:ascii="Arial" w:hAnsi="Arial" w:cs="Arial"/>
          <w:lang w:val="en-US"/>
        </w:rPr>
        <w:fldChar w:fldCharType="end"/>
      </w:r>
      <w:r w:rsidR="00270BB1">
        <w:rPr>
          <w:rFonts w:ascii="Arial" w:hAnsi="Arial" w:cs="Arial"/>
          <w:lang w:val="en-US"/>
        </w:rPr>
        <w:t xml:space="preserve">. </w:t>
      </w:r>
      <w:r w:rsidR="00271FFC" w:rsidRPr="00742C6C">
        <w:rPr>
          <w:rFonts w:ascii="Arial" w:hAnsi="Arial" w:cs="Arial"/>
          <w:lang w:val="en-US"/>
        </w:rPr>
        <w:t>Consistent with others</w:t>
      </w:r>
      <w:r w:rsidR="00F42D25">
        <w:rPr>
          <w:rFonts w:ascii="Arial" w:hAnsi="Arial" w:cs="Arial"/>
          <w:lang w:val="en-US"/>
        </w:rPr>
        <w:t xml:space="preserve"> </w:t>
      </w:r>
      <w:r w:rsidR="00F42D25">
        <w:rPr>
          <w:rFonts w:ascii="Arial" w:hAnsi="Arial" w:cs="Arial"/>
          <w:lang w:val="en-US"/>
        </w:rPr>
        <w:fldChar w:fldCharType="begin" w:fldLock="1"/>
      </w:r>
      <w:r w:rsidR="00287EB7">
        <w:rPr>
          <w:rFonts w:ascii="Arial" w:hAnsi="Arial" w:cs="Arial"/>
          <w:lang w:val="en-US"/>
        </w:rPr>
        <w:instrText>ADDIN CSL_CITATION {"citationItems":[{"id":"ITEM-1","itemData":{"DOI":"10.1111/1365-2435.12499","ISSN":"13652435","abstract":"Thermal tolerance influences the distribution and abundance of many species, but the adaptive capacity of species to increase upper thermal tolerance is poorly understood. Given that patterns of heat tolerance can strongly depend on assay method, it is crucial to get a better understanding of genetic variances and correlations among different heat tolerance components. This study tests for correlated responses in different heat tolerance assays in Drosophila melanogaster lines selected for increased heat tolerance following exposure to a static high temperature. Traits tested included heat tolerance measured under static (basal and hardened) and ramping assays (using different starting temperatures and ramping rates), with lines exposed to fluctuating conditions (3 days of a cycling temperature regime) and a variable food treatment. Selected lines had higher heat tolerance than control lines in all static and ramping assays. The upper thermal tolerance was up to 0·5 °C higher in the selected compared to control lines after ten generations of strong selection. Selection using a static assay therefore leads to correlated responses in other heat-resistant components, suggesting that traits are genetically correlated and not influenced strongly by assay conditions. While the D. melanogaster population we studied harboured additive genetic variation to evolve increased upper thermal tolerance, the level detected may be insufficient to keep up with temperature increases predicted under climate change.","author":[{"dropping-particle":"","family":"Hangartner","given":"Sandra","non-dropping-particle":"","parse-names":false,"suffix":""},{"dropping-particle":"","family":"Hoffmann","given":"Ary A.","non-dropping-particle":"","parse-names":false,"suffix":""}],"container-title":"Functional Ecology","id":"ITEM-1","issue":"3","issued":{"date-parts":[["2016","3","1"]]},"note":"!!! Artificial selection experiment on thermal tolerance - great example - feasible within 10 generations\n\nPotential problem with my species: \n1. very few isofemale lines to start with\n2. much smaller fecundity than the melanogaster (they used 1000 individuals per selection lines)","page":"442-452","publisher":"John Wiley &amp; Sons, Ltd","title":"Evolutionary potential of multiple measures of upper thermal tolerance in Drosophila melanogaster","type":"article-journal","volume":"30"},"uris":["http://www.mendeley.com/documents/?uuid=d3419747-2ef0-30ae-b703-e163987ecc4d"]},{"id":"ITEM-2","itemData":{"DOI":"10.1002/ece3.2632","ISSN":"2045-7758","abstract":"Across a range of taxa, individuals within a species differ in suites of correlated traits. These trait complexes, known as syndromes, can have dramatic evolutionary consequences as they do not evolve independently but rather as a unit. Current research focuses primarily on syndromes relating to aspects of behavior and life history. What is less clear is whether physiological traits also form a syndrome. We measured 10 thermal traits in the delicate skink, Lampropholis delicata, to test this idea. Repeatability was calculated and their across-context correlations evaluated. Our results were in alignment with our predictions in that individual thermal traits varied consistently and were structured into a physiological syndrome, which we are referring to as the thermal behavior syndrome (TBS). Within this syndrome, lizards exhibited a “thermal type” with each being ranked along a cold–hot continuum. Hot types had faster sprint speeds and higher preferred body temperatures, whereas the opposite was true for cold types. We conclude that physiological traits may evolve as a single unit driven by the need to maintain optimal temperatures that enable fitness-related behaviors to be maximized.","author":[{"dropping-particle":"","family":"Goulet","given":"Celine T.","non-dropping-particle":"","parse-names":false,"suffix":""},{"dropping-particle":"","family":"Thompson","given":"Michael B.","non-dropping-particle":"","parse-names":false,"suffix":""},{"dropping-particle":"","family":"Chapple","given":"David G.","non-dropping-particle":"","parse-names":false,"suffix":""}],"container-title":"Ecology and Evolution","id":"ITEM-2","issue":"2","issued":{"date-parts":[["2017","1","22"]]},"page":"710-719","publisher":"John Wiley and Sons Ltd","title":"Repeatability and correlation of physiological traits: Do ectotherms have a “thermal type”?","type":"article-journal","volume":"7"},"uris":["http://www.mendeley.com/documents/?uuid=e5da22fb-e368-3e64-9991-59f844da73f5"]}],"mendeley":{"formattedCitation":"(Goulet, Thompson, and Chapple 2017; Hangartner and Hoffmann 2016)","plainTextFormattedCitation":"(Goulet, Thompson, and Chapple 2017; Hangartner and Hoffmann 2016)","previouslyFormattedCitation":"(Goulet, Thompson, and Chapple 2017; Hangartner and Hoffmann 2016)"},"properties":{"noteIndex":0},"schema":"https://github.com/citation-style-language/schema/raw/master/csl-citation.json"}</w:instrText>
      </w:r>
      <w:r w:rsidR="00F42D25">
        <w:rPr>
          <w:rFonts w:ascii="Arial" w:hAnsi="Arial" w:cs="Arial"/>
          <w:lang w:val="en-US"/>
        </w:rPr>
        <w:fldChar w:fldCharType="separate"/>
      </w:r>
      <w:r w:rsidR="00742C6C" w:rsidRPr="00742C6C">
        <w:rPr>
          <w:rFonts w:ascii="Arial" w:hAnsi="Arial" w:cs="Arial"/>
          <w:noProof/>
          <w:lang w:val="en-US"/>
        </w:rPr>
        <w:t>(Goulet, Thompson, and Chapple 2017; Hangartner and Hoffmann 2016)</w:t>
      </w:r>
      <w:r w:rsidR="00F42D25">
        <w:rPr>
          <w:rFonts w:ascii="Arial" w:hAnsi="Arial" w:cs="Arial"/>
          <w:lang w:val="en-US"/>
        </w:rPr>
        <w:fldChar w:fldCharType="end"/>
      </w:r>
      <w:r w:rsidR="00271FFC">
        <w:rPr>
          <w:rFonts w:ascii="Arial" w:hAnsi="Arial" w:cs="Arial"/>
          <w:lang w:val="en-US"/>
        </w:rPr>
        <w:t>, our study showed that heat tolerance is a systematic trait manifested in the</w:t>
      </w:r>
      <w:r w:rsidR="007D6259">
        <w:rPr>
          <w:rFonts w:ascii="Arial" w:hAnsi="Arial" w:cs="Arial"/>
          <w:lang w:val="en-US"/>
        </w:rPr>
        <w:t xml:space="preserve"> critical temperature, the</w:t>
      </w:r>
      <w:r w:rsidR="00271FFC">
        <w:rPr>
          <w:rFonts w:ascii="Arial" w:hAnsi="Arial" w:cs="Arial"/>
          <w:lang w:val="en-US"/>
        </w:rPr>
        <w:t xml:space="preserve"> fecundity at a </w:t>
      </w:r>
      <w:r w:rsidR="007D6259">
        <w:rPr>
          <w:rFonts w:ascii="Arial" w:hAnsi="Arial" w:cs="Arial"/>
          <w:lang w:val="en-US"/>
        </w:rPr>
        <w:t>sub-sterile</w:t>
      </w:r>
      <w:r w:rsidR="00271FFC">
        <w:rPr>
          <w:rFonts w:ascii="Arial" w:hAnsi="Arial" w:cs="Arial"/>
          <w:lang w:val="en-US"/>
        </w:rPr>
        <w:t xml:space="preserve"> temperature, the recovered fecundity and the locomotive response. Therefore, </w:t>
      </w:r>
      <w:r w:rsidR="00B30C51">
        <w:rPr>
          <w:rFonts w:ascii="Arial" w:hAnsi="Arial" w:cs="Arial"/>
          <w:lang w:val="en-US"/>
        </w:rPr>
        <w:t xml:space="preserve">a </w:t>
      </w:r>
      <w:r w:rsidR="008201B5">
        <w:rPr>
          <w:rFonts w:ascii="Arial" w:hAnsi="Arial" w:cs="Arial"/>
          <w:lang w:val="en-US"/>
        </w:rPr>
        <w:t xml:space="preserve">modest </w:t>
      </w:r>
      <w:r w:rsidR="00B30C51">
        <w:rPr>
          <w:rFonts w:ascii="Arial" w:hAnsi="Arial" w:cs="Arial"/>
          <w:lang w:val="en-US"/>
        </w:rPr>
        <w:t>difference in</w:t>
      </w:r>
      <w:r w:rsidR="00271FFC">
        <w:rPr>
          <w:rFonts w:ascii="Arial" w:hAnsi="Arial" w:cs="Arial"/>
          <w:lang w:val="en-US"/>
        </w:rPr>
        <w:t xml:space="preserve"> critical temperature</w:t>
      </w:r>
      <w:r w:rsidR="00B30C51">
        <w:rPr>
          <w:rFonts w:ascii="Arial" w:hAnsi="Arial" w:cs="Arial"/>
          <w:lang w:val="en-US"/>
        </w:rPr>
        <w:t xml:space="preserve"> </w:t>
      </w:r>
      <w:r w:rsidR="00271FFC">
        <w:rPr>
          <w:rFonts w:ascii="Arial" w:hAnsi="Arial" w:cs="Arial"/>
          <w:lang w:val="en-US"/>
        </w:rPr>
        <w:t>may</w:t>
      </w:r>
      <w:r w:rsidR="00B30C51">
        <w:rPr>
          <w:rFonts w:ascii="Arial" w:hAnsi="Arial" w:cs="Arial"/>
          <w:lang w:val="en-US"/>
        </w:rPr>
        <w:t xml:space="preserve"> </w:t>
      </w:r>
      <w:r w:rsidR="007D6259">
        <w:rPr>
          <w:rFonts w:ascii="Arial" w:hAnsi="Arial" w:cs="Arial"/>
          <w:lang w:val="en-US"/>
        </w:rPr>
        <w:t>represent</w:t>
      </w:r>
      <w:r w:rsidR="007C2A19">
        <w:rPr>
          <w:rFonts w:ascii="Arial" w:hAnsi="Arial" w:cs="Arial"/>
          <w:lang w:val="en-US"/>
        </w:rPr>
        <w:t xml:space="preserve"> a</w:t>
      </w:r>
      <w:r w:rsidR="00B30C51">
        <w:rPr>
          <w:rFonts w:ascii="Arial" w:hAnsi="Arial" w:cs="Arial"/>
          <w:lang w:val="en-US"/>
        </w:rPr>
        <w:t xml:space="preserve"> distinct difference</w:t>
      </w:r>
      <w:r w:rsidR="00291C3D">
        <w:rPr>
          <w:rFonts w:ascii="Arial" w:hAnsi="Arial" w:cs="Arial"/>
          <w:lang w:val="en-US"/>
        </w:rPr>
        <w:t xml:space="preserve"> in </w:t>
      </w:r>
      <w:r w:rsidR="00E45B8A">
        <w:rPr>
          <w:rFonts w:ascii="Arial" w:hAnsi="Arial" w:cs="Arial"/>
          <w:lang w:val="en-US"/>
        </w:rPr>
        <w:t>overall</w:t>
      </w:r>
      <w:r w:rsidR="00291C3D">
        <w:rPr>
          <w:rFonts w:ascii="Arial" w:hAnsi="Arial" w:cs="Arial"/>
          <w:lang w:val="en-US"/>
        </w:rPr>
        <w:t xml:space="preserve"> performance</w:t>
      </w:r>
      <w:r w:rsidR="00B30C51">
        <w:rPr>
          <w:rFonts w:ascii="Arial" w:hAnsi="Arial" w:cs="Arial"/>
          <w:lang w:val="en-US"/>
        </w:rPr>
        <w:t xml:space="preserve"> </w:t>
      </w:r>
      <w:r w:rsidR="00291C3D">
        <w:rPr>
          <w:rFonts w:ascii="Arial" w:hAnsi="Arial" w:cs="Arial"/>
          <w:lang w:val="en-US"/>
        </w:rPr>
        <w:t xml:space="preserve">when organisms are </w:t>
      </w:r>
      <w:r w:rsidR="00DE1C6D">
        <w:rPr>
          <w:rFonts w:ascii="Arial" w:hAnsi="Arial" w:cs="Arial"/>
          <w:lang w:val="en-US"/>
        </w:rPr>
        <w:t xml:space="preserve">operating at real, variable </w:t>
      </w:r>
      <w:r w:rsidR="00B30C51">
        <w:rPr>
          <w:rFonts w:ascii="Arial" w:hAnsi="Arial" w:cs="Arial"/>
          <w:lang w:val="en-US"/>
        </w:rPr>
        <w:t xml:space="preserve">temperature </w:t>
      </w:r>
      <w:r w:rsidR="00DE1C6D">
        <w:rPr>
          <w:rFonts w:ascii="Arial" w:hAnsi="Arial" w:cs="Arial"/>
          <w:lang w:val="en-US"/>
        </w:rPr>
        <w:t>regimes</w:t>
      </w:r>
      <w:r w:rsidR="00B30C51">
        <w:rPr>
          <w:rFonts w:ascii="Arial" w:hAnsi="Arial" w:cs="Arial"/>
          <w:lang w:val="en-US"/>
        </w:rPr>
        <w:t>.</w:t>
      </w:r>
    </w:p>
    <w:p w14:paraId="50B6BD08" w14:textId="6B217BD9" w:rsidR="0014129F" w:rsidRDefault="00AE1E38" w:rsidP="007C1BC4">
      <w:pPr>
        <w:ind w:firstLine="720"/>
        <w:rPr>
          <w:rFonts w:ascii="Arial" w:hAnsi="Arial" w:cs="Arial"/>
          <w:lang w:val="en-US"/>
        </w:rPr>
      </w:pPr>
      <w:r>
        <w:rPr>
          <w:rFonts w:ascii="Arial" w:hAnsi="Arial" w:cs="Arial"/>
          <w:lang w:val="en-US"/>
        </w:rPr>
        <w:t xml:space="preserve">Small thermal </w:t>
      </w:r>
      <w:r w:rsidR="00DE1C6D">
        <w:rPr>
          <w:rFonts w:ascii="Arial" w:hAnsi="Arial" w:cs="Arial"/>
          <w:lang w:val="en-US"/>
        </w:rPr>
        <w:t xml:space="preserve">safety </w:t>
      </w:r>
      <w:r>
        <w:rPr>
          <w:rFonts w:ascii="Arial" w:hAnsi="Arial" w:cs="Arial"/>
          <w:lang w:val="en-US"/>
        </w:rPr>
        <w:t>margin</w:t>
      </w:r>
      <w:r w:rsidR="00D45499">
        <w:rPr>
          <w:rFonts w:ascii="Arial" w:hAnsi="Arial" w:cs="Arial"/>
          <w:lang w:val="en-US"/>
        </w:rPr>
        <w:t>s</w:t>
      </w:r>
      <w:r>
        <w:rPr>
          <w:rFonts w:ascii="Arial" w:hAnsi="Arial" w:cs="Arial"/>
          <w:lang w:val="en-US"/>
        </w:rPr>
        <w:t xml:space="preserve"> </w:t>
      </w:r>
      <w:r w:rsidR="00D45499">
        <w:rPr>
          <w:rFonts w:ascii="Arial" w:hAnsi="Arial" w:cs="Arial"/>
          <w:lang w:val="en-US"/>
        </w:rPr>
        <w:t>suggest</w:t>
      </w:r>
      <w:r>
        <w:rPr>
          <w:rFonts w:ascii="Arial" w:hAnsi="Arial" w:cs="Arial"/>
          <w:lang w:val="en-US"/>
        </w:rPr>
        <w:t xml:space="preserve"> </w:t>
      </w:r>
      <w:r w:rsidR="00A72192">
        <w:rPr>
          <w:rFonts w:ascii="Arial" w:hAnsi="Arial" w:cs="Arial"/>
          <w:lang w:val="en-US"/>
        </w:rPr>
        <w:t xml:space="preserve">a </w:t>
      </w:r>
      <w:r>
        <w:rPr>
          <w:rFonts w:ascii="Arial" w:hAnsi="Arial" w:cs="Arial"/>
          <w:lang w:val="en-US"/>
        </w:rPr>
        <w:t xml:space="preserve">severe threat of biotic attrition </w:t>
      </w:r>
      <w:r w:rsidR="00A72192">
        <w:rPr>
          <w:rFonts w:ascii="Arial" w:hAnsi="Arial" w:cs="Arial"/>
          <w:lang w:val="en-US"/>
        </w:rPr>
        <w:t xml:space="preserve">in </w:t>
      </w:r>
      <w:r>
        <w:rPr>
          <w:rFonts w:ascii="Arial" w:hAnsi="Arial" w:cs="Arial"/>
          <w:lang w:val="en-US"/>
        </w:rPr>
        <w:t>tropical lowland</w:t>
      </w:r>
      <w:r w:rsidR="005B0470">
        <w:rPr>
          <w:rFonts w:ascii="Arial" w:hAnsi="Arial" w:cs="Arial"/>
          <w:lang w:val="en-US"/>
        </w:rPr>
        <w:t>s</w:t>
      </w:r>
      <w:r w:rsidR="00D66031">
        <w:rPr>
          <w:rFonts w:ascii="Arial" w:hAnsi="Arial" w:cs="Arial"/>
          <w:lang w:val="en-US"/>
        </w:rPr>
        <w:t xml:space="preserve"> </w:t>
      </w:r>
      <w:r w:rsidR="00D66031">
        <w:rPr>
          <w:rFonts w:ascii="Arial" w:hAnsi="Arial" w:cs="Arial"/>
          <w:lang w:val="en-US"/>
        </w:rPr>
        <w:fldChar w:fldCharType="begin" w:fldLock="1"/>
      </w:r>
      <w:r w:rsidR="009C7B0A">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America","id":"ITEM-2","issue":"18","issued":{"date-parts":[["2008","5","6"]]},"page":"6668-6672","publisher":"National Academy of Sciences","title":"Impacts of climate warming on terrestrial ectotherms across latitude","type":"article-journal","volume":"105"},"uris":["http://www.mendeley.com/documents/?uuid=a4ded3da-faa1-35c9-92a5-8209db87cb05"]},{"id":"ITEM-3","itemData":{"DOI":"10.1111/j.1365-2486.2011.02518.x","ISSN":"13541013","abstract":"Predicting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Biology","id":"ITEM-3","issue":"2","issued":{"date-parts":[["2012","2","1"]]},"page":"412-421","publisher":"John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communities","type":"article-journal","volume":"18"},"uris":["http://www.mendeley.com/documents/?uuid=29e85837-7e5e-37e1-9aca-e0aaad27676b"]}],"mendeley":{"formattedCitation":"(Colwell et al. 2008; Deutsch et al. 2008; Duarte et al. 2012)","plainTextFormattedCitation":"(Colwell et al. 2008; Deutsch et al. 2008; Duarte et al. 2012)","previouslyFormattedCitation":"(Colwell et al. 2008; Deutsch et al. 2008; Duarte et al. 2012)"},"properties":{"noteIndex":0},"schema":"https://github.com/citation-style-language/schema/raw/master/csl-citation.json"}</w:instrText>
      </w:r>
      <w:r w:rsidR="00D66031">
        <w:rPr>
          <w:rFonts w:ascii="Arial" w:hAnsi="Arial" w:cs="Arial"/>
          <w:lang w:val="en-US"/>
        </w:rPr>
        <w:fldChar w:fldCharType="separate"/>
      </w:r>
      <w:r w:rsidR="00287EB7" w:rsidRPr="00287EB7">
        <w:rPr>
          <w:rFonts w:ascii="Arial" w:hAnsi="Arial" w:cs="Arial"/>
          <w:noProof/>
          <w:lang w:val="en-US"/>
        </w:rPr>
        <w:t>(Colwell et al. 2008; Deutsch et al. 2008; Duarte et al. 2012)</w:t>
      </w:r>
      <w:r w:rsidR="00D66031">
        <w:rPr>
          <w:rFonts w:ascii="Arial" w:hAnsi="Arial" w:cs="Arial"/>
          <w:lang w:val="en-US"/>
        </w:rPr>
        <w:fldChar w:fldCharType="end"/>
      </w:r>
      <w:r>
        <w:rPr>
          <w:rFonts w:ascii="Arial" w:hAnsi="Arial" w:cs="Arial"/>
          <w:lang w:val="en-US"/>
        </w:rPr>
        <w:t xml:space="preserve">. Discussion about </w:t>
      </w:r>
      <w:r w:rsidR="001C6D59">
        <w:rPr>
          <w:rFonts w:ascii="Arial" w:hAnsi="Arial" w:cs="Arial"/>
          <w:lang w:val="en-US"/>
        </w:rPr>
        <w:t xml:space="preserve">biotic attrition faces </w:t>
      </w:r>
      <w:r w:rsidR="00FB247F">
        <w:rPr>
          <w:rFonts w:ascii="Arial" w:hAnsi="Arial" w:cs="Arial"/>
          <w:lang w:val="en-US"/>
        </w:rPr>
        <w:t>great</w:t>
      </w:r>
      <w:r w:rsidR="001C6D59">
        <w:rPr>
          <w:rFonts w:ascii="Arial" w:hAnsi="Arial" w:cs="Arial"/>
          <w:lang w:val="en-US"/>
        </w:rPr>
        <w:t xml:space="preserve"> uncertainty. </w:t>
      </w:r>
      <w:r w:rsidR="005D26B0">
        <w:rPr>
          <w:rFonts w:ascii="Arial" w:hAnsi="Arial" w:cs="Arial"/>
          <w:lang w:val="en-US"/>
        </w:rPr>
        <w:t xml:space="preserve">The </w:t>
      </w:r>
      <w:r w:rsidR="00A72192">
        <w:rPr>
          <w:rFonts w:ascii="Arial" w:hAnsi="Arial" w:cs="Arial"/>
          <w:lang w:val="en-US"/>
        </w:rPr>
        <w:t xml:space="preserve">thermal </w:t>
      </w:r>
      <w:r w:rsidR="005D26B0">
        <w:rPr>
          <w:rFonts w:ascii="Arial" w:hAnsi="Arial" w:cs="Arial"/>
          <w:lang w:val="en-US"/>
        </w:rPr>
        <w:t>niches of tropical lowland species estimated by their extant distribution may</w:t>
      </w:r>
      <w:r w:rsidR="00A72192">
        <w:rPr>
          <w:rFonts w:ascii="Arial" w:hAnsi="Arial" w:cs="Arial"/>
          <w:lang w:val="en-US"/>
        </w:rPr>
        <w:t xml:space="preserve"> be</w:t>
      </w:r>
      <w:r w:rsidR="00FB247F">
        <w:rPr>
          <w:rFonts w:ascii="Arial" w:hAnsi="Arial" w:cs="Arial"/>
          <w:lang w:val="en-US"/>
        </w:rPr>
        <w:t xml:space="preserve"> </w:t>
      </w:r>
      <w:r w:rsidR="005D26B0">
        <w:rPr>
          <w:rFonts w:ascii="Arial" w:hAnsi="Arial" w:cs="Arial"/>
          <w:lang w:val="en-US"/>
        </w:rPr>
        <w:t>truncate</w:t>
      </w:r>
      <w:r w:rsidR="00A72192">
        <w:rPr>
          <w:rFonts w:ascii="Arial" w:hAnsi="Arial" w:cs="Arial"/>
          <w:lang w:val="en-US"/>
        </w:rPr>
        <w:t>d</w:t>
      </w:r>
      <w:r w:rsidR="005D26B0">
        <w:rPr>
          <w:rFonts w:ascii="Arial" w:hAnsi="Arial" w:cs="Arial"/>
          <w:lang w:val="en-US"/>
        </w:rPr>
        <w:t xml:space="preserve"> </w:t>
      </w:r>
      <w:r w:rsidR="00EB37E8">
        <w:rPr>
          <w:rFonts w:ascii="Arial" w:hAnsi="Arial" w:cs="Arial"/>
          <w:lang w:val="en-US"/>
        </w:rPr>
        <w:t xml:space="preserve">because </w:t>
      </w:r>
      <w:r w:rsidR="005D26B0">
        <w:rPr>
          <w:rFonts w:ascii="Arial" w:hAnsi="Arial" w:cs="Arial"/>
          <w:lang w:val="en-US"/>
        </w:rPr>
        <w:t xml:space="preserve">hotter areas </w:t>
      </w:r>
      <w:r w:rsidR="00EB37E8">
        <w:rPr>
          <w:rFonts w:ascii="Arial" w:hAnsi="Arial" w:cs="Arial"/>
          <w:lang w:val="en-US"/>
        </w:rPr>
        <w:t xml:space="preserve">are unavailable for species </w:t>
      </w:r>
      <w:r w:rsidR="005D26B0">
        <w:rPr>
          <w:rFonts w:ascii="Arial" w:hAnsi="Arial" w:cs="Arial"/>
          <w:lang w:val="en-US"/>
        </w:rPr>
        <w:t>to occupy</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{"citationItems":[{"id":"ITEM-1","itemData":{"DOI":"10.1111/j.1365-2486.2009.02085.x","ISSN":"13541013","abstract":"Species migration in response to warming temperatures is expected to lead to 'biotic attrition,' or loss of local diversity, in areas where the number of species emigrating or going locally extinct exceeds the number immigrating. Biotic attrition is predicted be especially severe in the low-lying hot tropics since elevated temperatures may surpass the observed tolerances of most extant species. It is possible, however, that the estimated temperature niches of many species are inaccurate and truncated with respect to their true tolerances due to the absence of hotter areas under current global climate. If so, these species will be capable of persisting in some areas where future temperatures exceed current temperatures, reducing rates of biotic attrition. Here, we use natural history collections data to estimate the realized thermal niches of &gt; 2000 plant species from the tropical forests of South America. In accord with the truncation hypothesis, we find that the thermal niches of species from hot lowland areas are several degrees narrower than the thermal niches of species from cooler areas. We estimate rates of biotic attrition for South American tropical forests due to temperature increases ranging from 1 to 5 °C, and under two niche assumptions. The first is that the observed thermal niches truly reflect the plant's tolerances and that the reduction in niche breadth is due to increased specialization. The second is that lowland species have the same mean thermal niche breadth as nonlowland and nonequatorial species. The differences between these two models are dramatic. For example, using observed thermal niches we predict an almost complete loss of plant diversity in most South American tropical forests due to a 5 °C temperature increase, but correcting for possible niche truncation we estimate that most forests will retain &gt; 50-70% of their current species richness. The different predictions highlight the importance of using fundamental vs. realized niches in predicting the responses of species to global climate change. © 2009 Blackwell Publishing Ltd.","author":[{"dropping-particle":"","family":"Feeley","given":"Kenneth J.","non-dropping-particle":"","parse-names":false,"suffix":""},{"dropping-particle":"","family":"Silman","given":"Miles R.","non-dropping-particle":"","parse-names":false,"suffix":""}],"container-title":"Global Change Biology","id":"ITEM-1","issue":"6","issued":{"date-parts":[["2010","6","1"]]},"page":"1830-1836","publisher":"John Wiley &amp; Sons, Ltd","title":"Biotic attrition from tropical forests correcting for truncated temperature niches","type":"article-journal","volume":"16"},"uris":["http://www.mendeley.com/documents/?uuid=8c1135b6-358f-32e7-808f-016e0005616c"]}],"mendeley":{"formattedCitation":"(Feeley and Silman 2010)","plainTextFormattedCitation":"(Feeley and Silman 2010)","previouslyFormattedCitation":"(Feeley and Silman 2010)"},"properties":{"noteIndex":0},"schema":"https://github.com/citation-style-language/schema/raw/master/csl-citation.json"}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(Feeley and Silman 2010)</w:t>
      </w:r>
      <w:r w:rsidR="00D66031">
        <w:rPr>
          <w:rFonts w:ascii="Arial" w:hAnsi="Arial" w:cs="Arial"/>
          <w:lang w:val="en-US"/>
        </w:rPr>
        <w:fldChar w:fldCharType="end"/>
      </w:r>
      <w:r w:rsidR="005D26B0">
        <w:rPr>
          <w:rFonts w:ascii="Arial" w:hAnsi="Arial" w:cs="Arial"/>
          <w:lang w:val="en-US"/>
        </w:rPr>
        <w:t>.</w:t>
      </w:r>
      <w:r w:rsidR="007775E9">
        <w:rPr>
          <w:rFonts w:ascii="Arial" w:hAnsi="Arial" w:cs="Arial"/>
          <w:lang w:val="en-US"/>
        </w:rPr>
        <w:t xml:space="preserve"> </w:t>
      </w:r>
      <w:r w:rsidR="00EB37E8">
        <w:rPr>
          <w:rFonts w:ascii="Arial" w:hAnsi="Arial" w:cs="Arial"/>
          <w:lang w:val="en-US"/>
        </w:rPr>
        <w:t>L</w:t>
      </w:r>
      <w:r w:rsidR="00BB52D4">
        <w:rPr>
          <w:rFonts w:ascii="Arial" w:hAnsi="Arial" w:cs="Arial"/>
          <w:lang w:val="en-US"/>
        </w:rPr>
        <w:t xml:space="preserve">aboratory-measured </w:t>
      </w:r>
      <w:r w:rsidR="00FB247F" w:rsidRPr="00FB247F">
        <w:rPr>
          <w:rFonts w:ascii="Arial" w:hAnsi="Arial" w:cs="Arial"/>
          <w:lang w:val="en-US"/>
        </w:rPr>
        <w:t xml:space="preserve">critical temperatures </w:t>
      </w:r>
      <w:r w:rsidR="00C706E1">
        <w:rPr>
          <w:rFonts w:ascii="Arial" w:hAnsi="Arial" w:cs="Arial"/>
          <w:lang w:val="en-US"/>
        </w:rPr>
        <w:t>are sensitive to</w:t>
      </w:r>
      <w:r w:rsidR="00FB247F" w:rsidRPr="00FB247F">
        <w:rPr>
          <w:rFonts w:ascii="Arial" w:hAnsi="Arial" w:cs="Arial"/>
          <w:lang w:val="en-US"/>
        </w:rPr>
        <w:t xml:space="preserve"> experimental conditions, making </w:t>
      </w:r>
      <w:r w:rsidR="00CC4C23">
        <w:rPr>
          <w:rFonts w:ascii="Arial" w:hAnsi="Arial" w:cs="Arial"/>
          <w:lang w:val="en-US"/>
        </w:rPr>
        <w:t>it difficult to relate these temperatures to</w:t>
      </w:r>
      <w:r w:rsidR="00FB247F" w:rsidRPr="00FB247F">
        <w:rPr>
          <w:rFonts w:ascii="Arial" w:hAnsi="Arial" w:cs="Arial"/>
          <w:lang w:val="en-US"/>
        </w:rPr>
        <w:t xml:space="preserve"> climatological mean</w:t>
      </w:r>
      <w:r w:rsidR="00A46AB6">
        <w:rPr>
          <w:rFonts w:ascii="Arial" w:hAnsi="Arial" w:cs="Arial"/>
          <w:lang w:val="en-US"/>
        </w:rPr>
        <w:t>s</w:t>
      </w:r>
      <w:r w:rsidR="00FB247F" w:rsidRPr="00FB247F">
        <w:rPr>
          <w:rFonts w:ascii="Arial" w:hAnsi="Arial" w:cs="Arial"/>
          <w:lang w:val="en-US"/>
        </w:rPr>
        <w:t xml:space="preserve"> or maxima</w:t>
      </w:r>
      <w:r w:rsidR="00A46AB6">
        <w:rPr>
          <w:rFonts w:ascii="Arial" w:hAnsi="Arial" w:cs="Arial"/>
          <w:lang w:val="en-US"/>
        </w:rPr>
        <w:t>, and</w:t>
      </w:r>
      <w:r w:rsidR="00FB247F" w:rsidRPr="00FB247F">
        <w:rPr>
          <w:rFonts w:ascii="Arial" w:hAnsi="Arial" w:cs="Arial"/>
          <w:lang w:val="en-US"/>
        </w:rPr>
        <w:t xml:space="preserve"> </w:t>
      </w:r>
      <w:r w:rsidR="00A46AB6">
        <w:rPr>
          <w:rFonts w:ascii="Arial" w:hAnsi="Arial" w:cs="Arial"/>
          <w:lang w:val="en-US"/>
        </w:rPr>
        <w:t>thus the</w:t>
      </w:r>
      <w:r w:rsidR="00FB247F" w:rsidRPr="00FB247F">
        <w:rPr>
          <w:rFonts w:ascii="Arial" w:hAnsi="Arial" w:cs="Arial"/>
          <w:lang w:val="en-US"/>
        </w:rPr>
        <w:t xml:space="preserve"> threat of rising temperature</w:t>
      </w:r>
      <w:r w:rsidR="00A46AB6">
        <w:rPr>
          <w:rFonts w:ascii="Arial" w:hAnsi="Arial" w:cs="Arial"/>
          <w:lang w:val="en-US"/>
        </w:rPr>
        <w:t>s</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(Sinclair et al. 2016)</w:t>
      </w:r>
      <w:r w:rsidR="00D66031">
        <w:rPr>
          <w:rFonts w:ascii="Arial" w:hAnsi="Arial" w:cs="Arial"/>
          <w:lang w:val="en-US"/>
        </w:rPr>
        <w:fldChar w:fldCharType="end"/>
      </w:r>
      <w:r w:rsidR="00FB247F" w:rsidRPr="00FB247F">
        <w:rPr>
          <w:rFonts w:ascii="Arial" w:hAnsi="Arial" w:cs="Arial"/>
          <w:lang w:val="en-US"/>
        </w:rPr>
        <w:t>.</w:t>
      </w:r>
      <w:r w:rsidR="00C65E30">
        <w:rPr>
          <w:rFonts w:ascii="Arial" w:hAnsi="Arial" w:cs="Arial"/>
          <w:lang w:val="en-US"/>
        </w:rPr>
        <w:t xml:space="preserve"> </w:t>
      </w:r>
      <w:r w:rsidR="00FB247F" w:rsidRPr="00FB247F">
        <w:rPr>
          <w:rFonts w:ascii="Arial" w:hAnsi="Arial" w:cs="Arial"/>
          <w:lang w:val="en-US"/>
        </w:rPr>
        <w:t>This study benefits from a comparative approach with detailed quantification of species with different thermal traits and distribution.</w:t>
      </w:r>
      <w:r w:rsidR="0010270E">
        <w:rPr>
          <w:rFonts w:ascii="Arial" w:hAnsi="Arial" w:cs="Arial"/>
          <w:lang w:val="en-US"/>
        </w:rPr>
        <w:t xml:space="preserve"> W</w:t>
      </w:r>
      <w:r w:rsidR="00C65E30">
        <w:rPr>
          <w:rFonts w:ascii="Arial" w:hAnsi="Arial" w:cs="Arial"/>
          <w:lang w:val="en-US"/>
        </w:rPr>
        <w:t xml:space="preserve">e first showed that upland species </w:t>
      </w:r>
      <w:del w:id="253" w:author="Benjamin Van Doren" w:date="2021-11-29T17:56:00Z">
        <w:r w:rsidR="00C65E30" w:rsidDel="004E093D">
          <w:rPr>
            <w:rFonts w:ascii="Arial" w:hAnsi="Arial" w:cs="Arial"/>
            <w:lang w:val="en-US"/>
          </w:rPr>
          <w:delText xml:space="preserve">is </w:delText>
        </w:r>
      </w:del>
      <w:ins w:id="254" w:author="Benjamin Van Doren" w:date="2021-11-29T17:56:00Z">
        <w:r w:rsidR="004E093D">
          <w:rPr>
            <w:rFonts w:ascii="Arial" w:hAnsi="Arial" w:cs="Arial"/>
            <w:lang w:val="en-US"/>
          </w:rPr>
          <w:t xml:space="preserve">are </w:t>
        </w:r>
      </w:ins>
      <w:r w:rsidR="00C65E30">
        <w:rPr>
          <w:rFonts w:ascii="Arial" w:hAnsi="Arial" w:cs="Arial"/>
          <w:lang w:val="en-US"/>
        </w:rPr>
        <w:t xml:space="preserve">already constrained by lowland temperature, </w:t>
      </w:r>
      <w:proofErr w:type="gramStart"/>
      <w:r w:rsidR="00C65E30">
        <w:rPr>
          <w:rFonts w:ascii="Arial" w:hAnsi="Arial" w:cs="Arial"/>
          <w:lang w:val="en-US"/>
        </w:rPr>
        <w:t>and also</w:t>
      </w:r>
      <w:proofErr w:type="gramEnd"/>
      <w:r w:rsidR="00C65E30">
        <w:rPr>
          <w:rFonts w:ascii="Arial" w:hAnsi="Arial" w:cs="Arial"/>
          <w:lang w:val="en-US"/>
        </w:rPr>
        <w:t xml:space="preserve"> showed the marginal difference</w:t>
      </w:r>
      <w:r w:rsidR="004C12A5">
        <w:rPr>
          <w:rFonts w:ascii="Arial" w:hAnsi="Arial" w:cs="Arial"/>
          <w:lang w:val="en-US"/>
        </w:rPr>
        <w:t xml:space="preserve"> (about one degree Celsius)</w:t>
      </w:r>
      <w:r w:rsidR="00C65E30">
        <w:rPr>
          <w:rFonts w:ascii="Arial" w:hAnsi="Arial" w:cs="Arial"/>
          <w:lang w:val="en-US"/>
        </w:rPr>
        <w:t xml:space="preserve"> in upper thermal limits between lowland </w:t>
      </w:r>
      <w:r w:rsidR="00C65E30">
        <w:rPr>
          <w:rFonts w:ascii="Arial" w:hAnsi="Arial" w:cs="Arial"/>
          <w:lang w:val="en-US"/>
        </w:rPr>
        <w:lastRenderedPageBreak/>
        <w:t>species and upland species. Given the l</w:t>
      </w:r>
      <w:r w:rsidR="002A0FC2">
        <w:rPr>
          <w:rFonts w:ascii="Arial" w:hAnsi="Arial" w:cs="Arial"/>
          <w:lang w:val="en-US"/>
        </w:rPr>
        <w:t xml:space="preserve">ow evolutionary potential of </w:t>
      </w:r>
      <w:del w:id="255" w:author="Benjamin Van Doren" w:date="2021-11-29T17:56:00Z">
        <w:r w:rsidR="002A0FC2" w:rsidDel="004E093D">
          <w:rPr>
            <w:rFonts w:ascii="Arial" w:hAnsi="Arial" w:cs="Arial"/>
            <w:lang w:val="en-US"/>
          </w:rPr>
          <w:delText xml:space="preserve">the </w:delText>
        </w:r>
      </w:del>
      <w:r w:rsidR="00C65E30">
        <w:rPr>
          <w:rFonts w:ascii="Arial" w:hAnsi="Arial" w:cs="Arial"/>
          <w:lang w:val="en-US"/>
        </w:rPr>
        <w:t>heat tolerance</w:t>
      </w:r>
      <w:r w:rsidR="00D66031">
        <w:rPr>
          <w:rFonts w:ascii="Arial" w:hAnsi="Arial" w:cs="Arial"/>
          <w:lang w:val="en-US"/>
        </w:rPr>
        <w:t xml:space="preserve"> </w:t>
      </w:r>
      <w:r w:rsidR="00D66031">
        <w:rPr>
          <w:rFonts w:ascii="Arial" w:hAnsi="Arial" w:cs="Arial"/>
          <w:lang w:val="en-US"/>
        </w:rPr>
        <w:fldChar w:fldCharType="begin" w:fldLock="1"/>
      </w:r>
      <w:r w:rsidR="00331823">
        <w:rPr>
          <w:rFonts w:ascii="Arial" w:hAnsi="Arial" w:cs="Arial"/>
          <w:lang w:val="en-US"/>
        </w:rPr>
        <w:instrText>ADDIN CSL_CITATION {"citationItems":[{"id":"ITEM-1","itemData":{"DOI":"10.1111/j.1365-2435.2012.02036.x","ISSN":"02698463","abstract":"1. Terrestrial ectotherms are likely to face increased periods of heat stress as mean temperatures and temperature variability increase over the next few decades. Here, we consider the extent to which changes in upper thermal limits, through plasticity or evolution, might be constrained, and we survey insect and reptile data to identify groups likely to be particularly susceptible to thermal stress. 2. Plastic changes increase thermal limits in many terrestrial ectotherms, but tend to have less effect on upper limits than lower limits. 3. Although comparisons across insect species have normally not taken into account the potential for plastic responses, mid-latitude species seem most prone to experience heat stress now and into the future, consistent with data from lizards and other groups. 4. Evolutionary adaptive potential has only been measured for some species; there is likely to be genetic variation for heat responses in populations, but selection and heritability experiments suggest that upper thermal limits may not increase much. 5. Although related species can differ by several degrees in their upper thermal limits, there is strong phylogenetic signal for upper limits. If these reflect evolutionary constraints, substantial molecular changes may be required to increase upper thermal limits. 6. Findings point to many terrestrial ectotherms having a limited potential to change their thermal limits particularly within the context of an average predicted temperature increase of 2-4 °C for mid-latitude populations over the next few decades. © 2012 British Ecological Society.","author":[{"dropping-particle":"","family":"Hoffmann","given":"Ary A.","non-dropping-particle":"","parse-names":false,"suffix":""},{"dropping-particle":"","family":"Chown","given":"Steven L.","non-dropping-particle":"","parse-names":false,"suffix":""},{"dropping-particle":"","family":"Clusella-Trullas","given":"Susana","non-dropping-particle":"","parse-names":false,"suffix":""}],"container-title":"Functional Ecology","editor":[{"dropping-particle":"","family":"Fox","given":"Charles","non-dropping-particle":"","parse-names":false,"suffix":""}],"id":"ITEM-1","issue":"4","issued":{"date-parts":[["2013","8"]]},"page":"934-949","title":"Upper thermal limits in terrestrial ectotherms: How constrained are they?","type":"article-journal","volume":"27"},"uris":["http://www.mendeley.com/documents/?uuid=46fe1280-fc82-389a-98cc-b9da950fbf46"]}],"mendeley":{"formattedCitation":"(Hoffmann, Chown, and Clusella-Trullas 2013)","plainTextFormattedCitation":"(Hoffmann, Chown, and Clusella-Trullas 2013)","previouslyFormattedCitation":"(Hoffmann, Chown, and Clusella-Trullas 2013)"},"properties":{"noteIndex":0},"schema":"https://github.com/citation-style-language/schema/raw/master/csl-citation.json"}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(Hoffmann, Chown, and Clusella-Trullas 2013)</w:t>
      </w:r>
      <w:r w:rsidR="00D66031">
        <w:rPr>
          <w:rFonts w:ascii="Arial" w:hAnsi="Arial" w:cs="Arial"/>
          <w:lang w:val="en-US"/>
        </w:rPr>
        <w:fldChar w:fldCharType="end"/>
      </w:r>
      <w:r w:rsidR="00C65E30">
        <w:rPr>
          <w:rFonts w:ascii="Arial" w:hAnsi="Arial" w:cs="Arial"/>
          <w:lang w:val="en-US"/>
        </w:rPr>
        <w:t xml:space="preserve">, </w:t>
      </w:r>
      <w:del w:id="256" w:author="Benjamin Van Doren" w:date="2021-11-29T17:56:00Z">
        <w:r w:rsidR="0014129F" w:rsidDel="004E093D">
          <w:rPr>
            <w:rFonts w:ascii="Arial" w:hAnsi="Arial" w:cs="Arial"/>
            <w:lang w:val="en-US"/>
          </w:rPr>
          <w:delText xml:space="preserve">the </w:delText>
        </w:r>
      </w:del>
      <w:r w:rsidR="0014129F">
        <w:rPr>
          <w:rFonts w:ascii="Arial" w:hAnsi="Arial" w:cs="Arial"/>
          <w:lang w:val="en-US"/>
        </w:rPr>
        <w:t xml:space="preserve">lowland species are </w:t>
      </w:r>
      <w:r w:rsidR="00C72931">
        <w:rPr>
          <w:rFonts w:ascii="Arial" w:hAnsi="Arial" w:cs="Arial"/>
          <w:lang w:val="en-US"/>
        </w:rPr>
        <w:t xml:space="preserve">likely </w:t>
      </w:r>
      <w:r w:rsidR="0014129F">
        <w:rPr>
          <w:rFonts w:ascii="Arial" w:hAnsi="Arial" w:cs="Arial"/>
          <w:lang w:val="en-US"/>
        </w:rPr>
        <w:t xml:space="preserve">vulnerable to </w:t>
      </w:r>
      <w:r w:rsidR="00ED5028">
        <w:rPr>
          <w:rFonts w:ascii="Arial" w:hAnsi="Arial" w:cs="Arial"/>
          <w:lang w:val="en-US"/>
        </w:rPr>
        <w:t>small amount</w:t>
      </w:r>
      <w:ins w:id="257" w:author="Benjamin Van Doren" w:date="2021-11-29T17:56:00Z">
        <w:r w:rsidR="004E093D">
          <w:rPr>
            <w:rFonts w:ascii="Arial" w:hAnsi="Arial" w:cs="Arial"/>
            <w:lang w:val="en-US"/>
          </w:rPr>
          <w:t>s</w:t>
        </w:r>
      </w:ins>
      <w:r w:rsidR="00ED5028">
        <w:rPr>
          <w:rFonts w:ascii="Arial" w:hAnsi="Arial" w:cs="Arial"/>
          <w:lang w:val="en-US"/>
        </w:rPr>
        <w:t xml:space="preserve"> of</w:t>
      </w:r>
      <w:r w:rsidR="0014129F">
        <w:rPr>
          <w:rFonts w:ascii="Arial" w:hAnsi="Arial" w:cs="Arial"/>
          <w:lang w:val="en-US"/>
        </w:rPr>
        <w:t xml:space="preserve"> warming at lowland</w:t>
      </w:r>
      <w:r w:rsidR="00A46AB6">
        <w:rPr>
          <w:rFonts w:ascii="Arial" w:hAnsi="Arial" w:cs="Arial"/>
          <w:lang w:val="en-US"/>
        </w:rPr>
        <w:t xml:space="preserve"> </w:t>
      </w:r>
      <w:r w:rsidR="005B0470">
        <w:rPr>
          <w:rFonts w:ascii="Arial" w:hAnsi="Arial" w:cs="Arial"/>
          <w:lang w:val="en-US"/>
        </w:rPr>
        <w:t>s</w:t>
      </w:r>
      <w:r w:rsidR="00A46AB6">
        <w:rPr>
          <w:rFonts w:ascii="Arial" w:hAnsi="Arial" w:cs="Arial"/>
          <w:lang w:val="en-US"/>
        </w:rPr>
        <w:t>ites</w:t>
      </w:r>
      <w:r w:rsidR="0014129F">
        <w:rPr>
          <w:rFonts w:ascii="Arial" w:hAnsi="Arial" w:cs="Arial"/>
          <w:lang w:val="en-US"/>
        </w:rPr>
        <w:t xml:space="preserve">. </w:t>
      </w:r>
      <w:r w:rsidR="00FB247F" w:rsidRPr="00FB247F">
        <w:rPr>
          <w:rFonts w:ascii="Arial" w:hAnsi="Arial" w:cs="Arial"/>
          <w:lang w:val="en-US"/>
        </w:rPr>
        <w:t xml:space="preserve">Thus, lowland biotic attrition and upland range contraction are likely to happen with future climate change, leading to cascading effects </w:t>
      </w:r>
      <w:r w:rsidR="008F40A7">
        <w:rPr>
          <w:rFonts w:ascii="Arial" w:hAnsi="Arial" w:cs="Arial"/>
          <w:lang w:val="en-US"/>
        </w:rPr>
        <w:t>in</w:t>
      </w:r>
      <w:r w:rsidR="00FB247F" w:rsidRPr="00FB247F">
        <w:rPr>
          <w:rFonts w:ascii="Arial" w:hAnsi="Arial" w:cs="Arial"/>
          <w:lang w:val="en-US"/>
        </w:rPr>
        <w:t xml:space="preserve"> lowland</w:t>
      </w:r>
      <w:r w:rsidR="008F40A7">
        <w:rPr>
          <w:rFonts w:ascii="Arial" w:hAnsi="Arial" w:cs="Arial"/>
          <w:lang w:val="en-US"/>
        </w:rPr>
        <w:t xml:space="preserve"> communities</w:t>
      </w:r>
      <w:r w:rsidR="00FB247F" w:rsidRPr="00FB247F">
        <w:rPr>
          <w:rFonts w:ascii="Arial" w:hAnsi="Arial" w:cs="Arial"/>
          <w:lang w:val="en-US"/>
        </w:rPr>
        <w:t xml:space="preserve"> and threatening endemic upland species</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{"citationItems":[{"id":"ITEM-1","itemData":{"DOI":"10.1073/pnas.1804224115","ISSN":"10916490","PMID":"30373825","abstract":"Montane species worldwide are shifting upslope in response to recent temperature increases. These upslope shifts are predicted to lead to mountaintop extinctions of species that live only near mountain summits, but empirical examples of populations that have disappeared are sparse. We show that recent warming constitutes an “escalator to extinction” for birds on a remote Peruvian mountain—high-elevation species have declined in both range size and abundance, and several previously common mountaintop residents have disappeared from the local community. Our findings support projections that warming will likely drive widespread extirpations and extinctions of high-elevation taxa in the tropical Andes. Such climate change-driven mountaintop extirpations may be more likely in the tropics, where temperature seems to exert a stronger control on species’ range limits than in the temperate zone. In contrast, we show that lowland bird species at our study site are expanding in range size as they shift their upper limits upslope and may thus benefit from climate change.","author":[{"dropping-particle":"","family":"Freeman","given":"Benjamin G.","non-dropping-particle":"","parse-names":false,"suffix":""},{"dropping-particle":"","family":"Scholer","given":"Micah N.","non-dropping-particle":"","parse-names":false,"suffix":""},{"dropping-particle":"","family":"Ruiz-Gutierrez","given":"Viviana","non-dropping-particle":"","parse-names":false,"suffix":""},{"dropping-particle":"","family":"Fitzpatrick","given":"John W.","non-dropping-particle":"","parse-names":false,"suffix":""}],"container-title":"Proceedings of the National Academy of Sciences of the United States of America","id":"ITEM-1","issue":"47","issued":{"date-parts":[["2018","11","20"]]},"page":"11982-11987","publisher":"National Academy of Sciences","title":"Climate change causes upslope shifts and mountaintop extirpations in a tropical bird community","type":"article-journal","volume":"115"},"uris":["http://www.mendeley.com/documents/?uuid=d6776e45-a7a2-33a4-856f-0312d2784be6"]}],"mendeley":{"formattedCitation":"(Freeman et al. 2018)","plainTextFormattedCitation":"(Freeman et al. 2018)","previouslyFormattedCitation":"(Freeman et al. 2018)"},"properties":{"noteIndex":0},"schema":"https://github.com/citation-style-language/schema/raw/master/csl-citation.json"}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(Freeman et al. 2018)</w:t>
      </w:r>
      <w:r w:rsidR="00D66031">
        <w:rPr>
          <w:rFonts w:ascii="Arial" w:hAnsi="Arial" w:cs="Arial"/>
          <w:lang w:val="en-US"/>
        </w:rPr>
        <w:fldChar w:fldCharType="end"/>
      </w:r>
      <w:r w:rsidR="00FB247F" w:rsidRPr="00FB247F">
        <w:rPr>
          <w:rFonts w:ascii="Arial" w:hAnsi="Arial" w:cs="Arial"/>
          <w:lang w:val="en-US"/>
        </w:rPr>
        <w:t>.</w:t>
      </w:r>
    </w:p>
    <w:p w14:paraId="465D820C" w14:textId="77777777" w:rsidR="0046703F" w:rsidRDefault="0046703F" w:rsidP="007C1BC4">
      <w:pPr>
        <w:ind w:firstLine="720"/>
        <w:rPr>
          <w:rFonts w:ascii="Arial" w:hAnsi="Arial" w:cs="Arial"/>
          <w:lang w:val="en-US"/>
        </w:rPr>
      </w:pPr>
    </w:p>
    <w:p w14:paraId="30365B1A" w14:textId="65803306" w:rsidR="00D45499" w:rsidRPr="00AF3153" w:rsidRDefault="00AF3153" w:rsidP="007C1BC4">
      <w:pPr>
        <w:rPr>
          <w:rFonts w:ascii="Arial" w:hAnsi="Arial" w:cs="Arial"/>
          <w:i/>
          <w:iCs/>
          <w:lang w:val="en-US"/>
        </w:rPr>
      </w:pPr>
      <w:r>
        <w:rPr>
          <w:rFonts w:ascii="Arial" w:hAnsi="Arial" w:cs="Arial"/>
          <w:i/>
          <w:iCs/>
          <w:lang w:val="en-US"/>
        </w:rPr>
        <w:t>2.</w:t>
      </w:r>
      <w:ins w:id="258" w:author="Benjamin Van Doren" w:date="2021-11-29T17:56:00Z">
        <w:r w:rsidR="00582977">
          <w:rPr>
            <w:rFonts w:ascii="Arial" w:hAnsi="Arial" w:cs="Arial"/>
            <w:i/>
            <w:iCs/>
            <w:lang w:val="en-US"/>
          </w:rPr>
          <w:t xml:space="preserve"> </w:t>
        </w:r>
      </w:ins>
      <w:r w:rsidR="00781CD6" w:rsidRPr="00AF3153">
        <w:rPr>
          <w:rFonts w:ascii="Arial" w:hAnsi="Arial" w:cs="Arial"/>
          <w:i/>
          <w:iCs/>
          <w:lang w:val="en-US"/>
        </w:rPr>
        <w:t>Controversy over t</w:t>
      </w:r>
      <w:r w:rsidR="00D45499" w:rsidRPr="00AF3153">
        <w:rPr>
          <w:rFonts w:ascii="Arial" w:hAnsi="Arial" w:cs="Arial"/>
          <w:i/>
          <w:iCs/>
          <w:lang w:val="en-US"/>
        </w:rPr>
        <w:t>he contribution</w:t>
      </w:r>
      <w:ins w:id="259" w:author="Benjamin Van Doren" w:date="2021-11-29T17:56:00Z">
        <w:r w:rsidR="00AB16CD">
          <w:rPr>
            <w:rFonts w:ascii="Arial" w:hAnsi="Arial" w:cs="Arial"/>
            <w:i/>
            <w:iCs/>
            <w:lang w:val="en-US"/>
          </w:rPr>
          <w:t>s</w:t>
        </w:r>
      </w:ins>
      <w:r w:rsidR="00D45499" w:rsidRPr="00AF3153">
        <w:rPr>
          <w:rFonts w:ascii="Arial" w:hAnsi="Arial" w:cs="Arial"/>
          <w:i/>
          <w:iCs/>
          <w:lang w:val="en-US"/>
        </w:rPr>
        <w:t xml:space="preserve"> of abiotic and biotic factor</w:t>
      </w:r>
      <w:ins w:id="260" w:author="Benjamin Van Doren" w:date="2021-11-29T17:56:00Z">
        <w:r w:rsidR="00582977">
          <w:rPr>
            <w:rFonts w:ascii="Arial" w:hAnsi="Arial" w:cs="Arial"/>
            <w:i/>
            <w:iCs/>
            <w:lang w:val="en-US"/>
          </w:rPr>
          <w:t>s</w:t>
        </w:r>
      </w:ins>
      <w:r w:rsidR="00D45499" w:rsidRPr="00AF3153">
        <w:rPr>
          <w:rFonts w:ascii="Arial" w:hAnsi="Arial" w:cs="Arial"/>
          <w:i/>
          <w:iCs/>
          <w:lang w:val="en-US"/>
        </w:rPr>
        <w:t xml:space="preserve"> in </w:t>
      </w:r>
      <w:del w:id="261" w:author="Benjamin Van Doren" w:date="2021-11-29T17:56:00Z">
        <w:r w:rsidR="00D45499" w:rsidRPr="00AF3153" w:rsidDel="00AB16CD">
          <w:rPr>
            <w:rFonts w:ascii="Arial" w:hAnsi="Arial" w:cs="Arial"/>
            <w:i/>
            <w:iCs/>
            <w:lang w:val="en-US"/>
          </w:rPr>
          <w:delText xml:space="preserve">deciding </w:delText>
        </w:r>
      </w:del>
      <w:ins w:id="262" w:author="Benjamin Van Doren" w:date="2021-11-29T17:56:00Z">
        <w:r w:rsidR="00AB16CD">
          <w:rPr>
            <w:rFonts w:ascii="Arial" w:hAnsi="Arial" w:cs="Arial"/>
            <w:i/>
            <w:iCs/>
            <w:lang w:val="en-US"/>
          </w:rPr>
          <w:t>determining</w:t>
        </w:r>
        <w:r w:rsidR="00AB16CD" w:rsidRPr="00AF3153">
          <w:rPr>
            <w:rFonts w:ascii="Arial" w:hAnsi="Arial" w:cs="Arial"/>
            <w:i/>
            <w:iCs/>
            <w:lang w:val="en-US"/>
          </w:rPr>
          <w:t xml:space="preserve"> </w:t>
        </w:r>
      </w:ins>
      <w:r w:rsidR="00D45499" w:rsidRPr="00AF3153">
        <w:rPr>
          <w:rFonts w:ascii="Arial" w:hAnsi="Arial" w:cs="Arial"/>
          <w:i/>
          <w:iCs/>
          <w:lang w:val="en-US"/>
        </w:rPr>
        <w:t>distribution</w:t>
      </w:r>
      <w:ins w:id="263" w:author="Benjamin Van Doren" w:date="2021-11-29T17:56:00Z">
        <w:r w:rsidR="00AB16CD">
          <w:rPr>
            <w:rFonts w:ascii="Arial" w:hAnsi="Arial" w:cs="Arial"/>
            <w:i/>
            <w:iCs/>
            <w:lang w:val="en-US"/>
          </w:rPr>
          <w:t>s</w:t>
        </w:r>
      </w:ins>
    </w:p>
    <w:p w14:paraId="56A0B68F" w14:textId="31CE53D9" w:rsidR="000C4B32" w:rsidRDefault="00DF6CBA" w:rsidP="002C67DF">
      <w:pPr>
        <w:ind w:firstLine="720"/>
        <w:rPr>
          <w:rFonts w:ascii="Arial" w:hAnsi="Arial" w:cs="Arial"/>
          <w:lang w:val="en-US"/>
        </w:rPr>
      </w:pPr>
      <w:r>
        <w:rPr>
          <w:rFonts w:ascii="Arial" w:hAnsi="Arial" w:cs="Arial"/>
          <w:lang w:val="en-US"/>
        </w:rPr>
        <w:t>The idea of comparing the contribution</w:t>
      </w:r>
      <w:ins w:id="264" w:author="Benjamin Van Doren" w:date="2021-11-29T17:57:00Z">
        <w:r w:rsidR="00AB16CD">
          <w:rPr>
            <w:rFonts w:ascii="Arial" w:hAnsi="Arial" w:cs="Arial"/>
            <w:lang w:val="en-US"/>
          </w:rPr>
          <w:t>s</w:t>
        </w:r>
      </w:ins>
      <w:r>
        <w:rPr>
          <w:rFonts w:ascii="Arial" w:hAnsi="Arial" w:cs="Arial"/>
          <w:lang w:val="en-US"/>
        </w:rPr>
        <w:t xml:space="preserve"> of abiotic </w:t>
      </w:r>
      <w:del w:id="265" w:author="Benjamin Van Doren" w:date="2021-11-29T17:57:00Z">
        <w:r w:rsidDel="00AB16CD">
          <w:rPr>
            <w:rFonts w:ascii="Arial" w:hAnsi="Arial" w:cs="Arial"/>
            <w:lang w:val="en-US"/>
          </w:rPr>
          <w:delText xml:space="preserve">factor </w:delText>
        </w:r>
      </w:del>
      <w:r w:rsidR="00812680" w:rsidRPr="00812680">
        <w:rPr>
          <w:rFonts w:ascii="Arial" w:hAnsi="Arial" w:cs="Arial"/>
          <w:lang w:val="en-US"/>
        </w:rPr>
        <w:t>versus</w:t>
      </w:r>
      <w:r w:rsidR="00812680">
        <w:rPr>
          <w:rFonts w:ascii="Arial" w:hAnsi="Arial" w:cs="Arial"/>
          <w:lang w:val="en-US"/>
        </w:rPr>
        <w:t xml:space="preserve"> </w:t>
      </w:r>
      <w:r>
        <w:rPr>
          <w:rFonts w:ascii="Arial" w:hAnsi="Arial" w:cs="Arial"/>
          <w:lang w:val="en-US"/>
        </w:rPr>
        <w:t>biotic factor</w:t>
      </w:r>
      <w:ins w:id="266" w:author="Benjamin Van Doren" w:date="2021-11-29T17:57:00Z">
        <w:r w:rsidR="00AB16CD">
          <w:rPr>
            <w:rFonts w:ascii="Arial" w:hAnsi="Arial" w:cs="Arial"/>
            <w:lang w:val="en-US"/>
          </w:rPr>
          <w:t>s</w:t>
        </w:r>
      </w:ins>
      <w:r>
        <w:rPr>
          <w:rFonts w:ascii="Arial" w:hAnsi="Arial" w:cs="Arial"/>
          <w:lang w:val="en-US"/>
        </w:rPr>
        <w:t xml:space="preserve"> in warm </w:t>
      </w:r>
      <w:r w:rsidR="00812680" w:rsidRPr="00812680">
        <w:rPr>
          <w:rFonts w:ascii="Arial" w:hAnsi="Arial" w:cs="Arial"/>
          <w:lang w:val="en-US"/>
        </w:rPr>
        <w:t>versus</w:t>
      </w:r>
      <w:r>
        <w:rPr>
          <w:rFonts w:ascii="Arial" w:hAnsi="Arial" w:cs="Arial"/>
          <w:lang w:val="en-US"/>
        </w:rPr>
        <w:t xml:space="preserve"> cold boundaries has </w:t>
      </w:r>
      <w:del w:id="267" w:author="Benjamin Van Doren" w:date="2021-11-29T17:57:00Z">
        <w:r w:rsidR="00A37EF1" w:rsidDel="00AB16CD">
          <w:rPr>
            <w:rFonts w:ascii="Arial" w:hAnsi="Arial" w:cs="Arial"/>
            <w:lang w:val="en-US"/>
          </w:rPr>
          <w:delText xml:space="preserve">a </w:delText>
        </w:r>
        <w:r w:rsidDel="00AB16CD">
          <w:rPr>
            <w:rFonts w:ascii="Arial" w:hAnsi="Arial" w:cs="Arial"/>
            <w:lang w:val="en-US"/>
          </w:rPr>
          <w:delText xml:space="preserve">deep </w:delText>
        </w:r>
      </w:del>
      <w:r>
        <w:rPr>
          <w:rFonts w:ascii="Arial" w:hAnsi="Arial" w:cs="Arial"/>
          <w:lang w:val="en-US"/>
        </w:rPr>
        <w:t>root</w:t>
      </w:r>
      <w:ins w:id="268" w:author="Benjamin Van Doren" w:date="2021-11-29T17:57:00Z">
        <w:r w:rsidR="00AB16CD">
          <w:rPr>
            <w:rFonts w:ascii="Arial" w:hAnsi="Arial" w:cs="Arial"/>
            <w:lang w:val="en-US"/>
          </w:rPr>
          <w:t>s</w:t>
        </w:r>
      </w:ins>
      <w:r>
        <w:rPr>
          <w:rFonts w:ascii="Arial" w:hAnsi="Arial" w:cs="Arial"/>
          <w:lang w:val="en-US"/>
        </w:rPr>
        <w:t xml:space="preserve"> </w:t>
      </w:r>
      <w:del w:id="269" w:author="Benjamin Van Doren" w:date="2021-11-29T17:57:00Z">
        <w:r w:rsidR="0074313A" w:rsidDel="00AB16CD">
          <w:rPr>
            <w:rFonts w:ascii="Arial" w:hAnsi="Arial" w:cs="Arial"/>
            <w:lang w:val="en-US"/>
          </w:rPr>
          <w:delText>since</w:delText>
        </w:r>
        <w:r w:rsidDel="00AB16CD">
          <w:rPr>
            <w:rFonts w:ascii="Arial" w:hAnsi="Arial" w:cs="Arial"/>
            <w:lang w:val="en-US"/>
          </w:rPr>
          <w:delText xml:space="preserve"> </w:delText>
        </w:r>
      </w:del>
      <w:ins w:id="270" w:author="Benjamin Van Doren" w:date="2021-11-29T17:57:00Z">
        <w:r w:rsidR="00AB16CD">
          <w:rPr>
            <w:rFonts w:ascii="Arial" w:hAnsi="Arial" w:cs="Arial"/>
            <w:lang w:val="en-US"/>
          </w:rPr>
          <w:t xml:space="preserve">to </w:t>
        </w:r>
      </w:ins>
      <w:r w:rsidR="0074313A">
        <w:rPr>
          <w:rFonts w:ascii="Arial" w:hAnsi="Arial" w:cs="Arial"/>
          <w:lang w:val="en-US"/>
        </w:rPr>
        <w:t xml:space="preserve">Charles </w:t>
      </w:r>
      <w:r>
        <w:rPr>
          <w:rFonts w:ascii="Arial" w:hAnsi="Arial" w:cs="Arial"/>
          <w:lang w:val="en-US"/>
        </w:rPr>
        <w:t>Darwin but remain</w:t>
      </w:r>
      <w:ins w:id="271" w:author="Benjamin Van Doren" w:date="2021-11-29T17:58:00Z">
        <w:r w:rsidR="00E76543">
          <w:rPr>
            <w:rFonts w:ascii="Arial" w:hAnsi="Arial" w:cs="Arial"/>
            <w:lang w:val="en-US"/>
          </w:rPr>
          <w:t>s</w:t>
        </w:r>
      </w:ins>
      <w:r>
        <w:rPr>
          <w:rFonts w:ascii="Arial" w:hAnsi="Arial" w:cs="Arial"/>
          <w:lang w:val="en-US"/>
        </w:rPr>
        <w:t xml:space="preserve"> contested </w:t>
      </w:r>
      <w:del w:id="272" w:author="Benjamin Van Doren" w:date="2021-11-29T17:58:00Z">
        <w:r w:rsidDel="00B211D3">
          <w:rPr>
            <w:rFonts w:ascii="Arial" w:hAnsi="Arial" w:cs="Arial"/>
            <w:lang w:val="en-US"/>
          </w:rPr>
          <w:delText>until now</w:delText>
        </w:r>
        <w:r w:rsidR="003D4B4F" w:rsidDel="00B211D3">
          <w:rPr>
            <w:rFonts w:ascii="Arial" w:hAnsi="Arial" w:cs="Arial"/>
            <w:lang w:val="en-US"/>
          </w:rPr>
          <w:delText xml:space="preserve"> </w:delText>
        </w:r>
      </w:del>
      <w:r w:rsidR="003D4B4F">
        <w:rPr>
          <w:rFonts w:ascii="Arial" w:hAnsi="Arial" w:cs="Arial"/>
          <w:lang w:val="en-US"/>
        </w:rPr>
        <w:fldChar w:fldCharType="begin" w:fldLock="1"/>
      </w:r>
      <w:r w:rsidR="00BB52D4">
        <w:rPr>
          <w:rFonts w:ascii="Arial" w:hAnsi="Arial" w:cs="Arial"/>
          <w:lang w:val="en-US"/>
        </w:rPr>
        <w:instrText>ADDIN CSL_CITATION {"citationItems":[{"id":"ITEM-1","itemData":{"DOI":"10.1086/674525","ISSN":"00030147","PMID":"24464192","abstract":"Many species' range limits (RL) occur across continuous environmental gradients without obvious barriers imposing them. Such RL are expected to reflect niche limits (NL) and thus to occur where populations cease to be self-sustaining. Transplant experiments comparing fitness within and beyond species' ranges can test this hypothesis, but interpretive power depends strongly on experimental design.We first identify often overlooked aspects of transplant design that are critical to establishing the causes of RL, especially incorporating transplant sites at, and source populations from, the range edge. We then conduct a meta-analysis of published beyond-range transplant experiments (n= 111 tests). Most tests (75%) found that performance declined beyond the range, with the strongest declines detected when the measure of performance was lifetime fitness (83%), suggesting that RL commonly involve niche constraints (declining habitat quality). However, only 46% supported range limits occurring at NL; 26% (mostly geographic RL) fell short of NL with self-sustaining transplants beyond the range, and 23% (all elevational RL) exceeded NL with range-edge populations acting as demographic sinks. These data suggest an important but divergent role for dispersal, which may commonly constrain geographic distributions while extending elevational limits. Meta-analysis results also supported the importance of biotic interactions at RL, particularly the long-held assertion of their role in causing low-elevation and equatorial limits. © 2013 by The University of Chicago.","author":[{"dropping-particle":"","family":"Hargreaves","given":"Anna L.","non-dropping-particle":"","parse-names":false,"suffix":""},{"dropping-particle":"","family":"Samis","given":"Karen E.","non-dropping-particle":"","parse-names":false,"suffix":""},{"dropping-particle":"","family":"Eckert","given":"Christopher G.","non-dropping-particle":"","parse-names":false,"suffix":""}],"container-title":"American Naturalist","id":"ITEM-1","issue":"2","issued":{"date-parts":[["2014","1","17"]]},"page":"157-173","publisher":"University of Chicago PressChicago, IL","title":"Are species' range limits simply niche limits writ large? A review of transplant experiments beyond the range","type":"article-journal","volume":"183"},"uris":["http://www.mendeley.com/documents/?uuid=9326a7e9-8b53-3520-b708-1f6c7c85ae33"]},{"id":"ITEM-2","itemData":{"DOI":"10.1111/jbi.12231","ISSN":"03050270","abstract":"Aim: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Kissling","given":"W.","non-dropping-particle":"","parse-names":false,"suffix":""}],"id":"ITEM-2","issue":"3","issued":{"date-parts":[["2014","3","1"]]},"page":"429-442","publisher":"John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 Hargreaves, Samis, and Eckert 2014)","plainTextFormattedCitation":"(Cahill et al. 2014; Hargreaves, Samis, and Eckert 2014)","previouslyFormattedCitation":"(Cahill et al. 2014; Hargreaves, Samis, and Eckert 2014)"},"properties":{"noteIndex":0},"schema":"https://github.com/citation-style-language/schema/raw/master/csl-citation.json"}</w:instrText>
      </w:r>
      <w:r w:rsidR="003D4B4F">
        <w:rPr>
          <w:rFonts w:ascii="Arial" w:hAnsi="Arial" w:cs="Arial"/>
          <w:lang w:val="en-US"/>
        </w:rPr>
        <w:fldChar w:fldCharType="separate"/>
      </w:r>
      <w:r w:rsidR="003D4B4F" w:rsidRPr="003D4B4F">
        <w:rPr>
          <w:rFonts w:ascii="Arial" w:hAnsi="Arial" w:cs="Arial"/>
          <w:noProof/>
          <w:lang w:val="en-US"/>
        </w:rPr>
        <w:t>(Cahill et al. 2014; Hargreaves, Samis, and Eckert 2014)</w:t>
      </w:r>
      <w:r w:rsidR="003D4B4F">
        <w:rPr>
          <w:rFonts w:ascii="Arial" w:hAnsi="Arial" w:cs="Arial"/>
          <w:lang w:val="en-US"/>
        </w:rPr>
        <w:fldChar w:fldCharType="end"/>
      </w:r>
      <w:r w:rsidR="003D4B4F">
        <w:rPr>
          <w:rFonts w:ascii="Arial" w:hAnsi="Arial" w:cs="Arial"/>
          <w:lang w:val="en-US"/>
        </w:rPr>
        <w:t>.</w:t>
      </w:r>
      <w:r w:rsidR="00781CD6">
        <w:rPr>
          <w:rFonts w:ascii="Arial" w:hAnsi="Arial" w:cs="Arial"/>
          <w:lang w:val="en-US"/>
        </w:rPr>
        <w:t xml:space="preserve"> </w:t>
      </w:r>
      <w:r w:rsidR="00287EB7">
        <w:rPr>
          <w:rFonts w:ascii="Arial" w:hAnsi="Arial" w:cs="Arial"/>
          <w:lang w:val="en-US"/>
        </w:rPr>
        <w:t xml:space="preserve">There is </w:t>
      </w:r>
      <w:del w:id="273" w:author="Benjamin Van Doren" w:date="2021-11-29T17:58:00Z">
        <w:r w:rsidR="00287EB7" w:rsidDel="005B53CF">
          <w:rPr>
            <w:rFonts w:ascii="Arial" w:hAnsi="Arial" w:cs="Arial"/>
            <w:lang w:val="en-US"/>
          </w:rPr>
          <w:delText xml:space="preserve">especially </w:delText>
        </w:r>
      </w:del>
      <w:r w:rsidR="00287EB7">
        <w:rPr>
          <w:rFonts w:ascii="Arial" w:hAnsi="Arial" w:cs="Arial"/>
          <w:lang w:val="en-US"/>
        </w:rPr>
        <w:t>mixed evidence on the importance of heat tolerance in deciding warm boundaries (positive</w:t>
      </w:r>
      <w:r w:rsidR="001D62CE">
        <w:rPr>
          <w:rFonts w:ascii="Arial" w:hAnsi="Arial" w:cs="Arial"/>
          <w:lang w:val="en-US"/>
        </w:rPr>
        <w:t xml:space="preserve"> </w:t>
      </w:r>
      <w:r w:rsidR="00722543">
        <w:rPr>
          <w:rFonts w:ascii="Arial" w:hAnsi="Arial" w:cs="Arial"/>
          <w:lang w:val="en-US"/>
        </w:rPr>
        <w:t>relationship</w:t>
      </w:r>
      <w:r w:rsidR="00287EB7">
        <w:rPr>
          <w:rFonts w:ascii="Arial" w:hAnsi="Arial" w:cs="Arial"/>
          <w:lang w:val="en-US"/>
        </w:rPr>
        <w:t xml:space="preserve">: </w:t>
      </w:r>
      <w:r w:rsidR="009C7B0A">
        <w:rPr>
          <w:rFonts w:ascii="Arial" w:hAnsi="Arial" w:cs="Arial"/>
          <w:lang w:val="en-US"/>
        </w:rPr>
        <w:fldChar w:fldCharType="begin" w:fldLock="1"/>
      </w:r>
      <w:r w:rsidR="009C7B0A">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phylogenetically","type":"article-journal","volume":"109"},"uris":["http://www.mendeley.com/documents/?uuid=fda03cb5-0910-39da-97ce-ca7e1c3ab356"]},{"id":"ITEM-3","itemData":{"DOI":"10.1111/j.1365-2656.2007.01303.x","ISSN":"00218790","PMID":"18177334","abstract":"1. The ranges of many species have expanded in cool regions but contracted at warm margins in response to recent climate warming, but the mechanisms behind such changes remain unclear. Particular debate concerns the roles of direct climatic limitation vs. the effects of interacting species in explaining the location of low latitude or low elevation range margins. 2. The mountains of the Sierra de Guadarrama (central Spain) include both cool and warm range margins for the black-veined white butterfly, Aporia crataegi, which has disappeared from low elevations since the 1970s without colonizing the highest elevations. 3. We found that the current upper elevation limit to A. crataegi's distribution coincided closely with that of its host plants, but that the species was absent from elevations below 900 m, even where host plants were present. The density of A. crataegi per host plant increased with elevation, but overall abundance of the species declined at high elevations where host plants were rare. 4. The flight period of A. crataegi was later at higher elevations, meaning that butterflies in higher populations flew at hotter times of year; nevertheless, daytime temperatures for the month of peak flight decreased by 6.2 °C per 1 km increase in elevation. 5. At higher elevations A. crataegi eggs were laid on the south side of host plants (expected to correspond to hotter microclimates), whereas at lower sites the (cooler) north side of plants was selected. Field transplant experiments showed that egg survival increased with elevation. 6. Climatic limitation is the most likely explanation for the low elevation range margin of A. crataegi, whereas the absence of host plants from high elevations sets the upper limit. This contrasts with the frequent assumption that biotic interactions typically determine warm range margins, and thermal limitation cool margins. 7. Studies that have modelled distribution changes in response to climate change may have underestimated declines for many specialist species, because range contractions will be exacerbated by mismatch between the future distribution of suitable climate space and the availability of resources such as host plants. © 2007 The Authors.","author":[{"dropping-particle":"","family":"Merrill","given":"Richard M.","non-dropping-particle":"","parse-names":false,"suffix":""},{"dropping-particle":"","family":"Gutiérrez","given":"David","non-dropping-particle":"","parse-names":false,"suffix":""},{"dropping-particle":"","family":"Lewis","given":"Owen T.","non-dropping-particle":"","parse-names":false,"suffix":""},{"dropping-particle":"","family":"Gutiérrez","given":"Javier","non-dropping-particle":"","parse-names":false,"suffix":""},{"dropping-particle":"","family":"Díez","given":"Sonia B.","non-dropping-particle":"","parse-names":false,"suffix":""},{"dropping-particle":"","family":"Wilson","given":"Robert J.","non-dropping-particle":"","parse-names":false,"suffix":""}],"container-title":"Journal of Animal Ecology","id":"ITEM-3","issue":"1","issued":{"date-parts":[["2008"]]},"note":"This is the evidence that high temperature is the restriction for distribution at lowland!","page":"145-155","title":"Combined effects of climate and biotic interactions on the elevational range of a phytophagous insect","type":"article-journal","volume":"77"},"uris":["http://www.mendeley.com/documents/?uuid=5303e261-0e4e-326d-8c2c-f56bd1797ed4"]},{"id":"ITEM-4","itemData":{"DOI":"10.1111/j.1365-2486.2011.02518.x","ISSN":"13541013","abstract":"Predicting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Biology","id":"ITEM-4","issue":"2","issued":{"date-parts":[["2012","2","1"]]},"page":"412-421","publisher":"John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communities","type":"article-journal","volume":"18"},"uris":["http://www.mendeley.com/documents/?uuid=29e85837-7e5e-37e1-9aca-e0aaad27676b"]},{"id":"ITEM-5","itemData":{"DOI":"10.1073/pnas.1507681113","ISSN":"10916490","PMID":"26729867","abstract":"The critical thermal maximum (CTmax), the temperature at which motor control is lost in animals, has the potential to determine if species will tolerate global warming. For insects, tolerance to high temperatures decreases with latitude, suggesting that similar patterns may exist along elevational gradients as well. This study explored how CTmax varies among species and populations of a group of diverse tropical insect herbivores, the rolled-leaf beetles, across both broad and narrow elevational gradients. Data from 6,948 field observations and 8,700 museum specimens were used to map the elevational distributions of rolled-leaf beetles on two mountains in Costa Rica. CTmax was determined for 1,252 individual beetles representing all populations across the gradients. Initial morphological identifications suggested a total of 26 species with populations at different elevations displaying contrasting upper thermal limits. However, compared with morphological identifications, DNA barcodes (cytochrome oxidase I) revealed significant cryptic species diversity. DNA barcodes identified 42 species and haplotypes across 11 species complexes. These 42 species displayed much narrower elevational distributions and values of CTmax than the 26 morphologically defined species. In general, species found at middle elevations and on mountaintops are less tolerant to high temperatures than species restricted to lowland habitats. Species with broad elevational distributions display high CTmax throughout their ranges. We found no significant phylogenetic signal in CTmax, geography, or elevational range. The narrow variance in CTmaxvalues for most rolled-leaf beetles, especially high-elevation species, suggests that the risk of extinction of insects may be substantial under some projected rates of global warming.","author":[{"dropping-particle":"","family":"García-Robledo","given":"Carlos","non-dropping-particle":"","parse-names":false,"suffix":""},{"dropping-particle":"","family":"Kuprewicz","given":"Erin K.","non-dropping-particle":"","parse-names":false,"suffix":""},{"dropping-particle":"","family":"Staines","given":"Charles L.","non-dropping-particle":"","parse-names":false,"suffix":""},{"dropping-particle":"","family":"Erwin","given":"Terry L.","non-dropping-particle":"","parse-names":false,"suffix":""},{"dropping-particle":"","family":"Kress","given":"W. John","non-dropping-particle":"","parse-names":false,"suffix":""}],"container-title":"Proceedings of the National Academy of Sciences of the United States of America","id":"ITEM-5","issue":"3","issued":{"date-parts":[["2016","1","19"]]},"page":"680-685","publisher":"National Academy of Sciences","title":"Limited tolerance by insects to high temperatures across tropical elevational gradients and the implications of global warming for extinction","type":"article-journal","volume":"113"},"uris":["http://www.mendeley.com/documents/?uuid=ccd0f931-edae-31b4-9391-b90d476cb476"]}],"mendeley":{"formattedCitation":"(Batista et al. 2018; Duarte et al. 2012; García-Robledo et al. 2016; Kellermann et al. 2012; Merrill et al. 2008)","plainTextFormattedCitation":"(Batista et al. 2018; Duarte et al. 2012; García-Robledo et al. 2016; Kellermann et al. 2012; Merrill et al. 2008)","previouslyFormattedCitation":"(Batista et al. 2018; Duarte et al. 2012; García-Robledo et al. 2016; Kellermann et al. 2012; Merrill et al. 2008)"},"properties":{"noteIndex":0},"schema":"https://github.com/citation-style-language/schema/raw/master/csl-citation.json"}</w:instrText>
      </w:r>
      <w:r w:rsidR="009C7B0A">
        <w:rPr>
          <w:rFonts w:ascii="Arial" w:hAnsi="Arial" w:cs="Arial"/>
          <w:lang w:val="en-US"/>
        </w:rPr>
        <w:fldChar w:fldCharType="separate"/>
      </w:r>
      <w:r w:rsidR="009C7B0A" w:rsidRPr="009C7B0A">
        <w:rPr>
          <w:rFonts w:ascii="Arial" w:hAnsi="Arial" w:cs="Arial"/>
          <w:noProof/>
          <w:lang w:val="en-US"/>
        </w:rPr>
        <w:t>(Batista et al. 2018; Duarte et al. 2012; García-Robledo et al. 2016; Kellermann et al. 2012; Merrill et al. 2008)</w:t>
      </w:r>
      <w:r w:rsidR="009C7B0A">
        <w:rPr>
          <w:rFonts w:ascii="Arial" w:hAnsi="Arial" w:cs="Arial"/>
          <w:lang w:val="en-US"/>
        </w:rPr>
        <w:fldChar w:fldCharType="end"/>
      </w:r>
      <w:r w:rsidR="009C7B0A">
        <w:rPr>
          <w:rFonts w:ascii="Arial" w:hAnsi="Arial" w:cs="Arial"/>
          <w:lang w:val="en-US"/>
        </w:rPr>
        <w:t xml:space="preserve">; </w:t>
      </w:r>
      <w:r w:rsidR="001D62CE">
        <w:rPr>
          <w:rFonts w:ascii="Arial" w:hAnsi="Arial" w:cs="Arial"/>
          <w:lang w:val="en-US"/>
        </w:rPr>
        <w:t xml:space="preserve">null </w:t>
      </w:r>
      <w:r w:rsidR="00722543">
        <w:rPr>
          <w:rFonts w:ascii="Arial" w:hAnsi="Arial" w:cs="Arial"/>
          <w:lang w:val="en-US"/>
        </w:rPr>
        <w:t>relationship</w:t>
      </w:r>
      <w:r w:rsidR="009C7B0A">
        <w:rPr>
          <w:rFonts w:ascii="Arial" w:hAnsi="Arial" w:cs="Arial"/>
          <w:lang w:val="en-US"/>
        </w:rPr>
        <w:t xml:space="preserve">: </w:t>
      </w:r>
      <w:r w:rsidR="009C7B0A">
        <w:rPr>
          <w:rFonts w:ascii="Arial" w:hAnsi="Arial" w:cs="Arial"/>
          <w:lang w:val="en-US"/>
        </w:rPr>
        <w:fldChar w:fldCharType="begin" w:fldLock="1"/>
      </w:r>
      <w:r w:rsidR="00BC7557">
        <w:rPr>
          <w:rFonts w:ascii="Arial" w:hAnsi="Arial" w:cs="Arial"/>
          <w:lang w:val="en-US"/>
        </w:rPr>
        <w:instrText>ADDIN CSL_CITATION {"citationItems":[{"id":"ITEM-1","itemData":{"DOI":"10.1007/s00442-004-1605-4","ISSN":"00298549","PMID":"15221433","abstract":"The relation between thermal tolerance and latitudinal distribution was studied with 30 drosophilid species collected from the cool-temperate region (Sapporo), the warm-temperate region (Tokyo and Kyoto) and the subtropical region (Iriomote island) in Japan. In addition, intraspecific variation was examined for five species collected from two localities. The subtropical strains of Scaptodrosophila coracina, Drosophila bizonata and D. daruma were less tolerant to cold than their temperate strains. However, the difference of cold tolerance between these two geographic strains was much smaller than the difference between the species restricted to the subtropical region and those occurring in the temperate region. In D. auraria and D. suzukii, no difference was observed in thermal tolerance between their cool- and warm-temperate strains. Thus, geographic variation in thermal tolerance within species was low or negligible. Interspecific comparisons by phylogenetic independent contrasts revealed that species which had the northern boundaries of their distributions at higher latitudes were generally more tolerant to cold than those which had their boundaries at lower latitudes. However, the data for some species did not agree with this trend. The use of man-protected warm places for overwintering, competition or predation would also affect their distributions. It also appeared that species which had their southern boundaries at higher latitudes were generally more cold-tolerant. The acquisition of cold tolerance may lower a fly's capacity to compete, survive or reproduce in warmer climates. On the other hand, no relation was observed between heat tolerance and latitudinal distribution. Heat tolerance was higher in species inhabiting openlands or the forest canopy than in those inhabiting the forest understorey. © Springer-Verlag 2004.","author":[{"dropping-particle":"","family":"Kimura","given":"Masahito T.","non-dropping-particle":"","parse-names":false,"suffix":""}],"container-title":"Oecologia","id":"ITEM-1","issue":"3","issued":{"date-parts":[["2004"]]},"note":"1) indication of cold tolerance - competition trade-off;\n2) geographic variation in thermal tolerance within species was low or negligible\n3)","page":"442-449","publisher":"Springer Verlag","title":"Cold and heat tolerance of drosophilid flies with reference to their latitudinal distributions","type":"article-journal","volume":"140"},"uris":["http://www.mendeley.com/documents/?uuid=91aec852-2862-3ed1-9022-83d9484f77d3"]},{"id":"ITEM-2","itemData":{"DOI":"10.1007/s00442-018-4154-y","ISSN":"00298549","PMID":"29736865","abstract":"Terrestrial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K.A.","non-dropping-particle":"","parse-names":false,"suffix":""}],"container-title":"Oecologia","id":"ITEM-2","issue":"2","issued":{"date-parts":[["2018","10","1"]]},"note":"[check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Tropics","type":"article-journal","volume":"188"},"uris":["http://www.mendeley.com/documents/?uuid=e248f6da-505a-3873-b4f9-13e28dd410a6"]},{"id":"ITEM-3","itemData":{"DOI":"10.1016/j.jtherbio.2007.09.007","ISSN":"03064565","abstract":"1.We investigated whether heat tolerance has a crucial impact on the altitudinal distribution of a high-altitude lizard, Takydromus hsuehshanensis (&gt;1800 m altitude).2.We measured and compared its heat tolerance with that of another two lowland species. Heat tolerance measurement included critical thermal maximum (CTMax) and survival rates under three fluctuating daily temperature treatments over a 3-month period. Two of the three temperature treatments, the extremely high temperature (EH treatment) and the average temperature (H treatment), were set to approximate lowland summer temperatures. The third one was set to approximate cool temperature in mountain areas (C treatment).3.Our results showed that (1) CTMax of T. hsuehshanensis was higher than the summer temperature in the lowland areas, and not significantly lower than that of two other lowland species, (2) T. hsuehshanensis survived the H and EH treatments over a 3-month period and its survival rate was not significantly lower than that of the other two lowland species. Therefore, T. hsuehshanensis was not only able to tolerate high temperatures mimicking lowland areas for a short period of time, but also for a much longer period of time.4.We conclude that the heat tolerance of T. hsuehshanensis is not a crucial factor limiting its current altitudinal distribution. © 2007 Elsevier Ltd. All rights reserved.","author":[{"dropping-particle":"","family":"Huang","given":"Shu Ping","non-dropping-particle":"","parse-names":false,"suffix":""},{"dropping-particle":"","family":"Tu","given":"Ming Chung","non-dropping-particle":"","parse-names":false,"suffix":""}],"container-title":"Journal of Thermal Biology","id":"ITEM-3","issue":"1","issued":{"date-parts":[["2008","1","1"]]},"page":"48-56","publisher":"Pergamon","title":"Heat tolerance and altitudinal distribution of a mountainous lizard, Takydromus hsuehshanensis, in Taiwan","type":"article-journal","volume":"33"},"uris":["http://www.mendeley.com/documents/?uuid=d319b509-8e7f-3f1e-9510-6587a59d08f3"]},{"id":"ITEM-4","itemData":{"DOI":"10.2307/3546663","ISSN":"00301299","abstract":"An increase in the altitudinal range of occurrence of species in an assemblage with increasing elevation has been explained as a consequence of individual organisms having to be able to withstand a broader range of climatic conditions at higher elevations; the climatic variability hypothesis. Here we show that for scarab dung beetles (26 species) across an elevational transect (approx. 2500 In) in southern Africa thermal tolerance range does increase with increasing elevation across individuals and across species. The maximal thermal tolerance range exhibited increases slowly with elevation and the minimum range increases more rapidly. The mechanistic basis of the change appears to be one of rapidly changing critical thermal minimum (CTmin) with elevation and only small changes in critical thermal maximum (CTmax). Of course, even if the pattern of tolerance of species assumed by the climatic variability hypothesis is correct, an increase in altitudinal range with increasing elevation need not necessarily follow. However, although sampling has been limited, there does appear to be an elevational increase in altitudinal range for this species assemblage.","author":[{"dropping-particle":"","family":"Gaston","given":"Kevin J.","non-dropping-particle":"","parse-names":false,"suffix":""},{"dropping-particle":"","family":"Chown","given":"Steven L.","non-dropping-particle":"","parse-names":false,"suffix":""}],"container-title":"Oikos","id":"ITEM-4","issue":"3","issued":{"date-parts":[["1999","9"]]},"page":"584","publisher":"JSTOR","title":"Elevation and Climatic Tolerance: A Test Using Dung Beetles","type":"article-journal","volume":"86"},"uris":["http://www.mendeley.com/documents/?uuid=57497583-32b5-34a9-8ced-3b4b3b3b7cd8"]}],"mendeley":{"formattedCitation":"(Gaston and Chown 1999; Huang and Tu 2008; Kimura 2004; Nowrouzi et al. 2018)","plainTextFormattedCitation":"(Gaston and Chown 1999; Huang and Tu 2008; Kimura 2004; Nowrouzi et al. 2018)","previouslyFormattedCitation":"(Gaston and Chown 1999; Huang and Tu 2008; Kimura 2004; Nowrouzi et al. 2018)"},"properties":{"noteIndex":0},"schema":"https://github.com/citation-style-language/schema/raw/master/csl-citation.json"}</w:instrText>
      </w:r>
      <w:r w:rsidR="009C7B0A">
        <w:rPr>
          <w:rFonts w:ascii="Arial" w:hAnsi="Arial" w:cs="Arial"/>
          <w:lang w:val="en-US"/>
        </w:rPr>
        <w:fldChar w:fldCharType="separate"/>
      </w:r>
      <w:r w:rsidR="009C7B0A" w:rsidRPr="009C7B0A">
        <w:rPr>
          <w:rFonts w:ascii="Arial" w:hAnsi="Arial" w:cs="Arial"/>
          <w:noProof/>
          <w:lang w:val="en-US"/>
        </w:rPr>
        <w:t>(Gaston and Chown 1999; Huang and Tu 2008; Kimura 2004; Nowrouzi et al. 2018)</w:t>
      </w:r>
      <w:r w:rsidR="009C7B0A">
        <w:rPr>
          <w:rFonts w:ascii="Arial" w:hAnsi="Arial" w:cs="Arial"/>
          <w:lang w:val="en-US"/>
        </w:rPr>
        <w:fldChar w:fldCharType="end"/>
      </w:r>
      <w:r w:rsidR="00287EB7">
        <w:rPr>
          <w:rFonts w:ascii="Arial" w:hAnsi="Arial" w:cs="Arial"/>
          <w:lang w:val="en-US"/>
        </w:rPr>
        <w:t>)</w:t>
      </w:r>
      <w:r w:rsidR="009C7B0A">
        <w:rPr>
          <w:rFonts w:ascii="Arial" w:hAnsi="Arial" w:cs="Arial"/>
          <w:lang w:val="en-US"/>
        </w:rPr>
        <w:t xml:space="preserve">. </w:t>
      </w:r>
      <w:r>
        <w:rPr>
          <w:rFonts w:ascii="Arial" w:hAnsi="Arial" w:cs="Arial"/>
          <w:lang w:val="en-US"/>
        </w:rPr>
        <w:t>Th</w:t>
      </w:r>
      <w:ins w:id="274" w:author="Benjamin Van Doren" w:date="2021-11-29T17:58:00Z">
        <w:r w:rsidR="005B53CF">
          <w:rPr>
            <w:rFonts w:ascii="Arial" w:hAnsi="Arial" w:cs="Arial"/>
            <w:lang w:val="en-US"/>
          </w:rPr>
          <w:t>is</w:t>
        </w:r>
      </w:ins>
      <w:del w:id="275" w:author="Benjamin Van Doren" w:date="2021-11-29T17:58:00Z">
        <w:r w:rsidDel="005B53CF">
          <w:rPr>
            <w:rFonts w:ascii="Arial" w:hAnsi="Arial" w:cs="Arial"/>
            <w:lang w:val="en-US"/>
          </w:rPr>
          <w:delText>e</w:delText>
        </w:r>
      </w:del>
      <w:r>
        <w:rPr>
          <w:rFonts w:ascii="Arial" w:hAnsi="Arial" w:cs="Arial"/>
          <w:lang w:val="en-US"/>
        </w:rPr>
        <w:t xml:space="preserve"> discrepancy </w:t>
      </w:r>
      <w:r w:rsidR="006618AB">
        <w:rPr>
          <w:rFonts w:ascii="Arial" w:hAnsi="Arial" w:cs="Arial"/>
          <w:lang w:val="en-US"/>
        </w:rPr>
        <w:t>could</w:t>
      </w:r>
      <w:r>
        <w:rPr>
          <w:rFonts w:ascii="Arial" w:hAnsi="Arial" w:cs="Arial"/>
          <w:lang w:val="en-US"/>
        </w:rPr>
        <w:t xml:space="preserve"> arise from</w:t>
      </w:r>
      <w:r w:rsidR="008215BB">
        <w:rPr>
          <w:rFonts w:ascii="Arial" w:hAnsi="Arial" w:cs="Arial"/>
          <w:lang w:val="en-US"/>
        </w:rPr>
        <w:t xml:space="preserve"> at least</w:t>
      </w:r>
      <w:r>
        <w:rPr>
          <w:rFonts w:ascii="Arial" w:hAnsi="Arial" w:cs="Arial"/>
          <w:lang w:val="en-US"/>
        </w:rPr>
        <w:t xml:space="preserve"> three reasons: geographic bias of research effort, the </w:t>
      </w:r>
      <w:r w:rsidR="00EE311B">
        <w:rPr>
          <w:rFonts w:ascii="Arial" w:hAnsi="Arial" w:cs="Arial"/>
          <w:lang w:val="en-US"/>
        </w:rPr>
        <w:t>distinctive</w:t>
      </w:r>
      <w:r>
        <w:rPr>
          <w:rFonts w:ascii="Arial" w:hAnsi="Arial" w:cs="Arial"/>
          <w:lang w:val="en-US"/>
        </w:rPr>
        <w:t xml:space="preserve"> nature of mechanisms governing latitudinal </w:t>
      </w:r>
      <w:r w:rsidR="00812680" w:rsidRPr="00812680">
        <w:rPr>
          <w:rFonts w:ascii="Arial" w:hAnsi="Arial" w:cs="Arial"/>
          <w:lang w:val="en-US"/>
        </w:rPr>
        <w:t>versus</w:t>
      </w:r>
      <w:r>
        <w:rPr>
          <w:rFonts w:ascii="Arial" w:hAnsi="Arial" w:cs="Arial"/>
          <w:lang w:val="en-US"/>
        </w:rPr>
        <w:t xml:space="preserve"> </w:t>
      </w:r>
      <w:r w:rsidR="00D12862">
        <w:rPr>
          <w:rFonts w:ascii="Arial" w:hAnsi="Arial" w:cs="Arial"/>
          <w:lang w:val="en-US"/>
        </w:rPr>
        <w:t>elevationa</w:t>
      </w:r>
      <w:r>
        <w:rPr>
          <w:rFonts w:ascii="Arial" w:hAnsi="Arial" w:cs="Arial"/>
          <w:lang w:val="en-US"/>
        </w:rPr>
        <w:t>l distribution</w:t>
      </w:r>
      <w:ins w:id="276" w:author="Benjamin Van Doren" w:date="2021-11-29T17:58:00Z">
        <w:r w:rsidR="005B53CF">
          <w:rPr>
            <w:rFonts w:ascii="Arial" w:hAnsi="Arial" w:cs="Arial"/>
            <w:lang w:val="en-US"/>
          </w:rPr>
          <w:t>,</w:t>
        </w:r>
      </w:ins>
      <w:r>
        <w:rPr>
          <w:rFonts w:ascii="Arial" w:hAnsi="Arial" w:cs="Arial"/>
          <w:lang w:val="en-US"/>
        </w:rPr>
        <w:t xml:space="preserve"> and </w:t>
      </w:r>
      <w:r w:rsidR="00EE311B">
        <w:rPr>
          <w:rFonts w:ascii="Arial" w:hAnsi="Arial" w:cs="Arial"/>
          <w:lang w:val="en-US"/>
        </w:rPr>
        <w:t>methodological difference</w:t>
      </w:r>
      <w:ins w:id="277" w:author="Benjamin Van Doren" w:date="2021-11-29T17:58:00Z">
        <w:r w:rsidR="005B53CF">
          <w:rPr>
            <w:rFonts w:ascii="Arial" w:hAnsi="Arial" w:cs="Arial"/>
            <w:lang w:val="en-US"/>
          </w:rPr>
          <w:t>s</w:t>
        </w:r>
      </w:ins>
      <w:r w:rsidR="00EE311B">
        <w:rPr>
          <w:rFonts w:ascii="Arial" w:hAnsi="Arial" w:cs="Arial"/>
          <w:lang w:val="en-US"/>
        </w:rPr>
        <w:t xml:space="preserve"> when measuring traits.</w:t>
      </w:r>
    </w:p>
    <w:p w14:paraId="2EA87AD3" w14:textId="0B42FE30" w:rsidR="009D2B25" w:rsidRDefault="006618AB">
      <w:pPr>
        <w:ind w:firstLine="720"/>
        <w:rPr>
          <w:rFonts w:ascii="Arial" w:hAnsi="Arial" w:cs="Arial"/>
          <w:lang w:val="en-US"/>
        </w:rPr>
        <w:pPrChange w:id="278" w:author="Benjamin Van Doren" w:date="2021-11-29T17:58:00Z">
          <w:pPr/>
        </w:pPrChange>
      </w:pPr>
      <w:r>
        <w:rPr>
          <w:rFonts w:ascii="Arial" w:hAnsi="Arial" w:cs="Arial"/>
          <w:lang w:val="en-US"/>
        </w:rPr>
        <w:t xml:space="preserve">First, data available for synthetic studies </w:t>
      </w:r>
      <w:r w:rsidR="00054B94">
        <w:rPr>
          <w:rFonts w:ascii="Arial" w:hAnsi="Arial" w:cs="Arial"/>
          <w:lang w:val="en-US"/>
        </w:rPr>
        <w:t xml:space="preserve">is </w:t>
      </w:r>
      <w:r>
        <w:rPr>
          <w:rFonts w:ascii="Arial" w:hAnsi="Arial" w:cs="Arial"/>
          <w:lang w:val="en-US"/>
        </w:rPr>
        <w:t>dominated by temperate latitudes in the northern hemisphere</w:t>
      </w:r>
      <w:r w:rsidR="00035188">
        <w:rPr>
          <w:rFonts w:ascii="Arial" w:hAnsi="Arial" w:cs="Arial"/>
          <w:lang w:val="en-US"/>
        </w:rPr>
        <w:t xml:space="preserve"> </w:t>
      </w:r>
      <w:r w:rsidR="00035188">
        <w:rPr>
          <w:rFonts w:ascii="Arial" w:hAnsi="Arial" w:cs="Arial"/>
          <w:lang w:val="en-US"/>
        </w:rPr>
        <w:fldChar w:fldCharType="begin" w:fldLock="1"/>
      </w:r>
      <w:r w:rsidR="00B308D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et al. 2017)","plainTextFormattedCitation":"(Feeley et al. 2017)","previouslyFormattedCitation":"(Feeley et al. 2017)"},"properties":{"noteIndex":0},"schema":"https://github.com/citation-style-language/schema/raw/master/csl-citation.json"}</w:instrText>
      </w:r>
      <w:r w:rsidR="00035188">
        <w:rPr>
          <w:rFonts w:ascii="Arial" w:hAnsi="Arial" w:cs="Arial"/>
          <w:lang w:val="en-US"/>
        </w:rPr>
        <w:fldChar w:fldCharType="separate"/>
      </w:r>
      <w:r w:rsidR="00B308DE" w:rsidRPr="00B308DE">
        <w:rPr>
          <w:rFonts w:ascii="Arial" w:hAnsi="Arial" w:cs="Arial"/>
          <w:noProof/>
          <w:lang w:val="en-US"/>
        </w:rPr>
        <w:t>(Feeley et al. 2017)</w:t>
      </w:r>
      <w:r w:rsidR="00035188">
        <w:rPr>
          <w:rFonts w:ascii="Arial" w:hAnsi="Arial" w:cs="Arial"/>
          <w:lang w:val="en-US"/>
        </w:rPr>
        <w:fldChar w:fldCharType="end"/>
      </w:r>
      <w:r w:rsidR="008A37B2">
        <w:rPr>
          <w:rFonts w:ascii="Arial" w:hAnsi="Arial" w:cs="Arial"/>
          <w:lang w:val="en-US"/>
        </w:rPr>
        <w:t xml:space="preserve"> and focus on cold limits </w:t>
      </w:r>
      <w:r w:rsidR="008A37B2">
        <w:rPr>
          <w:rFonts w:ascii="Arial" w:hAnsi="Arial" w:cs="Arial"/>
          <w:lang w:val="en-US"/>
        </w:rPr>
        <w:fldChar w:fldCharType="begin" w:fldLock="1"/>
      </w:r>
      <w:r w:rsidR="006F1C62">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Pr>
          <w:rFonts w:ascii="Arial" w:hAnsi="Arial" w:cs="Arial"/>
          <w:lang w:val="en-US"/>
        </w:rPr>
        <w:fldChar w:fldCharType="separate"/>
      </w:r>
      <w:r w:rsidR="008A37B2" w:rsidRPr="008A37B2">
        <w:rPr>
          <w:rFonts w:ascii="Arial" w:hAnsi="Arial" w:cs="Arial"/>
          <w:noProof/>
          <w:lang w:val="en-US"/>
        </w:rPr>
        <w:t>(Cahill et al. 2014)</w:t>
      </w:r>
      <w:r w:rsidR="008A37B2">
        <w:rPr>
          <w:rFonts w:ascii="Arial" w:hAnsi="Arial" w:cs="Arial"/>
          <w:lang w:val="en-US"/>
        </w:rPr>
        <w:fldChar w:fldCharType="end"/>
      </w:r>
      <w:r>
        <w:rPr>
          <w:rFonts w:ascii="Arial" w:hAnsi="Arial" w:cs="Arial"/>
          <w:lang w:val="en-US"/>
        </w:rPr>
        <w:t xml:space="preserve">. However, a recent </w:t>
      </w:r>
      <w:r w:rsidR="00C03B2E">
        <w:rPr>
          <w:rFonts w:ascii="Arial" w:hAnsi="Arial" w:cs="Arial"/>
          <w:lang w:val="en-US"/>
        </w:rPr>
        <w:t>synthesis</w:t>
      </w:r>
      <w:r>
        <w:rPr>
          <w:rFonts w:ascii="Arial" w:hAnsi="Arial" w:cs="Arial"/>
          <w:lang w:val="en-US"/>
        </w:rPr>
        <w:t xml:space="preserve"> of </w:t>
      </w:r>
      <w:r w:rsidR="00C505E9">
        <w:rPr>
          <w:rFonts w:ascii="Arial" w:hAnsi="Arial" w:cs="Arial"/>
          <w:lang w:val="en-US"/>
        </w:rPr>
        <w:t xml:space="preserve">the </w:t>
      </w:r>
      <w:r>
        <w:rPr>
          <w:rFonts w:ascii="Arial" w:hAnsi="Arial" w:cs="Arial"/>
          <w:lang w:val="en-US"/>
        </w:rPr>
        <w:t>global latitudinal trend shows that the difference in the contribution of biotic factors to warm v</w:t>
      </w:r>
      <w:r w:rsidR="00C505E9">
        <w:rPr>
          <w:rFonts w:ascii="Arial" w:hAnsi="Arial" w:cs="Arial"/>
          <w:lang w:val="en-US"/>
        </w:rPr>
        <w:t>ersus</w:t>
      </w:r>
      <w:r>
        <w:rPr>
          <w:rFonts w:ascii="Arial" w:hAnsi="Arial" w:cs="Arial"/>
          <w:lang w:val="en-US"/>
        </w:rPr>
        <w:t xml:space="preserve"> cold boundaries disappear</w:t>
      </w:r>
      <w:r w:rsidR="00C505E9">
        <w:rPr>
          <w:rFonts w:ascii="Arial" w:hAnsi="Arial" w:cs="Arial"/>
          <w:lang w:val="en-US"/>
        </w:rPr>
        <w:t>s</w:t>
      </w:r>
      <w:r>
        <w:rPr>
          <w:rFonts w:ascii="Arial" w:hAnsi="Arial" w:cs="Arial"/>
          <w:lang w:val="en-US"/>
        </w:rPr>
        <w:t xml:space="preserve"> toward </w:t>
      </w:r>
      <w:r w:rsidR="00C505E9">
        <w:rPr>
          <w:rFonts w:ascii="Arial" w:hAnsi="Arial" w:cs="Arial"/>
          <w:lang w:val="en-US"/>
        </w:rPr>
        <w:t xml:space="preserve">the </w:t>
      </w:r>
      <w:r>
        <w:rPr>
          <w:rFonts w:ascii="Arial" w:hAnsi="Arial" w:cs="Arial"/>
          <w:lang w:val="en-US"/>
        </w:rPr>
        <w:t>equator</w:t>
      </w:r>
      <w:r w:rsidR="00287A8E">
        <w:rPr>
          <w:rFonts w:ascii="Arial" w:hAnsi="Arial" w:cs="Arial"/>
          <w:lang w:val="en-US"/>
        </w:rPr>
        <w:t xml:space="preserve"> </w:t>
      </w:r>
      <w:r w:rsidR="00287A8E">
        <w:rPr>
          <w:rFonts w:ascii="Arial" w:hAnsi="Arial" w:cs="Arial"/>
          <w:lang w:val="en-US"/>
        </w:rPr>
        <w:fldChar w:fldCharType="begin" w:fldLock="1"/>
      </w:r>
      <w:r w:rsidR="00EC538B">
        <w:rPr>
          <w:rFonts w:ascii="Arial" w:hAnsi="Arial" w:cs="Arial"/>
          <w:lang w:val="en-US"/>
        </w:rPr>
        <w:instrText>ADDIN CSL_CITATION {"citationItems":[{"id":"ITEM-1","itemData":{"DOI":"10.1111/ele.13864","ISSN":"1461-023X","abstract":"Predicting which ecological factors constrain species distributions is a fundamental ecological question and critical to forecasting geographic responses to global change. Darwin hypothesised that abiotic factors generally impose species’ high-latitude and high-elevation (typically cool) range limits, whereas biotic interactions more often impose species’ low-latitude/low-elevation (typically warm) limits, but empirical support has been mixed. Here, we clarify three predictions arising from Darwin's hypothesis and show that previously mixed support is partially due to researchers testing different predictions. Using a comprehensive literature review (885 range limits), we find that biotic interactions, including competition, predation and parasitism, contributed to &gt;60% of range limits and influenced species’ warm limits more often than cool limits. Abiotic factors contributed more often than biotic interactions to cool range limits, but temperature contributed frequently to both cool and warm limits. Our results suggest that most range limits will be sensitive to climate warming, but warm-limit responses in particular will depend strongly on biotic interactions.","author":[{"dropping-particle":"","family":"Paquette","given":"Alexandra","non-dropping-particle":"","parse-names":false,"suffix":""},{"dropping-particle":"","family":"Hargreaves","given":"Anna L.","non-dropping-particle":"","parse-names":false,"suffix":""}],"container-title":"Ecology Letters","editor":[{"dropping-particle":"","family":"Ghalambor","given":"Cameron","non-dropping-particle":"","parse-names":false,"suffix":""}],"id":"ITEM-1","issue":"11","issued":{"date-parts":[["2021","11","27"]]},"page":"2427-2438","publisher":"John Wiley and Sons Inc","title":"Biotic interactions are more often important at species’ warm versus cool range edges","type":"article-journal","volume":"24"},"uris":["http://www.mendeley.com/documents/?uuid=a1f2dbfc-9730-3744-8aa8-4f7542435a1d"]}],"mendeley":{"formattedCitation":"(Paquette and Hargreaves 2021)","plainTextFormattedCitation":"(Paquette and Hargreaves 2021)","previouslyFormattedCitation":"(Paquette and Hargreaves 2021)"},"properties":{"noteIndex":0},"schema":"https://github.com/citation-style-language/schema/raw/master/csl-citation.json"}</w:instrText>
      </w:r>
      <w:r w:rsidR="00287A8E">
        <w:rPr>
          <w:rFonts w:ascii="Arial" w:hAnsi="Arial" w:cs="Arial"/>
          <w:lang w:val="en-US"/>
        </w:rPr>
        <w:fldChar w:fldCharType="separate"/>
      </w:r>
      <w:r w:rsidR="00287A8E" w:rsidRPr="00287A8E">
        <w:rPr>
          <w:rFonts w:ascii="Arial" w:hAnsi="Arial" w:cs="Arial"/>
          <w:noProof/>
          <w:lang w:val="en-US"/>
        </w:rPr>
        <w:t>(Paquette and Hargreaves 2021)</w:t>
      </w:r>
      <w:r w:rsidR="00287A8E">
        <w:rPr>
          <w:rFonts w:ascii="Arial" w:hAnsi="Arial" w:cs="Arial"/>
          <w:lang w:val="en-US"/>
        </w:rPr>
        <w:fldChar w:fldCharType="end"/>
      </w:r>
      <w:r>
        <w:rPr>
          <w:rFonts w:ascii="Arial" w:hAnsi="Arial" w:cs="Arial"/>
          <w:lang w:val="en-US"/>
        </w:rPr>
        <w:t>. Limited and mixed results from tropical system</w:t>
      </w:r>
      <w:r w:rsidR="008612B5">
        <w:rPr>
          <w:rFonts w:ascii="Arial" w:hAnsi="Arial" w:cs="Arial"/>
          <w:lang w:val="en-US"/>
        </w:rPr>
        <w:t>s</w:t>
      </w:r>
      <w:r>
        <w:rPr>
          <w:rFonts w:ascii="Arial" w:hAnsi="Arial" w:cs="Arial"/>
          <w:lang w:val="en-US"/>
        </w:rPr>
        <w:t xml:space="preserve"> cast </w:t>
      </w:r>
      <w:r w:rsidR="00C505E9">
        <w:rPr>
          <w:rFonts w:ascii="Arial" w:hAnsi="Arial" w:cs="Arial"/>
          <w:lang w:val="en-US"/>
        </w:rPr>
        <w:t>great</w:t>
      </w:r>
      <w:r>
        <w:rPr>
          <w:rFonts w:ascii="Arial" w:hAnsi="Arial" w:cs="Arial"/>
          <w:lang w:val="en-US"/>
        </w:rPr>
        <w:t xml:space="preserve"> uncertainty </w:t>
      </w:r>
      <w:r w:rsidR="00D97EAA">
        <w:rPr>
          <w:rFonts w:ascii="Arial" w:hAnsi="Arial" w:cs="Arial"/>
          <w:lang w:val="en-US"/>
        </w:rPr>
        <w:t xml:space="preserve">on the importance of biotic and abiotic contribution </w:t>
      </w:r>
      <w:r w:rsidR="00C72931">
        <w:rPr>
          <w:rFonts w:ascii="Arial" w:hAnsi="Arial" w:cs="Arial"/>
          <w:lang w:val="en-US"/>
        </w:rPr>
        <w:t xml:space="preserve">in </w:t>
      </w:r>
      <w:ins w:id="279" w:author="Benjamin Van Doren" w:date="2021-11-29T17:59:00Z">
        <w:r w:rsidR="008460DD">
          <w:rPr>
            <w:rFonts w:ascii="Arial" w:hAnsi="Arial" w:cs="Arial"/>
            <w:lang w:val="en-US"/>
          </w:rPr>
          <w:t xml:space="preserve">the </w:t>
        </w:r>
      </w:ins>
      <w:r w:rsidR="00C72931">
        <w:rPr>
          <w:rFonts w:ascii="Arial" w:hAnsi="Arial" w:cs="Arial"/>
          <w:lang w:val="en-US"/>
        </w:rPr>
        <w:t>tropics</w:t>
      </w:r>
      <w:r w:rsidR="00C03B2E">
        <w:rPr>
          <w:rFonts w:ascii="Arial" w:hAnsi="Arial" w:cs="Arial"/>
          <w:lang w:val="en-US"/>
        </w:rPr>
        <w:t xml:space="preserve"> </w:t>
      </w:r>
      <w:r w:rsidR="008A37B2">
        <w:rPr>
          <w:rFonts w:ascii="Arial" w:hAnsi="Arial" w:cs="Arial"/>
          <w:lang w:val="en-US"/>
        </w:rPr>
        <w:fldChar w:fldCharType="begin" w:fldLock="1"/>
      </w:r>
      <w:r w:rsidR="00EF7825">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Pr>
          <w:rFonts w:ascii="Arial" w:hAnsi="Arial" w:cs="Arial"/>
          <w:lang w:val="en-US"/>
        </w:rPr>
        <w:fldChar w:fldCharType="separate"/>
      </w:r>
      <w:r w:rsidR="005808BA" w:rsidRPr="005808BA">
        <w:rPr>
          <w:rFonts w:ascii="Arial" w:hAnsi="Arial" w:cs="Arial"/>
          <w:noProof/>
          <w:lang w:val="en-US"/>
        </w:rPr>
        <w:t>(Cahill et al. 2014)</w:t>
      </w:r>
      <w:r w:rsidR="008A37B2">
        <w:rPr>
          <w:rFonts w:ascii="Arial" w:hAnsi="Arial" w:cs="Arial"/>
          <w:lang w:val="en-US"/>
        </w:rPr>
        <w:fldChar w:fldCharType="end"/>
      </w:r>
      <w:r w:rsidR="00D97EAA">
        <w:rPr>
          <w:rFonts w:ascii="Arial" w:hAnsi="Arial" w:cs="Arial"/>
          <w:lang w:val="en-US"/>
        </w:rPr>
        <w:t>. Second,</w:t>
      </w:r>
      <w:r w:rsidR="008215BB">
        <w:rPr>
          <w:rFonts w:ascii="Arial" w:hAnsi="Arial" w:cs="Arial"/>
          <w:lang w:val="en-US"/>
        </w:rPr>
        <w:t xml:space="preserve"> mechanisms governing latitudinal or altitudinal distribution patterns could be very different, </w:t>
      </w:r>
      <w:r w:rsidR="009D3948">
        <w:rPr>
          <w:rFonts w:ascii="Arial" w:hAnsi="Arial" w:cs="Arial"/>
          <w:lang w:val="en-US"/>
        </w:rPr>
        <w:t xml:space="preserve">indicated by </w:t>
      </w:r>
      <w:ins w:id="280" w:author="Benjamin Van Doren" w:date="2021-11-29T17:59:00Z">
        <w:r w:rsidR="008460DD">
          <w:rPr>
            <w:rFonts w:ascii="Arial" w:hAnsi="Arial" w:cs="Arial"/>
            <w:lang w:val="en-US"/>
          </w:rPr>
          <w:t xml:space="preserve">very different </w:t>
        </w:r>
      </w:ins>
      <w:del w:id="281" w:author="Benjamin Van Doren" w:date="2021-11-29T17:59:00Z">
        <w:r w:rsidR="009D3948" w:rsidDel="008460DD">
          <w:rPr>
            <w:rFonts w:ascii="Arial" w:hAnsi="Arial" w:cs="Arial"/>
            <w:lang w:val="en-US"/>
          </w:rPr>
          <w:delText xml:space="preserve">that their </w:delText>
        </w:r>
      </w:del>
      <w:r w:rsidR="009D3948">
        <w:rPr>
          <w:rFonts w:ascii="Arial" w:hAnsi="Arial" w:cs="Arial"/>
          <w:lang w:val="en-US"/>
        </w:rPr>
        <w:t xml:space="preserve">recorded responses to past warming </w:t>
      </w:r>
      <w:del w:id="282" w:author="Benjamin Van Doren" w:date="2021-11-29T17:59:00Z">
        <w:r w:rsidR="009D3948" w:rsidDel="008460DD">
          <w:rPr>
            <w:rFonts w:ascii="Arial" w:hAnsi="Arial" w:cs="Arial"/>
            <w:lang w:val="en-US"/>
          </w:rPr>
          <w:delText xml:space="preserve">are very different </w:delText>
        </w:r>
      </w:del>
      <w:r w:rsidR="009D3948">
        <w:rPr>
          <w:rFonts w:ascii="Arial" w:hAnsi="Arial" w:cs="Arial"/>
          <w:lang w:val="en-US"/>
        </w:rPr>
        <w:fldChar w:fldCharType="begin" w:fldLock="1"/>
      </w:r>
      <w:r w:rsidR="005808BA">
        <w:rPr>
          <w:rFonts w:ascii="Arial" w:hAnsi="Arial" w:cs="Arial"/>
          <w:lang w:val="en-US"/>
        </w:rPr>
        <w:instrText>ADDIN CSL_CITATION {"citationItems":[{"id":"ITEM-1","itemData":{"DOI":"10.1126/science.1206432","ISSN":"00368075","PMID":"21852500","abstract":"The distributions of many terrestrial organisms are currently shifting in latitude or elevation in response to changing climate. Using a meta-analysis, we estimated that the distributions of species have recently shifted to higher elevations at a median rate of 11.0 meters per decade, and to higher latitudes at a median rate of 16.9 kilometers per decade. These rates are approximately two and three times faster than previously reported. The distances moved by species are greatest in studies showing the highest levels of warming, with average latitudinal shifts being generally sufficient to track temperature changes. However, individual species vary greatly in their rates of change, suggesting that the range shift of each species depends on multiple internal species traits and external drivers of change. Rapid average shifts derive from a wide diversity of responses by individual species.","author":[{"dropping-particle":"","family":"Chen","given":"I. Ching","non-dropping-particle":"","parse-names":false,"suffix":""},{"dropping-particle":"","family":"Hill","given":"Jane K.","non-dropping-particle":"","parse-names":false,"suffix":""},{"dropping-particle":"","family":"Ohlemüller","given":"Ralf","non-dropping-particle":"","parse-names":false,"suffix":""},{"dropping-particle":"","family":"Roy","given":"David B.","non-dropping-particle":"","parse-names":false,"suffix":""},{"dropping-particle":"","family":"Thomas","given":"Chris D.","non-dropping-particle":"","parse-names":false,"suffix":""}],"container-title":"Science","id":"ITEM-1","issue":"6045","issued":{"date-parts":[["2011","8","19"]]},"page":"1024-1026","publisher":"American Association for the Advancement of Science","title":"Rapid range shifts of species associated with high levels of climate warming","type":"article-journal","volume":"333"},"uris":["http://www.mendeley.com/documents/?uuid=d9e0a38b-92ef-3b67-8fba-3f95d819d54b"]}],"mendeley":{"formattedCitation":"(Chen, Hill, Ohlemüller, et al. 2011)","plainTextFormattedCitation":"(Chen, Hill, Ohlemüller, et al. 2011)","previouslyFormattedCitation":"(Chen, Hill, Ohlemüller, et al. 2011)"},"properties":{"noteIndex":0},"schema":"https://github.com/citation-style-language/schema/raw/master/csl-citation.json"}</w:instrText>
      </w:r>
      <w:r w:rsidR="009D3948">
        <w:rPr>
          <w:rFonts w:ascii="Arial" w:hAnsi="Arial" w:cs="Arial"/>
          <w:lang w:val="en-US"/>
        </w:rPr>
        <w:fldChar w:fldCharType="separate"/>
      </w:r>
      <w:r w:rsidR="005808BA" w:rsidRPr="005808BA">
        <w:rPr>
          <w:rFonts w:ascii="Arial" w:hAnsi="Arial" w:cs="Arial"/>
          <w:noProof/>
          <w:lang w:val="en-US"/>
        </w:rPr>
        <w:t>(Chen, Hill, Ohlemüller, et al. 2011)</w:t>
      </w:r>
      <w:r w:rsidR="009D3948">
        <w:rPr>
          <w:rFonts w:ascii="Arial" w:hAnsi="Arial" w:cs="Arial"/>
          <w:lang w:val="en-US"/>
        </w:rPr>
        <w:fldChar w:fldCharType="end"/>
      </w:r>
      <w:r w:rsidR="002061ED">
        <w:rPr>
          <w:rFonts w:ascii="Arial" w:hAnsi="Arial" w:cs="Arial"/>
          <w:lang w:val="en-US"/>
        </w:rPr>
        <w:t xml:space="preserve">. </w:t>
      </w:r>
      <w:r w:rsidR="00C505E9">
        <w:rPr>
          <w:rFonts w:ascii="Arial" w:hAnsi="Arial" w:cs="Arial"/>
          <w:lang w:val="en-US"/>
        </w:rPr>
        <w:t>Region-specific rules may emerge upon</w:t>
      </w:r>
      <w:r w:rsidR="00E629F1">
        <w:rPr>
          <w:rFonts w:ascii="Arial" w:hAnsi="Arial" w:cs="Arial"/>
          <w:lang w:val="en-US"/>
        </w:rPr>
        <w:t xml:space="preserve"> accumulating datasets from neglected locations</w:t>
      </w:r>
      <w:r w:rsidR="005808BA">
        <w:rPr>
          <w:rFonts w:ascii="Arial" w:hAnsi="Arial" w:cs="Arial"/>
          <w:lang w:val="en-US"/>
        </w:rPr>
        <w:t xml:space="preserve"> </w:t>
      </w:r>
      <w:r w:rsidR="005808BA">
        <w:rPr>
          <w:rFonts w:ascii="Arial" w:hAnsi="Arial" w:cs="Arial"/>
          <w:lang w:val="en-US"/>
        </w:rPr>
        <w:fldChar w:fldCharType="begin" w:fldLock="1"/>
      </w:r>
      <w:r w:rsidR="00287EB7">
        <w:rPr>
          <w:rFonts w:ascii="Arial" w:hAnsi="Arial" w:cs="Arial"/>
          <w:lang w:val="en-US"/>
        </w:rPr>
        <w:instrText>ADDIN CSL_CITATION {"citationItems":[{"id":"ITEM-1","itemData":{"DOI":"10.1111/ele.13762","ISSN":"1461-023X","author":[{"dropping-particle":"","family":"Freeman","given":"Benjamin G.","non-dropping-particle":"","parse-names":false,"suffix":""},{"dropping-particle":"","family":"Song","given":"Yiluan","non-dropping-particle":"","parse-names":false,"suffix":""},{"dropping-particle":"","family":"Feeley","given":"Kenneth J.","non-dropping-particle":"","parse-names":false,"suffix":""},{"dropping-particle":"","family":"Zhu","given":"Kai","non-dropping-particle":"","parse-names":false,"suffix":""}],"container-title":"Ecology Letters","id":"ITEM-1","issued":{"date-parts":[["2021","5","17"]]},"page":"ele.13762","publisher":"John Wiley &amp; Sons, Ltd","title":"Montane species track rising temperatures better in the tropics than in the temperate zone","type":"article-journal"},"uris":["http://www.mendeley.com/documents/?uuid=7502fce3-22ba-376f-a214-c0accc7b8ce6"]},{"id":"ITEM-2","itemData":{"DOI":"10.1111/j.1365-2486.2011.02518.x","ISSN":"13541013","abstract":"Predicting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Biology","id":"ITEM-2","issue":"2","issued":{"date-parts":[["2012","2","1"]]},"page":"412-421","publisher":"John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communities","type":"article-journal","volume":"18"},"uris":["http://www.mendeley.com/documents/?uuid=29e85837-7e5e-37e1-9aca-e0aaad27676b"]}],"mendeley":{"formattedCitation":"(Duarte et al. 2012; Freeman et al. 2021)","plainTextFormattedCitation":"(Duarte et al. 2012; Freeman et al. 2021)","previouslyFormattedCitation":"(Duarte et al. 2012; Freeman et al. 2021)"},"properties":{"noteIndex":0},"schema":"https://github.com/citation-style-language/schema/raw/master/csl-citation.json"}</w:instrText>
      </w:r>
      <w:r w:rsidR="005808BA">
        <w:rPr>
          <w:rFonts w:ascii="Arial" w:hAnsi="Arial" w:cs="Arial"/>
          <w:lang w:val="en-US"/>
        </w:rPr>
        <w:fldChar w:fldCharType="separate"/>
      </w:r>
      <w:r w:rsidR="00287EB7" w:rsidRPr="00287EB7">
        <w:rPr>
          <w:rFonts w:ascii="Arial" w:hAnsi="Arial" w:cs="Arial"/>
          <w:noProof/>
          <w:lang w:val="en-US"/>
        </w:rPr>
        <w:t>(Duarte et al. 2012; Freeman et al. 2021)</w:t>
      </w:r>
      <w:r w:rsidR="005808BA">
        <w:rPr>
          <w:rFonts w:ascii="Arial" w:hAnsi="Arial" w:cs="Arial"/>
          <w:lang w:val="en-US"/>
        </w:rPr>
        <w:fldChar w:fldCharType="end"/>
      </w:r>
      <w:r w:rsidR="00C505E9">
        <w:rPr>
          <w:rFonts w:ascii="Arial" w:hAnsi="Arial" w:cs="Arial"/>
          <w:lang w:val="en-US"/>
        </w:rPr>
        <w:t>.</w:t>
      </w:r>
      <w:r w:rsidR="00E629F1">
        <w:rPr>
          <w:rFonts w:ascii="Arial" w:hAnsi="Arial" w:cs="Arial"/>
          <w:lang w:val="en-US"/>
        </w:rPr>
        <w:t xml:space="preserve"> </w:t>
      </w:r>
      <w:r w:rsidR="00C505E9">
        <w:rPr>
          <w:rFonts w:ascii="Arial" w:hAnsi="Arial" w:cs="Arial"/>
          <w:lang w:val="en-US"/>
        </w:rPr>
        <w:t>C</w:t>
      </w:r>
      <w:r w:rsidR="00E629F1">
        <w:rPr>
          <w:rFonts w:ascii="Arial" w:hAnsi="Arial" w:cs="Arial"/>
          <w:lang w:val="en-US"/>
        </w:rPr>
        <w:t xml:space="preserve">omparative studies can shed light on </w:t>
      </w:r>
      <w:r w:rsidR="00EA3F78">
        <w:rPr>
          <w:rFonts w:ascii="Arial" w:hAnsi="Arial" w:cs="Arial"/>
          <w:lang w:val="en-US"/>
        </w:rPr>
        <w:t>the</w:t>
      </w:r>
      <w:r w:rsidR="005808BA">
        <w:rPr>
          <w:rFonts w:ascii="Arial" w:hAnsi="Arial" w:cs="Arial"/>
          <w:lang w:val="en-US"/>
        </w:rPr>
        <w:t xml:space="preserve"> general</w:t>
      </w:r>
      <w:r w:rsidR="00E629F1">
        <w:rPr>
          <w:rFonts w:ascii="Arial" w:hAnsi="Arial" w:cs="Arial"/>
          <w:lang w:val="en-US"/>
        </w:rPr>
        <w:t xml:space="preserve"> </w:t>
      </w:r>
      <w:r w:rsidR="00EA3F78">
        <w:rPr>
          <w:rFonts w:ascii="Arial" w:hAnsi="Arial" w:cs="Arial"/>
          <w:lang w:val="en-US"/>
        </w:rPr>
        <w:t>relationships between biotic and abiotic factors</w:t>
      </w:r>
      <w:r w:rsidR="009D3948">
        <w:rPr>
          <w:rFonts w:ascii="Arial" w:hAnsi="Arial" w:cs="Arial"/>
          <w:lang w:val="en-US"/>
        </w:rPr>
        <w:t xml:space="preserve"> </w:t>
      </w:r>
      <w:r w:rsidR="006F1C62">
        <w:rPr>
          <w:rFonts w:ascii="Arial" w:hAnsi="Arial" w:cs="Arial"/>
          <w:lang w:val="en-US"/>
        </w:rPr>
        <w:fldChar w:fldCharType="begin" w:fldLock="1"/>
      </w:r>
      <w:r w:rsidR="009C7B0A">
        <w:rPr>
          <w:rFonts w:ascii="Arial" w:hAnsi="Arial" w:cs="Arial"/>
          <w:lang w:val="en-US"/>
        </w:rPr>
        <w:instrText>ADDIN CSL_CITATION {"citationItems":[{"id":"ITEM-1","itemData":{"DOI":"10.1098/rspb.2017.2593","ISSN":"0962-8452","abstract":"&lt;p&gt;Longstanding theory predicts that competitive interactions set species' range limits in relatively aseasonal, species-rich regions, while temperature limits distributions in more seasonal, species-poor areas. More recent theory holds that species evolve narrow physiological tolerances in aseasonal regions, with temperature being an important determining factor in such zones. We tested how abiotic (temperature) and biotic (competition) factors set range limits and structure bird communities along strong, opposing, temperature-seasonality and species-richness gradients in the Himalayas, in two regions separated by 1500 km. By examining the degree to which seasonal elevational migration conserves year-round thermal niches across species, we show that species in the relatively aseasonal and speciose east are more constrained by temperature compared with species in the highly seasonal west. We further show that seasonality has a profound effect on the strength of competition between congeneric species. Competition appears to be stronger in winter, a period of resource scarcity in the Himalayas, in both the east and the west, with similarly sized eastern species more likely to segregate in thermal niche space in winter. Our results indicate that rather than acting in isolation, abiotic and biotic factors mediate each other to structure ecological communities.&lt;/p&gt;","author":[{"dropping-particle":"","family":"Srinivasan","given":"Umesh","non-dropping-particle":"","parse-names":false,"suffix":""},{"dropping-particle":"","family":"Elsen","given":"Paul R.","non-dropping-particle":"","parse-names":false,"suffix":""},{"dropping-particle":"","family":"Tingley","given":"Morgan W.","non-dropping-particle":"","parse-names":false,"suffix":""},{"dropping-particle":"","family":"Wilcove","given":"David S.","non-dropping-particle":"","parse-names":false,"suffix":""}],"container-title":"Proceedings of the Royal Society B: Biological Sciences","id":"ITEM-1","issue":"1874","issued":{"date-parts":[["2018","3","14"]]},"page":"20172593","publisher":"Royal Society Publishing","title":"Temperature and competition interact to structure Himalayan bird communities","type":"article-journal","volume":"285"},"uris":["http://www.mendeley.com/documents/?uuid=ec3fa006-f486-38b9-a54a-f43c7dc01653"]},{"id":"ITEM-2","itemData":{"DOI":"10.1146/annurev.ecolsys.39.110707.173430","ISSN":"1543-592X","abstract":"Biotic interactions are believed to play a role in the origin and maintenance of species diversity, and multiple hypotheses link the latitudinal diversity gradient to a presumed gradient in the importance of biotic interactions. Here we address whether biotic interactions are more important at low latitudes, finding support for this hypothesis from a wide range of interactions. Some of the best-supported examples are higher herbivory and insect predation in the tropics, and predominantly tropical mutualisms such as cleaning symbioses and ant-plant interactions. For studies that included tropical regions, biotic interactions were never more important at high latitudes. Although our results support the hypothesis that biotic interactions are more important in the tropics, additional research is needed, including latitudinal comparisons of rates of molecular evolution for genes involved in biotic interactions, estimates of gradients in interaction strength, and phylogenetic comparisons of the traits that mediate biotic interactions. Copyright © 2009 by Annual Reviews. All rights reserved.","author":[{"dropping-particle":"","family":"Schemske","given":"Douglas W.","non-dropping-particle":"","parse-names":false,"suffix":""},{"dropping-particle":"","family":"Mittelbach","given":"Gary G.","non-dropping-particle":"","parse-names":false,"suffix":""},{"dropping-particle":"V.","family":"Cornell","given":"Howard","non-dropping-particle":"","parse-names":false,"suffix":""},{"dropping-particle":"","family":"Sobel","given":"James M.","non-dropping-particle":"","parse-names":false,"suffix":""},{"dropping-particle":"","family":"Roy","given":"Kaustuv","non-dropping-particle":"","parse-names":false,"suffix":""}],"container-title":"Annual Review of Ecology, Evolution, and Systematics","id":"ITEM-2","issue":"1","issued":{"date-parts":[["2009","12","1"]]},"note":"[The interaction density (e.g. predation rate) may not directly positively related to its &amp;quot;importance&amp;quot;. HOW to define &amp;quot;importance&amp;quot;?]","page":"245-269","publisher":" Annual Reviews ","title":"Is There a Latitudinal Gradient in the Importance of Biotic Interactions?","type":"article-journal","volume":"40"},"uris":["http://www.mendeley.com/documents/?uuid=77a445c6-e693-3b62-a351-1c7dbd416e71"]},{"id":"ITEM-3","itemData":{"DOI":"10.1111/geb.13106","ISSN":"14668238","abstract":"Aim: Physiological limits to thermal extremes are often thought to determine the abundance and geographical distribution of species, but more recent evidence suggests that species interactions might be equally important. Moreover, the relative importance of these constraints might shift with changing abiotic conditions, such as climate change. Here, we explore the relative importance of physiological tolerances to heat and species interactions in determining the distribution of insects along two elevational gradients. The gradients contrast in precipitation but not temperature, allowing us to separate these two climatic factors. Location: Montane rainforest in Costa Rica. Time period: 2015–2016. Major taxa studied: Bromeliad-dwelling aquatic insect larvae. Methods: We estimated the elevational preferences of five insect taxa by surveying 170 bromeliads along the moist Atlantic and the dry Pacific slopes of Monteverde and determined their critical thermal maxima (CTmax) experimentally. We determined whether taxon-specific heat tolerances predicted their elevational preferences, using Deming regressions, and tested whether potential predators mediated effects on the elevation of insect distributions, using structural equation models. Results: On the moist Atlantic slope, heat tolerances of insects explained their elevational distributions: taxa with high heat tolerances preferred low elevations where conditions were warmest, whereas taxa with low heat tolerances preferred high elevations where conditions were coldest. In contrast, on the drier Pacific slope, the elevational abundance pattern of many insects reflected negative interactions from crane fly larvae. These larvae are known to become predatory in drought conditions and were disproportionally abundant at low elevations on the Pacific slope. Main conclusions: We show that under drought, indirect effects mediated by species interactions can override any direct physiological effects of environmental conditions on insect distributions. The relative importance of limits to physiological tolerance and species interactions thus depends on the environmental context, an important insight given that environmental conditions are expected to shift with climate change.","author":[{"dropping-particle":"","family":"Amundrud","given":"Sarah L.","non-dropping-particle":"","parse-names":false,"suffix":""},{"dropping-particle":"","family":"Srivastava","given":"Diane S.","non-dropping-particle":"","parse-names":false,"suffix":""}],"container-title":"Global Ecology and Biogeography","id":"ITEM-3","issue":"8","issued":{"date-parts":[["2020","8","1"]]},"note":"Very similar study to mine but with less details of thermal traits. It supports the limitation of thermal tolerance in one of its mountain gradient. But when it get drier (which is good for their predators), their abundance patterns are further shaped by predators.\n\nGood dataset to include if to do the warm-biotic vs. cold-abiotic meta-analysis.\n\n[Checked reference]","page":"1315-1327","publisher":"Blackwell Publishing Ltd","title":"Thermal tolerances and species interactions determine the elevational distributions of insects","type":"article-journal","volume":"29"},"uris":["http://www.mendeley.com/documents/?uuid=552def8a-6f0b-30b1-b740-0985b8f3f90e"]}],"mendeley":{"formattedCitation":"(Amundrud and Srivastava 2020; Schemske et al. 2009; Srinivasan et al. 2018)","plainTextFormattedCitation":"(Amundrud and Srivastava 2020; Schemske et al. 2009; Srinivasan et al. 2018)","previouslyFormattedCitation":"(Amundrud and Srivastava 2020; Schemske et al. 2009; Srinivasan et al. 2018)"},"properties":{"noteIndex":0},"schema":"https://github.com/citation-style-language/schema/raw/master/csl-citation.json"}</w:instrText>
      </w:r>
      <w:r w:rsidR="006F1C62">
        <w:rPr>
          <w:rFonts w:ascii="Arial" w:hAnsi="Arial" w:cs="Arial"/>
          <w:lang w:val="en-US"/>
        </w:rPr>
        <w:fldChar w:fldCharType="separate"/>
      </w:r>
      <w:r w:rsidR="009C7B0A" w:rsidRPr="009C7B0A">
        <w:rPr>
          <w:rFonts w:ascii="Arial" w:hAnsi="Arial" w:cs="Arial"/>
          <w:noProof/>
          <w:lang w:val="en-US"/>
        </w:rPr>
        <w:t>(Amundrud and Srivastava 2020; Schemske et al. 2009; Srinivasan et al. 2018)</w:t>
      </w:r>
      <w:r w:rsidR="006F1C62">
        <w:rPr>
          <w:rFonts w:ascii="Arial" w:hAnsi="Arial" w:cs="Arial"/>
          <w:lang w:val="en-US"/>
        </w:rPr>
        <w:fldChar w:fldCharType="end"/>
      </w:r>
      <w:r w:rsidR="00EA3F78">
        <w:rPr>
          <w:rFonts w:ascii="Arial" w:hAnsi="Arial" w:cs="Arial"/>
          <w:lang w:val="en-US"/>
        </w:rPr>
        <w:t>.</w:t>
      </w:r>
    </w:p>
    <w:p w14:paraId="5E6968E1" w14:textId="7E0D4775" w:rsidR="00E44238" w:rsidRDefault="00092038" w:rsidP="007C1BC4">
      <w:pPr>
        <w:ind w:firstLine="720"/>
        <w:rPr>
          <w:rFonts w:ascii="Arial" w:hAnsi="Arial" w:cs="Arial"/>
          <w:lang w:val="en-US"/>
        </w:rPr>
      </w:pPr>
      <w:r>
        <w:rPr>
          <w:rFonts w:ascii="Arial" w:hAnsi="Arial" w:cs="Arial"/>
          <w:lang w:val="en-US"/>
        </w:rPr>
        <w:t xml:space="preserve">Methods of measuring thermal traits will also affect conclusions. </w:t>
      </w:r>
      <w:commentRangeStart w:id="283"/>
      <w:r w:rsidR="003B71D1">
        <w:rPr>
          <w:rFonts w:ascii="Arial" w:hAnsi="Arial" w:cs="Arial"/>
          <w:lang w:val="en-US"/>
        </w:rPr>
        <w:fldChar w:fldCharType="begin" w:fldLock="1"/>
      </w:r>
      <w:r w:rsidR="00EC538B">
        <w:rPr>
          <w:rFonts w:ascii="Arial" w:hAnsi="Arial" w:cs="Arial"/>
          <w:lang w:val="en-US"/>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2014)","plainTextFormattedCitation":"(Overgaard et al. 2014)","previouslyFormattedCitation":"(Overgaard et al. 2014)"},"properties":{"noteIndex":0},"schema":"https://github.com/citation-style-language/schema/raw/master/csl-citation.json"}</w:instrText>
      </w:r>
      <w:r w:rsidR="003B71D1">
        <w:rPr>
          <w:rFonts w:ascii="Arial" w:hAnsi="Arial" w:cs="Arial"/>
          <w:lang w:val="en-US"/>
        </w:rPr>
        <w:fldChar w:fldCharType="separate"/>
      </w:r>
      <w:r w:rsidR="00287A8E" w:rsidRPr="00287A8E">
        <w:rPr>
          <w:rFonts w:ascii="Arial" w:hAnsi="Arial" w:cs="Arial"/>
          <w:noProof/>
          <w:lang w:val="en-US"/>
        </w:rPr>
        <w:t>(Overgaard et al. 2014)</w:t>
      </w:r>
      <w:r w:rsidR="003B71D1">
        <w:rPr>
          <w:rFonts w:ascii="Arial" w:hAnsi="Arial" w:cs="Arial"/>
          <w:lang w:val="en-US"/>
        </w:rPr>
        <w:fldChar w:fldCharType="end"/>
      </w:r>
      <w:commentRangeEnd w:id="283"/>
      <w:r w:rsidR="008460DD">
        <w:rPr>
          <w:rStyle w:val="CommentReference"/>
          <w:rFonts w:asciiTheme="minorHAnsi" w:eastAsiaTheme="minorHAnsi" w:hAnsiTheme="minorHAnsi" w:cstheme="minorBidi"/>
          <w:lang w:eastAsia="en-US"/>
        </w:rPr>
        <w:commentReference w:id="283"/>
      </w:r>
      <w:r w:rsidR="003B71D1">
        <w:rPr>
          <w:rFonts w:ascii="Arial" w:hAnsi="Arial" w:cs="Arial"/>
          <w:lang w:val="en-US"/>
        </w:rPr>
        <w:t xml:space="preserve"> </w:t>
      </w:r>
      <w:r w:rsidR="005D3E5C">
        <w:rPr>
          <w:rFonts w:ascii="Arial" w:hAnsi="Arial" w:cs="Arial"/>
          <w:lang w:val="en-US"/>
        </w:rPr>
        <w:t xml:space="preserve">examined a similar subset of tropical rainforest </w:t>
      </w:r>
      <w:r w:rsidR="005D3E5C" w:rsidRPr="00FD514C">
        <w:rPr>
          <w:rFonts w:ascii="Arial" w:hAnsi="Arial" w:cs="Arial"/>
          <w:i/>
          <w:iCs/>
          <w:lang w:val="en-US"/>
        </w:rPr>
        <w:t>Drosophila</w:t>
      </w:r>
      <w:r w:rsidR="005D3E5C">
        <w:rPr>
          <w:rFonts w:ascii="Arial" w:hAnsi="Arial" w:cs="Arial"/>
          <w:lang w:val="en-US"/>
        </w:rPr>
        <w:t xml:space="preserve"> species and concluded that </w:t>
      </w:r>
      <w:ins w:id="284" w:author="Benjamin Van Doren" w:date="2021-11-29T18:00:00Z">
        <w:r w:rsidR="00197758">
          <w:rPr>
            <w:rFonts w:ascii="Arial" w:hAnsi="Arial" w:cs="Arial"/>
            <w:lang w:val="en-US"/>
          </w:rPr>
          <w:t xml:space="preserve">the </w:t>
        </w:r>
      </w:ins>
      <w:r w:rsidR="005D3E5C">
        <w:rPr>
          <w:rFonts w:ascii="Arial" w:hAnsi="Arial" w:cs="Arial"/>
          <w:lang w:val="en-US"/>
        </w:rPr>
        <w:t xml:space="preserve">sensitivity of </w:t>
      </w:r>
      <w:ins w:id="285" w:author="Benjamin Van Doren" w:date="2021-11-29T18:00:00Z">
        <w:r w:rsidR="00197758">
          <w:rPr>
            <w:rFonts w:ascii="Arial" w:hAnsi="Arial" w:cs="Arial"/>
            <w:lang w:val="en-US"/>
          </w:rPr>
          <w:t xml:space="preserve">their </w:t>
        </w:r>
      </w:ins>
      <w:r w:rsidR="005D3E5C">
        <w:rPr>
          <w:rFonts w:ascii="Arial" w:hAnsi="Arial" w:cs="Arial"/>
          <w:lang w:val="en-US"/>
        </w:rPr>
        <w:t xml:space="preserve">demographic traits to temperature </w:t>
      </w:r>
      <w:del w:id="286" w:author="Benjamin Van Doren" w:date="2021-11-29T18:01:00Z">
        <w:r w:rsidR="00FD514C" w:rsidDel="00464342">
          <w:rPr>
            <w:rFonts w:ascii="Arial" w:hAnsi="Arial" w:cs="Arial"/>
            <w:lang w:val="en-US"/>
          </w:rPr>
          <w:delText>were</w:delText>
        </w:r>
        <w:r w:rsidR="005D3E5C" w:rsidDel="00464342">
          <w:rPr>
            <w:rFonts w:ascii="Arial" w:hAnsi="Arial" w:cs="Arial"/>
            <w:lang w:val="en-US"/>
          </w:rPr>
          <w:delText xml:space="preserve"> </w:delText>
        </w:r>
      </w:del>
      <w:ins w:id="287" w:author="Benjamin Van Doren" w:date="2021-11-29T18:01:00Z">
        <w:r w:rsidR="00464342">
          <w:rPr>
            <w:rFonts w:ascii="Arial" w:hAnsi="Arial" w:cs="Arial"/>
            <w:lang w:val="en-US"/>
          </w:rPr>
          <w:t xml:space="preserve">was </w:t>
        </w:r>
      </w:ins>
      <w:r w:rsidR="005D3E5C">
        <w:rPr>
          <w:rFonts w:ascii="Arial" w:hAnsi="Arial" w:cs="Arial"/>
          <w:lang w:val="en-US"/>
        </w:rPr>
        <w:t xml:space="preserve">indistinguishable between widespread and tropical species </w:t>
      </w:r>
      <w:r w:rsidR="00AA120D">
        <w:rPr>
          <w:rFonts w:ascii="Arial" w:hAnsi="Arial" w:cs="Arial"/>
          <w:lang w:val="en-US"/>
        </w:rPr>
        <w:t xml:space="preserve">and </w:t>
      </w:r>
      <w:del w:id="288" w:author="Benjamin Van Doren" w:date="2021-11-29T18:01:00Z">
        <w:r w:rsidR="00FD514C" w:rsidDel="00C61558">
          <w:rPr>
            <w:rFonts w:ascii="Arial" w:hAnsi="Arial" w:cs="Arial"/>
            <w:lang w:val="en-US"/>
          </w:rPr>
          <w:delText>were</w:delText>
        </w:r>
        <w:r w:rsidR="00AA120D" w:rsidDel="00C61558">
          <w:rPr>
            <w:rFonts w:ascii="Arial" w:hAnsi="Arial" w:cs="Arial"/>
            <w:lang w:val="en-US"/>
          </w:rPr>
          <w:delText xml:space="preserve"> </w:delText>
        </w:r>
      </w:del>
      <w:ins w:id="289" w:author="Benjamin Van Doren" w:date="2021-11-29T18:01:00Z">
        <w:r w:rsidR="00C61558">
          <w:rPr>
            <w:rFonts w:ascii="Arial" w:hAnsi="Arial" w:cs="Arial"/>
            <w:lang w:val="en-US"/>
          </w:rPr>
          <w:t>was</w:t>
        </w:r>
        <w:r w:rsidR="0068206F">
          <w:rPr>
            <w:rFonts w:ascii="Arial" w:hAnsi="Arial" w:cs="Arial"/>
            <w:lang w:val="en-US"/>
          </w:rPr>
          <w:t xml:space="preserve"> </w:t>
        </w:r>
      </w:ins>
      <w:r w:rsidR="005D3E5C">
        <w:rPr>
          <w:rFonts w:ascii="Arial" w:hAnsi="Arial" w:cs="Arial"/>
          <w:lang w:val="en-US"/>
        </w:rPr>
        <w:t>thus a poor predictor of distribution</w:t>
      </w:r>
      <w:r w:rsidR="00E44238">
        <w:rPr>
          <w:rFonts w:ascii="Arial" w:hAnsi="Arial" w:cs="Arial"/>
          <w:lang w:val="en-US"/>
        </w:rPr>
        <w:t xml:space="preserve">. </w:t>
      </w:r>
      <w:del w:id="290" w:author="Benjamin Van Doren" w:date="2021-11-29T18:01:00Z">
        <w:r w:rsidR="00E44238" w:rsidDel="002F4E23">
          <w:rPr>
            <w:rFonts w:ascii="Arial" w:hAnsi="Arial" w:cs="Arial"/>
            <w:lang w:val="en-US"/>
          </w:rPr>
          <w:delText>While in</w:delText>
        </w:r>
      </w:del>
      <w:ins w:id="291" w:author="Benjamin Van Doren" w:date="2021-11-29T18:01:00Z">
        <w:r w:rsidR="002F4E23">
          <w:rPr>
            <w:rFonts w:ascii="Arial" w:hAnsi="Arial" w:cs="Arial"/>
            <w:lang w:val="en-US"/>
          </w:rPr>
          <w:t>In</w:t>
        </w:r>
      </w:ins>
      <w:r w:rsidR="00E44238">
        <w:rPr>
          <w:rFonts w:ascii="Arial" w:hAnsi="Arial" w:cs="Arial"/>
          <w:lang w:val="en-US"/>
        </w:rPr>
        <w:t xml:space="preserve"> this study, we showed that </w:t>
      </w:r>
      <w:del w:id="292" w:author="Benjamin Van Doren" w:date="2021-11-29T18:01:00Z">
        <w:r w:rsidR="00E44238" w:rsidDel="002F4E23">
          <w:rPr>
            <w:rFonts w:ascii="Arial" w:hAnsi="Arial" w:cs="Arial"/>
            <w:lang w:val="en-US"/>
          </w:rPr>
          <w:delText xml:space="preserve">the </w:delText>
        </w:r>
      </w:del>
      <w:r w:rsidR="00E44238">
        <w:rPr>
          <w:rFonts w:ascii="Arial" w:hAnsi="Arial" w:cs="Arial"/>
          <w:lang w:val="en-US"/>
        </w:rPr>
        <w:t>interspecific difference</w:t>
      </w:r>
      <w:ins w:id="293" w:author="Benjamin Van Doren" w:date="2021-11-29T18:01:00Z">
        <w:r w:rsidR="002F4E23">
          <w:rPr>
            <w:rFonts w:ascii="Arial" w:hAnsi="Arial" w:cs="Arial"/>
            <w:lang w:val="en-US"/>
          </w:rPr>
          <w:t>s</w:t>
        </w:r>
      </w:ins>
      <w:r w:rsidR="00E44238">
        <w:rPr>
          <w:rFonts w:ascii="Arial" w:hAnsi="Arial" w:cs="Arial"/>
          <w:lang w:val="en-US"/>
        </w:rPr>
        <w:t xml:space="preserve"> in the demographic response to heat correlate</w:t>
      </w:r>
      <w:r w:rsidR="00DF217A">
        <w:rPr>
          <w:rFonts w:ascii="Arial" w:hAnsi="Arial" w:cs="Arial"/>
          <w:lang w:val="en-US"/>
        </w:rPr>
        <w:t>s</w:t>
      </w:r>
      <w:r w:rsidR="00E44238">
        <w:rPr>
          <w:rFonts w:ascii="Arial" w:hAnsi="Arial" w:cs="Arial"/>
          <w:lang w:val="en-US"/>
        </w:rPr>
        <w:t xml:space="preserve"> well with </w:t>
      </w:r>
      <w:del w:id="294" w:author="Benjamin Van Doren" w:date="2021-11-29T18:01:00Z">
        <w:r w:rsidR="00E44238" w:rsidDel="002F4E23">
          <w:rPr>
            <w:rFonts w:ascii="Arial" w:hAnsi="Arial" w:cs="Arial"/>
            <w:lang w:val="en-US"/>
          </w:rPr>
          <w:delText xml:space="preserve">the </w:delText>
        </w:r>
      </w:del>
      <w:r w:rsidR="00212A8D">
        <w:rPr>
          <w:rFonts w:ascii="Arial" w:hAnsi="Arial" w:cs="Arial"/>
          <w:lang w:val="en-US"/>
        </w:rPr>
        <w:t>elevationa</w:t>
      </w:r>
      <w:r w:rsidR="00E44238">
        <w:rPr>
          <w:rFonts w:ascii="Arial" w:hAnsi="Arial" w:cs="Arial"/>
          <w:lang w:val="en-US"/>
        </w:rPr>
        <w:t>l distribution type</w:t>
      </w:r>
      <w:r w:rsidR="00C72931">
        <w:rPr>
          <w:rFonts w:ascii="Arial" w:hAnsi="Arial" w:cs="Arial"/>
          <w:lang w:val="en-US"/>
        </w:rPr>
        <w:t>s</w:t>
      </w:r>
      <w:r w:rsidR="00E44238">
        <w:rPr>
          <w:rFonts w:ascii="Arial" w:hAnsi="Arial" w:cs="Arial"/>
          <w:lang w:val="en-US"/>
        </w:rPr>
        <w:t xml:space="preserve">. </w:t>
      </w:r>
      <w:r w:rsidR="005523C6">
        <w:rPr>
          <w:rFonts w:ascii="Arial" w:hAnsi="Arial" w:cs="Arial"/>
          <w:lang w:val="en-US"/>
        </w:rPr>
        <w:t>Our main differences in measuring demographic traits are</w:t>
      </w:r>
      <w:r w:rsidR="00DF217A">
        <w:rPr>
          <w:rFonts w:ascii="Arial" w:hAnsi="Arial" w:cs="Arial"/>
          <w:lang w:val="en-US"/>
        </w:rPr>
        <w:t xml:space="preserve"> that</w:t>
      </w:r>
      <w:r w:rsidR="005523C6">
        <w:rPr>
          <w:rFonts w:ascii="Arial" w:hAnsi="Arial" w:cs="Arial"/>
          <w:lang w:val="en-US"/>
        </w:rPr>
        <w:t xml:space="preserve"> 1) we </w:t>
      </w:r>
      <w:r w:rsidR="0055745B">
        <w:rPr>
          <w:rFonts w:ascii="Arial" w:hAnsi="Arial" w:cs="Arial"/>
          <w:lang w:val="en-US"/>
        </w:rPr>
        <w:t>left</w:t>
      </w:r>
      <w:r w:rsidR="005523C6">
        <w:rPr>
          <w:rFonts w:ascii="Arial" w:hAnsi="Arial" w:cs="Arial"/>
          <w:lang w:val="en-US"/>
        </w:rPr>
        <w:t xml:space="preserve"> eggs produced in the tested temperature to</w:t>
      </w:r>
      <w:r w:rsidR="0055745B">
        <w:rPr>
          <w:rFonts w:ascii="Arial" w:hAnsi="Arial" w:cs="Arial"/>
          <w:lang w:val="en-US"/>
        </w:rPr>
        <w:t xml:space="preserve"> develop to adults to</w:t>
      </w:r>
      <w:r w:rsidR="005523C6">
        <w:rPr>
          <w:rFonts w:ascii="Arial" w:hAnsi="Arial" w:cs="Arial"/>
          <w:lang w:val="en-US"/>
        </w:rPr>
        <w:t xml:space="preserve"> measure their </w:t>
      </w:r>
      <w:r w:rsidR="00FD514C">
        <w:rPr>
          <w:rFonts w:ascii="Arial" w:hAnsi="Arial" w:cs="Arial"/>
          <w:lang w:val="en-US"/>
        </w:rPr>
        <w:t>parents’ fecundity</w:t>
      </w:r>
      <w:r w:rsidR="005523C6">
        <w:rPr>
          <w:rFonts w:ascii="Arial" w:hAnsi="Arial" w:cs="Arial"/>
          <w:lang w:val="en-US"/>
        </w:rPr>
        <w:t>, 2) adults are virgins before testing fecundity, 3) we combined two time period</w:t>
      </w:r>
      <w:r w:rsidR="00DF217A">
        <w:rPr>
          <w:rFonts w:ascii="Arial" w:hAnsi="Arial" w:cs="Arial"/>
          <w:lang w:val="en-US"/>
        </w:rPr>
        <w:t>s</w:t>
      </w:r>
      <w:r w:rsidR="005523C6">
        <w:rPr>
          <w:rFonts w:ascii="Arial" w:hAnsi="Arial" w:cs="Arial"/>
          <w:lang w:val="en-US"/>
        </w:rPr>
        <w:t xml:space="preserve"> after exposing to the tested temperature. In our experiment, individuals la</w:t>
      </w:r>
      <w:r w:rsidR="00DF217A">
        <w:rPr>
          <w:rFonts w:ascii="Arial" w:hAnsi="Arial" w:cs="Arial"/>
          <w:lang w:val="en-US"/>
        </w:rPr>
        <w:t>id</w:t>
      </w:r>
      <w:r w:rsidR="005523C6">
        <w:rPr>
          <w:rFonts w:ascii="Arial" w:hAnsi="Arial" w:cs="Arial"/>
          <w:lang w:val="en-US"/>
        </w:rPr>
        <w:t xml:space="preserve"> eggs </w:t>
      </w:r>
      <w:r w:rsidR="00DF217A">
        <w:rPr>
          <w:rFonts w:ascii="Arial" w:hAnsi="Arial" w:cs="Arial"/>
          <w:lang w:val="en-US"/>
        </w:rPr>
        <w:t>at</w:t>
      </w:r>
      <w:r w:rsidR="005523C6">
        <w:rPr>
          <w:rFonts w:ascii="Arial" w:hAnsi="Arial" w:cs="Arial"/>
          <w:lang w:val="en-US"/>
        </w:rPr>
        <w:t xml:space="preserve"> high temperature</w:t>
      </w:r>
      <w:r w:rsidR="00DF217A">
        <w:rPr>
          <w:rFonts w:ascii="Arial" w:hAnsi="Arial" w:cs="Arial"/>
          <w:lang w:val="en-US"/>
        </w:rPr>
        <w:t>s while</w:t>
      </w:r>
      <w:r w:rsidR="005523C6">
        <w:rPr>
          <w:rFonts w:ascii="Arial" w:hAnsi="Arial" w:cs="Arial"/>
          <w:lang w:val="en-US"/>
        </w:rPr>
        <w:t xml:space="preserve"> th</w:t>
      </w:r>
      <w:r w:rsidR="00AD7C4F">
        <w:rPr>
          <w:rFonts w:ascii="Arial" w:hAnsi="Arial" w:cs="Arial"/>
          <w:lang w:val="en-US"/>
        </w:rPr>
        <w:t>ose</w:t>
      </w:r>
      <w:r w:rsidR="005523C6">
        <w:rPr>
          <w:rFonts w:ascii="Arial" w:hAnsi="Arial" w:cs="Arial"/>
          <w:lang w:val="en-US"/>
        </w:rPr>
        <w:t xml:space="preserve"> eggs did not eventually hatch, presumably due to the sterilization of sperm </w:t>
      </w:r>
      <w:r w:rsidR="00AA120D">
        <w:rPr>
          <w:rFonts w:ascii="Arial" w:hAnsi="Arial" w:cs="Arial"/>
          <w:lang w:val="en-US"/>
        </w:rPr>
        <w:t xml:space="preserve">at </w:t>
      </w:r>
      <w:r w:rsidR="005523C6">
        <w:rPr>
          <w:rFonts w:ascii="Arial" w:hAnsi="Arial" w:cs="Arial"/>
          <w:lang w:val="en-US"/>
        </w:rPr>
        <w:t>high temperature</w:t>
      </w:r>
      <w:r w:rsidR="00DE63D0">
        <w:rPr>
          <w:rFonts w:ascii="Arial" w:hAnsi="Arial" w:cs="Arial"/>
          <w:lang w:val="en-US"/>
        </w:rPr>
        <w:t xml:space="preserve"> </w:t>
      </w:r>
      <w:r w:rsidR="005808BA">
        <w:rPr>
          <w:rFonts w:ascii="Arial" w:hAnsi="Arial" w:cs="Arial"/>
          <w:lang w:val="en-US"/>
        </w:rPr>
        <w:fldChar w:fldCharType="begin" w:fldLock="1"/>
      </w:r>
      <w:r w:rsidR="005808BA">
        <w:rPr>
          <w:rFonts w:ascii="Arial" w:hAnsi="Arial" w:cs="Arial"/>
          <w:lang w:val="en-US"/>
        </w:rPr>
        <w:instrText>ADDIN CSL_CITATION {"citationItems":[{"id":"ITEM-1","itemData":{"DOI":"10.1038/s41558-021-01047-0","ISSN":"17586798","abstract":"Attempts to link physiological thermal tolerance to global species distributions have relied on lethal temperature limits, yet many organisms lose fertility at sublethal temperatures. Here we show that, across 43 Drosophila species, global distributions better match male-sterilizing temperatures than lethal temperatures. This suggests that species distributions may be determined by thermal limits to reproduction, not survival, meaning we may be underestimating the impacts of climate change for many organisms.","author":[{"dropping-particle":"","family":"Parratt","given":"Steven R.","non-dropping-particle":"","parse-names":false,"suffix":""},{"dropping-particle":"","family":"Walsh","given":"Benjamin S.","non-dropping-particle":"","parse-names":false,"suffix":""},{"dropping-particle":"","family":"Metelmann","given":"Soeren","non-dropping-particle":"","parse-names":false,"suffix":""},{"dropping-particle":"","family":"White","given":"Nicola","non-dropping-particle":"","parse-names":false,"suffix":""},{"dropping-particle":"","family":"Manser","given":"Andri","non-dropping-particle":"","parse-names":false,"suffix":""},{"dropping-particle":"","family":"Bretman","given":"Amanda J.","non-dropping-particle":"","parse-names":false,"suffix":""},{"dropping-particle":"","family":"Hoffmann","given":"Ary A.","non-dropping-particle":"","parse-names":false,"suffix":""},{"dropping-particle":"","family":"Snook","given":"Rhonda R.","non-dropping-particle":"","parse-names":false,"suffix":""},{"dropping-particle":"","family":"Price","given":"Tom A.R.","non-dropping-particle":"","parse-names":false,"suffix":""}],"container-title":"Nature Climate Change","id":"ITEM-1","issue":"6","issued":{"date-parts":[["2021","6","1"]]},"page":"481-484","publisher":"Nature Research","title":"Temperatures that sterilize males better match global species distributions than lethal temperatures","type":"article-journal","volume":"11"},"uris":["http://www.mendeley.com/documents/?uuid=410f77fc-b69d-3804-8380-22654fe8b575"]}],"mendeley":{"formattedCitation":"(Parratt et al. 2021)","plainTextFormattedCitation":"(Parratt et al. 2021)","previouslyFormattedCitation":"(Parratt et al. 2021)"},"properties":{"noteIndex":0},"schema":"https://github.com/citation-style-language/schema/raw/master/csl-citation.json"}</w:instrText>
      </w:r>
      <w:r w:rsidR="005808BA">
        <w:rPr>
          <w:rFonts w:ascii="Arial" w:hAnsi="Arial" w:cs="Arial"/>
          <w:lang w:val="en-US"/>
        </w:rPr>
        <w:fldChar w:fldCharType="separate"/>
      </w:r>
      <w:r w:rsidR="005808BA" w:rsidRPr="005808BA">
        <w:rPr>
          <w:rFonts w:ascii="Arial" w:hAnsi="Arial" w:cs="Arial"/>
          <w:noProof/>
          <w:lang w:val="en-US"/>
        </w:rPr>
        <w:t>(Parratt et al. 2021)</w:t>
      </w:r>
      <w:r w:rsidR="005808BA">
        <w:rPr>
          <w:rFonts w:ascii="Arial" w:hAnsi="Arial" w:cs="Arial"/>
          <w:lang w:val="en-US"/>
        </w:rPr>
        <w:fldChar w:fldCharType="end"/>
      </w:r>
      <w:r w:rsidR="005523C6">
        <w:rPr>
          <w:rFonts w:ascii="Arial" w:hAnsi="Arial" w:cs="Arial"/>
          <w:lang w:val="en-US"/>
        </w:rPr>
        <w:t>. We also observed different speed</w:t>
      </w:r>
      <w:r w:rsidR="00DF217A">
        <w:rPr>
          <w:rFonts w:ascii="Arial" w:hAnsi="Arial" w:cs="Arial"/>
          <w:lang w:val="en-US"/>
        </w:rPr>
        <w:t>s</w:t>
      </w:r>
      <w:r w:rsidR="005523C6">
        <w:rPr>
          <w:rFonts w:ascii="Arial" w:hAnsi="Arial" w:cs="Arial"/>
          <w:lang w:val="en-US"/>
        </w:rPr>
        <w:t xml:space="preserve"> of </w:t>
      </w:r>
      <w:r w:rsidR="005523C6" w:rsidRPr="005523C6">
        <w:rPr>
          <w:rFonts w:ascii="Arial" w:hAnsi="Arial" w:cs="Arial"/>
          <w:lang w:val="en-US"/>
        </w:rPr>
        <w:t>senescence</w:t>
      </w:r>
      <w:r w:rsidR="005523C6">
        <w:rPr>
          <w:rFonts w:ascii="Arial" w:hAnsi="Arial" w:cs="Arial"/>
          <w:lang w:val="en-US"/>
        </w:rPr>
        <w:t xml:space="preserve"> after exposure to different temperature</w:t>
      </w:r>
      <w:r w:rsidR="00DF217A">
        <w:rPr>
          <w:rFonts w:ascii="Arial" w:hAnsi="Arial" w:cs="Arial"/>
          <w:lang w:val="en-US"/>
        </w:rPr>
        <w:t>s</w:t>
      </w:r>
      <w:r w:rsidR="00DE63D0">
        <w:rPr>
          <w:rFonts w:ascii="Arial" w:hAnsi="Arial" w:cs="Arial"/>
          <w:lang w:val="en-US"/>
        </w:rPr>
        <w:t xml:space="preserve"> (</w:t>
      </w:r>
      <w:r w:rsidR="00DE63D0" w:rsidRPr="005808BA">
        <w:rPr>
          <w:rFonts w:ascii="Arial" w:hAnsi="Arial" w:cs="Arial"/>
          <w:lang w:val="en-US"/>
        </w:rPr>
        <w:t>supplementary figure xxx</w:t>
      </w:r>
      <w:r w:rsidR="00DE63D0">
        <w:rPr>
          <w:rFonts w:ascii="Arial" w:hAnsi="Arial" w:cs="Arial"/>
          <w:lang w:val="en-US"/>
        </w:rPr>
        <w:t>)</w:t>
      </w:r>
      <w:r w:rsidR="005523C6">
        <w:rPr>
          <w:rFonts w:ascii="Arial" w:hAnsi="Arial" w:cs="Arial"/>
          <w:lang w:val="en-US"/>
        </w:rPr>
        <w:t>, which the three-day period of fecundity measurement</w:t>
      </w:r>
      <w:r w:rsidR="00C72931">
        <w:rPr>
          <w:rFonts w:ascii="Arial" w:hAnsi="Arial" w:cs="Arial"/>
          <w:lang w:val="en-US"/>
        </w:rPr>
        <w:t xml:space="preserve"> in Overgaard’s study</w:t>
      </w:r>
      <w:r w:rsidR="005523C6">
        <w:rPr>
          <w:rFonts w:ascii="Arial" w:hAnsi="Arial" w:cs="Arial"/>
          <w:lang w:val="en-US"/>
        </w:rPr>
        <w:t xml:space="preserve"> would not </w:t>
      </w:r>
      <w:ins w:id="295" w:author="Benjamin Van Doren" w:date="2021-11-29T18:02:00Z">
        <w:r w:rsidR="002F4E23">
          <w:rPr>
            <w:rFonts w:ascii="Arial" w:hAnsi="Arial" w:cs="Arial"/>
            <w:lang w:val="en-US"/>
          </w:rPr>
          <w:t xml:space="preserve">have </w:t>
        </w:r>
      </w:ins>
      <w:r w:rsidR="005523C6">
        <w:rPr>
          <w:rFonts w:ascii="Arial" w:hAnsi="Arial" w:cs="Arial"/>
          <w:lang w:val="en-US"/>
        </w:rPr>
        <w:t>capture</w:t>
      </w:r>
      <w:ins w:id="296" w:author="Benjamin Van Doren" w:date="2021-11-29T18:02:00Z">
        <w:r w:rsidR="002F4E23">
          <w:rPr>
            <w:rFonts w:ascii="Arial" w:hAnsi="Arial" w:cs="Arial"/>
            <w:lang w:val="en-US"/>
          </w:rPr>
          <w:t>d</w:t>
        </w:r>
      </w:ins>
      <w:r w:rsidR="005523C6">
        <w:rPr>
          <w:rFonts w:ascii="Arial" w:hAnsi="Arial" w:cs="Arial"/>
          <w:lang w:val="en-US"/>
        </w:rPr>
        <w:t xml:space="preserve">. </w:t>
      </w:r>
      <w:r w:rsidR="00B23BEE">
        <w:rPr>
          <w:rFonts w:ascii="Arial" w:hAnsi="Arial" w:cs="Arial"/>
          <w:lang w:val="en-US"/>
        </w:rPr>
        <w:t xml:space="preserve">Nevertheless, both studies showed the conservativeness of physiological heat tolerance and </w:t>
      </w:r>
      <w:r w:rsidR="00AD7C4F">
        <w:rPr>
          <w:rFonts w:ascii="Arial" w:hAnsi="Arial" w:cs="Arial"/>
          <w:lang w:val="en-US"/>
        </w:rPr>
        <w:t>suggested</w:t>
      </w:r>
      <w:r w:rsidR="00B23BEE">
        <w:rPr>
          <w:rFonts w:ascii="Arial" w:hAnsi="Arial" w:cs="Arial"/>
          <w:lang w:val="en-US"/>
        </w:rPr>
        <w:t xml:space="preserve"> small safety thermal margins to warming in the future.</w:t>
      </w:r>
    </w:p>
    <w:p w14:paraId="131F5364" w14:textId="77777777" w:rsidR="0046703F" w:rsidRDefault="0046703F" w:rsidP="007C1BC4">
      <w:pPr>
        <w:ind w:firstLine="720"/>
        <w:rPr>
          <w:rFonts w:ascii="Arial" w:hAnsi="Arial" w:cs="Arial"/>
          <w:lang w:val="en-US"/>
        </w:rPr>
      </w:pPr>
    </w:p>
    <w:p w14:paraId="60CA7B5D" w14:textId="3F287D24" w:rsidR="00D45499" w:rsidRPr="00AF3153" w:rsidRDefault="00AF3153" w:rsidP="007C1BC4">
      <w:pPr>
        <w:rPr>
          <w:rFonts w:ascii="Arial" w:hAnsi="Arial" w:cs="Arial"/>
          <w:i/>
          <w:iCs/>
          <w:lang w:val="en-US"/>
        </w:rPr>
      </w:pPr>
      <w:r>
        <w:rPr>
          <w:rFonts w:ascii="Arial" w:hAnsi="Arial" w:cs="Arial"/>
          <w:i/>
          <w:iCs/>
          <w:lang w:val="en-US"/>
        </w:rPr>
        <w:lastRenderedPageBreak/>
        <w:t>3.</w:t>
      </w:r>
      <w:ins w:id="297" w:author="Benjamin Van Doren" w:date="2021-11-29T18:02:00Z">
        <w:r w:rsidR="0087114B">
          <w:rPr>
            <w:rFonts w:ascii="Arial" w:hAnsi="Arial" w:cs="Arial"/>
            <w:i/>
            <w:iCs/>
            <w:lang w:val="en-US"/>
          </w:rPr>
          <w:t xml:space="preserve"> </w:t>
        </w:r>
      </w:ins>
      <w:r w:rsidR="00217455" w:rsidRPr="00AF3153">
        <w:rPr>
          <w:rFonts w:ascii="Arial" w:hAnsi="Arial" w:cs="Arial"/>
          <w:i/>
          <w:iCs/>
          <w:lang w:val="en-US"/>
        </w:rPr>
        <w:t>Daily peak and extreme high temperature as the main abiotic filters</w:t>
      </w:r>
    </w:p>
    <w:p w14:paraId="492E0173" w14:textId="0C600ADB" w:rsidR="00AE1E38" w:rsidRDefault="00985B5C" w:rsidP="007C1BC4">
      <w:pPr>
        <w:ind w:firstLine="720"/>
        <w:rPr>
          <w:rFonts w:ascii="Arial" w:hAnsi="Arial" w:cs="Arial"/>
        </w:rPr>
      </w:pPr>
      <w:r>
        <w:rPr>
          <w:rFonts w:ascii="Arial" w:hAnsi="Arial" w:cs="Arial"/>
        </w:rPr>
        <w:t>Daily high</w:t>
      </w:r>
      <w:r w:rsidR="00AF2386" w:rsidRPr="007F05C5">
        <w:rPr>
          <w:rFonts w:ascii="Arial" w:hAnsi="Arial" w:cs="Arial"/>
          <w:lang w:val="en-US"/>
        </w:rPr>
        <w:t xml:space="preserve"> temperature rather than mean </w:t>
      </w:r>
      <w:r>
        <w:rPr>
          <w:rFonts w:ascii="Arial" w:hAnsi="Arial" w:cs="Arial"/>
          <w:lang w:val="en-US"/>
        </w:rPr>
        <w:t>contribute</w:t>
      </w:r>
      <w:r w:rsidR="0010276F">
        <w:rPr>
          <w:rFonts w:ascii="Arial" w:hAnsi="Arial" w:cs="Arial"/>
          <w:lang w:val="en-US"/>
        </w:rPr>
        <w:t>s</w:t>
      </w:r>
      <w:r>
        <w:rPr>
          <w:rFonts w:ascii="Arial" w:hAnsi="Arial" w:cs="Arial"/>
          <w:lang w:val="en-US"/>
        </w:rPr>
        <w:t xml:space="preserve"> more</w:t>
      </w:r>
      <w:r w:rsidR="00AF2386" w:rsidRPr="007F05C5">
        <w:rPr>
          <w:rFonts w:ascii="Arial" w:hAnsi="Arial" w:cs="Arial"/>
          <w:lang w:val="en-US"/>
        </w:rPr>
        <w:t xml:space="preserve"> </w:t>
      </w:r>
      <w:r w:rsidR="00AA120D">
        <w:rPr>
          <w:rFonts w:ascii="Arial" w:hAnsi="Arial" w:cs="Arial"/>
          <w:lang w:val="en-US"/>
        </w:rPr>
        <w:t>to</w:t>
      </w:r>
      <w:r w:rsidR="00AA120D" w:rsidRPr="007F05C5">
        <w:rPr>
          <w:rFonts w:ascii="Arial" w:hAnsi="Arial" w:cs="Arial"/>
          <w:lang w:val="en-US"/>
        </w:rPr>
        <w:t xml:space="preserve"> </w:t>
      </w:r>
      <w:r w:rsidR="00AF2386" w:rsidRPr="007F05C5">
        <w:rPr>
          <w:rFonts w:ascii="Arial" w:hAnsi="Arial" w:cs="Arial"/>
          <w:lang w:val="en-US"/>
        </w:rPr>
        <w:t>structuring distribution</w:t>
      </w:r>
      <w:ins w:id="298" w:author="Benjamin Van Doren" w:date="2021-11-29T18:02:00Z">
        <w:r w:rsidR="0087114B">
          <w:rPr>
            <w:rFonts w:ascii="Arial" w:hAnsi="Arial" w:cs="Arial"/>
            <w:lang w:val="en-US"/>
          </w:rPr>
          <w:t>s</w:t>
        </w:r>
      </w:ins>
      <w:r w:rsidR="006C5B4F">
        <w:rPr>
          <w:rFonts w:ascii="Arial" w:hAnsi="Arial" w:cs="Arial"/>
          <w:lang w:val="en-US"/>
        </w:rPr>
        <w:t xml:space="preserve"> </w:t>
      </w:r>
      <w:r w:rsidR="006C5B4F">
        <w:rPr>
          <w:rFonts w:ascii="Arial" w:hAnsi="Arial" w:cs="Arial"/>
          <w:lang w:val="en-US"/>
        </w:rPr>
        <w:fldChar w:fldCharType="begin" w:fldLock="1"/>
      </w:r>
      <w:r w:rsidR="003B71D1">
        <w:rPr>
          <w:rFonts w:ascii="Arial" w:hAnsi="Arial" w:cs="Arial"/>
          <w:lang w:val="en-US"/>
        </w:rPr>
        <w:instrText>ADDIN CSL_CITATION {"citationItems":[{"id":"ITEM-1","itemData":{"DOI":"10.1890/12-2235.1","ISSN":"0012-9615","abstract":"Species' geographic range limits interest biologists and resource managers alike; however, scientists lack strong mechanistic understanding of the factors that set geographic range limits in the field, especially for animals. There exists a clear need for detailed case studies that link mechanisms to spatial dynamics and boundaries because such mechanisms allow us to predict whether climate change is likely to change a species' geographic range and, if so, how abundance in marginal populations compares to the core. The bagworm Thyridopteryx ephemeraeformis (Lepidoptera: Psychidae) is a major native pest of cedars, arborvitae, junipers, and other landscape trees throughout much of North America. Across dozens of bagworm populations spread over six degrees of latitude in the American Midwest we find latitudinal declines in fecundity and egg and pupal survivorship as one proceeds toward the northern range boundary. A spatial gradient of bagworm reproductive success emerges, which is associated with a progressive decline in local abundance and an increase in the risk of local population extinction near the species' geographic range boundary. We developed a mathematical model, completely constrained by empirically estimated parameters, to explore the relative roles of reproductive asynchrony and stage-specific survivorship in generating the range limit for this species. We find that overwinter egg mortality is the biggest constraint on bagworm persistence beyond their northern range limit. Overwinter egg mortality is directly related to winter temperatures that fall below the bagworm eggs' physiological limit. This threshold, in conjunction with latitudinal declines in fecundity and pupal survivorship, creates a nonlinear response to climate extremes that sets the geographic boundary and provides a path for predicting northward range expansion under altered climate conditions. Our mechanistic modeling approach demonstrates how species' sensitivity to climate extremes can create population tipping points not reflected in demographic responses to climate means, a distinction that is critical to successful ecological forecasting. © 2014 by the Ecological Society of America.","author":[{"dropping-particle":"","family":"Lynch","given":"Heather J.","non-dropping-particle":"","parse-names":false,"suffix":""},{"dropping-particle":"","family":"Rhainds","given":"Marc","non-dropping-particle":"","parse-names":false,"suffix":""},{"dropping-particle":"","family":"Calabrese","given":"Justin M.","non-dropping-particle":"","parse-names":false,"suffix":""},{"dropping-particle":"","family":"Cantrell","given":"Stephen","non-dropping-particle":"","parse-names":false,"suffix":""},{"dropping-particle":"","family":"Cosner","given":"Chris","non-dropping-particle":"","parse-names":false,"suffix":""},{"dropping-particle":"","family":"Fagan","given":"William F.","non-dropping-particle":"","parse-names":false,"suffix":""}],"container-title":"Ecological Monographs","id":"ITEM-1","issue":"1","issued":{"date-parts":[["2014","2","1"]]},"page":"131-149","publisher":"John Wiley &amp; Sons, Ltd","title":"How climate extremes—not means—define a species' geographic range boundary via a demographic tipping point","type":"article-journal","volume":"84"},"uris":["http://www.mendeley.com/documents/?uuid=d4622c7d-ac8d-3cee-bd97-aa7976fe0255"]}],"mendeley":{"formattedCitation":"(Lynch et al. 2014)","plainTextFormattedCitation":"(Lynch et al. 2014)","previouslyFormattedCitation":"(Lynch et al. 2014)"},"properties":{"noteIndex":0},"schema":"https://github.com/citation-style-language/schema/raw/master/csl-citation.json"}</w:instrText>
      </w:r>
      <w:r w:rsidR="006C5B4F">
        <w:rPr>
          <w:rFonts w:ascii="Arial" w:hAnsi="Arial" w:cs="Arial"/>
          <w:lang w:val="en-US"/>
        </w:rPr>
        <w:fldChar w:fldCharType="separate"/>
      </w:r>
      <w:r w:rsidR="006C5B4F" w:rsidRPr="006C5B4F">
        <w:rPr>
          <w:rFonts w:ascii="Arial" w:hAnsi="Arial" w:cs="Arial"/>
          <w:noProof/>
          <w:lang w:val="en-US"/>
        </w:rPr>
        <w:t>(Lynch et al. 2014)</w:t>
      </w:r>
      <w:r w:rsidR="006C5B4F">
        <w:rPr>
          <w:rFonts w:ascii="Arial" w:hAnsi="Arial" w:cs="Arial"/>
          <w:lang w:val="en-US"/>
        </w:rPr>
        <w:fldChar w:fldCharType="end"/>
      </w:r>
      <w:r w:rsidR="00AF2386" w:rsidRPr="007F05C5">
        <w:rPr>
          <w:rFonts w:ascii="Arial" w:hAnsi="Arial" w:cs="Arial"/>
          <w:lang w:val="en-US"/>
        </w:rPr>
        <w:t xml:space="preserve">. The mean temperature during the survey season </w:t>
      </w:r>
      <w:del w:id="299" w:author="Benjamin Van Doren" w:date="2021-11-29T18:03:00Z">
        <w:r w:rsidR="00025301" w:rsidDel="008A1AA1">
          <w:rPr>
            <w:rFonts w:ascii="Arial" w:hAnsi="Arial" w:cs="Arial"/>
            <w:lang w:val="en-US"/>
          </w:rPr>
          <w:delText>at</w:delText>
        </w:r>
        <w:r w:rsidR="00AF2386" w:rsidRPr="007F05C5" w:rsidDel="008A1AA1">
          <w:rPr>
            <w:rFonts w:ascii="Arial" w:hAnsi="Arial" w:cs="Arial"/>
            <w:lang w:val="en-US"/>
          </w:rPr>
          <w:delText xml:space="preserve"> </w:delText>
        </w:r>
      </w:del>
      <w:ins w:id="300" w:author="Benjamin Van Doren" w:date="2021-11-29T18:03:00Z">
        <w:r w:rsidR="008A1AA1">
          <w:rPr>
            <w:rFonts w:ascii="Arial" w:hAnsi="Arial" w:cs="Arial"/>
            <w:lang w:val="en-US"/>
          </w:rPr>
          <w:t>in</w:t>
        </w:r>
        <w:r w:rsidR="008A1AA1" w:rsidRPr="007F05C5">
          <w:rPr>
            <w:rFonts w:ascii="Arial" w:hAnsi="Arial" w:cs="Arial"/>
            <w:lang w:val="en-US"/>
          </w:rPr>
          <w:t xml:space="preserve"> </w:t>
        </w:r>
        <w:r w:rsidR="008A1AA1">
          <w:rPr>
            <w:rFonts w:ascii="Arial" w:hAnsi="Arial" w:cs="Arial"/>
            <w:lang w:val="en-US"/>
          </w:rPr>
          <w:t xml:space="preserve">the </w:t>
        </w:r>
      </w:ins>
      <w:r w:rsidR="00AF2386" w:rsidRPr="007F05C5">
        <w:rPr>
          <w:rFonts w:ascii="Arial" w:hAnsi="Arial" w:cs="Arial"/>
          <w:lang w:val="en-US"/>
        </w:rPr>
        <w:t>lowland</w:t>
      </w:r>
      <w:ins w:id="301" w:author="Benjamin Van Doren" w:date="2021-11-29T18:03:00Z">
        <w:r w:rsidR="008A1AA1">
          <w:rPr>
            <w:rFonts w:ascii="Arial" w:hAnsi="Arial" w:cs="Arial"/>
            <w:lang w:val="en-US"/>
          </w:rPr>
          <w:t>s</w:t>
        </w:r>
      </w:ins>
      <w:r w:rsidR="00AF2386" w:rsidRPr="007F05C5">
        <w:rPr>
          <w:rFonts w:ascii="Arial" w:hAnsi="Arial" w:cs="Arial"/>
          <w:lang w:val="en-US"/>
        </w:rPr>
        <w:t xml:space="preserve"> is around 26</w:t>
      </w:r>
      <w:r w:rsidR="00AF2386" w:rsidRPr="007F05C5">
        <w:rPr>
          <w:rStyle w:val="st"/>
          <w:rFonts w:ascii="Arial" w:hAnsi="Arial" w:cs="Arial"/>
        </w:rPr>
        <w:t>°C</w:t>
      </w:r>
      <w:r w:rsidR="00AF2386" w:rsidRPr="007F05C5">
        <w:rPr>
          <w:rFonts w:ascii="Arial" w:hAnsi="Arial" w:cs="Arial"/>
          <w:lang w:val="en-US"/>
        </w:rPr>
        <w:t xml:space="preserve">, </w:t>
      </w:r>
      <w:del w:id="302" w:author="Benjamin Van Doren" w:date="2021-11-29T18:03:00Z">
        <w:r w:rsidR="00152F0B" w:rsidDel="008A1AA1">
          <w:rPr>
            <w:rFonts w:ascii="Arial" w:hAnsi="Arial" w:cs="Arial"/>
            <w:lang w:val="en-US"/>
          </w:rPr>
          <w:delText xml:space="preserve">of </w:delText>
        </w:r>
      </w:del>
      <w:ins w:id="303" w:author="Benjamin Van Doren" w:date="2021-11-29T18:03:00Z">
        <w:r w:rsidR="008A1AA1">
          <w:rPr>
            <w:rFonts w:ascii="Arial" w:hAnsi="Arial" w:cs="Arial"/>
            <w:lang w:val="en-US"/>
          </w:rPr>
          <w:t xml:space="preserve">at </w:t>
        </w:r>
      </w:ins>
      <w:r w:rsidR="00152F0B">
        <w:rPr>
          <w:rFonts w:ascii="Arial" w:hAnsi="Arial" w:cs="Arial"/>
          <w:lang w:val="en-US"/>
        </w:rPr>
        <w:t>which</w:t>
      </w:r>
      <w:r w:rsidR="00025301">
        <w:rPr>
          <w:rFonts w:ascii="Arial" w:hAnsi="Arial" w:cs="Arial"/>
          <w:lang w:val="en-US"/>
        </w:rPr>
        <w:t xml:space="preserve"> </w:t>
      </w:r>
      <w:r w:rsidR="00AF2386" w:rsidRPr="007F05C5">
        <w:rPr>
          <w:rFonts w:ascii="Arial" w:hAnsi="Arial" w:cs="Arial"/>
          <w:lang w:val="en-US"/>
        </w:rPr>
        <w:t xml:space="preserve">all the species are around </w:t>
      </w:r>
      <w:r w:rsidR="00DF217A">
        <w:rPr>
          <w:rFonts w:ascii="Arial" w:hAnsi="Arial" w:cs="Arial"/>
          <w:lang w:val="en-US"/>
        </w:rPr>
        <w:t>their</w:t>
      </w:r>
      <w:r w:rsidR="00AF2386" w:rsidRPr="007F05C5">
        <w:rPr>
          <w:rFonts w:ascii="Arial" w:hAnsi="Arial" w:cs="Arial"/>
          <w:lang w:val="en-US"/>
        </w:rPr>
        <w:t xml:space="preserve"> peak reproductive performance. </w:t>
      </w:r>
      <w:r w:rsidR="00AF2386" w:rsidRPr="007F05C5">
        <w:rPr>
          <w:rFonts w:ascii="Arial" w:hAnsi="Arial" w:cs="Arial"/>
        </w:rPr>
        <w:t xml:space="preserve">In addition to </w:t>
      </w:r>
      <w:r w:rsidR="00DF217A">
        <w:rPr>
          <w:rFonts w:ascii="Arial" w:hAnsi="Arial" w:cs="Arial"/>
        </w:rPr>
        <w:t xml:space="preserve">the </w:t>
      </w:r>
      <w:r w:rsidR="00AF2386" w:rsidRPr="007F05C5">
        <w:rPr>
          <w:rFonts w:ascii="Arial" w:hAnsi="Arial" w:cs="Arial"/>
        </w:rPr>
        <w:t xml:space="preserve">mean, </w:t>
      </w:r>
      <w:r w:rsidR="007638ED">
        <w:rPr>
          <w:rFonts w:ascii="Arial" w:hAnsi="Arial" w:cs="Arial"/>
        </w:rPr>
        <w:t>upland</w:t>
      </w:r>
      <w:r w:rsidR="00AF2386" w:rsidRPr="007F05C5">
        <w:rPr>
          <w:rFonts w:ascii="Arial" w:hAnsi="Arial" w:cs="Arial"/>
        </w:rPr>
        <w:t xml:space="preserve"> and lowland sites significantly differ in the number of days and the daily duration that the temperature reached above </w:t>
      </w:r>
      <w:r w:rsidR="009C50BD">
        <w:rPr>
          <w:rFonts w:ascii="Arial" w:hAnsi="Arial" w:cs="Arial"/>
        </w:rPr>
        <w:t xml:space="preserve">a stressful level for </w:t>
      </w:r>
      <w:r w:rsidR="009C50BD" w:rsidRPr="008A1AA1">
        <w:rPr>
          <w:rFonts w:ascii="Arial" w:hAnsi="Arial" w:cs="Arial"/>
          <w:i/>
          <w:iCs/>
          <w:rPrChange w:id="304" w:author="Benjamin Van Doren" w:date="2021-11-29T18:03:00Z">
            <w:rPr>
              <w:rFonts w:ascii="Arial" w:hAnsi="Arial" w:cs="Arial"/>
            </w:rPr>
          </w:rPrChange>
        </w:rPr>
        <w:t>Drosophila</w:t>
      </w:r>
      <w:r w:rsidR="009C50BD">
        <w:rPr>
          <w:rFonts w:ascii="Arial" w:hAnsi="Arial" w:cs="Arial"/>
        </w:rPr>
        <w:t xml:space="preserve"> reproduction.</w:t>
      </w:r>
      <w:r w:rsidR="009C50BD" w:rsidRPr="009C50BD">
        <w:rPr>
          <w:rFonts w:ascii="Arial" w:hAnsi="Arial" w:cs="Arial"/>
        </w:rPr>
        <w:t xml:space="preserve"> </w:t>
      </w:r>
      <w:r w:rsidR="009C50BD">
        <w:rPr>
          <w:rFonts w:ascii="Arial" w:hAnsi="Arial" w:cs="Arial"/>
        </w:rPr>
        <w:t>A preliminary experiment</w:t>
      </w:r>
      <w:r w:rsidR="0055745B">
        <w:rPr>
          <w:rFonts w:ascii="Arial" w:hAnsi="Arial" w:cs="Arial"/>
        </w:rPr>
        <w:t xml:space="preserve"> </w:t>
      </w:r>
      <w:ins w:id="305" w:author="Benjamin Van Doren" w:date="2021-11-29T18:03:00Z">
        <w:r w:rsidR="00E80ED7">
          <w:rPr>
            <w:rFonts w:ascii="Arial" w:hAnsi="Arial" w:cs="Arial"/>
          </w:rPr>
          <w:t xml:space="preserve">done by JC (not </w:t>
        </w:r>
      </w:ins>
      <w:ins w:id="306" w:author="Benjamin Van Doren" w:date="2021-11-29T18:04:00Z">
        <w:r w:rsidR="00E80ED7">
          <w:rPr>
            <w:rFonts w:ascii="Arial" w:hAnsi="Arial" w:cs="Arial"/>
          </w:rPr>
          <w:t>shown</w:t>
        </w:r>
      </w:ins>
      <w:ins w:id="307" w:author="Benjamin Van Doren" w:date="2021-11-29T18:03:00Z">
        <w:r w:rsidR="00E80ED7">
          <w:rPr>
            <w:rFonts w:ascii="Arial" w:hAnsi="Arial" w:cs="Arial"/>
          </w:rPr>
          <w:t xml:space="preserve">) </w:t>
        </w:r>
      </w:ins>
      <w:del w:id="308" w:author="Benjamin Van Doren" w:date="2021-11-29T18:03:00Z">
        <w:r w:rsidR="0055745B" w:rsidDel="00E80ED7">
          <w:rPr>
            <w:rFonts w:ascii="Arial" w:hAnsi="Arial" w:cs="Arial"/>
          </w:rPr>
          <w:delText>of mine</w:delText>
        </w:r>
        <w:r w:rsidR="009C50BD" w:rsidDel="00E80ED7">
          <w:rPr>
            <w:rFonts w:ascii="Arial" w:hAnsi="Arial" w:cs="Arial"/>
          </w:rPr>
          <w:delText xml:space="preserve"> </w:delText>
        </w:r>
      </w:del>
      <w:r w:rsidR="009C50BD">
        <w:rPr>
          <w:rFonts w:ascii="Arial" w:hAnsi="Arial" w:cs="Arial"/>
        </w:rPr>
        <w:t>raising long-term populations in constant 20</w:t>
      </w:r>
      <w:r w:rsidR="009C50BD" w:rsidRPr="007F05C5">
        <w:rPr>
          <w:rStyle w:val="st"/>
          <w:rFonts w:ascii="Arial" w:hAnsi="Arial" w:cs="Arial"/>
        </w:rPr>
        <w:t>°C</w:t>
      </w:r>
      <w:r w:rsidR="009C50BD">
        <w:rPr>
          <w:rFonts w:ascii="Arial" w:hAnsi="Arial" w:cs="Arial"/>
        </w:rPr>
        <w:t xml:space="preserve"> and 26</w:t>
      </w:r>
      <w:r w:rsidR="009C50BD" w:rsidRPr="007F05C5">
        <w:rPr>
          <w:rStyle w:val="st"/>
          <w:rFonts w:ascii="Arial" w:hAnsi="Arial" w:cs="Arial"/>
        </w:rPr>
        <w:t>°C</w:t>
      </w:r>
      <w:r w:rsidR="009C50BD">
        <w:rPr>
          <w:rFonts w:ascii="Arial" w:hAnsi="Arial" w:cs="Arial"/>
        </w:rPr>
        <w:t xml:space="preserve"> showed that </w:t>
      </w:r>
      <w:r w:rsidR="009C50BD" w:rsidRPr="00152F0B">
        <w:rPr>
          <w:rFonts w:ascii="Arial" w:hAnsi="Arial" w:cs="Arial"/>
          <w:i/>
          <w:iCs/>
        </w:rPr>
        <w:t xml:space="preserve">D. </w:t>
      </w:r>
      <w:proofErr w:type="spellStart"/>
      <w:r w:rsidR="00EA5252">
        <w:rPr>
          <w:rFonts w:ascii="Arial" w:hAnsi="Arial" w:cs="Arial"/>
          <w:i/>
          <w:iCs/>
        </w:rPr>
        <w:t>pallidifrons</w:t>
      </w:r>
      <w:proofErr w:type="spellEnd"/>
      <w:r w:rsidR="009C50BD">
        <w:rPr>
          <w:rFonts w:ascii="Arial" w:hAnsi="Arial" w:cs="Arial"/>
        </w:rPr>
        <w:t xml:space="preserve"> always out-</w:t>
      </w:r>
      <w:r w:rsidR="0055745B">
        <w:rPr>
          <w:rFonts w:ascii="Arial" w:hAnsi="Arial" w:cs="Arial"/>
        </w:rPr>
        <w:t>numbered</w:t>
      </w:r>
      <w:r w:rsidR="009C50BD">
        <w:rPr>
          <w:rFonts w:ascii="Arial" w:hAnsi="Arial" w:cs="Arial"/>
        </w:rPr>
        <w:t xml:space="preserve"> </w:t>
      </w:r>
      <w:r w:rsidR="009C50BD" w:rsidRPr="00046EDE">
        <w:rPr>
          <w:rFonts w:ascii="Arial" w:hAnsi="Arial" w:cs="Arial"/>
          <w:i/>
          <w:iCs/>
        </w:rPr>
        <w:t>D. pandora</w:t>
      </w:r>
      <w:r w:rsidR="009C50BD">
        <w:rPr>
          <w:rFonts w:ascii="Arial" w:hAnsi="Arial" w:cs="Arial"/>
        </w:rPr>
        <w:t xml:space="preserve"> in mixed-species culture, contrasting the poor performance of </w:t>
      </w:r>
      <w:r w:rsidR="009C50BD" w:rsidRPr="00152F0B">
        <w:rPr>
          <w:rFonts w:ascii="Arial" w:hAnsi="Arial" w:cs="Arial"/>
          <w:i/>
          <w:iCs/>
        </w:rPr>
        <w:t xml:space="preserve">D. </w:t>
      </w:r>
      <w:proofErr w:type="spellStart"/>
      <w:r w:rsidR="00EA5252">
        <w:rPr>
          <w:rFonts w:ascii="Arial" w:hAnsi="Arial" w:cs="Arial"/>
          <w:i/>
          <w:iCs/>
        </w:rPr>
        <w:t>pallidifrons</w:t>
      </w:r>
      <w:proofErr w:type="spellEnd"/>
      <w:r w:rsidR="009C50BD">
        <w:rPr>
          <w:rFonts w:ascii="Arial" w:hAnsi="Arial" w:cs="Arial"/>
        </w:rPr>
        <w:t xml:space="preserve"> when raised in </w:t>
      </w:r>
      <w:ins w:id="309" w:author="Benjamin Van Doren" w:date="2021-11-29T18:04:00Z">
        <w:r w:rsidR="009C7BEA">
          <w:rPr>
            <w:rFonts w:ascii="Arial" w:hAnsi="Arial" w:cs="Arial"/>
          </w:rPr>
          <w:t xml:space="preserve">a </w:t>
        </w:r>
      </w:ins>
      <w:r w:rsidR="009C50BD">
        <w:rPr>
          <w:rFonts w:ascii="Arial" w:hAnsi="Arial" w:cs="Arial"/>
        </w:rPr>
        <w:t>24</w:t>
      </w:r>
      <w:r w:rsidR="009C50BD" w:rsidRPr="007F05C5">
        <w:rPr>
          <w:rStyle w:val="st"/>
          <w:rFonts w:ascii="Arial" w:hAnsi="Arial" w:cs="Arial"/>
        </w:rPr>
        <w:t>°C</w:t>
      </w:r>
      <w:r w:rsidR="009C50BD" w:rsidRPr="007F05C5">
        <w:rPr>
          <w:rFonts w:ascii="Arial" w:hAnsi="Arial" w:cs="Arial"/>
        </w:rPr>
        <w:t xml:space="preserve"> </w:t>
      </w:r>
      <w:r w:rsidR="009C50BD">
        <w:rPr>
          <w:rFonts w:ascii="Arial" w:hAnsi="Arial" w:cs="Arial"/>
        </w:rPr>
        <w:t>/28.5</w:t>
      </w:r>
      <w:r w:rsidR="009C50BD" w:rsidRPr="007F05C5">
        <w:rPr>
          <w:rStyle w:val="st"/>
          <w:rFonts w:ascii="Arial" w:hAnsi="Arial" w:cs="Arial"/>
        </w:rPr>
        <w:t>°C</w:t>
      </w:r>
      <w:r w:rsidR="009C50BD">
        <w:rPr>
          <w:rStyle w:val="st"/>
          <w:rFonts w:ascii="Arial" w:hAnsi="Arial" w:cs="Arial"/>
        </w:rPr>
        <w:t xml:space="preserve"> scenario. </w:t>
      </w:r>
      <w:r w:rsidR="00D50807">
        <w:rPr>
          <w:rFonts w:ascii="Arial" w:hAnsi="Arial" w:cs="Arial"/>
        </w:rPr>
        <w:t>B</w:t>
      </w:r>
      <w:r w:rsidR="00D50807" w:rsidRPr="007F05C5">
        <w:rPr>
          <w:rFonts w:ascii="Arial" w:hAnsi="Arial" w:cs="Arial"/>
        </w:rPr>
        <w:t>rief exposure to stressful thermal environment</w:t>
      </w:r>
      <w:r w:rsidR="00DF217A">
        <w:rPr>
          <w:rFonts w:ascii="Arial" w:hAnsi="Arial" w:cs="Arial"/>
        </w:rPr>
        <w:t>s</w:t>
      </w:r>
      <w:r w:rsidR="00D50807">
        <w:rPr>
          <w:rFonts w:ascii="Arial" w:hAnsi="Arial" w:cs="Arial"/>
        </w:rPr>
        <w:t xml:space="preserve"> </w:t>
      </w:r>
      <w:r w:rsidR="0055745B">
        <w:rPr>
          <w:rFonts w:ascii="Arial" w:hAnsi="Arial" w:cs="Arial"/>
        </w:rPr>
        <w:t xml:space="preserve">is suggested to </w:t>
      </w:r>
      <w:r w:rsidR="00D50807">
        <w:rPr>
          <w:rFonts w:ascii="Arial" w:hAnsi="Arial" w:cs="Arial"/>
        </w:rPr>
        <w:t>ha</w:t>
      </w:r>
      <w:r w:rsidR="0055745B">
        <w:rPr>
          <w:rFonts w:ascii="Arial" w:hAnsi="Arial" w:cs="Arial"/>
        </w:rPr>
        <w:t>ve</w:t>
      </w:r>
      <w:r w:rsidR="00D50807" w:rsidRPr="007F05C5">
        <w:rPr>
          <w:rFonts w:ascii="Arial" w:hAnsi="Arial" w:cs="Arial"/>
        </w:rPr>
        <w:t xml:space="preserve"> similar fitness costs to continuously stressful conditions </w:t>
      </w:r>
      <w:r w:rsidR="00D50807" w:rsidRPr="007F05C5">
        <w:rPr>
          <w:rFonts w:ascii="Arial" w:hAnsi="Arial" w:cs="Arial"/>
        </w:rPr>
        <w:fldChar w:fldCharType="begin" w:fldLock="1"/>
      </w:r>
      <w:r w:rsidR="00D50807" w:rsidRPr="007F05C5">
        <w:rPr>
          <w:rFonts w:ascii="Arial" w:hAnsi="Arial" w:cs="Arial"/>
        </w:rPr>
        <w:instrText>ADDIN CSL_CITATION {"citationItems":[{"id":"ITEM-1","itemData":{"DOI":"10.1111/jeb.13231","ISSN":"14209101","PMID":"29282784","abstract":"Understanding the potential for organisms to tolerate thermal stress through physiological or evolutionary responses is crucial given rapid climate change. Although climate models predict increases in both temperature mean and variance, such tolerances are typically assessed under constant conditions. We tested the effects of temperature variability during development on male fitness in the rainforest fly Drosophila birchii, by simulating thermal variation typical of the warm and cool margins of its elevational distribution, and estimated heritabilities and genetic correlations of fitness traits. Reproductive success was reduced for males reared in warm (mean 24 °C) fluctuating (±3 °C) vs. constant conditions but not in cool fluctuating conditions (mean 17 °C), although fluctuations reduced body size at both temperatures. Male reproductive success under warm fluctuating conditions was similar to that at constant 27 °C, indicating that briefly exceeding critical thermal limits has similar fitness costs to continuously stressful conditions. There was substantial heritable variation in all traits. However, reproductive success traits showed no genetic correlation between treatments reflecting temperature variation at elevational extremes, which may constrain evolutionary responses at these ecological margins. Our data suggest that even small increases in temperature variability will threaten tropical ectotherms living close to their upper thermal limits, both through direct effects on fitness and by limiting their adaptive potential.","author":[{"dropping-particle":"","family":"Saxon","given":"A. D.","non-dropping-particle":"","parse-names":false,"suffix":""},{"dropping-particle":"","family":"O'Brien","given":"E. K.","non-dropping-particle":"","parse-names":false,"suffix":""},{"dropping-particle":"","family":"Bridle","given":"J. R.","non-dropping-particle":"","parse-names":false,"suffix":""}],"container-title":"Journal of Evolutionary Biology","id":"ITEM-1","issue":"3","issued":{"date-parts":[["2018","3","1"]]},"page":"405-415","publisher":"Blackwell Publishing Ltd","title":"Temperature fluctuations during development reduce male fitness and may limit adaptive potential in tropical rainforest Drosophila","type":"article-journal","volume":"31"},"uris":["http://www.mendeley.com/documents/?uuid=192c0add-cbed-31c9-bb74-ff8ef6de3d4a"]}],"mendeley":{"formattedCitation":"(Saxon, O’Brien, and Bridle 2018)","plainTextFormattedCitation":"(Saxon, O’Brien, and Bridle 2018)","previouslyFormattedCitation":"(Saxon, O’Brien, and Bridle 2018)"},"properties":{"noteIndex":0},"schema":"https://github.com/citation-style-language/schema/raw/master/csl-citation.json"}</w:instrText>
      </w:r>
      <w:r w:rsidR="00D50807" w:rsidRPr="007F05C5">
        <w:rPr>
          <w:rFonts w:ascii="Arial" w:hAnsi="Arial" w:cs="Arial"/>
        </w:rPr>
        <w:fldChar w:fldCharType="separate"/>
      </w:r>
      <w:r w:rsidR="00D50807" w:rsidRPr="007F05C5">
        <w:rPr>
          <w:rFonts w:ascii="Arial" w:hAnsi="Arial" w:cs="Arial"/>
          <w:noProof/>
        </w:rPr>
        <w:t>(Saxon, O’Brien, and Bridle 2018)</w:t>
      </w:r>
      <w:r w:rsidR="00D50807" w:rsidRPr="007F05C5">
        <w:rPr>
          <w:rFonts w:ascii="Arial" w:hAnsi="Arial" w:cs="Arial"/>
        </w:rPr>
        <w:fldChar w:fldCharType="end"/>
      </w:r>
      <w:r w:rsidR="00D50807" w:rsidRPr="007F05C5">
        <w:rPr>
          <w:rFonts w:ascii="Arial" w:hAnsi="Arial" w:cs="Arial"/>
        </w:rPr>
        <w:t>.</w:t>
      </w:r>
      <w:r w:rsidR="00D50807">
        <w:rPr>
          <w:rFonts w:ascii="Arial" w:hAnsi="Arial" w:cs="Arial"/>
        </w:rPr>
        <w:t xml:space="preserve"> Therefore, it is essential to </w:t>
      </w:r>
      <w:r w:rsidR="00AF2386" w:rsidRPr="007F05C5">
        <w:rPr>
          <w:rFonts w:ascii="Arial" w:hAnsi="Arial" w:cs="Arial"/>
        </w:rPr>
        <w:t>consider daily temperature variation and extreme temperature event</w:t>
      </w:r>
      <w:r w:rsidR="00D50807">
        <w:rPr>
          <w:rFonts w:ascii="Arial" w:hAnsi="Arial" w:cs="Arial"/>
        </w:rPr>
        <w:t>s</w:t>
      </w:r>
      <w:r w:rsidR="00AF2386" w:rsidRPr="007F05C5">
        <w:rPr>
          <w:rFonts w:ascii="Arial" w:hAnsi="Arial" w:cs="Arial"/>
        </w:rPr>
        <w:t xml:space="preserve"> </w:t>
      </w:r>
      <w:r w:rsidR="00D50807">
        <w:rPr>
          <w:rFonts w:ascii="Arial" w:hAnsi="Arial" w:cs="Arial"/>
        </w:rPr>
        <w:t>when</w:t>
      </w:r>
      <w:r w:rsidR="00AF2386" w:rsidRPr="007F05C5">
        <w:rPr>
          <w:rFonts w:ascii="Arial" w:hAnsi="Arial" w:cs="Arial"/>
        </w:rPr>
        <w:t xml:space="preserve"> studying</w:t>
      </w:r>
      <w:r w:rsidR="00D50807">
        <w:rPr>
          <w:rFonts w:ascii="Arial" w:hAnsi="Arial" w:cs="Arial"/>
        </w:rPr>
        <w:t xml:space="preserve"> </w:t>
      </w:r>
      <w:r w:rsidR="00DF217A">
        <w:rPr>
          <w:rFonts w:ascii="Arial" w:hAnsi="Arial" w:cs="Arial"/>
        </w:rPr>
        <w:t xml:space="preserve">species </w:t>
      </w:r>
      <w:r w:rsidR="00AF2386" w:rsidRPr="007F05C5">
        <w:rPr>
          <w:rFonts w:ascii="Arial" w:hAnsi="Arial" w:cs="Arial"/>
        </w:rPr>
        <w:t>distribution</w:t>
      </w:r>
      <w:r w:rsidR="008F001A">
        <w:rPr>
          <w:rFonts w:ascii="Arial" w:hAnsi="Arial" w:cs="Arial"/>
        </w:rPr>
        <w:t>s</w:t>
      </w:r>
      <w:r w:rsidR="00AF2386" w:rsidRPr="007F05C5">
        <w:rPr>
          <w:rFonts w:ascii="Arial" w:hAnsi="Arial" w:cs="Arial"/>
        </w:rPr>
        <w:t xml:space="preserve"> and </w:t>
      </w:r>
      <w:r w:rsidR="00D50807">
        <w:rPr>
          <w:rFonts w:ascii="Arial" w:hAnsi="Arial" w:cs="Arial"/>
        </w:rPr>
        <w:t xml:space="preserve">making </w:t>
      </w:r>
      <w:r w:rsidR="00AF2386" w:rsidRPr="007F05C5">
        <w:rPr>
          <w:rFonts w:ascii="Arial" w:hAnsi="Arial" w:cs="Arial"/>
        </w:rPr>
        <w:t>future projection</w:t>
      </w:r>
      <w:r w:rsidR="00DF217A">
        <w:rPr>
          <w:rFonts w:ascii="Arial" w:hAnsi="Arial" w:cs="Arial"/>
        </w:rPr>
        <w:t>s</w:t>
      </w:r>
      <w:r w:rsidR="00AF2386" w:rsidRPr="007F05C5">
        <w:rPr>
          <w:rFonts w:ascii="Arial" w:hAnsi="Arial" w:cs="Arial"/>
        </w:rPr>
        <w:t xml:space="preserve"> </w:t>
      </w:r>
      <w:r w:rsidR="00AF2386" w:rsidRPr="007F05C5">
        <w:rPr>
          <w:rFonts w:ascii="Arial" w:hAnsi="Arial" w:cs="Arial"/>
        </w:rPr>
        <w:fldChar w:fldCharType="begin" w:fldLock="1"/>
      </w:r>
      <w:r w:rsidR="00D5025A">
        <w:rPr>
          <w:rFonts w:ascii="Arial" w:hAnsi="Arial" w:cs="Arial"/>
        </w:rPr>
        <w:instrText>ADDIN CSL_CITATION {"citationItems":[{"id":"ITEM-1","itemData":{"DOI":"10.1111/1365-2435.12145","ISSN":"13652435","abstract":"Climate change will increase both average temperatures and extreme summer temperatures. Analyses of the fitness consequences of climate change have generally omitted negative fitness and population declines associated with heat stress. Here, we examine how seasonal and interannual temperature variability will impact fitness shifts of ectotherms from the past (1961-1990) to future (2071-2100), by modelling thermal performance curves (TPCs) for insect species across latitudes. In temperate regions, climate change increased the length of the growing season (increasing fitness) and increased the frequency of heat stress (decreasing fitness). Consequently, species at mid-latitudes (20-40°) showed pronounced but heterogeneous responses to climate change. Fitness decreases for these species were accompanied by greater interannual variation in fitness. An alternative TPC model and a larger data set gave qualitatively similar results. How close maximum summer temperatures are to the critical thermal maximum of a species - the thermal buffer - is a good predictor of the change in mean fitness expected under climate change. Thermal buffers will decrease to near or below zero by 2100 for many tropical and mid-latitude species. Our forecasts suggest that mid-latitude species will be particularly susceptible to heat stress associated with climate change due to temperature variation. © 2013 British Ecological Society.","author":[{"dropping-particle":"","family":"Kingsolver","given":"Joel G.","non-dropping-particle":"","parse-names":false,"suffix":""},{"dropping-particle":"","family":"Diamond","given":"Sarah E.","non-dropping-particle":"","parse-names":false,"suffix":""},{"dropping-particle":"","family":"Buckley","given":"Lauren B.","non-dropping-particle":"","parse-names":false,"suffix":""}],"container-title":"Functional Ecology","editor":[{"dropping-particle":"","family":"Grindstaff","given":"Jennifer","non-dropping-particle":"","parse-names":false,"suffix":""}],"id":"ITEM-1","issue":"6","issued":{"date-parts":[["2013","12"]]},"page":"1415-1423","title":"Heat stress and the fitness consequences of climate change for terrestrial ectotherms","type":"article-journal","volume":"27"},"uris":["http://www.mendeley.com/documents/?uuid=f68f7a1c-a501-35d7-96b7-912881dd5091"]},{"id":"ITEM-2","itemData":{"DOI":"10.1242/jeb.122127","ISSN":"00220949","PMID":"26026043","abstract":"Organisms in natural environments experience diel temperature fluctuations, including sporadic extreme conditions, rather than constant temperatures. Studies based mainly on model organisms have tended to focus on responses to average temperatures or short-term heat stress, which overlooks the potential impact of daily fluctuations, including stressful daytime periods and milder night-time periods. Here, we focus on daily maximum temperatures, while holding night-time temperatures constant, to specifically investigate the effects of high temperature on demographic parameters and fitness in the English grain aphid Sitobion avenae. We then compared the observed effects of different daily maximum temperatures with predictions from constant temperature - performance expectations. Moderate daily maximum temperatures depressed aphid performance while extreme conditions had dramatic effects, even when mean temperatures were below the critical maximum. Predictions based on daily average temperature underestimated negative effects of temperature on performance by ignoring daily maximum temperature, while predictions based on daytime maximum temperatures overestimated detrimental impacts by ignoring recovery under mild night-time temperatures. Our findings suggest that daily maximum temperature will play an important role in regulating natural population dynamics and should be considered in predictions. These findings have implications for natural population dynamics, particularly when considering the expected increase in extreme temperature events under climate change.","author":[{"dropping-particle":"","family":"Ma","given":"Gang","non-dropping-particle":"","parse-names":false,"suffix":""},{"dropping-particle":"","family":"Hoffmann","given":"Ary A.","non-dropping-particle":"","parse-names":false,"suffix":""},{"dropping-particle":"Sen","family":"Ma","given":"Chun","non-dropping-particle":"","parse-names":false,"suffix":""}],"container-title":"Journal of Experimental Biology","id":"ITEM-2","issue":"14","issued":{"date-parts":[["2015","7","1"]]},"page":"2289-2296","publisher":"Company of Biologists Ltd","title":"Daily temperature extremes play an important role in predicting thermal effects","type":"article-journal","volume":"218"},"uris":["http://www.mendeley.com/documents/?uuid=79f5a63b-5f95-363c-8895-d5fd0f27c340"]}],"mendeley":{"formattedCitation":"(Kingsolver, Diamond, and Buckley 2013; Ma, Hoffmann, and Ma 2015)","plainTextFormattedCitation":"(Kingsolver, Diamond, and Buckley 2013; Ma, Hoffmann, and Ma 2015)","previouslyFormattedCitation":"(Kingsolver, Diamond, and Buckley 2013; Ma, Hoffmann, and Ma 2015)"},"properties":{"noteIndex":0},"schema":"https://github.com/citation-style-language/schema/raw/master/csl-citation.json"}</w:instrText>
      </w:r>
      <w:r w:rsidR="00AF2386" w:rsidRPr="007F05C5">
        <w:rPr>
          <w:rFonts w:ascii="Arial" w:hAnsi="Arial" w:cs="Arial"/>
        </w:rPr>
        <w:fldChar w:fldCharType="separate"/>
      </w:r>
      <w:r w:rsidR="00331823" w:rsidRPr="00331823">
        <w:rPr>
          <w:rFonts w:ascii="Arial" w:hAnsi="Arial" w:cs="Arial"/>
          <w:noProof/>
        </w:rPr>
        <w:t>(Kingsolver, Diamond, and Buckley 2013; Ma, Hoffmann, and Ma 2015)</w:t>
      </w:r>
      <w:r w:rsidR="00AF2386" w:rsidRPr="007F05C5">
        <w:rPr>
          <w:rFonts w:ascii="Arial" w:hAnsi="Arial" w:cs="Arial"/>
        </w:rPr>
        <w:fldChar w:fldCharType="end"/>
      </w:r>
      <w:r w:rsidR="00AF2386" w:rsidRPr="007F05C5">
        <w:rPr>
          <w:rFonts w:ascii="Arial" w:hAnsi="Arial" w:cs="Arial"/>
        </w:rPr>
        <w:t>.</w:t>
      </w:r>
    </w:p>
    <w:p w14:paraId="78D1E67A" w14:textId="77777777" w:rsidR="0046703F" w:rsidRDefault="0046703F" w:rsidP="007C1BC4">
      <w:pPr>
        <w:ind w:firstLine="720"/>
        <w:rPr>
          <w:rFonts w:ascii="Arial" w:hAnsi="Arial" w:cs="Arial"/>
        </w:rPr>
      </w:pPr>
    </w:p>
    <w:p w14:paraId="05161F23" w14:textId="207819EF" w:rsidR="00D45499" w:rsidRPr="00AF3153" w:rsidRDefault="00AF3153" w:rsidP="007C1BC4">
      <w:pPr>
        <w:rPr>
          <w:rFonts w:ascii="Arial" w:hAnsi="Arial" w:cs="Arial"/>
          <w:i/>
          <w:iCs/>
        </w:rPr>
      </w:pPr>
      <w:r>
        <w:rPr>
          <w:rFonts w:ascii="Arial" w:hAnsi="Arial" w:cs="Arial"/>
          <w:i/>
          <w:iCs/>
        </w:rPr>
        <w:t>4.</w:t>
      </w:r>
      <w:ins w:id="310" w:author="Benjamin Van Doren" w:date="2021-11-29T18:02:00Z">
        <w:r w:rsidR="0087114B">
          <w:rPr>
            <w:rFonts w:ascii="Arial" w:hAnsi="Arial" w:cs="Arial"/>
            <w:i/>
            <w:iCs/>
          </w:rPr>
          <w:t xml:space="preserve"> </w:t>
        </w:r>
      </w:ins>
      <w:r w:rsidR="00D45499" w:rsidRPr="00AF3153">
        <w:rPr>
          <w:rFonts w:ascii="Arial" w:hAnsi="Arial" w:cs="Arial"/>
          <w:i/>
          <w:iCs/>
        </w:rPr>
        <w:t>Thermal performance is context-dependent</w:t>
      </w:r>
    </w:p>
    <w:p w14:paraId="2E4979CB" w14:textId="63CA7854" w:rsidR="00AF2386" w:rsidRDefault="00985B5C" w:rsidP="007C1BC4">
      <w:pPr>
        <w:ind w:firstLine="720"/>
        <w:rPr>
          <w:rFonts w:ascii="Arial" w:hAnsi="Arial" w:cs="Arial"/>
        </w:rPr>
      </w:pPr>
      <w:r>
        <w:rPr>
          <w:rFonts w:ascii="Arial" w:hAnsi="Arial" w:cs="Arial"/>
        </w:rPr>
        <w:t>Our quantifications of thermal performance traits only focus on local populations and cannot reflect the plasticity and evolutionary response to temperature. Between-population</w:t>
      </w:r>
      <w:r w:rsidR="006D53E8">
        <w:rPr>
          <w:rFonts w:ascii="Arial" w:hAnsi="Arial" w:cs="Arial"/>
        </w:rPr>
        <w:t>s</w:t>
      </w:r>
      <w:r>
        <w:rPr>
          <w:rFonts w:ascii="Arial" w:hAnsi="Arial" w:cs="Arial"/>
        </w:rPr>
        <w:t xml:space="preserve"> variations</w:t>
      </w:r>
      <w:r w:rsidR="00B360B0">
        <w:rPr>
          <w:rFonts w:ascii="Arial" w:hAnsi="Arial" w:cs="Arial"/>
        </w:rPr>
        <w:t xml:space="preserve"> </w:t>
      </w:r>
      <w:r w:rsidR="00B360B0">
        <w:rPr>
          <w:rFonts w:ascii="Arial" w:hAnsi="Arial" w:cs="Arial"/>
        </w:rPr>
        <w:fldChar w:fldCharType="begin" w:fldLock="1"/>
      </w:r>
      <w:r w:rsidR="006D53E8">
        <w:rPr>
          <w:rFonts w:ascii="Arial" w:hAnsi="Arial" w:cs="Arial"/>
        </w:rPr>
        <w:instrText>ADDIN CSL_CITATION {"citationItems":[{"id":"ITEM-1","itemData":{"DOI":"10.1046/j.1461-0248.2002.00367.x","ISSN":"1461023X","abstract":"In insects, species comparisons suggest a weak association between upper thermal limits and latitude in contrast to a stronger association for lower limits. To compare this to latitudinal patterns of thermal responses within species, we considered latitudinal variation in heat and cold resistance in Drosophila melanogaster. We found opposing clines in resistance to these temperature extremes in comparisons of 17-24 populations from coastal eastern Australia. Knockdown time following heat shock increased towards the tropics, whereas recovery time following cold shock decreased towards temperate latitudes. Mortality, following cold shock also showed a clinal pattern. Clinal associations with latitude were linear and related to minimum temperatures in the coldest month (for cold resistance) and maximum temperatures in the warmest month (for heat resistance). This suggests that within species both high and low temperature responses can vary with latitude as a consequence of direct or indirect effects of selection.","author":[{"dropping-particle":"","family":"Hoffmann","given":"Ary A.","non-dropping-particle":"","parse-names":false,"suffix":""},{"dropping-particle":"","family":"Anderson","given":"Alisha","non-dropping-particle":"","parse-names":false,"suffix":""},{"dropping-particle":"","family":"Hallas","given":"Rebecca","non-dropping-particle":"","parse-names":false,"suffix":""}],"container-title":"Ecology Letters","id":"ITEM-1","issue":"5","issued":{"date-parts":[["2002","9"]]},"page":"614-618","title":"Opposing clines for high and low temperature resistance in Drosophila melanogaster","type":"article-journal","volume":"5"},"uris":["http://www.mendeley.com/documents/?uuid=badafca1-5700-3151-ac0f-4f9386a94fb0"]}],"mendeley":{"formattedCitation":"(Hoffmann, Anderson, and Hallas 2002)","plainTextFormattedCitation":"(Hoffmann, Anderson, and Hallas 2002)","previouslyFormattedCitation":"(Hoffmann, Anderson, and Hallas 2002)"},"properties":{"noteIndex":0},"schema":"https://github.com/citation-style-language/schema/raw/master/csl-citation.json"}</w:instrText>
      </w:r>
      <w:r w:rsidR="00B360B0">
        <w:rPr>
          <w:rFonts w:ascii="Arial" w:hAnsi="Arial" w:cs="Arial"/>
        </w:rPr>
        <w:fldChar w:fldCharType="separate"/>
      </w:r>
      <w:r w:rsidR="00B360B0" w:rsidRPr="00B360B0">
        <w:rPr>
          <w:rFonts w:ascii="Arial" w:hAnsi="Arial" w:cs="Arial"/>
          <w:noProof/>
        </w:rPr>
        <w:t>(Hoffmann, Anderson, and Hallas 2002)</w:t>
      </w:r>
      <w:r w:rsidR="00B360B0">
        <w:rPr>
          <w:rFonts w:ascii="Arial" w:hAnsi="Arial" w:cs="Arial"/>
        </w:rPr>
        <w:fldChar w:fldCharType="end"/>
      </w:r>
      <w:r>
        <w:rPr>
          <w:rFonts w:ascii="Arial" w:hAnsi="Arial" w:cs="Arial"/>
        </w:rPr>
        <w:t>, especially the adaptation to abiotic environment</w:t>
      </w:r>
      <w:r w:rsidR="00152F0B">
        <w:rPr>
          <w:rFonts w:ascii="Arial" w:hAnsi="Arial" w:cs="Arial"/>
        </w:rPr>
        <w:t>s</w:t>
      </w:r>
      <w:r>
        <w:rPr>
          <w:rFonts w:ascii="Arial" w:hAnsi="Arial" w:cs="Arial"/>
        </w:rPr>
        <w:t xml:space="preserve"> at distribution boundaries</w:t>
      </w:r>
      <w:r w:rsidR="006D53E8">
        <w:rPr>
          <w:rFonts w:ascii="Arial" w:hAnsi="Arial" w:cs="Arial"/>
        </w:rPr>
        <w:t xml:space="preserve"> </w:t>
      </w:r>
      <w:r w:rsidR="006D53E8">
        <w:rPr>
          <w:rFonts w:ascii="Arial" w:hAnsi="Arial" w:cs="Arial"/>
        </w:rPr>
        <w:fldChar w:fldCharType="begin" w:fldLock="1"/>
      </w:r>
      <w:r w:rsidR="006C5B4F">
        <w:rPr>
          <w:rFonts w:ascii="Arial" w:hAnsi="Arial" w:cs="Arial"/>
        </w:rPr>
        <w:instrText>ADDIN CSL_CITATION {"citationItems":[{"id":"ITEM-1","itemData":{"DOI":"10.1111/gcb.14562","ISSN":"13652486","PMID":"30597712","abstract":"Populations of many species are genetically adapted to local historical climate conditions. Yet most forecasts of species’ distributions under climate change have ignored local adaptation (LA), which may paint a false picture of how species will respond across their geographic ranges. We review recent studies that have incorporated intraspecific variation, a potential proxy for LA, into distribution forecasts, assess their strengths and weaknesses, and make recommendations for how to improve forecasts in the face of LA. The three methods used so far (species distribution models, response functions, and mechanistic models) reflect a trade-off between data availability and the ability to rigorously demonstrate LA to climate. We identify key considerations for incorporating LA into distribution forecasts that are currently missing from many published studies, including testing the spatial scale and pattern of LA, the confounding effects of LA to nonclimatic or biotic drivers, and the need to incorporate empirically based dispersal or gene flow processes. We suggest approaches to better evaluate these aspects of LA and their effects on species-level forecasts. In particular, we highlight demographic and dynamic evolutionary models as promising approaches to better integrate LA into forecasts, and emphasize the importance of independent model validation. Finally, we urge closer examination of how LA will alter the responses of central vs. marginal populations to allow stronger generalizations about changes in distribution and abundance in the face of LA.","author":[{"dropping-particle":"","family":"Peterson","given":"Megan L.","non-dropping-particle":"","parse-names":false,"suffix":""},{"dropping-particle":"","family":"Doak","given":"Daniel F.","non-dropping-particle":"","parse-names":false,"suffix":""},{"dropping-particle":"","family":"Morris","given":"William F.","non-dropping-particle":"","parse-names":false,"suffix":""}],"container-title":"Global Change Biology","id":"ITEM-1","issue":"3","issued":{"date-parts":[["2019","3","1"]]},"page":"775-793","publisher":"Blackwell Publishing Ltd","title":"Incorporating local adaptation into forecasts of species’ distribution and abundance under climate change","type":"article","volume":"25"},"uris":["http://www.mendeley.com/documents/?uuid=1400cf0c-be77-3bff-8682-10afe6a816f2"]}],"mendeley":{"formattedCitation":"(Peterson, Doak, and Morris 2019)","plainTextFormattedCitation":"(Peterson, Doak, and Morris 2019)","previouslyFormattedCitation":"(Peterson, Doak, and Morris 2019)"},"properties":{"noteIndex":0},"schema":"https://github.com/citation-style-language/schema/raw/master/csl-citation.json"}</w:instrText>
      </w:r>
      <w:r w:rsidR="006D53E8">
        <w:rPr>
          <w:rFonts w:ascii="Arial" w:hAnsi="Arial" w:cs="Arial"/>
        </w:rPr>
        <w:fldChar w:fldCharType="separate"/>
      </w:r>
      <w:r w:rsidR="006D53E8" w:rsidRPr="006D53E8">
        <w:rPr>
          <w:rFonts w:ascii="Arial" w:hAnsi="Arial" w:cs="Arial"/>
          <w:noProof/>
        </w:rPr>
        <w:t>(Peterson, Doak, and Morris 2019)</w:t>
      </w:r>
      <w:r w:rsidR="006D53E8">
        <w:rPr>
          <w:rFonts w:ascii="Arial" w:hAnsi="Arial" w:cs="Arial"/>
        </w:rPr>
        <w:fldChar w:fldCharType="end"/>
      </w:r>
      <w:r>
        <w:rPr>
          <w:rFonts w:ascii="Arial" w:hAnsi="Arial" w:cs="Arial"/>
        </w:rPr>
        <w:t xml:space="preserve">, should not be neglected if </w:t>
      </w:r>
      <w:r w:rsidR="00967D8C">
        <w:rPr>
          <w:rFonts w:ascii="Arial" w:hAnsi="Arial" w:cs="Arial"/>
        </w:rPr>
        <w:t>studying distribution</w:t>
      </w:r>
      <w:ins w:id="311" w:author="Benjamin Van Doren" w:date="2021-11-29T18:05:00Z">
        <w:r w:rsidR="00D707CE">
          <w:rPr>
            <w:rFonts w:ascii="Arial" w:hAnsi="Arial" w:cs="Arial"/>
          </w:rPr>
          <w:t>s</w:t>
        </w:r>
      </w:ins>
      <w:r w:rsidR="00967D8C">
        <w:rPr>
          <w:rFonts w:ascii="Arial" w:hAnsi="Arial" w:cs="Arial"/>
        </w:rPr>
        <w:t xml:space="preserve"> at </w:t>
      </w:r>
      <w:r w:rsidR="00152F0B">
        <w:rPr>
          <w:rFonts w:ascii="Arial" w:hAnsi="Arial" w:cs="Arial"/>
        </w:rPr>
        <w:t xml:space="preserve">a </w:t>
      </w:r>
      <w:r w:rsidR="00967D8C">
        <w:rPr>
          <w:rFonts w:ascii="Arial" w:hAnsi="Arial" w:cs="Arial"/>
        </w:rPr>
        <w:t xml:space="preserve">large spatial scale (e.g. latitudinal patterns). In our study, our scope is limited to distribution patterns within a mountain range. Mass bred lines are sourced from different </w:t>
      </w:r>
      <w:r w:rsidR="00846F63">
        <w:rPr>
          <w:rFonts w:ascii="Arial" w:hAnsi="Arial" w:cs="Arial"/>
        </w:rPr>
        <w:t>elevation</w:t>
      </w:r>
      <w:r w:rsidR="00152F0B">
        <w:rPr>
          <w:rFonts w:ascii="Arial" w:hAnsi="Arial" w:cs="Arial"/>
        </w:rPr>
        <w:t>s</w:t>
      </w:r>
      <w:r w:rsidR="00967D8C">
        <w:rPr>
          <w:rFonts w:ascii="Arial" w:hAnsi="Arial" w:cs="Arial"/>
        </w:rPr>
        <w:t xml:space="preserve">, if </w:t>
      </w:r>
      <w:r w:rsidR="00152F0B" w:rsidRPr="00152F0B">
        <w:rPr>
          <w:rFonts w:ascii="Arial" w:hAnsi="Arial" w:cs="Arial"/>
        </w:rPr>
        <w:t>available</w:t>
      </w:r>
      <w:r w:rsidR="00967D8C">
        <w:rPr>
          <w:rFonts w:ascii="Arial" w:hAnsi="Arial" w:cs="Arial"/>
        </w:rPr>
        <w:t>, so that they reflect the average features of the local populations</w:t>
      </w:r>
      <w:r w:rsidR="00C75CEB" w:rsidRPr="00C75CEB">
        <w:t xml:space="preserve"> </w:t>
      </w:r>
      <w:r w:rsidR="00C75CEB" w:rsidRPr="00C75CEB">
        <w:rPr>
          <w:rFonts w:ascii="Arial" w:hAnsi="Arial" w:cs="Arial"/>
        </w:rPr>
        <w:t>that have sufficient gene flow</w:t>
      </w:r>
      <w:r w:rsidR="006C5B4F">
        <w:rPr>
          <w:rFonts w:ascii="Arial" w:hAnsi="Arial" w:cs="Arial"/>
        </w:rPr>
        <w:t xml:space="preserve">, </w:t>
      </w:r>
      <w:r w:rsidR="006001F1">
        <w:rPr>
          <w:rFonts w:ascii="Arial" w:hAnsi="Arial" w:cs="Arial"/>
        </w:rPr>
        <w:t>which is the case in our study sites</w:t>
      </w:r>
      <w:r w:rsidR="00DC5D12">
        <w:rPr>
          <w:rFonts w:ascii="Arial" w:hAnsi="Arial" w:cs="Arial"/>
        </w:rPr>
        <w:t xml:space="preserve">. Plasticity and evolutionary adaptation of tropical species are </w:t>
      </w:r>
      <w:r w:rsidR="00152F0B">
        <w:rPr>
          <w:rFonts w:ascii="Arial" w:hAnsi="Arial" w:cs="Arial"/>
        </w:rPr>
        <w:t>suggested</w:t>
      </w:r>
      <w:r w:rsidR="00DC5D12">
        <w:rPr>
          <w:rFonts w:ascii="Arial" w:hAnsi="Arial" w:cs="Arial"/>
        </w:rPr>
        <w:t xml:space="preserve"> to be very limited </w:t>
      </w:r>
      <w:r w:rsidR="00B360B0">
        <w:rPr>
          <w:rFonts w:ascii="Arial" w:hAnsi="Arial" w:cs="Arial"/>
        </w:rPr>
        <w:fldChar w:fldCharType="begin" w:fldLock="1"/>
      </w:r>
      <w:r w:rsidR="0021584F">
        <w:rPr>
          <w:rFonts w:ascii="Arial" w:hAnsi="Arial" w:cs="Arial"/>
        </w:rPr>
        <w:instrText>ADDIN CSL_CITATION {"citationItems":[{"id":"ITEM-1","itemData":{"DOI":"10.1098/rstb.2018.0548","ISSN":"0962-8436","abstract":"&lt;p&gt;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Sciences","id":"ITEM-1","issue":"1778","issued":{"date-parts":[["2019","8","5"]]},"page":"20180548","publisher":"Royal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species","type":"article-journal","volume":"374"},"uris":["http://www.mendeley.com/documents/?uuid=7a69c023-046b-3b79-9458-1b2e0d72de06"]},{"id":"ITEM-2","itemData":{"DOI":"10.1111/gcb.13553","ISSN":"13652486","PMID":"28070978","abstract":"Predicting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Biology","id":"ITEM-2","issue":"5","issued":{"date-parts":[["2017","5","1"]]},"page":"1847-1860","publisher":"Blackwell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estimates","type":"article-journal","volume":"23"},"uris":["http://www.mendeley.com/documents/?uuid=9d7fb375-23cf-3880-a4a8-b5cea02475e7"]}],"mendeley":{"formattedCitation":"(MacLean et al. 2019; O’Brien et al. 2017)","plainTextFormattedCitation":"(MacLean et al. 2019; O’Brien et al. 2017)","previouslyFormattedCitation":"(MacLean et al. 2019; O’Brien et al. 2017)"},"properties":{"noteIndex":0},"schema":"https://github.com/citation-style-language/schema/raw/master/csl-citation.json"}</w:instrText>
      </w:r>
      <w:r w:rsidR="00B360B0">
        <w:rPr>
          <w:rFonts w:ascii="Arial" w:hAnsi="Arial" w:cs="Arial"/>
        </w:rPr>
        <w:fldChar w:fldCharType="separate"/>
      </w:r>
      <w:r w:rsidR="0021584F" w:rsidRPr="0021584F">
        <w:rPr>
          <w:rFonts w:ascii="Arial" w:hAnsi="Arial" w:cs="Arial"/>
          <w:noProof/>
        </w:rPr>
        <w:t>(MacLean et al. 2019; O’Brien et al. 2017)</w:t>
      </w:r>
      <w:r w:rsidR="00B360B0">
        <w:rPr>
          <w:rFonts w:ascii="Arial" w:hAnsi="Arial" w:cs="Arial"/>
        </w:rPr>
        <w:fldChar w:fldCharType="end"/>
      </w:r>
      <w:r w:rsidR="00DC5D12">
        <w:rPr>
          <w:rFonts w:ascii="Arial" w:hAnsi="Arial" w:cs="Arial"/>
        </w:rPr>
        <w:t>.</w:t>
      </w:r>
    </w:p>
    <w:p w14:paraId="6413060C" w14:textId="1AF4C679" w:rsidR="00DC5D12" w:rsidRDefault="00DC5D12" w:rsidP="007C1BC4">
      <w:pPr>
        <w:ind w:firstLine="720"/>
        <w:rPr>
          <w:rFonts w:ascii="Arial" w:hAnsi="Arial" w:cs="Arial"/>
          <w:lang w:val="en-US"/>
        </w:rPr>
      </w:pPr>
      <w:r>
        <w:rPr>
          <w:rFonts w:ascii="Arial" w:hAnsi="Arial" w:cs="Arial"/>
        </w:rPr>
        <w:t>Thermal tolerance interacts with precipitation</w:t>
      </w:r>
      <w:r w:rsidRPr="007F05C5">
        <w:rPr>
          <w:rFonts w:ascii="Arial" w:hAnsi="Arial" w:cs="Arial"/>
          <w:lang w:val="en-US"/>
        </w:rPr>
        <w:t xml:space="preserve">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America","id":"ITEM-1","issue":"40","issued":{"date-parts":[["2012"]]},"page":"16228-16233","title":"Upper thermal limits of Drosophila are linked to species distributions and strongly constrained phylogenetically","type":"article-journal","volume":"109"},"uris":["http://www.mendeley.com/documents/?uuid=fda03cb5-0910-39da-97ce-ca7e1c3ab356"]},{"id":"ITEM-2","itemData":{"DOI":"10.1002/ece3.1403","ISSN":"20457758","abstract":"In this article, we pointed out that understanding the physiology of differential climate change effects on organisms is one of the many urgent challenges faced in ecology and evolutionary biology. We explore how physiological ecology can contribute to a holistic view of climate change impacts on organisms and ecosystems and their evolutionary responses. We suggest that theoretical and experimental efforts not only need to improve our understanding of thermal limits to organisms, but also to consider multiple stressors both on land and in the oceans. As an example, we discuss recent efforts to understand the effects of various global change drivers on aquatic ectotherms in the field that led to the development of the concept of oxygen and capacity limited thermal tolerance (OCLTT) as a framework integrating various drivers and linking organisational levels from ecosystem to organism, tissue, cell, and molecules. We suggest seven core objectives of a comprehensive research program comprising the interplay among physiological, ecological, and evolutionary approaches for both aquatic and terrestrial organisms. While studies of individual aspects are already underway in many laboratories worldwide, integration of these findings into conceptual frameworks is needed not only within one organism group such as animals but also across organism domains such as Archaea, Bacteria, and Eukarya. Indeed, development of unifying concepts is relevant for interpreting existing and future findings in a coherent way and for projecting the future ecological and evolutionary effects of climate change on functional biodiversity. We also suggest that OCLTT may in the end and from an evolutionary point of view, be able to explain the limited thermal tolerance of metazoans when compared to other organisms.","author":[{"dropping-particle":"","family":"Bozinovic","given":"Francisco","non-dropping-particle":"","parse-names":false,"suffix":""},{"dropping-particle":"","family":"Pörtner","given":"Hans Otto","non-dropping-particle":"","parse-names":false,"suffix":""}],"container-title":"Ecology and Evolution","id":"ITEM-2","issue":"5","issued":{"date-parts":[["2015","3"]]},"note":"They've suggested some directions of physiology study in related to climage change","page":"1025-1030","title":"Physiological ecology meets climate change","type":"article-journal","volume":"5"},"uris":["http://www.mendeley.com/documents/?uuid=218ae687-f626-37ee-9347-7e6e428369b3"]}],"mendeley":{"formattedCitation":"(Bozinovic and Pörtner 2015; Kellermann et al. 2012)","plainTextFormattedCitation":"(Bozinovic and Pörtner 2015; Kellermann et al. 2012)","previouslyFormattedCitation":"(Bozinovic and Pörtner 2015; Kellermann et al. 2012)"},"properties":{"noteIndex":0},"schema":"https://github.com/citation-style-language/schema/raw/master/csl-citation.json"}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(Bozinovic and Pörtner 2015; Kellermann et al. 2012)</w:t>
      </w:r>
      <w:r w:rsidRPr="007F05C5">
        <w:rPr>
          <w:rFonts w:ascii="Arial" w:hAnsi="Arial" w:cs="Arial"/>
          <w:lang w:val="en-US"/>
        </w:rPr>
        <w:fldChar w:fldCharType="end"/>
      </w:r>
      <w:r>
        <w:rPr>
          <w:rFonts w:ascii="Arial" w:hAnsi="Arial" w:cs="Arial"/>
        </w:rPr>
        <w:t>, landscape features (e.g. open v</w:t>
      </w:r>
      <w:r w:rsidR="00676208">
        <w:rPr>
          <w:rFonts w:ascii="Arial" w:hAnsi="Arial" w:cs="Arial"/>
        </w:rPr>
        <w:t>ersus</w:t>
      </w:r>
      <w:r>
        <w:rPr>
          <w:rFonts w:ascii="Arial" w:hAnsi="Arial" w:cs="Arial"/>
        </w:rPr>
        <w:t xml:space="preserve"> close canopy), diet, </w:t>
      </w:r>
      <w:r w:rsidR="008F001A">
        <w:rPr>
          <w:rFonts w:ascii="Arial" w:hAnsi="Arial" w:cs="Arial"/>
        </w:rPr>
        <w:t xml:space="preserve">and </w:t>
      </w:r>
      <w:r>
        <w:rPr>
          <w:rFonts w:ascii="Arial" w:hAnsi="Arial" w:cs="Arial"/>
        </w:rPr>
        <w:t xml:space="preserve">larval conditions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{"citationItems":[{"id":"ITEM-1","itemData":{"DOI":"10.1111/j.1558-5646.1998.tb01661.x","ISSN":"00143820","abstract":"Responses to short-term selection for knockdown resistance to heat (37°C) in Drosophila melanogaster reared under stressful (high larval density) and nonstressful (low larval density) conditions were compared. No difference in selection response between density treatments was found. A test of heat resistance (39°C) after pretreatment (37°C) did not reveal an increase in survival for selected lines as compared to controls. Flies reared at high density had higher knockdown resistance throughout the experiment. Resistance to heat was not associated with body size.","author":[{"dropping-particle":"","family":"Bubli","given":"Oleg A.","non-dropping-particle":"","parse-names":false,"suffix":""},{"dropping-particle":"","family":"Imasheva","given":"Alexandra G.","non-dropping-particle":"","parse-names":false,"suffix":""},{"dropping-particle":"","family":"Loeschcke","given":"Volker","non-dropping-particle":"","parse-names":false,"suffix":""}],"container-title":"Evolution","id":"ITEM-1","issue":"2","issued":{"date-parts":[["1998","4","1"]]},"page":"619-625","publisher":"Wiley-Blackwell","title":"Selection for knockdown resistance to heat in Drosophila melanogaster at high and low larval densities","type":"article-journal","volume":"52"},"uris":["http://www.mendeley.com/documents/?uuid=2b2effd1-a9a7-331f-9ecf-9a0c2bb52a18"]}],"mendeley":{"formattedCitation":"(Bubli, Imasheva, and Loeschcke 1998)","plainTextFormattedCitation":"(Bubli, Imasheva, and Loeschcke 1998)","previouslyFormattedCitation":"(Bubli, Imasheva, and Loeschcke 1998)"},"properties":{"noteIndex":0},"schema":"https://github.com/citation-style-language/schema/raw/master/csl-citation.json"}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(Bubli, Imasheva, and Loeschcke 1998)</w:t>
      </w:r>
      <w:r w:rsidRPr="007F05C5">
        <w:rPr>
          <w:rFonts w:ascii="Arial" w:hAnsi="Arial" w:cs="Arial"/>
          <w:lang w:val="en-US"/>
        </w:rPr>
        <w:fldChar w:fldCharType="end"/>
      </w:r>
      <w:r>
        <w:rPr>
          <w:rFonts w:ascii="Arial" w:hAnsi="Arial" w:cs="Arial"/>
          <w:lang w:val="en-US"/>
        </w:rPr>
        <w:t xml:space="preserve">. </w:t>
      </w:r>
      <w:r w:rsidR="00762EB0">
        <w:rPr>
          <w:rFonts w:ascii="Arial" w:hAnsi="Arial" w:cs="Arial"/>
          <w:lang w:val="en-US"/>
        </w:rPr>
        <w:t xml:space="preserve">Synergistic effects between multiple abiotic factors are widespread </w:t>
      </w:r>
      <w:r w:rsidR="00A117AA">
        <w:rPr>
          <w:rFonts w:ascii="Arial" w:hAnsi="Arial" w:cs="Arial"/>
          <w:lang w:val="en-US"/>
        </w:rPr>
        <w:t>phenomen</w:t>
      </w:r>
      <w:r w:rsidR="0017617F">
        <w:rPr>
          <w:rFonts w:ascii="Arial" w:hAnsi="Arial" w:cs="Arial"/>
          <w:lang w:val="en-US"/>
        </w:rPr>
        <w:t>a</w:t>
      </w:r>
      <w:r w:rsidR="00762EB0">
        <w:rPr>
          <w:rFonts w:ascii="Arial" w:hAnsi="Arial" w:cs="Arial"/>
          <w:lang w:val="en-US"/>
        </w:rPr>
        <w:t xml:space="preserve">, and these effects </w:t>
      </w:r>
      <w:r w:rsidR="007F1454">
        <w:rPr>
          <w:rFonts w:ascii="Arial" w:hAnsi="Arial" w:cs="Arial"/>
          <w:lang w:val="en-US"/>
        </w:rPr>
        <w:t>on</w:t>
      </w:r>
      <w:r w:rsidR="00762EB0">
        <w:rPr>
          <w:rFonts w:ascii="Arial" w:hAnsi="Arial" w:cs="Arial"/>
          <w:lang w:val="en-US"/>
        </w:rPr>
        <w:t xml:space="preserve"> the focal species/trophic depend on the particular structure of the </w:t>
      </w:r>
      <w:r w:rsidR="00762EB0">
        <w:rPr>
          <w:rFonts w:ascii="Arial" w:hAnsi="Arial" w:cs="Arial" w:hint="eastAsia"/>
          <w:lang w:val="en-US"/>
        </w:rPr>
        <w:t>community</w:t>
      </w:r>
      <w:r w:rsidR="00687F5B">
        <w:rPr>
          <w:rFonts w:ascii="Arial" w:hAnsi="Arial" w:cs="Arial"/>
          <w:lang w:val="en-US"/>
        </w:rPr>
        <w:t xml:space="preserve"> </w:t>
      </w:r>
      <w:r w:rsidR="00687F5B">
        <w:rPr>
          <w:rFonts w:ascii="Arial" w:hAnsi="Arial" w:cs="Arial"/>
          <w:lang w:val="en-US"/>
        </w:rPr>
        <w:fldChar w:fldCharType="begin" w:fldLock="1"/>
      </w:r>
      <w:r w:rsidR="000D2B72">
        <w:rPr>
          <w:rFonts w:ascii="Arial" w:hAnsi="Arial" w:cs="Arial"/>
          <w:lang w:val="en-US"/>
        </w:rPr>
        <w:instrText>ADDIN CSL_CITATION {"citationItems":[{"id":"ITEM-1","itemData":{"DOI":"10.1111/ele.13841","ISSN":"14610248","abstract":"Evaluating the effects of multiple stressors on ecosystems is becoming increasingly vital with global changes. The role of species interactions in propagating the effects of stressors, although widely acknowledged, has yet to be formally explored. Here, we conceptualise how stressors propagate through food webs and explore how they affect simulated three-species motifs and food webs of the Canadian St. Lawrence System. We find that overlooking species interactions invariably underestimate the effects of stressors, and that synergistic and antagonistic effects through food webs are prevalent. We also find that interaction type influences a species’ susceptibility to stressors; species in omnivory and tri-trophic food chain interactions in particular are sensitive and prone to synergistic and antagonistic effects. Finally, we find that apex predators were negatively affected and mesopredators benefited from the effects of stressors due to their trophic position in the St. Lawrence System, but that species sensitivity is dependent on food web structure. In conceptualising the effects of multiple stressors on food webs, we bring theory closer to practice and show that considering the intricacies of ecological communities is key to assess the net effects of stressors on species.","author":[{"dropping-particle":"","family":"Beauchesne","given":"David","non-dropping-particle":"","parse-names":false,"suffix":""},{"dropping-particle":"","family":"Cazelles","given":"Kevin","non-dropping-particle":"","parse-names":false,"suffix":""},{"dropping-particle":"","family":"Archambault","given":"Philippe","non-dropping-particle":"","parse-names":false,"suffix":""},{"dropping-particle":"","family":"Dee","given":"Laura E.","non-dropping-particle":"","parse-names":false,"suffix":""},{"dropping-particle":"","family":"Gravel","given":"Dominique","non-dropping-particle":"","parse-names":false,"suffix":""}],"container-title":"Ecology Letters","editor":[{"dropping-particle":"","family":"Wootton","given":"Tim","non-dropping-particle":"","parse-names":false,"suffix":""}],"id":"ITEM-1","issued":{"date-parts":[["2021","7","19"]]},"page":"ele.13841","publisher":"John Wiley &amp; Sons, Ltd","title":"On the sensitivity of food webs to multiple stressors","type":"article-journal"},"uris":["http://www.mendeley.com/documents/?uuid=4b0f995f-c318-387a-9743-0d181252aa62"]}],"mendeley":{"formattedCitation":"(Beauchesne et al. 2021)","plainTextFormattedCitation":"(Beauchesne et al. 2021)","previouslyFormattedCitation":"(Beauchesne et al. 2021)"},"properties":{"noteIndex":0},"schema":"https://github.com/citation-style-language/schema/raw/master/csl-citation.json"}</w:instrText>
      </w:r>
      <w:r w:rsidR="00687F5B">
        <w:rPr>
          <w:rFonts w:ascii="Arial" w:hAnsi="Arial" w:cs="Arial"/>
          <w:lang w:val="en-US"/>
        </w:rPr>
        <w:fldChar w:fldCharType="separate"/>
      </w:r>
      <w:r w:rsidR="00687F5B" w:rsidRPr="00687F5B">
        <w:rPr>
          <w:rFonts w:ascii="Arial" w:hAnsi="Arial" w:cs="Arial"/>
          <w:noProof/>
          <w:lang w:val="en-US"/>
        </w:rPr>
        <w:t>(Beauchesne et al. 2021)</w:t>
      </w:r>
      <w:r w:rsidR="00687F5B">
        <w:rPr>
          <w:rFonts w:ascii="Arial" w:hAnsi="Arial" w:cs="Arial"/>
          <w:lang w:val="en-US"/>
        </w:rPr>
        <w:fldChar w:fldCharType="end"/>
      </w:r>
      <w:r w:rsidR="00762EB0">
        <w:rPr>
          <w:rFonts w:ascii="Arial" w:hAnsi="Arial" w:cs="Arial"/>
          <w:lang w:val="en-US"/>
        </w:rPr>
        <w:t xml:space="preserve">. </w:t>
      </w:r>
      <w:r w:rsidR="00A117AA">
        <w:rPr>
          <w:rFonts w:ascii="Arial" w:hAnsi="Arial" w:cs="Arial"/>
          <w:lang w:val="en-US"/>
        </w:rPr>
        <w:t>Thermal traits measured in isolated laboratory conditions can never overcome this issue</w:t>
      </w:r>
      <w:r w:rsidR="00AE1E38">
        <w:rPr>
          <w:rFonts w:ascii="Arial" w:hAnsi="Arial" w:cs="Arial"/>
          <w:lang w:val="en-US"/>
        </w:rPr>
        <w:t xml:space="preserve">, limiting its predictive power. </w:t>
      </w:r>
      <w:r w:rsidR="00676208">
        <w:rPr>
          <w:rFonts w:ascii="Arial" w:hAnsi="Arial" w:cs="Arial"/>
          <w:lang w:val="en-US"/>
        </w:rPr>
        <w:t>As an alternative solution, long-term, high-resolution data which capture</w:t>
      </w:r>
      <w:del w:id="312" w:author="Benjamin Van Doren" w:date="2021-11-29T18:05:00Z">
        <w:r w:rsidR="00676208" w:rsidDel="00D707CE">
          <w:rPr>
            <w:rFonts w:ascii="Arial" w:hAnsi="Arial" w:cs="Arial"/>
            <w:lang w:val="en-US"/>
          </w:rPr>
          <w:delText>s</w:delText>
        </w:r>
      </w:del>
      <w:r w:rsidR="00676208">
        <w:rPr>
          <w:rFonts w:ascii="Arial" w:hAnsi="Arial" w:cs="Arial"/>
          <w:lang w:val="en-US"/>
        </w:rPr>
        <w:t xml:space="preserve"> the temporal variation of </w:t>
      </w:r>
      <w:r w:rsidR="0055745B">
        <w:rPr>
          <w:rFonts w:ascii="Arial" w:hAnsi="Arial" w:cs="Arial"/>
          <w:lang w:val="en-US"/>
        </w:rPr>
        <w:t>abundance</w:t>
      </w:r>
      <w:r w:rsidR="00676208">
        <w:rPr>
          <w:rFonts w:ascii="Arial" w:hAnsi="Arial" w:cs="Arial"/>
          <w:lang w:val="en-US"/>
        </w:rPr>
        <w:t xml:space="preserve"> and climate </w:t>
      </w:r>
      <w:del w:id="313" w:author="Benjamin Van Doren" w:date="2021-11-29T18:05:00Z">
        <w:r w:rsidR="00676208" w:rsidDel="00D707CE">
          <w:rPr>
            <w:rFonts w:ascii="Arial" w:hAnsi="Arial" w:cs="Arial"/>
            <w:lang w:val="en-US"/>
          </w:rPr>
          <w:delText xml:space="preserve">is </w:delText>
        </w:r>
      </w:del>
      <w:ins w:id="314" w:author="Benjamin Van Doren" w:date="2021-11-29T18:05:00Z">
        <w:r w:rsidR="00D707CE">
          <w:rPr>
            <w:rFonts w:ascii="Arial" w:hAnsi="Arial" w:cs="Arial"/>
            <w:lang w:val="en-US"/>
          </w:rPr>
          <w:t xml:space="preserve">are </w:t>
        </w:r>
      </w:ins>
      <w:r w:rsidR="0093034C">
        <w:rPr>
          <w:rFonts w:ascii="Arial" w:hAnsi="Arial" w:cs="Arial"/>
          <w:lang w:val="en-US"/>
        </w:rPr>
        <w:t>especially</w:t>
      </w:r>
      <w:r w:rsidR="00676208">
        <w:rPr>
          <w:rFonts w:ascii="Arial" w:hAnsi="Arial" w:cs="Arial"/>
          <w:lang w:val="en-US"/>
        </w:rPr>
        <w:t xml:space="preserve"> valuable </w:t>
      </w:r>
      <w:del w:id="315" w:author="Benjamin Van Doren" w:date="2021-11-29T18:05:00Z">
        <w:r w:rsidR="00676208" w:rsidDel="00FC16D8">
          <w:rPr>
            <w:rFonts w:ascii="Arial" w:hAnsi="Arial" w:cs="Arial"/>
            <w:lang w:val="en-US"/>
          </w:rPr>
          <w:delText xml:space="preserve">to </w:delText>
        </w:r>
      </w:del>
      <w:ins w:id="316" w:author="Benjamin Van Doren" w:date="2021-11-29T18:05:00Z">
        <w:r w:rsidR="00FC16D8">
          <w:rPr>
            <w:rFonts w:ascii="Arial" w:hAnsi="Arial" w:cs="Arial"/>
            <w:lang w:val="en-US"/>
          </w:rPr>
          <w:t xml:space="preserve">for </w:t>
        </w:r>
      </w:ins>
      <w:r w:rsidR="00676208">
        <w:rPr>
          <w:rFonts w:ascii="Arial" w:hAnsi="Arial" w:cs="Arial"/>
          <w:lang w:val="en-US"/>
        </w:rPr>
        <w:t>understand</w:t>
      </w:r>
      <w:ins w:id="317" w:author="Benjamin Van Doren" w:date="2021-11-29T18:05:00Z">
        <w:r w:rsidR="00FC16D8">
          <w:rPr>
            <w:rFonts w:ascii="Arial" w:hAnsi="Arial" w:cs="Arial"/>
            <w:lang w:val="en-US"/>
          </w:rPr>
          <w:t>i</w:t>
        </w:r>
        <w:r w:rsidR="00FB73C9">
          <w:rPr>
            <w:rFonts w:ascii="Arial" w:hAnsi="Arial" w:cs="Arial"/>
            <w:lang w:val="en-US"/>
          </w:rPr>
          <w:t>ng</w:t>
        </w:r>
      </w:ins>
      <w:r w:rsidR="00676208">
        <w:rPr>
          <w:rFonts w:ascii="Arial" w:hAnsi="Arial" w:cs="Arial"/>
          <w:lang w:val="en-US"/>
        </w:rPr>
        <w:t xml:space="preserve"> abiotic limits for field populations</w:t>
      </w:r>
      <w:r w:rsidR="003528C7">
        <w:rPr>
          <w:rFonts w:ascii="Arial" w:hAnsi="Arial" w:cs="Arial"/>
          <w:lang w:val="en-US"/>
        </w:rPr>
        <w:t xml:space="preserve"> </w:t>
      </w:r>
      <w:r w:rsidR="00687F5B">
        <w:rPr>
          <w:rFonts w:ascii="Arial" w:hAnsi="Arial" w:cs="Arial"/>
          <w:lang w:val="en-US"/>
        </w:rPr>
        <w:fldChar w:fldCharType="begin" w:fldLock="1"/>
      </w:r>
      <w:r w:rsidR="00687F5B">
        <w:rPr>
          <w:rFonts w:ascii="Arial" w:hAnsi="Arial" w:cs="Arial"/>
          <w:lang w:val="en-US"/>
        </w:rPr>
        <w:instrText>ADDIN CSL_CITATION {"citationItems":[{"id":"ITEM-1","itemData":{"DOI":"10.1002/ecy.3154","ISSN":"0012-9658","abstract":"Wildlife are faced with numerous threats to survival, none more pressing than that of climate change. Understanding how species will respond to changing climate behaviorally, physiologically, and demographically is a cornerstone of many contemporary ecological studies, especially for organisms, such as amphibians, whose persistence is closely tied to abiotic conditions. Activity is a useful parameter for understanding the effects of climate change because activity is directly linked to fitness as it dictates foraging times, energy budgets, and mating opportunities. However, activity can be challenging to directly measure, especially for secretive organisms like plethodontid salamanders which only become surface active when conditions are cool and moist due to their anatomical and physiological restrictions. We estimated abiotic predictors of surface activity for the seven species of the Plethodon jordani complex. Five independent data sets collected from 2004-2017 were used to determine the parameters driving salamander surface activity in the present-day, which were then used to predict potential activity changes over the next 80 years. Average active season temperature and vapor pressure deficit were the strongest predictors of salamander surface activity and, without physiological or behavioral modifications, salamanders were predicted to exhibit a higher probability of surface activity during peak active season under future climate conditions. Temperatures during the active season likely do not exceed salamander thermal maxima to cause activity suppression and, until physiological limits are reached, future conditions may continue to increase activity. Our model is the first comprehensive field-based study to assess current and future surface activity probability. Our study provides insights into how a key behavior driving fitness may be affected by climate change","author":[{"dropping-particle":"","family":"Gade","given":"Meaghan R.","non-dropping-particle":"","parse-names":false,"suffix":""},{"dropping-particle":"","family":"Connette","given":"Grant M.","non-dropping-particle":"","parse-names":false,"suffix":""},{"dropping-particle":"","family":"Crawford","given":"John A.","non-dropping-particle":"","parse-names":false,"suffix":""},{"dropping-particle":"","family":"Hocking","given":"Daniel J.","non-dropping-particle":"","parse-names":false,"suffix":""},{"dropping-particle":"","family":"Maerz","given":"John C.","non-dropping-particle":"","parse-names":false,"suffix":""},{"dropping-particle":"","family":"Milanovich","given":"Joseph R.","non-dropping-particle":"","parse-names":false,"suffix":""},{"dropping-particle":"","family":"Peterman","given":"William E.","non-dropping-particle":"","parse-names":false,"suffix":""}],"container-title":"Ecology","id":"ITEM-1","issued":{"date-parts":[["2020","8"]]},"note":"a long-term experiment correlating activity with temperature. \n\n[Activity may influence the ecological function the organisms, especially the insects]","publisher":"John Wiley &amp; Sons, Ltd","title":"Predicted alteration of surface activity as a consequence of climate change","type":"article-journal"},"uris":["http://www.mendeley.com/documents/?uuid=63c6f9e6-7acc-351c-a068-52da9d2753d2"]},{"id":"ITEM-2","itemData":{"DOI":"10.1016/j.tree.2011.06.015","ISSN":"01695347","PMID":"21803440","abstract":"Before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Evolution","id":"ITEM-2","issue":"11","issued":{"date-parts":[["2011","11","1"]]},"page":"606-613","publisher":"Elsevier Current Trends","title":"Impacts of warming on tropical lowland rainforests","type":"article","volume":"26"},"uris":["http://www.mendeley.com/documents/?uuid=ca6d4cae-925f-3f05-b024-f09bdb964355"]}],"mendeley":{"formattedCitation":"(Corlett 2011; Gade et al. 2020)","plainTextFormattedCitation":"(Corlett 2011; Gade et al. 2020)","previouslyFormattedCitation":"(Corlett 2011; Gade et al. 2020)"},"properties":{"noteIndex":0},"schema":"https://github.com/citation-style-language/schema/raw/master/csl-citation.json"}</w:instrText>
      </w:r>
      <w:r w:rsidR="00687F5B">
        <w:rPr>
          <w:rFonts w:ascii="Arial" w:hAnsi="Arial" w:cs="Arial"/>
          <w:lang w:val="en-US"/>
        </w:rPr>
        <w:fldChar w:fldCharType="separate"/>
      </w:r>
      <w:r w:rsidR="00687F5B" w:rsidRPr="00687F5B">
        <w:rPr>
          <w:rFonts w:ascii="Arial" w:hAnsi="Arial" w:cs="Arial"/>
          <w:noProof/>
          <w:lang w:val="en-US"/>
        </w:rPr>
        <w:t>(Corlett 2011; Gade et al. 2020)</w:t>
      </w:r>
      <w:r w:rsidR="00687F5B">
        <w:rPr>
          <w:rFonts w:ascii="Arial" w:hAnsi="Arial" w:cs="Arial"/>
          <w:lang w:val="en-US"/>
        </w:rPr>
        <w:fldChar w:fldCharType="end"/>
      </w:r>
      <w:r w:rsidR="00676208">
        <w:rPr>
          <w:rFonts w:ascii="Arial" w:hAnsi="Arial" w:cs="Arial"/>
          <w:lang w:val="en-US"/>
        </w:rPr>
        <w:t>.</w:t>
      </w:r>
    </w:p>
    <w:p w14:paraId="6ECC8109" w14:textId="6F8170CD" w:rsidR="00AF3153" w:rsidRDefault="00D45499" w:rsidP="007C1BC4">
      <w:pPr>
        <w:ind w:firstLine="720"/>
        <w:rPr>
          <w:rFonts w:ascii="Arial" w:hAnsi="Arial" w:cs="Arial"/>
        </w:rPr>
      </w:pPr>
      <w:r>
        <w:rPr>
          <w:rFonts w:ascii="Arial" w:hAnsi="Arial" w:cs="Arial"/>
        </w:rPr>
        <w:t>Last but not least,</w:t>
      </w:r>
      <w:r w:rsidR="00837EBC">
        <w:rPr>
          <w:rFonts w:ascii="Arial" w:hAnsi="Arial" w:cs="Arial"/>
        </w:rPr>
        <w:t xml:space="preserve"> </w:t>
      </w:r>
      <w:del w:id="318" w:author="Benjamin Van Doren" w:date="2021-11-29T18:06:00Z">
        <w:r w:rsidR="00837EBC" w:rsidDel="00B941EF">
          <w:rPr>
            <w:rFonts w:ascii="Arial" w:hAnsi="Arial" w:cs="Arial"/>
          </w:rPr>
          <w:delText>the</w:delText>
        </w:r>
        <w:r w:rsidDel="00B941EF">
          <w:rPr>
            <w:rFonts w:ascii="Arial" w:hAnsi="Arial" w:cs="Arial"/>
          </w:rPr>
          <w:delText xml:space="preserve"> </w:delText>
        </w:r>
      </w:del>
      <w:r>
        <w:rPr>
          <w:rFonts w:ascii="Arial" w:hAnsi="Arial" w:cs="Arial"/>
        </w:rPr>
        <w:t xml:space="preserve">sensitivity </w:t>
      </w:r>
      <w:r w:rsidR="00D15550">
        <w:rPr>
          <w:rFonts w:ascii="Arial" w:hAnsi="Arial" w:cs="Arial"/>
        </w:rPr>
        <w:t>to</w:t>
      </w:r>
      <w:r w:rsidR="001C6D59">
        <w:rPr>
          <w:rFonts w:ascii="Arial" w:hAnsi="Arial" w:cs="Arial"/>
        </w:rPr>
        <w:t xml:space="preserve"> temperature depends on the biotic environment</w:t>
      </w:r>
      <w:r w:rsidR="001E2217">
        <w:rPr>
          <w:rFonts w:ascii="Arial" w:hAnsi="Arial" w:cs="Arial"/>
        </w:rPr>
        <w:t xml:space="preserve"> </w:t>
      </w:r>
      <w:r w:rsidR="001E2217">
        <w:rPr>
          <w:rFonts w:ascii="Arial" w:hAnsi="Arial" w:cs="Arial"/>
        </w:rPr>
        <w:fldChar w:fldCharType="begin" w:fldLock="1"/>
      </w:r>
      <w:r w:rsidR="00655A0E">
        <w:rPr>
          <w:rFonts w:ascii="Arial" w:hAnsi="Arial" w:cs="Arial"/>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1E2217">
        <w:rPr>
          <w:rFonts w:ascii="Arial" w:hAnsi="Arial" w:cs="Arial"/>
        </w:rPr>
        <w:fldChar w:fldCharType="separate"/>
      </w:r>
      <w:r w:rsidR="00BC7557" w:rsidRPr="00BC7557">
        <w:rPr>
          <w:rFonts w:ascii="Arial" w:hAnsi="Arial" w:cs="Arial"/>
          <w:noProof/>
        </w:rPr>
        <w:t>(Gilman et al. 2010)</w:t>
      </w:r>
      <w:r w:rsidR="001E2217">
        <w:rPr>
          <w:rFonts w:ascii="Arial" w:hAnsi="Arial" w:cs="Arial"/>
        </w:rPr>
        <w:fldChar w:fldCharType="end"/>
      </w:r>
      <w:r w:rsidR="001C6D59">
        <w:rPr>
          <w:rFonts w:ascii="Arial" w:hAnsi="Arial" w:cs="Arial"/>
        </w:rPr>
        <w:t>.</w:t>
      </w:r>
      <w:r w:rsidR="00795D8A">
        <w:rPr>
          <w:rFonts w:ascii="Arial" w:hAnsi="Arial" w:cs="Arial"/>
        </w:rPr>
        <w:t xml:space="preserve"> </w:t>
      </w:r>
      <w:r w:rsidR="0017617F">
        <w:rPr>
          <w:rFonts w:ascii="Arial" w:hAnsi="Arial" w:cs="Arial"/>
        </w:rPr>
        <w:t>It is n</w:t>
      </w:r>
      <w:r w:rsidR="003477EA">
        <w:rPr>
          <w:rFonts w:ascii="Arial" w:hAnsi="Arial" w:cs="Arial"/>
        </w:rPr>
        <w:t>ot only the</w:t>
      </w:r>
      <w:r w:rsidR="00B14D62">
        <w:rPr>
          <w:rFonts w:ascii="Arial" w:hAnsi="Arial" w:cs="Arial"/>
        </w:rPr>
        <w:t xml:space="preserve"> </w:t>
      </w:r>
      <w:r w:rsidR="00270432">
        <w:rPr>
          <w:rFonts w:ascii="Arial" w:hAnsi="Arial" w:cs="Arial"/>
        </w:rPr>
        <w:t xml:space="preserve">demographics of the </w:t>
      </w:r>
      <w:r w:rsidR="00B14D62">
        <w:rPr>
          <w:rFonts w:ascii="Arial" w:hAnsi="Arial" w:cs="Arial"/>
        </w:rPr>
        <w:t>interact</w:t>
      </w:r>
      <w:r w:rsidR="00270432">
        <w:rPr>
          <w:rFonts w:ascii="Arial" w:hAnsi="Arial" w:cs="Arial"/>
        </w:rPr>
        <w:t>ing species</w:t>
      </w:r>
      <w:r w:rsidR="00B14D62">
        <w:rPr>
          <w:rFonts w:ascii="Arial" w:hAnsi="Arial" w:cs="Arial"/>
        </w:rPr>
        <w:t xml:space="preserve"> </w:t>
      </w:r>
      <w:r w:rsidR="0017617F">
        <w:rPr>
          <w:rFonts w:ascii="Arial" w:hAnsi="Arial" w:cs="Arial"/>
        </w:rPr>
        <w:t xml:space="preserve">that </w:t>
      </w:r>
      <w:r w:rsidR="00270432">
        <w:rPr>
          <w:rFonts w:ascii="Arial" w:hAnsi="Arial" w:cs="Arial"/>
        </w:rPr>
        <w:t xml:space="preserve">are </w:t>
      </w:r>
      <w:r w:rsidR="00837EBC">
        <w:rPr>
          <w:rFonts w:ascii="Arial" w:hAnsi="Arial" w:cs="Arial"/>
        </w:rPr>
        <w:t>affected</w:t>
      </w:r>
      <w:r w:rsidR="00270432">
        <w:rPr>
          <w:rFonts w:ascii="Arial" w:hAnsi="Arial" w:cs="Arial"/>
        </w:rPr>
        <w:t xml:space="preserve"> by temperature</w:t>
      </w:r>
      <w:r w:rsidR="00403519">
        <w:rPr>
          <w:rFonts w:ascii="Arial" w:hAnsi="Arial" w:cs="Arial"/>
        </w:rPr>
        <w:t xml:space="preserve"> </w:t>
      </w:r>
      <w:r w:rsidR="00403519">
        <w:rPr>
          <w:rFonts w:ascii="Arial" w:hAnsi="Arial" w:cs="Arial"/>
        </w:rPr>
        <w:fldChar w:fldCharType="begin" w:fldLock="1"/>
      </w:r>
      <w:r w:rsidR="00931414">
        <w:rPr>
          <w:rFonts w:ascii="Arial" w:hAnsi="Arial" w:cs="Arial"/>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performance","type":"article-journal","volume":"4"},"uris":["http://www.mendeley.com/documents/?uuid=f7fd8879-b29a-3315-8a1e-b8512bc8aaa6"]}],"mendeley":{"formattedCitation":"(Huey and Kingsolver 1989)","plainTextFormattedCitation":"(Huey and Kingsolver 1989)","previouslyFormattedCitation":"(Huey and Kingsolver 1989)"},"properties":{"noteIndex":0},"schema":"https://github.com/citation-style-language/schema/raw/master/csl-citation.json"}</w:instrText>
      </w:r>
      <w:r w:rsidR="00403519">
        <w:rPr>
          <w:rFonts w:ascii="Arial" w:hAnsi="Arial" w:cs="Arial"/>
        </w:rPr>
        <w:fldChar w:fldCharType="separate"/>
      </w:r>
      <w:r w:rsidR="00403519" w:rsidRPr="00403519">
        <w:rPr>
          <w:rFonts w:ascii="Arial" w:hAnsi="Arial" w:cs="Arial"/>
          <w:noProof/>
        </w:rPr>
        <w:t>(Huey and Kingsolver 1989)</w:t>
      </w:r>
      <w:r w:rsidR="00403519">
        <w:rPr>
          <w:rFonts w:ascii="Arial" w:hAnsi="Arial" w:cs="Arial"/>
        </w:rPr>
        <w:fldChar w:fldCharType="end"/>
      </w:r>
      <w:r w:rsidR="00796E22">
        <w:rPr>
          <w:rFonts w:ascii="Arial" w:hAnsi="Arial" w:cs="Arial"/>
        </w:rPr>
        <w:t>;</w:t>
      </w:r>
      <w:r w:rsidR="00270432">
        <w:rPr>
          <w:rFonts w:ascii="Arial" w:hAnsi="Arial" w:cs="Arial"/>
        </w:rPr>
        <w:t xml:space="preserve"> interactions themselves may change with temperature due to behavioural change </w:t>
      </w:r>
      <w:r w:rsidR="000D2B72">
        <w:rPr>
          <w:rFonts w:ascii="Arial" w:hAnsi="Arial" w:cs="Arial"/>
        </w:rPr>
        <w:fldChar w:fldCharType="begin" w:fldLock="1"/>
      </w:r>
      <w:r w:rsidR="00403519">
        <w:rPr>
          <w:rFonts w:ascii="Arial" w:hAnsi="Arial" w:cs="Arial"/>
        </w:rPr>
        <w:instrText>ADDIN CSL_CITATION {"citationItems":[{"id":"ITEM-1","itemData":{"DOI":"10.1111/oik.01199","ISSN":"00301299","abstract":"Most biological processes are temperature dependent. To quantify the temperature dependence of biotic interactions and evaluate predictions of metabolic theory, we: 1) compiled a database of 81 studies that provided 112 measures of rates of herbivory, predation, parasitism, parasitoidy, or competition between two species at two or more temperatures; and 2) analyzed the temperature dependence of these rates in the framework of metabolic ecology to test our prediction that the “activation energy,”E, centers around 0.65 eV. We focused on studies that assessed rates or associated times of entire biotic interactions, such as time to consumption of all prey, rather than rates of components of these interactions, such as prey encounter rate. Results were: 1) the frequency distribution of E for each interaction type was typically peaked and right skewed; 2) the overall mean is E= 0.96 eV and median E= 0.78 eV; 3) there was significant variation in E within but not across interaction types; but 4) average values of E were not significantly different from 0.65 eV by interaction type and 5) studies with measurements at more temperatures were more consistent with E= 0.65 eV. These synthetic findings suggest that, despite the many complicating factors, the temperature-dependence of rates of biotic interactions broadly reflect of rates of metabolism, a relationship with important implications for a warming world.","author":[{"dropping-particle":"","family":"Burnside","given":"William R.","non-dropping-particle":"","parse-names":false,"suffix":""},{"dropping-particle":"","family":"Erhardt","given":"Erik B.","non-dropping-particle":"","parse-names":false,"suffix":""},{"dropping-particle":"","family":"Hammond","given":"Sean T.","non-dropping-particle":"","parse-names":false,"suffix":""},{"dropping-particle":"","family":"Brown","given":"James H.","non-dropping-particle":"","parse-names":false,"suffix":""}],"container-title":"Oikos","id":"ITEM-1","issue":"12","issued":{"date-parts":[["2014","12","1"]]},"page":"1449-1456","publisher":"Wiley","title":"Rates of biotic interactions scale predictably with temperature despite variation","type":"article-journal","volume":"123"},"uris":["http://www.mendeley.com/documents/?uuid=d1bc358c-5134-3ffc-af76-7d4e19cdf5b7"]}],"mendeley":{"formattedCitation":"(Burnside et al. 2014)","plainTextFormattedCitation":"(Burnside et al. 2014)","previouslyFormattedCitation":"(Burnside et al. 2014)"},"properties":{"noteIndex":0},"schema":"https://github.com/citation-style-language/schema/raw/master/csl-citation.json"}</w:instrText>
      </w:r>
      <w:r w:rsidR="000D2B72">
        <w:rPr>
          <w:rFonts w:ascii="Arial" w:hAnsi="Arial" w:cs="Arial"/>
        </w:rPr>
        <w:fldChar w:fldCharType="separate"/>
      </w:r>
      <w:r w:rsidR="000D2B72" w:rsidRPr="000D2B72">
        <w:rPr>
          <w:rFonts w:ascii="Arial" w:hAnsi="Arial" w:cs="Arial"/>
          <w:noProof/>
        </w:rPr>
        <w:t>(Burnside et al. 2014)</w:t>
      </w:r>
      <w:r w:rsidR="000D2B72">
        <w:rPr>
          <w:rFonts w:ascii="Arial" w:hAnsi="Arial" w:cs="Arial"/>
        </w:rPr>
        <w:fldChar w:fldCharType="end"/>
      </w:r>
      <w:r w:rsidR="00270432">
        <w:rPr>
          <w:rFonts w:ascii="Arial" w:hAnsi="Arial" w:cs="Arial"/>
        </w:rPr>
        <w:t xml:space="preserve">. Our long-term experiment showed that </w:t>
      </w:r>
      <w:r w:rsidR="00796E22">
        <w:rPr>
          <w:rFonts w:ascii="Arial" w:hAnsi="Arial" w:cs="Arial"/>
        </w:rPr>
        <w:t xml:space="preserve">the </w:t>
      </w:r>
      <w:r w:rsidR="00270432">
        <w:rPr>
          <w:rFonts w:ascii="Arial" w:hAnsi="Arial" w:cs="Arial"/>
        </w:rPr>
        <w:t>thermal response of population size to temperature depends on the competitive conditions, highlighting the difference between thermal performance curve</w:t>
      </w:r>
      <w:r w:rsidR="00140342">
        <w:rPr>
          <w:rFonts w:ascii="Arial" w:hAnsi="Arial" w:cs="Arial"/>
        </w:rPr>
        <w:t>s of organism</w:t>
      </w:r>
      <w:r>
        <w:rPr>
          <w:rFonts w:ascii="Arial" w:hAnsi="Arial" w:cs="Arial"/>
        </w:rPr>
        <w:t>s</w:t>
      </w:r>
      <w:r w:rsidR="00140342">
        <w:rPr>
          <w:rFonts w:ascii="Arial" w:hAnsi="Arial" w:cs="Arial"/>
        </w:rPr>
        <w:t xml:space="preserve"> and their population when</w:t>
      </w:r>
      <w:r w:rsidR="00290ED3">
        <w:rPr>
          <w:rFonts w:ascii="Arial" w:hAnsi="Arial" w:cs="Arial"/>
        </w:rPr>
        <w:t xml:space="preserve"> considering</w:t>
      </w:r>
      <w:r w:rsidR="00140342">
        <w:rPr>
          <w:rFonts w:ascii="Arial" w:hAnsi="Arial" w:cs="Arial"/>
        </w:rPr>
        <w:t xml:space="preserve"> </w:t>
      </w:r>
      <w:r w:rsidR="00DC0514">
        <w:rPr>
          <w:rFonts w:ascii="Arial" w:hAnsi="Arial" w:cs="Arial"/>
        </w:rPr>
        <w:t>biotic interactions</w:t>
      </w:r>
      <w:r w:rsidR="00931414">
        <w:rPr>
          <w:rFonts w:ascii="Arial" w:hAnsi="Arial" w:cs="Arial"/>
        </w:rPr>
        <w:t xml:space="preserve"> </w:t>
      </w:r>
      <w:r w:rsidR="00931414">
        <w:rPr>
          <w:rFonts w:ascii="Arial" w:hAnsi="Arial" w:cs="Arial"/>
        </w:rPr>
        <w:fldChar w:fldCharType="begin" w:fldLock="1"/>
      </w:r>
      <w:r w:rsidR="001E2217">
        <w:rPr>
          <w:rFonts w:ascii="Arial" w:hAnsi="Arial" w:cs="Arial"/>
        </w:rPr>
        <w:instrText>ADDIN CSL_CITATION {"citationItems":[{"id":"ITEM-1","itemData":{"DOI":"10.1038/35842","ISSN":"00280836","abstract":"Many attempts to predict the biotic responses to climate change rely on the 'climate envelope' approach, in which the current distribution of a species is mapped in climate-space and then, if the position of that climate- space changes, the distribution of the species is predicted to shift accordingly. The flaw in this approach is that distributions of species also reflect the influence of interactions with other species, so predictions based on climate envelopes may be very misleading if the interactions between species are altered by climate change. An additional problem is that current distributions may be the result of sources and sinks, in which species appear to thrive in places where they really persist only because individuals disperse into them from elsewhere. Here we use microcosm experiments on simple but realistic assemblages to show how misleading the climate envelope approach can be. We show that dispersal and interactions, which are important elements of population dynamics, must be included in predictions of biotic responses to climate change.","author":[{"dropping-particle":"","family":"Davis","given":"A. J.","non-dropping-particle":"","parse-names":false,"suffix":""},{"dropping-particle":"","family":"Jenkinson","given":"L. S.","non-dropping-particle":"","parse-names":false,"suffix":""},{"dropping-particle":"","family":"Lawton","given":"J. H.","non-dropping-particle":"","parse-names":false,"suffix":""},{"dropping-particle":"","family":"Shorrocks","given":"B.","non-dropping-particle":"","parse-names":false,"suffix":""},{"dropping-particle":"","family":"Wood","given":"S.","non-dropping-particle":"","parse-names":false,"suffix":""}],"container-title":"Nature","id":"ITEM-1","issue":"6669","issued":{"date-parts":[["1998"]]},"page":"783-786","title":"Making mistakes when predicting shifts in species range in response to global warming","type":"article-journal","volume":"391"},"uris":["http://www.mendeley.com/documents/?uuid=fee850e6-0852-3c7f-a987-c20b48ae00a5"]}],"mendeley":{"formattedCitation":"(Davis et al. 1998)","plainTextFormattedCitation":"(Davis et al. 1998)","previouslyFormattedCitation":"(Davis et al. 1998)"},"properties":{"noteIndex":0},"schema":"https://github.com/citation-style-language/schema/raw/master/csl-citation.json"}</w:instrText>
      </w:r>
      <w:r w:rsidR="00931414">
        <w:rPr>
          <w:rFonts w:ascii="Arial" w:hAnsi="Arial" w:cs="Arial"/>
        </w:rPr>
        <w:fldChar w:fldCharType="separate"/>
      </w:r>
      <w:r w:rsidR="00931414" w:rsidRPr="00931414">
        <w:rPr>
          <w:rFonts w:ascii="Arial" w:hAnsi="Arial" w:cs="Arial"/>
          <w:noProof/>
        </w:rPr>
        <w:t>(Davis et al. 1998)</w:t>
      </w:r>
      <w:r w:rsidR="00931414">
        <w:rPr>
          <w:rFonts w:ascii="Arial" w:hAnsi="Arial" w:cs="Arial"/>
        </w:rPr>
        <w:fldChar w:fldCharType="end"/>
      </w:r>
      <w:r w:rsidR="00140342">
        <w:rPr>
          <w:rFonts w:ascii="Arial" w:hAnsi="Arial" w:cs="Arial"/>
        </w:rPr>
        <w:t>.</w:t>
      </w:r>
      <w:r w:rsidR="002D6259">
        <w:rPr>
          <w:rFonts w:ascii="Arial" w:hAnsi="Arial" w:cs="Arial"/>
        </w:rPr>
        <w:t xml:space="preserve"> </w:t>
      </w:r>
      <w:r w:rsidR="00ED0F62">
        <w:rPr>
          <w:rFonts w:ascii="Arial" w:hAnsi="Arial" w:cs="Arial"/>
        </w:rPr>
        <w:t xml:space="preserve">My experiment only examined pair-wise competition and found that </w:t>
      </w:r>
      <w:r w:rsidR="001518AD">
        <w:rPr>
          <w:rFonts w:ascii="Arial" w:hAnsi="Arial" w:cs="Arial"/>
        </w:rPr>
        <w:t xml:space="preserve">the </w:t>
      </w:r>
      <w:r w:rsidR="00ED0F62">
        <w:rPr>
          <w:rFonts w:ascii="Arial" w:hAnsi="Arial" w:cs="Arial"/>
        </w:rPr>
        <w:t xml:space="preserve">competitive </w:t>
      </w:r>
      <w:r w:rsidR="001518AD">
        <w:rPr>
          <w:rFonts w:ascii="Arial" w:hAnsi="Arial" w:cs="Arial"/>
        </w:rPr>
        <w:t>effect of</w:t>
      </w:r>
      <w:r w:rsidR="00ED0F62">
        <w:rPr>
          <w:rFonts w:ascii="Arial" w:hAnsi="Arial" w:cs="Arial"/>
        </w:rPr>
        <w:t xml:space="preserve"> one </w:t>
      </w:r>
      <w:proofErr w:type="gramStart"/>
      <w:r w:rsidR="00ED0F62">
        <w:rPr>
          <w:rFonts w:ascii="Arial" w:hAnsi="Arial" w:cs="Arial"/>
        </w:rPr>
        <w:t>particular upland</w:t>
      </w:r>
      <w:proofErr w:type="gramEnd"/>
      <w:r w:rsidR="00ED0F62">
        <w:rPr>
          <w:rFonts w:ascii="Arial" w:hAnsi="Arial" w:cs="Arial"/>
        </w:rPr>
        <w:t xml:space="preserve"> species </w:t>
      </w:r>
      <w:r w:rsidR="001518AD">
        <w:rPr>
          <w:rFonts w:ascii="Arial" w:hAnsi="Arial" w:cs="Arial"/>
        </w:rPr>
        <w:t>could drive the observed decrease of</w:t>
      </w:r>
      <w:ins w:id="319" w:author="Benjamin Van Doren" w:date="2021-11-29T18:06:00Z">
        <w:r w:rsidR="00B941EF">
          <w:rPr>
            <w:rFonts w:ascii="Arial" w:hAnsi="Arial" w:cs="Arial"/>
          </w:rPr>
          <w:t xml:space="preserve"> a</w:t>
        </w:r>
      </w:ins>
      <w:r w:rsidR="001518AD">
        <w:rPr>
          <w:rFonts w:ascii="Arial" w:hAnsi="Arial" w:cs="Arial"/>
        </w:rPr>
        <w:t xml:space="preserve"> lowland species at higher </w:t>
      </w:r>
      <w:r w:rsidR="00846F63">
        <w:rPr>
          <w:rFonts w:ascii="Arial" w:hAnsi="Arial" w:cs="Arial"/>
        </w:rPr>
        <w:t>elevation</w:t>
      </w:r>
      <w:r w:rsidR="00837EBC">
        <w:rPr>
          <w:rFonts w:ascii="Arial" w:hAnsi="Arial" w:cs="Arial"/>
        </w:rPr>
        <w:t>s</w:t>
      </w:r>
      <w:r w:rsidR="001518AD">
        <w:rPr>
          <w:rFonts w:ascii="Arial" w:hAnsi="Arial" w:cs="Arial"/>
        </w:rPr>
        <w:t>.</w:t>
      </w:r>
      <w:r w:rsidR="00ED0F62">
        <w:rPr>
          <w:rFonts w:ascii="Arial" w:hAnsi="Arial" w:cs="Arial"/>
        </w:rPr>
        <w:t xml:space="preserve"> It did not rule out the contribution by other biotic interactions, for </w:t>
      </w:r>
      <w:r w:rsidR="00ED0F62">
        <w:rPr>
          <w:rFonts w:ascii="Arial" w:hAnsi="Arial" w:cs="Arial"/>
        </w:rPr>
        <w:lastRenderedPageBreak/>
        <w:t>example, predation, parasitism and pathogen load</w:t>
      </w:r>
      <w:r w:rsidR="00EF7825">
        <w:rPr>
          <w:rFonts w:ascii="Arial" w:hAnsi="Arial" w:cs="Arial"/>
        </w:rPr>
        <w:t xml:space="preserve"> </w:t>
      </w:r>
      <w:r w:rsidR="00EF7825">
        <w:rPr>
          <w:rFonts w:ascii="Arial" w:hAnsi="Arial" w:cs="Arial"/>
        </w:rPr>
        <w:fldChar w:fldCharType="begin" w:fldLock="1"/>
      </w:r>
      <w:r w:rsidR="00EF7825">
        <w:rPr>
          <w:rFonts w:ascii="Arial" w:hAnsi="Arial" w:cs="Arial"/>
        </w:rPr>
        <w:instrText>ADDIN CSL_CITATION {"citationItems":[{"id":"ITEM-1","itemData":{"DOI":"10.1111/j.1600-0587.2012.07785.x","ISSN":"09067590","abstract":"Tropical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A.","non-dropping-particle":"","parse-names":false,"suffix":""}],"container-title":"Ecography","id":"ITEM-1","issue":"1","issued":{"date-parts":[["2013","1","1"]]},"page":"1-12","publisher":"Blackwell Publishing Ltd","title":"Exploring the role of physiology and biotic interactions in determining elevational ranges of tropical animals","type":"article-journal","volume":"36"},"uris":["http://www.mendeley.com/documents/?uuid=79bdc774-3506-33cf-a9e4-4cacfa6def97"]}],"mendeley":{"formattedCitation":"(Jankowski et al. 2013b)","plainTextFormattedCitation":"(Jankowski et al. 2013b)","previouslyFormattedCitation":"(Jankowski et al. 2013b)"},"properties":{"noteIndex":0},"schema":"https://github.com/citation-style-language/schema/raw/master/csl-citation.json"}</w:instrText>
      </w:r>
      <w:r w:rsidR="00EF7825">
        <w:rPr>
          <w:rFonts w:ascii="Arial" w:hAnsi="Arial" w:cs="Arial"/>
        </w:rPr>
        <w:fldChar w:fldCharType="separate"/>
      </w:r>
      <w:r w:rsidR="00EF7825" w:rsidRPr="00EF7825">
        <w:rPr>
          <w:rFonts w:ascii="Arial" w:hAnsi="Arial" w:cs="Arial"/>
          <w:noProof/>
        </w:rPr>
        <w:t>(Jankowski et al. 2013b)</w:t>
      </w:r>
      <w:r w:rsidR="00EF7825">
        <w:rPr>
          <w:rFonts w:ascii="Arial" w:hAnsi="Arial" w:cs="Arial"/>
        </w:rPr>
        <w:fldChar w:fldCharType="end"/>
      </w:r>
      <w:r w:rsidR="00A83144">
        <w:rPr>
          <w:rFonts w:ascii="Arial" w:hAnsi="Arial" w:cs="Arial"/>
        </w:rPr>
        <w:t>,</w:t>
      </w:r>
      <w:r w:rsidR="00ED0F62">
        <w:rPr>
          <w:rFonts w:ascii="Arial" w:hAnsi="Arial" w:cs="Arial"/>
        </w:rPr>
        <w:t xml:space="preserve"> </w:t>
      </w:r>
      <w:r w:rsidR="00A83144">
        <w:rPr>
          <w:rFonts w:ascii="Arial" w:hAnsi="Arial" w:cs="Arial"/>
        </w:rPr>
        <w:t>a</w:t>
      </w:r>
      <w:r w:rsidR="00ED0F62">
        <w:rPr>
          <w:rFonts w:ascii="Arial" w:hAnsi="Arial" w:cs="Arial"/>
        </w:rPr>
        <w:t xml:space="preserve">nd it did not explain the coexistence between some upland species pairs. Higher-order interactions, intransitivity </w:t>
      </w:r>
      <w:r w:rsidR="001E2217">
        <w:rPr>
          <w:rFonts w:ascii="Arial" w:hAnsi="Arial" w:cs="Arial"/>
        </w:rPr>
        <w:t xml:space="preserve">and trophic interaction modifications </w:t>
      </w:r>
      <w:r w:rsidR="00A83144">
        <w:rPr>
          <w:rFonts w:ascii="Arial" w:hAnsi="Arial" w:cs="Arial"/>
        </w:rPr>
        <w:t xml:space="preserve">are </w:t>
      </w:r>
      <w:r w:rsidR="00C06422">
        <w:rPr>
          <w:rFonts w:ascii="Arial" w:hAnsi="Arial" w:cs="Arial"/>
        </w:rPr>
        <w:t xml:space="preserve">also </w:t>
      </w:r>
      <w:r w:rsidR="00A83144">
        <w:rPr>
          <w:rFonts w:ascii="Arial" w:hAnsi="Arial" w:cs="Arial"/>
        </w:rPr>
        <w:t xml:space="preserve">likely to </w:t>
      </w:r>
      <w:r w:rsidR="00C06422">
        <w:rPr>
          <w:rFonts w:ascii="Arial" w:hAnsi="Arial" w:cs="Arial"/>
        </w:rPr>
        <w:t>contribute</w:t>
      </w:r>
      <w:r w:rsidR="001E2217">
        <w:rPr>
          <w:rFonts w:ascii="Arial" w:hAnsi="Arial" w:cs="Arial"/>
        </w:rPr>
        <w:t xml:space="preserve"> to coexistence</w:t>
      </w:r>
      <w:r w:rsidR="00A83144">
        <w:rPr>
          <w:rFonts w:ascii="Arial" w:hAnsi="Arial" w:cs="Arial"/>
        </w:rPr>
        <w:t xml:space="preserve">, </w:t>
      </w:r>
      <w:r w:rsidR="006C2CCE">
        <w:rPr>
          <w:rFonts w:ascii="Arial" w:hAnsi="Arial" w:cs="Arial"/>
        </w:rPr>
        <w:t xml:space="preserve">while </w:t>
      </w:r>
      <w:r w:rsidR="00A83144">
        <w:rPr>
          <w:rFonts w:ascii="Arial" w:hAnsi="Arial" w:cs="Arial"/>
        </w:rPr>
        <w:t>their response to temperature</w:t>
      </w:r>
      <w:r w:rsidR="00217455">
        <w:rPr>
          <w:rFonts w:ascii="Arial" w:hAnsi="Arial" w:cs="Arial"/>
        </w:rPr>
        <w:t xml:space="preserve"> is even more elusive to quantify</w:t>
      </w:r>
      <w:r w:rsidR="00A83144">
        <w:rPr>
          <w:rFonts w:ascii="Arial" w:hAnsi="Arial" w:cs="Arial"/>
        </w:rPr>
        <w:t xml:space="preserve">. </w:t>
      </w:r>
      <w:r w:rsidR="004C607B">
        <w:rPr>
          <w:rFonts w:ascii="Arial" w:hAnsi="Arial" w:cs="Arial"/>
        </w:rPr>
        <w:t xml:space="preserve">Nevertheless, </w:t>
      </w:r>
      <w:proofErr w:type="gramStart"/>
      <w:r w:rsidR="004C607B">
        <w:rPr>
          <w:rFonts w:ascii="Arial" w:hAnsi="Arial" w:cs="Arial"/>
        </w:rPr>
        <w:t>theoretical</w:t>
      </w:r>
      <w:proofErr w:type="gramEnd"/>
      <w:r w:rsidR="004C607B">
        <w:rPr>
          <w:rFonts w:ascii="Arial" w:hAnsi="Arial" w:cs="Arial"/>
        </w:rPr>
        <w:t xml:space="preserve"> and empirical studies </w:t>
      </w:r>
      <w:r w:rsidR="00742C6C">
        <w:rPr>
          <w:rFonts w:ascii="Arial" w:hAnsi="Arial" w:cs="Arial"/>
        </w:rPr>
        <w:t>are needed</w:t>
      </w:r>
      <w:r w:rsidR="004C607B">
        <w:rPr>
          <w:rFonts w:ascii="Arial" w:hAnsi="Arial" w:cs="Arial"/>
        </w:rPr>
        <w:t xml:space="preserve"> to reveal </w:t>
      </w:r>
      <w:r w:rsidR="00C06422">
        <w:rPr>
          <w:rFonts w:ascii="Arial" w:hAnsi="Arial" w:cs="Arial"/>
        </w:rPr>
        <w:t xml:space="preserve">how </w:t>
      </w:r>
      <w:r w:rsidR="0053234F">
        <w:rPr>
          <w:rFonts w:ascii="Arial" w:hAnsi="Arial" w:cs="Arial"/>
        </w:rPr>
        <w:t>thermal sensitivity is dependent on their position</w:t>
      </w:r>
      <w:r w:rsidR="00B94BEA">
        <w:rPr>
          <w:rFonts w:ascii="Arial" w:hAnsi="Arial" w:cs="Arial"/>
        </w:rPr>
        <w:t>s</w:t>
      </w:r>
      <w:r w:rsidR="0053234F">
        <w:rPr>
          <w:rFonts w:ascii="Arial" w:hAnsi="Arial" w:cs="Arial"/>
        </w:rPr>
        <w:t xml:space="preserve"> in</w:t>
      </w:r>
      <w:r w:rsidR="00C06422">
        <w:rPr>
          <w:rFonts w:ascii="Arial" w:hAnsi="Arial" w:cs="Arial"/>
        </w:rPr>
        <w:t xml:space="preserve"> and </w:t>
      </w:r>
      <w:r w:rsidR="006354ED">
        <w:rPr>
          <w:rFonts w:ascii="Arial" w:hAnsi="Arial" w:cs="Arial"/>
        </w:rPr>
        <w:t xml:space="preserve">the </w:t>
      </w:r>
      <w:r w:rsidR="00C06422">
        <w:rPr>
          <w:rFonts w:ascii="Arial" w:hAnsi="Arial" w:cs="Arial"/>
        </w:rPr>
        <w:t>structure of</w:t>
      </w:r>
      <w:r w:rsidR="0053234F">
        <w:rPr>
          <w:rFonts w:ascii="Arial" w:hAnsi="Arial" w:cs="Arial"/>
        </w:rPr>
        <w:t xml:space="preserve"> the ecological networks.</w:t>
      </w:r>
    </w:p>
    <w:p w14:paraId="64083126" w14:textId="77777777" w:rsidR="0046703F" w:rsidRPr="00801349" w:rsidRDefault="0046703F" w:rsidP="007C1BC4">
      <w:pPr>
        <w:ind w:firstLine="720"/>
        <w:rPr>
          <w:rFonts w:ascii="Arial" w:hAnsi="Arial" w:cs="Arial"/>
        </w:rPr>
      </w:pPr>
    </w:p>
    <w:p w14:paraId="7799CE70" w14:textId="24D73F2A" w:rsidR="00BA5C54" w:rsidRPr="00AF3153" w:rsidRDefault="00AF3153" w:rsidP="007C1BC4">
      <w:pPr>
        <w:rPr>
          <w:rFonts w:ascii="Arial" w:hAnsi="Arial" w:cs="Arial"/>
          <w:i/>
          <w:iCs/>
        </w:rPr>
      </w:pPr>
      <w:r>
        <w:rPr>
          <w:rFonts w:ascii="Arial" w:hAnsi="Arial" w:cs="Arial"/>
          <w:i/>
          <w:iCs/>
        </w:rPr>
        <w:t>5.</w:t>
      </w:r>
      <w:r w:rsidR="00BC2D87" w:rsidRPr="00AF3153">
        <w:rPr>
          <w:rFonts w:ascii="Arial" w:hAnsi="Arial" w:cs="Arial"/>
          <w:i/>
          <w:iCs/>
        </w:rPr>
        <w:t>Conclusions</w:t>
      </w:r>
    </w:p>
    <w:p w14:paraId="42A0E2BB" w14:textId="2052393C" w:rsidR="00A86E65" w:rsidRDefault="00292EB4" w:rsidP="007C1BC4">
      <w:pPr>
        <w:ind w:firstLine="720"/>
        <w:rPr>
          <w:rFonts w:ascii="Arial" w:hAnsi="Arial" w:cs="Arial"/>
          <w:lang w:val="en-US"/>
        </w:rPr>
      </w:pPr>
      <w:r w:rsidRPr="007F05C5">
        <w:rPr>
          <w:rFonts w:ascii="Arial" w:hAnsi="Arial" w:cs="Arial"/>
          <w:lang w:val="en-US"/>
        </w:rPr>
        <w:t>This study contribute</w:t>
      </w:r>
      <w:r w:rsidR="00BC2D87">
        <w:rPr>
          <w:rFonts w:ascii="Arial" w:hAnsi="Arial" w:cs="Arial"/>
          <w:lang w:val="en-US"/>
        </w:rPr>
        <w:t>s</w:t>
      </w:r>
      <w:r w:rsidRPr="007F05C5">
        <w:rPr>
          <w:rFonts w:ascii="Arial" w:hAnsi="Arial" w:cs="Arial"/>
          <w:lang w:val="en-US"/>
        </w:rPr>
        <w:t xml:space="preserve"> to the growing literature </w:t>
      </w:r>
      <w:del w:id="320" w:author="Benjamin Van Doren" w:date="2021-11-29T18:07:00Z">
        <w:r w:rsidR="001B6BF7" w:rsidDel="00C953BE">
          <w:rPr>
            <w:rFonts w:ascii="Arial" w:hAnsi="Arial" w:cs="Arial"/>
            <w:lang w:val="en-US"/>
          </w:rPr>
          <w:delText>that</w:delText>
        </w:r>
        <w:r w:rsidRPr="007F05C5" w:rsidDel="00C953BE">
          <w:rPr>
            <w:rFonts w:ascii="Arial" w:hAnsi="Arial" w:cs="Arial"/>
            <w:lang w:val="en-US"/>
          </w:rPr>
          <w:delText xml:space="preserve"> show</w:delText>
        </w:r>
      </w:del>
      <w:ins w:id="321" w:author="Benjamin Van Doren" w:date="2021-11-29T18:07:00Z">
        <w:r w:rsidR="00C953BE">
          <w:rPr>
            <w:rFonts w:ascii="Arial" w:hAnsi="Arial" w:cs="Arial"/>
            <w:lang w:val="en-US"/>
          </w:rPr>
          <w:t xml:space="preserve">demonstrating that </w:t>
        </w:r>
      </w:ins>
      <w:del w:id="322" w:author="Benjamin Van Doren" w:date="2021-11-29T18:07:00Z">
        <w:r w:rsidR="00837EBC" w:rsidDel="00C953BE">
          <w:rPr>
            <w:rFonts w:ascii="Arial" w:hAnsi="Arial" w:cs="Arial"/>
            <w:lang w:val="en-US"/>
          </w:rPr>
          <w:delText>s</w:delText>
        </w:r>
        <w:r w:rsidRPr="007F05C5" w:rsidDel="00C953BE">
          <w:rPr>
            <w:rFonts w:ascii="Arial" w:hAnsi="Arial" w:cs="Arial"/>
            <w:lang w:val="en-US"/>
          </w:rPr>
          <w:delText xml:space="preserve"> </w:delText>
        </w:r>
      </w:del>
      <w:r w:rsidRPr="007F05C5">
        <w:rPr>
          <w:rFonts w:ascii="Arial" w:hAnsi="Arial" w:cs="Arial"/>
          <w:lang w:val="en-US"/>
        </w:rPr>
        <w:t>the warmer margins</w:t>
      </w:r>
      <w:r w:rsidR="00BC2D87">
        <w:rPr>
          <w:rFonts w:ascii="Arial" w:hAnsi="Arial" w:cs="Arial"/>
          <w:lang w:val="en-US"/>
        </w:rPr>
        <w:t xml:space="preserve"> of </w:t>
      </w:r>
      <w:ins w:id="323" w:author="Benjamin Van Doren" w:date="2021-11-29T18:07:00Z">
        <w:r w:rsidR="00C953BE">
          <w:rPr>
            <w:rFonts w:ascii="Arial" w:hAnsi="Arial" w:cs="Arial"/>
            <w:lang w:val="en-US"/>
          </w:rPr>
          <w:t xml:space="preserve">species’ </w:t>
        </w:r>
      </w:ins>
      <w:r w:rsidR="00BC2D87">
        <w:rPr>
          <w:rFonts w:ascii="Arial" w:hAnsi="Arial" w:cs="Arial"/>
          <w:lang w:val="en-US"/>
        </w:rPr>
        <w:t>distribution</w:t>
      </w:r>
      <w:ins w:id="324" w:author="Benjamin Van Doren" w:date="2021-11-29T18:07:00Z">
        <w:r w:rsidR="00C953BE">
          <w:rPr>
            <w:rFonts w:ascii="Arial" w:hAnsi="Arial" w:cs="Arial"/>
            <w:lang w:val="en-US"/>
          </w:rPr>
          <w:t>s</w:t>
        </w:r>
      </w:ins>
      <w:r w:rsidRPr="007F05C5">
        <w:rPr>
          <w:rFonts w:ascii="Arial" w:hAnsi="Arial" w:cs="Arial"/>
          <w:lang w:val="en-US"/>
        </w:rPr>
        <w:t xml:space="preserve"> </w:t>
      </w:r>
      <w:del w:id="325" w:author="Benjamin Van Doren" w:date="2021-11-29T18:07:00Z">
        <w:r w:rsidRPr="007F05C5" w:rsidDel="00C953BE">
          <w:rPr>
            <w:rFonts w:ascii="Arial" w:hAnsi="Arial" w:cs="Arial"/>
            <w:lang w:val="en-US"/>
          </w:rPr>
          <w:delText xml:space="preserve">are also </w:delText>
        </w:r>
      </w:del>
      <w:ins w:id="326" w:author="Benjamin Van Doren" w:date="2021-11-29T18:07:00Z">
        <w:r w:rsidR="00C953BE">
          <w:rPr>
            <w:rFonts w:ascii="Arial" w:hAnsi="Arial" w:cs="Arial"/>
            <w:lang w:val="en-US"/>
          </w:rPr>
          <w:t xml:space="preserve">can be highly </w:t>
        </w:r>
      </w:ins>
      <w:r w:rsidRPr="007F05C5">
        <w:rPr>
          <w:rFonts w:ascii="Arial" w:hAnsi="Arial" w:cs="Arial"/>
          <w:lang w:val="en-US"/>
        </w:rPr>
        <w:t xml:space="preserve">sensitive to warming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{"citationItems":[{"id":"ITEM-1","itemData":{"DOI":"10.1111/j.1461-0248.2005.00824.x","ISSN":"1461023X","abstract":"The first expected symptoms of a climate change-generated biodiversity crisis are range contractions and extinctions at lower elevational and latitudinal limits to species distributions. However, whilst range expansions at high elevations and latitudes have been widely documented, there has been surprisingly little evidence for contractions at warm margins. We show that lower elevational limits for 16 butterfly species in central Spain have risen on average by 212 m (± SE 60) in 30 years, accompanying a 1.3°C rise (equivalent to c. 225 m) in mean annual temperature. These elevational shifts signify an average reduction in habitable area by one-third, with losses of 50-80% projected for the coming century, given maintenance of the species thermal associations. The results suggest that many species have already suffered climate-mediated habitat losses that may threaten their long-term chances of survival. ©2005 Blackwell Publishing Ltd/CNRS.","author":[{"dropping-particle":"","family":"Wilson","given":"Robert J.","non-dropping-particle":"","parse-names":false,"suffix":""},{"dropping-particle":"","family":"Gutiérrez","given":"David","non-dropping-particle":"","parse-names":false,"suffix":""},{"dropping-particle":"","family":"Gutiérrez","given":"Javier","non-dropping-particle":"","parse-names":false,"suffix":""},{"dropping-particle":"","family":"Martínez","given":"David","non-dropping-particle":"","parse-names":false,"suffix":""},{"dropping-particle":"","family":"Agudo","given":"Rosa","non-dropping-particle":"","parse-names":false,"suffix":""},{"dropping-particle":"","family":"Monserrat","given":"Victor J.","non-dropping-particle":"","parse-names":false,"suffix":""}],"container-title":"Ecology Letters","id":"ITEM-1","issue":"11","issued":{"date-parts":[["2005","11","1"]]},"page":"1138-1146","publisher":"John Wiley &amp; Sons, Ltd","title":"Changes to the elevational limits and extent of species ranges associated with climate change","type":"article-journal","volume":"8"},"uris":["http://www.mendeley.com/documents/?uuid=1c6c4a69-1208-36e5-a54e-8762c4281fe3"]}],"mendeley":{"formattedCitation":"(Wilson et al. 2005)","plainTextFormattedCitation":"(Wilson et al. 2005)","previouslyFormattedCitation":"(Wilson et al. 2005)"},"properties":{"noteIndex":0},"schema":"https://github.com/citation-style-language/schema/raw/master/csl-citation.json"}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(Wilson et al. 2005)</w:t>
      </w:r>
      <w:r w:rsidRPr="007F05C5">
        <w:rPr>
          <w:rFonts w:ascii="Arial" w:hAnsi="Arial" w:cs="Arial"/>
          <w:lang w:val="en-US"/>
        </w:rPr>
        <w:fldChar w:fldCharType="end"/>
      </w:r>
      <w:r w:rsidRPr="007F05C5">
        <w:rPr>
          <w:rFonts w:ascii="Arial" w:hAnsi="Arial" w:cs="Arial"/>
          <w:lang w:val="en-US"/>
        </w:rPr>
        <w:t>.</w:t>
      </w:r>
      <w:r w:rsidR="00AF3153">
        <w:rPr>
          <w:rFonts w:ascii="Arial" w:hAnsi="Arial" w:cs="Arial"/>
          <w:lang w:val="en-US"/>
        </w:rPr>
        <w:t xml:space="preserve"> </w:t>
      </w:r>
      <w:r w:rsidR="00D45A0D">
        <w:rPr>
          <w:rFonts w:ascii="Arial" w:hAnsi="Arial" w:cs="Arial"/>
          <w:lang w:val="en-US"/>
        </w:rPr>
        <w:t>Benefit</w:t>
      </w:r>
      <w:r w:rsidR="00F46711">
        <w:rPr>
          <w:rFonts w:ascii="Arial" w:hAnsi="Arial" w:cs="Arial"/>
          <w:lang w:val="en-US"/>
        </w:rPr>
        <w:t>ing</w:t>
      </w:r>
      <w:r w:rsidR="00D45A0D">
        <w:rPr>
          <w:rFonts w:ascii="Arial" w:hAnsi="Arial" w:cs="Arial"/>
          <w:lang w:val="en-US"/>
        </w:rPr>
        <w:t xml:space="preserve"> from the </w:t>
      </w:r>
      <w:r w:rsidR="00D45A0D" w:rsidRPr="00A7086C">
        <w:rPr>
          <w:rFonts w:ascii="Arial" w:hAnsi="Arial" w:cs="Arial"/>
          <w:i/>
          <w:iCs/>
          <w:lang w:val="en-US"/>
          <w:rPrChange w:id="327" w:author="Benjamin Van Doren" w:date="2021-11-29T18:07:00Z">
            <w:rPr>
              <w:rFonts w:ascii="Arial" w:hAnsi="Arial" w:cs="Arial"/>
              <w:lang w:val="en-US"/>
            </w:rPr>
          </w:rPrChange>
        </w:rPr>
        <w:t>Drosophila</w:t>
      </w:r>
      <w:r w:rsidR="00D45A0D">
        <w:rPr>
          <w:rFonts w:ascii="Arial" w:hAnsi="Arial" w:cs="Arial"/>
          <w:lang w:val="en-US"/>
        </w:rPr>
        <w:t xml:space="preserve"> system, we </w:t>
      </w:r>
      <w:del w:id="328" w:author="Benjamin Van Doren" w:date="2021-11-29T18:07:00Z">
        <w:r w:rsidR="00D45A0D" w:rsidDel="00A7086C">
          <w:rPr>
            <w:rFonts w:ascii="Arial" w:hAnsi="Arial" w:cs="Arial"/>
            <w:lang w:val="en-US"/>
          </w:rPr>
          <w:delText>c</w:delText>
        </w:r>
        <w:r w:rsidR="00F46711" w:rsidDel="00A7086C">
          <w:rPr>
            <w:rFonts w:ascii="Arial" w:hAnsi="Arial" w:cs="Arial"/>
            <w:lang w:val="en-US"/>
          </w:rPr>
          <w:delText>ould</w:delText>
        </w:r>
        <w:r w:rsidR="00D45A0D" w:rsidDel="00A7086C">
          <w:rPr>
            <w:rFonts w:ascii="Arial" w:hAnsi="Arial" w:cs="Arial"/>
            <w:lang w:val="en-US"/>
          </w:rPr>
          <w:delText xml:space="preserve"> </w:delText>
        </w:r>
      </w:del>
      <w:r w:rsidR="00D45A0D">
        <w:rPr>
          <w:rFonts w:ascii="Arial" w:hAnsi="Arial" w:cs="Arial"/>
          <w:lang w:val="en-US"/>
        </w:rPr>
        <w:t>examine</w:t>
      </w:r>
      <w:ins w:id="329" w:author="Benjamin Van Doren" w:date="2021-11-29T18:07:00Z">
        <w:r w:rsidR="00A7086C">
          <w:rPr>
            <w:rFonts w:ascii="Arial" w:hAnsi="Arial" w:cs="Arial"/>
            <w:lang w:val="en-US"/>
          </w:rPr>
          <w:t>d</w:t>
        </w:r>
      </w:ins>
      <w:r w:rsidR="00D45A0D">
        <w:rPr>
          <w:rFonts w:ascii="Arial" w:hAnsi="Arial" w:cs="Arial"/>
          <w:lang w:val="en-US"/>
        </w:rPr>
        <w:t xml:space="preserve"> the roles of both abiotic (temperature) and biotic factors </w:t>
      </w:r>
      <w:r w:rsidR="00F46711">
        <w:rPr>
          <w:rFonts w:ascii="Arial" w:hAnsi="Arial" w:cs="Arial"/>
          <w:lang w:val="en-US"/>
        </w:rPr>
        <w:t>as</w:t>
      </w:r>
      <w:r w:rsidR="00D45A0D">
        <w:rPr>
          <w:rFonts w:ascii="Arial" w:hAnsi="Arial" w:cs="Arial"/>
          <w:lang w:val="en-US"/>
        </w:rPr>
        <w:t xml:space="preserve"> </w:t>
      </w:r>
      <w:r w:rsidR="00F46711">
        <w:rPr>
          <w:rFonts w:ascii="Arial" w:hAnsi="Arial" w:cs="Arial"/>
          <w:lang w:val="en-US"/>
        </w:rPr>
        <w:t>direct determinants</w:t>
      </w:r>
      <w:r w:rsidR="00D45A0D">
        <w:rPr>
          <w:rFonts w:ascii="Arial" w:hAnsi="Arial" w:cs="Arial"/>
          <w:lang w:val="en-US"/>
        </w:rPr>
        <w:t xml:space="preserve"> of species</w:t>
      </w:r>
      <w:r w:rsidR="00F46711">
        <w:rPr>
          <w:rFonts w:ascii="Arial" w:hAnsi="Arial" w:cs="Arial"/>
          <w:lang w:val="en-US"/>
        </w:rPr>
        <w:t xml:space="preserve"> abundance</w:t>
      </w:r>
      <w:r w:rsidR="00D45A0D">
        <w:rPr>
          <w:rFonts w:ascii="Arial" w:hAnsi="Arial" w:cs="Arial"/>
          <w:lang w:val="en-US"/>
        </w:rPr>
        <w:t xml:space="preserve"> a</w:t>
      </w:r>
      <w:r w:rsidR="00F46711">
        <w:rPr>
          <w:rFonts w:ascii="Arial" w:hAnsi="Arial" w:cs="Arial"/>
          <w:lang w:val="en-US"/>
        </w:rPr>
        <w:t>long</w:t>
      </w:r>
      <w:r w:rsidR="00D45A0D">
        <w:rPr>
          <w:rFonts w:ascii="Arial" w:hAnsi="Arial" w:cs="Arial"/>
          <w:lang w:val="en-US"/>
        </w:rPr>
        <w:t xml:space="preserve"> </w:t>
      </w:r>
      <w:ins w:id="330" w:author="Benjamin Van Doren" w:date="2021-11-29T18:07:00Z">
        <w:r w:rsidR="00875A14">
          <w:rPr>
            <w:rFonts w:ascii="Arial" w:hAnsi="Arial" w:cs="Arial"/>
            <w:lang w:val="en-US"/>
          </w:rPr>
          <w:t xml:space="preserve">an </w:t>
        </w:r>
      </w:ins>
      <w:r w:rsidR="00D45A0D">
        <w:rPr>
          <w:rFonts w:ascii="Arial" w:hAnsi="Arial" w:cs="Arial"/>
          <w:lang w:val="en-US"/>
        </w:rPr>
        <w:t>environmental gradient</w:t>
      </w:r>
      <w:del w:id="331" w:author="Benjamin Van Doren" w:date="2021-11-29T18:07:00Z">
        <w:r w:rsidR="00837EBC" w:rsidDel="00875A14">
          <w:rPr>
            <w:rFonts w:ascii="Arial" w:hAnsi="Arial" w:cs="Arial"/>
            <w:lang w:val="en-US"/>
          </w:rPr>
          <w:delText>s</w:delText>
        </w:r>
      </w:del>
      <w:r w:rsidR="00D45A0D">
        <w:rPr>
          <w:rFonts w:ascii="Arial" w:hAnsi="Arial" w:cs="Arial"/>
          <w:lang w:val="en-US"/>
        </w:rPr>
        <w:t>.</w:t>
      </w:r>
      <w:r w:rsidR="0084003C">
        <w:rPr>
          <w:rFonts w:ascii="Arial" w:hAnsi="Arial" w:cs="Arial"/>
          <w:lang w:val="en-US"/>
        </w:rPr>
        <w:t xml:space="preserve"> </w:t>
      </w:r>
      <w:r w:rsidR="0084003C" w:rsidRPr="007F05C5">
        <w:rPr>
          <w:rFonts w:ascii="Arial" w:hAnsi="Arial" w:cs="Arial"/>
          <w:lang w:val="en-US"/>
        </w:rPr>
        <w:t>The generality of th</w:t>
      </w:r>
      <w:r w:rsidR="00D15550">
        <w:rPr>
          <w:rFonts w:ascii="Arial" w:hAnsi="Arial" w:cs="Arial"/>
          <w:lang w:val="en-US"/>
        </w:rPr>
        <w:t>is</w:t>
      </w:r>
      <w:r w:rsidR="0084003C" w:rsidRPr="007F05C5">
        <w:rPr>
          <w:rFonts w:ascii="Arial" w:hAnsi="Arial" w:cs="Arial"/>
          <w:lang w:val="en-US"/>
        </w:rPr>
        <w:t xml:space="preserve"> relationship is essential to realistically estimate the magnitude of the impact of warming on tropical species.</w:t>
      </w:r>
      <w:r w:rsidR="00D45A0D">
        <w:rPr>
          <w:rFonts w:ascii="Arial" w:hAnsi="Arial" w:cs="Arial"/>
          <w:lang w:val="en-US"/>
        </w:rPr>
        <w:t xml:space="preserve"> Our case study </w:t>
      </w:r>
      <w:r w:rsidR="00FB47C3">
        <w:rPr>
          <w:rFonts w:ascii="Arial" w:hAnsi="Arial" w:cs="Arial"/>
          <w:lang w:val="en-US"/>
        </w:rPr>
        <w:t>emphasize</w:t>
      </w:r>
      <w:r w:rsidR="00AF3153">
        <w:rPr>
          <w:rFonts w:ascii="Arial" w:hAnsi="Arial" w:cs="Arial"/>
          <w:lang w:val="en-US"/>
        </w:rPr>
        <w:t>s</w:t>
      </w:r>
      <w:r w:rsidR="00FB47C3">
        <w:rPr>
          <w:rFonts w:ascii="Arial" w:hAnsi="Arial" w:cs="Arial"/>
          <w:lang w:val="en-US"/>
        </w:rPr>
        <w:t xml:space="preserve"> </w:t>
      </w:r>
      <w:del w:id="332" w:author="Benjamin Van Doren" w:date="2021-11-29T18:08:00Z">
        <w:r w:rsidR="00FB47C3" w:rsidDel="008E449D">
          <w:rPr>
            <w:rFonts w:ascii="Arial" w:hAnsi="Arial" w:cs="Arial"/>
            <w:lang w:val="en-US"/>
          </w:rPr>
          <w:delText xml:space="preserve">the </w:delText>
        </w:r>
      </w:del>
      <w:r w:rsidR="00FB47C3">
        <w:rPr>
          <w:rFonts w:ascii="Arial" w:hAnsi="Arial" w:cs="Arial"/>
          <w:lang w:val="en-US"/>
        </w:rPr>
        <w:t>environmental sorting</w:t>
      </w:r>
      <w:r w:rsidR="00AF3153">
        <w:rPr>
          <w:rFonts w:ascii="Arial" w:hAnsi="Arial" w:cs="Arial"/>
          <w:lang w:val="en-US"/>
        </w:rPr>
        <w:t xml:space="preserve"> by </w:t>
      </w:r>
      <w:del w:id="333" w:author="Benjamin Van Doren" w:date="2021-11-29T18:08:00Z">
        <w:r w:rsidR="00837EBC" w:rsidDel="008E449D">
          <w:rPr>
            <w:rFonts w:ascii="Arial" w:hAnsi="Arial" w:cs="Arial"/>
            <w:lang w:val="en-US"/>
          </w:rPr>
          <w:delText xml:space="preserve">the </w:delText>
        </w:r>
      </w:del>
      <w:r w:rsidR="00AF3153">
        <w:rPr>
          <w:rFonts w:ascii="Arial" w:hAnsi="Arial" w:cs="Arial"/>
          <w:lang w:val="en-US"/>
        </w:rPr>
        <w:t xml:space="preserve">daily </w:t>
      </w:r>
      <w:r w:rsidR="001271E7">
        <w:rPr>
          <w:rFonts w:ascii="Arial" w:hAnsi="Arial" w:cs="Arial"/>
          <w:lang w:val="en-US"/>
        </w:rPr>
        <w:t>high</w:t>
      </w:r>
      <w:r w:rsidR="00AF3153">
        <w:rPr>
          <w:rFonts w:ascii="Arial" w:hAnsi="Arial" w:cs="Arial"/>
          <w:lang w:val="en-US"/>
        </w:rPr>
        <w:t xml:space="preserve"> temperature</w:t>
      </w:r>
      <w:r w:rsidR="00FB47C3">
        <w:rPr>
          <w:rFonts w:ascii="Arial" w:hAnsi="Arial" w:cs="Arial"/>
          <w:lang w:val="en-US"/>
        </w:rPr>
        <w:t xml:space="preserve"> </w:t>
      </w:r>
      <w:del w:id="334" w:author="Benjamin Van Doren" w:date="2021-11-29T18:08:00Z">
        <w:r w:rsidR="00AF3153" w:rsidDel="008E449D">
          <w:rPr>
            <w:rFonts w:ascii="Arial" w:hAnsi="Arial" w:cs="Arial"/>
            <w:lang w:val="en-US"/>
          </w:rPr>
          <w:delText>at</w:delText>
        </w:r>
        <w:r w:rsidR="00FB47C3" w:rsidDel="008E449D">
          <w:rPr>
            <w:rFonts w:ascii="Arial" w:hAnsi="Arial" w:cs="Arial"/>
            <w:lang w:val="en-US"/>
          </w:rPr>
          <w:delText xml:space="preserve"> </w:delText>
        </w:r>
      </w:del>
      <w:ins w:id="335" w:author="Benjamin Van Doren" w:date="2021-11-29T18:08:00Z">
        <w:r w:rsidR="008E449D">
          <w:rPr>
            <w:rFonts w:ascii="Arial" w:hAnsi="Arial" w:cs="Arial"/>
            <w:lang w:val="en-US"/>
          </w:rPr>
          <w:t xml:space="preserve">in a </w:t>
        </w:r>
      </w:ins>
      <w:r w:rsidR="00FB47C3">
        <w:rPr>
          <w:rFonts w:ascii="Arial" w:hAnsi="Arial" w:cs="Arial"/>
          <w:lang w:val="en-US"/>
        </w:rPr>
        <w:t>tropical lowland</w:t>
      </w:r>
      <w:r w:rsidR="00AF3153">
        <w:rPr>
          <w:rFonts w:ascii="Arial" w:hAnsi="Arial" w:cs="Arial"/>
          <w:lang w:val="en-US"/>
        </w:rPr>
        <w:t xml:space="preserve">, </w:t>
      </w:r>
      <w:r w:rsidR="00FB47C3">
        <w:rPr>
          <w:rFonts w:ascii="Arial" w:hAnsi="Arial" w:cs="Arial"/>
          <w:lang w:val="en-US"/>
        </w:rPr>
        <w:t xml:space="preserve">highlighting the vulnerability </w:t>
      </w:r>
      <w:ins w:id="336" w:author="Benjamin Van Doren" w:date="2021-11-29T18:08:00Z">
        <w:r w:rsidR="008E449D">
          <w:rPr>
            <w:rFonts w:ascii="Arial" w:hAnsi="Arial" w:cs="Arial"/>
            <w:lang w:val="en-US"/>
          </w:rPr>
          <w:t xml:space="preserve">of species </w:t>
        </w:r>
      </w:ins>
      <w:r w:rsidR="00FB47C3">
        <w:rPr>
          <w:rFonts w:ascii="Arial" w:hAnsi="Arial" w:cs="Arial"/>
          <w:lang w:val="en-US"/>
        </w:rPr>
        <w:t>to increasing temperature</w:t>
      </w:r>
      <w:ins w:id="337" w:author="Benjamin Van Doren" w:date="2021-11-29T18:08:00Z">
        <w:r w:rsidR="008E449D">
          <w:rPr>
            <w:rFonts w:ascii="Arial" w:hAnsi="Arial" w:cs="Arial"/>
            <w:lang w:val="en-US"/>
          </w:rPr>
          <w:t>s</w:t>
        </w:r>
      </w:ins>
      <w:r w:rsidR="00FB47C3">
        <w:rPr>
          <w:rFonts w:ascii="Arial" w:hAnsi="Arial" w:cs="Arial"/>
          <w:lang w:val="en-US"/>
        </w:rPr>
        <w:t xml:space="preserve"> and extremes given the limited evolutionary potential of upper thermal limits. </w:t>
      </w:r>
      <w:r w:rsidR="00837EBC" w:rsidRPr="00837EBC">
        <w:rPr>
          <w:rFonts w:ascii="Arial" w:hAnsi="Arial" w:cs="Arial"/>
          <w:lang w:val="en-US"/>
        </w:rPr>
        <w:t>The long-standing understanding of the relative contribution of abiotic and biotic factors in determining distribution need</w:t>
      </w:r>
      <w:ins w:id="338" w:author="Benjamin Van Doren" w:date="2021-11-29T18:08:00Z">
        <w:r w:rsidR="008C5DD5">
          <w:rPr>
            <w:rFonts w:ascii="Arial" w:hAnsi="Arial" w:cs="Arial"/>
            <w:lang w:val="en-US"/>
          </w:rPr>
          <w:t>s</w:t>
        </w:r>
      </w:ins>
      <w:r w:rsidR="00837EBC" w:rsidRPr="00837EBC">
        <w:rPr>
          <w:rFonts w:ascii="Arial" w:hAnsi="Arial" w:cs="Arial"/>
          <w:lang w:val="en-US"/>
        </w:rPr>
        <w:t xml:space="preserve"> to </w:t>
      </w:r>
      <w:ins w:id="339" w:author="Benjamin Van Doren" w:date="2021-11-29T18:08:00Z">
        <w:r w:rsidR="008C5DD5">
          <w:rPr>
            <w:rFonts w:ascii="Arial" w:hAnsi="Arial" w:cs="Arial"/>
            <w:lang w:val="en-US"/>
          </w:rPr>
          <w:t xml:space="preserve">be </w:t>
        </w:r>
      </w:ins>
      <w:r w:rsidR="00837EBC" w:rsidRPr="00837EBC">
        <w:rPr>
          <w:rFonts w:ascii="Arial" w:hAnsi="Arial" w:cs="Arial"/>
          <w:lang w:val="en-US"/>
        </w:rPr>
        <w:t>update</w:t>
      </w:r>
      <w:ins w:id="340" w:author="Benjamin Van Doren" w:date="2021-11-29T18:08:00Z">
        <w:r w:rsidR="008C5DD5">
          <w:rPr>
            <w:rFonts w:ascii="Arial" w:hAnsi="Arial" w:cs="Arial"/>
            <w:lang w:val="en-US"/>
          </w:rPr>
          <w:t>d</w:t>
        </w:r>
      </w:ins>
      <w:r w:rsidR="00837EBC" w:rsidRPr="00837EBC">
        <w:rPr>
          <w:rFonts w:ascii="Arial" w:hAnsi="Arial" w:cs="Arial"/>
          <w:lang w:val="en-US"/>
        </w:rPr>
        <w:t xml:space="preserve"> with the recognition of regional difference</w:t>
      </w:r>
      <w:ins w:id="341" w:author="Benjamin Van Doren" w:date="2021-11-29T18:08:00Z">
        <w:r w:rsidR="008C5DD5">
          <w:rPr>
            <w:rFonts w:ascii="Arial" w:hAnsi="Arial" w:cs="Arial"/>
            <w:lang w:val="en-US"/>
          </w:rPr>
          <w:t>s</w:t>
        </w:r>
      </w:ins>
      <w:r w:rsidR="00837EBC" w:rsidRPr="00837EBC">
        <w:rPr>
          <w:rFonts w:ascii="Arial" w:hAnsi="Arial" w:cs="Arial"/>
          <w:lang w:val="en-US"/>
        </w:rPr>
        <w:t xml:space="preserve"> and standardized methods to measure traits.</w:t>
      </w:r>
      <w:r w:rsidR="00A9310E">
        <w:rPr>
          <w:rFonts w:ascii="Arial" w:hAnsi="Arial" w:cs="Arial"/>
          <w:lang w:val="en-US"/>
        </w:rPr>
        <w:t xml:space="preserve"> </w:t>
      </w:r>
      <w:r w:rsidR="0084003C">
        <w:rPr>
          <w:rFonts w:ascii="Arial" w:hAnsi="Arial" w:cs="Arial"/>
          <w:lang w:val="en-US"/>
        </w:rPr>
        <w:t>T</w:t>
      </w:r>
      <w:r w:rsidR="00BC6304">
        <w:rPr>
          <w:rFonts w:ascii="Arial" w:hAnsi="Arial" w:cs="Arial"/>
          <w:lang w:val="en-US"/>
        </w:rPr>
        <w:t>he t</w:t>
      </w:r>
      <w:r w:rsidR="0084003C">
        <w:rPr>
          <w:rFonts w:ascii="Arial" w:hAnsi="Arial" w:cs="Arial"/>
          <w:lang w:val="en-US"/>
        </w:rPr>
        <w:t xml:space="preserve">ropics host a </w:t>
      </w:r>
      <w:r w:rsidR="00837EBC">
        <w:rPr>
          <w:rFonts w:ascii="Arial" w:hAnsi="Arial" w:cs="Arial"/>
          <w:lang w:val="en-US"/>
        </w:rPr>
        <w:t>broad</w:t>
      </w:r>
      <w:r w:rsidR="0084003C">
        <w:rPr>
          <w:rFonts w:ascii="Arial" w:hAnsi="Arial" w:cs="Arial"/>
          <w:lang w:val="en-US"/>
        </w:rPr>
        <w:t xml:space="preserve"> suit</w:t>
      </w:r>
      <w:r w:rsidR="00837EBC">
        <w:rPr>
          <w:rFonts w:ascii="Arial" w:hAnsi="Arial" w:cs="Arial"/>
          <w:lang w:val="en-US"/>
        </w:rPr>
        <w:t>e</w:t>
      </w:r>
      <w:r w:rsidR="0084003C">
        <w:rPr>
          <w:rFonts w:ascii="Arial" w:hAnsi="Arial" w:cs="Arial"/>
          <w:lang w:val="en-US"/>
        </w:rPr>
        <w:t xml:space="preserve"> of endemic species</w:t>
      </w:r>
      <w:r w:rsidR="00E34263">
        <w:rPr>
          <w:rFonts w:ascii="Arial" w:hAnsi="Arial" w:cs="Arial"/>
          <w:lang w:val="en-US"/>
        </w:rPr>
        <w:t xml:space="preserve"> </w:t>
      </w:r>
      <w:r w:rsidR="00E34263">
        <w:rPr>
          <w:rFonts w:ascii="Arial" w:hAnsi="Arial" w:cs="Arial"/>
          <w:lang w:val="en-US"/>
        </w:rPr>
        <w:fldChar w:fldCharType="begin" w:fldLock="1"/>
      </w:r>
      <w:r w:rsidR="00F76624">
        <w:rPr>
          <w:rFonts w:ascii="Arial" w:hAnsi="Arial" w:cs="Arial"/>
          <w:lang w:val="en-US"/>
        </w:rPr>
        <w:instrText>ADDIN CSL_CITATION {"citationItems":[{"id":"ITEM-1","itemData":{"DOI":"10.1016/j.biocon.2010.10.010","ISSN":"00063207","abstract":"Tropical species with narrow elevational ranges may be thermally specialized and vulnerable to global warming. Local studies of distributions along elevational gradients reveal small-scale patterns but do not allow generalizations among geographic regions or taxa. We critically assessed data from 249 studies of species elevational distributions in the American, African, and Asia-Pacific tropics. Of these, 150 had sufficient data quality, sampling intensity, elevational range, and freedom from serious habitat disturbance to permit robust across-study comparisons. We found four main patterns: (1) species classified as elevational specialists (upper- or lower-zone specialists) are relatively more frequent in the American than Asia-Pacific tropics, with African tropics being intermediate; (2) elevational specialists are rare on islands, especially oceanic and smaller continental islands, largely due to a paucity of upper-zone specialists; (3) a relatively high proportion of plants and ectothermic vertebrates (amphibians and reptiles) are upper-zone specialists; and (4) relatively few endothermic vertebrates (birds and mammals) are upper-zone specialists. Understanding these broad-scale trends will help identify taxa and geographic regions vulnerable to global warming and highlight future research priorities. © 2010 Elsevier Ltd.","author":[{"dropping-particle":"","family":"Laurance","given":"William F.","non-dropping-particle":"","parse-names":false,"suffix":""},{"dropping-particle":"","family":"Carolina Useche","given":"D.","non-dropping-particle":"","parse-names":false,"suffix":""},{"dropping-particle":"","family":"Shoo","given":"Luke P.","non-dropping-particle":"","parse-names":false,"suffix":""},{"dropping-particle":"","family":"Herzog","given":"Sebastian K.","non-dropping-particle":"","parse-names":false,"suffix":""},{"dropping-particle":"","family":"Kessler","given":"Michael","non-dropping-particle":"","parse-names":false,"suffix":""},{"dropping-particle":"","family":"Escobar","given":"Federico","non-dropping-particle":"","parse-names":false,"suffix":""},{"dropping-particle":"","family":"Brehm","given":"Gunnar","non-dropping-particle":"","parse-names":false,"suffix":""},{"dropping-particle":"","family":"Axmacher","given":"Jan C.","non-dropping-particle":"","parse-names":false,"suffix":""},{"dropping-particle":"","family":"Chen","given":"I. Ching","non-dropping-particle":"","parse-names":false,"suffix":""},{"dropping-particle":"","family":"Gámez","given":"Lucrecia Arellano","non-dropping-particle":"","parse-names":false,"suffix":""},{"dropping-particle":"","family":"Hietz","given":"Peter","non-dropping-particle":"","parse-names":false,"suffix":""},{"dropping-particle":"","family":"Fiedler","given":"Konrad","non-dropping-particle":"","parse-names":false,"suffix":""},{"dropping-particle":"","family":"Pyrcz","given":"Tomasz","non-dropping-particle":"","parse-names":false,"suffix":""},{"dropping-particle":"","family":"Wolf","given":"Jan","non-dropping-particle":"","parse-names":false,"suffix":""},{"dropping-particle":"","family":"Merkord","given":"Christopher L.","non-dropping-particle":"","parse-names":false,"suffix":""},{"dropping-particle":"","family":"Cardelus","given":"Catherine","non-dropping-particle":"","parse-names":false,"suffix":""},{"dropping-particle":"","family":"Marshall","given":"Andrew R.","non-dropping-particle":"","parse-names":false,"suffix":""},{"dropping-particle":"","family":"Ah-Peng","given":"Claudine","non-dropping-particle":"","parse-names":false,"suffix":""},{"dropping-particle":"","family":"Aplet","given":"Gregory H.","non-dropping-particle":"","parse-names":false,"suffix":""},{"dropping-particle":"","family":"Coro Arizmendi","given":"M.","non-dropping-particle":"del","parse-names":false,"suffix":""},{"dropping-particle":"","family":"Baker","given":"William J.","non-dropping-particle":"","parse-names":false,"suffix":""},{"dropping-particle":"","family":"Barone","given":"John","non-dropping-particle":"","parse-names":false,"suffix":""},{"dropping-particle":"","family":"Brühl","given":"Carsten A.","non-dropping-particle":"","parse-names":false,"suffix":""},{"dropping-particle":"","family":"Bussmann","given":"Rainer W.","non-dropping-particle":"","parse-names":false,"suffix":""},{"dropping-particle":"","family":"Cicuzza","given":"Daniele","non-dropping-particle":"","parse-names":false,"suffix":""},{"dropping-particle":"","family":"Eilu","given":"Gerald","non-dropping-particle":"","parse-names":false,"suffix":""},{"dropping-particle":"","family":"Favila","given":"Mario E.","non-dropping-particle":"","parse-names":false,"suffix":""},{"dropping-particle":"","family":"Hemp","given":"Andreas","non-dropping-particle":"","parse-names":false,"suffix":""},{"dropping-particle":"","family":"Hemp","given":"Claudia","non-dropping-particle":"","parse-names":false,"suffix":""},{"dropping-particle":"","family":"Homeier","given":"Jürgen","non-dropping-particle":"","parse-names":false,"suffix":""},{"dropping-particle":"","family":"Hurtado","given":"Johanna","non-dropping-particle":"","parse-names":false,"suffix":""},{"dropping-particle":"","family":"Jankowski","given":"Jill","non-dropping-particle":"","parse-names":false,"suffix":""},{"dropping-particle":"","family":"Kattán","given":"Gustavo","non-dropping-particle":"","parse-names":false,"suffix":""},{"dropping-particle":"","family":"Kluge","given":"Jürgen","non-dropping-particle":"","parse-names":false,"suffix":""},{"dropping-particle":"","family":"Krömer","given":"Thorsten","non-dropping-particle":"","parse-names":false,"suffix":""},{"dropping-particle":"","family":"Lees","given":"David C.","non-dropping-particle":"","parse-names":false,"suffix":""},{"dropping-particle":"","family":"Lehnert","given":"Marcus","non-dropping-particle":"","parse-names":false,"suffix":""},{"dropping-particle":"","family":"Longino","given":"John T.","non-dropping-particle":"","parse-names":false,"suffix":""},{"dropping-particle":"","family":"Lovett","given":"Jon","non-dropping-particle":"","parse-names":false,"suffix":""},{"dropping-particle":"","family":"Martin","given":"Patrick H.","non-dropping-particle":"","parse-names":false,"suffix":""},{"dropping-particle":"","family":"Patterson","given":"Bruce D.","non-dropping-particle":"","parse-names":false,"suffix":""},{"dropping-particle":"","family":"Pearson","given":"Richard G.","non-dropping-particle":"","parse-names":false,"suffix":""},{"dropping-particle":"","family":"Peh","given":"Kelvin S.H.","non-dropping-particle":"","parse-names":false,"suffix":""},{"dropping-particle":"","family":"Richardson","given":"Barbara","non-dropping-particle":"","parse-names":false,"suffix":""},{"dropping-particle":"","family":"Richardson","given":"Michael","non-dropping-particle":"","parse-names":false,"suffix":""},{"dropping-particle":"","family":"Samways","given":"Michael J.","non-dropping-particle":"","parse-names":false,"suffix":""},{"dropping-particle":"","family":"Senbeta","given":"Feyera","non-dropping-particle":"","parse-names":false,"suffix":""},{"dropping-particle":"","family":"Smith","given":"Thomas B.","non-dropping-particle":"","parse-names":false,"suffix":""},{"dropping-particle":"","family":"Utteridge","given":"Timothy M.A.","non-dropping-particle":"","parse-names":false,"suffix":""},{"dropping-particle":"","family":"Watkins","given":"James E.","non-dropping-particle":"","parse-names":false,"suffix":""},{"dropping-particle":"","family":"Wilson","given":"Rohan","non-dropping-particle":"","parse-names":false,"suffix":""},{"dropping-particle":"","family":"Williams","given":"Stephen E.","non-dropping-particle":"","parse-names":false,"suffix":""},{"dropping-particle":"","family":"Thomas","given":"Chris D.","non-dropping-particle":"","parse-names":false,"suffix":""}],"container-title":"Biological Conservation","id":"ITEM-1","issue":"1","issued":{"date-parts":[["2011","1","1"]]},"page":"548-557","publisher":"Elsevier Ltd","title":"Global warming, elevational ranges and the vulnerability of tropical biota","type":"article-journal","volume":"144"},"uris":["http://www.mendeley.com/documents/?uuid=8c5d3b7f-87e3-3116-ba2b-7a49d246d9c9"]}],"mendeley":{"formattedCitation":"(Laurance et al. 2011)","plainTextFormattedCitation":"(Laurance et al. 2011)","previouslyFormattedCitation":"(Laurance et al. 2011)"},"properties":{"noteIndex":0},"schema":"https://github.com/citation-style-language/schema/raw/master/csl-citation.json"}</w:instrText>
      </w:r>
      <w:r w:rsidR="00E34263">
        <w:rPr>
          <w:rFonts w:ascii="Arial" w:hAnsi="Arial" w:cs="Arial"/>
          <w:lang w:val="en-US"/>
        </w:rPr>
        <w:fldChar w:fldCharType="separate"/>
      </w:r>
      <w:r w:rsidR="00E34263" w:rsidRPr="00E34263">
        <w:rPr>
          <w:rFonts w:ascii="Arial" w:hAnsi="Arial" w:cs="Arial"/>
          <w:noProof/>
          <w:lang w:val="en-US"/>
        </w:rPr>
        <w:t>(Laurance et al. 2011)</w:t>
      </w:r>
      <w:r w:rsidR="00E34263">
        <w:rPr>
          <w:rFonts w:ascii="Arial" w:hAnsi="Arial" w:cs="Arial"/>
          <w:lang w:val="en-US"/>
        </w:rPr>
        <w:fldChar w:fldCharType="end"/>
      </w:r>
      <w:ins w:id="342" w:author="Benjamin Van Doren" w:date="2021-11-29T18:08:00Z">
        <w:r w:rsidR="008C5DD5">
          <w:rPr>
            <w:rFonts w:ascii="Arial" w:hAnsi="Arial" w:cs="Arial"/>
            <w:lang w:val="en-US"/>
          </w:rPr>
          <w:t xml:space="preserve"> and </w:t>
        </w:r>
      </w:ins>
      <w:del w:id="343" w:author="Benjamin Van Doren" w:date="2021-11-29T18:08:00Z">
        <w:r w:rsidR="00837EBC" w:rsidDel="008C5DD5">
          <w:rPr>
            <w:rFonts w:ascii="Arial" w:hAnsi="Arial" w:cs="Arial"/>
            <w:lang w:val="en-US"/>
          </w:rPr>
          <w:delText>. T</w:delText>
        </w:r>
      </w:del>
      <w:ins w:id="344" w:author="Benjamin Van Doren" w:date="2021-11-29T18:08:00Z">
        <w:r w:rsidR="008C5DD5">
          <w:rPr>
            <w:rFonts w:ascii="Arial" w:hAnsi="Arial" w:cs="Arial"/>
            <w:lang w:val="en-US"/>
          </w:rPr>
          <w:t>t</w:t>
        </w:r>
      </w:ins>
      <w:r w:rsidR="0084003C">
        <w:rPr>
          <w:rFonts w:ascii="Arial" w:hAnsi="Arial" w:cs="Arial"/>
          <w:lang w:val="en-US"/>
        </w:rPr>
        <w:t>ropical insects are essential to the delivery of key ecosystem functions of tropical forests</w:t>
      </w:r>
      <w:r w:rsidR="00E34263">
        <w:rPr>
          <w:rFonts w:ascii="Arial" w:hAnsi="Arial" w:cs="Arial"/>
          <w:lang w:val="en-US"/>
        </w:rPr>
        <w:t xml:space="preserve"> </w:t>
      </w:r>
      <w:r w:rsidR="00F76624">
        <w:rPr>
          <w:rFonts w:ascii="Arial" w:hAnsi="Arial" w:cs="Arial"/>
          <w:lang w:val="en-US"/>
        </w:rPr>
        <w:fldChar w:fldCharType="begin" w:fldLock="1"/>
      </w:r>
      <w:r w:rsidR="00687F5B">
        <w:rPr>
          <w:rFonts w:ascii="Arial" w:hAnsi="Arial" w:cs="Arial"/>
          <w:lang w:val="en-US"/>
        </w:rPr>
        <w:instrText>ADDIN CSL_CITATION {"citationItems":[{"id":"ITEM-1","itemData":{"DOI":"10.1016/j.cois.2020.05.016","ISSN":"22145753","PMID":"32563991","abstract":"Tropical insects are astonishingly diverse and abundant yet receive only marginal scientific attention. In natural tropical settings, insects are involved in regulating and supporting ecosystem services including seed dispersal, pollination, organic matter decomposition, nutrient cycling, herbivory, food webs and water quality, which in turn help fulfill UN Sustainable Development Goals (SDGs). Current and future global changes that affect insect diversity and distribution could disrupt key ecosystem services and impose important threats on ecosystems and human well-being. A significant increase in our knowledge of tropical insect roles in ecosystem processes is thus vital to ensure sustainable development on a rapidly changing planet.","author":[{"dropping-particle":"","family":"Crespo-Pérez","given":"Verónica","non-dropping-particle":"","parse-names":false,"suffix":""},{"dropping-particle":"","family":"Kazakou","given":"Elena","non-dropping-particle":"","parse-names":false,"suffix":""},{"dropping-particle":"","family":"Roubik","given":"David W.","non-dropping-particle":"","parse-names":false,"suffix":""},{"dropping-particle":"","family":"Cárdenas","given":"Rafael E.","non-dropping-particle":"","parse-names":false,"suffix":""}],"container-title":"Current Opinion in Insect Science","id":"ITEM-1","issued":{"date-parts":[["2020","8","1"]]},"page":"31-38","publisher":"Elsevier Inc.","title":"The importance of insects on land and in water: a tropical view","type":"article","volume":"40"},"uris":["http://www.mendeley.com/documents/?uuid=1aad99b7-2d5f-3ec8-a975-1ee0604090e9"]}],"mendeley":{"formattedCitation":"(Crespo-Pérez et al. 2020)","plainTextFormattedCitation":"(Crespo-Pérez et al. 2020)","previouslyFormattedCitation":"(Crespo-Pérez et al. 2020)"},"properties":{"noteIndex":0},"schema":"https://github.com/citation-style-language/schema/raw/master/csl-citation.json"}</w:instrText>
      </w:r>
      <w:r w:rsidR="00F76624">
        <w:rPr>
          <w:rFonts w:ascii="Arial" w:hAnsi="Arial" w:cs="Arial"/>
          <w:lang w:val="en-US"/>
        </w:rPr>
        <w:fldChar w:fldCharType="separate"/>
      </w:r>
      <w:r w:rsidR="00F76624" w:rsidRPr="00F76624">
        <w:rPr>
          <w:rFonts w:ascii="Arial" w:hAnsi="Arial" w:cs="Arial"/>
          <w:noProof/>
          <w:lang w:val="en-US"/>
        </w:rPr>
        <w:t>(Crespo-Pérez et al. 2020)</w:t>
      </w:r>
      <w:r w:rsidR="00F76624">
        <w:rPr>
          <w:rFonts w:ascii="Arial" w:hAnsi="Arial" w:cs="Arial"/>
          <w:lang w:val="en-US"/>
        </w:rPr>
        <w:fldChar w:fldCharType="end"/>
      </w:r>
      <w:r w:rsidR="0084003C">
        <w:rPr>
          <w:rFonts w:ascii="Arial" w:hAnsi="Arial" w:cs="Arial"/>
          <w:lang w:val="en-US"/>
        </w:rPr>
        <w:t>. Predicting their thermal sensitivity</w:t>
      </w:r>
      <w:r w:rsidR="001B6BF7">
        <w:rPr>
          <w:rFonts w:ascii="Arial" w:hAnsi="Arial" w:cs="Arial"/>
          <w:lang w:val="en-US"/>
        </w:rPr>
        <w:t xml:space="preserve"> to climate change</w:t>
      </w:r>
      <w:r w:rsidR="0084003C">
        <w:rPr>
          <w:rFonts w:ascii="Arial" w:hAnsi="Arial" w:cs="Arial"/>
          <w:lang w:val="en-US"/>
        </w:rPr>
        <w:t xml:space="preserve"> is urgent</w:t>
      </w:r>
      <w:r w:rsidR="00A6312F">
        <w:rPr>
          <w:rFonts w:ascii="Arial" w:hAnsi="Arial" w:cs="Arial"/>
          <w:lang w:val="en-US"/>
        </w:rPr>
        <w:t>ly</w:t>
      </w:r>
      <w:r w:rsidR="0084003C">
        <w:rPr>
          <w:rFonts w:ascii="Arial" w:hAnsi="Arial" w:cs="Arial"/>
          <w:lang w:val="en-US"/>
        </w:rPr>
        <w:t xml:space="preserve"> important</w:t>
      </w:r>
      <w:ins w:id="345" w:author="Benjamin Van Doren" w:date="2021-11-29T18:09:00Z">
        <w:r w:rsidR="008C5DD5">
          <w:rPr>
            <w:rFonts w:ascii="Arial" w:hAnsi="Arial" w:cs="Arial"/>
            <w:lang w:val="en-US"/>
          </w:rPr>
          <w:t>,</w:t>
        </w:r>
      </w:ins>
      <w:del w:id="346" w:author="Benjamin Van Doren" w:date="2021-11-29T18:09:00Z">
        <w:r w:rsidR="0084003C" w:rsidDel="008C5DD5">
          <w:rPr>
            <w:rFonts w:ascii="Arial" w:hAnsi="Arial" w:cs="Arial"/>
            <w:lang w:val="en-US"/>
          </w:rPr>
          <w:delText>,</w:delText>
        </w:r>
      </w:del>
      <w:r w:rsidR="0084003C">
        <w:rPr>
          <w:rFonts w:ascii="Arial" w:hAnsi="Arial" w:cs="Arial"/>
          <w:lang w:val="en-US"/>
        </w:rPr>
        <w:t xml:space="preserve"> </w:t>
      </w:r>
      <w:del w:id="347" w:author="Benjamin Van Doren" w:date="2021-11-29T18:08:00Z">
        <w:r w:rsidR="0084003C" w:rsidDel="008C5DD5">
          <w:rPr>
            <w:rFonts w:ascii="Arial" w:hAnsi="Arial" w:cs="Arial"/>
            <w:lang w:val="en-US"/>
          </w:rPr>
          <w:delText xml:space="preserve">which </w:delText>
        </w:r>
      </w:del>
      <w:ins w:id="348" w:author="Benjamin Van Doren" w:date="2021-11-29T18:08:00Z">
        <w:r w:rsidR="008C5DD5">
          <w:rPr>
            <w:rFonts w:ascii="Arial" w:hAnsi="Arial" w:cs="Arial"/>
            <w:lang w:val="en-US"/>
          </w:rPr>
          <w:t>and</w:t>
        </w:r>
      </w:ins>
      <w:ins w:id="349" w:author="Benjamin Van Doren" w:date="2021-11-29T18:09:00Z">
        <w:r w:rsidR="008C5DD5">
          <w:rPr>
            <w:rFonts w:ascii="Arial" w:hAnsi="Arial" w:cs="Arial"/>
            <w:lang w:val="en-US"/>
          </w:rPr>
          <w:t xml:space="preserve"> will</w:t>
        </w:r>
      </w:ins>
      <w:ins w:id="350" w:author="Benjamin Van Doren" w:date="2021-11-29T18:08:00Z">
        <w:r w:rsidR="008C5DD5">
          <w:rPr>
            <w:rFonts w:ascii="Arial" w:hAnsi="Arial" w:cs="Arial"/>
            <w:lang w:val="en-US"/>
          </w:rPr>
          <w:t xml:space="preserve"> </w:t>
        </w:r>
      </w:ins>
      <w:r w:rsidR="0084003C">
        <w:rPr>
          <w:rFonts w:ascii="Arial" w:hAnsi="Arial" w:cs="Arial"/>
          <w:lang w:val="en-US"/>
        </w:rPr>
        <w:t>require</w:t>
      </w:r>
      <w:del w:id="351" w:author="Benjamin Van Doren" w:date="2021-11-29T18:09:00Z">
        <w:r w:rsidR="0084003C" w:rsidDel="008C5DD5">
          <w:rPr>
            <w:rFonts w:ascii="Arial" w:hAnsi="Arial" w:cs="Arial"/>
            <w:lang w:val="en-US"/>
          </w:rPr>
          <w:delText>s</w:delText>
        </w:r>
      </w:del>
      <w:r w:rsidR="0084003C">
        <w:rPr>
          <w:rFonts w:ascii="Arial" w:hAnsi="Arial" w:cs="Arial"/>
          <w:lang w:val="en-US"/>
        </w:rPr>
        <w:t xml:space="preserve"> identif</w:t>
      </w:r>
      <w:ins w:id="352" w:author="Benjamin Van Doren" w:date="2021-11-29T18:09:00Z">
        <w:r w:rsidR="008C5DD5">
          <w:rPr>
            <w:rFonts w:ascii="Arial" w:hAnsi="Arial" w:cs="Arial"/>
            <w:lang w:val="en-US"/>
          </w:rPr>
          <w:t>ying</w:t>
        </w:r>
      </w:ins>
      <w:del w:id="353" w:author="Benjamin Van Doren" w:date="2021-11-29T18:09:00Z">
        <w:r w:rsidR="0084003C" w:rsidDel="008C5DD5">
          <w:rPr>
            <w:rFonts w:ascii="Arial" w:hAnsi="Arial" w:cs="Arial"/>
            <w:lang w:val="en-US"/>
          </w:rPr>
          <w:delText>ication</w:delText>
        </w:r>
      </w:del>
      <w:r w:rsidR="0084003C">
        <w:rPr>
          <w:rFonts w:ascii="Arial" w:hAnsi="Arial" w:cs="Arial"/>
          <w:lang w:val="en-US"/>
        </w:rPr>
        <w:t xml:space="preserve"> </w:t>
      </w:r>
      <w:del w:id="354" w:author="Benjamin Van Doren" w:date="2021-11-29T18:09:00Z">
        <w:r w:rsidR="0084003C" w:rsidDel="008C5DD5">
          <w:rPr>
            <w:rFonts w:ascii="Arial" w:hAnsi="Arial" w:cs="Arial"/>
            <w:lang w:val="en-US"/>
          </w:rPr>
          <w:delText xml:space="preserve">of </w:delText>
        </w:r>
      </w:del>
      <w:r w:rsidR="0084003C">
        <w:rPr>
          <w:rFonts w:ascii="Arial" w:hAnsi="Arial" w:cs="Arial"/>
          <w:lang w:val="en-US"/>
        </w:rPr>
        <w:t>proximate causes of current distribution</w:t>
      </w:r>
      <w:ins w:id="355" w:author="Benjamin Van Doren" w:date="2021-11-29T18:09:00Z">
        <w:r w:rsidR="008C5DD5">
          <w:rPr>
            <w:rFonts w:ascii="Arial" w:hAnsi="Arial" w:cs="Arial"/>
            <w:lang w:val="en-US"/>
          </w:rPr>
          <w:t>s</w:t>
        </w:r>
      </w:ins>
      <w:r w:rsidR="0084003C">
        <w:rPr>
          <w:rFonts w:ascii="Arial" w:hAnsi="Arial" w:cs="Arial"/>
          <w:lang w:val="en-US"/>
        </w:rPr>
        <w:t xml:space="preserve"> and </w:t>
      </w:r>
      <w:r w:rsidR="00A6312F">
        <w:rPr>
          <w:rFonts w:ascii="Arial" w:hAnsi="Arial" w:cs="Arial"/>
          <w:lang w:val="en-US"/>
        </w:rPr>
        <w:t xml:space="preserve">understanding </w:t>
      </w:r>
      <w:del w:id="356" w:author="Benjamin Van Doren" w:date="2021-11-29T18:09:00Z">
        <w:r w:rsidR="00A6312F" w:rsidDel="008C5DD5">
          <w:rPr>
            <w:rFonts w:ascii="Arial" w:hAnsi="Arial" w:cs="Arial"/>
            <w:lang w:val="en-US"/>
          </w:rPr>
          <w:delText xml:space="preserve">about </w:delText>
        </w:r>
      </w:del>
      <w:r w:rsidR="00A6312F">
        <w:rPr>
          <w:rFonts w:ascii="Arial" w:hAnsi="Arial" w:cs="Arial"/>
          <w:lang w:val="en-US"/>
        </w:rPr>
        <w:t>the interactions between thermal tolerance and other environmental (abiotic and biotic) factors.</w:t>
      </w:r>
    </w:p>
    <w:p w14:paraId="4198B772" w14:textId="77777777" w:rsidR="00A86E65" w:rsidRDefault="00A86E65" w:rsidP="007C1BC4">
      <w:pPr>
        <w:rPr>
          <w:rFonts w:ascii="Arial" w:hAnsi="Arial" w:cs="Arial"/>
          <w:lang w:val="en-US"/>
        </w:rPr>
      </w:pPr>
    </w:p>
    <w:p w14:paraId="37C87572" w14:textId="77777777" w:rsidR="00D83F9A" w:rsidRPr="007F05C5" w:rsidRDefault="00D83F9A" w:rsidP="007C1BC4">
      <w:pPr>
        <w:rPr>
          <w:rFonts w:ascii="Arial" w:hAnsi="Arial" w:cs="Arial"/>
          <w:lang w:val="en-US"/>
        </w:rPr>
      </w:pPr>
    </w:p>
    <w:p w14:paraId="4160ED2F" w14:textId="6BB94FBD" w:rsidR="004D6646" w:rsidRDefault="004D6646" w:rsidP="007C1BC4">
      <w:pPr>
        <w:rPr>
          <w:rFonts w:ascii="Arial" w:hAnsi="Arial" w:cs="Arial"/>
          <w:b/>
          <w:bCs/>
          <w:lang w:val="en-US"/>
        </w:rPr>
      </w:pPr>
      <w:r w:rsidRPr="007F05C5">
        <w:rPr>
          <w:rFonts w:ascii="Arial" w:hAnsi="Arial" w:cs="Arial"/>
          <w:b/>
          <w:bCs/>
          <w:lang w:val="en-US"/>
        </w:rPr>
        <w:t>References:</w:t>
      </w:r>
    </w:p>
    <w:p w14:paraId="5EC1499C" w14:textId="69D4C33F" w:rsidR="00E9125B" w:rsidRPr="00E9125B" w:rsidRDefault="00EC538B" w:rsidP="00E9125B">
      <w:pPr>
        <w:widowControl w:val="0"/>
        <w:autoSpaceDE w:val="0"/>
        <w:autoSpaceDN w:val="0"/>
        <w:adjustRightInd w:val="0"/>
        <w:ind w:left="480" w:hanging="480"/>
        <w:rPr>
          <w:rFonts w:ascii="Arial" w:hAnsi="Arial" w:cs="Arial"/>
          <w:noProof/>
        </w:rPr>
      </w:pPr>
      <w:r>
        <w:rPr>
          <w:rFonts w:ascii="Arial" w:hAnsi="Arial" w:cs="Arial"/>
          <w:b/>
          <w:bCs/>
          <w:lang w:val="en-US"/>
        </w:rPr>
        <w:fldChar w:fldCharType="begin" w:fldLock="1"/>
      </w:r>
      <w:r>
        <w:rPr>
          <w:rFonts w:ascii="Arial" w:hAnsi="Arial" w:cs="Arial"/>
          <w:b/>
          <w:bCs/>
          <w:lang w:val="en-US"/>
        </w:rPr>
        <w:instrText xml:space="preserve">ADDIN Mendeley Bibliography CSL_BIBLIOGRAPHY </w:instrText>
      </w:r>
      <w:r>
        <w:rPr>
          <w:rFonts w:ascii="Arial" w:hAnsi="Arial" w:cs="Arial"/>
          <w:b/>
          <w:bCs/>
          <w:lang w:val="en-US"/>
        </w:rPr>
        <w:fldChar w:fldCharType="separate"/>
      </w:r>
      <w:r w:rsidR="00E9125B" w:rsidRPr="00E9125B">
        <w:rPr>
          <w:rFonts w:ascii="Arial" w:hAnsi="Arial" w:cs="Arial"/>
          <w:noProof/>
        </w:rPr>
        <w:t xml:space="preserve">Amundrud, Sarah L. and Diane S. Srivastava. 2020. “Thermal Tolerances and Species Interactions Determine the Elevational Distributions of Insects.” </w:t>
      </w:r>
      <w:r w:rsidR="00E9125B" w:rsidRPr="00E9125B">
        <w:rPr>
          <w:rFonts w:ascii="Arial" w:hAnsi="Arial" w:cs="Arial"/>
          <w:i/>
          <w:iCs/>
          <w:noProof/>
        </w:rPr>
        <w:t>Global Ecology and Biogeography</w:t>
      </w:r>
      <w:r w:rsidR="00E9125B" w:rsidRPr="00E9125B">
        <w:rPr>
          <w:rFonts w:ascii="Arial" w:hAnsi="Arial" w:cs="Arial"/>
          <w:noProof/>
        </w:rPr>
        <w:t xml:space="preserve"> 29(8):1315–27.</w:t>
      </w:r>
    </w:p>
    <w:p w14:paraId="3831D10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Ayala, Francisco J., Michael E. Gilpin, and Joan G. Ehrenfeld. 1973. “Competition between Species: Theoretical Models and Experimental Tests.” </w:t>
      </w:r>
      <w:r w:rsidRPr="00E9125B">
        <w:rPr>
          <w:rFonts w:ascii="Arial" w:hAnsi="Arial" w:cs="Arial"/>
          <w:i/>
          <w:iCs/>
          <w:noProof/>
        </w:rPr>
        <w:t>Theoretical Population Biology</w:t>
      </w:r>
      <w:r w:rsidRPr="00E9125B">
        <w:rPr>
          <w:rFonts w:ascii="Arial" w:hAnsi="Arial" w:cs="Arial"/>
          <w:noProof/>
        </w:rPr>
        <w:t xml:space="preserve"> 4(3):331–56.</w:t>
      </w:r>
    </w:p>
    <w:p w14:paraId="6A2D77F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Batista, Marcos Roberto Dias, Felipe Bastos Rocha, and Louis Bernard Klaczko. 2018. “Altitudinal Distribution of Two Sibling Species of the Drosophila Tripunctata Group in a Preserved Tropical Forest and Their Male Sterility Thermal Thresholds.” </w:t>
      </w:r>
      <w:r w:rsidRPr="00E9125B">
        <w:rPr>
          <w:rFonts w:ascii="Arial" w:hAnsi="Arial" w:cs="Arial"/>
          <w:i/>
          <w:iCs/>
          <w:noProof/>
        </w:rPr>
        <w:t>Journal of Thermal Biology</w:t>
      </w:r>
      <w:r w:rsidRPr="00E9125B">
        <w:rPr>
          <w:rFonts w:ascii="Arial" w:hAnsi="Arial" w:cs="Arial"/>
          <w:noProof/>
        </w:rPr>
        <w:t xml:space="preserve"> 71:69–73.</w:t>
      </w:r>
    </w:p>
    <w:p w14:paraId="6D616C2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Beauchesne, David, Kevin Cazelles, Philippe Archambault, Laura E. Dee, and Dominique Gravel. 2021. “On the Sensitivity of Food Webs to Multiple Stressors” edited by T. Wootton. </w:t>
      </w:r>
      <w:r w:rsidRPr="00E9125B">
        <w:rPr>
          <w:rFonts w:ascii="Arial" w:hAnsi="Arial" w:cs="Arial"/>
          <w:i/>
          <w:iCs/>
          <w:noProof/>
        </w:rPr>
        <w:t>Ecology Letters</w:t>
      </w:r>
      <w:r w:rsidRPr="00E9125B">
        <w:rPr>
          <w:rFonts w:ascii="Arial" w:hAnsi="Arial" w:cs="Arial"/>
          <w:noProof/>
        </w:rPr>
        <w:t xml:space="preserve"> ele.13841.</w:t>
      </w:r>
    </w:p>
    <w:p w14:paraId="4D7EA09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Bonebrake, Timothy C. and Curtis A. Deutsch. 2012. “Climate Heterogeneity Modulates Impact of Warming on Tropical Insects.” </w:t>
      </w:r>
      <w:r w:rsidRPr="00E9125B">
        <w:rPr>
          <w:rFonts w:ascii="Arial" w:hAnsi="Arial" w:cs="Arial"/>
          <w:i/>
          <w:iCs/>
          <w:noProof/>
        </w:rPr>
        <w:t>Ecology</w:t>
      </w:r>
      <w:r w:rsidRPr="00E9125B">
        <w:rPr>
          <w:rFonts w:ascii="Arial" w:hAnsi="Arial" w:cs="Arial"/>
          <w:noProof/>
        </w:rPr>
        <w:t xml:space="preserve"> 93(3):449–55.</w:t>
      </w:r>
    </w:p>
    <w:p w14:paraId="0DE43A2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Bozinovic, Francisco and Hans Otto Pörtner. 2015. “Physiological Ecology Meets Climate Change.” </w:t>
      </w:r>
      <w:r w:rsidRPr="00E9125B">
        <w:rPr>
          <w:rFonts w:ascii="Arial" w:hAnsi="Arial" w:cs="Arial"/>
          <w:i/>
          <w:iCs/>
          <w:noProof/>
        </w:rPr>
        <w:t>Ecology and Evolution</w:t>
      </w:r>
      <w:r w:rsidRPr="00E9125B">
        <w:rPr>
          <w:rFonts w:ascii="Arial" w:hAnsi="Arial" w:cs="Arial"/>
          <w:noProof/>
        </w:rPr>
        <w:t xml:space="preserve"> 5(5):1025–30.</w:t>
      </w:r>
    </w:p>
    <w:p w14:paraId="07975D2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Briere, Jean Francois, Pascale Pracros, Alain Yves Le Roux, and Jean Sebastien Pierre. 1999. “A Novel Rate Model of Temperature-Dependent Development for Arthropods.” </w:t>
      </w:r>
      <w:r w:rsidRPr="00E9125B">
        <w:rPr>
          <w:rFonts w:ascii="Arial" w:hAnsi="Arial" w:cs="Arial"/>
          <w:i/>
          <w:iCs/>
          <w:noProof/>
        </w:rPr>
        <w:t>Environmental Entomology</w:t>
      </w:r>
      <w:r w:rsidRPr="00E9125B">
        <w:rPr>
          <w:rFonts w:ascii="Arial" w:hAnsi="Arial" w:cs="Arial"/>
          <w:noProof/>
        </w:rPr>
        <w:t xml:space="preserve"> 28(1):22–29.</w:t>
      </w:r>
    </w:p>
    <w:p w14:paraId="54DCA3F6"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lastRenderedPageBreak/>
        <w:t xml:space="preserve">Bubli, Oleg A., Alexandra G. Imasheva, and Volker Loeschcke. 1998. “Selection for Knockdown Resistance to Heat in Drosophila Melanogaster at High and Low Larval Densities.” </w:t>
      </w:r>
      <w:r w:rsidRPr="00E9125B">
        <w:rPr>
          <w:rFonts w:ascii="Arial" w:hAnsi="Arial" w:cs="Arial"/>
          <w:i/>
          <w:iCs/>
          <w:noProof/>
        </w:rPr>
        <w:t>Evolution</w:t>
      </w:r>
      <w:r w:rsidRPr="00E9125B">
        <w:rPr>
          <w:rFonts w:ascii="Arial" w:hAnsi="Arial" w:cs="Arial"/>
          <w:noProof/>
        </w:rPr>
        <w:t xml:space="preserve"> 52(2):619–25.</w:t>
      </w:r>
    </w:p>
    <w:p w14:paraId="2F8B009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Burnside, William R., Erik B. Erhardt, Sean T. Hammond, and James H. Brown. 2014. “Rates of Biotic Interactions Scale Predictably with Temperature despite Variation.” </w:t>
      </w:r>
      <w:r w:rsidRPr="00E9125B">
        <w:rPr>
          <w:rFonts w:ascii="Arial" w:hAnsi="Arial" w:cs="Arial"/>
          <w:i/>
          <w:iCs/>
          <w:noProof/>
        </w:rPr>
        <w:t>Oikos</w:t>
      </w:r>
      <w:r w:rsidRPr="00E9125B">
        <w:rPr>
          <w:rFonts w:ascii="Arial" w:hAnsi="Arial" w:cs="Arial"/>
          <w:noProof/>
        </w:rPr>
        <w:t xml:space="preserve"> 123(12):1449–56.</w:t>
      </w:r>
    </w:p>
    <w:p w14:paraId="02A1793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Cahill, Abigail E., Matthew E. Aiello-Lammens, M. Caitlin Fisher-Reid, Xia Hua, Caitlin J. Karanewsky, Hae Yeong Ryu, Gena C. Sbeglia, Fabrizio Spagnolo, John B. Waldron, and John J. Wiens. 2014. “Causes of Warm-Edge Range Limits: Systematic Review, Proximate Factors and Implications for Climate Change” edited by W. Daniel Kissling. </w:t>
      </w:r>
      <w:r w:rsidRPr="00E9125B">
        <w:rPr>
          <w:rFonts w:ascii="Arial" w:hAnsi="Arial" w:cs="Arial"/>
          <w:i/>
          <w:iCs/>
          <w:noProof/>
        </w:rPr>
        <w:t>Journal of Biogeography</w:t>
      </w:r>
      <w:r w:rsidRPr="00E9125B">
        <w:rPr>
          <w:rFonts w:ascii="Arial" w:hAnsi="Arial" w:cs="Arial"/>
          <w:noProof/>
        </w:rPr>
        <w:t xml:space="preserve"> 41(3):429–42.</w:t>
      </w:r>
    </w:p>
    <w:p w14:paraId="07B50CB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Chen, I. Ching, Jane K. Hill, Ralf Ohlemüller, David B. Roy, and Chris D. Thomas. 2011. “Rapid Range Shifts of Species Associated with High Levels of Climate Warming.” </w:t>
      </w:r>
      <w:r w:rsidRPr="00E9125B">
        <w:rPr>
          <w:rFonts w:ascii="Arial" w:hAnsi="Arial" w:cs="Arial"/>
          <w:i/>
          <w:iCs/>
          <w:noProof/>
        </w:rPr>
        <w:t>Science</w:t>
      </w:r>
      <w:r w:rsidRPr="00E9125B">
        <w:rPr>
          <w:rFonts w:ascii="Arial" w:hAnsi="Arial" w:cs="Arial"/>
          <w:noProof/>
        </w:rPr>
        <w:t xml:space="preserve"> 333(6045):1024–26.</w:t>
      </w:r>
    </w:p>
    <w:p w14:paraId="47B50C5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Chen, I. Ching, Jane K. Hill, Hau Jie Shiu, Jeremy D. Holloway, Suzan Benedick, Vun Khen Chey, Henry S. Barlow, and Chris D. Thomas. 2011. “Asymmetric Boundary Shifts of Tropical Montane Lepidoptera over Four Decades of Climate Warming.” </w:t>
      </w:r>
      <w:r w:rsidRPr="00E9125B">
        <w:rPr>
          <w:rFonts w:ascii="Arial" w:hAnsi="Arial" w:cs="Arial"/>
          <w:i/>
          <w:iCs/>
          <w:noProof/>
        </w:rPr>
        <w:t>Global Ecology and Biogeography</w:t>
      </w:r>
      <w:r w:rsidRPr="00E9125B">
        <w:rPr>
          <w:rFonts w:ascii="Arial" w:hAnsi="Arial" w:cs="Arial"/>
          <w:noProof/>
        </w:rPr>
        <w:t xml:space="preserve"> 20(1):34–45.</w:t>
      </w:r>
    </w:p>
    <w:p w14:paraId="07A64F5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Colwell, Robert K., Gunnar Brehm, Catherine L. Cardelús, Alex C. Gilman, and John T. Longino. 2008. “Global Warming, Elevational Range Shifts, and Lowland Biotic Attrition in the Wet Tropics.” </w:t>
      </w:r>
      <w:r w:rsidRPr="00E9125B">
        <w:rPr>
          <w:rFonts w:ascii="Arial" w:hAnsi="Arial" w:cs="Arial"/>
          <w:i/>
          <w:iCs/>
          <w:noProof/>
        </w:rPr>
        <w:t>Science</w:t>
      </w:r>
      <w:r w:rsidRPr="00E9125B">
        <w:rPr>
          <w:rFonts w:ascii="Arial" w:hAnsi="Arial" w:cs="Arial"/>
          <w:noProof/>
        </w:rPr>
        <w:t xml:space="preserve"> 322(5899):258–61.</w:t>
      </w:r>
    </w:p>
    <w:p w14:paraId="123F8C7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Corlett, Richard T. 2011. “Impacts of Warming on Tropical Lowland Rainforests.” </w:t>
      </w:r>
      <w:r w:rsidRPr="00E9125B">
        <w:rPr>
          <w:rFonts w:ascii="Arial" w:hAnsi="Arial" w:cs="Arial"/>
          <w:i/>
          <w:iCs/>
          <w:noProof/>
        </w:rPr>
        <w:t>Trends in Ecology and Evolution</w:t>
      </w:r>
      <w:r w:rsidRPr="00E9125B">
        <w:rPr>
          <w:rFonts w:ascii="Arial" w:hAnsi="Arial" w:cs="Arial"/>
          <w:noProof/>
        </w:rPr>
        <w:t xml:space="preserve"> 26(11):606–13.</w:t>
      </w:r>
    </w:p>
    <w:p w14:paraId="2AFB5C8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Corlett, Richard T. 2012. “Climate Change in the Tropics: The End of the World as We Know It?” </w:t>
      </w:r>
      <w:r w:rsidRPr="00E9125B">
        <w:rPr>
          <w:rFonts w:ascii="Arial" w:hAnsi="Arial" w:cs="Arial"/>
          <w:i/>
          <w:iCs/>
          <w:noProof/>
        </w:rPr>
        <w:t>Biological Conservation</w:t>
      </w:r>
      <w:r w:rsidRPr="00E9125B">
        <w:rPr>
          <w:rFonts w:ascii="Arial" w:hAnsi="Arial" w:cs="Arial"/>
          <w:noProof/>
        </w:rPr>
        <w:t xml:space="preserve"> 151(1):22–25.</w:t>
      </w:r>
    </w:p>
    <w:p w14:paraId="0818CD6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Crespo-Pérez, Verónica, Elena Kazakou, David W. Roubik, and Rafael E. Cárdenas. 2020. “The Importance of Insects on Land and in Water: A Tropical View.” </w:t>
      </w:r>
      <w:r w:rsidRPr="00E9125B">
        <w:rPr>
          <w:rFonts w:ascii="Arial" w:hAnsi="Arial" w:cs="Arial"/>
          <w:i/>
          <w:iCs/>
          <w:noProof/>
        </w:rPr>
        <w:t>Current Opinion in Insect Science</w:t>
      </w:r>
      <w:r w:rsidRPr="00E9125B">
        <w:rPr>
          <w:rFonts w:ascii="Arial" w:hAnsi="Arial" w:cs="Arial"/>
          <w:noProof/>
        </w:rPr>
        <w:t xml:space="preserve"> 40:31–38.</w:t>
      </w:r>
    </w:p>
    <w:p w14:paraId="3A8DC58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Davis, A. J., L. S. Jenkinson, J. H. Lawton, B. Shorrocks, and S. Wood. 1998. “Making Mistakes When Predicting Shifts in Species Range in Response to Global Warming.” </w:t>
      </w:r>
      <w:r w:rsidRPr="00E9125B">
        <w:rPr>
          <w:rFonts w:ascii="Arial" w:hAnsi="Arial" w:cs="Arial"/>
          <w:i/>
          <w:iCs/>
          <w:noProof/>
        </w:rPr>
        <w:t>Nature</w:t>
      </w:r>
      <w:r w:rsidRPr="00E9125B">
        <w:rPr>
          <w:rFonts w:ascii="Arial" w:hAnsi="Arial" w:cs="Arial"/>
          <w:noProof/>
        </w:rPr>
        <w:t xml:space="preserve"> 391(6669):783–86.</w:t>
      </w:r>
    </w:p>
    <w:p w14:paraId="6BDEF02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Deutsch, Curtis A., Joshua J. Tewksbury, Raymond B. Huey, Kimberly S. Sheldon, Cameron K. Ghalambor, David C. Haak, and Paul R. Martin. 2008. “Impacts of Climate Warming on Terrestrial Ectotherms across Latitude.”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105(18):6668–72.</w:t>
      </w:r>
    </w:p>
    <w:p w14:paraId="62B0FA6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Deutsch, Curtis A., Joshua J. Tewksbury, Michelle Tigchelaar, David S. Battisti, Scott C. Merrill, Raymond B. Huey, and Rosamond L. Naylor. 2018. “Increase in Crop Losses to Insect Pests in a Warming Climate.” </w:t>
      </w:r>
      <w:r w:rsidRPr="00E9125B">
        <w:rPr>
          <w:rFonts w:ascii="Arial" w:hAnsi="Arial" w:cs="Arial"/>
          <w:i/>
          <w:iCs/>
          <w:noProof/>
        </w:rPr>
        <w:t>Science</w:t>
      </w:r>
      <w:r w:rsidRPr="00E9125B">
        <w:rPr>
          <w:rFonts w:ascii="Arial" w:hAnsi="Arial" w:cs="Arial"/>
          <w:noProof/>
        </w:rPr>
        <w:t xml:space="preserve"> 361(6405):916–19.</w:t>
      </w:r>
    </w:p>
    <w:p w14:paraId="3A829489"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Diamond, Sarah E., D. Magdalena Sorger, Jiri Hulcr, Shannon L. Pelini, Israel Del Toro, Christopher Hirsch, Erik Oberg, and Robert R. Dunn. 2012. “Who Likes It Hot? A Global Analysis of the Climatic, Ecological, and Evolutionary Determinants of Warming Tolerance in Ants.” </w:t>
      </w:r>
      <w:r w:rsidRPr="00E9125B">
        <w:rPr>
          <w:rFonts w:ascii="Arial" w:hAnsi="Arial" w:cs="Arial"/>
          <w:i/>
          <w:iCs/>
          <w:noProof/>
        </w:rPr>
        <w:t>Global Change Biology</w:t>
      </w:r>
      <w:r w:rsidRPr="00E9125B">
        <w:rPr>
          <w:rFonts w:ascii="Arial" w:hAnsi="Arial" w:cs="Arial"/>
          <w:noProof/>
        </w:rPr>
        <w:t xml:space="preserve"> 18(2):448–56.</w:t>
      </w:r>
    </w:p>
    <w:p w14:paraId="3E892D2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Duarte, Helder, Miguel Tejedo, Marco Katzenberger, Federico Marangoni, Diego Baldo, Juan Francisco Beltrán, Dardo Andrea Martí, Alex Richter-Boix, and Alejandro Gonzalez-Voyer. 2012. “Can Amphibians Take the Heat? Vulnerability to Climate Warming in Subtropical and Temperate Larval Amphibian Communities.” </w:t>
      </w:r>
      <w:r w:rsidRPr="00E9125B">
        <w:rPr>
          <w:rFonts w:ascii="Arial" w:hAnsi="Arial" w:cs="Arial"/>
          <w:i/>
          <w:iCs/>
          <w:noProof/>
        </w:rPr>
        <w:t>Global Change Biology</w:t>
      </w:r>
      <w:r w:rsidRPr="00E9125B">
        <w:rPr>
          <w:rFonts w:ascii="Arial" w:hAnsi="Arial" w:cs="Arial"/>
          <w:noProof/>
        </w:rPr>
        <w:t xml:space="preserve"> 18(2):412–21.</w:t>
      </w:r>
    </w:p>
    <w:p w14:paraId="2F96F648"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Engelbrecht, Bettina M. J., Liza S. Comita, Richard Condit, Thomas A. Kursar, </w:t>
      </w:r>
      <w:r w:rsidRPr="00E9125B">
        <w:rPr>
          <w:rFonts w:ascii="Arial" w:hAnsi="Arial" w:cs="Arial"/>
          <w:noProof/>
        </w:rPr>
        <w:lastRenderedPageBreak/>
        <w:t xml:space="preserve">Melvin T. Tyree, Benjamin L. Turner, and Stephen P. Hubbell. 2007. “Drought Sensitivity Shapes Species Distribution Patterns in Tropical Forests.” </w:t>
      </w:r>
      <w:r w:rsidRPr="00E9125B">
        <w:rPr>
          <w:rFonts w:ascii="Arial" w:hAnsi="Arial" w:cs="Arial"/>
          <w:i/>
          <w:iCs/>
          <w:noProof/>
        </w:rPr>
        <w:t>Nature</w:t>
      </w:r>
      <w:r w:rsidRPr="00E9125B">
        <w:rPr>
          <w:rFonts w:ascii="Arial" w:hAnsi="Arial" w:cs="Arial"/>
          <w:noProof/>
        </w:rPr>
        <w:t xml:space="preserve"> 447(7140):80–82.</w:t>
      </w:r>
    </w:p>
    <w:p w14:paraId="4D73075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Feeley, Kenneth J. and Miles R. Silman. 2010. “Biotic Attrition from Tropical Forests Correcting for Truncated Temperature Niches.” </w:t>
      </w:r>
      <w:r w:rsidRPr="00E9125B">
        <w:rPr>
          <w:rFonts w:ascii="Arial" w:hAnsi="Arial" w:cs="Arial"/>
          <w:i/>
          <w:iCs/>
          <w:noProof/>
        </w:rPr>
        <w:t>Global Change Biology</w:t>
      </w:r>
      <w:r w:rsidRPr="00E9125B">
        <w:rPr>
          <w:rFonts w:ascii="Arial" w:hAnsi="Arial" w:cs="Arial"/>
          <w:noProof/>
        </w:rPr>
        <w:t xml:space="preserve"> 16(6):1830–36.</w:t>
      </w:r>
    </w:p>
    <w:p w14:paraId="50EC7C2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Feeley, Kenneth J., James T. Stroud, and Timothy M. Perez. 2017. “Most ‘Global’ Reviews of Species’ Responses to Climate Change Are Not Truly Global” edited by I. Kühn. </w:t>
      </w:r>
      <w:r w:rsidRPr="00E9125B">
        <w:rPr>
          <w:rFonts w:ascii="Arial" w:hAnsi="Arial" w:cs="Arial"/>
          <w:i/>
          <w:iCs/>
          <w:noProof/>
        </w:rPr>
        <w:t>Diversity and Distributions</w:t>
      </w:r>
      <w:r w:rsidRPr="00E9125B">
        <w:rPr>
          <w:rFonts w:ascii="Arial" w:hAnsi="Arial" w:cs="Arial"/>
          <w:noProof/>
        </w:rPr>
        <w:t xml:space="preserve"> 23(3):231–34.</w:t>
      </w:r>
    </w:p>
    <w:p w14:paraId="1B62BF5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Fletcher, B. S. 1973. “The Ecology of a Natural Population of the Queensland.” </w:t>
      </w:r>
      <w:r w:rsidRPr="00E9125B">
        <w:rPr>
          <w:rFonts w:ascii="Arial" w:hAnsi="Arial" w:cs="Arial"/>
          <w:i/>
          <w:iCs/>
          <w:noProof/>
        </w:rPr>
        <w:t>Australian Journal of Zoology</w:t>
      </w:r>
      <w:r w:rsidRPr="00E9125B">
        <w:rPr>
          <w:rFonts w:ascii="Arial" w:hAnsi="Arial" w:cs="Arial"/>
          <w:noProof/>
        </w:rPr>
        <w:t xml:space="preserve"> 21(4):437–75.</w:t>
      </w:r>
    </w:p>
    <w:p w14:paraId="3652BBF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Freeman, Benjamin G., Micah N. Scholer, Viviana Ruiz-Gutierrez, and John W. Fitzpatrick. 2018. “Climate Change Causes Upslope Shifts and Mountaintop Extirpations in a Tropical Bird Community.”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115(47):11982–87.</w:t>
      </w:r>
    </w:p>
    <w:p w14:paraId="1F02441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Freeman, Benjamin G., Yiluan Song, Kenneth J. Feeley, and Kai Zhu. 2021. “Montane Species Track Rising Temperatures Better in the Tropics than in the Temperate Zone.” </w:t>
      </w:r>
      <w:r w:rsidRPr="00E9125B">
        <w:rPr>
          <w:rFonts w:ascii="Arial" w:hAnsi="Arial" w:cs="Arial"/>
          <w:i/>
          <w:iCs/>
          <w:noProof/>
        </w:rPr>
        <w:t>Ecology Letters</w:t>
      </w:r>
      <w:r w:rsidRPr="00E9125B">
        <w:rPr>
          <w:rFonts w:ascii="Arial" w:hAnsi="Arial" w:cs="Arial"/>
          <w:noProof/>
        </w:rPr>
        <w:t xml:space="preserve"> ele.13762.</w:t>
      </w:r>
    </w:p>
    <w:p w14:paraId="34FAA07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Gade, Meaghan R., Grant M. Connette, John A. Crawford, Daniel J. Hocking, John C. Maerz, Joseph R. Milanovich, and William E. Peterman. 2020. “Predicted Alteration of Surface Activity as a Consequence of Climate Change.” </w:t>
      </w:r>
      <w:r w:rsidRPr="00E9125B">
        <w:rPr>
          <w:rFonts w:ascii="Arial" w:hAnsi="Arial" w:cs="Arial"/>
          <w:i/>
          <w:iCs/>
          <w:noProof/>
        </w:rPr>
        <w:t>Ecology</w:t>
      </w:r>
      <w:r w:rsidRPr="00E9125B">
        <w:rPr>
          <w:rFonts w:ascii="Arial" w:hAnsi="Arial" w:cs="Arial"/>
          <w:noProof/>
        </w:rPr>
        <w:t>.</w:t>
      </w:r>
    </w:p>
    <w:p w14:paraId="0DE9B51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García-Robledo, Carlos, Erin K. Kuprewicz, Charles L. Staines, Terry L. Erwin, and W. John Kress. 2016. “Limited Tolerance by Insects to High Temperatures across Tropical Elevational Gradients and the Implications of Global Warming for Extinction.”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113(3):680–85.</w:t>
      </w:r>
    </w:p>
    <w:p w14:paraId="59D5FDD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Gaston, Kevin J. and Steven L. Chown. 1999. “Elevation and Climatic Tolerance: A Test Using Dung Beetles.” </w:t>
      </w:r>
      <w:r w:rsidRPr="00E9125B">
        <w:rPr>
          <w:rFonts w:ascii="Arial" w:hAnsi="Arial" w:cs="Arial"/>
          <w:i/>
          <w:iCs/>
          <w:noProof/>
        </w:rPr>
        <w:t>Oikos</w:t>
      </w:r>
      <w:r w:rsidRPr="00E9125B">
        <w:rPr>
          <w:rFonts w:ascii="Arial" w:hAnsi="Arial" w:cs="Arial"/>
          <w:noProof/>
        </w:rPr>
        <w:t xml:space="preserve"> 86(3):584.</w:t>
      </w:r>
    </w:p>
    <w:p w14:paraId="0178E97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Gibert, Patricia, Brigitte Moreteau, Georges Pétavy, Dev Karan, and Jean R. David. 2001. “Chill-Coma Tolerance, a Major Climatic Adaptation among Drosophila Species.” </w:t>
      </w:r>
      <w:r w:rsidRPr="00E9125B">
        <w:rPr>
          <w:rFonts w:ascii="Arial" w:hAnsi="Arial" w:cs="Arial"/>
          <w:i/>
          <w:iCs/>
          <w:noProof/>
        </w:rPr>
        <w:t>Evolution</w:t>
      </w:r>
      <w:r w:rsidRPr="00E9125B">
        <w:rPr>
          <w:rFonts w:ascii="Arial" w:hAnsi="Arial" w:cs="Arial"/>
          <w:noProof/>
        </w:rPr>
        <w:t xml:space="preserve"> 55(5):1063–68.</w:t>
      </w:r>
    </w:p>
    <w:p w14:paraId="16A06BF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Gilman, Sarah E., Mark C. Urban, Joshua Tewksbury, George W. Gilchrist, and Robert D. Holt. 2010. “A Framework for Community Interactions under Climate Change.” </w:t>
      </w:r>
      <w:r w:rsidRPr="00E9125B">
        <w:rPr>
          <w:rFonts w:ascii="Arial" w:hAnsi="Arial" w:cs="Arial"/>
          <w:i/>
          <w:iCs/>
          <w:noProof/>
        </w:rPr>
        <w:t>Trends in Ecology and Evolution</w:t>
      </w:r>
      <w:r w:rsidRPr="00E9125B">
        <w:rPr>
          <w:rFonts w:ascii="Arial" w:hAnsi="Arial" w:cs="Arial"/>
          <w:noProof/>
        </w:rPr>
        <w:t xml:space="preserve"> 25(6):325–31.</w:t>
      </w:r>
    </w:p>
    <w:p w14:paraId="2359D8D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Goulet, Celine T., Michael B. Thompson, and David G. Chapple. 2017. “Repeatability and Correlation of Physiological Traits: Do Ectotherms Have a ‘Thermal Type’?” </w:t>
      </w:r>
      <w:r w:rsidRPr="00E9125B">
        <w:rPr>
          <w:rFonts w:ascii="Arial" w:hAnsi="Arial" w:cs="Arial"/>
          <w:i/>
          <w:iCs/>
          <w:noProof/>
        </w:rPr>
        <w:t>Ecology and Evolution</w:t>
      </w:r>
      <w:r w:rsidRPr="00E9125B">
        <w:rPr>
          <w:rFonts w:ascii="Arial" w:hAnsi="Arial" w:cs="Arial"/>
          <w:noProof/>
        </w:rPr>
        <w:t xml:space="preserve"> 7(2):710–19.</w:t>
      </w:r>
    </w:p>
    <w:p w14:paraId="48E1733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Hangartner, Sandra and Ary A. Hoffmann. 2016. “Evolutionary Potential of Multiple Measures of Upper Thermal Tolerance in Drosophila Melanogaster.” </w:t>
      </w:r>
      <w:r w:rsidRPr="00E9125B">
        <w:rPr>
          <w:rFonts w:ascii="Arial" w:hAnsi="Arial" w:cs="Arial"/>
          <w:i/>
          <w:iCs/>
          <w:noProof/>
        </w:rPr>
        <w:t>Functional Ecology</w:t>
      </w:r>
      <w:r w:rsidRPr="00E9125B">
        <w:rPr>
          <w:rFonts w:ascii="Arial" w:hAnsi="Arial" w:cs="Arial"/>
          <w:noProof/>
        </w:rPr>
        <w:t xml:space="preserve"> 30(3):442–52.</w:t>
      </w:r>
    </w:p>
    <w:p w14:paraId="0C0E97E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Hargreaves, Anna L., Karen E. Samis, and Christopher G. Eckert. 2014. “Are Species’ Range Limits Simply Niche Limits Writ Large? A Review of Transplant Experiments beyond the Range.” </w:t>
      </w:r>
      <w:r w:rsidRPr="00E9125B">
        <w:rPr>
          <w:rFonts w:ascii="Arial" w:hAnsi="Arial" w:cs="Arial"/>
          <w:i/>
          <w:iCs/>
          <w:noProof/>
        </w:rPr>
        <w:t>American Naturalist</w:t>
      </w:r>
      <w:r w:rsidRPr="00E9125B">
        <w:rPr>
          <w:rFonts w:ascii="Arial" w:hAnsi="Arial" w:cs="Arial"/>
          <w:noProof/>
        </w:rPr>
        <w:t xml:space="preserve"> 183(2):157–73.</w:t>
      </w:r>
    </w:p>
    <w:p w14:paraId="26E7606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Hassell, M. P. and H. N. Comins. 1976. “Discrete Time Models for Two-Species Competition.” </w:t>
      </w:r>
      <w:r w:rsidRPr="00E9125B">
        <w:rPr>
          <w:rFonts w:ascii="Arial" w:hAnsi="Arial" w:cs="Arial"/>
          <w:i/>
          <w:iCs/>
          <w:noProof/>
        </w:rPr>
        <w:t>Theoretical Population Biology</w:t>
      </w:r>
      <w:r w:rsidRPr="00E9125B">
        <w:rPr>
          <w:rFonts w:ascii="Arial" w:hAnsi="Arial" w:cs="Arial"/>
          <w:noProof/>
        </w:rPr>
        <w:t xml:space="preserve"> 9(2):202–21.</w:t>
      </w:r>
    </w:p>
    <w:p w14:paraId="156AFCB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HilleRisLambers, J., P. B. Adler, W. S. Harpole, J. M. Levine, and M. M. Mayfield. 2012. “Rethinking Community Assembly through the Lens of Coexistence Theory.” </w:t>
      </w:r>
      <w:r w:rsidRPr="00E9125B">
        <w:rPr>
          <w:rFonts w:ascii="Arial" w:hAnsi="Arial" w:cs="Arial"/>
          <w:i/>
          <w:iCs/>
          <w:noProof/>
        </w:rPr>
        <w:t>Annual Review of Ecology, Evolution, and Systematics</w:t>
      </w:r>
      <w:r w:rsidRPr="00E9125B">
        <w:rPr>
          <w:rFonts w:ascii="Arial" w:hAnsi="Arial" w:cs="Arial"/>
          <w:noProof/>
        </w:rPr>
        <w:t xml:space="preserve"> 43(1):227–48.</w:t>
      </w:r>
    </w:p>
    <w:p w14:paraId="446D6DB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 A. 2010. “Physiological Climatic Limits in Drosophila: Patterns and Implications.” </w:t>
      </w:r>
      <w:r w:rsidRPr="00E9125B">
        <w:rPr>
          <w:rFonts w:ascii="Arial" w:hAnsi="Arial" w:cs="Arial"/>
          <w:i/>
          <w:iCs/>
          <w:noProof/>
        </w:rPr>
        <w:t>Journal of Experimental Biology</w:t>
      </w:r>
      <w:r w:rsidRPr="00E9125B">
        <w:rPr>
          <w:rFonts w:ascii="Arial" w:hAnsi="Arial" w:cs="Arial"/>
          <w:noProof/>
        </w:rPr>
        <w:t xml:space="preserve"> 213(6):870–80.</w:t>
      </w:r>
    </w:p>
    <w:p w14:paraId="3515F326"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lastRenderedPageBreak/>
        <w:t xml:space="preserve">Hoffmann, Ary A., Alisha Anderson, and Rebecca Hallas. 2002. “Opposing Clines for High and Low Temperature Resistance in Drosophila Melanogaster.” </w:t>
      </w:r>
      <w:r w:rsidRPr="00E9125B">
        <w:rPr>
          <w:rFonts w:ascii="Arial" w:hAnsi="Arial" w:cs="Arial"/>
          <w:i/>
          <w:iCs/>
          <w:noProof/>
        </w:rPr>
        <w:t>Ecology Letters</w:t>
      </w:r>
      <w:r w:rsidRPr="00E9125B">
        <w:rPr>
          <w:rFonts w:ascii="Arial" w:hAnsi="Arial" w:cs="Arial"/>
          <w:noProof/>
        </w:rPr>
        <w:t xml:space="preserve"> 5(5):614–18.</w:t>
      </w:r>
    </w:p>
    <w:p w14:paraId="261DB619"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and Mark W. Blows. 1994. “Species Borders: Ecological and Evolutionary Perspectives.” </w:t>
      </w:r>
      <w:r w:rsidRPr="00E9125B">
        <w:rPr>
          <w:rFonts w:ascii="Arial" w:hAnsi="Arial" w:cs="Arial"/>
          <w:i/>
          <w:iCs/>
          <w:noProof/>
        </w:rPr>
        <w:t>Trends in Ecology and Evolution</w:t>
      </w:r>
      <w:r w:rsidRPr="00E9125B">
        <w:rPr>
          <w:rFonts w:ascii="Arial" w:hAnsi="Arial" w:cs="Arial"/>
          <w:noProof/>
        </w:rPr>
        <w:t xml:space="preserve"> 9(6):223–27.</w:t>
      </w:r>
    </w:p>
    <w:p w14:paraId="5CDFA6E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Steven L. Chown, and Susana Clusella-Trullas. 2013. “Upper Thermal Limits in Terrestrial Ectotherms: How Constrained Are They?” edited by C. Fox. </w:t>
      </w:r>
      <w:r w:rsidRPr="00E9125B">
        <w:rPr>
          <w:rFonts w:ascii="Arial" w:hAnsi="Arial" w:cs="Arial"/>
          <w:i/>
          <w:iCs/>
          <w:noProof/>
        </w:rPr>
        <w:t>Functional Ecology</w:t>
      </w:r>
      <w:r w:rsidRPr="00E9125B">
        <w:rPr>
          <w:rFonts w:ascii="Arial" w:hAnsi="Arial" w:cs="Arial"/>
          <w:noProof/>
        </w:rPr>
        <w:t xml:space="preserve"> 27(4):934–49.</w:t>
      </w:r>
    </w:p>
    <w:p w14:paraId="0B122916"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Jesper G. Sørensen, and Volker Loeschcke. 2003. “Adaptation of Drosophila to Temperature Extremes: Bringing Together Quantitative and Molecular Approaches.” </w:t>
      </w:r>
      <w:r w:rsidRPr="00E9125B">
        <w:rPr>
          <w:rFonts w:ascii="Arial" w:hAnsi="Arial" w:cs="Arial"/>
          <w:i/>
          <w:iCs/>
          <w:noProof/>
        </w:rPr>
        <w:t>Journal of Thermal Biology</w:t>
      </w:r>
      <w:r w:rsidRPr="00E9125B">
        <w:rPr>
          <w:rFonts w:ascii="Arial" w:hAnsi="Arial" w:cs="Arial"/>
          <w:noProof/>
        </w:rPr>
        <w:t xml:space="preserve"> 28(3):175–216.</w:t>
      </w:r>
    </w:p>
    <w:p w14:paraId="52BEE39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Huang, Shu Ping and Ming Chung Tu. 2008. “Heat Tolerance and Altitudinal Distribution of a Mountainous Lizard, Takydromus Hsuehshanensis, in Taiwan.” </w:t>
      </w:r>
      <w:r w:rsidRPr="00E9125B">
        <w:rPr>
          <w:rFonts w:ascii="Arial" w:hAnsi="Arial" w:cs="Arial"/>
          <w:i/>
          <w:iCs/>
          <w:noProof/>
        </w:rPr>
        <w:t>Journal of Thermal Biology</w:t>
      </w:r>
      <w:r w:rsidRPr="00E9125B">
        <w:rPr>
          <w:rFonts w:ascii="Arial" w:hAnsi="Arial" w:cs="Arial"/>
          <w:noProof/>
        </w:rPr>
        <w:t xml:space="preserve"> 33(1):48–56.</w:t>
      </w:r>
    </w:p>
    <w:p w14:paraId="002D22D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Huey, Raymond B., Curtis A. Deutsch, Joshua J. Tewksbury, Laurie J. Vitt, Paul E. Hertz, Héctor J. Álvare. Pérez, and Theodore Garland. 2009. “Why Tropical Forest Lizards Are Vulnerable to Climate Warming.” </w:t>
      </w:r>
      <w:r w:rsidRPr="00E9125B">
        <w:rPr>
          <w:rFonts w:ascii="Arial" w:hAnsi="Arial" w:cs="Arial"/>
          <w:i/>
          <w:iCs/>
          <w:noProof/>
        </w:rPr>
        <w:t>Proceedings of the Royal Society B: Biological Sciences</w:t>
      </w:r>
      <w:r w:rsidRPr="00E9125B">
        <w:rPr>
          <w:rFonts w:ascii="Arial" w:hAnsi="Arial" w:cs="Arial"/>
          <w:noProof/>
        </w:rPr>
        <w:t xml:space="preserve"> 276(1664):1939–48.</w:t>
      </w:r>
    </w:p>
    <w:p w14:paraId="5E9D906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Huey, Raymond B. and Joel G. Kingsolver. 1989. “Evolution of Thermal Sensitivity of Ectotherm Performance.” </w:t>
      </w:r>
      <w:r w:rsidRPr="00E9125B">
        <w:rPr>
          <w:rFonts w:ascii="Arial" w:hAnsi="Arial" w:cs="Arial"/>
          <w:i/>
          <w:iCs/>
          <w:noProof/>
        </w:rPr>
        <w:t>Trends in Ecology and Evolution</w:t>
      </w:r>
      <w:r w:rsidRPr="00E9125B">
        <w:rPr>
          <w:rFonts w:ascii="Arial" w:hAnsi="Arial" w:cs="Arial"/>
          <w:noProof/>
        </w:rPr>
        <w:t xml:space="preserve"> 4(5):131–35.</w:t>
      </w:r>
    </w:p>
    <w:p w14:paraId="5DB9AF8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Huey, Raymond B. and R. D. Stevenson. 1979. “Integrating Thermal Physiology and Ecology of Ectotherms: A Discussion of Approaches.” </w:t>
      </w:r>
      <w:r w:rsidRPr="00E9125B">
        <w:rPr>
          <w:rFonts w:ascii="Arial" w:hAnsi="Arial" w:cs="Arial"/>
          <w:i/>
          <w:iCs/>
          <w:noProof/>
        </w:rPr>
        <w:t>Integrative and Comparative Biology</w:t>
      </w:r>
      <w:r w:rsidRPr="00E9125B">
        <w:rPr>
          <w:rFonts w:ascii="Arial" w:hAnsi="Arial" w:cs="Arial"/>
          <w:noProof/>
        </w:rPr>
        <w:t xml:space="preserve"> 19(1):357–66.</w:t>
      </w:r>
    </w:p>
    <w:p w14:paraId="378F12A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Jankowski, Jill E., Gustavo A. Londoño, Scott K. Robinson, and Mark A. Chappell. 2013a. “Exploring the Role of Physiology and Biotic Interactions in Determining Elevational Ranges of Tropical Animals.” </w:t>
      </w:r>
      <w:r w:rsidRPr="00E9125B">
        <w:rPr>
          <w:rFonts w:ascii="Arial" w:hAnsi="Arial" w:cs="Arial"/>
          <w:i/>
          <w:iCs/>
          <w:noProof/>
        </w:rPr>
        <w:t>Ecography</w:t>
      </w:r>
      <w:r w:rsidRPr="00E9125B">
        <w:rPr>
          <w:rFonts w:ascii="Arial" w:hAnsi="Arial" w:cs="Arial"/>
          <w:noProof/>
        </w:rPr>
        <w:t xml:space="preserve"> 36(1):1–12.</w:t>
      </w:r>
    </w:p>
    <w:p w14:paraId="06CA5C6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Jankowski, Jill E., Gustavo A. Londoño, Scott K. Robinson, and Mark A. Chappell. 2013b. “Exploring the Role of Physiology and Biotic Interactions in Determining Elevational Ranges of Tropical Animals.” </w:t>
      </w:r>
      <w:r w:rsidRPr="00E9125B">
        <w:rPr>
          <w:rFonts w:ascii="Arial" w:hAnsi="Arial" w:cs="Arial"/>
          <w:i/>
          <w:iCs/>
          <w:noProof/>
        </w:rPr>
        <w:t>Ecography</w:t>
      </w:r>
      <w:r w:rsidRPr="00E9125B">
        <w:rPr>
          <w:rFonts w:ascii="Arial" w:hAnsi="Arial" w:cs="Arial"/>
          <w:noProof/>
        </w:rPr>
        <w:t xml:space="preserve"> 36(1):1–12.</w:t>
      </w:r>
    </w:p>
    <w:p w14:paraId="1C47411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Jeffs, Christopher T., J. Christopher D. Terry, Megan Higgie, Anna Jandová, Hana Konvičková, Joel J. Brown, Chia-Hua Lue, Michele Schiffer, Eleanor K. O’Brien, Jon Bridle, Jan Hrček, and Owen T. Lewis. 2020. “Molecular Analyses Reveal Consistent Food Web Structure with Elevation in Rainforest Drosophila - Parasitoid Communities.” </w:t>
      </w:r>
      <w:r w:rsidRPr="00E9125B">
        <w:rPr>
          <w:rFonts w:ascii="Arial" w:hAnsi="Arial" w:cs="Arial"/>
          <w:i/>
          <w:iCs/>
          <w:noProof/>
        </w:rPr>
        <w:t>BioRxiv</w:t>
      </w:r>
      <w:r w:rsidRPr="00E9125B">
        <w:rPr>
          <w:rFonts w:ascii="Arial" w:hAnsi="Arial" w:cs="Arial"/>
          <w:noProof/>
        </w:rPr>
        <w:t xml:space="preserve"> 1-16 https://doi.org/10.1101/2020.07.21.213678.</w:t>
      </w:r>
    </w:p>
    <w:p w14:paraId="7499FF1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Jørgensen, Lisa Bjerregaard, Hans Malte, and Johannes Overgaard. 2019. “How to Assess Drosophila Heat Tolerance: Unifying Static and Dynamic Tolerance Assays to Predict Heat Distribution Limits” edited by C. White. </w:t>
      </w:r>
      <w:r w:rsidRPr="00E9125B">
        <w:rPr>
          <w:rFonts w:ascii="Arial" w:hAnsi="Arial" w:cs="Arial"/>
          <w:i/>
          <w:iCs/>
          <w:noProof/>
        </w:rPr>
        <w:t>Functional Ecology</w:t>
      </w:r>
      <w:r w:rsidRPr="00E9125B">
        <w:rPr>
          <w:rFonts w:ascii="Arial" w:hAnsi="Arial" w:cs="Arial"/>
          <w:noProof/>
        </w:rPr>
        <w:t xml:space="preserve"> 33(4):629–42.</w:t>
      </w:r>
    </w:p>
    <w:p w14:paraId="52DC752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Kearney, Michael and Warren Porter. 2009. “Mechanistic Niche Modelling: Combining Physiological and Spatial Data to Predict Species’ Ranges.” </w:t>
      </w:r>
      <w:r w:rsidRPr="00E9125B">
        <w:rPr>
          <w:rFonts w:ascii="Arial" w:hAnsi="Arial" w:cs="Arial"/>
          <w:i/>
          <w:iCs/>
          <w:noProof/>
        </w:rPr>
        <w:t>Ecology Letters</w:t>
      </w:r>
      <w:r w:rsidRPr="00E9125B">
        <w:rPr>
          <w:rFonts w:ascii="Arial" w:hAnsi="Arial" w:cs="Arial"/>
          <w:noProof/>
        </w:rPr>
        <w:t xml:space="preserve"> 12(4):334–50.</w:t>
      </w:r>
    </w:p>
    <w:p w14:paraId="6E87BBA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Kellermann, Vanessa, Johannes Overgaard, Ary A. Hoffmann, Camilla Fljøgaard, Jens Christian Svenning, and Volker Loeschcke. 2012. “Upper Thermal Limits of Drosophila Are Linked to Species Distributions and Strongly Constrained Phylogenetically.”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109(40):16228–33.</w:t>
      </w:r>
    </w:p>
    <w:p w14:paraId="6837B98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Khaliq, Imran, Christian Hof, Roland Prinzinger, Katrin Böhning-Gaese, and Markus Pfenninger. 2014. “Global Variation in Thermal Tolerances and Vulnerability of Endotherms to Climate Change.” </w:t>
      </w:r>
      <w:r w:rsidRPr="00E9125B">
        <w:rPr>
          <w:rFonts w:ascii="Arial" w:hAnsi="Arial" w:cs="Arial"/>
          <w:i/>
          <w:iCs/>
          <w:noProof/>
        </w:rPr>
        <w:t xml:space="preserve">Proceedings of the Royal Society B: Biological </w:t>
      </w:r>
      <w:r w:rsidRPr="00E9125B">
        <w:rPr>
          <w:rFonts w:ascii="Arial" w:hAnsi="Arial" w:cs="Arial"/>
          <w:i/>
          <w:iCs/>
          <w:noProof/>
        </w:rPr>
        <w:lastRenderedPageBreak/>
        <w:t>Sciences</w:t>
      </w:r>
      <w:r w:rsidRPr="00E9125B">
        <w:rPr>
          <w:rFonts w:ascii="Arial" w:hAnsi="Arial" w:cs="Arial"/>
          <w:noProof/>
        </w:rPr>
        <w:t xml:space="preserve"> 281(1789).</w:t>
      </w:r>
    </w:p>
    <w:p w14:paraId="3CD48C2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Kimura, Masahito T. 2004. “Cold and Heat Tolerance of Drosophilid Flies with Reference to Their Latitudinal Distributions.” </w:t>
      </w:r>
      <w:r w:rsidRPr="00E9125B">
        <w:rPr>
          <w:rFonts w:ascii="Arial" w:hAnsi="Arial" w:cs="Arial"/>
          <w:i/>
          <w:iCs/>
          <w:noProof/>
        </w:rPr>
        <w:t>Oecologia</w:t>
      </w:r>
      <w:r w:rsidRPr="00E9125B">
        <w:rPr>
          <w:rFonts w:ascii="Arial" w:hAnsi="Arial" w:cs="Arial"/>
          <w:noProof/>
        </w:rPr>
        <w:t xml:space="preserve"> 140(3):442–49.</w:t>
      </w:r>
    </w:p>
    <w:p w14:paraId="4111FC3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Kingsolver, Joel G., Sarah E. Diamond, and Lauren B. Buckley. 2013. “Heat Stress and the Fitness Consequences of Climate Change for Terrestrial Ectotherms” edited by J. Grindstaff. </w:t>
      </w:r>
      <w:r w:rsidRPr="00E9125B">
        <w:rPr>
          <w:rFonts w:ascii="Arial" w:hAnsi="Arial" w:cs="Arial"/>
          <w:i/>
          <w:iCs/>
          <w:noProof/>
        </w:rPr>
        <w:t>Functional Ecology</w:t>
      </w:r>
      <w:r w:rsidRPr="00E9125B">
        <w:rPr>
          <w:rFonts w:ascii="Arial" w:hAnsi="Arial" w:cs="Arial"/>
          <w:noProof/>
        </w:rPr>
        <w:t xml:space="preserve"> 27(6):1415–23.</w:t>
      </w:r>
    </w:p>
    <w:p w14:paraId="6A061628"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Krebs, Robert A. and J. S. F. Barker. 1991. “Coexistence of Ecologically Similar Colonising Species: Intra- and Interspecific Competition in Drosophila Aldrichi and D. Buzzatii.” </w:t>
      </w:r>
      <w:r w:rsidRPr="00E9125B">
        <w:rPr>
          <w:rFonts w:ascii="Arial" w:hAnsi="Arial" w:cs="Arial"/>
          <w:i/>
          <w:iCs/>
          <w:noProof/>
        </w:rPr>
        <w:t>Australian Journal of Zoology</w:t>
      </w:r>
      <w:r w:rsidRPr="00E9125B">
        <w:rPr>
          <w:rFonts w:ascii="Arial" w:hAnsi="Arial" w:cs="Arial"/>
          <w:noProof/>
        </w:rPr>
        <w:t xml:space="preserve"> 39(5):499–508.</w:t>
      </w:r>
    </w:p>
    <w:p w14:paraId="068CFB9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Laurance, William F., D. Carolina Useche, Luke P. Shoo, Sebastian K. Herzog, Michael Kessler, Federico Escobar, Gunnar Brehm, Jan C. Axmacher, I. Ching Chen, Lucrecia Arellano Gámez, Peter Hietz, Konrad Fiedler, Tomasz Pyrcz, Jan Wolf, Christopher L. Merkord, Catherine Cardelus, Andrew R. Marshall, Claudine Ah-Peng, Gregory H. Aplet, M. del Coro Arizmendi, William J. Baker, John Barone, Carsten A. Brühl, Rainer W. Bussmann, Daniele Cicuzza, Gerald Eilu, Mario E. Favila, Andreas Hemp, Claudia Hemp, Jürgen Homeier, Johanna Hurtado, Jill Jankowski, Gustavo Kattán, Jürgen Kluge, Thorsten Krömer, David C. Lees, Marcus Lehnert, John T. Longino, Jon Lovett, Patrick H. Martin, Bruce D. Patterson, Richard G. Pearson, Kelvin S. H. Peh, Barbara Richardson, Michael Richardson, Michael J. Samways, Feyera Senbeta, Thomas B. Smith, Timothy M. A. Utteridge, James E. Watkins, Rohan Wilson, Stephen E. Williams, and Chris D. Thomas. 2011. “Global Warming, Elevational Ranges and the Vulnerability of Tropical Biota.” </w:t>
      </w:r>
      <w:r w:rsidRPr="00E9125B">
        <w:rPr>
          <w:rFonts w:ascii="Arial" w:hAnsi="Arial" w:cs="Arial"/>
          <w:i/>
          <w:iCs/>
          <w:noProof/>
        </w:rPr>
        <w:t>Biological Conservation</w:t>
      </w:r>
      <w:r w:rsidRPr="00E9125B">
        <w:rPr>
          <w:rFonts w:ascii="Arial" w:hAnsi="Arial" w:cs="Arial"/>
          <w:noProof/>
        </w:rPr>
        <w:t xml:space="preserve"> 144(1):548–57.</w:t>
      </w:r>
    </w:p>
    <w:p w14:paraId="699D6BE8"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Logan, Jesse A., Jacques Régnière, and James A. Powell. 2003. “Assessing the Impacts of Global Warming on Forest Pest Dynamics.” Pp. 130–37 in </w:t>
      </w:r>
      <w:r w:rsidRPr="00E9125B">
        <w:rPr>
          <w:rFonts w:ascii="Arial" w:hAnsi="Arial" w:cs="Arial"/>
          <w:i/>
          <w:iCs/>
          <w:noProof/>
        </w:rPr>
        <w:t>Frontiers in Ecology and the Environment</w:t>
      </w:r>
      <w:r w:rsidRPr="00E9125B">
        <w:rPr>
          <w:rFonts w:ascii="Arial" w:hAnsi="Arial" w:cs="Arial"/>
          <w:noProof/>
        </w:rPr>
        <w:t>. Vol. 1. Ecological Society of America.</w:t>
      </w:r>
    </w:p>
    <w:p w14:paraId="5741941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Louthan, Allison M., Daniel F. Doak, and Amy L. Angert. 2015. “Where and When Do Species Interactions Set Range Limits?” </w:t>
      </w:r>
      <w:r w:rsidRPr="00E9125B">
        <w:rPr>
          <w:rFonts w:ascii="Arial" w:hAnsi="Arial" w:cs="Arial"/>
          <w:i/>
          <w:iCs/>
          <w:noProof/>
        </w:rPr>
        <w:t>Trends in Ecology and Evolution</w:t>
      </w:r>
      <w:r w:rsidRPr="00E9125B">
        <w:rPr>
          <w:rFonts w:ascii="Arial" w:hAnsi="Arial" w:cs="Arial"/>
          <w:noProof/>
        </w:rPr>
        <w:t xml:space="preserve"> 30(12):780–92.</w:t>
      </w:r>
    </w:p>
    <w:p w14:paraId="09DC583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Lynch, Heather J., Marc Rhainds, Justin M. Calabrese, Stephen Cantrell, Chris Cosner, and William F. Fagan. 2014. “How Climate Extremes—Not Means—Define a Species’ Geographic Range Boundary via a Demographic Tipping Point.” </w:t>
      </w:r>
      <w:r w:rsidRPr="00E9125B">
        <w:rPr>
          <w:rFonts w:ascii="Arial" w:hAnsi="Arial" w:cs="Arial"/>
          <w:i/>
          <w:iCs/>
          <w:noProof/>
        </w:rPr>
        <w:t>Ecological Monographs</w:t>
      </w:r>
      <w:r w:rsidRPr="00E9125B">
        <w:rPr>
          <w:rFonts w:ascii="Arial" w:hAnsi="Arial" w:cs="Arial"/>
          <w:noProof/>
        </w:rPr>
        <w:t xml:space="preserve"> 84(1):131–49.</w:t>
      </w:r>
    </w:p>
    <w:p w14:paraId="6531A9A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Ma, Gang, Ary A. Hoffmann, and Chun Sen Ma. 2015. “Daily Temperature Extremes Play an Important Role in Predicting Thermal Effects.” </w:t>
      </w:r>
      <w:r w:rsidRPr="00E9125B">
        <w:rPr>
          <w:rFonts w:ascii="Arial" w:hAnsi="Arial" w:cs="Arial"/>
          <w:i/>
          <w:iCs/>
          <w:noProof/>
        </w:rPr>
        <w:t>Journal of Experimental Biology</w:t>
      </w:r>
      <w:r w:rsidRPr="00E9125B">
        <w:rPr>
          <w:rFonts w:ascii="Arial" w:hAnsi="Arial" w:cs="Arial"/>
          <w:noProof/>
        </w:rPr>
        <w:t xml:space="preserve"> 218(14):2289–96.</w:t>
      </w:r>
    </w:p>
    <w:p w14:paraId="3D46137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MacLean, Heidi J., Jesper G. Sørensen, Torsten N. Kristensen, Volker Loeschcke, Kristian Beedholm, Vanessa Kellermann, and Johannes Overgaard. 2019. “Evolution and Plasticity of Thermal Performance: An Analysis of Variation in Thermal Tolerance and Fitness in 22 </w:t>
      </w:r>
      <w:r w:rsidRPr="00E9125B">
        <w:rPr>
          <w:rFonts w:ascii="Arial" w:hAnsi="Arial" w:cs="Arial"/>
          <w:i/>
          <w:iCs/>
          <w:noProof/>
        </w:rPr>
        <w:t>Drosophila</w:t>
      </w:r>
      <w:r w:rsidRPr="00E9125B">
        <w:rPr>
          <w:rFonts w:ascii="Arial" w:hAnsi="Arial" w:cs="Arial"/>
          <w:noProof/>
        </w:rPr>
        <w:t xml:space="preserve"> Species.” </w:t>
      </w:r>
      <w:r w:rsidRPr="00E9125B">
        <w:rPr>
          <w:rFonts w:ascii="Arial" w:hAnsi="Arial" w:cs="Arial"/>
          <w:i/>
          <w:iCs/>
          <w:noProof/>
        </w:rPr>
        <w:t>Philosophical Transactions of the Royal Society B: Biological Sciences</w:t>
      </w:r>
      <w:r w:rsidRPr="00E9125B">
        <w:rPr>
          <w:rFonts w:ascii="Arial" w:hAnsi="Arial" w:cs="Arial"/>
          <w:noProof/>
        </w:rPr>
        <w:t xml:space="preserve"> 374(1778):20180548.</w:t>
      </w:r>
    </w:p>
    <w:p w14:paraId="4465344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Merrill, Richard M., David Gutiérrez, Owen T. Lewis, Javier Gutiérrez, Sonia B. Díez, and Robert J. Wilson. 2008. “Combined Effects of Climate and Biotic Interactions on the Elevational Range of a Phytophagous Insect.” </w:t>
      </w:r>
      <w:r w:rsidRPr="00E9125B">
        <w:rPr>
          <w:rFonts w:ascii="Arial" w:hAnsi="Arial" w:cs="Arial"/>
          <w:i/>
          <w:iCs/>
          <w:noProof/>
        </w:rPr>
        <w:t>Journal of Animal Ecology</w:t>
      </w:r>
      <w:r w:rsidRPr="00E9125B">
        <w:rPr>
          <w:rFonts w:ascii="Arial" w:hAnsi="Arial" w:cs="Arial"/>
          <w:noProof/>
        </w:rPr>
        <w:t xml:space="preserve"> 77(1):145–55.</w:t>
      </w:r>
    </w:p>
    <w:p w14:paraId="7993CAF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Mitsui, Hideyuki, Kees Van Achterberg, Göran Nordlander, and Masahito T. Kimura. 2007. “Geographical Distributions and Host Associations of Larval Parasitoids of Frugivorous Drosophilidae in Japan.” </w:t>
      </w:r>
      <w:r w:rsidRPr="00E9125B">
        <w:rPr>
          <w:rFonts w:ascii="Arial" w:hAnsi="Arial" w:cs="Arial"/>
          <w:i/>
          <w:iCs/>
          <w:noProof/>
        </w:rPr>
        <w:t>Journal of Natural History</w:t>
      </w:r>
      <w:r w:rsidRPr="00E9125B">
        <w:rPr>
          <w:rFonts w:ascii="Arial" w:hAnsi="Arial" w:cs="Arial"/>
          <w:noProof/>
        </w:rPr>
        <w:t xml:space="preserve"> 41(25–28):1731–38.</w:t>
      </w:r>
    </w:p>
    <w:p w14:paraId="35DEDFB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Nowrouzi, Somayeh, Alan N. Andersen, Tom R. Bishop, and Simon K. A. Robson. </w:t>
      </w:r>
      <w:r w:rsidRPr="00E9125B">
        <w:rPr>
          <w:rFonts w:ascii="Arial" w:hAnsi="Arial" w:cs="Arial"/>
          <w:noProof/>
        </w:rPr>
        <w:lastRenderedPageBreak/>
        <w:t xml:space="preserve">2018. “Is Thermal Limitation the Primary Driver of Elevational Distributions? Not for Montane Rainforest Ants in the Australian Wet Tropics.” </w:t>
      </w:r>
      <w:r w:rsidRPr="00E9125B">
        <w:rPr>
          <w:rFonts w:ascii="Arial" w:hAnsi="Arial" w:cs="Arial"/>
          <w:i/>
          <w:iCs/>
          <w:noProof/>
        </w:rPr>
        <w:t>Oecologia</w:t>
      </w:r>
      <w:r w:rsidRPr="00E9125B">
        <w:rPr>
          <w:rFonts w:ascii="Arial" w:hAnsi="Arial" w:cs="Arial"/>
          <w:noProof/>
        </w:rPr>
        <w:t xml:space="preserve"> 188(2):333–42.</w:t>
      </w:r>
    </w:p>
    <w:p w14:paraId="4238615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O’Brien, Eleanor K., Megan Higgie, Alan Reynolds, Ary A. Hoffmann, and Jon R. Bridle. 2017. “Testing for Local Adaptation and Evolutionary Potential along Altitudinal Gradients in Rainforest Drosophila: Beyond Laboratory Estimates.” </w:t>
      </w:r>
      <w:r w:rsidRPr="00E9125B">
        <w:rPr>
          <w:rFonts w:ascii="Arial" w:hAnsi="Arial" w:cs="Arial"/>
          <w:i/>
          <w:iCs/>
          <w:noProof/>
        </w:rPr>
        <w:t>Global Change Biology</w:t>
      </w:r>
      <w:r w:rsidRPr="00E9125B">
        <w:rPr>
          <w:rFonts w:ascii="Arial" w:hAnsi="Arial" w:cs="Arial"/>
          <w:noProof/>
        </w:rPr>
        <w:t xml:space="preserve"> 23(5):1847–60.</w:t>
      </w:r>
    </w:p>
    <w:p w14:paraId="07FB30D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Overgaard, Johannes, Michael R. Kearney, and Ary A. Hoffmann. 2014. “Sensitivity to Thermal Extremes in Australian Drosophila Implies Similar Impacts of Climate Change on the Distribution of Widespread and Tropical Species.” </w:t>
      </w:r>
      <w:r w:rsidRPr="00E9125B">
        <w:rPr>
          <w:rFonts w:ascii="Arial" w:hAnsi="Arial" w:cs="Arial"/>
          <w:i/>
          <w:iCs/>
          <w:noProof/>
        </w:rPr>
        <w:t>Global Change Biology</w:t>
      </w:r>
      <w:r w:rsidRPr="00E9125B">
        <w:rPr>
          <w:rFonts w:ascii="Arial" w:hAnsi="Arial" w:cs="Arial"/>
          <w:noProof/>
        </w:rPr>
        <w:t xml:space="preserve"> 20(6):1738–50.</w:t>
      </w:r>
    </w:p>
    <w:p w14:paraId="4A8E0AC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Paquette, Alexandra and Anna L. Hargreaves. 2021. “Biotic Interactions Are More Often Important at Species’ Warm versus Cool Range Edges” edited by C. Ghalambor. </w:t>
      </w:r>
      <w:r w:rsidRPr="00E9125B">
        <w:rPr>
          <w:rFonts w:ascii="Arial" w:hAnsi="Arial" w:cs="Arial"/>
          <w:i/>
          <w:iCs/>
          <w:noProof/>
        </w:rPr>
        <w:t>Ecology Letters</w:t>
      </w:r>
      <w:r w:rsidRPr="00E9125B">
        <w:rPr>
          <w:rFonts w:ascii="Arial" w:hAnsi="Arial" w:cs="Arial"/>
          <w:noProof/>
        </w:rPr>
        <w:t xml:space="preserve"> 24(11):2427–38.</w:t>
      </w:r>
    </w:p>
    <w:p w14:paraId="463FC67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Parratt, Steven R., Benjamin S. Walsh, Soeren Metelmann, Nicola White, Andri Manser, Amanda J. Bretman, Ary A. Hoffmann, Rhonda R. Snook, and Tom A. R. Price. 2021. “Temperatures That Sterilize Males Better Match Global Species Distributions than Lethal Temperatures.” </w:t>
      </w:r>
      <w:r w:rsidRPr="00E9125B">
        <w:rPr>
          <w:rFonts w:ascii="Arial" w:hAnsi="Arial" w:cs="Arial"/>
          <w:i/>
          <w:iCs/>
          <w:noProof/>
        </w:rPr>
        <w:t>Nature Climate Change</w:t>
      </w:r>
      <w:r w:rsidRPr="00E9125B">
        <w:rPr>
          <w:rFonts w:ascii="Arial" w:hAnsi="Arial" w:cs="Arial"/>
          <w:noProof/>
        </w:rPr>
        <w:t xml:space="preserve"> 11(6):481–84.</w:t>
      </w:r>
    </w:p>
    <w:p w14:paraId="17AC8A3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Pecl, Gretta T., Miguel B. Araújo, Johann D. Bell, Julia Blanchard, Timothy C. Bonebrake, I. Ching Chen, Timothy D. Clark, Robert K. Colwell, Finn Danielsen, Birgitta Evengård, Lorena Falconi, Simon Ferrier, Stewart Frusher, Raquel A. Garcia, Roger B. Griffis, Alistair J. Hobday, Charlene Janion-Scheepers, Marta A. Jarzyna, Sarah Jennings, Jonathan Lenoir, Hlif I. Linnetved, Victoria Y. Martin, Phillipa C. McCormack, Jan McDonald, Nicola J. Mitchell, Tero Mustonen, John M. Pandolfi, Nathalie Pettorelli, Ekaterina Popova, Sharon A. Robinson, Brett R. Scheffers, Justine D. Shaw, Cascade J. B. Sorte, Jan M. Strugnell, Jennifer M. Sunday, Mao Ning Tuanmu, Adriana Vergés, Cecilia Villanueva, Thomas Wernberg, Erik Wapstra, and Stephen E. Williams. 2017. “Biodiversity Redistribution under Climate Change: Impacts on Ecosystems and Human Well-Being.” </w:t>
      </w:r>
      <w:r w:rsidRPr="00E9125B">
        <w:rPr>
          <w:rFonts w:ascii="Arial" w:hAnsi="Arial" w:cs="Arial"/>
          <w:i/>
          <w:iCs/>
          <w:noProof/>
        </w:rPr>
        <w:t>Science</w:t>
      </w:r>
      <w:r w:rsidRPr="00E9125B">
        <w:rPr>
          <w:rFonts w:ascii="Arial" w:hAnsi="Arial" w:cs="Arial"/>
          <w:noProof/>
        </w:rPr>
        <w:t xml:space="preserve"> 355(6332):1–9.</w:t>
      </w:r>
    </w:p>
    <w:p w14:paraId="513FE79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Peterson, Megan L., Daniel F. Doak, and William F. Morris. 2019. “Incorporating Local Adaptation into Forecasts of Species’ Distribution and Abundance under Climate Change.” </w:t>
      </w:r>
      <w:r w:rsidRPr="00E9125B">
        <w:rPr>
          <w:rFonts w:ascii="Arial" w:hAnsi="Arial" w:cs="Arial"/>
          <w:i/>
          <w:iCs/>
          <w:noProof/>
        </w:rPr>
        <w:t>Global Change Biology</w:t>
      </w:r>
      <w:r w:rsidRPr="00E9125B">
        <w:rPr>
          <w:rFonts w:ascii="Arial" w:hAnsi="Arial" w:cs="Arial"/>
          <w:noProof/>
        </w:rPr>
        <w:t xml:space="preserve"> 25(3):775–93.</w:t>
      </w:r>
    </w:p>
    <w:p w14:paraId="1BA3F30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Saxon, A. D., E. K. O’Brien, and J. R. Bridle. 2018. “Temperature Fluctuations during Development Reduce Male Fitness and May Limit Adaptive Potential in Tropical Rainforest Drosophila.” </w:t>
      </w:r>
      <w:r w:rsidRPr="00E9125B">
        <w:rPr>
          <w:rFonts w:ascii="Arial" w:hAnsi="Arial" w:cs="Arial"/>
          <w:i/>
          <w:iCs/>
          <w:noProof/>
        </w:rPr>
        <w:t>Journal of Evolutionary Biology</w:t>
      </w:r>
      <w:r w:rsidRPr="00E9125B">
        <w:rPr>
          <w:rFonts w:ascii="Arial" w:hAnsi="Arial" w:cs="Arial"/>
          <w:noProof/>
        </w:rPr>
        <w:t xml:space="preserve"> 31(3):405–15.</w:t>
      </w:r>
    </w:p>
    <w:p w14:paraId="7BB0353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Schemske, Douglas W., Gary G. Mittelbach, Howard V. Cornell, James M. Sobel, and Kaustuv Roy. 2009. “Is There a Latitudinal Gradient in the Importance of Biotic Interactions?” </w:t>
      </w:r>
      <w:r w:rsidRPr="00E9125B">
        <w:rPr>
          <w:rFonts w:ascii="Arial" w:hAnsi="Arial" w:cs="Arial"/>
          <w:i/>
          <w:iCs/>
          <w:noProof/>
        </w:rPr>
        <w:t>Annual Review of Ecology, Evolution, and Systematics</w:t>
      </w:r>
      <w:r w:rsidRPr="00E9125B">
        <w:rPr>
          <w:rFonts w:ascii="Arial" w:hAnsi="Arial" w:cs="Arial"/>
          <w:noProof/>
        </w:rPr>
        <w:t xml:space="preserve"> 40(1):245–69.</w:t>
      </w:r>
    </w:p>
    <w:p w14:paraId="31F5F2E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Schiffer, Michele and Shane F. McEvey. 2006. “Drosophila Bunnanda - A New Species from Northern Australia with Notes on Other Australian Members of the Montium Subgroup (Diptera: Drosophilidae).” </w:t>
      </w:r>
      <w:r w:rsidRPr="00E9125B">
        <w:rPr>
          <w:rFonts w:ascii="Arial" w:hAnsi="Arial" w:cs="Arial"/>
          <w:i/>
          <w:iCs/>
          <w:noProof/>
        </w:rPr>
        <w:t>Zootaxa</w:t>
      </w:r>
      <w:r w:rsidRPr="00E9125B">
        <w:rPr>
          <w:rFonts w:ascii="Arial" w:hAnsi="Arial" w:cs="Arial"/>
          <w:noProof/>
        </w:rPr>
        <w:t xml:space="preserve"> (1333):1–23.</w:t>
      </w:r>
    </w:p>
    <w:p w14:paraId="4374F1E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Sheldon, Kimberly S., Sylvia Yang, and Joshua J. Tewksbury. 2011. “Climate Change and Community Disassembly: Impacts of Warming on Tropical and Temperate Montane Community Structure.” </w:t>
      </w:r>
      <w:r w:rsidRPr="00E9125B">
        <w:rPr>
          <w:rFonts w:ascii="Arial" w:hAnsi="Arial" w:cs="Arial"/>
          <w:i/>
          <w:iCs/>
          <w:noProof/>
        </w:rPr>
        <w:t>Ecology Letters</w:t>
      </w:r>
      <w:r w:rsidRPr="00E9125B">
        <w:rPr>
          <w:rFonts w:ascii="Arial" w:hAnsi="Arial" w:cs="Arial"/>
          <w:noProof/>
        </w:rPr>
        <w:t xml:space="preserve"> 14(12):1191–1200.</w:t>
      </w:r>
    </w:p>
    <w:p w14:paraId="7871A85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Sinclair, Brent J., Katie E. Marshall, Mary A. Sewell, Danielle L. Levesque, Christopher S. Willett, Stine Slotsbo, Yunwei Dong, Christopher D. G. Harley, David J. Marshall, Brian S. Helmuth, and Raymond B. Huey. 2016. “Can We Predict Ectotherm Responses to Climate Change Using Thermal Performance </w:t>
      </w:r>
      <w:r w:rsidRPr="00E9125B">
        <w:rPr>
          <w:rFonts w:ascii="Arial" w:hAnsi="Arial" w:cs="Arial"/>
          <w:noProof/>
        </w:rPr>
        <w:lastRenderedPageBreak/>
        <w:t xml:space="preserve">Curves and Body Temperatures?” edited by D. Vasseur. </w:t>
      </w:r>
      <w:r w:rsidRPr="00E9125B">
        <w:rPr>
          <w:rFonts w:ascii="Arial" w:hAnsi="Arial" w:cs="Arial"/>
          <w:i/>
          <w:iCs/>
          <w:noProof/>
        </w:rPr>
        <w:t>Ecology Letters</w:t>
      </w:r>
      <w:r w:rsidRPr="00E9125B">
        <w:rPr>
          <w:rFonts w:ascii="Arial" w:hAnsi="Arial" w:cs="Arial"/>
          <w:noProof/>
        </w:rPr>
        <w:t xml:space="preserve"> 19(11):1372–85.</w:t>
      </w:r>
    </w:p>
    <w:p w14:paraId="3B535DD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Srinivasan, Umesh, Paul R. Elsen, Morgan W. Tingley, and David S. Wilcove. 2018. “Temperature and Competition Interact to Structure Himalayan Bird Communities.” </w:t>
      </w:r>
      <w:r w:rsidRPr="00E9125B">
        <w:rPr>
          <w:rFonts w:ascii="Arial" w:hAnsi="Arial" w:cs="Arial"/>
          <w:i/>
          <w:iCs/>
          <w:noProof/>
        </w:rPr>
        <w:t>Proceedings of the Royal Society B: Biological Sciences</w:t>
      </w:r>
      <w:r w:rsidRPr="00E9125B">
        <w:rPr>
          <w:rFonts w:ascii="Arial" w:hAnsi="Arial" w:cs="Arial"/>
          <w:noProof/>
        </w:rPr>
        <w:t xml:space="preserve"> 285(1874):20172593.</w:t>
      </w:r>
    </w:p>
    <w:p w14:paraId="08437A9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Sunday, Jennifer M., Amanda E. Bates, and Nicholas K. Dulvy. 2012. “Thermal Tolerance and the Global Redistribution of Animals.” </w:t>
      </w:r>
      <w:r w:rsidRPr="00E9125B">
        <w:rPr>
          <w:rFonts w:ascii="Arial" w:hAnsi="Arial" w:cs="Arial"/>
          <w:i/>
          <w:iCs/>
          <w:noProof/>
        </w:rPr>
        <w:t>Nature Climate Change</w:t>
      </w:r>
      <w:r w:rsidRPr="00E9125B">
        <w:rPr>
          <w:rFonts w:ascii="Arial" w:hAnsi="Arial" w:cs="Arial"/>
          <w:noProof/>
        </w:rPr>
        <w:t xml:space="preserve"> 2(9):686–90.</w:t>
      </w:r>
    </w:p>
    <w:p w14:paraId="1FC2ADE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Terry, J. Christopher D., Jinlin Chen, and Owen T. Lewis. 2021. “Natural Enemies Have Inconsistent Impacts on the Coexistence of Competing Species.” </w:t>
      </w:r>
      <w:r w:rsidRPr="00E9125B">
        <w:rPr>
          <w:rFonts w:ascii="Arial" w:hAnsi="Arial" w:cs="Arial"/>
          <w:i/>
          <w:iCs/>
          <w:noProof/>
        </w:rPr>
        <w:t>Journal of Animal Ecology</w:t>
      </w:r>
      <w:r w:rsidRPr="00E9125B">
        <w:rPr>
          <w:rFonts w:ascii="Arial" w:hAnsi="Arial" w:cs="Arial"/>
          <w:noProof/>
        </w:rPr>
        <w:t xml:space="preserve"> 1365-2656.13534.</w:t>
      </w:r>
    </w:p>
    <w:p w14:paraId="0A962F7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Williams, Stephen E., Elizabeth E. Bolitho, and Samantha Fox. 2003. “Climate Change in Australian Tropical Rainforests: An Impending Environmental Catastrophe.” </w:t>
      </w:r>
      <w:r w:rsidRPr="00E9125B">
        <w:rPr>
          <w:rFonts w:ascii="Arial" w:hAnsi="Arial" w:cs="Arial"/>
          <w:i/>
          <w:iCs/>
          <w:noProof/>
        </w:rPr>
        <w:t>Proceedings of the Royal Society B: Biological Sciences</w:t>
      </w:r>
      <w:r w:rsidRPr="00E9125B">
        <w:rPr>
          <w:rFonts w:ascii="Arial" w:hAnsi="Arial" w:cs="Arial"/>
          <w:noProof/>
        </w:rPr>
        <w:t xml:space="preserve"> 270(1527):1887–92.</w:t>
      </w:r>
    </w:p>
    <w:p w14:paraId="3EA8AD9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Wilson, Robert J., David Gutiérrez, Javier Gutiérrez, David Martínez, Rosa Agudo, and Victor J. Monserrat. 2005. “Changes to the Elevational Limits and Extent of Species Ranges Associated with Climate Change.” </w:t>
      </w:r>
      <w:r w:rsidRPr="00E9125B">
        <w:rPr>
          <w:rFonts w:ascii="Arial" w:hAnsi="Arial" w:cs="Arial"/>
          <w:i/>
          <w:iCs/>
          <w:noProof/>
        </w:rPr>
        <w:t>Ecology Letters</w:t>
      </w:r>
      <w:r w:rsidRPr="00E9125B">
        <w:rPr>
          <w:rFonts w:ascii="Arial" w:hAnsi="Arial" w:cs="Arial"/>
          <w:noProof/>
        </w:rPr>
        <w:t xml:space="preserve"> 8(11):1138–46.</w:t>
      </w:r>
    </w:p>
    <w:p w14:paraId="1BB632E4" w14:textId="681787BD" w:rsidR="00507849" w:rsidRPr="00EC538B" w:rsidRDefault="00EC538B" w:rsidP="00E9125B">
      <w:pPr>
        <w:widowControl w:val="0"/>
        <w:autoSpaceDE w:val="0"/>
        <w:autoSpaceDN w:val="0"/>
        <w:adjustRightInd w:val="0"/>
        <w:ind w:left="480" w:hanging="480"/>
        <w:rPr>
          <w:rFonts w:ascii="Arial" w:hAnsi="Arial" w:cs="Arial"/>
          <w:b/>
          <w:bCs/>
          <w:lang w:val="en-US"/>
        </w:rPr>
      </w:pPr>
      <w:r>
        <w:rPr>
          <w:rFonts w:ascii="Arial" w:hAnsi="Arial" w:cs="Arial"/>
          <w:b/>
          <w:bCs/>
          <w:lang w:val="en-US"/>
        </w:rPr>
        <w:fldChar w:fldCharType="end"/>
      </w:r>
    </w:p>
    <w:p w14:paraId="020F45A4" w14:textId="6207B64C" w:rsidR="00886388" w:rsidRPr="007F05C5" w:rsidRDefault="00507849" w:rsidP="007C1BC4">
      <w:pPr>
        <w:rPr>
          <w:rFonts w:ascii="Arial" w:hAnsi="Arial" w:cs="Arial"/>
          <w:lang w:val="en-US"/>
        </w:rPr>
      </w:pPr>
      <w:r w:rsidRPr="007F05C5">
        <w:rPr>
          <w:rFonts w:ascii="Arial" w:hAnsi="Arial" w:cs="Arial"/>
          <w:lang w:val="en-US"/>
        </w:rPr>
        <w:br w:type="page"/>
      </w:r>
    </w:p>
    <w:p w14:paraId="7531790E" w14:textId="48F6B91E" w:rsidR="00507849" w:rsidRPr="007F05C5" w:rsidRDefault="00507849" w:rsidP="007C1BC4">
      <w:pPr>
        <w:rPr>
          <w:rFonts w:ascii="Arial" w:hAnsi="Arial" w:cs="Arial"/>
          <w:lang w:val="en-US"/>
        </w:rPr>
      </w:pPr>
      <w:r w:rsidRPr="00DE4099">
        <w:rPr>
          <w:rFonts w:ascii="Arial" w:hAnsi="Arial" w:cs="Arial"/>
          <w:b/>
          <w:bCs/>
          <w:lang w:val="en-US"/>
        </w:rPr>
        <w:lastRenderedPageBreak/>
        <w:t>Figure 1.</w:t>
      </w:r>
      <w:r w:rsidR="00DE4099" w:rsidRPr="00DE4099">
        <w:rPr>
          <w:rFonts w:ascii="Arial" w:hAnsi="Arial" w:cs="Arial"/>
          <w:b/>
          <w:bCs/>
          <w:lang w:val="en-US"/>
        </w:rPr>
        <w:t xml:space="preserve"> Distribution patterns</w:t>
      </w:r>
      <w:r w:rsidR="00DE4099">
        <w:rPr>
          <w:rFonts w:ascii="Arial" w:hAnsi="Arial" w:cs="Arial"/>
          <w:b/>
          <w:bCs/>
          <w:lang w:val="en-US"/>
        </w:rPr>
        <w:t>.</w:t>
      </w:r>
      <w:r w:rsidRPr="00106141">
        <w:rPr>
          <w:rFonts w:ascii="Arial" w:hAnsi="Arial" w:cs="Arial"/>
          <w:lang w:val="en-US"/>
        </w:rPr>
        <w:t xml:space="preserve"> a</w:t>
      </w:r>
      <w:r w:rsidR="0089271B" w:rsidRPr="00106141">
        <w:rPr>
          <w:rFonts w:ascii="Arial" w:hAnsi="Arial" w:cs="Arial"/>
          <w:lang w:val="en-US"/>
        </w:rPr>
        <w:t>)</w:t>
      </w:r>
      <w:r w:rsidRPr="00106141">
        <w:rPr>
          <w:rFonts w:ascii="Arial" w:hAnsi="Arial" w:cs="Arial"/>
          <w:lang w:val="en-US"/>
        </w:rPr>
        <w:t xml:space="preserve"> </w:t>
      </w:r>
      <w:r w:rsidR="0089271B" w:rsidRPr="00106141">
        <w:rPr>
          <w:rFonts w:ascii="Arial" w:hAnsi="Arial" w:cs="Arial"/>
          <w:lang w:val="en-US"/>
        </w:rPr>
        <w:t>P</w:t>
      </w:r>
      <w:r w:rsidRPr="00106141">
        <w:rPr>
          <w:rFonts w:ascii="Arial" w:hAnsi="Arial" w:cs="Arial"/>
          <w:lang w:val="en-US"/>
        </w:rPr>
        <w:t xml:space="preserve">roportion of </w:t>
      </w:r>
      <w:r w:rsidR="00DB7A26">
        <w:rPr>
          <w:rFonts w:ascii="Arial" w:hAnsi="Arial" w:cs="Arial"/>
          <w:lang w:val="en-US"/>
        </w:rPr>
        <w:t xml:space="preserve">all </w:t>
      </w:r>
      <w:r w:rsidR="0089271B" w:rsidRPr="00106141">
        <w:rPr>
          <w:rFonts w:ascii="Arial" w:hAnsi="Arial" w:cs="Arial"/>
          <w:lang w:val="en-US"/>
        </w:rPr>
        <w:t>samples</w:t>
      </w:r>
      <w:r w:rsidRPr="00106141">
        <w:rPr>
          <w:rFonts w:ascii="Arial" w:hAnsi="Arial" w:cs="Arial"/>
          <w:lang w:val="en-US"/>
        </w:rPr>
        <w:t xml:space="preserve"> found </w:t>
      </w:r>
      <w:r w:rsidR="00DB7A26">
        <w:rPr>
          <w:rFonts w:ascii="Arial" w:hAnsi="Arial" w:cs="Arial"/>
          <w:lang w:val="en-US"/>
        </w:rPr>
        <w:t>at</w:t>
      </w:r>
      <w:r w:rsidR="00DB7A26" w:rsidRPr="00106141">
        <w:rPr>
          <w:rFonts w:ascii="Arial" w:hAnsi="Arial" w:cs="Arial"/>
          <w:lang w:val="en-US"/>
        </w:rPr>
        <w:t xml:space="preserve"> </w:t>
      </w:r>
      <w:r w:rsidRPr="00106141">
        <w:rPr>
          <w:rFonts w:ascii="Arial" w:hAnsi="Arial" w:cs="Arial"/>
          <w:lang w:val="en-US"/>
        </w:rPr>
        <w:t>the low-, middle- and high-</w:t>
      </w:r>
      <w:r w:rsidR="00846F63">
        <w:rPr>
          <w:rFonts w:ascii="Arial" w:hAnsi="Arial" w:cs="Arial"/>
          <w:lang w:val="en-US"/>
        </w:rPr>
        <w:t>elevation</w:t>
      </w:r>
      <w:r w:rsidRPr="00106141">
        <w:rPr>
          <w:rFonts w:ascii="Arial" w:hAnsi="Arial" w:cs="Arial"/>
          <w:lang w:val="en-US"/>
        </w:rPr>
        <w:t xml:space="preserve"> site</w:t>
      </w:r>
      <w:r w:rsidR="00BC6304">
        <w:rPr>
          <w:rFonts w:ascii="Arial" w:hAnsi="Arial" w:cs="Arial"/>
          <w:lang w:val="en-US"/>
        </w:rPr>
        <w:t>s</w:t>
      </w:r>
      <w:r w:rsidRPr="00106141">
        <w:rPr>
          <w:rFonts w:ascii="Arial" w:hAnsi="Arial" w:cs="Arial"/>
          <w:lang w:val="en-US"/>
        </w:rPr>
        <w:t xml:space="preserve"> for the </w:t>
      </w:r>
      <w:r w:rsidR="0089271B" w:rsidRPr="00106141">
        <w:rPr>
          <w:rFonts w:ascii="Arial" w:hAnsi="Arial" w:cs="Arial"/>
          <w:lang w:val="en-US"/>
        </w:rPr>
        <w:t>nine</w:t>
      </w:r>
      <w:r w:rsidRPr="00106141">
        <w:rPr>
          <w:rFonts w:ascii="Arial" w:hAnsi="Arial" w:cs="Arial"/>
          <w:lang w:val="en-US"/>
        </w:rPr>
        <w:t xml:space="preserve"> </w:t>
      </w:r>
      <w:r w:rsidRPr="008816B7">
        <w:rPr>
          <w:rFonts w:ascii="Arial" w:hAnsi="Arial" w:cs="Arial"/>
          <w:i/>
          <w:iCs/>
          <w:lang w:val="en-US"/>
        </w:rPr>
        <w:t>Drosophila</w:t>
      </w:r>
      <w:r w:rsidRPr="00106141">
        <w:rPr>
          <w:rFonts w:ascii="Arial" w:hAnsi="Arial" w:cs="Arial"/>
          <w:lang w:val="en-US"/>
        </w:rPr>
        <w:t xml:space="preserve"> species. b</w:t>
      </w:r>
      <w:r w:rsidR="0089271B" w:rsidRPr="00106141">
        <w:rPr>
          <w:rFonts w:ascii="Arial" w:hAnsi="Arial" w:cs="Arial"/>
          <w:lang w:val="en-US"/>
        </w:rPr>
        <w:t>)</w:t>
      </w:r>
      <w:r w:rsidRPr="00106141">
        <w:rPr>
          <w:rFonts w:ascii="Arial" w:hAnsi="Arial" w:cs="Arial"/>
          <w:lang w:val="en-US"/>
        </w:rPr>
        <w:t xml:space="preserve"> </w:t>
      </w:r>
      <w:r w:rsidR="0089271B" w:rsidRPr="00106141">
        <w:rPr>
          <w:rFonts w:ascii="Arial" w:hAnsi="Arial" w:cs="Arial"/>
          <w:lang w:val="en-US"/>
        </w:rPr>
        <w:t>R</w:t>
      </w:r>
      <w:r w:rsidRPr="00106141">
        <w:rPr>
          <w:rFonts w:ascii="Arial" w:hAnsi="Arial" w:cs="Arial"/>
          <w:lang w:val="en-US"/>
        </w:rPr>
        <w:t>egression coefficients</w:t>
      </w:r>
      <w:r w:rsidR="0089271B" w:rsidRPr="00106141">
        <w:rPr>
          <w:rFonts w:ascii="Arial" w:hAnsi="Arial" w:cs="Arial"/>
          <w:lang w:val="en-US"/>
        </w:rPr>
        <w:t xml:space="preserve"> </w:t>
      </w:r>
      <w:r w:rsidR="0089271B" w:rsidRPr="00106141">
        <w:rPr>
          <w:rFonts w:ascii="Arial" w:eastAsia="SimSun" w:hAnsi="Arial" w:cs="Arial"/>
          <w:lang w:val="en-US"/>
        </w:rPr>
        <w:t xml:space="preserve">and </w:t>
      </w:r>
      <w:proofErr w:type="spellStart"/>
      <w:r w:rsidR="0089271B" w:rsidRPr="00106141">
        <w:rPr>
          <w:rFonts w:ascii="Arial" w:eastAsia="SimSun" w:hAnsi="Arial" w:cs="Arial"/>
          <w:lang w:val="en-US"/>
        </w:rPr>
        <w:t>hIndex</w:t>
      </w:r>
      <w:proofErr w:type="spellEnd"/>
      <w:r w:rsidR="0089271B" w:rsidRPr="00106141">
        <w:rPr>
          <w:rFonts w:ascii="Arial" w:eastAsia="SimSun" w:hAnsi="Arial" w:cs="Arial"/>
          <w:lang w:val="en-US"/>
        </w:rPr>
        <w:t xml:space="preserve"> </w:t>
      </w:r>
      <w:r w:rsidR="00DB7A26">
        <w:rPr>
          <w:rFonts w:ascii="Arial" w:eastAsia="SimSun" w:hAnsi="Arial" w:cs="Arial"/>
          <w:lang w:val="en-US"/>
        </w:rPr>
        <w:t>give consistent</w:t>
      </w:r>
      <w:r w:rsidR="00DB7A26" w:rsidRPr="00106141">
        <w:rPr>
          <w:rFonts w:ascii="Arial" w:eastAsia="SimSun" w:hAnsi="Arial" w:cs="Arial"/>
          <w:lang w:val="en-US"/>
        </w:rPr>
        <w:t xml:space="preserve"> </w:t>
      </w:r>
      <w:r w:rsidRPr="00106141">
        <w:rPr>
          <w:rFonts w:ascii="Arial" w:hAnsi="Arial" w:cs="Arial"/>
          <w:lang w:val="en-US"/>
        </w:rPr>
        <w:t>descri</w:t>
      </w:r>
      <w:r w:rsidR="00DB7A26">
        <w:rPr>
          <w:rFonts w:ascii="Arial" w:hAnsi="Arial" w:cs="Arial"/>
          <w:lang w:val="en-US"/>
        </w:rPr>
        <w:t>ptions of</w:t>
      </w:r>
      <w:r w:rsidRPr="00106141">
        <w:rPr>
          <w:rFonts w:ascii="Arial" w:hAnsi="Arial" w:cs="Arial"/>
          <w:lang w:val="en-US"/>
        </w:rPr>
        <w:t xml:space="preserve"> </w:t>
      </w:r>
      <w:r w:rsidR="00AE7D15">
        <w:rPr>
          <w:rFonts w:ascii="Arial" w:hAnsi="Arial" w:cs="Arial"/>
          <w:lang w:val="en-US"/>
        </w:rPr>
        <w:t>elevational</w:t>
      </w:r>
      <w:r w:rsidRPr="00106141">
        <w:rPr>
          <w:rFonts w:ascii="Arial" w:hAnsi="Arial" w:cs="Arial"/>
          <w:lang w:val="en-US"/>
        </w:rPr>
        <w:t xml:space="preserve"> distribution pattern</w:t>
      </w:r>
      <w:r w:rsidR="0089271B" w:rsidRPr="00106141">
        <w:rPr>
          <w:rFonts w:ascii="Arial" w:hAnsi="Arial" w:cs="Arial"/>
          <w:lang w:val="en-US"/>
        </w:rPr>
        <w:t>s</w:t>
      </w:r>
      <w:r w:rsidRPr="00106141">
        <w:rPr>
          <w:rFonts w:ascii="Arial" w:hAnsi="Arial" w:cs="Arial"/>
          <w:lang w:val="en-US"/>
        </w:rPr>
        <w:t xml:space="preserve">. </w:t>
      </w:r>
      <w:r w:rsidRPr="00106141">
        <w:rPr>
          <w:rFonts w:ascii="Arial" w:hAnsi="Arial" w:cs="Arial"/>
          <w:i/>
          <w:iCs/>
          <w:lang w:val="en-US"/>
        </w:rPr>
        <w:t>D</w:t>
      </w:r>
      <w:r w:rsidR="00E102BF">
        <w:rPr>
          <w:rFonts w:ascii="Arial" w:hAnsi="Arial" w:cs="Arial"/>
          <w:i/>
          <w:iCs/>
          <w:lang w:val="en-US"/>
        </w:rPr>
        <w:t>rosophila</w:t>
      </w:r>
      <w:r w:rsidRPr="00106141">
        <w:rPr>
          <w:rFonts w:ascii="Arial" w:hAnsi="Arial" w:cs="Arial"/>
          <w:i/>
          <w:iCs/>
          <w:lang w:val="en-US"/>
        </w:rPr>
        <w:t xml:space="preserve"> </w:t>
      </w:r>
      <w:proofErr w:type="spellStart"/>
      <w:r w:rsidRPr="00106141">
        <w:rPr>
          <w:rFonts w:ascii="Arial" w:hAnsi="Arial" w:cs="Arial"/>
          <w:i/>
          <w:iCs/>
          <w:lang w:val="en-US"/>
        </w:rPr>
        <w:t>bunnanda</w:t>
      </w:r>
      <w:proofErr w:type="spellEnd"/>
      <w:r w:rsidRPr="00106141">
        <w:rPr>
          <w:rFonts w:ascii="Arial" w:hAnsi="Arial" w:cs="Arial"/>
          <w:lang w:val="en-US"/>
        </w:rPr>
        <w:t xml:space="preserve"> is not included in the </w:t>
      </w:r>
      <w:r w:rsidR="00243604">
        <w:rPr>
          <w:rFonts w:ascii="Arial" w:hAnsi="Arial" w:cs="Arial"/>
          <w:lang w:val="en-US"/>
        </w:rPr>
        <w:t>figure</w:t>
      </w:r>
      <w:r w:rsidR="00243604" w:rsidRPr="00106141">
        <w:rPr>
          <w:rFonts w:ascii="Arial" w:hAnsi="Arial" w:cs="Arial"/>
          <w:lang w:val="en-US"/>
        </w:rPr>
        <w:t xml:space="preserve"> </w:t>
      </w:r>
      <w:r w:rsidRPr="00106141">
        <w:rPr>
          <w:rFonts w:ascii="Arial" w:hAnsi="Arial" w:cs="Arial"/>
          <w:lang w:val="en-US"/>
        </w:rPr>
        <w:t xml:space="preserve">because its regression coefficient </w:t>
      </w:r>
      <w:r w:rsidR="0089271B" w:rsidRPr="00106141">
        <w:rPr>
          <w:rFonts w:ascii="Arial" w:hAnsi="Arial" w:cs="Arial"/>
          <w:lang w:val="en-US"/>
        </w:rPr>
        <w:t xml:space="preserve">and standard error </w:t>
      </w:r>
      <w:r w:rsidR="00DE2C42" w:rsidRPr="00106141">
        <w:rPr>
          <w:rFonts w:ascii="Arial" w:hAnsi="Arial" w:cs="Arial"/>
          <w:lang w:val="en-US"/>
        </w:rPr>
        <w:t>are</w:t>
      </w:r>
      <w:r w:rsidRPr="00106141">
        <w:rPr>
          <w:rFonts w:ascii="Arial" w:hAnsi="Arial" w:cs="Arial"/>
          <w:lang w:val="en-US"/>
        </w:rPr>
        <w:t xml:space="preserve"> peculiarly large in absolute value due to its small sample size. Error bars show </w:t>
      </w:r>
      <w:r w:rsidR="004B5E2F" w:rsidRPr="00106141">
        <w:rPr>
          <w:rFonts w:ascii="Arial" w:hAnsi="Arial" w:cs="Arial"/>
          <w:lang w:val="en-US"/>
        </w:rPr>
        <w:t xml:space="preserve">90% </w:t>
      </w:r>
      <w:r w:rsidRPr="00106141">
        <w:rPr>
          <w:rFonts w:ascii="Arial" w:hAnsi="Arial" w:cs="Arial"/>
          <w:lang w:val="en-US"/>
        </w:rPr>
        <w:t>confidence intervals.</w:t>
      </w:r>
    </w:p>
    <w:p w14:paraId="63E0825C" w14:textId="4542B602" w:rsidR="00301C2F" w:rsidRDefault="00301C2F" w:rsidP="007C1BC4">
      <w:pPr>
        <w:rPr>
          <w:rFonts w:ascii="Arial" w:hAnsi="Arial" w:cs="Arial"/>
          <w:lang w:val="en-US"/>
        </w:rPr>
      </w:pPr>
      <w:r>
        <w:rPr>
          <w:rFonts w:ascii="Arial" w:hAnsi="Arial" w:cs="Arial"/>
          <w:noProof/>
          <w:lang w:val="en-US"/>
        </w:rPr>
        <w:drawing>
          <wp:inline distT="0" distB="0" distL="0" distR="0" wp14:anchorId="00372D22" wp14:editId="5497A29F">
            <wp:extent cx="4657565" cy="6448301"/>
            <wp:effectExtent l="0" t="0" r="3810" b="381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8940" cy="6450205"/>
                    </a:xfrm>
                    <a:prstGeom prst="rect">
                      <a:avLst/>
                    </a:prstGeom>
                  </pic:spPr>
                </pic:pic>
              </a:graphicData>
            </a:graphic>
          </wp:inline>
        </w:drawing>
      </w:r>
    </w:p>
    <w:p w14:paraId="1E92C471" w14:textId="569316DA" w:rsidR="00017D17" w:rsidRDefault="00017D17" w:rsidP="007C1BC4">
      <w:pPr>
        <w:rPr>
          <w:rFonts w:ascii="Arial" w:hAnsi="Arial" w:cs="Arial"/>
          <w:lang w:val="en-US"/>
        </w:rPr>
      </w:pPr>
      <w:r>
        <w:rPr>
          <w:rFonts w:ascii="Arial" w:hAnsi="Arial" w:cs="Arial"/>
          <w:lang w:val="en-US"/>
        </w:rPr>
        <w:br w:type="page"/>
      </w:r>
    </w:p>
    <w:p w14:paraId="4659A6A0" w14:textId="302C3F4E" w:rsidR="007363C5" w:rsidRPr="00157313" w:rsidRDefault="00157313" w:rsidP="007C1BC4">
      <w:pPr>
        <w:rPr>
          <w:rFonts w:ascii="Arial" w:hAnsi="Arial" w:cs="Arial"/>
        </w:rPr>
      </w:pPr>
      <w:r w:rsidRPr="00B23F2E">
        <w:rPr>
          <w:rFonts w:ascii="Arial" w:hAnsi="Arial" w:cs="Arial"/>
          <w:b/>
          <w:bCs/>
          <w:color w:val="0E101A"/>
        </w:rPr>
        <w:lastRenderedPageBreak/>
        <w:t>Figure 2. The thermal performance curve of reproduction.</w:t>
      </w:r>
      <w:r w:rsidRPr="00B23F2E">
        <w:rPr>
          <w:rFonts w:ascii="Arial" w:hAnsi="Arial" w:cs="Arial"/>
        </w:rPr>
        <w:t> The numbers of adult offspring produced per female parent per day are fitted against temperatures. Line colours are ordered by the species’ distribution pattern, with upland-biased species represented by cold colours and lowland-biased species represented by warm colours.</w:t>
      </w:r>
    </w:p>
    <w:p w14:paraId="61FE1955" w14:textId="5BE8D1A6" w:rsidR="007363C5" w:rsidRPr="007F05C5" w:rsidRDefault="00301C2F" w:rsidP="007C1BC4">
      <w:pPr>
        <w:rPr>
          <w:rFonts w:ascii="Arial" w:hAnsi="Arial" w:cs="Arial"/>
          <w:lang w:val="en-US"/>
        </w:rPr>
      </w:pPr>
      <w:r>
        <w:rPr>
          <w:rFonts w:ascii="Arial" w:hAnsi="Arial" w:cs="Arial"/>
          <w:noProof/>
          <w:lang w:val="en-US"/>
        </w:rPr>
        <w:drawing>
          <wp:inline distT="0" distB="0" distL="0" distR="0" wp14:anchorId="6D1ED90D" wp14:editId="441CDA65">
            <wp:extent cx="5727700" cy="3436620"/>
            <wp:effectExtent l="0" t="0" r="0" b="508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p>
    <w:p w14:paraId="1B801742" w14:textId="117324A3" w:rsidR="006A5712" w:rsidRDefault="00EF3BCB" w:rsidP="007C1BC4">
      <w:pPr>
        <w:rPr>
          <w:rFonts w:ascii="Arial" w:hAnsi="Arial" w:cs="Arial"/>
          <w:lang w:val="en-US"/>
        </w:rPr>
      </w:pPr>
      <w:r w:rsidRPr="007F05C5">
        <w:rPr>
          <w:rFonts w:ascii="Arial" w:hAnsi="Arial" w:cs="Arial"/>
          <w:lang w:val="en-US"/>
        </w:rPr>
        <w:br w:type="page"/>
      </w:r>
    </w:p>
    <w:p w14:paraId="4707063D" w14:textId="7F9D231C" w:rsidR="005F0295" w:rsidRDefault="006A5712" w:rsidP="007C1BC4">
      <w:pPr>
        <w:rPr>
          <w:rFonts w:ascii="Arial" w:hAnsi="Arial" w:cs="Arial"/>
          <w:lang w:val="en-US"/>
        </w:rPr>
      </w:pPr>
      <w:r w:rsidRPr="00DE4099">
        <w:rPr>
          <w:rFonts w:ascii="Arial" w:hAnsi="Arial" w:cs="Arial"/>
          <w:b/>
          <w:bCs/>
          <w:lang w:val="en-US"/>
        </w:rPr>
        <w:lastRenderedPageBreak/>
        <w:t xml:space="preserve">Figure 3. Reproductive and physiological thermal tolerance of </w:t>
      </w:r>
      <w:r w:rsidR="008816B7" w:rsidRPr="00DE4099">
        <w:rPr>
          <w:rFonts w:ascii="Arial" w:hAnsi="Arial" w:cs="Arial"/>
          <w:b/>
          <w:bCs/>
          <w:lang w:val="en-US"/>
        </w:rPr>
        <w:t xml:space="preserve">the seven tropical </w:t>
      </w:r>
      <w:r w:rsidR="008816B7" w:rsidRPr="00DE4099">
        <w:rPr>
          <w:rFonts w:ascii="Arial" w:hAnsi="Arial" w:cs="Arial"/>
          <w:b/>
          <w:bCs/>
          <w:i/>
          <w:iCs/>
          <w:lang w:val="en-US"/>
        </w:rPr>
        <w:t xml:space="preserve">Drosophila </w:t>
      </w:r>
      <w:r w:rsidRPr="00DE4099">
        <w:rPr>
          <w:rFonts w:ascii="Arial" w:hAnsi="Arial" w:cs="Arial"/>
          <w:b/>
          <w:bCs/>
          <w:lang w:val="en-US"/>
        </w:rPr>
        <w:t>species</w:t>
      </w:r>
      <w:r w:rsidR="008816B7" w:rsidRPr="00DE4099">
        <w:rPr>
          <w:rFonts w:ascii="Arial" w:hAnsi="Arial" w:cs="Arial"/>
          <w:b/>
          <w:bCs/>
          <w:lang w:val="en-US"/>
        </w:rPr>
        <w:t xml:space="preserve"> examined.</w:t>
      </w:r>
      <w:r w:rsidR="008816B7">
        <w:rPr>
          <w:rFonts w:ascii="Arial" w:hAnsi="Arial" w:cs="Arial"/>
          <w:lang w:val="en-US"/>
        </w:rPr>
        <w:t xml:space="preserve"> Species are ordered by their distribution patterns, with lowland-biased species on the left and </w:t>
      </w:r>
      <w:r w:rsidR="007638ED">
        <w:rPr>
          <w:rFonts w:ascii="Arial" w:hAnsi="Arial" w:cs="Arial"/>
          <w:lang w:val="en-US"/>
        </w:rPr>
        <w:t>upland</w:t>
      </w:r>
      <w:r w:rsidR="008816B7">
        <w:rPr>
          <w:rFonts w:ascii="Arial" w:hAnsi="Arial" w:cs="Arial"/>
          <w:lang w:val="en-US"/>
        </w:rPr>
        <w:t>-biased species on the right. C</w:t>
      </w:r>
      <w:r w:rsidR="00A03AC1">
        <w:rPr>
          <w:rFonts w:ascii="Arial" w:hAnsi="Arial" w:cs="Arial"/>
          <w:lang w:val="en-US"/>
        </w:rPr>
        <w:t xml:space="preserve">old tolerance is represented by </w:t>
      </w:r>
      <w:proofErr w:type="spellStart"/>
      <w:r w:rsidR="00A03AC1" w:rsidRPr="002F3A67">
        <w:rPr>
          <w:rFonts w:ascii="Arial" w:hAnsi="Arial" w:cs="Arial"/>
          <w:i/>
          <w:iCs/>
          <w:lang w:val="en-US"/>
        </w:rPr>
        <w:t>RTmin</w:t>
      </w:r>
      <w:proofErr w:type="spellEnd"/>
      <w:r w:rsidR="00A03AC1">
        <w:rPr>
          <w:rFonts w:ascii="Arial" w:hAnsi="Arial" w:cs="Arial"/>
          <w:lang w:val="en-US"/>
        </w:rPr>
        <w:t xml:space="preserve"> (a), fecundity at 17</w:t>
      </w:r>
      <w:r w:rsidR="002F3A67" w:rsidRPr="007F05C5">
        <w:rPr>
          <w:rFonts w:ascii="Arial" w:hAnsi="Arial" w:cs="Arial"/>
        </w:rPr>
        <w:t>°C</w:t>
      </w:r>
      <w:r w:rsidR="00A03AC1">
        <w:rPr>
          <w:rFonts w:ascii="Arial" w:hAnsi="Arial" w:cs="Arial"/>
          <w:lang w:val="en-US"/>
        </w:rPr>
        <w:t xml:space="preserve"> (b), recovered fecundity after 14</w:t>
      </w:r>
      <w:r w:rsidR="002F3A67" w:rsidRPr="007F05C5">
        <w:rPr>
          <w:rFonts w:ascii="Arial" w:hAnsi="Arial" w:cs="Arial"/>
        </w:rPr>
        <w:t>°C</w:t>
      </w:r>
      <w:r w:rsidR="00A03AC1">
        <w:rPr>
          <w:rFonts w:ascii="Arial" w:hAnsi="Arial" w:cs="Arial"/>
          <w:lang w:val="en-US"/>
        </w:rPr>
        <w:t xml:space="preserve"> (c) and recovery time after chill coma (d). Hot tolerance is represented by </w:t>
      </w:r>
      <w:proofErr w:type="spellStart"/>
      <w:r w:rsidR="00A03AC1" w:rsidRPr="002F3A67">
        <w:rPr>
          <w:rFonts w:ascii="Arial" w:hAnsi="Arial" w:cs="Arial"/>
          <w:i/>
          <w:iCs/>
          <w:lang w:val="en-US"/>
        </w:rPr>
        <w:t>RTmax</w:t>
      </w:r>
      <w:proofErr w:type="spellEnd"/>
      <w:r w:rsidR="00A03AC1">
        <w:rPr>
          <w:rFonts w:ascii="Arial" w:hAnsi="Arial" w:cs="Arial"/>
          <w:lang w:val="en-US"/>
        </w:rPr>
        <w:t xml:space="preserve"> (e), fecundity at 29</w:t>
      </w:r>
      <w:r w:rsidR="002F3A67" w:rsidRPr="007F05C5">
        <w:rPr>
          <w:rFonts w:ascii="Arial" w:hAnsi="Arial" w:cs="Arial"/>
        </w:rPr>
        <w:t>°C</w:t>
      </w:r>
      <w:r w:rsidR="00A03AC1">
        <w:rPr>
          <w:rFonts w:ascii="Arial" w:hAnsi="Arial" w:cs="Arial"/>
          <w:lang w:val="en-US"/>
        </w:rPr>
        <w:t xml:space="preserve"> (f), recovered fecundity after 29</w:t>
      </w:r>
      <w:r w:rsidR="002F3A67" w:rsidRPr="007F05C5">
        <w:rPr>
          <w:rFonts w:ascii="Arial" w:hAnsi="Arial" w:cs="Arial"/>
        </w:rPr>
        <w:t>°C</w:t>
      </w:r>
      <w:r w:rsidR="00A03AC1">
        <w:rPr>
          <w:rFonts w:ascii="Arial" w:hAnsi="Arial" w:cs="Arial"/>
          <w:lang w:val="en-US"/>
        </w:rPr>
        <w:t xml:space="preserve"> (g) and knockdown time by high temperature (h).</w:t>
      </w:r>
    </w:p>
    <w:p w14:paraId="2D2D297C" w14:textId="490E43F1" w:rsidR="00C30E88" w:rsidRDefault="005F0295" w:rsidP="007C1BC4">
      <w:pPr>
        <w:rPr>
          <w:rFonts w:ascii="Arial" w:hAnsi="Arial" w:cs="Arial"/>
          <w:lang w:val="en-US"/>
        </w:rPr>
      </w:pPr>
      <w:r>
        <w:rPr>
          <w:rFonts w:ascii="Arial" w:hAnsi="Arial" w:cs="Arial"/>
          <w:noProof/>
          <w:lang w:val="en-US"/>
        </w:rPr>
        <w:drawing>
          <wp:inline distT="0" distB="0" distL="0" distR="0" wp14:anchorId="43515B5A" wp14:editId="0171700F">
            <wp:extent cx="5284716" cy="7147035"/>
            <wp:effectExtent l="0" t="0" r="0" b="3175"/>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rotWithShape="1">
                    <a:blip r:embed="rId14" cstate="print">
                      <a:extLst>
                        <a:ext uri="{28A0092B-C50C-407E-A947-70E740481C1C}">
                          <a14:useLocalDpi xmlns:a14="http://schemas.microsoft.com/office/drawing/2010/main" val="0"/>
                        </a:ext>
                      </a:extLst>
                    </a:blip>
                    <a:srcRect b="6374"/>
                    <a:stretch/>
                  </pic:blipFill>
                  <pic:spPr bwMode="auto">
                    <a:xfrm>
                      <a:off x="0" y="0"/>
                      <a:ext cx="5298983" cy="7166329"/>
                    </a:xfrm>
                    <a:prstGeom prst="rect">
                      <a:avLst/>
                    </a:prstGeom>
                    <a:ln>
                      <a:noFill/>
                    </a:ln>
                    <a:extLst>
                      <a:ext uri="{53640926-AAD7-44D8-BBD7-CCE9431645EC}">
                        <a14:shadowObscured xmlns:a14="http://schemas.microsoft.com/office/drawing/2010/main"/>
                      </a:ext>
                    </a:extLst>
                  </pic:spPr>
                </pic:pic>
              </a:graphicData>
            </a:graphic>
          </wp:inline>
        </w:drawing>
      </w:r>
      <w:r w:rsidR="00C30E88">
        <w:rPr>
          <w:rFonts w:ascii="Arial" w:hAnsi="Arial" w:cs="Arial"/>
          <w:lang w:val="en-US"/>
        </w:rPr>
        <w:br w:type="page"/>
      </w:r>
    </w:p>
    <w:p w14:paraId="640EA4CD" w14:textId="77777777" w:rsidR="000B6AA6" w:rsidRPr="00B23F2E" w:rsidRDefault="000B6AA6" w:rsidP="000B6AA6">
      <w:pPr>
        <w:rPr>
          <w:rFonts w:ascii="Arial" w:hAnsi="Arial" w:cs="Arial"/>
          <w:lang w:val="en-US"/>
        </w:rPr>
      </w:pPr>
      <w:r w:rsidRPr="00B23F2E">
        <w:rPr>
          <w:rFonts w:ascii="Arial" w:hAnsi="Arial" w:cs="Arial"/>
          <w:b/>
          <w:bCs/>
          <w:lang w:val="en-US"/>
        </w:rPr>
        <w:lastRenderedPageBreak/>
        <w:t>Figure 4. The inter-specific competitive effect of the competing species on the focal species in upland and lowland temperature regimes.</w:t>
      </w:r>
      <w:r w:rsidRPr="00B23F2E">
        <w:rPr>
          <w:rFonts w:ascii="Arial" w:hAnsi="Arial" w:cs="Arial"/>
          <w:lang w:val="en-US"/>
        </w:rPr>
        <w:t xml:space="preserve"> Each line shows the fecundity of the focal species when its founder number is kept at </w:t>
      </w:r>
      <w:r>
        <w:rPr>
          <w:rFonts w:ascii="Arial" w:hAnsi="Arial" w:cs="Arial"/>
          <w:lang w:val="en-US"/>
        </w:rPr>
        <w:t>four</w:t>
      </w:r>
      <w:r w:rsidRPr="00B23F2E">
        <w:rPr>
          <w:rFonts w:ascii="Arial" w:hAnsi="Arial" w:cs="Arial"/>
          <w:lang w:val="en-US"/>
        </w:rPr>
        <w:t xml:space="preserve"> pairs while changing the number of competing species. </w:t>
      </w:r>
      <w:proofErr w:type="spellStart"/>
      <w:r w:rsidRPr="00B23F2E">
        <w:rPr>
          <w:rFonts w:ascii="Arial" w:hAnsi="Arial" w:cs="Arial"/>
          <w:lang w:val="en-US"/>
        </w:rPr>
        <w:t>Colo</w:t>
      </w:r>
      <w:r>
        <w:rPr>
          <w:rFonts w:ascii="Arial" w:hAnsi="Arial" w:cs="Arial"/>
          <w:lang w:val="en-US"/>
        </w:rPr>
        <w:t>u</w:t>
      </w:r>
      <w:r w:rsidRPr="00B23F2E">
        <w:rPr>
          <w:rFonts w:ascii="Arial" w:hAnsi="Arial" w:cs="Arial"/>
          <w:lang w:val="en-US"/>
        </w:rPr>
        <w:t>rs</w:t>
      </w:r>
      <w:proofErr w:type="spellEnd"/>
      <w:r w:rsidRPr="00B23F2E">
        <w:rPr>
          <w:rFonts w:ascii="Arial" w:hAnsi="Arial" w:cs="Arial"/>
          <w:lang w:val="en-US"/>
        </w:rPr>
        <w:t xml:space="preserve"> indicate the identities of the focal species in the tested pairs. The pair names, </w:t>
      </w:r>
      <w:proofErr w:type="gramStart"/>
      <w:r w:rsidRPr="00B23F2E">
        <w:rPr>
          <w:rFonts w:ascii="Arial" w:hAnsi="Arial" w:cs="Arial"/>
          <w:lang w:val="en-US"/>
        </w:rPr>
        <w:t>e.g.</w:t>
      </w:r>
      <w:proofErr w:type="gramEnd"/>
      <w:r w:rsidRPr="00B23F2E">
        <w:rPr>
          <w:rFonts w:ascii="Arial" w:hAnsi="Arial" w:cs="Arial"/>
          <w:lang w:val="en-US"/>
        </w:rPr>
        <w:t xml:space="preserve"> BIP_PST, are structured with the focal species in the front and the competing species behind. </w:t>
      </w:r>
      <w:r>
        <w:rPr>
          <w:rFonts w:ascii="Arial" w:hAnsi="Arial" w:cs="Arial"/>
          <w:lang w:val="en-US"/>
        </w:rPr>
        <w:t>The s</w:t>
      </w:r>
      <w:r w:rsidRPr="00B23F2E">
        <w:rPr>
          <w:rFonts w:ascii="Arial" w:hAnsi="Arial" w:cs="Arial"/>
          <w:lang w:val="en-US"/>
        </w:rPr>
        <w:t xml:space="preserve">haded area indicates the 90% credible interval of the fitted values of fecundity by </w:t>
      </w:r>
      <w:r>
        <w:rPr>
          <w:rFonts w:ascii="Arial" w:hAnsi="Arial" w:cs="Arial"/>
          <w:lang w:val="en-US"/>
        </w:rPr>
        <w:t xml:space="preserve">the </w:t>
      </w:r>
      <w:proofErr w:type="spellStart"/>
      <w:r w:rsidRPr="00B23F2E">
        <w:rPr>
          <w:rFonts w:ascii="Arial" w:hAnsi="Arial" w:cs="Arial"/>
          <w:lang w:val="en-US"/>
        </w:rPr>
        <w:t>Beverton</w:t>
      </w:r>
      <w:proofErr w:type="spellEnd"/>
      <w:r w:rsidRPr="00B23F2E">
        <w:rPr>
          <w:rFonts w:ascii="Arial" w:hAnsi="Arial" w:cs="Arial"/>
          <w:lang w:val="en-US"/>
        </w:rPr>
        <w:t xml:space="preserve">-Holt model of pairwise species competition. PST is short for </w:t>
      </w:r>
      <w:r w:rsidRPr="00B23F2E">
        <w:rPr>
          <w:rFonts w:ascii="Arial" w:hAnsi="Arial" w:cs="Arial"/>
          <w:i/>
          <w:iCs/>
          <w:lang w:val="en-US"/>
        </w:rPr>
        <w:t xml:space="preserve">D. </w:t>
      </w:r>
      <w:proofErr w:type="spellStart"/>
      <w:r w:rsidRPr="00B23F2E">
        <w:rPr>
          <w:rFonts w:ascii="Arial" w:hAnsi="Arial" w:cs="Arial"/>
          <w:i/>
          <w:iCs/>
          <w:lang w:val="en-US"/>
        </w:rPr>
        <w:t>pseudotakahashii</w:t>
      </w:r>
      <w:proofErr w:type="spellEnd"/>
      <w:r w:rsidRPr="00B23F2E">
        <w:rPr>
          <w:rFonts w:ascii="Arial" w:hAnsi="Arial" w:cs="Arial"/>
          <w:lang w:val="en-US"/>
        </w:rPr>
        <w:t xml:space="preserve">, PAL for </w:t>
      </w:r>
      <w:r w:rsidRPr="00B23F2E">
        <w:rPr>
          <w:rFonts w:ascii="Arial" w:hAnsi="Arial" w:cs="Arial"/>
          <w:i/>
          <w:iCs/>
          <w:lang w:val="en-US"/>
        </w:rPr>
        <w:t xml:space="preserve">D. </w:t>
      </w:r>
      <w:proofErr w:type="spellStart"/>
      <w:r w:rsidRPr="00B23F2E">
        <w:rPr>
          <w:rFonts w:ascii="Arial" w:hAnsi="Arial" w:cs="Arial"/>
          <w:i/>
          <w:iCs/>
          <w:lang w:val="en-US"/>
        </w:rPr>
        <w:t>pallidifrons</w:t>
      </w:r>
      <w:proofErr w:type="spellEnd"/>
      <w:r w:rsidRPr="00B23F2E">
        <w:rPr>
          <w:rFonts w:ascii="Arial" w:hAnsi="Arial" w:cs="Arial"/>
          <w:lang w:val="en-US"/>
        </w:rPr>
        <w:t xml:space="preserve">, SUL for </w:t>
      </w:r>
      <w:r w:rsidRPr="00B23F2E">
        <w:rPr>
          <w:rFonts w:ascii="Arial" w:hAnsi="Arial" w:cs="Arial"/>
          <w:i/>
          <w:iCs/>
          <w:lang w:val="en-US"/>
        </w:rPr>
        <w:t xml:space="preserve">D. </w:t>
      </w:r>
      <w:proofErr w:type="spellStart"/>
      <w:r w:rsidRPr="00B23F2E">
        <w:rPr>
          <w:rFonts w:ascii="Arial" w:hAnsi="Arial" w:cs="Arial"/>
          <w:i/>
          <w:iCs/>
          <w:lang w:val="en-US"/>
        </w:rPr>
        <w:t>sulfurigaster</w:t>
      </w:r>
      <w:proofErr w:type="spellEnd"/>
      <w:r w:rsidRPr="00B23F2E">
        <w:rPr>
          <w:rFonts w:ascii="Arial" w:hAnsi="Arial" w:cs="Arial"/>
          <w:lang w:val="en-US"/>
        </w:rPr>
        <w:t xml:space="preserve">, BIP for </w:t>
      </w:r>
      <w:r w:rsidRPr="00B23F2E">
        <w:rPr>
          <w:rFonts w:ascii="Arial" w:hAnsi="Arial" w:cs="Arial"/>
          <w:i/>
          <w:iCs/>
          <w:lang w:val="en-US"/>
        </w:rPr>
        <w:t xml:space="preserve">D. </w:t>
      </w:r>
      <w:proofErr w:type="spellStart"/>
      <w:r w:rsidRPr="00B23F2E">
        <w:rPr>
          <w:rFonts w:ascii="Arial" w:hAnsi="Arial" w:cs="Arial"/>
          <w:i/>
          <w:iCs/>
          <w:lang w:val="en-US"/>
        </w:rPr>
        <w:t>bipectinata</w:t>
      </w:r>
      <w:proofErr w:type="spellEnd"/>
      <w:r w:rsidRPr="00B23F2E">
        <w:rPr>
          <w:rFonts w:ascii="Arial" w:hAnsi="Arial" w:cs="Arial"/>
          <w:lang w:val="en-US"/>
        </w:rPr>
        <w:t xml:space="preserve">, PAN for </w:t>
      </w:r>
      <w:r w:rsidRPr="00B23F2E">
        <w:rPr>
          <w:rFonts w:ascii="Arial" w:hAnsi="Arial" w:cs="Arial"/>
          <w:i/>
          <w:iCs/>
          <w:lang w:val="en-US"/>
        </w:rPr>
        <w:t>D. pandora</w:t>
      </w:r>
      <w:r w:rsidRPr="00B23F2E">
        <w:rPr>
          <w:rFonts w:ascii="Arial" w:hAnsi="Arial" w:cs="Arial"/>
          <w:lang w:val="en-US"/>
        </w:rPr>
        <w:t>.</w:t>
      </w:r>
    </w:p>
    <w:p w14:paraId="662C86CA" w14:textId="792E1741" w:rsidR="009554FA" w:rsidRDefault="001F612D" w:rsidP="007C1BC4">
      <w:pPr>
        <w:rPr>
          <w:rFonts w:ascii="Arial" w:hAnsi="Arial" w:cs="Arial"/>
          <w:lang w:val="en-US"/>
        </w:rPr>
      </w:pPr>
      <w:r>
        <w:rPr>
          <w:rFonts w:ascii="Arial" w:hAnsi="Arial" w:cs="Arial"/>
          <w:noProof/>
          <w:lang w:val="en-US"/>
        </w:rPr>
        <w:drawing>
          <wp:inline distT="0" distB="0" distL="0" distR="0" wp14:anchorId="0A7013FC" wp14:editId="7FFCE6FC">
            <wp:extent cx="5727700" cy="5012055"/>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5012055"/>
                    </a:xfrm>
                    <a:prstGeom prst="rect">
                      <a:avLst/>
                    </a:prstGeom>
                  </pic:spPr>
                </pic:pic>
              </a:graphicData>
            </a:graphic>
          </wp:inline>
        </w:drawing>
      </w:r>
      <w:r w:rsidR="009554FA">
        <w:rPr>
          <w:rFonts w:ascii="Arial" w:hAnsi="Arial" w:cs="Arial"/>
          <w:lang w:val="en-US"/>
        </w:rPr>
        <w:br w:type="page"/>
      </w:r>
    </w:p>
    <w:p w14:paraId="0AAD9E29" w14:textId="77777777" w:rsidR="009254A9" w:rsidRPr="00B23F2E" w:rsidRDefault="009254A9" w:rsidP="009254A9">
      <w:pPr>
        <w:rPr>
          <w:rFonts w:ascii="Arial" w:hAnsi="Arial" w:cs="Arial"/>
          <w:lang w:val="en-US"/>
        </w:rPr>
      </w:pPr>
      <w:r w:rsidRPr="00B23F2E">
        <w:rPr>
          <w:rFonts w:ascii="Arial" w:hAnsi="Arial" w:cs="Arial"/>
          <w:b/>
          <w:bCs/>
          <w:lang w:val="en-US"/>
        </w:rPr>
        <w:lastRenderedPageBreak/>
        <w:t xml:space="preserve">Figure 5. The effects of temperature and inter-specific competition on the population sizes of </w:t>
      </w:r>
      <w:r w:rsidRPr="00B23F2E">
        <w:rPr>
          <w:rFonts w:ascii="Arial" w:hAnsi="Arial" w:cs="Arial"/>
          <w:b/>
          <w:bCs/>
          <w:i/>
          <w:iCs/>
          <w:lang w:val="en-US"/>
        </w:rPr>
        <w:t xml:space="preserve">D. </w:t>
      </w:r>
      <w:proofErr w:type="spellStart"/>
      <w:r w:rsidRPr="00B23F2E">
        <w:rPr>
          <w:rFonts w:ascii="Arial" w:hAnsi="Arial" w:cs="Arial"/>
          <w:b/>
          <w:bCs/>
          <w:i/>
          <w:iCs/>
          <w:lang w:val="en-US"/>
        </w:rPr>
        <w:t>pallidifrons</w:t>
      </w:r>
      <w:proofErr w:type="spellEnd"/>
      <w:r w:rsidRPr="00B23F2E">
        <w:rPr>
          <w:rFonts w:ascii="Arial" w:hAnsi="Arial" w:cs="Arial"/>
          <w:b/>
          <w:bCs/>
          <w:i/>
          <w:iCs/>
          <w:lang w:val="en-US"/>
        </w:rPr>
        <w:t xml:space="preserve"> </w:t>
      </w:r>
      <w:r w:rsidRPr="00B23F2E">
        <w:rPr>
          <w:rFonts w:ascii="Arial" w:hAnsi="Arial" w:cs="Arial"/>
          <w:b/>
          <w:bCs/>
          <w:lang w:val="en-US"/>
        </w:rPr>
        <w:t xml:space="preserve">and </w:t>
      </w:r>
      <w:r w:rsidRPr="00B23F2E">
        <w:rPr>
          <w:rFonts w:ascii="Arial" w:hAnsi="Arial" w:cs="Arial"/>
          <w:b/>
          <w:bCs/>
          <w:i/>
          <w:iCs/>
          <w:lang w:val="en-US"/>
        </w:rPr>
        <w:t>D. pandora</w:t>
      </w:r>
      <w:r w:rsidRPr="00B23F2E">
        <w:rPr>
          <w:rFonts w:ascii="Arial" w:hAnsi="Arial" w:cs="Arial"/>
          <w:b/>
          <w:bCs/>
          <w:lang w:val="en-US"/>
        </w:rPr>
        <w:t>.</w:t>
      </w:r>
      <w:r w:rsidRPr="00B23F2E">
        <w:rPr>
          <w:rFonts w:ascii="Arial" w:hAnsi="Arial" w:cs="Arial"/>
          <w:lang w:val="en-US"/>
        </w:rPr>
        <w:t xml:space="preserve"> a) The ending population sizes of </w:t>
      </w:r>
      <w:r w:rsidRPr="00B23F2E">
        <w:rPr>
          <w:rFonts w:ascii="Arial" w:hAnsi="Arial" w:cs="Arial"/>
          <w:i/>
          <w:iCs/>
          <w:lang w:val="en-US"/>
        </w:rPr>
        <w:t xml:space="preserve">D. </w:t>
      </w:r>
      <w:proofErr w:type="spellStart"/>
      <w:r w:rsidRPr="00B23F2E">
        <w:rPr>
          <w:rFonts w:ascii="Arial" w:hAnsi="Arial" w:cs="Arial"/>
          <w:i/>
          <w:iCs/>
          <w:lang w:val="en-US"/>
        </w:rPr>
        <w:t>pallidifrons</w:t>
      </w:r>
      <w:proofErr w:type="spellEnd"/>
      <w:r w:rsidRPr="00B23F2E">
        <w:rPr>
          <w:rFonts w:ascii="Arial" w:hAnsi="Arial" w:cs="Arial"/>
          <w:i/>
          <w:iCs/>
          <w:lang w:val="en-US"/>
        </w:rPr>
        <w:t xml:space="preserve"> </w:t>
      </w:r>
      <w:r w:rsidRPr="00B23F2E">
        <w:rPr>
          <w:rFonts w:ascii="Arial" w:hAnsi="Arial" w:cs="Arial"/>
          <w:lang w:val="en-US"/>
        </w:rPr>
        <w:t xml:space="preserve">and </w:t>
      </w:r>
      <w:r w:rsidRPr="00B23F2E">
        <w:rPr>
          <w:rFonts w:ascii="Arial" w:hAnsi="Arial" w:cs="Arial"/>
          <w:i/>
          <w:iCs/>
          <w:lang w:val="en-US"/>
        </w:rPr>
        <w:t xml:space="preserve">D. pandora </w:t>
      </w:r>
      <w:r w:rsidRPr="00B23F2E">
        <w:rPr>
          <w:rFonts w:ascii="Arial" w:hAnsi="Arial" w:cs="Arial"/>
          <w:lang w:val="en-US"/>
        </w:rPr>
        <w:t>which</w:t>
      </w:r>
      <w:r w:rsidRPr="00B23F2E">
        <w:rPr>
          <w:rFonts w:ascii="Arial" w:hAnsi="Arial" w:cs="Arial"/>
          <w:i/>
          <w:iCs/>
          <w:lang w:val="en-US"/>
        </w:rPr>
        <w:t xml:space="preserve"> </w:t>
      </w:r>
      <w:r w:rsidRPr="00B23F2E">
        <w:rPr>
          <w:rFonts w:ascii="Arial" w:hAnsi="Arial" w:cs="Arial"/>
          <w:lang w:val="en-US"/>
        </w:rPr>
        <w:t xml:space="preserve">were initiated in monoculture or mixed-species culture in </w:t>
      </w:r>
      <w:r>
        <w:rPr>
          <w:rFonts w:ascii="Arial" w:hAnsi="Arial" w:cs="Arial"/>
          <w:lang w:val="en-US"/>
        </w:rPr>
        <w:t xml:space="preserve">the </w:t>
      </w:r>
      <w:r w:rsidRPr="00B23F2E">
        <w:rPr>
          <w:rFonts w:ascii="Arial" w:hAnsi="Arial" w:cs="Arial"/>
          <w:lang w:val="en-US"/>
        </w:rPr>
        <w:t>cold (upland) and hot (lowland) temperature regimes. b) the posterior distribution of the effect of high temperature when the indicated species were maintained alone (single) or with the other species (mix). c) the posterior distribution of the effect of competition when the indicated species were maintained in upland and lowland temperature regimes.</w:t>
      </w:r>
    </w:p>
    <w:p w14:paraId="565AB048" w14:textId="24CD52F6" w:rsidR="00AB4808" w:rsidRDefault="001F612D" w:rsidP="007C1BC4">
      <w:pPr>
        <w:rPr>
          <w:rFonts w:ascii="Arial" w:hAnsi="Arial" w:cs="Arial"/>
          <w:lang w:val="en-US"/>
        </w:rPr>
      </w:pPr>
      <w:r>
        <w:rPr>
          <w:rFonts w:ascii="Arial" w:hAnsi="Arial" w:cs="Arial"/>
          <w:noProof/>
          <w:lang w:val="en-US"/>
        </w:rPr>
        <w:drawing>
          <wp:inline distT="0" distB="0" distL="0" distR="0" wp14:anchorId="73F478E3" wp14:editId="729725E6">
            <wp:extent cx="5727700" cy="384492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3844925"/>
                    </a:xfrm>
                    <a:prstGeom prst="rect">
                      <a:avLst/>
                    </a:prstGeom>
                  </pic:spPr>
                </pic:pic>
              </a:graphicData>
            </a:graphic>
          </wp:inline>
        </w:drawing>
      </w:r>
    </w:p>
    <w:p w14:paraId="37703C7B" w14:textId="7C36A6F3" w:rsidR="00971E2A" w:rsidRDefault="00971E2A" w:rsidP="007C1BC4">
      <w:pPr>
        <w:rPr>
          <w:rFonts w:ascii="Arial" w:hAnsi="Arial" w:cs="Arial"/>
          <w:lang w:val="en-US"/>
        </w:rPr>
      </w:pPr>
    </w:p>
    <w:p w14:paraId="1D0F2F70" w14:textId="77777777" w:rsidR="00971E2A" w:rsidRDefault="00971E2A" w:rsidP="007C1BC4">
      <w:pPr>
        <w:rPr>
          <w:rFonts w:ascii="Arial" w:hAnsi="Arial" w:cs="Arial"/>
          <w:lang w:val="en-US"/>
        </w:rPr>
      </w:pPr>
    </w:p>
    <w:p w14:paraId="6E290068" w14:textId="77777777" w:rsidR="00971E2A" w:rsidRDefault="00971E2A" w:rsidP="007C1BC4">
      <w:pPr>
        <w:rPr>
          <w:rFonts w:ascii="Arial" w:hAnsi="Arial" w:cs="Arial"/>
          <w:lang w:val="en-US"/>
        </w:rPr>
      </w:pPr>
      <w:r>
        <w:rPr>
          <w:rFonts w:ascii="Arial" w:hAnsi="Arial" w:cs="Arial"/>
          <w:lang w:val="en-US"/>
        </w:rPr>
        <w:br w:type="page"/>
      </w:r>
    </w:p>
    <w:p w14:paraId="2D773E9D" w14:textId="0C83E642" w:rsidR="00B36BDD" w:rsidRPr="007F05C5" w:rsidRDefault="00B36BDD" w:rsidP="007C1BC4">
      <w:pPr>
        <w:rPr>
          <w:rFonts w:ascii="Arial" w:hAnsi="Arial" w:cs="Arial"/>
          <w:lang w:val="en-US"/>
        </w:rPr>
        <w:sectPr w:rsidR="00B36BDD" w:rsidRPr="007F05C5" w:rsidSect="004F0763">
          <w:pgSz w:w="11900" w:h="16840"/>
          <w:pgMar w:top="1440" w:right="1440" w:bottom="1440" w:left="1440" w:header="708" w:footer="708" w:gutter="0"/>
          <w:lnNumType w:countBy="1" w:restart="continuous"/>
          <w:cols w:space="708"/>
          <w:docGrid w:linePitch="360"/>
        </w:sectPr>
      </w:pPr>
    </w:p>
    <w:p w14:paraId="5DAC1E58" w14:textId="2A86CB40" w:rsidR="004C5A73" w:rsidRPr="00DE4099" w:rsidRDefault="004C5A73" w:rsidP="004C5A73">
      <w:pPr>
        <w:rPr>
          <w:rFonts w:ascii="Arial" w:hAnsi="Arial" w:cs="Arial"/>
          <w:b/>
          <w:bCs/>
          <w:lang w:val="en-US"/>
        </w:rPr>
      </w:pPr>
      <w:r w:rsidRPr="004A4831">
        <w:rPr>
          <w:rFonts w:ascii="Arial" w:hAnsi="Arial" w:cs="Arial"/>
          <w:b/>
          <w:bCs/>
          <w:lang w:val="en-US"/>
        </w:rPr>
        <w:lastRenderedPageBreak/>
        <w:t>Table 1 Estimated</w:t>
      </w:r>
      <w:r w:rsidRPr="00DE4099">
        <w:rPr>
          <w:rFonts w:ascii="Arial" w:hAnsi="Arial" w:cs="Arial"/>
          <w:b/>
          <w:bCs/>
          <w:lang w:val="en-US"/>
        </w:rPr>
        <w:t xml:space="preserve"> parameters of thermal performance functions and their 90% credible intervals (</w:t>
      </w:r>
      <w:r w:rsidR="000B263D">
        <w:rPr>
          <w:rFonts w:ascii="Arial" w:hAnsi="Arial" w:cs="Arial"/>
          <w:b/>
          <w:bCs/>
          <w:lang w:val="en-US"/>
        </w:rPr>
        <w:t>ci</w:t>
      </w:r>
      <w:r w:rsidR="00DE6DA2">
        <w:rPr>
          <w:rFonts w:ascii="Arial" w:hAnsi="Arial" w:cs="Arial"/>
          <w:b/>
          <w:bCs/>
          <w:lang w:val="en-US"/>
        </w:rPr>
        <w:t>90</w:t>
      </w:r>
      <w:r w:rsidRPr="00DE4099">
        <w:rPr>
          <w:rFonts w:ascii="Arial" w:hAnsi="Arial" w:cs="Arial"/>
          <w:b/>
          <w:bCs/>
          <w:lang w:val="en-US"/>
        </w:rPr>
        <w:t>) of the nine species.</w:t>
      </w:r>
    </w:p>
    <w:tbl>
      <w:tblPr>
        <w:tblW w:w="13750" w:type="dxa"/>
        <w:tblLook w:val="04A0" w:firstRow="1" w:lastRow="0" w:firstColumn="1" w:lastColumn="0" w:noHBand="0" w:noVBand="1"/>
      </w:tblPr>
      <w:tblGrid>
        <w:gridCol w:w="2745"/>
        <w:gridCol w:w="951"/>
        <w:gridCol w:w="1974"/>
        <w:gridCol w:w="851"/>
        <w:gridCol w:w="1417"/>
        <w:gridCol w:w="1134"/>
        <w:gridCol w:w="1843"/>
        <w:gridCol w:w="1134"/>
        <w:gridCol w:w="1701"/>
      </w:tblGrid>
      <w:tr w:rsidR="004C5A73" w:rsidRPr="007F05C5" w14:paraId="4B63D25C" w14:textId="77777777" w:rsidTr="004C5A73">
        <w:trPr>
          <w:trHeight w:val="320"/>
        </w:trPr>
        <w:tc>
          <w:tcPr>
            <w:tcW w:w="2745" w:type="dxa"/>
            <w:tcBorders>
              <w:top w:val="single" w:sz="4" w:space="0" w:color="auto"/>
              <w:left w:val="nil"/>
              <w:bottom w:val="single" w:sz="4" w:space="0" w:color="auto"/>
              <w:right w:val="nil"/>
            </w:tcBorders>
            <w:shd w:val="clear" w:color="auto" w:fill="auto"/>
            <w:noWrap/>
            <w:vAlign w:val="bottom"/>
            <w:hideMark/>
          </w:tcPr>
          <w:p w14:paraId="2F14F341" w14:textId="77777777" w:rsidR="004C5A73" w:rsidRPr="007F05C5" w:rsidRDefault="004C5A73" w:rsidP="001A088D">
            <w:pPr>
              <w:rPr>
                <w:rFonts w:ascii="Arial" w:hAnsi="Arial" w:cs="Arial"/>
                <w:b/>
                <w:bCs/>
                <w:color w:val="000000"/>
              </w:rPr>
            </w:pPr>
            <w:r w:rsidRPr="007F05C5">
              <w:rPr>
                <w:rFonts w:ascii="Arial" w:hAnsi="Arial" w:cs="Arial"/>
                <w:b/>
                <w:bCs/>
                <w:color w:val="000000"/>
              </w:rPr>
              <w:t>species</w:t>
            </w:r>
          </w:p>
        </w:tc>
        <w:tc>
          <w:tcPr>
            <w:tcW w:w="951" w:type="dxa"/>
            <w:tcBorders>
              <w:top w:val="single" w:sz="4" w:space="0" w:color="auto"/>
              <w:left w:val="nil"/>
              <w:bottom w:val="single" w:sz="4" w:space="0" w:color="auto"/>
              <w:right w:val="nil"/>
            </w:tcBorders>
            <w:shd w:val="clear" w:color="auto" w:fill="auto"/>
            <w:noWrap/>
            <w:vAlign w:val="bottom"/>
            <w:hideMark/>
          </w:tcPr>
          <w:p w14:paraId="51C4E3EC" w14:textId="77777777" w:rsidR="004C5A73" w:rsidRPr="007F05C5" w:rsidRDefault="004C5A73" w:rsidP="001A088D">
            <w:pPr>
              <w:rPr>
                <w:rFonts w:ascii="Arial" w:hAnsi="Arial" w:cs="Arial"/>
                <w:b/>
                <w:bCs/>
                <w:color w:val="000000"/>
              </w:rPr>
            </w:pPr>
            <w:r w:rsidRPr="007F05C5">
              <w:rPr>
                <w:rFonts w:ascii="Arial" w:hAnsi="Arial" w:cs="Arial"/>
                <w:b/>
                <w:bCs/>
                <w:color w:val="000000"/>
              </w:rPr>
              <w:t>a</w:t>
            </w:r>
          </w:p>
        </w:tc>
        <w:tc>
          <w:tcPr>
            <w:tcW w:w="1974" w:type="dxa"/>
            <w:tcBorders>
              <w:top w:val="single" w:sz="4" w:space="0" w:color="auto"/>
              <w:left w:val="nil"/>
              <w:bottom w:val="single" w:sz="4" w:space="0" w:color="auto"/>
              <w:right w:val="nil"/>
            </w:tcBorders>
            <w:shd w:val="clear" w:color="auto" w:fill="auto"/>
            <w:noWrap/>
            <w:vAlign w:val="bottom"/>
            <w:hideMark/>
          </w:tcPr>
          <w:p w14:paraId="0968B060" w14:textId="40C7A01B" w:rsidR="004C5A73" w:rsidRPr="007F05C5" w:rsidRDefault="004C5A73" w:rsidP="001A088D">
            <w:pPr>
              <w:rPr>
                <w:rFonts w:ascii="Arial" w:hAnsi="Arial" w:cs="Arial"/>
                <w:b/>
                <w:bCs/>
                <w:color w:val="000000"/>
              </w:rPr>
            </w:pPr>
            <w:r w:rsidRPr="007F05C5">
              <w:rPr>
                <w:rFonts w:ascii="Arial" w:hAnsi="Arial" w:cs="Arial"/>
                <w:b/>
                <w:bCs/>
                <w:color w:val="000000"/>
              </w:rPr>
              <w:t>a</w:t>
            </w:r>
            <w:r w:rsidR="00DE6DA2">
              <w:rPr>
                <w:rFonts w:ascii="Arial" w:hAnsi="Arial" w:cs="Arial"/>
                <w:b/>
                <w:bCs/>
                <w:color w:val="000000"/>
              </w:rPr>
              <w:t>.ci90</w:t>
            </w:r>
          </w:p>
        </w:tc>
        <w:tc>
          <w:tcPr>
            <w:tcW w:w="851" w:type="dxa"/>
            <w:tcBorders>
              <w:top w:val="single" w:sz="4" w:space="0" w:color="auto"/>
              <w:left w:val="nil"/>
              <w:bottom w:val="single" w:sz="4" w:space="0" w:color="auto"/>
              <w:right w:val="nil"/>
            </w:tcBorders>
            <w:shd w:val="clear" w:color="auto" w:fill="auto"/>
            <w:noWrap/>
            <w:vAlign w:val="bottom"/>
            <w:hideMark/>
          </w:tcPr>
          <w:p w14:paraId="10430BF9" w14:textId="77777777" w:rsidR="004C5A73" w:rsidRPr="007F05C5" w:rsidRDefault="004C5A73" w:rsidP="001A088D">
            <w:pPr>
              <w:rPr>
                <w:rFonts w:ascii="Arial" w:hAnsi="Arial" w:cs="Arial"/>
                <w:b/>
                <w:bCs/>
                <w:color w:val="000000"/>
              </w:rPr>
            </w:pPr>
            <w:r w:rsidRPr="007F05C5">
              <w:rPr>
                <w:rFonts w:ascii="Arial" w:hAnsi="Arial" w:cs="Arial"/>
                <w:b/>
                <w:bCs/>
                <w:color w:val="000000"/>
              </w:rPr>
              <w:t>b</w:t>
            </w:r>
          </w:p>
        </w:tc>
        <w:tc>
          <w:tcPr>
            <w:tcW w:w="1417" w:type="dxa"/>
            <w:tcBorders>
              <w:top w:val="single" w:sz="4" w:space="0" w:color="auto"/>
              <w:left w:val="nil"/>
              <w:bottom w:val="single" w:sz="4" w:space="0" w:color="auto"/>
              <w:right w:val="nil"/>
            </w:tcBorders>
            <w:shd w:val="clear" w:color="auto" w:fill="auto"/>
            <w:noWrap/>
            <w:vAlign w:val="bottom"/>
            <w:hideMark/>
          </w:tcPr>
          <w:p w14:paraId="772F12AA" w14:textId="502A662B" w:rsidR="004C5A73" w:rsidRPr="007F05C5" w:rsidRDefault="004C5A73" w:rsidP="001A088D">
            <w:pPr>
              <w:rPr>
                <w:rFonts w:ascii="Arial" w:hAnsi="Arial" w:cs="Arial"/>
                <w:b/>
                <w:bCs/>
                <w:color w:val="000000"/>
              </w:rPr>
            </w:pPr>
            <w:r w:rsidRPr="007F05C5">
              <w:rPr>
                <w:rFonts w:ascii="Arial" w:hAnsi="Arial" w:cs="Arial"/>
                <w:b/>
                <w:bCs/>
                <w:color w:val="000000"/>
              </w:rPr>
              <w:t>b</w:t>
            </w:r>
            <w:r w:rsidR="00DE6DA2">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vAlign w:val="bottom"/>
            <w:hideMark/>
          </w:tcPr>
          <w:p w14:paraId="63EC0156" w14:textId="77777777" w:rsidR="004C5A73" w:rsidRPr="007F05C5" w:rsidRDefault="004C5A73" w:rsidP="001A088D">
            <w:pPr>
              <w:rPr>
                <w:rFonts w:ascii="Arial" w:hAnsi="Arial" w:cs="Arial"/>
                <w:b/>
                <w:bCs/>
                <w:color w:val="000000"/>
              </w:rPr>
            </w:pPr>
            <w:proofErr w:type="spellStart"/>
            <w:r w:rsidRPr="007F05C5">
              <w:rPr>
                <w:rFonts w:ascii="Arial" w:hAnsi="Arial" w:cs="Arial"/>
                <w:b/>
                <w:bCs/>
                <w:color w:val="000000"/>
              </w:rPr>
              <w:t>RTmin</w:t>
            </w:r>
            <w:proofErr w:type="spellEnd"/>
          </w:p>
        </w:tc>
        <w:tc>
          <w:tcPr>
            <w:tcW w:w="1843" w:type="dxa"/>
            <w:tcBorders>
              <w:top w:val="single" w:sz="4" w:space="0" w:color="auto"/>
              <w:left w:val="nil"/>
              <w:bottom w:val="single" w:sz="4" w:space="0" w:color="auto"/>
              <w:right w:val="nil"/>
            </w:tcBorders>
            <w:shd w:val="clear" w:color="auto" w:fill="auto"/>
            <w:noWrap/>
            <w:vAlign w:val="bottom"/>
            <w:hideMark/>
          </w:tcPr>
          <w:p w14:paraId="6FFC2A90" w14:textId="75E242C0" w:rsidR="004C5A73" w:rsidRPr="007F05C5" w:rsidRDefault="004C5A73" w:rsidP="001A088D">
            <w:pPr>
              <w:rPr>
                <w:rFonts w:ascii="Arial" w:hAnsi="Arial" w:cs="Arial"/>
                <w:b/>
                <w:bCs/>
                <w:color w:val="000000"/>
              </w:rPr>
            </w:pPr>
            <w:r w:rsidRPr="007F05C5">
              <w:rPr>
                <w:rFonts w:ascii="Arial" w:hAnsi="Arial" w:cs="Arial"/>
                <w:b/>
                <w:bCs/>
                <w:color w:val="000000"/>
              </w:rPr>
              <w:t>RTmin</w:t>
            </w:r>
            <w:r w:rsidR="00DE6DA2">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vAlign w:val="bottom"/>
            <w:hideMark/>
          </w:tcPr>
          <w:p w14:paraId="37F9CCDA" w14:textId="77777777" w:rsidR="004C5A73" w:rsidRPr="007F05C5" w:rsidRDefault="004C5A73" w:rsidP="001A088D">
            <w:pPr>
              <w:rPr>
                <w:rFonts w:ascii="Arial" w:hAnsi="Arial" w:cs="Arial"/>
                <w:b/>
                <w:bCs/>
                <w:color w:val="000000"/>
              </w:rPr>
            </w:pPr>
            <w:proofErr w:type="spellStart"/>
            <w:r w:rsidRPr="007F05C5">
              <w:rPr>
                <w:rFonts w:ascii="Arial" w:hAnsi="Arial" w:cs="Arial"/>
                <w:b/>
                <w:bCs/>
                <w:color w:val="000000"/>
              </w:rPr>
              <w:t>RTmax</w:t>
            </w:r>
            <w:proofErr w:type="spellEnd"/>
          </w:p>
        </w:tc>
        <w:tc>
          <w:tcPr>
            <w:tcW w:w="1701" w:type="dxa"/>
            <w:tcBorders>
              <w:top w:val="single" w:sz="4" w:space="0" w:color="auto"/>
              <w:left w:val="nil"/>
              <w:bottom w:val="single" w:sz="4" w:space="0" w:color="auto"/>
              <w:right w:val="nil"/>
            </w:tcBorders>
            <w:shd w:val="clear" w:color="auto" w:fill="auto"/>
            <w:noWrap/>
            <w:vAlign w:val="bottom"/>
            <w:hideMark/>
          </w:tcPr>
          <w:p w14:paraId="05348876" w14:textId="19638598" w:rsidR="004C5A73" w:rsidRPr="007F05C5" w:rsidRDefault="004C5A73" w:rsidP="001A088D">
            <w:pPr>
              <w:rPr>
                <w:rFonts w:ascii="Arial" w:hAnsi="Arial" w:cs="Arial"/>
                <w:b/>
                <w:bCs/>
                <w:color w:val="000000"/>
              </w:rPr>
            </w:pPr>
            <w:r w:rsidRPr="007F05C5">
              <w:rPr>
                <w:rFonts w:ascii="Arial" w:hAnsi="Arial" w:cs="Arial"/>
                <w:b/>
                <w:bCs/>
                <w:color w:val="000000"/>
              </w:rPr>
              <w:t>RTmax</w:t>
            </w:r>
            <w:r w:rsidR="00DE6DA2">
              <w:rPr>
                <w:rFonts w:ascii="Arial" w:hAnsi="Arial" w:cs="Arial"/>
                <w:b/>
                <w:bCs/>
                <w:color w:val="000000"/>
              </w:rPr>
              <w:t>.ci90</w:t>
            </w:r>
          </w:p>
        </w:tc>
      </w:tr>
      <w:tr w:rsidR="004C5A73" w:rsidRPr="007F05C5" w14:paraId="6B70A49C" w14:textId="77777777" w:rsidTr="004C5A73">
        <w:trPr>
          <w:trHeight w:val="320"/>
        </w:trPr>
        <w:tc>
          <w:tcPr>
            <w:tcW w:w="2745" w:type="dxa"/>
            <w:tcBorders>
              <w:top w:val="nil"/>
              <w:left w:val="nil"/>
              <w:bottom w:val="nil"/>
              <w:right w:val="nil"/>
            </w:tcBorders>
            <w:shd w:val="clear" w:color="auto" w:fill="auto"/>
            <w:noWrap/>
            <w:vAlign w:val="center"/>
            <w:hideMark/>
          </w:tcPr>
          <w:p w14:paraId="4F89F5CD"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bipectinata</w:t>
            </w:r>
            <w:proofErr w:type="spellEnd"/>
          </w:p>
        </w:tc>
        <w:tc>
          <w:tcPr>
            <w:tcW w:w="951" w:type="dxa"/>
            <w:tcBorders>
              <w:top w:val="nil"/>
              <w:left w:val="nil"/>
              <w:bottom w:val="nil"/>
              <w:right w:val="nil"/>
            </w:tcBorders>
            <w:shd w:val="clear" w:color="auto" w:fill="auto"/>
            <w:noWrap/>
            <w:vAlign w:val="center"/>
            <w:hideMark/>
          </w:tcPr>
          <w:p w14:paraId="7AA7A644" w14:textId="77777777" w:rsidR="004C5A73" w:rsidRPr="007F05C5" w:rsidRDefault="004C5A73" w:rsidP="001A088D">
            <w:pPr>
              <w:rPr>
                <w:rFonts w:ascii="Arial" w:hAnsi="Arial" w:cs="Arial"/>
                <w:color w:val="000000"/>
              </w:rPr>
            </w:pPr>
            <w:r w:rsidRPr="007F05C5">
              <w:rPr>
                <w:rFonts w:ascii="Arial" w:hAnsi="Arial" w:cs="Arial"/>
                <w:color w:val="000000"/>
              </w:rPr>
              <w:t>0.0046</w:t>
            </w:r>
          </w:p>
        </w:tc>
        <w:tc>
          <w:tcPr>
            <w:tcW w:w="1974" w:type="dxa"/>
            <w:tcBorders>
              <w:top w:val="nil"/>
              <w:left w:val="nil"/>
              <w:bottom w:val="nil"/>
              <w:right w:val="nil"/>
            </w:tcBorders>
            <w:shd w:val="clear" w:color="auto" w:fill="auto"/>
            <w:noWrap/>
            <w:vAlign w:val="center"/>
            <w:hideMark/>
          </w:tcPr>
          <w:p w14:paraId="0CA27505" w14:textId="77777777" w:rsidR="004C5A73" w:rsidRPr="007F05C5" w:rsidRDefault="004C5A73" w:rsidP="001A088D">
            <w:pPr>
              <w:rPr>
                <w:rFonts w:ascii="Arial" w:hAnsi="Arial" w:cs="Arial"/>
                <w:color w:val="000000"/>
              </w:rPr>
            </w:pPr>
            <w:r w:rsidRPr="007F05C5">
              <w:rPr>
                <w:rFonts w:ascii="Arial" w:hAnsi="Arial" w:cs="Arial"/>
                <w:color w:val="000000"/>
              </w:rPr>
              <w:t>0.003</w:t>
            </w:r>
            <w:r>
              <w:rPr>
                <w:rFonts w:ascii="Arial" w:hAnsi="Arial" w:cs="Arial"/>
                <w:color w:val="000000"/>
              </w:rPr>
              <w:t>1</w:t>
            </w:r>
            <w:r w:rsidRPr="007F05C5">
              <w:rPr>
                <w:rFonts w:ascii="Arial" w:hAnsi="Arial" w:cs="Arial"/>
                <w:color w:val="000000"/>
              </w:rPr>
              <w:t xml:space="preserve"> - 0.00</w:t>
            </w:r>
            <w:r>
              <w:rPr>
                <w:rFonts w:ascii="Arial" w:hAnsi="Arial" w:cs="Arial"/>
                <w:color w:val="000000"/>
              </w:rPr>
              <w:t>60</w:t>
            </w:r>
          </w:p>
        </w:tc>
        <w:tc>
          <w:tcPr>
            <w:tcW w:w="851" w:type="dxa"/>
            <w:tcBorders>
              <w:top w:val="nil"/>
              <w:left w:val="nil"/>
              <w:bottom w:val="nil"/>
              <w:right w:val="nil"/>
            </w:tcBorders>
            <w:shd w:val="clear" w:color="auto" w:fill="auto"/>
            <w:noWrap/>
            <w:vAlign w:val="center"/>
            <w:hideMark/>
          </w:tcPr>
          <w:p w14:paraId="4F6FED19"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nil"/>
              <w:right w:val="nil"/>
            </w:tcBorders>
            <w:shd w:val="clear" w:color="auto" w:fill="auto"/>
            <w:noWrap/>
            <w:vAlign w:val="center"/>
            <w:hideMark/>
          </w:tcPr>
          <w:p w14:paraId="13E7BF56" w14:textId="77777777" w:rsidR="004C5A73" w:rsidRPr="007F05C5" w:rsidRDefault="004C5A73" w:rsidP="001A088D">
            <w:pPr>
              <w:rPr>
                <w:rFonts w:ascii="Arial" w:hAnsi="Arial" w:cs="Arial"/>
                <w:color w:val="000000"/>
              </w:rPr>
            </w:pPr>
            <w:r w:rsidRPr="007F05C5">
              <w:rPr>
                <w:rFonts w:ascii="Arial" w:hAnsi="Arial" w:cs="Arial"/>
                <w:color w:val="000000"/>
              </w:rPr>
              <w:t>1.0</w:t>
            </w:r>
            <w:r>
              <w:rPr>
                <w:rFonts w:ascii="Arial" w:hAnsi="Arial" w:cs="Arial"/>
                <w:color w:val="000000"/>
              </w:rPr>
              <w:t>2</w:t>
            </w:r>
            <w:r w:rsidRPr="007F05C5">
              <w:rPr>
                <w:rFonts w:ascii="Arial" w:hAnsi="Arial" w:cs="Arial"/>
                <w:color w:val="000000"/>
              </w:rPr>
              <w:t xml:space="preserve"> - 1.55</w:t>
            </w:r>
          </w:p>
        </w:tc>
        <w:tc>
          <w:tcPr>
            <w:tcW w:w="1134" w:type="dxa"/>
            <w:tcBorders>
              <w:top w:val="nil"/>
              <w:left w:val="nil"/>
              <w:bottom w:val="nil"/>
              <w:right w:val="nil"/>
            </w:tcBorders>
            <w:shd w:val="clear" w:color="auto" w:fill="auto"/>
            <w:noWrap/>
            <w:vAlign w:val="center"/>
            <w:hideMark/>
          </w:tcPr>
          <w:p w14:paraId="3CA40542" w14:textId="77777777" w:rsidR="004C5A73" w:rsidRPr="007F05C5" w:rsidRDefault="004C5A73" w:rsidP="001A088D">
            <w:pPr>
              <w:rPr>
                <w:rFonts w:ascii="Arial" w:hAnsi="Arial" w:cs="Arial"/>
                <w:color w:val="000000"/>
              </w:rPr>
            </w:pPr>
            <w:r w:rsidRPr="007F05C5">
              <w:rPr>
                <w:rFonts w:ascii="Arial" w:hAnsi="Arial" w:cs="Arial"/>
                <w:color w:val="000000"/>
              </w:rPr>
              <w:t>15.28</w:t>
            </w:r>
          </w:p>
        </w:tc>
        <w:tc>
          <w:tcPr>
            <w:tcW w:w="1843" w:type="dxa"/>
            <w:tcBorders>
              <w:top w:val="nil"/>
              <w:left w:val="nil"/>
              <w:bottom w:val="nil"/>
              <w:right w:val="nil"/>
            </w:tcBorders>
            <w:shd w:val="clear" w:color="auto" w:fill="auto"/>
            <w:noWrap/>
            <w:vAlign w:val="center"/>
            <w:hideMark/>
          </w:tcPr>
          <w:p w14:paraId="7B6A8599" w14:textId="77777777" w:rsidR="004C5A73" w:rsidRPr="007F05C5" w:rsidRDefault="004C5A73" w:rsidP="001A088D">
            <w:pPr>
              <w:rPr>
                <w:rFonts w:ascii="Arial" w:hAnsi="Arial" w:cs="Arial"/>
                <w:color w:val="000000"/>
              </w:rPr>
            </w:pPr>
            <w:r w:rsidRPr="007F05C5">
              <w:rPr>
                <w:rFonts w:ascii="Arial" w:hAnsi="Arial" w:cs="Arial"/>
                <w:color w:val="000000"/>
              </w:rPr>
              <w:t>14.5</w:t>
            </w:r>
            <w:r>
              <w:rPr>
                <w:rFonts w:ascii="Arial" w:hAnsi="Arial" w:cs="Arial"/>
                <w:color w:val="000000"/>
              </w:rPr>
              <w:t>4</w:t>
            </w:r>
            <w:r w:rsidRPr="007F05C5">
              <w:rPr>
                <w:rFonts w:ascii="Arial" w:hAnsi="Arial" w:cs="Arial"/>
                <w:color w:val="000000"/>
              </w:rPr>
              <w:t xml:space="preserve"> - 15.8</w:t>
            </w:r>
            <w:r>
              <w:rPr>
                <w:rFonts w:ascii="Arial" w:hAnsi="Arial" w:cs="Arial"/>
                <w:color w:val="000000"/>
              </w:rPr>
              <w:t>7</w:t>
            </w:r>
          </w:p>
        </w:tc>
        <w:tc>
          <w:tcPr>
            <w:tcW w:w="1134" w:type="dxa"/>
            <w:tcBorders>
              <w:top w:val="nil"/>
              <w:left w:val="nil"/>
              <w:bottom w:val="nil"/>
              <w:right w:val="nil"/>
            </w:tcBorders>
            <w:shd w:val="clear" w:color="auto" w:fill="auto"/>
            <w:noWrap/>
            <w:vAlign w:val="center"/>
            <w:hideMark/>
          </w:tcPr>
          <w:p w14:paraId="40942981" w14:textId="77777777" w:rsidR="004C5A73" w:rsidRPr="007F05C5" w:rsidRDefault="004C5A73" w:rsidP="001A088D">
            <w:pPr>
              <w:rPr>
                <w:rFonts w:ascii="Arial" w:hAnsi="Arial" w:cs="Arial"/>
                <w:color w:val="000000"/>
              </w:rPr>
            </w:pPr>
            <w:r w:rsidRPr="007F05C5">
              <w:rPr>
                <w:rFonts w:ascii="Arial" w:hAnsi="Arial" w:cs="Arial"/>
                <w:color w:val="000000"/>
              </w:rPr>
              <w:t>30.4</w:t>
            </w:r>
            <w:r>
              <w:rPr>
                <w:rFonts w:ascii="Arial" w:hAnsi="Arial" w:cs="Arial"/>
                <w:color w:val="000000"/>
              </w:rPr>
              <w:t>4</w:t>
            </w:r>
          </w:p>
        </w:tc>
        <w:tc>
          <w:tcPr>
            <w:tcW w:w="1701" w:type="dxa"/>
            <w:tcBorders>
              <w:top w:val="nil"/>
              <w:left w:val="nil"/>
              <w:bottom w:val="nil"/>
              <w:right w:val="nil"/>
            </w:tcBorders>
            <w:shd w:val="clear" w:color="auto" w:fill="auto"/>
            <w:noWrap/>
            <w:vAlign w:val="center"/>
            <w:hideMark/>
          </w:tcPr>
          <w:p w14:paraId="0F091B80" w14:textId="77777777" w:rsidR="004C5A73" w:rsidRPr="007F05C5" w:rsidRDefault="004C5A73" w:rsidP="001A088D">
            <w:pPr>
              <w:rPr>
                <w:rFonts w:ascii="Arial" w:hAnsi="Arial" w:cs="Arial"/>
                <w:color w:val="000000"/>
              </w:rPr>
            </w:pPr>
            <w:r w:rsidRPr="007F05C5">
              <w:rPr>
                <w:rFonts w:ascii="Arial" w:hAnsi="Arial" w:cs="Arial"/>
                <w:color w:val="000000"/>
              </w:rPr>
              <w:t>30.08 - 31.05</w:t>
            </w:r>
          </w:p>
        </w:tc>
      </w:tr>
      <w:tr w:rsidR="004C5A73" w:rsidRPr="007F05C5" w14:paraId="4CF3FA11" w14:textId="77777777" w:rsidTr="004C5A73">
        <w:trPr>
          <w:trHeight w:val="320"/>
        </w:trPr>
        <w:tc>
          <w:tcPr>
            <w:tcW w:w="2745" w:type="dxa"/>
            <w:tcBorders>
              <w:top w:val="nil"/>
              <w:left w:val="nil"/>
              <w:bottom w:val="nil"/>
              <w:right w:val="nil"/>
            </w:tcBorders>
            <w:shd w:val="clear" w:color="auto" w:fill="auto"/>
            <w:noWrap/>
            <w:vAlign w:val="center"/>
            <w:hideMark/>
          </w:tcPr>
          <w:p w14:paraId="5B67EDD4"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birchii</w:t>
            </w:r>
            <w:proofErr w:type="spellEnd"/>
          </w:p>
        </w:tc>
        <w:tc>
          <w:tcPr>
            <w:tcW w:w="951" w:type="dxa"/>
            <w:tcBorders>
              <w:top w:val="nil"/>
              <w:left w:val="nil"/>
              <w:bottom w:val="nil"/>
              <w:right w:val="nil"/>
            </w:tcBorders>
            <w:shd w:val="clear" w:color="auto" w:fill="auto"/>
            <w:noWrap/>
            <w:vAlign w:val="center"/>
            <w:hideMark/>
          </w:tcPr>
          <w:p w14:paraId="3D1BD347" w14:textId="77777777" w:rsidR="004C5A73" w:rsidRPr="007F05C5" w:rsidRDefault="004C5A73" w:rsidP="001A088D">
            <w:pPr>
              <w:rPr>
                <w:rFonts w:ascii="Arial" w:hAnsi="Arial" w:cs="Arial"/>
                <w:color w:val="000000"/>
              </w:rPr>
            </w:pPr>
            <w:r w:rsidRPr="007F05C5">
              <w:rPr>
                <w:rFonts w:ascii="Arial" w:hAnsi="Arial" w:cs="Arial"/>
                <w:color w:val="000000"/>
              </w:rPr>
              <w:t>0.0034</w:t>
            </w:r>
          </w:p>
        </w:tc>
        <w:tc>
          <w:tcPr>
            <w:tcW w:w="1974" w:type="dxa"/>
            <w:tcBorders>
              <w:top w:val="nil"/>
              <w:left w:val="nil"/>
              <w:bottom w:val="nil"/>
              <w:right w:val="nil"/>
            </w:tcBorders>
            <w:shd w:val="clear" w:color="auto" w:fill="auto"/>
            <w:noWrap/>
            <w:vAlign w:val="center"/>
            <w:hideMark/>
          </w:tcPr>
          <w:p w14:paraId="6F852EE5" w14:textId="77777777" w:rsidR="004C5A73" w:rsidRPr="007F05C5" w:rsidRDefault="004C5A73" w:rsidP="001A088D">
            <w:pPr>
              <w:rPr>
                <w:rFonts w:ascii="Arial" w:hAnsi="Arial" w:cs="Arial"/>
                <w:color w:val="000000"/>
              </w:rPr>
            </w:pPr>
            <w:r w:rsidRPr="007F05C5">
              <w:rPr>
                <w:rFonts w:ascii="Arial" w:hAnsi="Arial" w:cs="Arial"/>
                <w:color w:val="000000"/>
              </w:rPr>
              <w:t>0.0022 - 0.0056</w:t>
            </w:r>
          </w:p>
        </w:tc>
        <w:tc>
          <w:tcPr>
            <w:tcW w:w="851" w:type="dxa"/>
            <w:tcBorders>
              <w:top w:val="nil"/>
              <w:left w:val="nil"/>
              <w:bottom w:val="nil"/>
              <w:right w:val="nil"/>
            </w:tcBorders>
            <w:shd w:val="clear" w:color="auto" w:fill="auto"/>
            <w:noWrap/>
            <w:vAlign w:val="center"/>
            <w:hideMark/>
          </w:tcPr>
          <w:p w14:paraId="6364FACE" w14:textId="77777777" w:rsidR="004C5A73" w:rsidRPr="007F05C5" w:rsidRDefault="004C5A73" w:rsidP="001A088D">
            <w:pPr>
              <w:rPr>
                <w:rFonts w:ascii="Arial" w:hAnsi="Arial" w:cs="Arial"/>
                <w:color w:val="000000"/>
              </w:rPr>
            </w:pPr>
            <w:r w:rsidRPr="007F05C5">
              <w:rPr>
                <w:rFonts w:ascii="Arial" w:hAnsi="Arial" w:cs="Arial"/>
                <w:color w:val="000000"/>
              </w:rPr>
              <w:t>1.17</w:t>
            </w:r>
          </w:p>
        </w:tc>
        <w:tc>
          <w:tcPr>
            <w:tcW w:w="1417" w:type="dxa"/>
            <w:tcBorders>
              <w:top w:val="nil"/>
              <w:left w:val="nil"/>
              <w:bottom w:val="nil"/>
              <w:right w:val="nil"/>
            </w:tcBorders>
            <w:shd w:val="clear" w:color="auto" w:fill="auto"/>
            <w:noWrap/>
            <w:vAlign w:val="center"/>
            <w:hideMark/>
          </w:tcPr>
          <w:p w14:paraId="33F6952A" w14:textId="77777777" w:rsidR="004C5A73" w:rsidRPr="007F05C5" w:rsidRDefault="004C5A73" w:rsidP="001A088D">
            <w:pPr>
              <w:rPr>
                <w:rFonts w:ascii="Arial" w:hAnsi="Arial" w:cs="Arial"/>
                <w:color w:val="000000"/>
              </w:rPr>
            </w:pPr>
            <w:r w:rsidRPr="007F05C5">
              <w:rPr>
                <w:rFonts w:ascii="Arial" w:hAnsi="Arial" w:cs="Arial"/>
                <w:color w:val="000000"/>
              </w:rPr>
              <w:t>0.95 - 1.5</w:t>
            </w:r>
            <w:r>
              <w:rPr>
                <w:rFonts w:ascii="Arial" w:hAnsi="Arial" w:cs="Arial"/>
                <w:color w:val="000000"/>
              </w:rPr>
              <w:t>6</w:t>
            </w:r>
          </w:p>
        </w:tc>
        <w:tc>
          <w:tcPr>
            <w:tcW w:w="1134" w:type="dxa"/>
            <w:tcBorders>
              <w:top w:val="nil"/>
              <w:left w:val="nil"/>
              <w:bottom w:val="nil"/>
              <w:right w:val="nil"/>
            </w:tcBorders>
            <w:shd w:val="clear" w:color="auto" w:fill="auto"/>
            <w:noWrap/>
            <w:vAlign w:val="center"/>
            <w:hideMark/>
          </w:tcPr>
          <w:p w14:paraId="15C54E6B" w14:textId="77777777" w:rsidR="004C5A73" w:rsidRPr="007F05C5" w:rsidRDefault="004C5A73" w:rsidP="001A088D">
            <w:pPr>
              <w:rPr>
                <w:rFonts w:ascii="Arial" w:hAnsi="Arial" w:cs="Arial"/>
                <w:color w:val="000000"/>
              </w:rPr>
            </w:pPr>
            <w:r w:rsidRPr="007F05C5">
              <w:rPr>
                <w:rFonts w:ascii="Arial" w:hAnsi="Arial" w:cs="Arial"/>
                <w:color w:val="000000"/>
              </w:rPr>
              <w:t>13.45</w:t>
            </w:r>
          </w:p>
        </w:tc>
        <w:tc>
          <w:tcPr>
            <w:tcW w:w="1843" w:type="dxa"/>
            <w:tcBorders>
              <w:top w:val="nil"/>
              <w:left w:val="nil"/>
              <w:bottom w:val="nil"/>
              <w:right w:val="nil"/>
            </w:tcBorders>
            <w:shd w:val="clear" w:color="auto" w:fill="auto"/>
            <w:noWrap/>
            <w:vAlign w:val="center"/>
            <w:hideMark/>
          </w:tcPr>
          <w:p w14:paraId="4D5E1066" w14:textId="77777777" w:rsidR="004C5A73" w:rsidRPr="007F05C5" w:rsidRDefault="004C5A73" w:rsidP="001A088D">
            <w:pPr>
              <w:rPr>
                <w:rFonts w:ascii="Arial" w:hAnsi="Arial" w:cs="Arial"/>
                <w:color w:val="000000"/>
              </w:rPr>
            </w:pPr>
            <w:r w:rsidRPr="007F05C5">
              <w:rPr>
                <w:rFonts w:ascii="Arial" w:hAnsi="Arial" w:cs="Arial"/>
                <w:color w:val="000000"/>
              </w:rPr>
              <w:t>13.0</w:t>
            </w:r>
            <w:r>
              <w:rPr>
                <w:rFonts w:ascii="Arial" w:hAnsi="Arial" w:cs="Arial"/>
                <w:color w:val="000000"/>
              </w:rPr>
              <w:t>7</w:t>
            </w:r>
            <w:r w:rsidRPr="007F05C5">
              <w:rPr>
                <w:rFonts w:ascii="Arial" w:hAnsi="Arial" w:cs="Arial"/>
                <w:color w:val="000000"/>
              </w:rPr>
              <w:t xml:space="preserve"> - 13.7</w:t>
            </w:r>
            <w:r>
              <w:rPr>
                <w:rFonts w:ascii="Arial" w:hAnsi="Arial" w:cs="Arial"/>
                <w:color w:val="000000"/>
              </w:rPr>
              <w:t>7</w:t>
            </w:r>
          </w:p>
        </w:tc>
        <w:tc>
          <w:tcPr>
            <w:tcW w:w="1134" w:type="dxa"/>
            <w:tcBorders>
              <w:top w:val="nil"/>
              <w:left w:val="nil"/>
              <w:bottom w:val="nil"/>
              <w:right w:val="nil"/>
            </w:tcBorders>
            <w:shd w:val="clear" w:color="auto" w:fill="auto"/>
            <w:noWrap/>
            <w:vAlign w:val="center"/>
            <w:hideMark/>
          </w:tcPr>
          <w:p w14:paraId="2CA7F55E" w14:textId="77777777" w:rsidR="004C5A73" w:rsidRPr="007F05C5" w:rsidRDefault="004C5A73" w:rsidP="001A088D">
            <w:pPr>
              <w:rPr>
                <w:rFonts w:ascii="Arial" w:hAnsi="Arial" w:cs="Arial"/>
                <w:color w:val="000000"/>
              </w:rPr>
            </w:pPr>
            <w:r w:rsidRPr="007F05C5">
              <w:rPr>
                <w:rFonts w:ascii="Arial" w:hAnsi="Arial" w:cs="Arial"/>
                <w:color w:val="000000"/>
              </w:rPr>
              <w:t>29.2</w:t>
            </w:r>
            <w:r>
              <w:rPr>
                <w:rFonts w:ascii="Arial" w:hAnsi="Arial" w:cs="Arial"/>
                <w:color w:val="000000"/>
              </w:rPr>
              <w:t>7</w:t>
            </w:r>
          </w:p>
        </w:tc>
        <w:tc>
          <w:tcPr>
            <w:tcW w:w="1701" w:type="dxa"/>
            <w:tcBorders>
              <w:top w:val="nil"/>
              <w:left w:val="nil"/>
              <w:bottom w:val="nil"/>
              <w:right w:val="nil"/>
            </w:tcBorders>
            <w:shd w:val="clear" w:color="auto" w:fill="auto"/>
            <w:noWrap/>
            <w:vAlign w:val="center"/>
            <w:hideMark/>
          </w:tcPr>
          <w:p w14:paraId="427CE898" w14:textId="77777777" w:rsidR="004C5A73" w:rsidRPr="007F05C5" w:rsidRDefault="004C5A73" w:rsidP="001A088D">
            <w:pPr>
              <w:rPr>
                <w:rFonts w:ascii="Arial" w:hAnsi="Arial" w:cs="Arial"/>
                <w:color w:val="000000"/>
              </w:rPr>
            </w:pPr>
            <w:r w:rsidRPr="007F05C5">
              <w:rPr>
                <w:rFonts w:ascii="Arial" w:hAnsi="Arial" w:cs="Arial"/>
                <w:color w:val="000000"/>
              </w:rPr>
              <w:t>28.1</w:t>
            </w:r>
            <w:r>
              <w:rPr>
                <w:rFonts w:ascii="Arial" w:hAnsi="Arial" w:cs="Arial"/>
                <w:color w:val="000000"/>
              </w:rPr>
              <w:t>2</w:t>
            </w:r>
            <w:r w:rsidRPr="007F05C5">
              <w:rPr>
                <w:rFonts w:ascii="Arial" w:hAnsi="Arial" w:cs="Arial"/>
                <w:color w:val="000000"/>
              </w:rPr>
              <w:t xml:space="preserve"> - 29.8</w:t>
            </w:r>
            <w:r>
              <w:rPr>
                <w:rFonts w:ascii="Arial" w:hAnsi="Arial" w:cs="Arial"/>
                <w:color w:val="000000"/>
              </w:rPr>
              <w:t>1</w:t>
            </w:r>
          </w:p>
        </w:tc>
      </w:tr>
      <w:tr w:rsidR="004C5A73" w:rsidRPr="007F05C5" w14:paraId="4F5CCB20" w14:textId="77777777" w:rsidTr="004C5A73">
        <w:trPr>
          <w:trHeight w:val="320"/>
        </w:trPr>
        <w:tc>
          <w:tcPr>
            <w:tcW w:w="2745" w:type="dxa"/>
            <w:tcBorders>
              <w:top w:val="nil"/>
              <w:left w:val="nil"/>
              <w:bottom w:val="nil"/>
              <w:right w:val="nil"/>
            </w:tcBorders>
            <w:shd w:val="clear" w:color="auto" w:fill="auto"/>
            <w:noWrap/>
            <w:vAlign w:val="center"/>
            <w:hideMark/>
          </w:tcPr>
          <w:p w14:paraId="46CD38C4"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bunnanda</w:t>
            </w:r>
            <w:proofErr w:type="spellEnd"/>
          </w:p>
        </w:tc>
        <w:tc>
          <w:tcPr>
            <w:tcW w:w="951" w:type="dxa"/>
            <w:tcBorders>
              <w:top w:val="nil"/>
              <w:left w:val="nil"/>
              <w:bottom w:val="nil"/>
              <w:right w:val="nil"/>
            </w:tcBorders>
            <w:shd w:val="clear" w:color="auto" w:fill="auto"/>
            <w:noWrap/>
            <w:vAlign w:val="center"/>
            <w:hideMark/>
          </w:tcPr>
          <w:p w14:paraId="4A0781D5" w14:textId="77777777" w:rsidR="004C5A73" w:rsidRPr="007F05C5" w:rsidRDefault="004C5A73" w:rsidP="001A088D">
            <w:pPr>
              <w:rPr>
                <w:rFonts w:ascii="Arial" w:hAnsi="Arial" w:cs="Arial"/>
                <w:color w:val="000000"/>
              </w:rPr>
            </w:pPr>
            <w:r w:rsidRPr="007F05C5">
              <w:rPr>
                <w:rFonts w:ascii="Arial" w:hAnsi="Arial" w:cs="Arial"/>
                <w:color w:val="000000"/>
              </w:rPr>
              <w:t>0.001</w:t>
            </w:r>
            <w:r>
              <w:rPr>
                <w:rFonts w:ascii="Arial" w:hAnsi="Arial" w:cs="Arial"/>
                <w:color w:val="000000"/>
              </w:rPr>
              <w:t>6</w:t>
            </w:r>
          </w:p>
        </w:tc>
        <w:tc>
          <w:tcPr>
            <w:tcW w:w="1974" w:type="dxa"/>
            <w:tcBorders>
              <w:top w:val="nil"/>
              <w:left w:val="nil"/>
              <w:bottom w:val="nil"/>
              <w:right w:val="nil"/>
            </w:tcBorders>
            <w:shd w:val="clear" w:color="auto" w:fill="auto"/>
            <w:noWrap/>
            <w:vAlign w:val="center"/>
            <w:hideMark/>
          </w:tcPr>
          <w:p w14:paraId="1D0C9EEC" w14:textId="77777777" w:rsidR="004C5A73" w:rsidRPr="007F05C5" w:rsidRDefault="004C5A73" w:rsidP="001A088D">
            <w:pPr>
              <w:rPr>
                <w:rFonts w:ascii="Arial" w:hAnsi="Arial" w:cs="Arial"/>
                <w:color w:val="000000"/>
              </w:rPr>
            </w:pPr>
            <w:r w:rsidRPr="007F05C5">
              <w:rPr>
                <w:rFonts w:ascii="Arial" w:hAnsi="Arial" w:cs="Arial"/>
                <w:color w:val="000000"/>
              </w:rPr>
              <w:t>0.0012 - 0.002</w:t>
            </w:r>
            <w:r>
              <w:rPr>
                <w:rFonts w:ascii="Arial" w:hAnsi="Arial" w:cs="Arial"/>
                <w:color w:val="000000"/>
              </w:rPr>
              <w:t>5</w:t>
            </w:r>
          </w:p>
        </w:tc>
        <w:tc>
          <w:tcPr>
            <w:tcW w:w="851" w:type="dxa"/>
            <w:tcBorders>
              <w:top w:val="nil"/>
              <w:left w:val="nil"/>
              <w:bottom w:val="nil"/>
              <w:right w:val="nil"/>
            </w:tcBorders>
            <w:shd w:val="clear" w:color="auto" w:fill="auto"/>
            <w:noWrap/>
            <w:vAlign w:val="center"/>
            <w:hideMark/>
          </w:tcPr>
          <w:p w14:paraId="083995B6" w14:textId="77777777" w:rsidR="004C5A73" w:rsidRPr="007F05C5" w:rsidRDefault="004C5A73" w:rsidP="001A088D">
            <w:pPr>
              <w:rPr>
                <w:rFonts w:ascii="Arial" w:hAnsi="Arial" w:cs="Arial"/>
                <w:color w:val="000000"/>
              </w:rPr>
            </w:pPr>
            <w:r w:rsidRPr="007F05C5">
              <w:rPr>
                <w:rFonts w:ascii="Arial" w:hAnsi="Arial" w:cs="Arial"/>
                <w:color w:val="000000"/>
              </w:rPr>
              <w:t>0.88</w:t>
            </w:r>
          </w:p>
        </w:tc>
        <w:tc>
          <w:tcPr>
            <w:tcW w:w="1417" w:type="dxa"/>
            <w:tcBorders>
              <w:top w:val="nil"/>
              <w:left w:val="nil"/>
              <w:bottom w:val="nil"/>
              <w:right w:val="nil"/>
            </w:tcBorders>
            <w:shd w:val="clear" w:color="auto" w:fill="auto"/>
            <w:noWrap/>
            <w:vAlign w:val="center"/>
            <w:hideMark/>
          </w:tcPr>
          <w:p w14:paraId="24310FA8" w14:textId="77777777" w:rsidR="004C5A73" w:rsidRPr="007F05C5" w:rsidRDefault="004C5A73" w:rsidP="001A088D">
            <w:pPr>
              <w:rPr>
                <w:rFonts w:ascii="Arial" w:hAnsi="Arial" w:cs="Arial"/>
                <w:color w:val="000000"/>
              </w:rPr>
            </w:pPr>
            <w:r w:rsidRPr="007F05C5">
              <w:rPr>
                <w:rFonts w:ascii="Arial" w:hAnsi="Arial" w:cs="Arial"/>
                <w:color w:val="000000"/>
              </w:rPr>
              <w:t>0.81 - 1.0</w:t>
            </w:r>
            <w:r>
              <w:rPr>
                <w:rFonts w:ascii="Arial" w:hAnsi="Arial" w:cs="Arial"/>
                <w:color w:val="000000"/>
              </w:rPr>
              <w:t>6</w:t>
            </w:r>
          </w:p>
        </w:tc>
        <w:tc>
          <w:tcPr>
            <w:tcW w:w="1134" w:type="dxa"/>
            <w:tcBorders>
              <w:top w:val="nil"/>
              <w:left w:val="nil"/>
              <w:bottom w:val="nil"/>
              <w:right w:val="nil"/>
            </w:tcBorders>
            <w:shd w:val="clear" w:color="auto" w:fill="auto"/>
            <w:noWrap/>
            <w:vAlign w:val="center"/>
            <w:hideMark/>
          </w:tcPr>
          <w:p w14:paraId="09325DC7" w14:textId="77777777" w:rsidR="004C5A73" w:rsidRPr="007F05C5" w:rsidRDefault="004C5A73" w:rsidP="001A088D">
            <w:pPr>
              <w:rPr>
                <w:rFonts w:ascii="Arial" w:hAnsi="Arial" w:cs="Arial"/>
                <w:color w:val="000000"/>
              </w:rPr>
            </w:pPr>
            <w:r w:rsidRPr="007F05C5">
              <w:rPr>
                <w:rFonts w:ascii="Arial" w:hAnsi="Arial" w:cs="Arial"/>
                <w:color w:val="000000"/>
              </w:rPr>
              <w:t>14.5</w:t>
            </w:r>
            <w:r>
              <w:rPr>
                <w:rFonts w:ascii="Arial" w:hAnsi="Arial" w:cs="Arial"/>
                <w:color w:val="000000"/>
              </w:rPr>
              <w:t>7</w:t>
            </w:r>
          </w:p>
        </w:tc>
        <w:tc>
          <w:tcPr>
            <w:tcW w:w="1843" w:type="dxa"/>
            <w:tcBorders>
              <w:top w:val="nil"/>
              <w:left w:val="nil"/>
              <w:bottom w:val="nil"/>
              <w:right w:val="nil"/>
            </w:tcBorders>
            <w:shd w:val="clear" w:color="auto" w:fill="auto"/>
            <w:noWrap/>
            <w:vAlign w:val="center"/>
            <w:hideMark/>
          </w:tcPr>
          <w:p w14:paraId="6C44422E" w14:textId="77777777" w:rsidR="004C5A73" w:rsidRPr="007F05C5" w:rsidRDefault="004C5A73" w:rsidP="001A088D">
            <w:pPr>
              <w:rPr>
                <w:rFonts w:ascii="Arial" w:hAnsi="Arial" w:cs="Arial"/>
                <w:color w:val="000000"/>
              </w:rPr>
            </w:pPr>
            <w:r w:rsidRPr="007F05C5">
              <w:rPr>
                <w:rFonts w:ascii="Arial" w:hAnsi="Arial" w:cs="Arial"/>
                <w:color w:val="000000"/>
              </w:rPr>
              <w:t>14.</w:t>
            </w:r>
            <w:r>
              <w:rPr>
                <w:rFonts w:ascii="Arial" w:hAnsi="Arial" w:cs="Arial"/>
                <w:color w:val="000000"/>
              </w:rPr>
              <w:t>10</w:t>
            </w:r>
            <w:r w:rsidRPr="007F05C5">
              <w:rPr>
                <w:rFonts w:ascii="Arial" w:hAnsi="Arial" w:cs="Arial"/>
                <w:color w:val="000000"/>
              </w:rPr>
              <w:t xml:space="preserve"> - 15.</w:t>
            </w:r>
            <w:r>
              <w:rPr>
                <w:rFonts w:ascii="Arial" w:hAnsi="Arial" w:cs="Arial"/>
                <w:color w:val="000000"/>
              </w:rPr>
              <w:t>18</w:t>
            </w:r>
          </w:p>
        </w:tc>
        <w:tc>
          <w:tcPr>
            <w:tcW w:w="1134" w:type="dxa"/>
            <w:tcBorders>
              <w:top w:val="nil"/>
              <w:left w:val="nil"/>
              <w:bottom w:val="nil"/>
              <w:right w:val="nil"/>
            </w:tcBorders>
            <w:shd w:val="clear" w:color="auto" w:fill="auto"/>
            <w:noWrap/>
            <w:vAlign w:val="center"/>
            <w:hideMark/>
          </w:tcPr>
          <w:p w14:paraId="11ABC2F8" w14:textId="77777777" w:rsidR="004C5A73" w:rsidRPr="007F05C5" w:rsidRDefault="004C5A73" w:rsidP="001A088D">
            <w:pPr>
              <w:rPr>
                <w:rFonts w:ascii="Arial" w:hAnsi="Arial" w:cs="Arial"/>
                <w:color w:val="000000"/>
              </w:rPr>
            </w:pPr>
            <w:r w:rsidRPr="007F05C5">
              <w:rPr>
                <w:rFonts w:ascii="Arial" w:hAnsi="Arial" w:cs="Arial"/>
                <w:color w:val="000000"/>
              </w:rPr>
              <w:t>31.</w:t>
            </w:r>
            <w:r>
              <w:rPr>
                <w:rFonts w:ascii="Arial" w:hAnsi="Arial" w:cs="Arial"/>
                <w:color w:val="000000"/>
              </w:rPr>
              <w:t>21</w:t>
            </w:r>
          </w:p>
        </w:tc>
        <w:tc>
          <w:tcPr>
            <w:tcW w:w="1701" w:type="dxa"/>
            <w:tcBorders>
              <w:top w:val="nil"/>
              <w:left w:val="nil"/>
              <w:bottom w:val="nil"/>
              <w:right w:val="nil"/>
            </w:tcBorders>
            <w:shd w:val="clear" w:color="auto" w:fill="auto"/>
            <w:noWrap/>
            <w:vAlign w:val="center"/>
            <w:hideMark/>
          </w:tcPr>
          <w:p w14:paraId="05635912" w14:textId="77777777" w:rsidR="004C5A73" w:rsidRPr="007F05C5" w:rsidRDefault="004C5A73" w:rsidP="001A088D">
            <w:pPr>
              <w:rPr>
                <w:rFonts w:ascii="Arial" w:hAnsi="Arial" w:cs="Arial"/>
                <w:color w:val="000000"/>
              </w:rPr>
            </w:pPr>
            <w:r w:rsidRPr="007F05C5">
              <w:rPr>
                <w:rFonts w:ascii="Arial" w:hAnsi="Arial" w:cs="Arial"/>
                <w:color w:val="000000"/>
              </w:rPr>
              <w:t>30.6</w:t>
            </w:r>
            <w:r>
              <w:rPr>
                <w:rFonts w:ascii="Arial" w:hAnsi="Arial" w:cs="Arial"/>
                <w:color w:val="000000"/>
              </w:rPr>
              <w:t>0</w:t>
            </w:r>
            <w:r w:rsidRPr="007F05C5">
              <w:rPr>
                <w:rFonts w:ascii="Arial" w:hAnsi="Arial" w:cs="Arial"/>
                <w:color w:val="000000"/>
              </w:rPr>
              <w:t xml:space="preserve"> - 31.7</w:t>
            </w:r>
            <w:r>
              <w:rPr>
                <w:rFonts w:ascii="Arial" w:hAnsi="Arial" w:cs="Arial"/>
                <w:color w:val="000000"/>
              </w:rPr>
              <w:t>8</w:t>
            </w:r>
          </w:p>
        </w:tc>
      </w:tr>
      <w:tr w:rsidR="004C5A73" w:rsidRPr="007F05C5" w14:paraId="40C37B80" w14:textId="77777777" w:rsidTr="004C5A73">
        <w:trPr>
          <w:trHeight w:val="320"/>
        </w:trPr>
        <w:tc>
          <w:tcPr>
            <w:tcW w:w="2745" w:type="dxa"/>
            <w:tcBorders>
              <w:top w:val="nil"/>
              <w:left w:val="nil"/>
              <w:bottom w:val="nil"/>
              <w:right w:val="nil"/>
            </w:tcBorders>
            <w:shd w:val="clear" w:color="auto" w:fill="auto"/>
            <w:noWrap/>
            <w:vAlign w:val="center"/>
            <w:hideMark/>
          </w:tcPr>
          <w:p w14:paraId="35E95E52" w14:textId="77777777" w:rsidR="004C5A73" w:rsidRPr="007F05C5" w:rsidRDefault="004C5A73" w:rsidP="001A088D">
            <w:pPr>
              <w:rPr>
                <w:rFonts w:ascii="Arial" w:hAnsi="Arial" w:cs="Arial"/>
                <w:i/>
                <w:iCs/>
                <w:color w:val="000000"/>
              </w:rPr>
            </w:pPr>
            <w:r w:rsidRPr="007F05C5">
              <w:rPr>
                <w:rFonts w:ascii="Arial" w:hAnsi="Arial" w:cs="Arial"/>
                <w:i/>
                <w:iCs/>
                <w:color w:val="000000"/>
              </w:rPr>
              <w:t>D. melanogaster</w:t>
            </w:r>
          </w:p>
        </w:tc>
        <w:tc>
          <w:tcPr>
            <w:tcW w:w="951" w:type="dxa"/>
            <w:tcBorders>
              <w:top w:val="nil"/>
              <w:left w:val="nil"/>
              <w:bottom w:val="nil"/>
              <w:right w:val="nil"/>
            </w:tcBorders>
            <w:shd w:val="clear" w:color="auto" w:fill="auto"/>
            <w:noWrap/>
            <w:vAlign w:val="center"/>
            <w:hideMark/>
          </w:tcPr>
          <w:p w14:paraId="54D44582" w14:textId="77777777" w:rsidR="004C5A73" w:rsidRPr="007F05C5" w:rsidRDefault="004C5A73" w:rsidP="001A088D">
            <w:pPr>
              <w:rPr>
                <w:rFonts w:ascii="Arial" w:hAnsi="Arial" w:cs="Arial"/>
                <w:color w:val="000000"/>
              </w:rPr>
            </w:pPr>
            <w:r w:rsidRPr="007F05C5">
              <w:rPr>
                <w:rFonts w:ascii="Arial" w:hAnsi="Arial" w:cs="Arial"/>
                <w:color w:val="000000"/>
              </w:rPr>
              <w:t>0.0037</w:t>
            </w:r>
          </w:p>
        </w:tc>
        <w:tc>
          <w:tcPr>
            <w:tcW w:w="1974" w:type="dxa"/>
            <w:tcBorders>
              <w:top w:val="nil"/>
              <w:left w:val="nil"/>
              <w:bottom w:val="nil"/>
              <w:right w:val="nil"/>
            </w:tcBorders>
            <w:shd w:val="clear" w:color="auto" w:fill="auto"/>
            <w:noWrap/>
            <w:vAlign w:val="center"/>
            <w:hideMark/>
          </w:tcPr>
          <w:p w14:paraId="6E7B5E45" w14:textId="77777777" w:rsidR="004C5A73" w:rsidRPr="007F05C5" w:rsidRDefault="004C5A73" w:rsidP="001A088D">
            <w:pPr>
              <w:rPr>
                <w:rFonts w:ascii="Arial" w:hAnsi="Arial" w:cs="Arial"/>
                <w:color w:val="000000"/>
              </w:rPr>
            </w:pPr>
            <w:r w:rsidRPr="007F05C5">
              <w:rPr>
                <w:rFonts w:ascii="Arial" w:hAnsi="Arial" w:cs="Arial"/>
                <w:color w:val="000000"/>
              </w:rPr>
              <w:t>0.0032 - 0.0042</w:t>
            </w:r>
          </w:p>
        </w:tc>
        <w:tc>
          <w:tcPr>
            <w:tcW w:w="851" w:type="dxa"/>
            <w:tcBorders>
              <w:top w:val="nil"/>
              <w:left w:val="nil"/>
              <w:bottom w:val="nil"/>
              <w:right w:val="nil"/>
            </w:tcBorders>
            <w:shd w:val="clear" w:color="auto" w:fill="auto"/>
            <w:noWrap/>
            <w:vAlign w:val="center"/>
            <w:hideMark/>
          </w:tcPr>
          <w:p w14:paraId="0DDC794D" w14:textId="77777777" w:rsidR="004C5A73" w:rsidRPr="007F05C5" w:rsidRDefault="004C5A73" w:rsidP="001A088D">
            <w:pPr>
              <w:rPr>
                <w:rFonts w:ascii="Arial" w:hAnsi="Arial" w:cs="Arial"/>
                <w:color w:val="000000"/>
              </w:rPr>
            </w:pPr>
            <w:r w:rsidRPr="007F05C5">
              <w:rPr>
                <w:rFonts w:ascii="Arial" w:hAnsi="Arial" w:cs="Arial"/>
                <w:color w:val="000000"/>
              </w:rPr>
              <w:t>1.72</w:t>
            </w:r>
          </w:p>
        </w:tc>
        <w:tc>
          <w:tcPr>
            <w:tcW w:w="1417" w:type="dxa"/>
            <w:tcBorders>
              <w:top w:val="nil"/>
              <w:left w:val="nil"/>
              <w:bottom w:val="nil"/>
              <w:right w:val="nil"/>
            </w:tcBorders>
            <w:shd w:val="clear" w:color="auto" w:fill="auto"/>
            <w:noWrap/>
            <w:vAlign w:val="center"/>
            <w:hideMark/>
          </w:tcPr>
          <w:p w14:paraId="5E2638BE" w14:textId="77777777" w:rsidR="004C5A73" w:rsidRPr="007F05C5" w:rsidRDefault="004C5A73" w:rsidP="001A088D">
            <w:pPr>
              <w:rPr>
                <w:rFonts w:ascii="Arial" w:hAnsi="Arial" w:cs="Arial"/>
                <w:color w:val="000000"/>
              </w:rPr>
            </w:pPr>
            <w:r w:rsidRPr="007F05C5">
              <w:rPr>
                <w:rFonts w:ascii="Arial" w:hAnsi="Arial" w:cs="Arial"/>
                <w:color w:val="000000"/>
              </w:rPr>
              <w:t>1.48 - 2.0</w:t>
            </w:r>
            <w:r>
              <w:rPr>
                <w:rFonts w:ascii="Arial" w:hAnsi="Arial" w:cs="Arial"/>
                <w:color w:val="000000"/>
              </w:rPr>
              <w:t>3</w:t>
            </w:r>
          </w:p>
        </w:tc>
        <w:tc>
          <w:tcPr>
            <w:tcW w:w="1134" w:type="dxa"/>
            <w:tcBorders>
              <w:top w:val="nil"/>
              <w:left w:val="nil"/>
              <w:bottom w:val="nil"/>
              <w:right w:val="nil"/>
            </w:tcBorders>
            <w:shd w:val="clear" w:color="auto" w:fill="auto"/>
            <w:noWrap/>
            <w:vAlign w:val="center"/>
            <w:hideMark/>
          </w:tcPr>
          <w:p w14:paraId="7B5BAC95" w14:textId="77777777" w:rsidR="004C5A73" w:rsidRPr="007F05C5" w:rsidRDefault="004C5A73" w:rsidP="001A088D">
            <w:pPr>
              <w:rPr>
                <w:rFonts w:ascii="Arial" w:hAnsi="Arial" w:cs="Arial"/>
                <w:color w:val="000000"/>
              </w:rPr>
            </w:pPr>
            <w:r w:rsidRPr="007F05C5">
              <w:rPr>
                <w:rFonts w:ascii="Arial" w:hAnsi="Arial" w:cs="Arial"/>
                <w:color w:val="000000"/>
              </w:rPr>
              <w:t>8.</w:t>
            </w:r>
            <w:r>
              <w:rPr>
                <w:rFonts w:ascii="Arial" w:hAnsi="Arial" w:cs="Arial"/>
                <w:color w:val="000000"/>
              </w:rPr>
              <w:t>29</w:t>
            </w:r>
          </w:p>
        </w:tc>
        <w:tc>
          <w:tcPr>
            <w:tcW w:w="1843" w:type="dxa"/>
            <w:tcBorders>
              <w:top w:val="nil"/>
              <w:left w:val="nil"/>
              <w:bottom w:val="nil"/>
              <w:right w:val="nil"/>
            </w:tcBorders>
            <w:shd w:val="clear" w:color="auto" w:fill="auto"/>
            <w:noWrap/>
            <w:vAlign w:val="center"/>
            <w:hideMark/>
          </w:tcPr>
          <w:p w14:paraId="06F8CEFC" w14:textId="77777777" w:rsidR="004C5A73" w:rsidRPr="007F05C5" w:rsidRDefault="004C5A73" w:rsidP="001A088D">
            <w:pPr>
              <w:rPr>
                <w:rFonts w:ascii="Arial" w:hAnsi="Arial" w:cs="Arial"/>
                <w:color w:val="000000"/>
              </w:rPr>
            </w:pPr>
            <w:r w:rsidRPr="007F05C5">
              <w:rPr>
                <w:rFonts w:ascii="Arial" w:hAnsi="Arial" w:cs="Arial"/>
                <w:color w:val="000000"/>
              </w:rPr>
              <w:t>6.</w:t>
            </w:r>
            <w:r>
              <w:rPr>
                <w:rFonts w:ascii="Arial" w:hAnsi="Arial" w:cs="Arial"/>
                <w:color w:val="000000"/>
              </w:rPr>
              <w:t>89</w:t>
            </w:r>
            <w:r w:rsidRPr="007F05C5">
              <w:rPr>
                <w:rFonts w:ascii="Arial" w:hAnsi="Arial" w:cs="Arial"/>
                <w:color w:val="000000"/>
              </w:rPr>
              <w:t xml:space="preserve"> - 9.3</w:t>
            </w:r>
            <w:r>
              <w:rPr>
                <w:rFonts w:ascii="Arial" w:hAnsi="Arial" w:cs="Arial"/>
                <w:color w:val="000000"/>
              </w:rPr>
              <w:t>7</w:t>
            </w:r>
          </w:p>
        </w:tc>
        <w:tc>
          <w:tcPr>
            <w:tcW w:w="1134" w:type="dxa"/>
            <w:tcBorders>
              <w:top w:val="nil"/>
              <w:left w:val="nil"/>
              <w:bottom w:val="nil"/>
              <w:right w:val="nil"/>
            </w:tcBorders>
            <w:shd w:val="clear" w:color="auto" w:fill="auto"/>
            <w:noWrap/>
            <w:vAlign w:val="center"/>
            <w:hideMark/>
          </w:tcPr>
          <w:p w14:paraId="122960F5" w14:textId="77777777" w:rsidR="004C5A73" w:rsidRPr="007F05C5" w:rsidRDefault="004C5A73" w:rsidP="001A088D">
            <w:pPr>
              <w:rPr>
                <w:rFonts w:ascii="Arial" w:hAnsi="Arial" w:cs="Arial"/>
                <w:color w:val="000000"/>
              </w:rPr>
            </w:pPr>
            <w:r w:rsidRPr="007F05C5">
              <w:rPr>
                <w:rFonts w:ascii="Arial" w:hAnsi="Arial" w:cs="Arial"/>
                <w:color w:val="000000"/>
              </w:rPr>
              <w:t>32.13</w:t>
            </w:r>
          </w:p>
        </w:tc>
        <w:tc>
          <w:tcPr>
            <w:tcW w:w="1701" w:type="dxa"/>
            <w:tcBorders>
              <w:top w:val="nil"/>
              <w:left w:val="nil"/>
              <w:bottom w:val="nil"/>
              <w:right w:val="nil"/>
            </w:tcBorders>
            <w:shd w:val="clear" w:color="auto" w:fill="auto"/>
            <w:noWrap/>
            <w:vAlign w:val="center"/>
            <w:hideMark/>
          </w:tcPr>
          <w:p w14:paraId="58794E73" w14:textId="77777777" w:rsidR="004C5A73" w:rsidRPr="007F05C5" w:rsidRDefault="004C5A73" w:rsidP="001A088D">
            <w:pPr>
              <w:rPr>
                <w:rFonts w:ascii="Arial" w:hAnsi="Arial" w:cs="Arial"/>
                <w:color w:val="000000"/>
              </w:rPr>
            </w:pPr>
            <w:r w:rsidRPr="007F05C5">
              <w:rPr>
                <w:rFonts w:ascii="Arial" w:hAnsi="Arial" w:cs="Arial"/>
                <w:color w:val="000000"/>
              </w:rPr>
              <w:t>32.03 - 32.28</w:t>
            </w:r>
          </w:p>
        </w:tc>
      </w:tr>
      <w:tr w:rsidR="004C5A73" w:rsidRPr="007F05C5" w14:paraId="3A471DF2" w14:textId="77777777" w:rsidTr="004C5A73">
        <w:trPr>
          <w:trHeight w:val="320"/>
        </w:trPr>
        <w:tc>
          <w:tcPr>
            <w:tcW w:w="2745" w:type="dxa"/>
            <w:tcBorders>
              <w:top w:val="nil"/>
              <w:left w:val="nil"/>
              <w:bottom w:val="nil"/>
              <w:right w:val="nil"/>
            </w:tcBorders>
            <w:shd w:val="clear" w:color="auto" w:fill="auto"/>
            <w:noWrap/>
            <w:vAlign w:val="center"/>
            <w:hideMark/>
          </w:tcPr>
          <w:p w14:paraId="2665C2A8"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Pr>
                <w:rFonts w:ascii="Arial" w:hAnsi="Arial" w:cs="Arial"/>
                <w:i/>
                <w:iCs/>
                <w:color w:val="000000"/>
              </w:rPr>
              <w:t>pallidifrons</w:t>
            </w:r>
            <w:proofErr w:type="spellEnd"/>
          </w:p>
        </w:tc>
        <w:tc>
          <w:tcPr>
            <w:tcW w:w="951" w:type="dxa"/>
            <w:tcBorders>
              <w:top w:val="nil"/>
              <w:left w:val="nil"/>
              <w:bottom w:val="nil"/>
              <w:right w:val="nil"/>
            </w:tcBorders>
            <w:shd w:val="clear" w:color="auto" w:fill="auto"/>
            <w:noWrap/>
            <w:vAlign w:val="center"/>
            <w:hideMark/>
          </w:tcPr>
          <w:p w14:paraId="28E962C0" w14:textId="77777777" w:rsidR="004C5A73" w:rsidRPr="007F05C5" w:rsidRDefault="004C5A73" w:rsidP="001A088D">
            <w:pPr>
              <w:rPr>
                <w:rFonts w:ascii="Arial" w:hAnsi="Arial" w:cs="Arial"/>
                <w:color w:val="000000"/>
              </w:rPr>
            </w:pPr>
            <w:r w:rsidRPr="007F05C5">
              <w:rPr>
                <w:rFonts w:ascii="Arial" w:hAnsi="Arial" w:cs="Arial"/>
                <w:color w:val="000000"/>
              </w:rPr>
              <w:t>0.0073</w:t>
            </w:r>
          </w:p>
        </w:tc>
        <w:tc>
          <w:tcPr>
            <w:tcW w:w="1974" w:type="dxa"/>
            <w:tcBorders>
              <w:top w:val="nil"/>
              <w:left w:val="nil"/>
              <w:bottom w:val="nil"/>
              <w:right w:val="nil"/>
            </w:tcBorders>
            <w:shd w:val="clear" w:color="auto" w:fill="auto"/>
            <w:noWrap/>
            <w:vAlign w:val="center"/>
            <w:hideMark/>
          </w:tcPr>
          <w:p w14:paraId="1C7E30AD" w14:textId="77777777" w:rsidR="004C5A73" w:rsidRPr="007F05C5" w:rsidRDefault="004C5A73" w:rsidP="001A088D">
            <w:pPr>
              <w:rPr>
                <w:rFonts w:ascii="Arial" w:hAnsi="Arial" w:cs="Arial"/>
                <w:color w:val="000000"/>
              </w:rPr>
            </w:pPr>
            <w:r w:rsidRPr="007F05C5">
              <w:rPr>
                <w:rFonts w:ascii="Arial" w:hAnsi="Arial" w:cs="Arial"/>
                <w:color w:val="000000"/>
              </w:rPr>
              <w:t>0.005</w:t>
            </w:r>
            <w:r>
              <w:rPr>
                <w:rFonts w:ascii="Arial" w:hAnsi="Arial" w:cs="Arial"/>
                <w:color w:val="000000"/>
              </w:rPr>
              <w:t>6</w:t>
            </w:r>
            <w:r w:rsidRPr="007F05C5">
              <w:rPr>
                <w:rFonts w:ascii="Arial" w:hAnsi="Arial" w:cs="Arial"/>
                <w:color w:val="000000"/>
              </w:rPr>
              <w:t xml:space="preserve"> - 0.009</w:t>
            </w:r>
            <w:r>
              <w:rPr>
                <w:rFonts w:ascii="Arial" w:hAnsi="Arial" w:cs="Arial"/>
                <w:color w:val="000000"/>
              </w:rPr>
              <w:t>8</w:t>
            </w:r>
          </w:p>
        </w:tc>
        <w:tc>
          <w:tcPr>
            <w:tcW w:w="851" w:type="dxa"/>
            <w:tcBorders>
              <w:top w:val="nil"/>
              <w:left w:val="nil"/>
              <w:bottom w:val="nil"/>
              <w:right w:val="nil"/>
            </w:tcBorders>
            <w:shd w:val="clear" w:color="auto" w:fill="auto"/>
            <w:noWrap/>
            <w:vAlign w:val="center"/>
            <w:hideMark/>
          </w:tcPr>
          <w:p w14:paraId="301E16EB" w14:textId="77777777" w:rsidR="004C5A73" w:rsidRPr="007F05C5" w:rsidRDefault="004C5A73" w:rsidP="001A088D">
            <w:pPr>
              <w:rPr>
                <w:rFonts w:ascii="Arial" w:hAnsi="Arial" w:cs="Arial"/>
                <w:color w:val="000000"/>
              </w:rPr>
            </w:pPr>
            <w:r w:rsidRPr="007F05C5">
              <w:rPr>
                <w:rFonts w:ascii="Arial" w:hAnsi="Arial" w:cs="Arial"/>
                <w:color w:val="000000"/>
              </w:rPr>
              <w:t>1.74</w:t>
            </w:r>
          </w:p>
        </w:tc>
        <w:tc>
          <w:tcPr>
            <w:tcW w:w="1417" w:type="dxa"/>
            <w:tcBorders>
              <w:top w:val="nil"/>
              <w:left w:val="nil"/>
              <w:bottom w:val="nil"/>
              <w:right w:val="nil"/>
            </w:tcBorders>
            <w:shd w:val="clear" w:color="auto" w:fill="auto"/>
            <w:noWrap/>
            <w:vAlign w:val="center"/>
            <w:hideMark/>
          </w:tcPr>
          <w:p w14:paraId="0D620672" w14:textId="77777777" w:rsidR="004C5A73" w:rsidRPr="007F05C5" w:rsidRDefault="004C5A73" w:rsidP="001A088D">
            <w:pPr>
              <w:rPr>
                <w:rFonts w:ascii="Arial" w:hAnsi="Arial" w:cs="Arial"/>
                <w:color w:val="000000"/>
              </w:rPr>
            </w:pPr>
            <w:r w:rsidRPr="007F05C5">
              <w:rPr>
                <w:rFonts w:ascii="Arial" w:hAnsi="Arial" w:cs="Arial"/>
                <w:color w:val="000000"/>
              </w:rPr>
              <w:t>1.3</w:t>
            </w:r>
            <w:r>
              <w:rPr>
                <w:rFonts w:ascii="Arial" w:hAnsi="Arial" w:cs="Arial"/>
                <w:color w:val="000000"/>
              </w:rPr>
              <w:t>7</w:t>
            </w:r>
            <w:r w:rsidRPr="007F05C5">
              <w:rPr>
                <w:rFonts w:ascii="Arial" w:hAnsi="Arial" w:cs="Arial"/>
                <w:color w:val="000000"/>
              </w:rPr>
              <w:t xml:space="preserve"> - 2.3</w:t>
            </w:r>
            <w:r>
              <w:rPr>
                <w:rFonts w:ascii="Arial" w:hAnsi="Arial" w:cs="Arial"/>
                <w:color w:val="000000"/>
              </w:rPr>
              <w:t>8</w:t>
            </w:r>
          </w:p>
        </w:tc>
        <w:tc>
          <w:tcPr>
            <w:tcW w:w="1134" w:type="dxa"/>
            <w:tcBorders>
              <w:top w:val="nil"/>
              <w:left w:val="nil"/>
              <w:bottom w:val="nil"/>
              <w:right w:val="nil"/>
            </w:tcBorders>
            <w:shd w:val="clear" w:color="auto" w:fill="auto"/>
            <w:noWrap/>
            <w:vAlign w:val="center"/>
            <w:hideMark/>
          </w:tcPr>
          <w:p w14:paraId="049E0B6D" w14:textId="77777777" w:rsidR="004C5A73" w:rsidRPr="007F05C5" w:rsidRDefault="004C5A73" w:rsidP="001A088D">
            <w:pPr>
              <w:rPr>
                <w:rFonts w:ascii="Arial" w:hAnsi="Arial" w:cs="Arial"/>
                <w:color w:val="000000"/>
              </w:rPr>
            </w:pPr>
            <w:r w:rsidRPr="007F05C5">
              <w:rPr>
                <w:rFonts w:ascii="Arial" w:hAnsi="Arial" w:cs="Arial"/>
                <w:color w:val="000000"/>
              </w:rPr>
              <w:t>16.23</w:t>
            </w:r>
          </w:p>
        </w:tc>
        <w:tc>
          <w:tcPr>
            <w:tcW w:w="1843" w:type="dxa"/>
            <w:tcBorders>
              <w:top w:val="nil"/>
              <w:left w:val="nil"/>
              <w:bottom w:val="nil"/>
              <w:right w:val="nil"/>
            </w:tcBorders>
            <w:shd w:val="clear" w:color="auto" w:fill="auto"/>
            <w:noWrap/>
            <w:vAlign w:val="center"/>
            <w:hideMark/>
          </w:tcPr>
          <w:p w14:paraId="3E28F711" w14:textId="77777777" w:rsidR="004C5A73" w:rsidRPr="007F05C5" w:rsidRDefault="004C5A73" w:rsidP="001A088D">
            <w:pPr>
              <w:rPr>
                <w:rFonts w:ascii="Arial" w:hAnsi="Arial" w:cs="Arial"/>
                <w:color w:val="000000"/>
              </w:rPr>
            </w:pPr>
            <w:r w:rsidRPr="007F05C5">
              <w:rPr>
                <w:rFonts w:ascii="Arial" w:hAnsi="Arial" w:cs="Arial"/>
                <w:color w:val="000000"/>
              </w:rPr>
              <w:t>15.5</w:t>
            </w:r>
            <w:r>
              <w:rPr>
                <w:rFonts w:ascii="Arial" w:hAnsi="Arial" w:cs="Arial"/>
                <w:color w:val="000000"/>
              </w:rPr>
              <w:t>4</w:t>
            </w:r>
            <w:r w:rsidRPr="007F05C5">
              <w:rPr>
                <w:rFonts w:ascii="Arial" w:hAnsi="Arial" w:cs="Arial"/>
                <w:color w:val="000000"/>
              </w:rPr>
              <w:t xml:space="preserve"> - 16.7</w:t>
            </w:r>
            <w:r>
              <w:rPr>
                <w:rFonts w:ascii="Arial" w:hAnsi="Arial" w:cs="Arial"/>
                <w:color w:val="000000"/>
              </w:rPr>
              <w:t>5</w:t>
            </w:r>
          </w:p>
        </w:tc>
        <w:tc>
          <w:tcPr>
            <w:tcW w:w="1134" w:type="dxa"/>
            <w:tcBorders>
              <w:top w:val="nil"/>
              <w:left w:val="nil"/>
              <w:bottom w:val="nil"/>
              <w:right w:val="nil"/>
            </w:tcBorders>
            <w:shd w:val="clear" w:color="auto" w:fill="auto"/>
            <w:noWrap/>
            <w:vAlign w:val="center"/>
            <w:hideMark/>
          </w:tcPr>
          <w:p w14:paraId="449B0FEE" w14:textId="77777777" w:rsidR="004C5A73" w:rsidRPr="007F05C5" w:rsidRDefault="004C5A73" w:rsidP="001A088D">
            <w:pPr>
              <w:rPr>
                <w:rFonts w:ascii="Arial" w:hAnsi="Arial" w:cs="Arial"/>
                <w:color w:val="000000"/>
              </w:rPr>
            </w:pPr>
            <w:r w:rsidRPr="007F05C5">
              <w:rPr>
                <w:rFonts w:ascii="Arial" w:hAnsi="Arial" w:cs="Arial"/>
                <w:color w:val="000000"/>
              </w:rPr>
              <w:t>29.0</w:t>
            </w:r>
            <w:r>
              <w:rPr>
                <w:rFonts w:ascii="Arial" w:hAnsi="Arial" w:cs="Arial"/>
                <w:color w:val="000000"/>
              </w:rPr>
              <w:t>6</w:t>
            </w:r>
          </w:p>
        </w:tc>
        <w:tc>
          <w:tcPr>
            <w:tcW w:w="1701" w:type="dxa"/>
            <w:tcBorders>
              <w:top w:val="nil"/>
              <w:left w:val="nil"/>
              <w:bottom w:val="nil"/>
              <w:right w:val="nil"/>
            </w:tcBorders>
            <w:shd w:val="clear" w:color="auto" w:fill="auto"/>
            <w:noWrap/>
            <w:vAlign w:val="center"/>
            <w:hideMark/>
          </w:tcPr>
          <w:p w14:paraId="0BBF059D" w14:textId="77777777" w:rsidR="004C5A73" w:rsidRPr="007F05C5" w:rsidRDefault="004C5A73" w:rsidP="001A088D">
            <w:pPr>
              <w:rPr>
                <w:rFonts w:ascii="Arial" w:hAnsi="Arial" w:cs="Arial"/>
                <w:color w:val="000000"/>
              </w:rPr>
            </w:pPr>
            <w:r w:rsidRPr="007F05C5">
              <w:rPr>
                <w:rFonts w:ascii="Arial" w:hAnsi="Arial" w:cs="Arial"/>
                <w:color w:val="000000"/>
              </w:rPr>
              <w:t>28.1</w:t>
            </w:r>
            <w:r>
              <w:rPr>
                <w:rFonts w:ascii="Arial" w:hAnsi="Arial" w:cs="Arial"/>
                <w:color w:val="000000"/>
              </w:rPr>
              <w:t>9</w:t>
            </w:r>
            <w:r w:rsidRPr="007F05C5">
              <w:rPr>
                <w:rFonts w:ascii="Arial" w:hAnsi="Arial" w:cs="Arial"/>
                <w:color w:val="000000"/>
              </w:rPr>
              <w:t xml:space="preserve"> - 29.3</w:t>
            </w:r>
            <w:r>
              <w:rPr>
                <w:rFonts w:ascii="Arial" w:hAnsi="Arial" w:cs="Arial"/>
                <w:color w:val="000000"/>
              </w:rPr>
              <w:t>8</w:t>
            </w:r>
          </w:p>
        </w:tc>
      </w:tr>
      <w:tr w:rsidR="004C5A73" w:rsidRPr="007F05C5" w14:paraId="59D6C3F3" w14:textId="77777777" w:rsidTr="004C5A73">
        <w:trPr>
          <w:trHeight w:val="320"/>
        </w:trPr>
        <w:tc>
          <w:tcPr>
            <w:tcW w:w="2745" w:type="dxa"/>
            <w:tcBorders>
              <w:top w:val="nil"/>
              <w:left w:val="nil"/>
              <w:bottom w:val="nil"/>
              <w:right w:val="nil"/>
            </w:tcBorders>
            <w:shd w:val="clear" w:color="auto" w:fill="auto"/>
            <w:noWrap/>
            <w:vAlign w:val="center"/>
            <w:hideMark/>
          </w:tcPr>
          <w:p w14:paraId="55549272" w14:textId="77777777" w:rsidR="004C5A73" w:rsidRPr="007F05C5" w:rsidRDefault="004C5A73" w:rsidP="001A088D">
            <w:pPr>
              <w:rPr>
                <w:rFonts w:ascii="Arial" w:hAnsi="Arial" w:cs="Arial"/>
                <w:i/>
                <w:iCs/>
                <w:color w:val="000000"/>
              </w:rPr>
            </w:pPr>
            <w:r w:rsidRPr="007F05C5">
              <w:rPr>
                <w:rFonts w:ascii="Arial" w:hAnsi="Arial" w:cs="Arial"/>
                <w:i/>
                <w:iCs/>
                <w:color w:val="000000"/>
              </w:rPr>
              <w:t>D. pandora</w:t>
            </w:r>
          </w:p>
        </w:tc>
        <w:tc>
          <w:tcPr>
            <w:tcW w:w="951" w:type="dxa"/>
            <w:tcBorders>
              <w:top w:val="nil"/>
              <w:left w:val="nil"/>
              <w:bottom w:val="nil"/>
              <w:right w:val="nil"/>
            </w:tcBorders>
            <w:shd w:val="clear" w:color="auto" w:fill="auto"/>
            <w:noWrap/>
            <w:vAlign w:val="center"/>
            <w:hideMark/>
          </w:tcPr>
          <w:p w14:paraId="28830ED6" w14:textId="77777777" w:rsidR="004C5A73" w:rsidRPr="007F05C5" w:rsidRDefault="004C5A73" w:rsidP="001A088D">
            <w:pPr>
              <w:rPr>
                <w:rFonts w:ascii="Arial" w:hAnsi="Arial" w:cs="Arial"/>
                <w:color w:val="000000"/>
              </w:rPr>
            </w:pPr>
            <w:r w:rsidRPr="007F05C5">
              <w:rPr>
                <w:rFonts w:ascii="Arial" w:hAnsi="Arial" w:cs="Arial"/>
                <w:color w:val="000000"/>
              </w:rPr>
              <w:t>0.0052</w:t>
            </w:r>
          </w:p>
        </w:tc>
        <w:tc>
          <w:tcPr>
            <w:tcW w:w="1974" w:type="dxa"/>
            <w:tcBorders>
              <w:top w:val="nil"/>
              <w:left w:val="nil"/>
              <w:bottom w:val="nil"/>
              <w:right w:val="nil"/>
            </w:tcBorders>
            <w:shd w:val="clear" w:color="auto" w:fill="auto"/>
            <w:noWrap/>
            <w:vAlign w:val="center"/>
            <w:hideMark/>
          </w:tcPr>
          <w:p w14:paraId="46DCDF0A" w14:textId="77777777" w:rsidR="004C5A73" w:rsidRPr="007F05C5" w:rsidRDefault="004C5A73" w:rsidP="001A088D">
            <w:pPr>
              <w:rPr>
                <w:rFonts w:ascii="Arial" w:hAnsi="Arial" w:cs="Arial"/>
                <w:color w:val="000000"/>
              </w:rPr>
            </w:pPr>
            <w:r w:rsidRPr="007F05C5">
              <w:rPr>
                <w:rFonts w:ascii="Arial" w:hAnsi="Arial" w:cs="Arial"/>
                <w:color w:val="000000"/>
              </w:rPr>
              <w:t>0.0037 - 0.0065</w:t>
            </w:r>
          </w:p>
        </w:tc>
        <w:tc>
          <w:tcPr>
            <w:tcW w:w="851" w:type="dxa"/>
            <w:tcBorders>
              <w:top w:val="nil"/>
              <w:left w:val="nil"/>
              <w:bottom w:val="nil"/>
              <w:right w:val="nil"/>
            </w:tcBorders>
            <w:shd w:val="clear" w:color="auto" w:fill="auto"/>
            <w:noWrap/>
            <w:vAlign w:val="center"/>
            <w:hideMark/>
          </w:tcPr>
          <w:p w14:paraId="22655E6C"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6</w:t>
            </w:r>
          </w:p>
        </w:tc>
        <w:tc>
          <w:tcPr>
            <w:tcW w:w="1417" w:type="dxa"/>
            <w:tcBorders>
              <w:top w:val="nil"/>
              <w:left w:val="nil"/>
              <w:bottom w:val="nil"/>
              <w:right w:val="nil"/>
            </w:tcBorders>
            <w:shd w:val="clear" w:color="auto" w:fill="auto"/>
            <w:noWrap/>
            <w:vAlign w:val="center"/>
            <w:hideMark/>
          </w:tcPr>
          <w:p w14:paraId="25E41C45" w14:textId="77777777" w:rsidR="004C5A73" w:rsidRPr="007F05C5" w:rsidRDefault="004C5A73" w:rsidP="001A088D">
            <w:pPr>
              <w:rPr>
                <w:rFonts w:ascii="Arial" w:hAnsi="Arial" w:cs="Arial"/>
                <w:color w:val="000000"/>
              </w:rPr>
            </w:pPr>
            <w:r w:rsidRPr="007F05C5">
              <w:rPr>
                <w:rFonts w:ascii="Arial" w:hAnsi="Arial" w:cs="Arial"/>
                <w:color w:val="000000"/>
              </w:rPr>
              <w:t>1.03 - 1.51</w:t>
            </w:r>
          </w:p>
        </w:tc>
        <w:tc>
          <w:tcPr>
            <w:tcW w:w="1134" w:type="dxa"/>
            <w:tcBorders>
              <w:top w:val="nil"/>
              <w:left w:val="nil"/>
              <w:bottom w:val="nil"/>
              <w:right w:val="nil"/>
            </w:tcBorders>
            <w:shd w:val="clear" w:color="auto" w:fill="auto"/>
            <w:noWrap/>
            <w:vAlign w:val="center"/>
            <w:hideMark/>
          </w:tcPr>
          <w:p w14:paraId="3B1D3E09" w14:textId="77777777" w:rsidR="004C5A73" w:rsidRPr="007F05C5" w:rsidRDefault="004C5A73" w:rsidP="001A088D">
            <w:pPr>
              <w:rPr>
                <w:rFonts w:ascii="Arial" w:hAnsi="Arial" w:cs="Arial"/>
                <w:color w:val="000000"/>
              </w:rPr>
            </w:pPr>
            <w:r w:rsidRPr="007F05C5">
              <w:rPr>
                <w:rFonts w:ascii="Arial" w:hAnsi="Arial" w:cs="Arial"/>
                <w:color w:val="000000"/>
              </w:rPr>
              <w:t>15.2</w:t>
            </w:r>
            <w:r>
              <w:rPr>
                <w:rFonts w:ascii="Arial" w:hAnsi="Arial" w:cs="Arial"/>
                <w:color w:val="000000"/>
              </w:rPr>
              <w:t>5</w:t>
            </w:r>
          </w:p>
        </w:tc>
        <w:tc>
          <w:tcPr>
            <w:tcW w:w="1843" w:type="dxa"/>
            <w:tcBorders>
              <w:top w:val="nil"/>
              <w:left w:val="nil"/>
              <w:bottom w:val="nil"/>
              <w:right w:val="nil"/>
            </w:tcBorders>
            <w:shd w:val="clear" w:color="auto" w:fill="auto"/>
            <w:noWrap/>
            <w:vAlign w:val="center"/>
            <w:hideMark/>
          </w:tcPr>
          <w:p w14:paraId="6BE1B73C" w14:textId="77777777" w:rsidR="004C5A73" w:rsidRPr="007F05C5" w:rsidRDefault="004C5A73" w:rsidP="001A088D">
            <w:pPr>
              <w:rPr>
                <w:rFonts w:ascii="Arial" w:hAnsi="Arial" w:cs="Arial"/>
                <w:color w:val="000000"/>
              </w:rPr>
            </w:pPr>
            <w:r w:rsidRPr="007F05C5">
              <w:rPr>
                <w:rFonts w:ascii="Arial" w:hAnsi="Arial" w:cs="Arial"/>
                <w:color w:val="000000"/>
              </w:rPr>
              <w:t>14.5</w:t>
            </w:r>
            <w:r>
              <w:rPr>
                <w:rFonts w:ascii="Arial" w:hAnsi="Arial" w:cs="Arial"/>
                <w:color w:val="000000"/>
              </w:rPr>
              <w:t>8</w:t>
            </w:r>
            <w:r w:rsidRPr="007F05C5">
              <w:rPr>
                <w:rFonts w:ascii="Arial" w:hAnsi="Arial" w:cs="Arial"/>
                <w:color w:val="000000"/>
              </w:rPr>
              <w:t xml:space="preserve"> - 15.</w:t>
            </w:r>
            <w:r>
              <w:rPr>
                <w:rFonts w:ascii="Arial" w:hAnsi="Arial" w:cs="Arial"/>
                <w:color w:val="000000"/>
              </w:rPr>
              <w:t>80</w:t>
            </w:r>
          </w:p>
        </w:tc>
        <w:tc>
          <w:tcPr>
            <w:tcW w:w="1134" w:type="dxa"/>
            <w:tcBorders>
              <w:top w:val="nil"/>
              <w:left w:val="nil"/>
              <w:bottom w:val="nil"/>
              <w:right w:val="nil"/>
            </w:tcBorders>
            <w:shd w:val="clear" w:color="auto" w:fill="auto"/>
            <w:noWrap/>
            <w:vAlign w:val="center"/>
            <w:hideMark/>
          </w:tcPr>
          <w:p w14:paraId="4D3F5C14" w14:textId="77777777" w:rsidR="004C5A73" w:rsidRPr="007F05C5" w:rsidRDefault="004C5A73" w:rsidP="001A088D">
            <w:pPr>
              <w:rPr>
                <w:rFonts w:ascii="Arial" w:hAnsi="Arial" w:cs="Arial"/>
                <w:color w:val="000000"/>
              </w:rPr>
            </w:pPr>
            <w:r w:rsidRPr="007F05C5">
              <w:rPr>
                <w:rFonts w:ascii="Arial" w:hAnsi="Arial" w:cs="Arial"/>
                <w:color w:val="000000"/>
              </w:rPr>
              <w:t>30.13</w:t>
            </w:r>
          </w:p>
        </w:tc>
        <w:tc>
          <w:tcPr>
            <w:tcW w:w="1701" w:type="dxa"/>
            <w:tcBorders>
              <w:top w:val="nil"/>
              <w:left w:val="nil"/>
              <w:bottom w:val="nil"/>
              <w:right w:val="nil"/>
            </w:tcBorders>
            <w:shd w:val="clear" w:color="auto" w:fill="auto"/>
            <w:noWrap/>
            <w:vAlign w:val="center"/>
            <w:hideMark/>
          </w:tcPr>
          <w:p w14:paraId="12BC38AB" w14:textId="77777777" w:rsidR="004C5A73" w:rsidRPr="007F05C5" w:rsidRDefault="004C5A73" w:rsidP="001A088D">
            <w:pPr>
              <w:rPr>
                <w:rFonts w:ascii="Arial" w:hAnsi="Arial" w:cs="Arial"/>
                <w:color w:val="000000"/>
              </w:rPr>
            </w:pPr>
            <w:r w:rsidRPr="007F05C5">
              <w:rPr>
                <w:rFonts w:ascii="Arial" w:hAnsi="Arial" w:cs="Arial"/>
                <w:color w:val="000000"/>
              </w:rPr>
              <w:t>29.8</w:t>
            </w:r>
            <w:r>
              <w:rPr>
                <w:rFonts w:ascii="Arial" w:hAnsi="Arial" w:cs="Arial"/>
                <w:color w:val="000000"/>
              </w:rPr>
              <w:t>7</w:t>
            </w:r>
            <w:r w:rsidRPr="007F05C5">
              <w:rPr>
                <w:rFonts w:ascii="Arial" w:hAnsi="Arial" w:cs="Arial"/>
                <w:color w:val="000000"/>
              </w:rPr>
              <w:t xml:space="preserve"> - 30.5</w:t>
            </w:r>
            <w:r>
              <w:rPr>
                <w:rFonts w:ascii="Arial" w:hAnsi="Arial" w:cs="Arial"/>
                <w:color w:val="000000"/>
              </w:rPr>
              <w:t>8</w:t>
            </w:r>
          </w:p>
        </w:tc>
      </w:tr>
      <w:tr w:rsidR="004C5A73" w:rsidRPr="007F05C5" w14:paraId="0099E697" w14:textId="77777777" w:rsidTr="004C5A73">
        <w:trPr>
          <w:trHeight w:val="320"/>
        </w:trPr>
        <w:tc>
          <w:tcPr>
            <w:tcW w:w="2745" w:type="dxa"/>
            <w:tcBorders>
              <w:top w:val="nil"/>
              <w:left w:val="nil"/>
              <w:bottom w:val="nil"/>
              <w:right w:val="nil"/>
            </w:tcBorders>
            <w:shd w:val="clear" w:color="auto" w:fill="auto"/>
            <w:noWrap/>
            <w:vAlign w:val="center"/>
            <w:hideMark/>
          </w:tcPr>
          <w:p w14:paraId="1F28143A"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pseudoananassae</w:t>
            </w:r>
            <w:proofErr w:type="spellEnd"/>
          </w:p>
        </w:tc>
        <w:tc>
          <w:tcPr>
            <w:tcW w:w="951" w:type="dxa"/>
            <w:tcBorders>
              <w:top w:val="nil"/>
              <w:left w:val="nil"/>
              <w:bottom w:val="nil"/>
              <w:right w:val="nil"/>
            </w:tcBorders>
            <w:shd w:val="clear" w:color="auto" w:fill="auto"/>
            <w:noWrap/>
            <w:vAlign w:val="center"/>
            <w:hideMark/>
          </w:tcPr>
          <w:p w14:paraId="5F9CAB77" w14:textId="77777777" w:rsidR="004C5A73" w:rsidRPr="007F05C5" w:rsidRDefault="004C5A73" w:rsidP="001A088D">
            <w:pPr>
              <w:rPr>
                <w:rFonts w:ascii="Arial" w:hAnsi="Arial" w:cs="Arial"/>
                <w:color w:val="000000"/>
              </w:rPr>
            </w:pPr>
            <w:r w:rsidRPr="007F05C5">
              <w:rPr>
                <w:rFonts w:ascii="Arial" w:hAnsi="Arial" w:cs="Arial"/>
                <w:color w:val="000000"/>
              </w:rPr>
              <w:t>0.0053</w:t>
            </w:r>
          </w:p>
        </w:tc>
        <w:tc>
          <w:tcPr>
            <w:tcW w:w="1974" w:type="dxa"/>
            <w:tcBorders>
              <w:top w:val="nil"/>
              <w:left w:val="nil"/>
              <w:bottom w:val="nil"/>
              <w:right w:val="nil"/>
            </w:tcBorders>
            <w:shd w:val="clear" w:color="auto" w:fill="auto"/>
            <w:noWrap/>
            <w:vAlign w:val="center"/>
            <w:hideMark/>
          </w:tcPr>
          <w:p w14:paraId="186AEF7E" w14:textId="77777777" w:rsidR="004C5A73" w:rsidRPr="007F05C5" w:rsidRDefault="004C5A73" w:rsidP="001A088D">
            <w:pPr>
              <w:rPr>
                <w:rFonts w:ascii="Arial" w:hAnsi="Arial" w:cs="Arial"/>
                <w:color w:val="000000"/>
              </w:rPr>
            </w:pPr>
            <w:r w:rsidRPr="007F05C5">
              <w:rPr>
                <w:rFonts w:ascii="Arial" w:hAnsi="Arial" w:cs="Arial"/>
                <w:color w:val="000000"/>
              </w:rPr>
              <w:t>0.0035 - 0.0071</w:t>
            </w:r>
          </w:p>
        </w:tc>
        <w:tc>
          <w:tcPr>
            <w:tcW w:w="851" w:type="dxa"/>
            <w:tcBorders>
              <w:top w:val="nil"/>
              <w:left w:val="nil"/>
              <w:bottom w:val="nil"/>
              <w:right w:val="nil"/>
            </w:tcBorders>
            <w:shd w:val="clear" w:color="auto" w:fill="auto"/>
            <w:noWrap/>
            <w:vAlign w:val="center"/>
            <w:hideMark/>
          </w:tcPr>
          <w:p w14:paraId="59726088" w14:textId="77777777" w:rsidR="004C5A73" w:rsidRPr="007F05C5" w:rsidRDefault="004C5A73" w:rsidP="001A088D">
            <w:pPr>
              <w:rPr>
                <w:rFonts w:ascii="Arial" w:hAnsi="Arial" w:cs="Arial"/>
                <w:color w:val="000000"/>
              </w:rPr>
            </w:pPr>
            <w:r w:rsidRPr="007F05C5">
              <w:rPr>
                <w:rFonts w:ascii="Arial" w:hAnsi="Arial" w:cs="Arial"/>
                <w:color w:val="000000"/>
              </w:rPr>
              <w:t>1.6</w:t>
            </w:r>
            <w:r>
              <w:rPr>
                <w:rFonts w:ascii="Arial" w:hAnsi="Arial" w:cs="Arial"/>
                <w:color w:val="000000"/>
              </w:rPr>
              <w:t>8</w:t>
            </w:r>
          </w:p>
        </w:tc>
        <w:tc>
          <w:tcPr>
            <w:tcW w:w="1417" w:type="dxa"/>
            <w:tcBorders>
              <w:top w:val="nil"/>
              <w:left w:val="nil"/>
              <w:bottom w:val="nil"/>
              <w:right w:val="nil"/>
            </w:tcBorders>
            <w:shd w:val="clear" w:color="auto" w:fill="auto"/>
            <w:noWrap/>
            <w:vAlign w:val="center"/>
            <w:hideMark/>
          </w:tcPr>
          <w:p w14:paraId="13EE1E3F"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4</w:t>
            </w:r>
            <w:r w:rsidRPr="007F05C5">
              <w:rPr>
                <w:rFonts w:ascii="Arial" w:hAnsi="Arial" w:cs="Arial"/>
                <w:color w:val="000000"/>
              </w:rPr>
              <w:t xml:space="preserve"> - 2.3</w:t>
            </w:r>
            <w:r>
              <w:rPr>
                <w:rFonts w:ascii="Arial" w:hAnsi="Arial" w:cs="Arial"/>
                <w:color w:val="000000"/>
              </w:rPr>
              <w:t>2</w:t>
            </w:r>
          </w:p>
        </w:tc>
        <w:tc>
          <w:tcPr>
            <w:tcW w:w="1134" w:type="dxa"/>
            <w:tcBorders>
              <w:top w:val="nil"/>
              <w:left w:val="nil"/>
              <w:bottom w:val="nil"/>
              <w:right w:val="nil"/>
            </w:tcBorders>
            <w:shd w:val="clear" w:color="auto" w:fill="auto"/>
            <w:noWrap/>
            <w:vAlign w:val="center"/>
            <w:hideMark/>
          </w:tcPr>
          <w:p w14:paraId="310B0C63" w14:textId="77777777" w:rsidR="004C5A73" w:rsidRPr="007F05C5" w:rsidRDefault="004C5A73" w:rsidP="001A088D">
            <w:pPr>
              <w:rPr>
                <w:rFonts w:ascii="Arial" w:hAnsi="Arial" w:cs="Arial"/>
                <w:color w:val="000000"/>
              </w:rPr>
            </w:pPr>
            <w:r w:rsidRPr="007F05C5">
              <w:rPr>
                <w:rFonts w:ascii="Arial" w:hAnsi="Arial" w:cs="Arial"/>
                <w:color w:val="000000"/>
              </w:rPr>
              <w:t>15.0</w:t>
            </w:r>
            <w:r>
              <w:rPr>
                <w:rFonts w:ascii="Arial" w:hAnsi="Arial" w:cs="Arial"/>
                <w:color w:val="000000"/>
              </w:rPr>
              <w:t>6</w:t>
            </w:r>
          </w:p>
        </w:tc>
        <w:tc>
          <w:tcPr>
            <w:tcW w:w="1843" w:type="dxa"/>
            <w:tcBorders>
              <w:top w:val="nil"/>
              <w:left w:val="nil"/>
              <w:bottom w:val="nil"/>
              <w:right w:val="nil"/>
            </w:tcBorders>
            <w:shd w:val="clear" w:color="auto" w:fill="auto"/>
            <w:noWrap/>
            <w:vAlign w:val="center"/>
            <w:hideMark/>
          </w:tcPr>
          <w:p w14:paraId="0FE6FFF8" w14:textId="77777777" w:rsidR="004C5A73" w:rsidRPr="007F05C5" w:rsidRDefault="004C5A73" w:rsidP="001A088D">
            <w:pPr>
              <w:rPr>
                <w:rFonts w:ascii="Arial" w:hAnsi="Arial" w:cs="Arial"/>
                <w:color w:val="000000"/>
              </w:rPr>
            </w:pPr>
            <w:r w:rsidRPr="007F05C5">
              <w:rPr>
                <w:rFonts w:ascii="Arial" w:hAnsi="Arial" w:cs="Arial"/>
                <w:color w:val="000000"/>
              </w:rPr>
              <w:t>14.1</w:t>
            </w:r>
            <w:r>
              <w:rPr>
                <w:rFonts w:ascii="Arial" w:hAnsi="Arial" w:cs="Arial"/>
                <w:color w:val="000000"/>
              </w:rPr>
              <w:t>7</w:t>
            </w:r>
            <w:r w:rsidRPr="007F05C5">
              <w:rPr>
                <w:rFonts w:ascii="Arial" w:hAnsi="Arial" w:cs="Arial"/>
                <w:color w:val="000000"/>
              </w:rPr>
              <w:t xml:space="preserve"> - 15.</w:t>
            </w:r>
            <w:r>
              <w:rPr>
                <w:rFonts w:ascii="Arial" w:hAnsi="Arial" w:cs="Arial"/>
                <w:color w:val="000000"/>
              </w:rPr>
              <w:t>89</w:t>
            </w:r>
          </w:p>
        </w:tc>
        <w:tc>
          <w:tcPr>
            <w:tcW w:w="1134" w:type="dxa"/>
            <w:tcBorders>
              <w:top w:val="nil"/>
              <w:left w:val="nil"/>
              <w:bottom w:val="nil"/>
              <w:right w:val="nil"/>
            </w:tcBorders>
            <w:shd w:val="clear" w:color="auto" w:fill="auto"/>
            <w:noWrap/>
            <w:vAlign w:val="center"/>
            <w:hideMark/>
          </w:tcPr>
          <w:p w14:paraId="2BF683F1" w14:textId="77777777" w:rsidR="004C5A73" w:rsidRPr="007F05C5" w:rsidRDefault="004C5A73" w:rsidP="001A088D">
            <w:pPr>
              <w:rPr>
                <w:rFonts w:ascii="Arial" w:hAnsi="Arial" w:cs="Arial"/>
                <w:color w:val="000000"/>
              </w:rPr>
            </w:pPr>
            <w:r w:rsidRPr="007F05C5">
              <w:rPr>
                <w:rFonts w:ascii="Arial" w:hAnsi="Arial" w:cs="Arial"/>
                <w:color w:val="000000"/>
              </w:rPr>
              <w:t>29.22</w:t>
            </w:r>
          </w:p>
        </w:tc>
        <w:tc>
          <w:tcPr>
            <w:tcW w:w="1701" w:type="dxa"/>
            <w:tcBorders>
              <w:top w:val="nil"/>
              <w:left w:val="nil"/>
              <w:bottom w:val="nil"/>
              <w:right w:val="nil"/>
            </w:tcBorders>
            <w:shd w:val="clear" w:color="auto" w:fill="auto"/>
            <w:noWrap/>
            <w:vAlign w:val="center"/>
            <w:hideMark/>
          </w:tcPr>
          <w:p w14:paraId="2B308CE5" w14:textId="77777777" w:rsidR="004C5A73" w:rsidRPr="007F05C5" w:rsidRDefault="004C5A73" w:rsidP="001A088D">
            <w:pPr>
              <w:rPr>
                <w:rFonts w:ascii="Arial" w:hAnsi="Arial" w:cs="Arial"/>
                <w:color w:val="000000"/>
              </w:rPr>
            </w:pPr>
            <w:r w:rsidRPr="007F05C5">
              <w:rPr>
                <w:rFonts w:ascii="Arial" w:hAnsi="Arial" w:cs="Arial"/>
                <w:color w:val="000000"/>
              </w:rPr>
              <w:t>28.</w:t>
            </w:r>
            <w:r>
              <w:rPr>
                <w:rFonts w:ascii="Arial" w:hAnsi="Arial" w:cs="Arial"/>
                <w:color w:val="000000"/>
              </w:rPr>
              <w:t>38</w:t>
            </w:r>
            <w:r w:rsidRPr="007F05C5">
              <w:rPr>
                <w:rFonts w:ascii="Arial" w:hAnsi="Arial" w:cs="Arial"/>
                <w:color w:val="000000"/>
              </w:rPr>
              <w:t xml:space="preserve"> - 29.</w:t>
            </w:r>
            <w:r>
              <w:rPr>
                <w:rFonts w:ascii="Arial" w:hAnsi="Arial" w:cs="Arial"/>
                <w:color w:val="000000"/>
              </w:rPr>
              <w:t>77</w:t>
            </w:r>
          </w:p>
        </w:tc>
      </w:tr>
      <w:tr w:rsidR="004C5A73" w:rsidRPr="007F05C5" w14:paraId="2544D40E" w14:textId="77777777" w:rsidTr="004C5A73">
        <w:trPr>
          <w:trHeight w:val="320"/>
        </w:trPr>
        <w:tc>
          <w:tcPr>
            <w:tcW w:w="2745" w:type="dxa"/>
            <w:tcBorders>
              <w:top w:val="nil"/>
              <w:left w:val="nil"/>
              <w:bottom w:val="nil"/>
              <w:right w:val="nil"/>
            </w:tcBorders>
            <w:shd w:val="clear" w:color="auto" w:fill="auto"/>
            <w:noWrap/>
            <w:vAlign w:val="center"/>
            <w:hideMark/>
          </w:tcPr>
          <w:p w14:paraId="2B2FE794"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simulans</w:t>
            </w:r>
            <w:proofErr w:type="spellEnd"/>
          </w:p>
        </w:tc>
        <w:tc>
          <w:tcPr>
            <w:tcW w:w="951" w:type="dxa"/>
            <w:tcBorders>
              <w:top w:val="nil"/>
              <w:left w:val="nil"/>
              <w:bottom w:val="nil"/>
              <w:right w:val="nil"/>
            </w:tcBorders>
            <w:shd w:val="clear" w:color="auto" w:fill="auto"/>
            <w:noWrap/>
            <w:vAlign w:val="center"/>
            <w:hideMark/>
          </w:tcPr>
          <w:p w14:paraId="67D3DF7F" w14:textId="77777777" w:rsidR="004C5A73" w:rsidRPr="007F05C5" w:rsidRDefault="004C5A73" w:rsidP="001A088D">
            <w:pPr>
              <w:rPr>
                <w:rFonts w:ascii="Arial" w:hAnsi="Arial" w:cs="Arial"/>
                <w:color w:val="000000"/>
              </w:rPr>
            </w:pPr>
            <w:r w:rsidRPr="007F05C5">
              <w:rPr>
                <w:rFonts w:ascii="Arial" w:hAnsi="Arial" w:cs="Arial"/>
                <w:color w:val="000000"/>
              </w:rPr>
              <w:t>0.0035</w:t>
            </w:r>
          </w:p>
        </w:tc>
        <w:tc>
          <w:tcPr>
            <w:tcW w:w="1974" w:type="dxa"/>
            <w:tcBorders>
              <w:top w:val="nil"/>
              <w:left w:val="nil"/>
              <w:bottom w:val="nil"/>
              <w:right w:val="nil"/>
            </w:tcBorders>
            <w:shd w:val="clear" w:color="auto" w:fill="auto"/>
            <w:noWrap/>
            <w:vAlign w:val="center"/>
            <w:hideMark/>
          </w:tcPr>
          <w:p w14:paraId="46320276" w14:textId="77777777" w:rsidR="004C5A73" w:rsidRPr="007F05C5" w:rsidRDefault="004C5A73" w:rsidP="001A088D">
            <w:pPr>
              <w:rPr>
                <w:rFonts w:ascii="Arial" w:hAnsi="Arial" w:cs="Arial"/>
                <w:color w:val="000000"/>
              </w:rPr>
            </w:pPr>
            <w:r w:rsidRPr="007F05C5">
              <w:rPr>
                <w:rFonts w:ascii="Arial" w:hAnsi="Arial" w:cs="Arial"/>
                <w:color w:val="000000"/>
              </w:rPr>
              <w:t>0.0027 - 0.004</w:t>
            </w:r>
            <w:r>
              <w:rPr>
                <w:rFonts w:ascii="Arial" w:hAnsi="Arial" w:cs="Arial"/>
                <w:color w:val="000000"/>
              </w:rPr>
              <w:t>6</w:t>
            </w:r>
          </w:p>
        </w:tc>
        <w:tc>
          <w:tcPr>
            <w:tcW w:w="851" w:type="dxa"/>
            <w:tcBorders>
              <w:top w:val="nil"/>
              <w:left w:val="nil"/>
              <w:bottom w:val="nil"/>
              <w:right w:val="nil"/>
            </w:tcBorders>
            <w:shd w:val="clear" w:color="auto" w:fill="auto"/>
            <w:noWrap/>
            <w:vAlign w:val="center"/>
            <w:hideMark/>
          </w:tcPr>
          <w:p w14:paraId="079539A5" w14:textId="77777777" w:rsidR="004C5A73" w:rsidRPr="007F05C5" w:rsidRDefault="004C5A73" w:rsidP="001A088D">
            <w:pPr>
              <w:rPr>
                <w:rFonts w:ascii="Arial" w:hAnsi="Arial" w:cs="Arial"/>
                <w:color w:val="000000"/>
              </w:rPr>
            </w:pPr>
            <w:r w:rsidRPr="007F05C5">
              <w:rPr>
                <w:rFonts w:ascii="Arial" w:hAnsi="Arial" w:cs="Arial"/>
                <w:color w:val="000000"/>
              </w:rPr>
              <w:t>1.6</w:t>
            </w:r>
            <w:r>
              <w:rPr>
                <w:rFonts w:ascii="Arial" w:hAnsi="Arial" w:cs="Arial"/>
                <w:color w:val="000000"/>
              </w:rPr>
              <w:t>9</w:t>
            </w:r>
          </w:p>
        </w:tc>
        <w:tc>
          <w:tcPr>
            <w:tcW w:w="1417" w:type="dxa"/>
            <w:tcBorders>
              <w:top w:val="nil"/>
              <w:left w:val="nil"/>
              <w:bottom w:val="nil"/>
              <w:right w:val="nil"/>
            </w:tcBorders>
            <w:shd w:val="clear" w:color="auto" w:fill="auto"/>
            <w:noWrap/>
            <w:vAlign w:val="center"/>
            <w:hideMark/>
          </w:tcPr>
          <w:p w14:paraId="02D11B14" w14:textId="77777777" w:rsidR="004C5A73" w:rsidRPr="007F05C5" w:rsidRDefault="004C5A73" w:rsidP="001A088D">
            <w:pPr>
              <w:rPr>
                <w:rFonts w:ascii="Arial" w:hAnsi="Arial" w:cs="Arial"/>
                <w:color w:val="000000"/>
              </w:rPr>
            </w:pPr>
            <w:r w:rsidRPr="007F05C5">
              <w:rPr>
                <w:rFonts w:ascii="Arial" w:hAnsi="Arial" w:cs="Arial"/>
                <w:color w:val="000000"/>
              </w:rPr>
              <w:t>1.36 - 2.2</w:t>
            </w:r>
            <w:r>
              <w:rPr>
                <w:rFonts w:ascii="Arial" w:hAnsi="Arial" w:cs="Arial"/>
                <w:color w:val="000000"/>
              </w:rPr>
              <w:t>1</w:t>
            </w:r>
          </w:p>
        </w:tc>
        <w:tc>
          <w:tcPr>
            <w:tcW w:w="1134" w:type="dxa"/>
            <w:tcBorders>
              <w:top w:val="nil"/>
              <w:left w:val="nil"/>
              <w:bottom w:val="nil"/>
              <w:right w:val="nil"/>
            </w:tcBorders>
            <w:shd w:val="clear" w:color="auto" w:fill="auto"/>
            <w:noWrap/>
            <w:vAlign w:val="center"/>
            <w:hideMark/>
          </w:tcPr>
          <w:p w14:paraId="2B088138" w14:textId="77777777" w:rsidR="004C5A73" w:rsidRPr="007F05C5" w:rsidRDefault="004C5A73" w:rsidP="001A088D">
            <w:pPr>
              <w:rPr>
                <w:rFonts w:ascii="Arial" w:hAnsi="Arial" w:cs="Arial"/>
                <w:color w:val="000000"/>
              </w:rPr>
            </w:pPr>
            <w:r w:rsidRPr="007F05C5">
              <w:rPr>
                <w:rFonts w:ascii="Arial" w:hAnsi="Arial" w:cs="Arial"/>
                <w:color w:val="000000"/>
              </w:rPr>
              <w:t>8.51</w:t>
            </w:r>
          </w:p>
        </w:tc>
        <w:tc>
          <w:tcPr>
            <w:tcW w:w="1843" w:type="dxa"/>
            <w:tcBorders>
              <w:top w:val="nil"/>
              <w:left w:val="nil"/>
              <w:bottom w:val="nil"/>
              <w:right w:val="nil"/>
            </w:tcBorders>
            <w:shd w:val="clear" w:color="auto" w:fill="auto"/>
            <w:noWrap/>
            <w:vAlign w:val="center"/>
            <w:hideMark/>
          </w:tcPr>
          <w:p w14:paraId="0052089B" w14:textId="77777777" w:rsidR="004C5A73" w:rsidRPr="007F05C5" w:rsidRDefault="004C5A73" w:rsidP="001A088D">
            <w:pPr>
              <w:rPr>
                <w:rFonts w:ascii="Arial" w:hAnsi="Arial" w:cs="Arial"/>
                <w:color w:val="000000"/>
              </w:rPr>
            </w:pPr>
            <w:r w:rsidRPr="007F05C5">
              <w:rPr>
                <w:rFonts w:ascii="Arial" w:hAnsi="Arial" w:cs="Arial"/>
                <w:color w:val="000000"/>
              </w:rPr>
              <w:t>6.94 - 9.6</w:t>
            </w:r>
            <w:r>
              <w:rPr>
                <w:rFonts w:ascii="Arial" w:hAnsi="Arial" w:cs="Arial"/>
                <w:color w:val="000000"/>
              </w:rPr>
              <w:t>4</w:t>
            </w:r>
          </w:p>
        </w:tc>
        <w:tc>
          <w:tcPr>
            <w:tcW w:w="1134" w:type="dxa"/>
            <w:tcBorders>
              <w:top w:val="nil"/>
              <w:left w:val="nil"/>
              <w:bottom w:val="nil"/>
              <w:right w:val="nil"/>
            </w:tcBorders>
            <w:shd w:val="clear" w:color="auto" w:fill="auto"/>
            <w:noWrap/>
            <w:vAlign w:val="center"/>
            <w:hideMark/>
          </w:tcPr>
          <w:p w14:paraId="6620E2D2" w14:textId="77777777" w:rsidR="004C5A73" w:rsidRPr="007F05C5" w:rsidRDefault="004C5A73" w:rsidP="001A088D">
            <w:pPr>
              <w:rPr>
                <w:rFonts w:ascii="Arial" w:hAnsi="Arial" w:cs="Arial"/>
                <w:color w:val="000000"/>
              </w:rPr>
            </w:pPr>
            <w:r w:rsidRPr="007F05C5">
              <w:rPr>
                <w:rFonts w:ascii="Arial" w:hAnsi="Arial" w:cs="Arial"/>
                <w:color w:val="000000"/>
              </w:rPr>
              <w:t>31.0</w:t>
            </w:r>
            <w:r>
              <w:rPr>
                <w:rFonts w:ascii="Arial" w:hAnsi="Arial" w:cs="Arial"/>
                <w:color w:val="000000"/>
              </w:rPr>
              <w:t>9</w:t>
            </w:r>
          </w:p>
        </w:tc>
        <w:tc>
          <w:tcPr>
            <w:tcW w:w="1701" w:type="dxa"/>
            <w:tcBorders>
              <w:top w:val="nil"/>
              <w:left w:val="nil"/>
              <w:bottom w:val="nil"/>
              <w:right w:val="nil"/>
            </w:tcBorders>
            <w:shd w:val="clear" w:color="auto" w:fill="auto"/>
            <w:noWrap/>
            <w:vAlign w:val="center"/>
            <w:hideMark/>
          </w:tcPr>
          <w:p w14:paraId="16AA7B31" w14:textId="77777777" w:rsidR="004C5A73" w:rsidRPr="007F05C5" w:rsidRDefault="004C5A73" w:rsidP="001A088D">
            <w:pPr>
              <w:rPr>
                <w:rFonts w:ascii="Arial" w:hAnsi="Arial" w:cs="Arial"/>
                <w:color w:val="000000"/>
              </w:rPr>
            </w:pPr>
            <w:r w:rsidRPr="007F05C5">
              <w:rPr>
                <w:rFonts w:ascii="Arial" w:hAnsi="Arial" w:cs="Arial"/>
                <w:color w:val="000000"/>
              </w:rPr>
              <w:t>30.3</w:t>
            </w:r>
            <w:r>
              <w:rPr>
                <w:rFonts w:ascii="Arial" w:hAnsi="Arial" w:cs="Arial"/>
                <w:color w:val="000000"/>
              </w:rPr>
              <w:t>9</w:t>
            </w:r>
            <w:r w:rsidRPr="007F05C5">
              <w:rPr>
                <w:rFonts w:ascii="Arial" w:hAnsi="Arial" w:cs="Arial"/>
                <w:color w:val="000000"/>
              </w:rPr>
              <w:t xml:space="preserve"> - 31.78</w:t>
            </w:r>
          </w:p>
        </w:tc>
      </w:tr>
      <w:tr w:rsidR="004C5A73" w:rsidRPr="007F05C5" w14:paraId="6ACF9104" w14:textId="77777777" w:rsidTr="004C5A73">
        <w:trPr>
          <w:trHeight w:val="320"/>
        </w:trPr>
        <w:tc>
          <w:tcPr>
            <w:tcW w:w="2745" w:type="dxa"/>
            <w:tcBorders>
              <w:top w:val="nil"/>
              <w:left w:val="nil"/>
              <w:bottom w:val="single" w:sz="4" w:space="0" w:color="auto"/>
              <w:right w:val="nil"/>
            </w:tcBorders>
            <w:shd w:val="clear" w:color="auto" w:fill="auto"/>
            <w:noWrap/>
            <w:vAlign w:val="center"/>
            <w:hideMark/>
          </w:tcPr>
          <w:p w14:paraId="5C87DAFA"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sulfurigaster</w:t>
            </w:r>
            <w:proofErr w:type="spellEnd"/>
          </w:p>
        </w:tc>
        <w:tc>
          <w:tcPr>
            <w:tcW w:w="951" w:type="dxa"/>
            <w:tcBorders>
              <w:top w:val="nil"/>
              <w:left w:val="nil"/>
              <w:bottom w:val="single" w:sz="4" w:space="0" w:color="auto"/>
              <w:right w:val="nil"/>
            </w:tcBorders>
            <w:shd w:val="clear" w:color="auto" w:fill="auto"/>
            <w:noWrap/>
            <w:vAlign w:val="center"/>
            <w:hideMark/>
          </w:tcPr>
          <w:p w14:paraId="62E88402" w14:textId="77777777" w:rsidR="004C5A73" w:rsidRPr="007F05C5" w:rsidRDefault="004C5A73" w:rsidP="001A088D">
            <w:pPr>
              <w:rPr>
                <w:rFonts w:ascii="Arial" w:hAnsi="Arial" w:cs="Arial"/>
                <w:color w:val="000000"/>
              </w:rPr>
            </w:pPr>
            <w:r w:rsidRPr="007F05C5">
              <w:rPr>
                <w:rFonts w:ascii="Arial" w:hAnsi="Arial" w:cs="Arial"/>
                <w:color w:val="000000"/>
              </w:rPr>
              <w:t>0.0040</w:t>
            </w:r>
          </w:p>
        </w:tc>
        <w:tc>
          <w:tcPr>
            <w:tcW w:w="1974" w:type="dxa"/>
            <w:tcBorders>
              <w:top w:val="nil"/>
              <w:left w:val="nil"/>
              <w:bottom w:val="single" w:sz="4" w:space="0" w:color="auto"/>
              <w:right w:val="nil"/>
            </w:tcBorders>
            <w:shd w:val="clear" w:color="auto" w:fill="auto"/>
            <w:noWrap/>
            <w:vAlign w:val="center"/>
            <w:hideMark/>
          </w:tcPr>
          <w:p w14:paraId="0D1D1CBE" w14:textId="77777777" w:rsidR="004C5A73" w:rsidRPr="007F05C5" w:rsidRDefault="004C5A73" w:rsidP="001A088D">
            <w:pPr>
              <w:rPr>
                <w:rFonts w:ascii="Arial" w:hAnsi="Arial" w:cs="Arial"/>
                <w:color w:val="000000"/>
              </w:rPr>
            </w:pPr>
            <w:r w:rsidRPr="007F05C5">
              <w:rPr>
                <w:rFonts w:ascii="Arial" w:hAnsi="Arial" w:cs="Arial"/>
                <w:color w:val="000000"/>
              </w:rPr>
              <w:t>0.002</w:t>
            </w:r>
            <w:r>
              <w:rPr>
                <w:rFonts w:ascii="Arial" w:hAnsi="Arial" w:cs="Arial"/>
                <w:color w:val="000000"/>
              </w:rPr>
              <w:t>8</w:t>
            </w:r>
            <w:r w:rsidRPr="007F05C5">
              <w:rPr>
                <w:rFonts w:ascii="Arial" w:hAnsi="Arial" w:cs="Arial"/>
                <w:color w:val="000000"/>
              </w:rPr>
              <w:t xml:space="preserve"> - 0.0051</w:t>
            </w:r>
          </w:p>
        </w:tc>
        <w:tc>
          <w:tcPr>
            <w:tcW w:w="851" w:type="dxa"/>
            <w:tcBorders>
              <w:top w:val="nil"/>
              <w:left w:val="nil"/>
              <w:bottom w:val="single" w:sz="4" w:space="0" w:color="auto"/>
              <w:right w:val="nil"/>
            </w:tcBorders>
            <w:shd w:val="clear" w:color="auto" w:fill="auto"/>
            <w:noWrap/>
            <w:vAlign w:val="center"/>
            <w:hideMark/>
          </w:tcPr>
          <w:p w14:paraId="30E45A99"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single" w:sz="4" w:space="0" w:color="auto"/>
              <w:right w:val="nil"/>
            </w:tcBorders>
            <w:shd w:val="clear" w:color="auto" w:fill="auto"/>
            <w:noWrap/>
            <w:vAlign w:val="center"/>
            <w:hideMark/>
          </w:tcPr>
          <w:p w14:paraId="4374748D" w14:textId="77777777" w:rsidR="004C5A73" w:rsidRPr="007F05C5" w:rsidRDefault="004C5A73" w:rsidP="001A088D">
            <w:pPr>
              <w:rPr>
                <w:rFonts w:ascii="Arial" w:hAnsi="Arial" w:cs="Arial"/>
                <w:color w:val="000000"/>
              </w:rPr>
            </w:pPr>
            <w:r w:rsidRPr="007F05C5">
              <w:rPr>
                <w:rFonts w:ascii="Arial" w:hAnsi="Arial" w:cs="Arial"/>
                <w:color w:val="000000"/>
              </w:rPr>
              <w:t>1.03 - 1.5</w:t>
            </w:r>
            <w:r>
              <w:rPr>
                <w:rFonts w:ascii="Arial" w:hAnsi="Arial" w:cs="Arial"/>
                <w:color w:val="000000"/>
              </w:rPr>
              <w:t>2</w:t>
            </w:r>
          </w:p>
        </w:tc>
        <w:tc>
          <w:tcPr>
            <w:tcW w:w="1134" w:type="dxa"/>
            <w:tcBorders>
              <w:top w:val="nil"/>
              <w:left w:val="nil"/>
              <w:bottom w:val="single" w:sz="4" w:space="0" w:color="auto"/>
              <w:right w:val="nil"/>
            </w:tcBorders>
            <w:shd w:val="clear" w:color="auto" w:fill="auto"/>
            <w:noWrap/>
            <w:vAlign w:val="center"/>
            <w:hideMark/>
          </w:tcPr>
          <w:p w14:paraId="65A81E4F" w14:textId="77777777" w:rsidR="004C5A73" w:rsidRPr="007F05C5" w:rsidRDefault="004C5A73" w:rsidP="001A088D">
            <w:pPr>
              <w:rPr>
                <w:rFonts w:ascii="Arial" w:hAnsi="Arial" w:cs="Arial"/>
                <w:color w:val="000000"/>
              </w:rPr>
            </w:pPr>
            <w:r w:rsidRPr="007F05C5">
              <w:rPr>
                <w:rFonts w:ascii="Arial" w:hAnsi="Arial" w:cs="Arial"/>
                <w:color w:val="000000"/>
              </w:rPr>
              <w:t>14.37</w:t>
            </w:r>
          </w:p>
        </w:tc>
        <w:tc>
          <w:tcPr>
            <w:tcW w:w="1843" w:type="dxa"/>
            <w:tcBorders>
              <w:top w:val="nil"/>
              <w:left w:val="nil"/>
              <w:bottom w:val="single" w:sz="4" w:space="0" w:color="auto"/>
              <w:right w:val="nil"/>
            </w:tcBorders>
            <w:shd w:val="clear" w:color="auto" w:fill="auto"/>
            <w:noWrap/>
            <w:vAlign w:val="center"/>
            <w:hideMark/>
          </w:tcPr>
          <w:p w14:paraId="7D9FBBC6" w14:textId="77777777" w:rsidR="004C5A73" w:rsidRPr="007F05C5" w:rsidRDefault="004C5A73" w:rsidP="001A088D">
            <w:pPr>
              <w:rPr>
                <w:rFonts w:ascii="Arial" w:hAnsi="Arial" w:cs="Arial"/>
                <w:color w:val="000000"/>
              </w:rPr>
            </w:pPr>
            <w:r w:rsidRPr="007F05C5">
              <w:rPr>
                <w:rFonts w:ascii="Arial" w:hAnsi="Arial" w:cs="Arial"/>
                <w:color w:val="000000"/>
              </w:rPr>
              <w:t>13.9</w:t>
            </w:r>
            <w:r>
              <w:rPr>
                <w:rFonts w:ascii="Arial" w:hAnsi="Arial" w:cs="Arial"/>
                <w:color w:val="000000"/>
              </w:rPr>
              <w:t>1</w:t>
            </w:r>
            <w:r w:rsidRPr="007F05C5">
              <w:rPr>
                <w:rFonts w:ascii="Arial" w:hAnsi="Arial" w:cs="Arial"/>
                <w:color w:val="000000"/>
              </w:rPr>
              <w:t xml:space="preserve"> - 14.9</w:t>
            </w:r>
            <w:r>
              <w:rPr>
                <w:rFonts w:ascii="Arial" w:hAnsi="Arial" w:cs="Arial"/>
                <w:color w:val="000000"/>
              </w:rPr>
              <w:t>6</w:t>
            </w:r>
          </w:p>
        </w:tc>
        <w:tc>
          <w:tcPr>
            <w:tcW w:w="1134" w:type="dxa"/>
            <w:tcBorders>
              <w:top w:val="nil"/>
              <w:left w:val="nil"/>
              <w:bottom w:val="single" w:sz="4" w:space="0" w:color="auto"/>
              <w:right w:val="nil"/>
            </w:tcBorders>
            <w:shd w:val="clear" w:color="auto" w:fill="auto"/>
            <w:noWrap/>
            <w:vAlign w:val="center"/>
            <w:hideMark/>
          </w:tcPr>
          <w:p w14:paraId="73F39D87" w14:textId="77777777" w:rsidR="004C5A73" w:rsidRPr="007F05C5" w:rsidRDefault="004C5A73" w:rsidP="001A088D">
            <w:pPr>
              <w:rPr>
                <w:rFonts w:ascii="Arial" w:hAnsi="Arial" w:cs="Arial"/>
                <w:color w:val="000000"/>
              </w:rPr>
            </w:pPr>
            <w:r w:rsidRPr="007F05C5">
              <w:rPr>
                <w:rFonts w:ascii="Arial" w:hAnsi="Arial" w:cs="Arial"/>
                <w:color w:val="000000"/>
              </w:rPr>
              <w:t>30.1</w:t>
            </w:r>
            <w:r>
              <w:rPr>
                <w:rFonts w:ascii="Arial" w:hAnsi="Arial" w:cs="Arial"/>
                <w:color w:val="000000"/>
              </w:rPr>
              <w:t>1</w:t>
            </w:r>
          </w:p>
        </w:tc>
        <w:tc>
          <w:tcPr>
            <w:tcW w:w="1701" w:type="dxa"/>
            <w:tcBorders>
              <w:top w:val="nil"/>
              <w:left w:val="nil"/>
              <w:bottom w:val="single" w:sz="4" w:space="0" w:color="auto"/>
              <w:right w:val="nil"/>
            </w:tcBorders>
            <w:shd w:val="clear" w:color="auto" w:fill="auto"/>
            <w:noWrap/>
            <w:vAlign w:val="center"/>
            <w:hideMark/>
          </w:tcPr>
          <w:p w14:paraId="63EF34F5" w14:textId="77777777" w:rsidR="004C5A73" w:rsidRPr="007F05C5" w:rsidRDefault="004C5A73" w:rsidP="001A088D">
            <w:pPr>
              <w:rPr>
                <w:rFonts w:ascii="Arial" w:hAnsi="Arial" w:cs="Arial"/>
                <w:color w:val="000000"/>
              </w:rPr>
            </w:pPr>
            <w:r w:rsidRPr="007F05C5">
              <w:rPr>
                <w:rFonts w:ascii="Arial" w:hAnsi="Arial" w:cs="Arial"/>
                <w:color w:val="000000"/>
              </w:rPr>
              <w:t>29.84 - 30.63</w:t>
            </w:r>
          </w:p>
        </w:tc>
      </w:tr>
    </w:tbl>
    <w:p w14:paraId="37FB2384" w14:textId="77777777" w:rsidR="004C5A73" w:rsidRPr="007F05C5" w:rsidRDefault="004C5A73" w:rsidP="004C5A73">
      <w:pPr>
        <w:rPr>
          <w:rFonts w:ascii="Arial" w:hAnsi="Arial" w:cs="Arial"/>
          <w:lang w:val="en-US"/>
        </w:rPr>
      </w:pPr>
    </w:p>
    <w:p w14:paraId="32BC4AC9" w14:textId="77777777" w:rsidR="004C5A73" w:rsidRDefault="004C5A73" w:rsidP="007C1BC4">
      <w:pPr>
        <w:rPr>
          <w:rFonts w:ascii="Arial" w:hAnsi="Arial" w:cs="Arial"/>
          <w:b/>
          <w:bCs/>
          <w:lang w:val="en-US"/>
        </w:rPr>
      </w:pPr>
    </w:p>
    <w:p w14:paraId="65D900B5" w14:textId="77777777" w:rsidR="004C5A73" w:rsidRDefault="004C5A73">
      <w:pPr>
        <w:rPr>
          <w:rFonts w:ascii="Arial" w:hAnsi="Arial" w:cs="Arial"/>
          <w:b/>
          <w:bCs/>
          <w:lang w:val="en-US"/>
        </w:rPr>
      </w:pPr>
      <w:r>
        <w:rPr>
          <w:rFonts w:ascii="Arial" w:hAnsi="Arial" w:cs="Arial"/>
          <w:b/>
          <w:bCs/>
          <w:lang w:val="en-US"/>
        </w:rPr>
        <w:br w:type="page"/>
      </w:r>
    </w:p>
    <w:p w14:paraId="0FE09C40" w14:textId="48E77C70" w:rsidR="00DE4099" w:rsidRDefault="00DE4099" w:rsidP="007C1BC4">
      <w:pPr>
        <w:rPr>
          <w:rFonts w:ascii="Arial" w:hAnsi="Arial" w:cs="Arial"/>
        </w:rPr>
      </w:pPr>
      <w:r w:rsidRPr="006A6104">
        <w:rPr>
          <w:rFonts w:ascii="Arial" w:hAnsi="Arial" w:cs="Arial"/>
          <w:b/>
          <w:bCs/>
          <w:lang w:val="en-US"/>
        </w:rPr>
        <w:lastRenderedPageBreak/>
        <w:t>Table 2. Fitted values of the parameters of the competition and their predicted equilibrium states.</w:t>
      </w:r>
      <w:r>
        <w:rPr>
          <w:rFonts w:ascii="Arial" w:hAnsi="Arial" w:cs="Arial"/>
          <w:lang w:val="en-US"/>
        </w:rPr>
        <w:t xml:space="preserve"> </w:t>
      </w:r>
      <w:r w:rsidRPr="00844B36">
        <w:rPr>
          <w:rFonts w:ascii="Arial" w:hAnsi="Arial" w:cs="Arial"/>
          <w:lang w:val="en-US"/>
        </w:rPr>
        <w:t>R</w:t>
      </w:r>
      <w:r w:rsidRPr="008E1D06">
        <w:rPr>
          <w:rFonts w:ascii="Arial" w:hAnsi="Arial" w:cs="Arial"/>
          <w:vertAlign w:val="subscript"/>
          <w:lang w:val="en-US"/>
        </w:rPr>
        <w:t>0</w:t>
      </w:r>
      <w:r w:rsidRPr="00844B36">
        <w:rPr>
          <w:rFonts w:ascii="Arial" w:hAnsi="Arial" w:cs="Arial"/>
          <w:lang w:val="en-US"/>
        </w:rPr>
        <w:t xml:space="preserve"> is the r</w:t>
      </w:r>
      <w:r>
        <w:rPr>
          <w:rFonts w:ascii="Arial" w:hAnsi="Arial" w:cs="Arial"/>
          <w:lang w:val="en-US"/>
        </w:rPr>
        <w:t>eproductive rate</w:t>
      </w:r>
      <w:r w:rsidRPr="00844B36">
        <w:rPr>
          <w:rFonts w:ascii="Arial" w:hAnsi="Arial" w:cs="Arial"/>
          <w:lang w:val="en-US"/>
        </w:rPr>
        <w:t xml:space="preserve">. </w:t>
      </w:r>
      <m:oMath>
        <m:r>
          <w:rPr>
            <w:rFonts w:ascii="Cambria Math" w:hAnsi="Cambria Math" w:cs="Arial"/>
            <w:lang w:val="en-US"/>
          </w:rPr>
          <m:t>a</m:t>
        </m:r>
      </m:oMath>
      <w:r w:rsidRPr="00844B36">
        <w:rPr>
          <w:rFonts w:ascii="Arial" w:hAnsi="Arial" w:cs="Arial"/>
        </w:rPr>
        <w:t xml:space="preserve"> is </w:t>
      </w:r>
      <w:r w:rsidR="005D2610">
        <w:rPr>
          <w:rFonts w:ascii="Arial" w:hAnsi="Arial" w:cs="Arial"/>
        </w:rPr>
        <w:t xml:space="preserve">the </w:t>
      </w:r>
      <w:r w:rsidRPr="00844B36">
        <w:rPr>
          <w:rFonts w:ascii="Arial" w:hAnsi="Arial" w:cs="Arial"/>
        </w:rPr>
        <w:t>intra-specific competition coefficient.</w:t>
      </w:r>
      <w:r w:rsidRPr="00844B36">
        <w:rPr>
          <w:rFonts w:ascii="Arial" w:hAnsi="Arial" w:cs="Arial"/>
          <w:lang w:val="en-US"/>
        </w:rPr>
        <w:t xml:space="preserve"> </w:t>
      </w:r>
      <m:oMath>
        <m:r>
          <w:rPr>
            <w:rFonts w:ascii="Cambria Math" w:hAnsi="Cambria Math" w:cs="Arial"/>
            <w:lang w:val="en-US"/>
          </w:rPr>
          <m:t>β</m:t>
        </m:r>
      </m:oMath>
      <w:r w:rsidRPr="00844B36">
        <w:rPr>
          <w:rFonts w:ascii="Arial" w:hAnsi="Arial" w:cs="Arial"/>
        </w:rPr>
        <w:t xml:space="preserve"> is the </w:t>
      </w:r>
      <w:r>
        <w:rPr>
          <w:rFonts w:ascii="Arial" w:hAnsi="Arial" w:cs="Arial"/>
        </w:rPr>
        <w:t xml:space="preserve">inter-specific </w:t>
      </w:r>
      <w:r w:rsidRPr="00844B36">
        <w:rPr>
          <w:rFonts w:ascii="Arial" w:hAnsi="Arial" w:cs="Arial"/>
        </w:rPr>
        <w:t xml:space="preserve">competition </w:t>
      </w:r>
      <w:proofErr w:type="gramStart"/>
      <w:r w:rsidRPr="00844B36">
        <w:rPr>
          <w:rFonts w:ascii="Arial" w:hAnsi="Arial" w:cs="Arial"/>
        </w:rPr>
        <w:t>coefficients.</w:t>
      </w:r>
      <w:proofErr w:type="gramEnd"/>
      <w:r w:rsidRPr="00844B36">
        <w:rPr>
          <w:rFonts w:ascii="Arial" w:hAnsi="Arial" w:cs="Arial"/>
        </w:rPr>
        <w:t xml:space="preserve"> ci90 represents the 90% credible intervals of each parameter. The equilibrium states of the focal species are inferred from</w:t>
      </w:r>
      <w:r w:rsidR="00E9125B">
        <w:rPr>
          <w:rFonts w:ascii="Arial" w:hAnsi="Arial" w:cs="Arial"/>
        </w:rPr>
        <w:t xml:space="preserve"> </w:t>
      </w:r>
      <w:r w:rsidR="00E9125B">
        <w:rPr>
          <w:rFonts w:ascii="Arial" w:hAnsi="Arial" w:cs="Arial"/>
        </w:rPr>
        <w:fldChar w:fldCharType="begin" w:fldLock="1"/>
      </w:r>
      <w:r w:rsidR="00E9125B">
        <w:rPr>
          <w:rFonts w:ascii="Arial" w:hAnsi="Arial" w:cs="Arial"/>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1976)","plainTextFormattedCitation":"(Hassell and Comins 1976)"},"properties":{"noteIndex":0},"schema":"https://github.com/citation-style-language/schema/raw/master/csl-citation.json"}</w:instrText>
      </w:r>
      <w:r w:rsidR="00E9125B">
        <w:rPr>
          <w:rFonts w:ascii="Arial" w:hAnsi="Arial" w:cs="Arial"/>
        </w:rPr>
        <w:fldChar w:fldCharType="separate"/>
      </w:r>
      <w:r w:rsidR="00E9125B" w:rsidRPr="00E9125B">
        <w:rPr>
          <w:rFonts w:ascii="Arial" w:hAnsi="Arial" w:cs="Arial"/>
          <w:noProof/>
        </w:rPr>
        <w:t>(Hassell and Comins 1976)</w:t>
      </w:r>
      <w:r w:rsidR="00E9125B">
        <w:rPr>
          <w:rFonts w:ascii="Arial" w:hAnsi="Arial" w:cs="Arial"/>
        </w:rPr>
        <w:fldChar w:fldCharType="end"/>
      </w:r>
      <w:r w:rsidRPr="00844B36">
        <w:rPr>
          <w:rFonts w:ascii="Arial" w:hAnsi="Arial" w:cs="Arial"/>
        </w:rPr>
        <w:t>.</w:t>
      </w:r>
    </w:p>
    <w:tbl>
      <w:tblPr>
        <w:tblStyle w:val="PlainTable2"/>
        <w:tblW w:w="13892" w:type="dxa"/>
        <w:tblLook w:val="0600" w:firstRow="0" w:lastRow="0" w:firstColumn="0" w:lastColumn="0" w:noHBand="1" w:noVBand="1"/>
      </w:tblPr>
      <w:tblGrid>
        <w:gridCol w:w="1670"/>
        <w:gridCol w:w="1097"/>
        <w:gridCol w:w="817"/>
        <w:gridCol w:w="1803"/>
        <w:gridCol w:w="1134"/>
        <w:gridCol w:w="1235"/>
        <w:gridCol w:w="1496"/>
        <w:gridCol w:w="847"/>
        <w:gridCol w:w="1266"/>
        <w:gridCol w:w="2527"/>
      </w:tblGrid>
      <w:tr w:rsidR="00A06CCB" w:rsidRPr="00B36BDD" w14:paraId="29E0097E" w14:textId="77777777" w:rsidTr="0055073B">
        <w:trPr>
          <w:trHeight w:hRule="exact" w:val="627"/>
        </w:trPr>
        <w:tc>
          <w:tcPr>
            <w:tcW w:w="1670" w:type="dxa"/>
            <w:tcBorders>
              <w:bottom w:val="single" w:sz="4" w:space="0" w:color="auto"/>
            </w:tcBorders>
            <w:hideMark/>
          </w:tcPr>
          <w:p w14:paraId="0C8CDF2C" w14:textId="77777777" w:rsidR="00703DEF" w:rsidRPr="00B36BDD" w:rsidRDefault="00703DEF" w:rsidP="007C1BC4">
            <w:pPr>
              <w:jc w:val="center"/>
              <w:rPr>
                <w:rFonts w:ascii="Arial" w:hAnsi="Arial" w:cs="Arial"/>
              </w:rPr>
            </w:pPr>
            <w:r w:rsidRPr="00B36BDD">
              <w:rPr>
                <w:rFonts w:ascii="Arial" w:hAnsi="Arial" w:cs="Arial"/>
                <w:b/>
                <w:bCs/>
              </w:rPr>
              <w:t>Temperature</w:t>
            </w:r>
          </w:p>
        </w:tc>
        <w:tc>
          <w:tcPr>
            <w:tcW w:w="1097" w:type="dxa"/>
            <w:tcBorders>
              <w:bottom w:val="single" w:sz="4" w:space="0" w:color="auto"/>
            </w:tcBorders>
            <w:hideMark/>
          </w:tcPr>
          <w:p w14:paraId="135A526F" w14:textId="77777777" w:rsidR="00703DEF" w:rsidRPr="00B36BDD" w:rsidRDefault="00703DEF" w:rsidP="007C1BC4">
            <w:pPr>
              <w:jc w:val="center"/>
              <w:rPr>
                <w:rFonts w:ascii="Arial" w:hAnsi="Arial" w:cs="Arial"/>
              </w:rPr>
            </w:pPr>
            <w:r w:rsidRPr="00B36BDD">
              <w:rPr>
                <w:rFonts w:ascii="Arial" w:hAnsi="Arial" w:cs="Arial"/>
                <w:b/>
                <w:bCs/>
              </w:rPr>
              <w:t>Focal species</w:t>
            </w:r>
          </w:p>
        </w:tc>
        <w:tc>
          <w:tcPr>
            <w:tcW w:w="817" w:type="dxa"/>
            <w:tcBorders>
              <w:bottom w:val="single" w:sz="4" w:space="0" w:color="auto"/>
            </w:tcBorders>
            <w:hideMark/>
          </w:tcPr>
          <w:p w14:paraId="0B192FB0" w14:textId="77777777" w:rsidR="00703DEF" w:rsidRPr="00B36BDD" w:rsidRDefault="00703DEF" w:rsidP="007C1BC4">
            <w:pPr>
              <w:jc w:val="center"/>
              <w:rPr>
                <w:rFonts w:ascii="Arial" w:hAnsi="Arial" w:cs="Arial"/>
              </w:rPr>
            </w:pPr>
            <w:r w:rsidRPr="00B36BDD">
              <w:rPr>
                <w:rFonts w:ascii="Arial" w:hAnsi="Arial" w:cs="Arial"/>
                <w:b/>
                <w:bCs/>
              </w:rPr>
              <w:t>R</w:t>
            </w:r>
            <w:r w:rsidRPr="00B36BDD">
              <w:rPr>
                <w:rFonts w:ascii="Arial" w:hAnsi="Arial" w:cs="Arial"/>
                <w:b/>
                <w:bCs/>
                <w:vertAlign w:val="subscript"/>
              </w:rPr>
              <w:t>0</w:t>
            </w:r>
          </w:p>
        </w:tc>
        <w:tc>
          <w:tcPr>
            <w:tcW w:w="1803" w:type="dxa"/>
            <w:tcBorders>
              <w:bottom w:val="single" w:sz="4" w:space="0" w:color="auto"/>
            </w:tcBorders>
            <w:hideMark/>
          </w:tcPr>
          <w:p w14:paraId="604731BA" w14:textId="77777777" w:rsidR="00703DEF" w:rsidRPr="00B36BDD" w:rsidRDefault="00703DEF" w:rsidP="007C1BC4">
            <w:pPr>
              <w:jc w:val="center"/>
              <w:rPr>
                <w:rFonts w:ascii="Arial" w:hAnsi="Arial" w:cs="Arial"/>
              </w:rPr>
            </w:pPr>
            <w:r w:rsidRPr="00B36BDD">
              <w:rPr>
                <w:rFonts w:ascii="Arial" w:hAnsi="Arial" w:cs="Arial"/>
                <w:b/>
                <w:bCs/>
              </w:rPr>
              <w:t>R</w:t>
            </w:r>
            <w:r w:rsidRPr="00B36BDD">
              <w:rPr>
                <w:rFonts w:ascii="Arial" w:hAnsi="Arial" w:cs="Arial"/>
                <w:b/>
                <w:bCs/>
                <w:vertAlign w:val="subscript"/>
              </w:rPr>
              <w:t>0</w:t>
            </w:r>
            <w:r w:rsidRPr="00B36BDD">
              <w:rPr>
                <w:rFonts w:ascii="Arial" w:hAnsi="Arial" w:cs="Arial"/>
                <w:b/>
                <w:bCs/>
              </w:rPr>
              <w:t>.ci90</w:t>
            </w:r>
          </w:p>
        </w:tc>
        <w:tc>
          <w:tcPr>
            <w:tcW w:w="1134" w:type="dxa"/>
            <w:tcBorders>
              <w:bottom w:val="single" w:sz="4" w:space="0" w:color="auto"/>
            </w:tcBorders>
            <w:hideMark/>
          </w:tcPr>
          <w:p w14:paraId="264B8EA7" w14:textId="77777777" w:rsidR="00703DEF" w:rsidRPr="00B36BDD" w:rsidRDefault="00703DEF" w:rsidP="007C1BC4">
            <w:pPr>
              <w:jc w:val="center"/>
              <w:rPr>
                <w:rFonts w:ascii="Arial" w:hAnsi="Arial" w:cs="Arial"/>
              </w:rPr>
            </w:pPr>
            <m:oMathPara>
              <m:oMathParaPr>
                <m:jc m:val="centerGroup"/>
              </m:oMathParaPr>
              <m:oMath>
                <m:r>
                  <m:rPr>
                    <m:sty m:val="bi"/>
                  </m:rPr>
                  <w:rPr>
                    <w:rFonts w:ascii="Cambria Math" w:hAnsi="Cambria Math" w:cs="Arial"/>
                    <w:lang w:val="en-US"/>
                  </w:rPr>
                  <m:t>a</m:t>
                </m:r>
              </m:oMath>
            </m:oMathPara>
          </w:p>
        </w:tc>
        <w:tc>
          <w:tcPr>
            <w:tcW w:w="1235" w:type="dxa"/>
            <w:tcBorders>
              <w:bottom w:val="single" w:sz="4" w:space="0" w:color="auto"/>
            </w:tcBorders>
            <w:hideMark/>
          </w:tcPr>
          <w:p w14:paraId="3BAC6D97" w14:textId="77777777" w:rsidR="00703DEF" w:rsidRPr="00B36BDD" w:rsidRDefault="00703DEF" w:rsidP="007C1BC4">
            <w:pPr>
              <w:jc w:val="center"/>
              <w:rPr>
                <w:rFonts w:ascii="Arial" w:hAnsi="Arial" w:cs="Arial"/>
              </w:rPr>
            </w:pPr>
            <m:oMath>
              <m:r>
                <m:rPr>
                  <m:sty m:val="bi"/>
                </m:rPr>
                <w:rPr>
                  <w:rFonts w:ascii="Cambria Math" w:hAnsi="Cambria Math" w:cs="Arial"/>
                  <w:lang w:val="en-US"/>
                </w:rPr>
                <m:t>a</m:t>
              </m:r>
            </m:oMath>
            <w:r w:rsidRPr="00B36BDD">
              <w:rPr>
                <w:rFonts w:ascii="Arial" w:hAnsi="Arial" w:cs="Arial"/>
                <w:b/>
                <w:bCs/>
              </w:rPr>
              <w:t>.ci90</w:t>
            </w:r>
          </w:p>
        </w:tc>
        <w:tc>
          <w:tcPr>
            <w:tcW w:w="1496" w:type="dxa"/>
            <w:tcBorders>
              <w:bottom w:val="single" w:sz="4" w:space="0" w:color="auto"/>
            </w:tcBorders>
            <w:hideMark/>
          </w:tcPr>
          <w:p w14:paraId="60F51A49" w14:textId="77777777" w:rsidR="00703DEF" w:rsidRPr="00B36BDD" w:rsidRDefault="00703DEF" w:rsidP="007C1BC4">
            <w:pPr>
              <w:jc w:val="center"/>
              <w:rPr>
                <w:rFonts w:ascii="Arial" w:hAnsi="Arial" w:cs="Arial"/>
              </w:rPr>
            </w:pPr>
            <w:r w:rsidRPr="00B36BDD">
              <w:rPr>
                <w:rFonts w:ascii="Arial" w:hAnsi="Arial" w:cs="Arial"/>
                <w:b/>
                <w:bCs/>
              </w:rPr>
              <w:t>Competitor</w:t>
            </w:r>
          </w:p>
        </w:tc>
        <w:tc>
          <w:tcPr>
            <w:tcW w:w="847" w:type="dxa"/>
            <w:tcBorders>
              <w:bottom w:val="single" w:sz="4" w:space="0" w:color="auto"/>
            </w:tcBorders>
            <w:hideMark/>
          </w:tcPr>
          <w:p w14:paraId="35FE59F5" w14:textId="77777777" w:rsidR="00703DEF" w:rsidRPr="00B36BDD" w:rsidRDefault="00703DEF" w:rsidP="007C1BC4">
            <w:pPr>
              <w:jc w:val="center"/>
              <w:rPr>
                <w:rFonts w:ascii="Arial" w:hAnsi="Arial" w:cs="Arial"/>
              </w:rPr>
            </w:pPr>
            <m:oMathPara>
              <m:oMathParaPr>
                <m:jc m:val="centerGroup"/>
              </m:oMathParaPr>
              <m:oMath>
                <m:r>
                  <m:rPr>
                    <m:sty m:val="bi"/>
                  </m:rPr>
                  <w:rPr>
                    <w:rFonts w:ascii="Cambria Math" w:hAnsi="Cambria Math" w:cs="Arial"/>
                    <w:lang w:val="en-US"/>
                  </w:rPr>
                  <m:t>β</m:t>
                </m:r>
              </m:oMath>
            </m:oMathPara>
          </w:p>
        </w:tc>
        <w:tc>
          <w:tcPr>
            <w:tcW w:w="1266" w:type="dxa"/>
            <w:tcBorders>
              <w:bottom w:val="single" w:sz="4" w:space="0" w:color="auto"/>
            </w:tcBorders>
            <w:hideMark/>
          </w:tcPr>
          <w:p w14:paraId="79CDD402" w14:textId="77777777" w:rsidR="00703DEF" w:rsidRPr="00B36BDD" w:rsidRDefault="00703DEF" w:rsidP="007C1BC4">
            <w:pPr>
              <w:jc w:val="center"/>
              <w:rPr>
                <w:rFonts w:ascii="Arial" w:hAnsi="Arial" w:cs="Arial"/>
              </w:rPr>
            </w:pPr>
            <m:oMath>
              <m:r>
                <m:rPr>
                  <m:sty m:val="bi"/>
                </m:rPr>
                <w:rPr>
                  <w:rFonts w:ascii="Cambria Math" w:hAnsi="Cambria Math" w:cs="Arial"/>
                  <w:lang w:val="en-US"/>
                </w:rPr>
                <m:t>β</m:t>
              </m:r>
            </m:oMath>
            <w:r w:rsidRPr="00B36BDD">
              <w:rPr>
                <w:rFonts w:ascii="Arial" w:hAnsi="Arial" w:cs="Arial"/>
                <w:b/>
                <w:bCs/>
              </w:rPr>
              <w:t>.ci90</w:t>
            </w:r>
          </w:p>
        </w:tc>
        <w:tc>
          <w:tcPr>
            <w:tcW w:w="2527" w:type="dxa"/>
            <w:tcBorders>
              <w:bottom w:val="single" w:sz="4" w:space="0" w:color="auto"/>
            </w:tcBorders>
            <w:hideMark/>
          </w:tcPr>
          <w:p w14:paraId="684B3FEB" w14:textId="77777777" w:rsidR="00703DEF" w:rsidRPr="00B36BDD" w:rsidRDefault="00703DEF" w:rsidP="007C1BC4">
            <w:pPr>
              <w:jc w:val="center"/>
              <w:rPr>
                <w:rFonts w:ascii="Arial" w:hAnsi="Arial" w:cs="Arial"/>
              </w:rPr>
            </w:pPr>
            <w:r w:rsidRPr="00B36BDD">
              <w:rPr>
                <w:rFonts w:ascii="Arial" w:hAnsi="Arial" w:cs="Arial"/>
                <w:b/>
                <w:bCs/>
              </w:rPr>
              <w:t>Equilibrium state of the focal species</w:t>
            </w:r>
          </w:p>
        </w:tc>
      </w:tr>
      <w:tr w:rsidR="00A06CCB" w:rsidRPr="00B36BDD" w14:paraId="0321E6F8" w14:textId="77777777" w:rsidTr="0055073B">
        <w:trPr>
          <w:trHeight w:hRule="exact" w:val="312"/>
        </w:trPr>
        <w:tc>
          <w:tcPr>
            <w:tcW w:w="1670" w:type="dxa"/>
            <w:vMerge w:val="restart"/>
            <w:tcBorders>
              <w:top w:val="single" w:sz="4" w:space="0" w:color="auto"/>
            </w:tcBorders>
            <w:hideMark/>
          </w:tcPr>
          <w:p w14:paraId="12D8E890" w14:textId="24D5245D" w:rsidR="00703DEF" w:rsidRPr="00B30C51" w:rsidRDefault="003C26C1" w:rsidP="007C1BC4">
            <w:pPr>
              <w:jc w:val="center"/>
              <w:rPr>
                <w:rFonts w:ascii="Arial" w:hAnsi="Arial" w:cs="Arial"/>
                <w:lang w:val="en-US"/>
              </w:rPr>
            </w:pPr>
            <w:r>
              <w:rPr>
                <w:rFonts w:ascii="Arial" w:hAnsi="Arial" w:cs="Arial"/>
                <w:lang w:val="en-US"/>
              </w:rPr>
              <w:t>U</w:t>
            </w:r>
            <w:r w:rsidR="005B14D0">
              <w:rPr>
                <w:rFonts w:ascii="Arial" w:hAnsi="Arial" w:cs="Arial"/>
                <w:lang w:val="en-US"/>
              </w:rPr>
              <w:t>pland</w:t>
            </w:r>
          </w:p>
        </w:tc>
        <w:tc>
          <w:tcPr>
            <w:tcW w:w="1097" w:type="dxa"/>
            <w:vMerge w:val="restart"/>
            <w:tcBorders>
              <w:top w:val="single" w:sz="4" w:space="0" w:color="auto"/>
            </w:tcBorders>
            <w:hideMark/>
          </w:tcPr>
          <w:p w14:paraId="265EA239" w14:textId="77777777" w:rsidR="00703DEF" w:rsidRPr="00B36BDD" w:rsidRDefault="00703DEF" w:rsidP="007C1BC4">
            <w:pPr>
              <w:jc w:val="center"/>
              <w:rPr>
                <w:rFonts w:ascii="Arial" w:hAnsi="Arial" w:cs="Arial"/>
              </w:rPr>
            </w:pPr>
            <w:r w:rsidRPr="00B36BDD">
              <w:rPr>
                <w:rFonts w:ascii="Arial" w:hAnsi="Arial" w:cs="Arial"/>
              </w:rPr>
              <w:t>BIP</w:t>
            </w:r>
          </w:p>
        </w:tc>
        <w:tc>
          <w:tcPr>
            <w:tcW w:w="817" w:type="dxa"/>
            <w:vMerge w:val="restart"/>
            <w:tcBorders>
              <w:top w:val="single" w:sz="4" w:space="0" w:color="auto"/>
            </w:tcBorders>
            <w:hideMark/>
          </w:tcPr>
          <w:p w14:paraId="17822A3E" w14:textId="77777777" w:rsidR="00703DEF" w:rsidRPr="00B36BDD" w:rsidRDefault="00703DEF" w:rsidP="007C1BC4">
            <w:pPr>
              <w:jc w:val="center"/>
              <w:rPr>
                <w:rFonts w:ascii="Arial" w:hAnsi="Arial" w:cs="Arial"/>
              </w:rPr>
            </w:pPr>
            <w:r w:rsidRPr="00B36BDD">
              <w:rPr>
                <w:rFonts w:ascii="Arial" w:hAnsi="Arial" w:cs="Arial"/>
              </w:rPr>
              <w:t>11.36</w:t>
            </w:r>
          </w:p>
        </w:tc>
        <w:tc>
          <w:tcPr>
            <w:tcW w:w="1803" w:type="dxa"/>
            <w:vMerge w:val="restart"/>
            <w:tcBorders>
              <w:top w:val="single" w:sz="4" w:space="0" w:color="auto"/>
            </w:tcBorders>
            <w:hideMark/>
          </w:tcPr>
          <w:p w14:paraId="779B5593" w14:textId="77777777" w:rsidR="00703DEF" w:rsidRPr="00B36BDD" w:rsidRDefault="00703DEF" w:rsidP="007C1BC4">
            <w:pPr>
              <w:jc w:val="center"/>
              <w:rPr>
                <w:rFonts w:ascii="Arial" w:hAnsi="Arial" w:cs="Arial"/>
              </w:rPr>
            </w:pPr>
            <w:r w:rsidRPr="00B36BDD">
              <w:rPr>
                <w:rFonts w:ascii="Arial" w:hAnsi="Arial" w:cs="Arial"/>
              </w:rPr>
              <w:t>8.06-15.21</w:t>
            </w:r>
          </w:p>
        </w:tc>
        <w:tc>
          <w:tcPr>
            <w:tcW w:w="1134" w:type="dxa"/>
            <w:vMerge w:val="restart"/>
            <w:tcBorders>
              <w:top w:val="single" w:sz="4" w:space="0" w:color="auto"/>
            </w:tcBorders>
            <w:hideMark/>
          </w:tcPr>
          <w:p w14:paraId="1D2EEC6E" w14:textId="77777777" w:rsidR="00703DEF" w:rsidRPr="00B36BDD" w:rsidRDefault="00703DEF" w:rsidP="007C1BC4">
            <w:pPr>
              <w:jc w:val="center"/>
              <w:rPr>
                <w:rFonts w:ascii="Arial" w:hAnsi="Arial" w:cs="Arial"/>
              </w:rPr>
            </w:pPr>
            <w:r w:rsidRPr="00B36BDD">
              <w:rPr>
                <w:rFonts w:ascii="Arial" w:hAnsi="Arial" w:cs="Arial"/>
              </w:rPr>
              <w:t>0.05</w:t>
            </w:r>
          </w:p>
        </w:tc>
        <w:tc>
          <w:tcPr>
            <w:tcW w:w="1235" w:type="dxa"/>
            <w:vMerge w:val="restart"/>
            <w:tcBorders>
              <w:top w:val="single" w:sz="4" w:space="0" w:color="auto"/>
            </w:tcBorders>
            <w:hideMark/>
          </w:tcPr>
          <w:p w14:paraId="2C30ED89" w14:textId="77777777" w:rsidR="00703DEF" w:rsidRPr="00B36BDD" w:rsidRDefault="00703DEF" w:rsidP="007C1BC4">
            <w:pPr>
              <w:jc w:val="center"/>
              <w:rPr>
                <w:rFonts w:ascii="Arial" w:hAnsi="Arial" w:cs="Arial"/>
              </w:rPr>
            </w:pPr>
            <w:r w:rsidRPr="00B36BDD">
              <w:rPr>
                <w:rFonts w:ascii="Arial" w:hAnsi="Arial" w:cs="Arial"/>
              </w:rPr>
              <w:t>0.02-0.09</w:t>
            </w:r>
          </w:p>
        </w:tc>
        <w:tc>
          <w:tcPr>
            <w:tcW w:w="1496" w:type="dxa"/>
            <w:tcBorders>
              <w:top w:val="single" w:sz="4" w:space="0" w:color="auto"/>
            </w:tcBorders>
            <w:hideMark/>
          </w:tcPr>
          <w:p w14:paraId="6C1575BC"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tcBorders>
              <w:top w:val="single" w:sz="4" w:space="0" w:color="auto"/>
            </w:tcBorders>
            <w:hideMark/>
          </w:tcPr>
          <w:p w14:paraId="0E52ACC1" w14:textId="77777777" w:rsidR="00703DEF" w:rsidRPr="00B36BDD" w:rsidRDefault="00703DEF" w:rsidP="007C1BC4">
            <w:pPr>
              <w:jc w:val="center"/>
              <w:rPr>
                <w:rFonts w:ascii="Arial" w:hAnsi="Arial" w:cs="Arial"/>
              </w:rPr>
            </w:pPr>
            <w:r w:rsidRPr="00B36BDD">
              <w:rPr>
                <w:rFonts w:ascii="Arial" w:hAnsi="Arial" w:cs="Arial"/>
              </w:rPr>
              <w:t>2.26</w:t>
            </w:r>
          </w:p>
        </w:tc>
        <w:tc>
          <w:tcPr>
            <w:tcW w:w="1266" w:type="dxa"/>
            <w:tcBorders>
              <w:top w:val="single" w:sz="4" w:space="0" w:color="auto"/>
            </w:tcBorders>
            <w:hideMark/>
          </w:tcPr>
          <w:p w14:paraId="14BA1A8B" w14:textId="77777777" w:rsidR="00703DEF" w:rsidRPr="00B36BDD" w:rsidRDefault="00703DEF" w:rsidP="007C1BC4">
            <w:pPr>
              <w:jc w:val="center"/>
              <w:rPr>
                <w:rFonts w:ascii="Arial" w:hAnsi="Arial" w:cs="Arial"/>
              </w:rPr>
            </w:pPr>
            <w:r w:rsidRPr="00B36BDD">
              <w:rPr>
                <w:rFonts w:ascii="Arial" w:hAnsi="Arial" w:cs="Arial"/>
              </w:rPr>
              <w:t>1.4-4.08</w:t>
            </w:r>
          </w:p>
        </w:tc>
        <w:tc>
          <w:tcPr>
            <w:tcW w:w="2527" w:type="dxa"/>
            <w:tcBorders>
              <w:top w:val="single" w:sz="4" w:space="0" w:color="auto"/>
            </w:tcBorders>
            <w:hideMark/>
          </w:tcPr>
          <w:p w14:paraId="42990357"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1A070632" w14:textId="77777777" w:rsidTr="0055073B">
        <w:trPr>
          <w:trHeight w:hRule="exact" w:val="312"/>
        </w:trPr>
        <w:tc>
          <w:tcPr>
            <w:tcW w:w="1670" w:type="dxa"/>
            <w:vMerge/>
            <w:hideMark/>
          </w:tcPr>
          <w:p w14:paraId="46A65AB6" w14:textId="77777777" w:rsidR="00703DEF" w:rsidRPr="00B36BDD" w:rsidRDefault="00703DEF" w:rsidP="007C1BC4">
            <w:pPr>
              <w:jc w:val="center"/>
              <w:rPr>
                <w:rFonts w:ascii="Arial" w:hAnsi="Arial" w:cs="Arial"/>
              </w:rPr>
            </w:pPr>
          </w:p>
        </w:tc>
        <w:tc>
          <w:tcPr>
            <w:tcW w:w="1097" w:type="dxa"/>
            <w:vMerge/>
            <w:hideMark/>
          </w:tcPr>
          <w:p w14:paraId="76F2CECF" w14:textId="77777777" w:rsidR="00703DEF" w:rsidRPr="00B36BDD" w:rsidRDefault="00703DEF" w:rsidP="007C1BC4">
            <w:pPr>
              <w:jc w:val="center"/>
              <w:rPr>
                <w:rFonts w:ascii="Arial" w:hAnsi="Arial" w:cs="Arial"/>
              </w:rPr>
            </w:pPr>
          </w:p>
        </w:tc>
        <w:tc>
          <w:tcPr>
            <w:tcW w:w="817" w:type="dxa"/>
            <w:vMerge/>
            <w:hideMark/>
          </w:tcPr>
          <w:p w14:paraId="5BF4D21C" w14:textId="77777777" w:rsidR="00703DEF" w:rsidRPr="00B36BDD" w:rsidRDefault="00703DEF" w:rsidP="007C1BC4">
            <w:pPr>
              <w:jc w:val="center"/>
              <w:rPr>
                <w:rFonts w:ascii="Arial" w:hAnsi="Arial" w:cs="Arial"/>
              </w:rPr>
            </w:pPr>
          </w:p>
        </w:tc>
        <w:tc>
          <w:tcPr>
            <w:tcW w:w="1803" w:type="dxa"/>
            <w:vMerge/>
            <w:hideMark/>
          </w:tcPr>
          <w:p w14:paraId="5A2D6033" w14:textId="77777777" w:rsidR="00703DEF" w:rsidRPr="00B36BDD" w:rsidRDefault="00703DEF" w:rsidP="007C1BC4">
            <w:pPr>
              <w:jc w:val="center"/>
              <w:rPr>
                <w:rFonts w:ascii="Arial" w:hAnsi="Arial" w:cs="Arial"/>
              </w:rPr>
            </w:pPr>
          </w:p>
        </w:tc>
        <w:tc>
          <w:tcPr>
            <w:tcW w:w="1134" w:type="dxa"/>
            <w:vMerge/>
            <w:hideMark/>
          </w:tcPr>
          <w:p w14:paraId="19D0712D" w14:textId="77777777" w:rsidR="00703DEF" w:rsidRPr="00B36BDD" w:rsidRDefault="00703DEF" w:rsidP="007C1BC4">
            <w:pPr>
              <w:jc w:val="center"/>
              <w:rPr>
                <w:rFonts w:ascii="Arial" w:hAnsi="Arial" w:cs="Arial"/>
              </w:rPr>
            </w:pPr>
          </w:p>
        </w:tc>
        <w:tc>
          <w:tcPr>
            <w:tcW w:w="1235" w:type="dxa"/>
            <w:vMerge/>
            <w:hideMark/>
          </w:tcPr>
          <w:p w14:paraId="6C928D5B" w14:textId="77777777" w:rsidR="00703DEF" w:rsidRPr="00B36BDD" w:rsidRDefault="00703DEF" w:rsidP="007C1BC4">
            <w:pPr>
              <w:jc w:val="center"/>
              <w:rPr>
                <w:rFonts w:ascii="Arial" w:hAnsi="Arial" w:cs="Arial"/>
              </w:rPr>
            </w:pPr>
          </w:p>
        </w:tc>
        <w:tc>
          <w:tcPr>
            <w:tcW w:w="1496" w:type="dxa"/>
            <w:hideMark/>
          </w:tcPr>
          <w:p w14:paraId="4D45DD3C"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0C452655" w14:textId="77777777" w:rsidR="00703DEF" w:rsidRPr="00B36BDD" w:rsidRDefault="00703DEF" w:rsidP="007C1BC4">
            <w:pPr>
              <w:jc w:val="center"/>
              <w:rPr>
                <w:rFonts w:ascii="Arial" w:hAnsi="Arial" w:cs="Arial"/>
              </w:rPr>
            </w:pPr>
            <w:r w:rsidRPr="00B36BDD">
              <w:rPr>
                <w:rFonts w:ascii="Arial" w:hAnsi="Arial" w:cs="Arial"/>
              </w:rPr>
              <w:t>0.99</w:t>
            </w:r>
          </w:p>
        </w:tc>
        <w:tc>
          <w:tcPr>
            <w:tcW w:w="1266" w:type="dxa"/>
            <w:hideMark/>
          </w:tcPr>
          <w:p w14:paraId="53DC550F" w14:textId="77777777" w:rsidR="00703DEF" w:rsidRPr="00B36BDD" w:rsidRDefault="00703DEF" w:rsidP="007C1BC4">
            <w:pPr>
              <w:jc w:val="center"/>
              <w:rPr>
                <w:rFonts w:ascii="Arial" w:hAnsi="Arial" w:cs="Arial"/>
              </w:rPr>
            </w:pPr>
            <w:r w:rsidRPr="00B36BDD">
              <w:rPr>
                <w:rFonts w:ascii="Arial" w:hAnsi="Arial" w:cs="Arial"/>
              </w:rPr>
              <w:t>0.47-1.95</w:t>
            </w:r>
          </w:p>
        </w:tc>
        <w:tc>
          <w:tcPr>
            <w:tcW w:w="2527" w:type="dxa"/>
            <w:hideMark/>
          </w:tcPr>
          <w:p w14:paraId="46B7F38B"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4FE5032A" w14:textId="77777777" w:rsidTr="0055073B">
        <w:trPr>
          <w:trHeight w:hRule="exact" w:val="312"/>
        </w:trPr>
        <w:tc>
          <w:tcPr>
            <w:tcW w:w="1670" w:type="dxa"/>
            <w:vMerge/>
            <w:hideMark/>
          </w:tcPr>
          <w:p w14:paraId="1A8578D1" w14:textId="77777777" w:rsidR="00703DEF" w:rsidRPr="00B36BDD" w:rsidRDefault="00703DEF" w:rsidP="007C1BC4">
            <w:pPr>
              <w:jc w:val="center"/>
              <w:rPr>
                <w:rFonts w:ascii="Arial" w:hAnsi="Arial" w:cs="Arial"/>
              </w:rPr>
            </w:pPr>
          </w:p>
        </w:tc>
        <w:tc>
          <w:tcPr>
            <w:tcW w:w="1097" w:type="dxa"/>
            <w:vMerge/>
            <w:hideMark/>
          </w:tcPr>
          <w:p w14:paraId="0D78BCCD" w14:textId="77777777" w:rsidR="00703DEF" w:rsidRPr="00B36BDD" w:rsidRDefault="00703DEF" w:rsidP="007C1BC4">
            <w:pPr>
              <w:jc w:val="center"/>
              <w:rPr>
                <w:rFonts w:ascii="Arial" w:hAnsi="Arial" w:cs="Arial"/>
              </w:rPr>
            </w:pPr>
          </w:p>
        </w:tc>
        <w:tc>
          <w:tcPr>
            <w:tcW w:w="817" w:type="dxa"/>
            <w:vMerge/>
            <w:hideMark/>
          </w:tcPr>
          <w:p w14:paraId="6BEFB3E6" w14:textId="77777777" w:rsidR="00703DEF" w:rsidRPr="00B36BDD" w:rsidRDefault="00703DEF" w:rsidP="007C1BC4">
            <w:pPr>
              <w:jc w:val="center"/>
              <w:rPr>
                <w:rFonts w:ascii="Arial" w:hAnsi="Arial" w:cs="Arial"/>
              </w:rPr>
            </w:pPr>
          </w:p>
        </w:tc>
        <w:tc>
          <w:tcPr>
            <w:tcW w:w="1803" w:type="dxa"/>
            <w:vMerge/>
            <w:hideMark/>
          </w:tcPr>
          <w:p w14:paraId="65D57DEE" w14:textId="77777777" w:rsidR="00703DEF" w:rsidRPr="00B36BDD" w:rsidRDefault="00703DEF" w:rsidP="007C1BC4">
            <w:pPr>
              <w:jc w:val="center"/>
              <w:rPr>
                <w:rFonts w:ascii="Arial" w:hAnsi="Arial" w:cs="Arial"/>
              </w:rPr>
            </w:pPr>
          </w:p>
        </w:tc>
        <w:tc>
          <w:tcPr>
            <w:tcW w:w="1134" w:type="dxa"/>
            <w:vMerge/>
            <w:hideMark/>
          </w:tcPr>
          <w:p w14:paraId="4A4D0B92" w14:textId="77777777" w:rsidR="00703DEF" w:rsidRPr="00B36BDD" w:rsidRDefault="00703DEF" w:rsidP="007C1BC4">
            <w:pPr>
              <w:jc w:val="center"/>
              <w:rPr>
                <w:rFonts w:ascii="Arial" w:hAnsi="Arial" w:cs="Arial"/>
              </w:rPr>
            </w:pPr>
          </w:p>
        </w:tc>
        <w:tc>
          <w:tcPr>
            <w:tcW w:w="1235" w:type="dxa"/>
            <w:vMerge/>
            <w:hideMark/>
          </w:tcPr>
          <w:p w14:paraId="08C1C067" w14:textId="77777777" w:rsidR="00703DEF" w:rsidRPr="00B36BDD" w:rsidRDefault="00703DEF" w:rsidP="007C1BC4">
            <w:pPr>
              <w:jc w:val="center"/>
              <w:rPr>
                <w:rFonts w:ascii="Arial" w:hAnsi="Arial" w:cs="Arial"/>
              </w:rPr>
            </w:pPr>
          </w:p>
        </w:tc>
        <w:tc>
          <w:tcPr>
            <w:tcW w:w="1496" w:type="dxa"/>
            <w:hideMark/>
          </w:tcPr>
          <w:p w14:paraId="0BFED32A" w14:textId="77777777" w:rsidR="00703DEF" w:rsidRPr="00B36BDD" w:rsidRDefault="00703DEF" w:rsidP="007C1BC4">
            <w:pPr>
              <w:jc w:val="center"/>
              <w:rPr>
                <w:rFonts w:ascii="Arial" w:hAnsi="Arial" w:cs="Arial"/>
              </w:rPr>
            </w:pPr>
            <w:r w:rsidRPr="00B36BDD">
              <w:rPr>
                <w:rFonts w:ascii="Arial" w:hAnsi="Arial" w:cs="Arial"/>
              </w:rPr>
              <w:t>PST</w:t>
            </w:r>
          </w:p>
        </w:tc>
        <w:tc>
          <w:tcPr>
            <w:tcW w:w="847" w:type="dxa"/>
            <w:hideMark/>
          </w:tcPr>
          <w:p w14:paraId="49F79805" w14:textId="77777777" w:rsidR="00703DEF" w:rsidRPr="00B36BDD" w:rsidRDefault="00703DEF" w:rsidP="007C1BC4">
            <w:pPr>
              <w:jc w:val="center"/>
              <w:rPr>
                <w:rFonts w:ascii="Arial" w:hAnsi="Arial" w:cs="Arial"/>
              </w:rPr>
            </w:pPr>
            <w:r w:rsidRPr="00B36BDD">
              <w:rPr>
                <w:rFonts w:ascii="Arial" w:hAnsi="Arial" w:cs="Arial"/>
              </w:rPr>
              <w:t>0.47</w:t>
            </w:r>
          </w:p>
        </w:tc>
        <w:tc>
          <w:tcPr>
            <w:tcW w:w="1266" w:type="dxa"/>
            <w:hideMark/>
          </w:tcPr>
          <w:p w14:paraId="3A8FE6A3" w14:textId="77777777" w:rsidR="00703DEF" w:rsidRPr="00B36BDD" w:rsidRDefault="00703DEF" w:rsidP="007C1BC4">
            <w:pPr>
              <w:jc w:val="center"/>
              <w:rPr>
                <w:rFonts w:ascii="Arial" w:hAnsi="Arial" w:cs="Arial"/>
              </w:rPr>
            </w:pPr>
            <w:r w:rsidRPr="00B36BDD">
              <w:rPr>
                <w:rFonts w:ascii="Arial" w:hAnsi="Arial" w:cs="Arial"/>
              </w:rPr>
              <w:t>0.12-1.09</w:t>
            </w:r>
          </w:p>
        </w:tc>
        <w:tc>
          <w:tcPr>
            <w:tcW w:w="2527" w:type="dxa"/>
            <w:hideMark/>
          </w:tcPr>
          <w:p w14:paraId="3D8FC77E"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389B22EE" w14:textId="77777777" w:rsidTr="0055073B">
        <w:trPr>
          <w:trHeight w:hRule="exact" w:val="312"/>
        </w:trPr>
        <w:tc>
          <w:tcPr>
            <w:tcW w:w="1670" w:type="dxa"/>
            <w:vMerge/>
            <w:hideMark/>
          </w:tcPr>
          <w:p w14:paraId="1FB74CA9" w14:textId="77777777" w:rsidR="00703DEF" w:rsidRPr="00B36BDD" w:rsidRDefault="00703DEF" w:rsidP="007C1BC4">
            <w:pPr>
              <w:jc w:val="center"/>
              <w:rPr>
                <w:rFonts w:ascii="Arial" w:hAnsi="Arial" w:cs="Arial"/>
              </w:rPr>
            </w:pPr>
          </w:p>
        </w:tc>
        <w:tc>
          <w:tcPr>
            <w:tcW w:w="1097" w:type="dxa"/>
            <w:vMerge/>
            <w:hideMark/>
          </w:tcPr>
          <w:p w14:paraId="5604A02C" w14:textId="77777777" w:rsidR="00703DEF" w:rsidRPr="00B36BDD" w:rsidRDefault="00703DEF" w:rsidP="007C1BC4">
            <w:pPr>
              <w:jc w:val="center"/>
              <w:rPr>
                <w:rFonts w:ascii="Arial" w:hAnsi="Arial" w:cs="Arial"/>
              </w:rPr>
            </w:pPr>
          </w:p>
        </w:tc>
        <w:tc>
          <w:tcPr>
            <w:tcW w:w="817" w:type="dxa"/>
            <w:vMerge/>
            <w:hideMark/>
          </w:tcPr>
          <w:p w14:paraId="0A819B58" w14:textId="77777777" w:rsidR="00703DEF" w:rsidRPr="00B36BDD" w:rsidRDefault="00703DEF" w:rsidP="007C1BC4">
            <w:pPr>
              <w:jc w:val="center"/>
              <w:rPr>
                <w:rFonts w:ascii="Arial" w:hAnsi="Arial" w:cs="Arial"/>
              </w:rPr>
            </w:pPr>
          </w:p>
        </w:tc>
        <w:tc>
          <w:tcPr>
            <w:tcW w:w="1803" w:type="dxa"/>
            <w:vMerge/>
            <w:hideMark/>
          </w:tcPr>
          <w:p w14:paraId="29312CE7" w14:textId="77777777" w:rsidR="00703DEF" w:rsidRPr="00B36BDD" w:rsidRDefault="00703DEF" w:rsidP="007C1BC4">
            <w:pPr>
              <w:jc w:val="center"/>
              <w:rPr>
                <w:rFonts w:ascii="Arial" w:hAnsi="Arial" w:cs="Arial"/>
              </w:rPr>
            </w:pPr>
          </w:p>
        </w:tc>
        <w:tc>
          <w:tcPr>
            <w:tcW w:w="1134" w:type="dxa"/>
            <w:vMerge/>
            <w:hideMark/>
          </w:tcPr>
          <w:p w14:paraId="5E945AA8" w14:textId="77777777" w:rsidR="00703DEF" w:rsidRPr="00B36BDD" w:rsidRDefault="00703DEF" w:rsidP="007C1BC4">
            <w:pPr>
              <w:jc w:val="center"/>
              <w:rPr>
                <w:rFonts w:ascii="Arial" w:hAnsi="Arial" w:cs="Arial"/>
              </w:rPr>
            </w:pPr>
          </w:p>
        </w:tc>
        <w:tc>
          <w:tcPr>
            <w:tcW w:w="1235" w:type="dxa"/>
            <w:vMerge/>
            <w:hideMark/>
          </w:tcPr>
          <w:p w14:paraId="7C66B678" w14:textId="77777777" w:rsidR="00703DEF" w:rsidRPr="00B36BDD" w:rsidRDefault="00703DEF" w:rsidP="007C1BC4">
            <w:pPr>
              <w:jc w:val="center"/>
              <w:rPr>
                <w:rFonts w:ascii="Arial" w:hAnsi="Arial" w:cs="Arial"/>
              </w:rPr>
            </w:pPr>
          </w:p>
        </w:tc>
        <w:tc>
          <w:tcPr>
            <w:tcW w:w="1496" w:type="dxa"/>
            <w:hideMark/>
          </w:tcPr>
          <w:p w14:paraId="0B7318D3"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598C1A9C" w14:textId="77777777" w:rsidR="00703DEF" w:rsidRPr="00B36BDD" w:rsidRDefault="00703DEF" w:rsidP="007C1BC4">
            <w:pPr>
              <w:jc w:val="center"/>
              <w:rPr>
                <w:rFonts w:ascii="Arial" w:hAnsi="Arial" w:cs="Arial"/>
              </w:rPr>
            </w:pPr>
            <w:r w:rsidRPr="00B36BDD">
              <w:rPr>
                <w:rFonts w:ascii="Arial" w:hAnsi="Arial" w:cs="Arial"/>
              </w:rPr>
              <w:t>2.95</w:t>
            </w:r>
          </w:p>
        </w:tc>
        <w:tc>
          <w:tcPr>
            <w:tcW w:w="1266" w:type="dxa"/>
            <w:hideMark/>
          </w:tcPr>
          <w:p w14:paraId="6EE5C935" w14:textId="77777777" w:rsidR="00703DEF" w:rsidRPr="00B36BDD" w:rsidRDefault="00703DEF" w:rsidP="007C1BC4">
            <w:pPr>
              <w:jc w:val="center"/>
              <w:rPr>
                <w:rFonts w:ascii="Arial" w:hAnsi="Arial" w:cs="Arial"/>
              </w:rPr>
            </w:pPr>
            <w:r w:rsidRPr="00B36BDD">
              <w:rPr>
                <w:rFonts w:ascii="Arial" w:hAnsi="Arial" w:cs="Arial"/>
              </w:rPr>
              <w:t>1.91-5.25</w:t>
            </w:r>
          </w:p>
        </w:tc>
        <w:tc>
          <w:tcPr>
            <w:tcW w:w="2527" w:type="dxa"/>
            <w:hideMark/>
          </w:tcPr>
          <w:p w14:paraId="0064DDBC"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56651E80" w14:textId="77777777" w:rsidTr="0055073B">
        <w:trPr>
          <w:trHeight w:hRule="exact" w:val="312"/>
        </w:trPr>
        <w:tc>
          <w:tcPr>
            <w:tcW w:w="1670" w:type="dxa"/>
            <w:vMerge/>
            <w:hideMark/>
          </w:tcPr>
          <w:p w14:paraId="3297CFB1" w14:textId="77777777" w:rsidR="00703DEF" w:rsidRPr="00B36BDD" w:rsidRDefault="00703DEF" w:rsidP="007C1BC4">
            <w:pPr>
              <w:jc w:val="center"/>
              <w:rPr>
                <w:rFonts w:ascii="Arial" w:hAnsi="Arial" w:cs="Arial"/>
              </w:rPr>
            </w:pPr>
          </w:p>
        </w:tc>
        <w:tc>
          <w:tcPr>
            <w:tcW w:w="1097" w:type="dxa"/>
            <w:vMerge w:val="restart"/>
            <w:hideMark/>
          </w:tcPr>
          <w:p w14:paraId="05078941" w14:textId="77777777" w:rsidR="00703DEF" w:rsidRPr="00B36BDD" w:rsidRDefault="00703DEF" w:rsidP="007C1BC4">
            <w:pPr>
              <w:jc w:val="center"/>
              <w:rPr>
                <w:rFonts w:ascii="Arial" w:hAnsi="Arial" w:cs="Arial"/>
              </w:rPr>
            </w:pPr>
            <w:r w:rsidRPr="00B36BDD">
              <w:rPr>
                <w:rFonts w:ascii="Arial" w:hAnsi="Arial" w:cs="Arial"/>
              </w:rPr>
              <w:t>PAL</w:t>
            </w:r>
          </w:p>
        </w:tc>
        <w:tc>
          <w:tcPr>
            <w:tcW w:w="817" w:type="dxa"/>
            <w:vMerge w:val="restart"/>
            <w:hideMark/>
          </w:tcPr>
          <w:p w14:paraId="0D292ED3" w14:textId="77777777" w:rsidR="00703DEF" w:rsidRPr="00B36BDD" w:rsidRDefault="00703DEF" w:rsidP="007C1BC4">
            <w:pPr>
              <w:jc w:val="center"/>
              <w:rPr>
                <w:rFonts w:ascii="Arial" w:hAnsi="Arial" w:cs="Arial"/>
              </w:rPr>
            </w:pPr>
            <w:r w:rsidRPr="00B36BDD">
              <w:rPr>
                <w:rFonts w:ascii="Arial" w:hAnsi="Arial" w:cs="Arial"/>
              </w:rPr>
              <w:t>27.94</w:t>
            </w:r>
          </w:p>
        </w:tc>
        <w:tc>
          <w:tcPr>
            <w:tcW w:w="1803" w:type="dxa"/>
            <w:vMerge w:val="restart"/>
            <w:hideMark/>
          </w:tcPr>
          <w:p w14:paraId="7FF60E91" w14:textId="77777777" w:rsidR="00703DEF" w:rsidRPr="00B36BDD" w:rsidRDefault="00703DEF" w:rsidP="007C1BC4">
            <w:pPr>
              <w:jc w:val="center"/>
              <w:rPr>
                <w:rFonts w:ascii="Arial" w:hAnsi="Arial" w:cs="Arial"/>
              </w:rPr>
            </w:pPr>
            <w:r w:rsidRPr="00B36BDD">
              <w:rPr>
                <w:rFonts w:ascii="Arial" w:hAnsi="Arial" w:cs="Arial"/>
              </w:rPr>
              <w:t>19.52-38.66</w:t>
            </w:r>
          </w:p>
        </w:tc>
        <w:tc>
          <w:tcPr>
            <w:tcW w:w="1134" w:type="dxa"/>
            <w:vMerge w:val="restart"/>
            <w:hideMark/>
          </w:tcPr>
          <w:p w14:paraId="1D99E08A" w14:textId="77777777" w:rsidR="00703DEF" w:rsidRPr="00B36BDD" w:rsidRDefault="00703DEF" w:rsidP="007C1BC4">
            <w:pPr>
              <w:jc w:val="center"/>
              <w:rPr>
                <w:rFonts w:ascii="Arial" w:hAnsi="Arial" w:cs="Arial"/>
              </w:rPr>
            </w:pPr>
            <w:r w:rsidRPr="00B36BDD">
              <w:rPr>
                <w:rFonts w:ascii="Arial" w:hAnsi="Arial" w:cs="Arial"/>
              </w:rPr>
              <w:t>0.42</w:t>
            </w:r>
          </w:p>
        </w:tc>
        <w:tc>
          <w:tcPr>
            <w:tcW w:w="1235" w:type="dxa"/>
            <w:vMerge w:val="restart"/>
            <w:hideMark/>
          </w:tcPr>
          <w:p w14:paraId="3347DE62" w14:textId="77777777" w:rsidR="00703DEF" w:rsidRPr="00B36BDD" w:rsidRDefault="00703DEF" w:rsidP="007C1BC4">
            <w:pPr>
              <w:jc w:val="center"/>
              <w:rPr>
                <w:rFonts w:ascii="Arial" w:hAnsi="Arial" w:cs="Arial"/>
              </w:rPr>
            </w:pPr>
            <w:r w:rsidRPr="00B36BDD">
              <w:rPr>
                <w:rFonts w:ascii="Arial" w:hAnsi="Arial" w:cs="Arial"/>
              </w:rPr>
              <w:t>0.27-0.64</w:t>
            </w:r>
          </w:p>
        </w:tc>
        <w:tc>
          <w:tcPr>
            <w:tcW w:w="1496" w:type="dxa"/>
            <w:hideMark/>
          </w:tcPr>
          <w:p w14:paraId="672B1DAE"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7C1E925F" w14:textId="77777777" w:rsidR="00703DEF" w:rsidRPr="00B36BDD" w:rsidRDefault="00703DEF" w:rsidP="007C1BC4">
            <w:pPr>
              <w:jc w:val="center"/>
              <w:rPr>
                <w:rFonts w:ascii="Arial" w:hAnsi="Arial" w:cs="Arial"/>
              </w:rPr>
            </w:pPr>
            <w:r w:rsidRPr="00B36BDD">
              <w:rPr>
                <w:rFonts w:ascii="Arial" w:hAnsi="Arial" w:cs="Arial"/>
              </w:rPr>
              <w:t>0.3</w:t>
            </w:r>
          </w:p>
        </w:tc>
        <w:tc>
          <w:tcPr>
            <w:tcW w:w="1266" w:type="dxa"/>
            <w:hideMark/>
          </w:tcPr>
          <w:p w14:paraId="3BE23183" w14:textId="77777777" w:rsidR="00703DEF" w:rsidRPr="00B36BDD" w:rsidRDefault="00703DEF" w:rsidP="007C1BC4">
            <w:pPr>
              <w:jc w:val="center"/>
              <w:rPr>
                <w:rFonts w:ascii="Arial" w:hAnsi="Arial" w:cs="Arial"/>
              </w:rPr>
            </w:pPr>
            <w:r w:rsidRPr="00B36BDD">
              <w:rPr>
                <w:rFonts w:ascii="Arial" w:hAnsi="Arial" w:cs="Arial"/>
              </w:rPr>
              <w:t>0.15-0.49</w:t>
            </w:r>
          </w:p>
        </w:tc>
        <w:tc>
          <w:tcPr>
            <w:tcW w:w="2527" w:type="dxa"/>
            <w:hideMark/>
          </w:tcPr>
          <w:p w14:paraId="6F9230C0"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294117C6" w14:textId="77777777" w:rsidTr="0055073B">
        <w:trPr>
          <w:trHeight w:hRule="exact" w:val="312"/>
        </w:trPr>
        <w:tc>
          <w:tcPr>
            <w:tcW w:w="1670" w:type="dxa"/>
            <w:vMerge/>
            <w:hideMark/>
          </w:tcPr>
          <w:p w14:paraId="004FEBF2" w14:textId="77777777" w:rsidR="00703DEF" w:rsidRPr="00B36BDD" w:rsidRDefault="00703DEF" w:rsidP="007C1BC4">
            <w:pPr>
              <w:jc w:val="center"/>
              <w:rPr>
                <w:rFonts w:ascii="Arial" w:hAnsi="Arial" w:cs="Arial"/>
              </w:rPr>
            </w:pPr>
          </w:p>
        </w:tc>
        <w:tc>
          <w:tcPr>
            <w:tcW w:w="1097" w:type="dxa"/>
            <w:vMerge/>
            <w:hideMark/>
          </w:tcPr>
          <w:p w14:paraId="151B556B" w14:textId="77777777" w:rsidR="00703DEF" w:rsidRPr="00B36BDD" w:rsidRDefault="00703DEF" w:rsidP="007C1BC4">
            <w:pPr>
              <w:jc w:val="center"/>
              <w:rPr>
                <w:rFonts w:ascii="Arial" w:hAnsi="Arial" w:cs="Arial"/>
              </w:rPr>
            </w:pPr>
          </w:p>
        </w:tc>
        <w:tc>
          <w:tcPr>
            <w:tcW w:w="817" w:type="dxa"/>
            <w:vMerge/>
            <w:hideMark/>
          </w:tcPr>
          <w:p w14:paraId="54A8ADAF" w14:textId="77777777" w:rsidR="00703DEF" w:rsidRPr="00B36BDD" w:rsidRDefault="00703DEF" w:rsidP="007C1BC4">
            <w:pPr>
              <w:jc w:val="center"/>
              <w:rPr>
                <w:rFonts w:ascii="Arial" w:hAnsi="Arial" w:cs="Arial"/>
              </w:rPr>
            </w:pPr>
          </w:p>
        </w:tc>
        <w:tc>
          <w:tcPr>
            <w:tcW w:w="1803" w:type="dxa"/>
            <w:vMerge/>
            <w:hideMark/>
          </w:tcPr>
          <w:p w14:paraId="661BE32D" w14:textId="77777777" w:rsidR="00703DEF" w:rsidRPr="00B36BDD" w:rsidRDefault="00703DEF" w:rsidP="007C1BC4">
            <w:pPr>
              <w:jc w:val="center"/>
              <w:rPr>
                <w:rFonts w:ascii="Arial" w:hAnsi="Arial" w:cs="Arial"/>
              </w:rPr>
            </w:pPr>
          </w:p>
        </w:tc>
        <w:tc>
          <w:tcPr>
            <w:tcW w:w="1134" w:type="dxa"/>
            <w:vMerge/>
            <w:hideMark/>
          </w:tcPr>
          <w:p w14:paraId="56E72823" w14:textId="77777777" w:rsidR="00703DEF" w:rsidRPr="00B36BDD" w:rsidRDefault="00703DEF" w:rsidP="007C1BC4">
            <w:pPr>
              <w:jc w:val="center"/>
              <w:rPr>
                <w:rFonts w:ascii="Arial" w:hAnsi="Arial" w:cs="Arial"/>
              </w:rPr>
            </w:pPr>
          </w:p>
        </w:tc>
        <w:tc>
          <w:tcPr>
            <w:tcW w:w="1235" w:type="dxa"/>
            <w:vMerge/>
            <w:hideMark/>
          </w:tcPr>
          <w:p w14:paraId="7CFBAB0A" w14:textId="77777777" w:rsidR="00703DEF" w:rsidRPr="00B36BDD" w:rsidRDefault="00703DEF" w:rsidP="007C1BC4">
            <w:pPr>
              <w:jc w:val="center"/>
              <w:rPr>
                <w:rFonts w:ascii="Arial" w:hAnsi="Arial" w:cs="Arial"/>
              </w:rPr>
            </w:pPr>
          </w:p>
        </w:tc>
        <w:tc>
          <w:tcPr>
            <w:tcW w:w="1496" w:type="dxa"/>
            <w:hideMark/>
          </w:tcPr>
          <w:p w14:paraId="5DDDA727"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1B625B36" w14:textId="77777777" w:rsidR="00703DEF" w:rsidRPr="00B36BDD" w:rsidRDefault="00703DEF" w:rsidP="007C1BC4">
            <w:pPr>
              <w:jc w:val="center"/>
              <w:rPr>
                <w:rFonts w:ascii="Arial" w:hAnsi="Arial" w:cs="Arial"/>
              </w:rPr>
            </w:pPr>
            <w:r w:rsidRPr="00B36BDD">
              <w:rPr>
                <w:rFonts w:ascii="Arial" w:hAnsi="Arial" w:cs="Arial"/>
              </w:rPr>
              <w:t>0.32</w:t>
            </w:r>
          </w:p>
        </w:tc>
        <w:tc>
          <w:tcPr>
            <w:tcW w:w="1266" w:type="dxa"/>
            <w:hideMark/>
          </w:tcPr>
          <w:p w14:paraId="2751EA81" w14:textId="77777777" w:rsidR="00703DEF" w:rsidRPr="00B36BDD" w:rsidRDefault="00703DEF" w:rsidP="007C1BC4">
            <w:pPr>
              <w:jc w:val="center"/>
              <w:rPr>
                <w:rFonts w:ascii="Arial" w:hAnsi="Arial" w:cs="Arial"/>
              </w:rPr>
            </w:pPr>
            <w:r w:rsidRPr="00B36BDD">
              <w:rPr>
                <w:rFonts w:ascii="Arial" w:hAnsi="Arial" w:cs="Arial"/>
              </w:rPr>
              <w:t>0.14-0.52</w:t>
            </w:r>
          </w:p>
        </w:tc>
        <w:tc>
          <w:tcPr>
            <w:tcW w:w="2527" w:type="dxa"/>
            <w:hideMark/>
          </w:tcPr>
          <w:p w14:paraId="0C9E2012"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62A8C8A4" w14:textId="77777777" w:rsidTr="0055073B">
        <w:trPr>
          <w:trHeight w:hRule="exact" w:val="312"/>
        </w:trPr>
        <w:tc>
          <w:tcPr>
            <w:tcW w:w="1670" w:type="dxa"/>
            <w:vMerge/>
            <w:hideMark/>
          </w:tcPr>
          <w:p w14:paraId="4139DA7A" w14:textId="77777777" w:rsidR="00703DEF" w:rsidRPr="00B36BDD" w:rsidRDefault="00703DEF" w:rsidP="007C1BC4">
            <w:pPr>
              <w:jc w:val="center"/>
              <w:rPr>
                <w:rFonts w:ascii="Arial" w:hAnsi="Arial" w:cs="Arial"/>
              </w:rPr>
            </w:pPr>
          </w:p>
        </w:tc>
        <w:tc>
          <w:tcPr>
            <w:tcW w:w="1097" w:type="dxa"/>
            <w:vMerge/>
            <w:hideMark/>
          </w:tcPr>
          <w:p w14:paraId="637F421A" w14:textId="77777777" w:rsidR="00703DEF" w:rsidRPr="00B36BDD" w:rsidRDefault="00703DEF" w:rsidP="007C1BC4">
            <w:pPr>
              <w:jc w:val="center"/>
              <w:rPr>
                <w:rFonts w:ascii="Arial" w:hAnsi="Arial" w:cs="Arial"/>
              </w:rPr>
            </w:pPr>
          </w:p>
        </w:tc>
        <w:tc>
          <w:tcPr>
            <w:tcW w:w="817" w:type="dxa"/>
            <w:vMerge/>
            <w:hideMark/>
          </w:tcPr>
          <w:p w14:paraId="2417B9BC" w14:textId="77777777" w:rsidR="00703DEF" w:rsidRPr="00B36BDD" w:rsidRDefault="00703DEF" w:rsidP="007C1BC4">
            <w:pPr>
              <w:jc w:val="center"/>
              <w:rPr>
                <w:rFonts w:ascii="Arial" w:hAnsi="Arial" w:cs="Arial"/>
              </w:rPr>
            </w:pPr>
          </w:p>
        </w:tc>
        <w:tc>
          <w:tcPr>
            <w:tcW w:w="1803" w:type="dxa"/>
            <w:vMerge/>
            <w:hideMark/>
          </w:tcPr>
          <w:p w14:paraId="3D3D366A" w14:textId="77777777" w:rsidR="00703DEF" w:rsidRPr="00B36BDD" w:rsidRDefault="00703DEF" w:rsidP="007C1BC4">
            <w:pPr>
              <w:jc w:val="center"/>
              <w:rPr>
                <w:rFonts w:ascii="Arial" w:hAnsi="Arial" w:cs="Arial"/>
              </w:rPr>
            </w:pPr>
          </w:p>
        </w:tc>
        <w:tc>
          <w:tcPr>
            <w:tcW w:w="1134" w:type="dxa"/>
            <w:vMerge/>
            <w:hideMark/>
          </w:tcPr>
          <w:p w14:paraId="705D6788" w14:textId="77777777" w:rsidR="00703DEF" w:rsidRPr="00B36BDD" w:rsidRDefault="00703DEF" w:rsidP="007C1BC4">
            <w:pPr>
              <w:jc w:val="center"/>
              <w:rPr>
                <w:rFonts w:ascii="Arial" w:hAnsi="Arial" w:cs="Arial"/>
              </w:rPr>
            </w:pPr>
          </w:p>
        </w:tc>
        <w:tc>
          <w:tcPr>
            <w:tcW w:w="1235" w:type="dxa"/>
            <w:vMerge/>
            <w:hideMark/>
          </w:tcPr>
          <w:p w14:paraId="4A59C33E" w14:textId="77777777" w:rsidR="00703DEF" w:rsidRPr="00B36BDD" w:rsidRDefault="00703DEF" w:rsidP="007C1BC4">
            <w:pPr>
              <w:jc w:val="center"/>
              <w:rPr>
                <w:rFonts w:ascii="Arial" w:hAnsi="Arial" w:cs="Arial"/>
              </w:rPr>
            </w:pPr>
          </w:p>
        </w:tc>
        <w:tc>
          <w:tcPr>
            <w:tcW w:w="1496" w:type="dxa"/>
            <w:hideMark/>
          </w:tcPr>
          <w:p w14:paraId="70A3FEA8"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5E6D6AC4" w14:textId="77777777" w:rsidR="00703DEF" w:rsidRPr="00B36BDD" w:rsidRDefault="00703DEF" w:rsidP="007C1BC4">
            <w:pPr>
              <w:jc w:val="center"/>
              <w:rPr>
                <w:rFonts w:ascii="Arial" w:hAnsi="Arial" w:cs="Arial"/>
              </w:rPr>
            </w:pPr>
            <w:r w:rsidRPr="00B36BDD">
              <w:rPr>
                <w:rFonts w:ascii="Arial" w:hAnsi="Arial" w:cs="Arial"/>
              </w:rPr>
              <w:t>1.22</w:t>
            </w:r>
          </w:p>
        </w:tc>
        <w:tc>
          <w:tcPr>
            <w:tcW w:w="1266" w:type="dxa"/>
            <w:hideMark/>
          </w:tcPr>
          <w:p w14:paraId="26A5C53C" w14:textId="77777777" w:rsidR="00703DEF" w:rsidRPr="00B36BDD" w:rsidRDefault="00703DEF" w:rsidP="007C1BC4">
            <w:pPr>
              <w:jc w:val="center"/>
              <w:rPr>
                <w:rFonts w:ascii="Arial" w:hAnsi="Arial" w:cs="Arial"/>
              </w:rPr>
            </w:pPr>
            <w:r w:rsidRPr="00B36BDD">
              <w:rPr>
                <w:rFonts w:ascii="Arial" w:hAnsi="Arial" w:cs="Arial"/>
              </w:rPr>
              <w:t>0.9-1.62</w:t>
            </w:r>
          </w:p>
        </w:tc>
        <w:tc>
          <w:tcPr>
            <w:tcW w:w="2527" w:type="dxa"/>
            <w:hideMark/>
          </w:tcPr>
          <w:p w14:paraId="408C5514" w14:textId="77777777" w:rsidR="00703DEF" w:rsidRPr="00B36BDD" w:rsidRDefault="00703DEF" w:rsidP="007C1BC4">
            <w:pPr>
              <w:jc w:val="center"/>
              <w:rPr>
                <w:rFonts w:ascii="Arial" w:hAnsi="Arial" w:cs="Arial"/>
              </w:rPr>
            </w:pPr>
            <w:r w:rsidRPr="00B36BDD">
              <w:rPr>
                <w:rFonts w:ascii="Arial" w:hAnsi="Arial" w:cs="Arial"/>
              </w:rPr>
              <w:t>unstable coexistence</w:t>
            </w:r>
          </w:p>
        </w:tc>
      </w:tr>
      <w:tr w:rsidR="0055073B" w:rsidRPr="00B36BDD" w14:paraId="107BDB0B" w14:textId="77777777" w:rsidTr="0055073B">
        <w:trPr>
          <w:trHeight w:hRule="exact" w:val="312"/>
        </w:trPr>
        <w:tc>
          <w:tcPr>
            <w:tcW w:w="1670" w:type="dxa"/>
            <w:vMerge/>
            <w:hideMark/>
          </w:tcPr>
          <w:p w14:paraId="00261665" w14:textId="77777777" w:rsidR="00703DEF" w:rsidRPr="00B36BDD" w:rsidRDefault="00703DEF" w:rsidP="007C1BC4">
            <w:pPr>
              <w:jc w:val="center"/>
              <w:rPr>
                <w:rFonts w:ascii="Arial" w:hAnsi="Arial" w:cs="Arial"/>
              </w:rPr>
            </w:pPr>
          </w:p>
        </w:tc>
        <w:tc>
          <w:tcPr>
            <w:tcW w:w="1097" w:type="dxa"/>
            <w:vMerge w:val="restart"/>
            <w:hideMark/>
          </w:tcPr>
          <w:p w14:paraId="5035D9DC" w14:textId="77777777" w:rsidR="00703DEF" w:rsidRPr="00B36BDD" w:rsidRDefault="00703DEF" w:rsidP="007C1BC4">
            <w:pPr>
              <w:jc w:val="center"/>
              <w:rPr>
                <w:rFonts w:ascii="Arial" w:hAnsi="Arial" w:cs="Arial"/>
              </w:rPr>
            </w:pPr>
            <w:r w:rsidRPr="00B36BDD">
              <w:rPr>
                <w:rFonts w:ascii="Arial" w:hAnsi="Arial" w:cs="Arial"/>
              </w:rPr>
              <w:t>PAN</w:t>
            </w:r>
          </w:p>
        </w:tc>
        <w:tc>
          <w:tcPr>
            <w:tcW w:w="817" w:type="dxa"/>
            <w:vMerge w:val="restart"/>
            <w:hideMark/>
          </w:tcPr>
          <w:p w14:paraId="3CF3BD77" w14:textId="77777777" w:rsidR="00703DEF" w:rsidRPr="00B36BDD" w:rsidRDefault="00703DEF" w:rsidP="007C1BC4">
            <w:pPr>
              <w:jc w:val="center"/>
              <w:rPr>
                <w:rFonts w:ascii="Arial" w:hAnsi="Arial" w:cs="Arial"/>
              </w:rPr>
            </w:pPr>
            <w:r w:rsidRPr="00B36BDD">
              <w:rPr>
                <w:rFonts w:ascii="Arial" w:hAnsi="Arial" w:cs="Arial"/>
              </w:rPr>
              <w:t>13.68</w:t>
            </w:r>
          </w:p>
        </w:tc>
        <w:tc>
          <w:tcPr>
            <w:tcW w:w="1803" w:type="dxa"/>
            <w:vMerge w:val="restart"/>
            <w:hideMark/>
          </w:tcPr>
          <w:p w14:paraId="6DB85FB6" w14:textId="77777777" w:rsidR="00703DEF" w:rsidRPr="00B36BDD" w:rsidRDefault="00703DEF" w:rsidP="007C1BC4">
            <w:pPr>
              <w:jc w:val="center"/>
              <w:rPr>
                <w:rFonts w:ascii="Arial" w:hAnsi="Arial" w:cs="Arial"/>
              </w:rPr>
            </w:pPr>
            <w:r w:rsidRPr="00B36BDD">
              <w:rPr>
                <w:rFonts w:ascii="Arial" w:hAnsi="Arial" w:cs="Arial"/>
              </w:rPr>
              <w:t>10.4-17.85</w:t>
            </w:r>
          </w:p>
        </w:tc>
        <w:tc>
          <w:tcPr>
            <w:tcW w:w="1134" w:type="dxa"/>
            <w:vMerge w:val="restart"/>
            <w:hideMark/>
          </w:tcPr>
          <w:p w14:paraId="553CAF05" w14:textId="77777777" w:rsidR="00703DEF" w:rsidRPr="00B36BDD" w:rsidRDefault="00703DEF" w:rsidP="007C1BC4">
            <w:pPr>
              <w:jc w:val="center"/>
              <w:rPr>
                <w:rFonts w:ascii="Arial" w:hAnsi="Arial" w:cs="Arial"/>
              </w:rPr>
            </w:pPr>
            <w:r w:rsidRPr="00B36BDD">
              <w:rPr>
                <w:rFonts w:ascii="Arial" w:hAnsi="Arial" w:cs="Arial"/>
              </w:rPr>
              <w:t>0.07</w:t>
            </w:r>
          </w:p>
        </w:tc>
        <w:tc>
          <w:tcPr>
            <w:tcW w:w="1235" w:type="dxa"/>
            <w:vMerge w:val="restart"/>
            <w:hideMark/>
          </w:tcPr>
          <w:p w14:paraId="14132DDB" w14:textId="77777777" w:rsidR="00703DEF" w:rsidRPr="00B36BDD" w:rsidRDefault="00703DEF" w:rsidP="007C1BC4">
            <w:pPr>
              <w:jc w:val="center"/>
              <w:rPr>
                <w:rFonts w:ascii="Arial" w:hAnsi="Arial" w:cs="Arial"/>
              </w:rPr>
            </w:pPr>
            <w:r w:rsidRPr="00B36BDD">
              <w:rPr>
                <w:rFonts w:ascii="Arial" w:hAnsi="Arial" w:cs="Arial"/>
              </w:rPr>
              <w:t>0.04-0.12</w:t>
            </w:r>
          </w:p>
        </w:tc>
        <w:tc>
          <w:tcPr>
            <w:tcW w:w="1496" w:type="dxa"/>
            <w:hideMark/>
          </w:tcPr>
          <w:p w14:paraId="3ED2F8A2"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3E994308" w14:textId="77777777" w:rsidR="00703DEF" w:rsidRPr="00B36BDD" w:rsidRDefault="00703DEF" w:rsidP="007C1BC4">
            <w:pPr>
              <w:jc w:val="center"/>
              <w:rPr>
                <w:rFonts w:ascii="Arial" w:hAnsi="Arial" w:cs="Arial"/>
              </w:rPr>
            </w:pPr>
            <w:r w:rsidRPr="00B36BDD">
              <w:rPr>
                <w:rFonts w:ascii="Arial" w:hAnsi="Arial" w:cs="Arial"/>
              </w:rPr>
              <w:t>0.74</w:t>
            </w:r>
          </w:p>
        </w:tc>
        <w:tc>
          <w:tcPr>
            <w:tcW w:w="1266" w:type="dxa"/>
            <w:hideMark/>
          </w:tcPr>
          <w:p w14:paraId="18AD5E21" w14:textId="77777777" w:rsidR="00703DEF" w:rsidRPr="00B36BDD" w:rsidRDefault="00703DEF" w:rsidP="007C1BC4">
            <w:pPr>
              <w:jc w:val="center"/>
              <w:rPr>
                <w:rFonts w:ascii="Arial" w:hAnsi="Arial" w:cs="Arial"/>
              </w:rPr>
            </w:pPr>
            <w:r w:rsidRPr="00B36BDD">
              <w:rPr>
                <w:rFonts w:ascii="Arial" w:hAnsi="Arial" w:cs="Arial"/>
              </w:rPr>
              <w:t>0.33-1.36</w:t>
            </w:r>
          </w:p>
        </w:tc>
        <w:tc>
          <w:tcPr>
            <w:tcW w:w="2527" w:type="dxa"/>
            <w:hideMark/>
          </w:tcPr>
          <w:p w14:paraId="4E00D1C2"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558D8043" w14:textId="77777777" w:rsidTr="0055073B">
        <w:trPr>
          <w:trHeight w:hRule="exact" w:val="312"/>
        </w:trPr>
        <w:tc>
          <w:tcPr>
            <w:tcW w:w="1670" w:type="dxa"/>
            <w:vMerge/>
            <w:hideMark/>
          </w:tcPr>
          <w:p w14:paraId="7A8EE71F" w14:textId="77777777" w:rsidR="00703DEF" w:rsidRPr="00B36BDD" w:rsidRDefault="00703DEF" w:rsidP="007C1BC4">
            <w:pPr>
              <w:jc w:val="center"/>
              <w:rPr>
                <w:rFonts w:ascii="Arial" w:hAnsi="Arial" w:cs="Arial"/>
              </w:rPr>
            </w:pPr>
          </w:p>
        </w:tc>
        <w:tc>
          <w:tcPr>
            <w:tcW w:w="1097" w:type="dxa"/>
            <w:vMerge/>
            <w:hideMark/>
          </w:tcPr>
          <w:p w14:paraId="57457DF5" w14:textId="77777777" w:rsidR="00703DEF" w:rsidRPr="00B36BDD" w:rsidRDefault="00703DEF" w:rsidP="007C1BC4">
            <w:pPr>
              <w:jc w:val="center"/>
              <w:rPr>
                <w:rFonts w:ascii="Arial" w:hAnsi="Arial" w:cs="Arial"/>
              </w:rPr>
            </w:pPr>
          </w:p>
        </w:tc>
        <w:tc>
          <w:tcPr>
            <w:tcW w:w="817" w:type="dxa"/>
            <w:vMerge/>
            <w:hideMark/>
          </w:tcPr>
          <w:p w14:paraId="1FFDF6D9" w14:textId="77777777" w:rsidR="00703DEF" w:rsidRPr="00B36BDD" w:rsidRDefault="00703DEF" w:rsidP="007C1BC4">
            <w:pPr>
              <w:jc w:val="center"/>
              <w:rPr>
                <w:rFonts w:ascii="Arial" w:hAnsi="Arial" w:cs="Arial"/>
              </w:rPr>
            </w:pPr>
          </w:p>
        </w:tc>
        <w:tc>
          <w:tcPr>
            <w:tcW w:w="1803" w:type="dxa"/>
            <w:vMerge/>
            <w:hideMark/>
          </w:tcPr>
          <w:p w14:paraId="6CF3AA50" w14:textId="77777777" w:rsidR="00703DEF" w:rsidRPr="00B36BDD" w:rsidRDefault="00703DEF" w:rsidP="007C1BC4">
            <w:pPr>
              <w:jc w:val="center"/>
              <w:rPr>
                <w:rFonts w:ascii="Arial" w:hAnsi="Arial" w:cs="Arial"/>
              </w:rPr>
            </w:pPr>
          </w:p>
        </w:tc>
        <w:tc>
          <w:tcPr>
            <w:tcW w:w="1134" w:type="dxa"/>
            <w:vMerge/>
            <w:hideMark/>
          </w:tcPr>
          <w:p w14:paraId="5AD9A3D7" w14:textId="77777777" w:rsidR="00703DEF" w:rsidRPr="00B36BDD" w:rsidRDefault="00703DEF" w:rsidP="007C1BC4">
            <w:pPr>
              <w:jc w:val="center"/>
              <w:rPr>
                <w:rFonts w:ascii="Arial" w:hAnsi="Arial" w:cs="Arial"/>
              </w:rPr>
            </w:pPr>
          </w:p>
        </w:tc>
        <w:tc>
          <w:tcPr>
            <w:tcW w:w="1235" w:type="dxa"/>
            <w:vMerge/>
            <w:hideMark/>
          </w:tcPr>
          <w:p w14:paraId="6A6F54C8" w14:textId="77777777" w:rsidR="00703DEF" w:rsidRPr="00B36BDD" w:rsidRDefault="00703DEF" w:rsidP="007C1BC4">
            <w:pPr>
              <w:jc w:val="center"/>
              <w:rPr>
                <w:rFonts w:ascii="Arial" w:hAnsi="Arial" w:cs="Arial"/>
              </w:rPr>
            </w:pPr>
          </w:p>
        </w:tc>
        <w:tc>
          <w:tcPr>
            <w:tcW w:w="1496" w:type="dxa"/>
            <w:hideMark/>
          </w:tcPr>
          <w:p w14:paraId="4C146927"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4612D79B" w14:textId="77777777" w:rsidR="00703DEF" w:rsidRPr="00B36BDD" w:rsidRDefault="00703DEF" w:rsidP="007C1BC4">
            <w:pPr>
              <w:jc w:val="center"/>
              <w:rPr>
                <w:rFonts w:ascii="Arial" w:hAnsi="Arial" w:cs="Arial"/>
              </w:rPr>
            </w:pPr>
            <w:r w:rsidRPr="00B36BDD">
              <w:rPr>
                <w:rFonts w:ascii="Arial" w:hAnsi="Arial" w:cs="Arial"/>
              </w:rPr>
              <w:t>3.41</w:t>
            </w:r>
          </w:p>
        </w:tc>
        <w:tc>
          <w:tcPr>
            <w:tcW w:w="1266" w:type="dxa"/>
            <w:hideMark/>
          </w:tcPr>
          <w:p w14:paraId="5BE6385D" w14:textId="77777777" w:rsidR="00703DEF" w:rsidRPr="00B36BDD" w:rsidRDefault="00703DEF" w:rsidP="007C1BC4">
            <w:pPr>
              <w:jc w:val="center"/>
              <w:rPr>
                <w:rFonts w:ascii="Arial" w:hAnsi="Arial" w:cs="Arial"/>
              </w:rPr>
            </w:pPr>
            <w:r w:rsidRPr="00B36BDD">
              <w:rPr>
                <w:rFonts w:ascii="Arial" w:hAnsi="Arial" w:cs="Arial"/>
              </w:rPr>
              <w:t>2.26-5.59</w:t>
            </w:r>
          </w:p>
        </w:tc>
        <w:tc>
          <w:tcPr>
            <w:tcW w:w="2527" w:type="dxa"/>
            <w:hideMark/>
          </w:tcPr>
          <w:p w14:paraId="2A0D2692"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66986476" w14:textId="77777777" w:rsidTr="0055073B">
        <w:trPr>
          <w:trHeight w:hRule="exact" w:val="312"/>
        </w:trPr>
        <w:tc>
          <w:tcPr>
            <w:tcW w:w="1670" w:type="dxa"/>
            <w:vMerge/>
            <w:hideMark/>
          </w:tcPr>
          <w:p w14:paraId="307E6049" w14:textId="77777777" w:rsidR="00703DEF" w:rsidRPr="00B36BDD" w:rsidRDefault="00703DEF" w:rsidP="007C1BC4">
            <w:pPr>
              <w:jc w:val="center"/>
              <w:rPr>
                <w:rFonts w:ascii="Arial" w:hAnsi="Arial" w:cs="Arial"/>
              </w:rPr>
            </w:pPr>
          </w:p>
        </w:tc>
        <w:tc>
          <w:tcPr>
            <w:tcW w:w="1097" w:type="dxa"/>
            <w:hideMark/>
          </w:tcPr>
          <w:p w14:paraId="7B40911B" w14:textId="77777777" w:rsidR="00703DEF" w:rsidRPr="00B36BDD" w:rsidRDefault="00703DEF" w:rsidP="007C1BC4">
            <w:pPr>
              <w:jc w:val="center"/>
              <w:rPr>
                <w:rFonts w:ascii="Arial" w:hAnsi="Arial" w:cs="Arial"/>
              </w:rPr>
            </w:pPr>
            <w:r w:rsidRPr="00B36BDD">
              <w:rPr>
                <w:rFonts w:ascii="Arial" w:hAnsi="Arial" w:cs="Arial"/>
              </w:rPr>
              <w:t>PST</w:t>
            </w:r>
          </w:p>
        </w:tc>
        <w:tc>
          <w:tcPr>
            <w:tcW w:w="817" w:type="dxa"/>
            <w:hideMark/>
          </w:tcPr>
          <w:p w14:paraId="770BA8AC" w14:textId="77777777" w:rsidR="00703DEF" w:rsidRPr="00B36BDD" w:rsidRDefault="00703DEF" w:rsidP="007C1BC4">
            <w:pPr>
              <w:jc w:val="center"/>
              <w:rPr>
                <w:rFonts w:ascii="Arial" w:hAnsi="Arial" w:cs="Arial"/>
              </w:rPr>
            </w:pPr>
            <w:r w:rsidRPr="00B36BDD">
              <w:rPr>
                <w:rFonts w:ascii="Arial" w:hAnsi="Arial" w:cs="Arial"/>
              </w:rPr>
              <w:t>6.27</w:t>
            </w:r>
          </w:p>
        </w:tc>
        <w:tc>
          <w:tcPr>
            <w:tcW w:w="1803" w:type="dxa"/>
            <w:hideMark/>
          </w:tcPr>
          <w:p w14:paraId="1552D608" w14:textId="77777777" w:rsidR="00703DEF" w:rsidRPr="00B36BDD" w:rsidRDefault="00703DEF" w:rsidP="007C1BC4">
            <w:pPr>
              <w:jc w:val="center"/>
              <w:rPr>
                <w:rFonts w:ascii="Arial" w:hAnsi="Arial" w:cs="Arial"/>
              </w:rPr>
            </w:pPr>
            <w:r w:rsidRPr="00B36BDD">
              <w:rPr>
                <w:rFonts w:ascii="Arial" w:hAnsi="Arial" w:cs="Arial"/>
              </w:rPr>
              <w:t>3.4-10.66</w:t>
            </w:r>
          </w:p>
        </w:tc>
        <w:tc>
          <w:tcPr>
            <w:tcW w:w="1134" w:type="dxa"/>
            <w:hideMark/>
          </w:tcPr>
          <w:p w14:paraId="25E9BB03" w14:textId="77777777" w:rsidR="00703DEF" w:rsidRPr="00B36BDD" w:rsidRDefault="00703DEF" w:rsidP="007C1BC4">
            <w:pPr>
              <w:jc w:val="center"/>
              <w:rPr>
                <w:rFonts w:ascii="Arial" w:hAnsi="Arial" w:cs="Arial"/>
              </w:rPr>
            </w:pPr>
            <w:r w:rsidRPr="00B36BDD">
              <w:rPr>
                <w:rFonts w:ascii="Arial" w:hAnsi="Arial" w:cs="Arial"/>
              </w:rPr>
              <w:t>0.08</w:t>
            </w:r>
          </w:p>
        </w:tc>
        <w:tc>
          <w:tcPr>
            <w:tcW w:w="1235" w:type="dxa"/>
            <w:hideMark/>
          </w:tcPr>
          <w:p w14:paraId="12B82E38" w14:textId="77777777" w:rsidR="00703DEF" w:rsidRPr="00B36BDD" w:rsidRDefault="00703DEF" w:rsidP="007C1BC4">
            <w:pPr>
              <w:jc w:val="center"/>
              <w:rPr>
                <w:rFonts w:ascii="Arial" w:hAnsi="Arial" w:cs="Arial"/>
              </w:rPr>
            </w:pPr>
            <w:r w:rsidRPr="00B36BDD">
              <w:rPr>
                <w:rFonts w:ascii="Arial" w:hAnsi="Arial" w:cs="Arial"/>
              </w:rPr>
              <w:t>0.03-0.19</w:t>
            </w:r>
          </w:p>
        </w:tc>
        <w:tc>
          <w:tcPr>
            <w:tcW w:w="1496" w:type="dxa"/>
            <w:hideMark/>
          </w:tcPr>
          <w:p w14:paraId="3ED1E2CD"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14F69EC1" w14:textId="77777777" w:rsidR="00703DEF" w:rsidRPr="00B36BDD" w:rsidRDefault="00703DEF" w:rsidP="007C1BC4">
            <w:pPr>
              <w:jc w:val="center"/>
              <w:rPr>
                <w:rFonts w:ascii="Arial" w:hAnsi="Arial" w:cs="Arial"/>
              </w:rPr>
            </w:pPr>
            <w:r w:rsidRPr="00B36BDD">
              <w:rPr>
                <w:rFonts w:ascii="Arial" w:hAnsi="Arial" w:cs="Arial"/>
              </w:rPr>
              <w:t>0.79</w:t>
            </w:r>
          </w:p>
        </w:tc>
        <w:tc>
          <w:tcPr>
            <w:tcW w:w="1266" w:type="dxa"/>
            <w:hideMark/>
          </w:tcPr>
          <w:p w14:paraId="54350224" w14:textId="77777777" w:rsidR="00703DEF" w:rsidRPr="00B36BDD" w:rsidRDefault="00703DEF" w:rsidP="007C1BC4">
            <w:pPr>
              <w:jc w:val="center"/>
              <w:rPr>
                <w:rFonts w:ascii="Arial" w:hAnsi="Arial" w:cs="Arial"/>
              </w:rPr>
            </w:pPr>
            <w:r w:rsidRPr="00B36BDD">
              <w:rPr>
                <w:rFonts w:ascii="Arial" w:hAnsi="Arial" w:cs="Arial"/>
              </w:rPr>
              <w:t>0.35-1.76</w:t>
            </w:r>
          </w:p>
        </w:tc>
        <w:tc>
          <w:tcPr>
            <w:tcW w:w="2527" w:type="dxa"/>
            <w:hideMark/>
          </w:tcPr>
          <w:p w14:paraId="10A0097B"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39B9FDDB" w14:textId="77777777" w:rsidTr="0055073B">
        <w:trPr>
          <w:trHeight w:hRule="exact" w:val="312"/>
        </w:trPr>
        <w:tc>
          <w:tcPr>
            <w:tcW w:w="1670" w:type="dxa"/>
            <w:vMerge/>
            <w:hideMark/>
          </w:tcPr>
          <w:p w14:paraId="7F52E638" w14:textId="77777777" w:rsidR="00703DEF" w:rsidRPr="00B36BDD" w:rsidRDefault="00703DEF" w:rsidP="007C1BC4">
            <w:pPr>
              <w:jc w:val="center"/>
              <w:rPr>
                <w:rFonts w:ascii="Arial" w:hAnsi="Arial" w:cs="Arial"/>
              </w:rPr>
            </w:pPr>
          </w:p>
        </w:tc>
        <w:tc>
          <w:tcPr>
            <w:tcW w:w="1097" w:type="dxa"/>
            <w:vMerge w:val="restart"/>
            <w:hideMark/>
          </w:tcPr>
          <w:p w14:paraId="2A56ED01" w14:textId="77777777" w:rsidR="00703DEF" w:rsidRPr="00B36BDD" w:rsidRDefault="00703DEF" w:rsidP="007C1BC4">
            <w:pPr>
              <w:jc w:val="center"/>
              <w:rPr>
                <w:rFonts w:ascii="Arial" w:hAnsi="Arial" w:cs="Arial"/>
              </w:rPr>
            </w:pPr>
            <w:r w:rsidRPr="00B36BDD">
              <w:rPr>
                <w:rFonts w:ascii="Arial" w:hAnsi="Arial" w:cs="Arial"/>
              </w:rPr>
              <w:t>SUL</w:t>
            </w:r>
          </w:p>
        </w:tc>
        <w:tc>
          <w:tcPr>
            <w:tcW w:w="817" w:type="dxa"/>
            <w:vMerge w:val="restart"/>
            <w:hideMark/>
          </w:tcPr>
          <w:p w14:paraId="63CF002D" w14:textId="77777777" w:rsidR="00703DEF" w:rsidRPr="00B36BDD" w:rsidRDefault="00703DEF" w:rsidP="007C1BC4">
            <w:pPr>
              <w:jc w:val="center"/>
              <w:rPr>
                <w:rFonts w:ascii="Arial" w:hAnsi="Arial" w:cs="Arial"/>
              </w:rPr>
            </w:pPr>
            <w:r w:rsidRPr="00B36BDD">
              <w:rPr>
                <w:rFonts w:ascii="Arial" w:hAnsi="Arial" w:cs="Arial"/>
              </w:rPr>
              <w:t>20.96</w:t>
            </w:r>
          </w:p>
        </w:tc>
        <w:tc>
          <w:tcPr>
            <w:tcW w:w="1803" w:type="dxa"/>
            <w:vMerge w:val="restart"/>
            <w:hideMark/>
          </w:tcPr>
          <w:p w14:paraId="17469CC3" w14:textId="77777777" w:rsidR="00703DEF" w:rsidRPr="00B36BDD" w:rsidRDefault="00703DEF" w:rsidP="007C1BC4">
            <w:pPr>
              <w:jc w:val="center"/>
              <w:rPr>
                <w:rFonts w:ascii="Arial" w:hAnsi="Arial" w:cs="Arial"/>
              </w:rPr>
            </w:pPr>
            <w:r w:rsidRPr="00B36BDD">
              <w:rPr>
                <w:rFonts w:ascii="Arial" w:hAnsi="Arial" w:cs="Arial"/>
              </w:rPr>
              <w:t>14.27-31.13</w:t>
            </w:r>
          </w:p>
        </w:tc>
        <w:tc>
          <w:tcPr>
            <w:tcW w:w="1134" w:type="dxa"/>
            <w:vMerge w:val="restart"/>
            <w:hideMark/>
          </w:tcPr>
          <w:p w14:paraId="0AF89339" w14:textId="77777777" w:rsidR="00703DEF" w:rsidRPr="00B36BDD" w:rsidRDefault="00703DEF" w:rsidP="007C1BC4">
            <w:pPr>
              <w:jc w:val="center"/>
              <w:rPr>
                <w:rFonts w:ascii="Arial" w:hAnsi="Arial" w:cs="Arial"/>
              </w:rPr>
            </w:pPr>
            <w:r w:rsidRPr="00B36BDD">
              <w:rPr>
                <w:rFonts w:ascii="Arial" w:hAnsi="Arial" w:cs="Arial"/>
              </w:rPr>
              <w:t>0.25</w:t>
            </w:r>
          </w:p>
        </w:tc>
        <w:tc>
          <w:tcPr>
            <w:tcW w:w="1235" w:type="dxa"/>
            <w:vMerge w:val="restart"/>
            <w:hideMark/>
          </w:tcPr>
          <w:p w14:paraId="7D34B5E3" w14:textId="77777777" w:rsidR="00703DEF" w:rsidRPr="00B36BDD" w:rsidRDefault="00703DEF" w:rsidP="007C1BC4">
            <w:pPr>
              <w:jc w:val="center"/>
              <w:rPr>
                <w:rFonts w:ascii="Arial" w:hAnsi="Arial" w:cs="Arial"/>
              </w:rPr>
            </w:pPr>
            <w:r w:rsidRPr="00B36BDD">
              <w:rPr>
                <w:rFonts w:ascii="Arial" w:hAnsi="Arial" w:cs="Arial"/>
              </w:rPr>
              <w:t>0.14-0.44</w:t>
            </w:r>
          </w:p>
        </w:tc>
        <w:tc>
          <w:tcPr>
            <w:tcW w:w="1496" w:type="dxa"/>
            <w:hideMark/>
          </w:tcPr>
          <w:p w14:paraId="6A32D0E7"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3A852F78" w14:textId="77777777" w:rsidR="00703DEF" w:rsidRPr="00B36BDD" w:rsidRDefault="00703DEF" w:rsidP="007C1BC4">
            <w:pPr>
              <w:jc w:val="center"/>
              <w:rPr>
                <w:rFonts w:ascii="Arial" w:hAnsi="Arial" w:cs="Arial"/>
              </w:rPr>
            </w:pPr>
            <w:r w:rsidRPr="00B36BDD">
              <w:rPr>
                <w:rFonts w:ascii="Arial" w:hAnsi="Arial" w:cs="Arial"/>
              </w:rPr>
              <w:t>0.41</w:t>
            </w:r>
          </w:p>
        </w:tc>
        <w:tc>
          <w:tcPr>
            <w:tcW w:w="1266" w:type="dxa"/>
            <w:hideMark/>
          </w:tcPr>
          <w:p w14:paraId="227AEA9C" w14:textId="77777777" w:rsidR="00703DEF" w:rsidRPr="00B36BDD" w:rsidRDefault="00703DEF" w:rsidP="007C1BC4">
            <w:pPr>
              <w:jc w:val="center"/>
              <w:rPr>
                <w:rFonts w:ascii="Arial" w:hAnsi="Arial" w:cs="Arial"/>
              </w:rPr>
            </w:pPr>
            <w:r w:rsidRPr="00B36BDD">
              <w:rPr>
                <w:rFonts w:ascii="Arial" w:hAnsi="Arial" w:cs="Arial"/>
              </w:rPr>
              <w:t>0.19-0.67</w:t>
            </w:r>
          </w:p>
        </w:tc>
        <w:tc>
          <w:tcPr>
            <w:tcW w:w="2527" w:type="dxa"/>
            <w:hideMark/>
          </w:tcPr>
          <w:p w14:paraId="6087183E"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727A607B" w14:textId="77777777" w:rsidTr="0055073B">
        <w:trPr>
          <w:trHeight w:hRule="exact" w:val="312"/>
        </w:trPr>
        <w:tc>
          <w:tcPr>
            <w:tcW w:w="1670" w:type="dxa"/>
            <w:vMerge/>
            <w:hideMark/>
          </w:tcPr>
          <w:p w14:paraId="2F4C93A6" w14:textId="77777777" w:rsidR="00703DEF" w:rsidRPr="00B36BDD" w:rsidRDefault="00703DEF" w:rsidP="007C1BC4">
            <w:pPr>
              <w:jc w:val="center"/>
              <w:rPr>
                <w:rFonts w:ascii="Arial" w:hAnsi="Arial" w:cs="Arial"/>
              </w:rPr>
            </w:pPr>
          </w:p>
        </w:tc>
        <w:tc>
          <w:tcPr>
            <w:tcW w:w="1097" w:type="dxa"/>
            <w:vMerge/>
            <w:hideMark/>
          </w:tcPr>
          <w:p w14:paraId="27C92006" w14:textId="77777777" w:rsidR="00703DEF" w:rsidRPr="00B36BDD" w:rsidRDefault="00703DEF" w:rsidP="007C1BC4">
            <w:pPr>
              <w:jc w:val="center"/>
              <w:rPr>
                <w:rFonts w:ascii="Arial" w:hAnsi="Arial" w:cs="Arial"/>
              </w:rPr>
            </w:pPr>
          </w:p>
        </w:tc>
        <w:tc>
          <w:tcPr>
            <w:tcW w:w="817" w:type="dxa"/>
            <w:vMerge/>
            <w:hideMark/>
          </w:tcPr>
          <w:p w14:paraId="69DE3C0D" w14:textId="77777777" w:rsidR="00703DEF" w:rsidRPr="00B36BDD" w:rsidRDefault="00703DEF" w:rsidP="007C1BC4">
            <w:pPr>
              <w:jc w:val="center"/>
              <w:rPr>
                <w:rFonts w:ascii="Arial" w:hAnsi="Arial" w:cs="Arial"/>
              </w:rPr>
            </w:pPr>
          </w:p>
        </w:tc>
        <w:tc>
          <w:tcPr>
            <w:tcW w:w="1803" w:type="dxa"/>
            <w:vMerge/>
            <w:hideMark/>
          </w:tcPr>
          <w:p w14:paraId="0DB2AF91" w14:textId="77777777" w:rsidR="00703DEF" w:rsidRPr="00B36BDD" w:rsidRDefault="00703DEF" w:rsidP="007C1BC4">
            <w:pPr>
              <w:jc w:val="center"/>
              <w:rPr>
                <w:rFonts w:ascii="Arial" w:hAnsi="Arial" w:cs="Arial"/>
              </w:rPr>
            </w:pPr>
          </w:p>
        </w:tc>
        <w:tc>
          <w:tcPr>
            <w:tcW w:w="1134" w:type="dxa"/>
            <w:vMerge/>
            <w:hideMark/>
          </w:tcPr>
          <w:p w14:paraId="1B061649" w14:textId="77777777" w:rsidR="00703DEF" w:rsidRPr="00B36BDD" w:rsidRDefault="00703DEF" w:rsidP="007C1BC4">
            <w:pPr>
              <w:jc w:val="center"/>
              <w:rPr>
                <w:rFonts w:ascii="Arial" w:hAnsi="Arial" w:cs="Arial"/>
              </w:rPr>
            </w:pPr>
          </w:p>
        </w:tc>
        <w:tc>
          <w:tcPr>
            <w:tcW w:w="1235" w:type="dxa"/>
            <w:vMerge/>
            <w:hideMark/>
          </w:tcPr>
          <w:p w14:paraId="5391A25E" w14:textId="77777777" w:rsidR="00703DEF" w:rsidRPr="00B36BDD" w:rsidRDefault="00703DEF" w:rsidP="007C1BC4">
            <w:pPr>
              <w:jc w:val="center"/>
              <w:rPr>
                <w:rFonts w:ascii="Arial" w:hAnsi="Arial" w:cs="Arial"/>
              </w:rPr>
            </w:pPr>
          </w:p>
        </w:tc>
        <w:tc>
          <w:tcPr>
            <w:tcW w:w="1496" w:type="dxa"/>
            <w:hideMark/>
          </w:tcPr>
          <w:p w14:paraId="150EE4AA"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7767128A" w14:textId="77777777" w:rsidR="00703DEF" w:rsidRPr="00B36BDD" w:rsidRDefault="00703DEF" w:rsidP="007C1BC4">
            <w:pPr>
              <w:jc w:val="center"/>
              <w:rPr>
                <w:rFonts w:ascii="Arial" w:hAnsi="Arial" w:cs="Arial"/>
              </w:rPr>
            </w:pPr>
            <w:r w:rsidRPr="00B36BDD">
              <w:rPr>
                <w:rFonts w:ascii="Arial" w:hAnsi="Arial" w:cs="Arial"/>
              </w:rPr>
              <w:t>1.05</w:t>
            </w:r>
          </w:p>
        </w:tc>
        <w:tc>
          <w:tcPr>
            <w:tcW w:w="1266" w:type="dxa"/>
            <w:hideMark/>
          </w:tcPr>
          <w:p w14:paraId="483F2E98" w14:textId="77777777" w:rsidR="00703DEF" w:rsidRPr="00B36BDD" w:rsidRDefault="00703DEF" w:rsidP="007C1BC4">
            <w:pPr>
              <w:jc w:val="center"/>
              <w:rPr>
                <w:rFonts w:ascii="Arial" w:hAnsi="Arial" w:cs="Arial"/>
              </w:rPr>
            </w:pPr>
            <w:r w:rsidRPr="00B36BDD">
              <w:rPr>
                <w:rFonts w:ascii="Arial" w:hAnsi="Arial" w:cs="Arial"/>
              </w:rPr>
              <w:t>0.71-1.53</w:t>
            </w:r>
          </w:p>
        </w:tc>
        <w:tc>
          <w:tcPr>
            <w:tcW w:w="2527" w:type="dxa"/>
            <w:hideMark/>
          </w:tcPr>
          <w:p w14:paraId="3AEB5DCD" w14:textId="77777777" w:rsidR="00703DEF" w:rsidRPr="00B36BDD" w:rsidRDefault="00703DEF" w:rsidP="007C1BC4">
            <w:pPr>
              <w:jc w:val="center"/>
              <w:rPr>
                <w:rFonts w:ascii="Arial" w:hAnsi="Arial" w:cs="Arial"/>
              </w:rPr>
            </w:pPr>
            <w:r w:rsidRPr="00B36BDD">
              <w:rPr>
                <w:rFonts w:ascii="Arial" w:hAnsi="Arial" w:cs="Arial"/>
              </w:rPr>
              <w:t>unstable coexistence</w:t>
            </w:r>
          </w:p>
        </w:tc>
      </w:tr>
      <w:tr w:rsidR="0055073B" w:rsidRPr="00B36BDD" w14:paraId="1D01BF6D" w14:textId="77777777" w:rsidTr="0055073B">
        <w:trPr>
          <w:trHeight w:hRule="exact" w:val="312"/>
        </w:trPr>
        <w:tc>
          <w:tcPr>
            <w:tcW w:w="1670" w:type="dxa"/>
            <w:vMerge w:val="restart"/>
            <w:hideMark/>
          </w:tcPr>
          <w:p w14:paraId="5BD434CF" w14:textId="0DE2D47C" w:rsidR="00703DEF" w:rsidRPr="00B36BDD" w:rsidRDefault="003C26C1" w:rsidP="007C1BC4">
            <w:pPr>
              <w:jc w:val="center"/>
              <w:rPr>
                <w:rFonts w:ascii="Arial" w:hAnsi="Arial" w:cs="Arial"/>
              </w:rPr>
            </w:pPr>
            <w:r>
              <w:rPr>
                <w:rFonts w:ascii="Arial" w:hAnsi="Arial" w:cs="Arial"/>
              </w:rPr>
              <w:t>L</w:t>
            </w:r>
            <w:r w:rsidR="005B14D0">
              <w:rPr>
                <w:rFonts w:ascii="Arial" w:hAnsi="Arial" w:cs="Arial"/>
              </w:rPr>
              <w:t>owland</w:t>
            </w:r>
          </w:p>
        </w:tc>
        <w:tc>
          <w:tcPr>
            <w:tcW w:w="1097" w:type="dxa"/>
            <w:vMerge w:val="restart"/>
            <w:hideMark/>
          </w:tcPr>
          <w:p w14:paraId="76FAD937" w14:textId="77777777" w:rsidR="00703DEF" w:rsidRPr="00B36BDD" w:rsidRDefault="00703DEF" w:rsidP="007C1BC4">
            <w:pPr>
              <w:jc w:val="center"/>
              <w:rPr>
                <w:rFonts w:ascii="Arial" w:hAnsi="Arial" w:cs="Arial"/>
              </w:rPr>
            </w:pPr>
            <w:r w:rsidRPr="00B36BDD">
              <w:rPr>
                <w:rFonts w:ascii="Arial" w:hAnsi="Arial" w:cs="Arial"/>
              </w:rPr>
              <w:t>BIP</w:t>
            </w:r>
          </w:p>
        </w:tc>
        <w:tc>
          <w:tcPr>
            <w:tcW w:w="817" w:type="dxa"/>
            <w:vMerge w:val="restart"/>
            <w:hideMark/>
          </w:tcPr>
          <w:p w14:paraId="106C0207" w14:textId="77777777" w:rsidR="00703DEF" w:rsidRPr="00B36BDD" w:rsidRDefault="00703DEF" w:rsidP="007C1BC4">
            <w:pPr>
              <w:jc w:val="center"/>
              <w:rPr>
                <w:rFonts w:ascii="Arial" w:hAnsi="Arial" w:cs="Arial"/>
              </w:rPr>
            </w:pPr>
            <w:r w:rsidRPr="00B36BDD">
              <w:rPr>
                <w:rFonts w:ascii="Arial" w:hAnsi="Arial" w:cs="Arial"/>
              </w:rPr>
              <w:t>15.35</w:t>
            </w:r>
          </w:p>
        </w:tc>
        <w:tc>
          <w:tcPr>
            <w:tcW w:w="1803" w:type="dxa"/>
            <w:vMerge w:val="restart"/>
            <w:hideMark/>
          </w:tcPr>
          <w:p w14:paraId="1A968184" w14:textId="77777777" w:rsidR="00703DEF" w:rsidRPr="00B36BDD" w:rsidRDefault="00703DEF" w:rsidP="007C1BC4">
            <w:pPr>
              <w:jc w:val="center"/>
              <w:rPr>
                <w:rFonts w:ascii="Arial" w:hAnsi="Arial" w:cs="Arial"/>
              </w:rPr>
            </w:pPr>
            <w:r w:rsidRPr="00B36BDD">
              <w:rPr>
                <w:rFonts w:ascii="Arial" w:hAnsi="Arial" w:cs="Arial"/>
              </w:rPr>
              <w:t>12.51-19.05</w:t>
            </w:r>
          </w:p>
        </w:tc>
        <w:tc>
          <w:tcPr>
            <w:tcW w:w="1134" w:type="dxa"/>
            <w:vMerge w:val="restart"/>
            <w:hideMark/>
          </w:tcPr>
          <w:p w14:paraId="1AF3568F" w14:textId="77777777" w:rsidR="00703DEF" w:rsidRPr="00B36BDD" w:rsidRDefault="00703DEF" w:rsidP="007C1BC4">
            <w:pPr>
              <w:jc w:val="center"/>
              <w:rPr>
                <w:rFonts w:ascii="Arial" w:hAnsi="Arial" w:cs="Arial"/>
              </w:rPr>
            </w:pPr>
            <w:r w:rsidRPr="00B36BDD">
              <w:rPr>
                <w:rFonts w:ascii="Arial" w:hAnsi="Arial" w:cs="Arial"/>
              </w:rPr>
              <w:t>0.07</w:t>
            </w:r>
          </w:p>
        </w:tc>
        <w:tc>
          <w:tcPr>
            <w:tcW w:w="1235" w:type="dxa"/>
            <w:vMerge w:val="restart"/>
            <w:hideMark/>
          </w:tcPr>
          <w:p w14:paraId="044C68DF" w14:textId="77777777" w:rsidR="00703DEF" w:rsidRPr="00B36BDD" w:rsidRDefault="00703DEF" w:rsidP="007C1BC4">
            <w:pPr>
              <w:jc w:val="center"/>
              <w:rPr>
                <w:rFonts w:ascii="Arial" w:hAnsi="Arial" w:cs="Arial"/>
              </w:rPr>
            </w:pPr>
            <w:r w:rsidRPr="00B36BDD">
              <w:rPr>
                <w:rFonts w:ascii="Arial" w:hAnsi="Arial" w:cs="Arial"/>
              </w:rPr>
              <w:t>0.05-0.11</w:t>
            </w:r>
          </w:p>
        </w:tc>
        <w:tc>
          <w:tcPr>
            <w:tcW w:w="1496" w:type="dxa"/>
            <w:hideMark/>
          </w:tcPr>
          <w:p w14:paraId="025FD9FB"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323A10AE" w14:textId="77777777" w:rsidR="00703DEF" w:rsidRPr="00B36BDD" w:rsidRDefault="00703DEF" w:rsidP="007C1BC4">
            <w:pPr>
              <w:jc w:val="center"/>
              <w:rPr>
                <w:rFonts w:ascii="Arial" w:hAnsi="Arial" w:cs="Arial"/>
              </w:rPr>
            </w:pPr>
            <w:r w:rsidRPr="00B36BDD">
              <w:rPr>
                <w:rFonts w:ascii="Arial" w:hAnsi="Arial" w:cs="Arial"/>
              </w:rPr>
              <w:t>0.29</w:t>
            </w:r>
          </w:p>
        </w:tc>
        <w:tc>
          <w:tcPr>
            <w:tcW w:w="1266" w:type="dxa"/>
            <w:hideMark/>
          </w:tcPr>
          <w:p w14:paraId="789EBA47" w14:textId="77777777" w:rsidR="00703DEF" w:rsidRPr="00B36BDD" w:rsidRDefault="00703DEF" w:rsidP="007C1BC4">
            <w:pPr>
              <w:jc w:val="center"/>
              <w:rPr>
                <w:rFonts w:ascii="Arial" w:hAnsi="Arial" w:cs="Arial"/>
              </w:rPr>
            </w:pPr>
            <w:r w:rsidRPr="00B36BDD">
              <w:rPr>
                <w:rFonts w:ascii="Arial" w:hAnsi="Arial" w:cs="Arial"/>
              </w:rPr>
              <w:t>0.07-0.63</w:t>
            </w:r>
          </w:p>
        </w:tc>
        <w:tc>
          <w:tcPr>
            <w:tcW w:w="2527" w:type="dxa"/>
            <w:hideMark/>
          </w:tcPr>
          <w:p w14:paraId="7C5D292E"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34D6A0C3" w14:textId="77777777" w:rsidTr="0055073B">
        <w:trPr>
          <w:trHeight w:hRule="exact" w:val="312"/>
        </w:trPr>
        <w:tc>
          <w:tcPr>
            <w:tcW w:w="1670" w:type="dxa"/>
            <w:vMerge/>
            <w:hideMark/>
          </w:tcPr>
          <w:p w14:paraId="671979DC" w14:textId="77777777" w:rsidR="00703DEF" w:rsidRPr="00B36BDD" w:rsidRDefault="00703DEF" w:rsidP="007C1BC4">
            <w:pPr>
              <w:jc w:val="center"/>
              <w:rPr>
                <w:rFonts w:ascii="Arial" w:hAnsi="Arial" w:cs="Arial"/>
              </w:rPr>
            </w:pPr>
          </w:p>
        </w:tc>
        <w:tc>
          <w:tcPr>
            <w:tcW w:w="1097" w:type="dxa"/>
            <w:vMerge/>
            <w:hideMark/>
          </w:tcPr>
          <w:p w14:paraId="5764CEC7" w14:textId="77777777" w:rsidR="00703DEF" w:rsidRPr="00B36BDD" w:rsidRDefault="00703DEF" w:rsidP="007C1BC4">
            <w:pPr>
              <w:jc w:val="center"/>
              <w:rPr>
                <w:rFonts w:ascii="Arial" w:hAnsi="Arial" w:cs="Arial"/>
              </w:rPr>
            </w:pPr>
          </w:p>
        </w:tc>
        <w:tc>
          <w:tcPr>
            <w:tcW w:w="817" w:type="dxa"/>
            <w:vMerge/>
            <w:hideMark/>
          </w:tcPr>
          <w:p w14:paraId="515D8AAC" w14:textId="77777777" w:rsidR="00703DEF" w:rsidRPr="00B36BDD" w:rsidRDefault="00703DEF" w:rsidP="007C1BC4">
            <w:pPr>
              <w:jc w:val="center"/>
              <w:rPr>
                <w:rFonts w:ascii="Arial" w:hAnsi="Arial" w:cs="Arial"/>
              </w:rPr>
            </w:pPr>
          </w:p>
        </w:tc>
        <w:tc>
          <w:tcPr>
            <w:tcW w:w="1803" w:type="dxa"/>
            <w:vMerge/>
            <w:hideMark/>
          </w:tcPr>
          <w:p w14:paraId="0C9DD549" w14:textId="77777777" w:rsidR="00703DEF" w:rsidRPr="00B36BDD" w:rsidRDefault="00703DEF" w:rsidP="007C1BC4">
            <w:pPr>
              <w:jc w:val="center"/>
              <w:rPr>
                <w:rFonts w:ascii="Arial" w:hAnsi="Arial" w:cs="Arial"/>
              </w:rPr>
            </w:pPr>
          </w:p>
        </w:tc>
        <w:tc>
          <w:tcPr>
            <w:tcW w:w="1134" w:type="dxa"/>
            <w:vMerge/>
            <w:hideMark/>
          </w:tcPr>
          <w:p w14:paraId="1E0BFB1B" w14:textId="77777777" w:rsidR="00703DEF" w:rsidRPr="00B36BDD" w:rsidRDefault="00703DEF" w:rsidP="007C1BC4">
            <w:pPr>
              <w:jc w:val="center"/>
              <w:rPr>
                <w:rFonts w:ascii="Arial" w:hAnsi="Arial" w:cs="Arial"/>
              </w:rPr>
            </w:pPr>
          </w:p>
        </w:tc>
        <w:tc>
          <w:tcPr>
            <w:tcW w:w="1235" w:type="dxa"/>
            <w:vMerge/>
            <w:hideMark/>
          </w:tcPr>
          <w:p w14:paraId="4CAD0D61" w14:textId="77777777" w:rsidR="00703DEF" w:rsidRPr="00B36BDD" w:rsidRDefault="00703DEF" w:rsidP="007C1BC4">
            <w:pPr>
              <w:jc w:val="center"/>
              <w:rPr>
                <w:rFonts w:ascii="Arial" w:hAnsi="Arial" w:cs="Arial"/>
              </w:rPr>
            </w:pPr>
          </w:p>
        </w:tc>
        <w:tc>
          <w:tcPr>
            <w:tcW w:w="1496" w:type="dxa"/>
            <w:hideMark/>
          </w:tcPr>
          <w:p w14:paraId="25E72286"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2F2431D1" w14:textId="77777777" w:rsidR="00703DEF" w:rsidRPr="00B36BDD" w:rsidRDefault="00703DEF" w:rsidP="007C1BC4">
            <w:pPr>
              <w:jc w:val="center"/>
              <w:rPr>
                <w:rFonts w:ascii="Arial" w:hAnsi="Arial" w:cs="Arial"/>
              </w:rPr>
            </w:pPr>
            <w:r w:rsidRPr="00B36BDD">
              <w:rPr>
                <w:rFonts w:ascii="Arial" w:hAnsi="Arial" w:cs="Arial"/>
              </w:rPr>
              <w:t>0.87</w:t>
            </w:r>
          </w:p>
        </w:tc>
        <w:tc>
          <w:tcPr>
            <w:tcW w:w="1266" w:type="dxa"/>
            <w:hideMark/>
          </w:tcPr>
          <w:p w14:paraId="1A97EF2D" w14:textId="77777777" w:rsidR="00703DEF" w:rsidRPr="00B36BDD" w:rsidRDefault="00703DEF" w:rsidP="007C1BC4">
            <w:pPr>
              <w:jc w:val="center"/>
              <w:rPr>
                <w:rFonts w:ascii="Arial" w:hAnsi="Arial" w:cs="Arial"/>
              </w:rPr>
            </w:pPr>
            <w:r w:rsidRPr="00B36BDD">
              <w:rPr>
                <w:rFonts w:ascii="Arial" w:hAnsi="Arial" w:cs="Arial"/>
              </w:rPr>
              <w:t>0.54-1.35</w:t>
            </w:r>
          </w:p>
        </w:tc>
        <w:tc>
          <w:tcPr>
            <w:tcW w:w="2527" w:type="dxa"/>
            <w:hideMark/>
          </w:tcPr>
          <w:p w14:paraId="51BF596E"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01AA79E0" w14:textId="77777777" w:rsidTr="0055073B">
        <w:trPr>
          <w:trHeight w:hRule="exact" w:val="312"/>
        </w:trPr>
        <w:tc>
          <w:tcPr>
            <w:tcW w:w="1670" w:type="dxa"/>
            <w:vMerge/>
            <w:hideMark/>
          </w:tcPr>
          <w:p w14:paraId="28E21D7A" w14:textId="77777777" w:rsidR="00703DEF" w:rsidRPr="00B36BDD" w:rsidRDefault="00703DEF" w:rsidP="007C1BC4">
            <w:pPr>
              <w:jc w:val="center"/>
              <w:rPr>
                <w:rFonts w:ascii="Arial" w:hAnsi="Arial" w:cs="Arial"/>
              </w:rPr>
            </w:pPr>
          </w:p>
        </w:tc>
        <w:tc>
          <w:tcPr>
            <w:tcW w:w="1097" w:type="dxa"/>
            <w:vMerge/>
            <w:hideMark/>
          </w:tcPr>
          <w:p w14:paraId="0591937C" w14:textId="77777777" w:rsidR="00703DEF" w:rsidRPr="00B36BDD" w:rsidRDefault="00703DEF" w:rsidP="007C1BC4">
            <w:pPr>
              <w:jc w:val="center"/>
              <w:rPr>
                <w:rFonts w:ascii="Arial" w:hAnsi="Arial" w:cs="Arial"/>
              </w:rPr>
            </w:pPr>
          </w:p>
        </w:tc>
        <w:tc>
          <w:tcPr>
            <w:tcW w:w="817" w:type="dxa"/>
            <w:vMerge/>
            <w:hideMark/>
          </w:tcPr>
          <w:p w14:paraId="3CD3BE6F" w14:textId="77777777" w:rsidR="00703DEF" w:rsidRPr="00B36BDD" w:rsidRDefault="00703DEF" w:rsidP="007C1BC4">
            <w:pPr>
              <w:jc w:val="center"/>
              <w:rPr>
                <w:rFonts w:ascii="Arial" w:hAnsi="Arial" w:cs="Arial"/>
              </w:rPr>
            </w:pPr>
          </w:p>
        </w:tc>
        <w:tc>
          <w:tcPr>
            <w:tcW w:w="1803" w:type="dxa"/>
            <w:vMerge/>
            <w:hideMark/>
          </w:tcPr>
          <w:p w14:paraId="223D7F9E" w14:textId="77777777" w:rsidR="00703DEF" w:rsidRPr="00B36BDD" w:rsidRDefault="00703DEF" w:rsidP="007C1BC4">
            <w:pPr>
              <w:jc w:val="center"/>
              <w:rPr>
                <w:rFonts w:ascii="Arial" w:hAnsi="Arial" w:cs="Arial"/>
              </w:rPr>
            </w:pPr>
          </w:p>
        </w:tc>
        <w:tc>
          <w:tcPr>
            <w:tcW w:w="1134" w:type="dxa"/>
            <w:vMerge/>
            <w:hideMark/>
          </w:tcPr>
          <w:p w14:paraId="2C559B54" w14:textId="77777777" w:rsidR="00703DEF" w:rsidRPr="00B36BDD" w:rsidRDefault="00703DEF" w:rsidP="007C1BC4">
            <w:pPr>
              <w:jc w:val="center"/>
              <w:rPr>
                <w:rFonts w:ascii="Arial" w:hAnsi="Arial" w:cs="Arial"/>
              </w:rPr>
            </w:pPr>
          </w:p>
        </w:tc>
        <w:tc>
          <w:tcPr>
            <w:tcW w:w="1235" w:type="dxa"/>
            <w:vMerge/>
            <w:hideMark/>
          </w:tcPr>
          <w:p w14:paraId="6B34B191" w14:textId="77777777" w:rsidR="00703DEF" w:rsidRPr="00B36BDD" w:rsidRDefault="00703DEF" w:rsidP="007C1BC4">
            <w:pPr>
              <w:jc w:val="center"/>
              <w:rPr>
                <w:rFonts w:ascii="Arial" w:hAnsi="Arial" w:cs="Arial"/>
              </w:rPr>
            </w:pPr>
          </w:p>
        </w:tc>
        <w:tc>
          <w:tcPr>
            <w:tcW w:w="1496" w:type="dxa"/>
            <w:hideMark/>
          </w:tcPr>
          <w:p w14:paraId="5F8CEF86" w14:textId="77777777" w:rsidR="00703DEF" w:rsidRPr="00B36BDD" w:rsidRDefault="00703DEF" w:rsidP="007C1BC4">
            <w:pPr>
              <w:jc w:val="center"/>
              <w:rPr>
                <w:rFonts w:ascii="Arial" w:hAnsi="Arial" w:cs="Arial"/>
              </w:rPr>
            </w:pPr>
            <w:r w:rsidRPr="00B36BDD">
              <w:rPr>
                <w:rFonts w:ascii="Arial" w:hAnsi="Arial" w:cs="Arial"/>
              </w:rPr>
              <w:t>PST</w:t>
            </w:r>
          </w:p>
        </w:tc>
        <w:tc>
          <w:tcPr>
            <w:tcW w:w="847" w:type="dxa"/>
            <w:hideMark/>
          </w:tcPr>
          <w:p w14:paraId="3CCDDE97" w14:textId="77777777" w:rsidR="00703DEF" w:rsidRPr="00B36BDD" w:rsidRDefault="00703DEF" w:rsidP="007C1BC4">
            <w:pPr>
              <w:jc w:val="center"/>
              <w:rPr>
                <w:rFonts w:ascii="Arial" w:hAnsi="Arial" w:cs="Arial"/>
              </w:rPr>
            </w:pPr>
            <w:r w:rsidRPr="00B36BDD">
              <w:rPr>
                <w:rFonts w:ascii="Arial" w:hAnsi="Arial" w:cs="Arial"/>
              </w:rPr>
              <w:t>0.31</w:t>
            </w:r>
          </w:p>
        </w:tc>
        <w:tc>
          <w:tcPr>
            <w:tcW w:w="1266" w:type="dxa"/>
            <w:hideMark/>
          </w:tcPr>
          <w:p w14:paraId="40E12ACF" w14:textId="77777777" w:rsidR="00703DEF" w:rsidRPr="00B36BDD" w:rsidRDefault="00703DEF" w:rsidP="007C1BC4">
            <w:pPr>
              <w:jc w:val="center"/>
              <w:rPr>
                <w:rFonts w:ascii="Arial" w:hAnsi="Arial" w:cs="Arial"/>
              </w:rPr>
            </w:pPr>
            <w:r w:rsidRPr="00B36BDD">
              <w:rPr>
                <w:rFonts w:ascii="Arial" w:hAnsi="Arial" w:cs="Arial"/>
              </w:rPr>
              <w:t>0.07-0.63</w:t>
            </w:r>
          </w:p>
        </w:tc>
        <w:tc>
          <w:tcPr>
            <w:tcW w:w="2527" w:type="dxa"/>
            <w:hideMark/>
          </w:tcPr>
          <w:p w14:paraId="19342CE1"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6647D1BC" w14:textId="77777777" w:rsidTr="0055073B">
        <w:trPr>
          <w:trHeight w:hRule="exact" w:val="312"/>
        </w:trPr>
        <w:tc>
          <w:tcPr>
            <w:tcW w:w="1670" w:type="dxa"/>
            <w:vMerge/>
            <w:hideMark/>
          </w:tcPr>
          <w:p w14:paraId="04123A74" w14:textId="77777777" w:rsidR="00703DEF" w:rsidRPr="00B36BDD" w:rsidRDefault="00703DEF" w:rsidP="007C1BC4">
            <w:pPr>
              <w:jc w:val="center"/>
              <w:rPr>
                <w:rFonts w:ascii="Arial" w:hAnsi="Arial" w:cs="Arial"/>
              </w:rPr>
            </w:pPr>
          </w:p>
        </w:tc>
        <w:tc>
          <w:tcPr>
            <w:tcW w:w="1097" w:type="dxa"/>
            <w:vMerge/>
            <w:hideMark/>
          </w:tcPr>
          <w:p w14:paraId="4A5930D6" w14:textId="77777777" w:rsidR="00703DEF" w:rsidRPr="00B36BDD" w:rsidRDefault="00703DEF" w:rsidP="007C1BC4">
            <w:pPr>
              <w:jc w:val="center"/>
              <w:rPr>
                <w:rFonts w:ascii="Arial" w:hAnsi="Arial" w:cs="Arial"/>
              </w:rPr>
            </w:pPr>
          </w:p>
        </w:tc>
        <w:tc>
          <w:tcPr>
            <w:tcW w:w="817" w:type="dxa"/>
            <w:vMerge/>
            <w:hideMark/>
          </w:tcPr>
          <w:p w14:paraId="5AB35128" w14:textId="77777777" w:rsidR="00703DEF" w:rsidRPr="00B36BDD" w:rsidRDefault="00703DEF" w:rsidP="007C1BC4">
            <w:pPr>
              <w:jc w:val="center"/>
              <w:rPr>
                <w:rFonts w:ascii="Arial" w:hAnsi="Arial" w:cs="Arial"/>
              </w:rPr>
            </w:pPr>
          </w:p>
        </w:tc>
        <w:tc>
          <w:tcPr>
            <w:tcW w:w="1803" w:type="dxa"/>
            <w:vMerge/>
            <w:hideMark/>
          </w:tcPr>
          <w:p w14:paraId="2C3D4AC4" w14:textId="77777777" w:rsidR="00703DEF" w:rsidRPr="00B36BDD" w:rsidRDefault="00703DEF" w:rsidP="007C1BC4">
            <w:pPr>
              <w:jc w:val="center"/>
              <w:rPr>
                <w:rFonts w:ascii="Arial" w:hAnsi="Arial" w:cs="Arial"/>
              </w:rPr>
            </w:pPr>
          </w:p>
        </w:tc>
        <w:tc>
          <w:tcPr>
            <w:tcW w:w="1134" w:type="dxa"/>
            <w:vMerge/>
            <w:hideMark/>
          </w:tcPr>
          <w:p w14:paraId="466A15DF" w14:textId="77777777" w:rsidR="00703DEF" w:rsidRPr="00B36BDD" w:rsidRDefault="00703DEF" w:rsidP="007C1BC4">
            <w:pPr>
              <w:jc w:val="center"/>
              <w:rPr>
                <w:rFonts w:ascii="Arial" w:hAnsi="Arial" w:cs="Arial"/>
              </w:rPr>
            </w:pPr>
          </w:p>
        </w:tc>
        <w:tc>
          <w:tcPr>
            <w:tcW w:w="1235" w:type="dxa"/>
            <w:vMerge/>
            <w:hideMark/>
          </w:tcPr>
          <w:p w14:paraId="6ED5EF97" w14:textId="77777777" w:rsidR="00703DEF" w:rsidRPr="00B36BDD" w:rsidRDefault="00703DEF" w:rsidP="007C1BC4">
            <w:pPr>
              <w:jc w:val="center"/>
              <w:rPr>
                <w:rFonts w:ascii="Arial" w:hAnsi="Arial" w:cs="Arial"/>
              </w:rPr>
            </w:pPr>
          </w:p>
        </w:tc>
        <w:tc>
          <w:tcPr>
            <w:tcW w:w="1496" w:type="dxa"/>
            <w:hideMark/>
          </w:tcPr>
          <w:p w14:paraId="20555D0F"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05DFBCD4" w14:textId="77777777" w:rsidR="00703DEF" w:rsidRPr="00B36BDD" w:rsidRDefault="00703DEF" w:rsidP="007C1BC4">
            <w:pPr>
              <w:jc w:val="center"/>
              <w:rPr>
                <w:rFonts w:ascii="Arial" w:hAnsi="Arial" w:cs="Arial"/>
              </w:rPr>
            </w:pPr>
            <w:r w:rsidRPr="00B36BDD">
              <w:rPr>
                <w:rFonts w:ascii="Arial" w:hAnsi="Arial" w:cs="Arial"/>
              </w:rPr>
              <w:t>1.35</w:t>
            </w:r>
          </w:p>
        </w:tc>
        <w:tc>
          <w:tcPr>
            <w:tcW w:w="1266" w:type="dxa"/>
            <w:hideMark/>
          </w:tcPr>
          <w:p w14:paraId="735BC337" w14:textId="77777777" w:rsidR="00703DEF" w:rsidRPr="00B36BDD" w:rsidRDefault="00703DEF" w:rsidP="007C1BC4">
            <w:pPr>
              <w:jc w:val="center"/>
              <w:rPr>
                <w:rFonts w:ascii="Arial" w:hAnsi="Arial" w:cs="Arial"/>
              </w:rPr>
            </w:pPr>
            <w:r w:rsidRPr="00B36BDD">
              <w:rPr>
                <w:rFonts w:ascii="Arial" w:hAnsi="Arial" w:cs="Arial"/>
              </w:rPr>
              <w:t>0.93-2</w:t>
            </w:r>
          </w:p>
        </w:tc>
        <w:tc>
          <w:tcPr>
            <w:tcW w:w="2527" w:type="dxa"/>
            <w:hideMark/>
          </w:tcPr>
          <w:p w14:paraId="225D09A5"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09790A3C" w14:textId="77777777" w:rsidTr="0055073B">
        <w:trPr>
          <w:trHeight w:hRule="exact" w:val="312"/>
        </w:trPr>
        <w:tc>
          <w:tcPr>
            <w:tcW w:w="1670" w:type="dxa"/>
            <w:vMerge/>
            <w:hideMark/>
          </w:tcPr>
          <w:p w14:paraId="6C460E7B" w14:textId="77777777" w:rsidR="00703DEF" w:rsidRPr="00B36BDD" w:rsidRDefault="00703DEF" w:rsidP="007C1BC4">
            <w:pPr>
              <w:jc w:val="center"/>
              <w:rPr>
                <w:rFonts w:ascii="Arial" w:hAnsi="Arial" w:cs="Arial"/>
              </w:rPr>
            </w:pPr>
          </w:p>
        </w:tc>
        <w:tc>
          <w:tcPr>
            <w:tcW w:w="1097" w:type="dxa"/>
            <w:vMerge w:val="restart"/>
            <w:hideMark/>
          </w:tcPr>
          <w:p w14:paraId="56A6882F" w14:textId="77777777" w:rsidR="00703DEF" w:rsidRPr="00B36BDD" w:rsidRDefault="00703DEF" w:rsidP="007C1BC4">
            <w:pPr>
              <w:jc w:val="center"/>
              <w:rPr>
                <w:rFonts w:ascii="Arial" w:hAnsi="Arial" w:cs="Arial"/>
              </w:rPr>
            </w:pPr>
            <w:r w:rsidRPr="00B36BDD">
              <w:rPr>
                <w:rFonts w:ascii="Arial" w:hAnsi="Arial" w:cs="Arial"/>
              </w:rPr>
              <w:t>PAL</w:t>
            </w:r>
          </w:p>
        </w:tc>
        <w:tc>
          <w:tcPr>
            <w:tcW w:w="817" w:type="dxa"/>
            <w:vMerge w:val="restart"/>
            <w:hideMark/>
          </w:tcPr>
          <w:p w14:paraId="4DC34485" w14:textId="77777777" w:rsidR="00703DEF" w:rsidRPr="00B36BDD" w:rsidRDefault="00703DEF" w:rsidP="007C1BC4">
            <w:pPr>
              <w:jc w:val="center"/>
              <w:rPr>
                <w:rFonts w:ascii="Arial" w:hAnsi="Arial" w:cs="Arial"/>
              </w:rPr>
            </w:pPr>
            <w:r w:rsidRPr="00B36BDD">
              <w:rPr>
                <w:rFonts w:ascii="Arial" w:hAnsi="Arial" w:cs="Arial"/>
              </w:rPr>
              <w:t>0.99</w:t>
            </w:r>
          </w:p>
        </w:tc>
        <w:tc>
          <w:tcPr>
            <w:tcW w:w="1803" w:type="dxa"/>
            <w:vMerge w:val="restart"/>
            <w:hideMark/>
          </w:tcPr>
          <w:p w14:paraId="57288D2A" w14:textId="77777777" w:rsidR="00703DEF" w:rsidRPr="00B36BDD" w:rsidRDefault="00703DEF" w:rsidP="007C1BC4">
            <w:pPr>
              <w:jc w:val="center"/>
              <w:rPr>
                <w:rFonts w:ascii="Arial" w:hAnsi="Arial" w:cs="Arial"/>
              </w:rPr>
            </w:pPr>
            <w:r w:rsidRPr="00B36BDD">
              <w:rPr>
                <w:rFonts w:ascii="Arial" w:hAnsi="Arial" w:cs="Arial"/>
              </w:rPr>
              <w:t>0.19-2.37</w:t>
            </w:r>
          </w:p>
        </w:tc>
        <w:tc>
          <w:tcPr>
            <w:tcW w:w="1134" w:type="dxa"/>
            <w:vMerge w:val="restart"/>
            <w:hideMark/>
          </w:tcPr>
          <w:p w14:paraId="49BC5ED9" w14:textId="77777777" w:rsidR="00703DEF" w:rsidRPr="00B36BDD" w:rsidRDefault="00703DEF" w:rsidP="007C1BC4">
            <w:pPr>
              <w:jc w:val="center"/>
              <w:rPr>
                <w:rFonts w:ascii="Arial" w:hAnsi="Arial" w:cs="Arial"/>
              </w:rPr>
            </w:pPr>
            <w:r w:rsidRPr="00B36BDD">
              <w:rPr>
                <w:rFonts w:ascii="Arial" w:hAnsi="Arial" w:cs="Arial"/>
              </w:rPr>
              <w:t>0.12</w:t>
            </w:r>
          </w:p>
        </w:tc>
        <w:tc>
          <w:tcPr>
            <w:tcW w:w="1235" w:type="dxa"/>
            <w:vMerge w:val="restart"/>
            <w:hideMark/>
          </w:tcPr>
          <w:p w14:paraId="5A8F7576" w14:textId="77777777" w:rsidR="00703DEF" w:rsidRPr="00B36BDD" w:rsidRDefault="00703DEF" w:rsidP="007C1BC4">
            <w:pPr>
              <w:jc w:val="center"/>
              <w:rPr>
                <w:rFonts w:ascii="Arial" w:hAnsi="Arial" w:cs="Arial"/>
              </w:rPr>
            </w:pPr>
            <w:r w:rsidRPr="00B36BDD">
              <w:rPr>
                <w:rFonts w:ascii="Arial" w:hAnsi="Arial" w:cs="Arial"/>
              </w:rPr>
              <w:t>0.02-0.46</w:t>
            </w:r>
          </w:p>
        </w:tc>
        <w:tc>
          <w:tcPr>
            <w:tcW w:w="1496" w:type="dxa"/>
            <w:hideMark/>
          </w:tcPr>
          <w:p w14:paraId="4C9A0669"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4BF4BC1E" w14:textId="77777777" w:rsidR="00703DEF" w:rsidRPr="00B36BDD" w:rsidRDefault="00703DEF" w:rsidP="007C1BC4">
            <w:pPr>
              <w:jc w:val="center"/>
              <w:rPr>
                <w:rFonts w:ascii="Arial" w:hAnsi="Arial" w:cs="Arial"/>
              </w:rPr>
            </w:pPr>
            <w:r w:rsidRPr="00B36BDD">
              <w:rPr>
                <w:rFonts w:ascii="Arial" w:hAnsi="Arial" w:cs="Arial"/>
              </w:rPr>
              <w:t>6.81</w:t>
            </w:r>
          </w:p>
        </w:tc>
        <w:tc>
          <w:tcPr>
            <w:tcW w:w="1266" w:type="dxa"/>
            <w:hideMark/>
          </w:tcPr>
          <w:p w14:paraId="06E199CD" w14:textId="77777777" w:rsidR="00703DEF" w:rsidRPr="00B36BDD" w:rsidRDefault="00703DEF" w:rsidP="007C1BC4">
            <w:pPr>
              <w:jc w:val="center"/>
              <w:rPr>
                <w:rFonts w:ascii="Arial" w:hAnsi="Arial" w:cs="Arial"/>
              </w:rPr>
            </w:pPr>
            <w:r w:rsidRPr="00B36BDD">
              <w:rPr>
                <w:rFonts w:ascii="Arial" w:hAnsi="Arial" w:cs="Arial"/>
              </w:rPr>
              <w:t>2.98-22.27</w:t>
            </w:r>
          </w:p>
        </w:tc>
        <w:tc>
          <w:tcPr>
            <w:tcW w:w="2527" w:type="dxa"/>
            <w:hideMark/>
          </w:tcPr>
          <w:p w14:paraId="17D60B37"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61E1F824" w14:textId="77777777" w:rsidTr="0055073B">
        <w:trPr>
          <w:trHeight w:hRule="exact" w:val="312"/>
        </w:trPr>
        <w:tc>
          <w:tcPr>
            <w:tcW w:w="1670" w:type="dxa"/>
            <w:vMerge/>
            <w:hideMark/>
          </w:tcPr>
          <w:p w14:paraId="038A5DB1" w14:textId="77777777" w:rsidR="00703DEF" w:rsidRPr="00B36BDD" w:rsidRDefault="00703DEF" w:rsidP="007C1BC4">
            <w:pPr>
              <w:jc w:val="center"/>
              <w:rPr>
                <w:rFonts w:ascii="Arial" w:hAnsi="Arial" w:cs="Arial"/>
              </w:rPr>
            </w:pPr>
          </w:p>
        </w:tc>
        <w:tc>
          <w:tcPr>
            <w:tcW w:w="1097" w:type="dxa"/>
            <w:vMerge/>
            <w:hideMark/>
          </w:tcPr>
          <w:p w14:paraId="6E39041F" w14:textId="77777777" w:rsidR="00703DEF" w:rsidRPr="00B36BDD" w:rsidRDefault="00703DEF" w:rsidP="007C1BC4">
            <w:pPr>
              <w:jc w:val="center"/>
              <w:rPr>
                <w:rFonts w:ascii="Arial" w:hAnsi="Arial" w:cs="Arial"/>
              </w:rPr>
            </w:pPr>
          </w:p>
        </w:tc>
        <w:tc>
          <w:tcPr>
            <w:tcW w:w="817" w:type="dxa"/>
            <w:vMerge/>
            <w:hideMark/>
          </w:tcPr>
          <w:p w14:paraId="1C601BA4" w14:textId="77777777" w:rsidR="00703DEF" w:rsidRPr="00B36BDD" w:rsidRDefault="00703DEF" w:rsidP="007C1BC4">
            <w:pPr>
              <w:jc w:val="center"/>
              <w:rPr>
                <w:rFonts w:ascii="Arial" w:hAnsi="Arial" w:cs="Arial"/>
              </w:rPr>
            </w:pPr>
          </w:p>
        </w:tc>
        <w:tc>
          <w:tcPr>
            <w:tcW w:w="1803" w:type="dxa"/>
            <w:vMerge/>
            <w:hideMark/>
          </w:tcPr>
          <w:p w14:paraId="2E111827" w14:textId="77777777" w:rsidR="00703DEF" w:rsidRPr="00B36BDD" w:rsidRDefault="00703DEF" w:rsidP="007C1BC4">
            <w:pPr>
              <w:jc w:val="center"/>
              <w:rPr>
                <w:rFonts w:ascii="Arial" w:hAnsi="Arial" w:cs="Arial"/>
              </w:rPr>
            </w:pPr>
          </w:p>
        </w:tc>
        <w:tc>
          <w:tcPr>
            <w:tcW w:w="1134" w:type="dxa"/>
            <w:vMerge/>
            <w:hideMark/>
          </w:tcPr>
          <w:p w14:paraId="60D86523" w14:textId="77777777" w:rsidR="00703DEF" w:rsidRPr="00B36BDD" w:rsidRDefault="00703DEF" w:rsidP="007C1BC4">
            <w:pPr>
              <w:jc w:val="center"/>
              <w:rPr>
                <w:rFonts w:ascii="Arial" w:hAnsi="Arial" w:cs="Arial"/>
              </w:rPr>
            </w:pPr>
          </w:p>
        </w:tc>
        <w:tc>
          <w:tcPr>
            <w:tcW w:w="1235" w:type="dxa"/>
            <w:vMerge/>
            <w:hideMark/>
          </w:tcPr>
          <w:p w14:paraId="68ACC8CD" w14:textId="77777777" w:rsidR="00703DEF" w:rsidRPr="00B36BDD" w:rsidRDefault="00703DEF" w:rsidP="007C1BC4">
            <w:pPr>
              <w:jc w:val="center"/>
              <w:rPr>
                <w:rFonts w:ascii="Arial" w:hAnsi="Arial" w:cs="Arial"/>
              </w:rPr>
            </w:pPr>
          </w:p>
        </w:tc>
        <w:tc>
          <w:tcPr>
            <w:tcW w:w="1496" w:type="dxa"/>
            <w:hideMark/>
          </w:tcPr>
          <w:p w14:paraId="47A05F8D"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6E7E8075" w14:textId="77777777" w:rsidR="00703DEF" w:rsidRPr="00B36BDD" w:rsidRDefault="00703DEF" w:rsidP="007C1BC4">
            <w:pPr>
              <w:jc w:val="center"/>
              <w:rPr>
                <w:rFonts w:ascii="Arial" w:hAnsi="Arial" w:cs="Arial"/>
              </w:rPr>
            </w:pPr>
            <w:r w:rsidRPr="00B36BDD">
              <w:rPr>
                <w:rFonts w:ascii="Arial" w:hAnsi="Arial" w:cs="Arial"/>
              </w:rPr>
              <w:t>2.99</w:t>
            </w:r>
          </w:p>
        </w:tc>
        <w:tc>
          <w:tcPr>
            <w:tcW w:w="1266" w:type="dxa"/>
            <w:hideMark/>
          </w:tcPr>
          <w:p w14:paraId="0612F95A" w14:textId="77777777" w:rsidR="00703DEF" w:rsidRPr="00B36BDD" w:rsidRDefault="00703DEF" w:rsidP="007C1BC4">
            <w:pPr>
              <w:jc w:val="center"/>
              <w:rPr>
                <w:rFonts w:ascii="Arial" w:hAnsi="Arial" w:cs="Arial"/>
              </w:rPr>
            </w:pPr>
            <w:r w:rsidRPr="00B36BDD">
              <w:rPr>
                <w:rFonts w:ascii="Arial" w:hAnsi="Arial" w:cs="Arial"/>
              </w:rPr>
              <w:t>1.52-8.93</w:t>
            </w:r>
          </w:p>
        </w:tc>
        <w:tc>
          <w:tcPr>
            <w:tcW w:w="2527" w:type="dxa"/>
            <w:hideMark/>
          </w:tcPr>
          <w:p w14:paraId="20F49417"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574FA402" w14:textId="77777777" w:rsidTr="0055073B">
        <w:trPr>
          <w:trHeight w:hRule="exact" w:val="312"/>
        </w:trPr>
        <w:tc>
          <w:tcPr>
            <w:tcW w:w="1670" w:type="dxa"/>
            <w:vMerge/>
            <w:hideMark/>
          </w:tcPr>
          <w:p w14:paraId="34F9695A" w14:textId="77777777" w:rsidR="00703DEF" w:rsidRPr="00B36BDD" w:rsidRDefault="00703DEF" w:rsidP="007C1BC4">
            <w:pPr>
              <w:jc w:val="center"/>
              <w:rPr>
                <w:rFonts w:ascii="Arial" w:hAnsi="Arial" w:cs="Arial"/>
              </w:rPr>
            </w:pPr>
          </w:p>
        </w:tc>
        <w:tc>
          <w:tcPr>
            <w:tcW w:w="1097" w:type="dxa"/>
            <w:vMerge/>
            <w:hideMark/>
          </w:tcPr>
          <w:p w14:paraId="5F4B673A" w14:textId="77777777" w:rsidR="00703DEF" w:rsidRPr="00B36BDD" w:rsidRDefault="00703DEF" w:rsidP="007C1BC4">
            <w:pPr>
              <w:jc w:val="center"/>
              <w:rPr>
                <w:rFonts w:ascii="Arial" w:hAnsi="Arial" w:cs="Arial"/>
              </w:rPr>
            </w:pPr>
          </w:p>
        </w:tc>
        <w:tc>
          <w:tcPr>
            <w:tcW w:w="817" w:type="dxa"/>
            <w:vMerge/>
            <w:hideMark/>
          </w:tcPr>
          <w:p w14:paraId="6AC40B7D" w14:textId="77777777" w:rsidR="00703DEF" w:rsidRPr="00B36BDD" w:rsidRDefault="00703DEF" w:rsidP="007C1BC4">
            <w:pPr>
              <w:jc w:val="center"/>
              <w:rPr>
                <w:rFonts w:ascii="Arial" w:hAnsi="Arial" w:cs="Arial"/>
              </w:rPr>
            </w:pPr>
          </w:p>
        </w:tc>
        <w:tc>
          <w:tcPr>
            <w:tcW w:w="1803" w:type="dxa"/>
            <w:vMerge/>
            <w:hideMark/>
          </w:tcPr>
          <w:p w14:paraId="7DF99811" w14:textId="77777777" w:rsidR="00703DEF" w:rsidRPr="00B36BDD" w:rsidRDefault="00703DEF" w:rsidP="007C1BC4">
            <w:pPr>
              <w:jc w:val="center"/>
              <w:rPr>
                <w:rFonts w:ascii="Arial" w:hAnsi="Arial" w:cs="Arial"/>
              </w:rPr>
            </w:pPr>
          </w:p>
        </w:tc>
        <w:tc>
          <w:tcPr>
            <w:tcW w:w="1134" w:type="dxa"/>
            <w:vMerge/>
            <w:hideMark/>
          </w:tcPr>
          <w:p w14:paraId="6B4BC653" w14:textId="77777777" w:rsidR="00703DEF" w:rsidRPr="00B36BDD" w:rsidRDefault="00703DEF" w:rsidP="007C1BC4">
            <w:pPr>
              <w:jc w:val="center"/>
              <w:rPr>
                <w:rFonts w:ascii="Arial" w:hAnsi="Arial" w:cs="Arial"/>
              </w:rPr>
            </w:pPr>
          </w:p>
        </w:tc>
        <w:tc>
          <w:tcPr>
            <w:tcW w:w="1235" w:type="dxa"/>
            <w:vMerge/>
            <w:hideMark/>
          </w:tcPr>
          <w:p w14:paraId="55044B9F" w14:textId="77777777" w:rsidR="00703DEF" w:rsidRPr="00B36BDD" w:rsidRDefault="00703DEF" w:rsidP="007C1BC4">
            <w:pPr>
              <w:jc w:val="center"/>
              <w:rPr>
                <w:rFonts w:ascii="Arial" w:hAnsi="Arial" w:cs="Arial"/>
              </w:rPr>
            </w:pPr>
          </w:p>
        </w:tc>
        <w:tc>
          <w:tcPr>
            <w:tcW w:w="1496" w:type="dxa"/>
            <w:hideMark/>
          </w:tcPr>
          <w:p w14:paraId="20D5FB24"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4C104887" w14:textId="77777777" w:rsidR="00703DEF" w:rsidRPr="00B36BDD" w:rsidRDefault="00703DEF" w:rsidP="007C1BC4">
            <w:pPr>
              <w:jc w:val="center"/>
              <w:rPr>
                <w:rFonts w:ascii="Arial" w:hAnsi="Arial" w:cs="Arial"/>
              </w:rPr>
            </w:pPr>
            <w:r w:rsidRPr="00B36BDD">
              <w:rPr>
                <w:rFonts w:ascii="Arial" w:hAnsi="Arial" w:cs="Arial"/>
              </w:rPr>
              <w:t>3.98</w:t>
            </w:r>
          </w:p>
        </w:tc>
        <w:tc>
          <w:tcPr>
            <w:tcW w:w="1266" w:type="dxa"/>
            <w:hideMark/>
          </w:tcPr>
          <w:p w14:paraId="27BB4294" w14:textId="77777777" w:rsidR="00703DEF" w:rsidRPr="00B36BDD" w:rsidRDefault="00703DEF" w:rsidP="007C1BC4">
            <w:pPr>
              <w:jc w:val="center"/>
              <w:rPr>
                <w:rFonts w:ascii="Arial" w:hAnsi="Arial" w:cs="Arial"/>
              </w:rPr>
            </w:pPr>
            <w:r w:rsidRPr="00B36BDD">
              <w:rPr>
                <w:rFonts w:ascii="Arial" w:hAnsi="Arial" w:cs="Arial"/>
              </w:rPr>
              <w:t>1.77-12.83</w:t>
            </w:r>
          </w:p>
        </w:tc>
        <w:tc>
          <w:tcPr>
            <w:tcW w:w="2527" w:type="dxa"/>
            <w:hideMark/>
          </w:tcPr>
          <w:p w14:paraId="55F5F1F2"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75921794" w14:textId="77777777" w:rsidTr="0055073B">
        <w:trPr>
          <w:trHeight w:hRule="exact" w:val="312"/>
        </w:trPr>
        <w:tc>
          <w:tcPr>
            <w:tcW w:w="1670" w:type="dxa"/>
            <w:vMerge/>
            <w:hideMark/>
          </w:tcPr>
          <w:p w14:paraId="2553CB6D" w14:textId="77777777" w:rsidR="00703DEF" w:rsidRPr="00B36BDD" w:rsidRDefault="00703DEF" w:rsidP="007C1BC4">
            <w:pPr>
              <w:jc w:val="center"/>
              <w:rPr>
                <w:rFonts w:ascii="Arial" w:hAnsi="Arial" w:cs="Arial"/>
              </w:rPr>
            </w:pPr>
          </w:p>
        </w:tc>
        <w:tc>
          <w:tcPr>
            <w:tcW w:w="1097" w:type="dxa"/>
            <w:vMerge w:val="restart"/>
            <w:hideMark/>
          </w:tcPr>
          <w:p w14:paraId="1AAFE140" w14:textId="77777777" w:rsidR="00703DEF" w:rsidRPr="00B36BDD" w:rsidRDefault="00703DEF" w:rsidP="007C1BC4">
            <w:pPr>
              <w:jc w:val="center"/>
              <w:rPr>
                <w:rFonts w:ascii="Arial" w:hAnsi="Arial" w:cs="Arial"/>
              </w:rPr>
            </w:pPr>
            <w:r w:rsidRPr="00B36BDD">
              <w:rPr>
                <w:rFonts w:ascii="Arial" w:hAnsi="Arial" w:cs="Arial"/>
              </w:rPr>
              <w:t>PAN</w:t>
            </w:r>
          </w:p>
        </w:tc>
        <w:tc>
          <w:tcPr>
            <w:tcW w:w="817" w:type="dxa"/>
            <w:vMerge w:val="restart"/>
            <w:hideMark/>
          </w:tcPr>
          <w:p w14:paraId="6861271E" w14:textId="77777777" w:rsidR="00703DEF" w:rsidRPr="00B36BDD" w:rsidRDefault="00703DEF" w:rsidP="007C1BC4">
            <w:pPr>
              <w:jc w:val="center"/>
              <w:rPr>
                <w:rFonts w:ascii="Arial" w:hAnsi="Arial" w:cs="Arial"/>
              </w:rPr>
            </w:pPr>
            <w:r w:rsidRPr="00B36BDD">
              <w:rPr>
                <w:rFonts w:ascii="Arial" w:hAnsi="Arial" w:cs="Arial"/>
              </w:rPr>
              <w:t>17.18</w:t>
            </w:r>
          </w:p>
        </w:tc>
        <w:tc>
          <w:tcPr>
            <w:tcW w:w="1803" w:type="dxa"/>
            <w:vMerge w:val="restart"/>
            <w:hideMark/>
          </w:tcPr>
          <w:p w14:paraId="7226A60D" w14:textId="77777777" w:rsidR="00703DEF" w:rsidRPr="00B36BDD" w:rsidRDefault="00703DEF" w:rsidP="007C1BC4">
            <w:pPr>
              <w:jc w:val="center"/>
              <w:rPr>
                <w:rFonts w:ascii="Arial" w:hAnsi="Arial" w:cs="Arial"/>
              </w:rPr>
            </w:pPr>
            <w:r w:rsidRPr="00B36BDD">
              <w:rPr>
                <w:rFonts w:ascii="Arial" w:hAnsi="Arial" w:cs="Arial"/>
              </w:rPr>
              <w:t>14.2-21.24</w:t>
            </w:r>
          </w:p>
        </w:tc>
        <w:tc>
          <w:tcPr>
            <w:tcW w:w="1134" w:type="dxa"/>
            <w:vMerge w:val="restart"/>
            <w:hideMark/>
          </w:tcPr>
          <w:p w14:paraId="4FBD401A" w14:textId="77777777" w:rsidR="00703DEF" w:rsidRPr="00B36BDD" w:rsidRDefault="00703DEF" w:rsidP="007C1BC4">
            <w:pPr>
              <w:jc w:val="center"/>
              <w:rPr>
                <w:rFonts w:ascii="Arial" w:hAnsi="Arial" w:cs="Arial"/>
              </w:rPr>
            </w:pPr>
            <w:r w:rsidRPr="00B36BDD">
              <w:rPr>
                <w:rFonts w:ascii="Arial" w:hAnsi="Arial" w:cs="Arial"/>
              </w:rPr>
              <w:t>0.09</w:t>
            </w:r>
          </w:p>
        </w:tc>
        <w:tc>
          <w:tcPr>
            <w:tcW w:w="1235" w:type="dxa"/>
            <w:vMerge w:val="restart"/>
            <w:hideMark/>
          </w:tcPr>
          <w:p w14:paraId="2A50F732" w14:textId="77777777" w:rsidR="00703DEF" w:rsidRPr="00B36BDD" w:rsidRDefault="00703DEF" w:rsidP="007C1BC4">
            <w:pPr>
              <w:jc w:val="center"/>
              <w:rPr>
                <w:rFonts w:ascii="Arial" w:hAnsi="Arial" w:cs="Arial"/>
              </w:rPr>
            </w:pPr>
            <w:r w:rsidRPr="00B36BDD">
              <w:rPr>
                <w:rFonts w:ascii="Arial" w:hAnsi="Arial" w:cs="Arial"/>
              </w:rPr>
              <w:t>0.06-0.14</w:t>
            </w:r>
          </w:p>
        </w:tc>
        <w:tc>
          <w:tcPr>
            <w:tcW w:w="1496" w:type="dxa"/>
            <w:hideMark/>
          </w:tcPr>
          <w:p w14:paraId="7F27F328"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3AA83600" w14:textId="77777777" w:rsidR="00703DEF" w:rsidRPr="00B36BDD" w:rsidRDefault="00703DEF" w:rsidP="007C1BC4">
            <w:pPr>
              <w:jc w:val="center"/>
              <w:rPr>
                <w:rFonts w:ascii="Arial" w:hAnsi="Arial" w:cs="Arial"/>
              </w:rPr>
            </w:pPr>
            <w:r w:rsidRPr="00B36BDD">
              <w:rPr>
                <w:rFonts w:ascii="Arial" w:hAnsi="Arial" w:cs="Arial"/>
              </w:rPr>
              <w:t>0.27</w:t>
            </w:r>
          </w:p>
        </w:tc>
        <w:tc>
          <w:tcPr>
            <w:tcW w:w="1266" w:type="dxa"/>
            <w:hideMark/>
          </w:tcPr>
          <w:p w14:paraId="622C6A33" w14:textId="77777777" w:rsidR="00703DEF" w:rsidRPr="00B36BDD" w:rsidRDefault="00703DEF" w:rsidP="007C1BC4">
            <w:pPr>
              <w:jc w:val="center"/>
              <w:rPr>
                <w:rFonts w:ascii="Arial" w:hAnsi="Arial" w:cs="Arial"/>
              </w:rPr>
            </w:pPr>
            <w:r w:rsidRPr="00B36BDD">
              <w:rPr>
                <w:rFonts w:ascii="Arial" w:hAnsi="Arial" w:cs="Arial"/>
              </w:rPr>
              <w:t>0.08-0.51</w:t>
            </w:r>
          </w:p>
        </w:tc>
        <w:tc>
          <w:tcPr>
            <w:tcW w:w="2527" w:type="dxa"/>
            <w:hideMark/>
          </w:tcPr>
          <w:p w14:paraId="5CF31C50"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0E62589D" w14:textId="77777777" w:rsidTr="0055073B">
        <w:trPr>
          <w:trHeight w:hRule="exact" w:val="312"/>
        </w:trPr>
        <w:tc>
          <w:tcPr>
            <w:tcW w:w="1670" w:type="dxa"/>
            <w:vMerge/>
            <w:hideMark/>
          </w:tcPr>
          <w:p w14:paraId="009F85E6" w14:textId="77777777" w:rsidR="00703DEF" w:rsidRPr="00B36BDD" w:rsidRDefault="00703DEF" w:rsidP="007C1BC4">
            <w:pPr>
              <w:jc w:val="center"/>
              <w:rPr>
                <w:rFonts w:ascii="Arial" w:hAnsi="Arial" w:cs="Arial"/>
              </w:rPr>
            </w:pPr>
          </w:p>
        </w:tc>
        <w:tc>
          <w:tcPr>
            <w:tcW w:w="1097" w:type="dxa"/>
            <w:vMerge/>
            <w:hideMark/>
          </w:tcPr>
          <w:p w14:paraId="02E08939" w14:textId="77777777" w:rsidR="00703DEF" w:rsidRPr="00B36BDD" w:rsidRDefault="00703DEF" w:rsidP="007C1BC4">
            <w:pPr>
              <w:jc w:val="center"/>
              <w:rPr>
                <w:rFonts w:ascii="Arial" w:hAnsi="Arial" w:cs="Arial"/>
              </w:rPr>
            </w:pPr>
          </w:p>
        </w:tc>
        <w:tc>
          <w:tcPr>
            <w:tcW w:w="817" w:type="dxa"/>
            <w:vMerge/>
            <w:hideMark/>
          </w:tcPr>
          <w:p w14:paraId="7AFCF9D1" w14:textId="77777777" w:rsidR="00703DEF" w:rsidRPr="00B36BDD" w:rsidRDefault="00703DEF" w:rsidP="007C1BC4">
            <w:pPr>
              <w:jc w:val="center"/>
              <w:rPr>
                <w:rFonts w:ascii="Arial" w:hAnsi="Arial" w:cs="Arial"/>
              </w:rPr>
            </w:pPr>
          </w:p>
        </w:tc>
        <w:tc>
          <w:tcPr>
            <w:tcW w:w="1803" w:type="dxa"/>
            <w:vMerge/>
            <w:hideMark/>
          </w:tcPr>
          <w:p w14:paraId="5608AF69" w14:textId="77777777" w:rsidR="00703DEF" w:rsidRPr="00B36BDD" w:rsidRDefault="00703DEF" w:rsidP="007C1BC4">
            <w:pPr>
              <w:jc w:val="center"/>
              <w:rPr>
                <w:rFonts w:ascii="Arial" w:hAnsi="Arial" w:cs="Arial"/>
              </w:rPr>
            </w:pPr>
          </w:p>
        </w:tc>
        <w:tc>
          <w:tcPr>
            <w:tcW w:w="1134" w:type="dxa"/>
            <w:vMerge/>
            <w:hideMark/>
          </w:tcPr>
          <w:p w14:paraId="263E30A1" w14:textId="77777777" w:rsidR="00703DEF" w:rsidRPr="00B36BDD" w:rsidRDefault="00703DEF" w:rsidP="007C1BC4">
            <w:pPr>
              <w:jc w:val="center"/>
              <w:rPr>
                <w:rFonts w:ascii="Arial" w:hAnsi="Arial" w:cs="Arial"/>
              </w:rPr>
            </w:pPr>
          </w:p>
        </w:tc>
        <w:tc>
          <w:tcPr>
            <w:tcW w:w="1235" w:type="dxa"/>
            <w:vMerge/>
            <w:hideMark/>
          </w:tcPr>
          <w:p w14:paraId="3ADC5007" w14:textId="77777777" w:rsidR="00703DEF" w:rsidRPr="00B36BDD" w:rsidRDefault="00703DEF" w:rsidP="007C1BC4">
            <w:pPr>
              <w:jc w:val="center"/>
              <w:rPr>
                <w:rFonts w:ascii="Arial" w:hAnsi="Arial" w:cs="Arial"/>
              </w:rPr>
            </w:pPr>
          </w:p>
        </w:tc>
        <w:tc>
          <w:tcPr>
            <w:tcW w:w="1496" w:type="dxa"/>
            <w:hideMark/>
          </w:tcPr>
          <w:p w14:paraId="30F6F795"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0D84DD35" w14:textId="77777777" w:rsidR="00703DEF" w:rsidRPr="00B36BDD" w:rsidRDefault="00703DEF" w:rsidP="007C1BC4">
            <w:pPr>
              <w:jc w:val="center"/>
              <w:rPr>
                <w:rFonts w:ascii="Arial" w:hAnsi="Arial" w:cs="Arial"/>
              </w:rPr>
            </w:pPr>
            <w:r w:rsidRPr="00B36BDD">
              <w:rPr>
                <w:rFonts w:ascii="Arial" w:hAnsi="Arial" w:cs="Arial"/>
              </w:rPr>
              <w:t>0.11</w:t>
            </w:r>
          </w:p>
        </w:tc>
        <w:tc>
          <w:tcPr>
            <w:tcW w:w="1266" w:type="dxa"/>
            <w:hideMark/>
          </w:tcPr>
          <w:p w14:paraId="3D26F812" w14:textId="77777777" w:rsidR="00703DEF" w:rsidRPr="00B36BDD" w:rsidRDefault="00703DEF" w:rsidP="007C1BC4">
            <w:pPr>
              <w:jc w:val="center"/>
              <w:rPr>
                <w:rFonts w:ascii="Arial" w:hAnsi="Arial" w:cs="Arial"/>
              </w:rPr>
            </w:pPr>
            <w:r w:rsidRPr="00B36BDD">
              <w:rPr>
                <w:rFonts w:ascii="Arial" w:hAnsi="Arial" w:cs="Arial"/>
              </w:rPr>
              <w:t>0.01-0.29</w:t>
            </w:r>
          </w:p>
        </w:tc>
        <w:tc>
          <w:tcPr>
            <w:tcW w:w="2527" w:type="dxa"/>
            <w:hideMark/>
          </w:tcPr>
          <w:p w14:paraId="1B079EC3"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4E0A4081" w14:textId="77777777" w:rsidTr="0055073B">
        <w:trPr>
          <w:trHeight w:hRule="exact" w:val="312"/>
        </w:trPr>
        <w:tc>
          <w:tcPr>
            <w:tcW w:w="1670" w:type="dxa"/>
            <w:vMerge/>
            <w:hideMark/>
          </w:tcPr>
          <w:p w14:paraId="6DEE343B" w14:textId="77777777" w:rsidR="00703DEF" w:rsidRPr="00B36BDD" w:rsidRDefault="00703DEF" w:rsidP="007C1BC4">
            <w:pPr>
              <w:jc w:val="center"/>
              <w:rPr>
                <w:rFonts w:ascii="Arial" w:hAnsi="Arial" w:cs="Arial"/>
              </w:rPr>
            </w:pPr>
          </w:p>
        </w:tc>
        <w:tc>
          <w:tcPr>
            <w:tcW w:w="1097" w:type="dxa"/>
            <w:hideMark/>
          </w:tcPr>
          <w:p w14:paraId="6656BA49" w14:textId="77777777" w:rsidR="00703DEF" w:rsidRPr="00B36BDD" w:rsidRDefault="00703DEF" w:rsidP="007C1BC4">
            <w:pPr>
              <w:jc w:val="center"/>
              <w:rPr>
                <w:rFonts w:ascii="Arial" w:hAnsi="Arial" w:cs="Arial"/>
              </w:rPr>
            </w:pPr>
            <w:r w:rsidRPr="00B36BDD">
              <w:rPr>
                <w:rFonts w:ascii="Arial" w:hAnsi="Arial" w:cs="Arial"/>
              </w:rPr>
              <w:t>PST</w:t>
            </w:r>
          </w:p>
        </w:tc>
        <w:tc>
          <w:tcPr>
            <w:tcW w:w="817" w:type="dxa"/>
            <w:hideMark/>
          </w:tcPr>
          <w:p w14:paraId="2835704B" w14:textId="77777777" w:rsidR="00703DEF" w:rsidRPr="00B36BDD" w:rsidRDefault="00703DEF" w:rsidP="007C1BC4">
            <w:pPr>
              <w:jc w:val="center"/>
              <w:rPr>
                <w:rFonts w:ascii="Arial" w:hAnsi="Arial" w:cs="Arial"/>
              </w:rPr>
            </w:pPr>
            <w:r w:rsidRPr="00B36BDD">
              <w:rPr>
                <w:rFonts w:ascii="Arial" w:hAnsi="Arial" w:cs="Arial"/>
              </w:rPr>
              <w:t>0</w:t>
            </w:r>
          </w:p>
        </w:tc>
        <w:tc>
          <w:tcPr>
            <w:tcW w:w="1803" w:type="dxa"/>
            <w:hideMark/>
          </w:tcPr>
          <w:p w14:paraId="2521A4B2" w14:textId="77777777" w:rsidR="00703DEF" w:rsidRPr="00B36BDD" w:rsidRDefault="00703DEF" w:rsidP="007C1BC4">
            <w:pPr>
              <w:jc w:val="center"/>
              <w:rPr>
                <w:rFonts w:ascii="Arial" w:hAnsi="Arial" w:cs="Arial"/>
              </w:rPr>
            </w:pPr>
            <w:r w:rsidRPr="00B36BDD">
              <w:rPr>
                <w:rFonts w:ascii="Arial" w:hAnsi="Arial" w:cs="Arial"/>
              </w:rPr>
              <w:t>\</w:t>
            </w:r>
          </w:p>
        </w:tc>
        <w:tc>
          <w:tcPr>
            <w:tcW w:w="1134" w:type="dxa"/>
            <w:hideMark/>
          </w:tcPr>
          <w:p w14:paraId="16B80407" w14:textId="77777777" w:rsidR="00703DEF" w:rsidRPr="00B36BDD" w:rsidRDefault="00703DEF" w:rsidP="007C1BC4">
            <w:pPr>
              <w:jc w:val="center"/>
              <w:rPr>
                <w:rFonts w:ascii="Arial" w:hAnsi="Arial" w:cs="Arial"/>
              </w:rPr>
            </w:pPr>
            <w:r w:rsidRPr="00B36BDD">
              <w:rPr>
                <w:rFonts w:ascii="Arial" w:hAnsi="Arial" w:cs="Arial"/>
              </w:rPr>
              <w:t>\</w:t>
            </w:r>
          </w:p>
        </w:tc>
        <w:tc>
          <w:tcPr>
            <w:tcW w:w="1235" w:type="dxa"/>
            <w:hideMark/>
          </w:tcPr>
          <w:p w14:paraId="2C7F3F56" w14:textId="77777777" w:rsidR="00703DEF" w:rsidRPr="00B36BDD" w:rsidRDefault="00703DEF" w:rsidP="007C1BC4">
            <w:pPr>
              <w:jc w:val="center"/>
              <w:rPr>
                <w:rFonts w:ascii="Arial" w:hAnsi="Arial" w:cs="Arial"/>
              </w:rPr>
            </w:pPr>
            <w:r w:rsidRPr="00B36BDD">
              <w:rPr>
                <w:rFonts w:ascii="Arial" w:hAnsi="Arial" w:cs="Arial"/>
              </w:rPr>
              <w:t>\</w:t>
            </w:r>
          </w:p>
        </w:tc>
        <w:tc>
          <w:tcPr>
            <w:tcW w:w="1496" w:type="dxa"/>
            <w:hideMark/>
          </w:tcPr>
          <w:p w14:paraId="28AD81F6"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235F8B4B" w14:textId="77777777" w:rsidR="00703DEF" w:rsidRPr="00B36BDD" w:rsidRDefault="00703DEF" w:rsidP="007C1BC4">
            <w:pPr>
              <w:jc w:val="center"/>
              <w:rPr>
                <w:rFonts w:ascii="Arial" w:hAnsi="Arial" w:cs="Arial"/>
              </w:rPr>
            </w:pPr>
            <w:r w:rsidRPr="00B36BDD">
              <w:rPr>
                <w:rFonts w:ascii="Arial" w:hAnsi="Arial" w:cs="Arial"/>
              </w:rPr>
              <w:t>\</w:t>
            </w:r>
          </w:p>
        </w:tc>
        <w:tc>
          <w:tcPr>
            <w:tcW w:w="1266" w:type="dxa"/>
            <w:hideMark/>
          </w:tcPr>
          <w:p w14:paraId="236F7651" w14:textId="77777777" w:rsidR="00703DEF" w:rsidRPr="00B36BDD" w:rsidRDefault="00703DEF" w:rsidP="007C1BC4">
            <w:pPr>
              <w:jc w:val="center"/>
              <w:rPr>
                <w:rFonts w:ascii="Arial" w:hAnsi="Arial" w:cs="Arial"/>
              </w:rPr>
            </w:pPr>
            <w:r w:rsidRPr="00B36BDD">
              <w:rPr>
                <w:rFonts w:ascii="Arial" w:hAnsi="Arial" w:cs="Arial"/>
              </w:rPr>
              <w:t>\</w:t>
            </w:r>
          </w:p>
        </w:tc>
        <w:tc>
          <w:tcPr>
            <w:tcW w:w="2527" w:type="dxa"/>
            <w:hideMark/>
          </w:tcPr>
          <w:p w14:paraId="061AD281"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5B398DDC" w14:textId="77777777" w:rsidTr="0055073B">
        <w:trPr>
          <w:trHeight w:hRule="exact" w:val="312"/>
        </w:trPr>
        <w:tc>
          <w:tcPr>
            <w:tcW w:w="1670" w:type="dxa"/>
            <w:vMerge/>
            <w:hideMark/>
          </w:tcPr>
          <w:p w14:paraId="7A59840E" w14:textId="77777777" w:rsidR="00703DEF" w:rsidRPr="00B36BDD" w:rsidRDefault="00703DEF" w:rsidP="007C1BC4">
            <w:pPr>
              <w:jc w:val="center"/>
              <w:rPr>
                <w:rFonts w:ascii="Arial" w:hAnsi="Arial" w:cs="Arial"/>
              </w:rPr>
            </w:pPr>
          </w:p>
        </w:tc>
        <w:tc>
          <w:tcPr>
            <w:tcW w:w="1097" w:type="dxa"/>
            <w:vMerge w:val="restart"/>
            <w:hideMark/>
          </w:tcPr>
          <w:p w14:paraId="572BFC34" w14:textId="77777777" w:rsidR="00703DEF" w:rsidRPr="00B36BDD" w:rsidRDefault="00703DEF" w:rsidP="007C1BC4">
            <w:pPr>
              <w:jc w:val="center"/>
              <w:rPr>
                <w:rFonts w:ascii="Arial" w:hAnsi="Arial" w:cs="Arial"/>
              </w:rPr>
            </w:pPr>
            <w:r w:rsidRPr="00B36BDD">
              <w:rPr>
                <w:rFonts w:ascii="Arial" w:hAnsi="Arial" w:cs="Arial"/>
              </w:rPr>
              <w:t>SUL</w:t>
            </w:r>
          </w:p>
        </w:tc>
        <w:tc>
          <w:tcPr>
            <w:tcW w:w="817" w:type="dxa"/>
            <w:vMerge w:val="restart"/>
            <w:hideMark/>
          </w:tcPr>
          <w:p w14:paraId="4D773F1E" w14:textId="77777777" w:rsidR="00703DEF" w:rsidRPr="00B36BDD" w:rsidRDefault="00703DEF" w:rsidP="007C1BC4">
            <w:pPr>
              <w:jc w:val="center"/>
              <w:rPr>
                <w:rFonts w:ascii="Arial" w:hAnsi="Arial" w:cs="Arial"/>
              </w:rPr>
            </w:pPr>
            <w:r w:rsidRPr="00B36BDD">
              <w:rPr>
                <w:rFonts w:ascii="Arial" w:hAnsi="Arial" w:cs="Arial"/>
              </w:rPr>
              <w:t>13.65</w:t>
            </w:r>
          </w:p>
        </w:tc>
        <w:tc>
          <w:tcPr>
            <w:tcW w:w="1803" w:type="dxa"/>
            <w:vMerge w:val="restart"/>
            <w:hideMark/>
          </w:tcPr>
          <w:p w14:paraId="72BD2EC6" w14:textId="77777777" w:rsidR="00703DEF" w:rsidRPr="00B36BDD" w:rsidRDefault="00703DEF" w:rsidP="007C1BC4">
            <w:pPr>
              <w:jc w:val="center"/>
              <w:rPr>
                <w:rFonts w:ascii="Arial" w:hAnsi="Arial" w:cs="Arial"/>
              </w:rPr>
            </w:pPr>
            <w:r w:rsidRPr="00B36BDD">
              <w:rPr>
                <w:rFonts w:ascii="Arial" w:hAnsi="Arial" w:cs="Arial"/>
              </w:rPr>
              <w:t>10.26-19.03</w:t>
            </w:r>
          </w:p>
        </w:tc>
        <w:tc>
          <w:tcPr>
            <w:tcW w:w="1134" w:type="dxa"/>
            <w:vMerge w:val="restart"/>
            <w:hideMark/>
          </w:tcPr>
          <w:p w14:paraId="5EB849B4" w14:textId="77777777" w:rsidR="00703DEF" w:rsidRPr="00B36BDD" w:rsidRDefault="00703DEF" w:rsidP="007C1BC4">
            <w:pPr>
              <w:jc w:val="center"/>
              <w:rPr>
                <w:rFonts w:ascii="Arial" w:hAnsi="Arial" w:cs="Arial"/>
              </w:rPr>
            </w:pPr>
            <w:r w:rsidRPr="00B36BDD">
              <w:rPr>
                <w:rFonts w:ascii="Arial" w:hAnsi="Arial" w:cs="Arial"/>
              </w:rPr>
              <w:t>0.15</w:t>
            </w:r>
          </w:p>
        </w:tc>
        <w:tc>
          <w:tcPr>
            <w:tcW w:w="1235" w:type="dxa"/>
            <w:vMerge w:val="restart"/>
            <w:hideMark/>
          </w:tcPr>
          <w:p w14:paraId="5EF06E42" w14:textId="77777777" w:rsidR="00703DEF" w:rsidRPr="00B36BDD" w:rsidRDefault="00703DEF" w:rsidP="007C1BC4">
            <w:pPr>
              <w:jc w:val="center"/>
              <w:rPr>
                <w:rFonts w:ascii="Arial" w:hAnsi="Arial" w:cs="Arial"/>
              </w:rPr>
            </w:pPr>
            <w:r w:rsidRPr="00B36BDD">
              <w:rPr>
                <w:rFonts w:ascii="Arial" w:hAnsi="Arial" w:cs="Arial"/>
              </w:rPr>
              <w:t>0.09-0.24</w:t>
            </w:r>
          </w:p>
        </w:tc>
        <w:tc>
          <w:tcPr>
            <w:tcW w:w="1496" w:type="dxa"/>
            <w:hideMark/>
          </w:tcPr>
          <w:p w14:paraId="48C2BB15"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718FFE0D" w14:textId="77777777" w:rsidR="00703DEF" w:rsidRPr="00B36BDD" w:rsidRDefault="00703DEF" w:rsidP="007C1BC4">
            <w:pPr>
              <w:jc w:val="center"/>
              <w:rPr>
                <w:rFonts w:ascii="Arial" w:hAnsi="Arial" w:cs="Arial"/>
              </w:rPr>
            </w:pPr>
            <w:r w:rsidRPr="00B36BDD">
              <w:rPr>
                <w:rFonts w:ascii="Arial" w:hAnsi="Arial" w:cs="Arial"/>
              </w:rPr>
              <w:t>0.37</w:t>
            </w:r>
          </w:p>
        </w:tc>
        <w:tc>
          <w:tcPr>
            <w:tcW w:w="1266" w:type="dxa"/>
            <w:hideMark/>
          </w:tcPr>
          <w:p w14:paraId="3C12285E" w14:textId="77777777" w:rsidR="00703DEF" w:rsidRPr="00B36BDD" w:rsidRDefault="00703DEF" w:rsidP="007C1BC4">
            <w:pPr>
              <w:jc w:val="center"/>
              <w:rPr>
                <w:rFonts w:ascii="Arial" w:hAnsi="Arial" w:cs="Arial"/>
              </w:rPr>
            </w:pPr>
            <w:r w:rsidRPr="00B36BDD">
              <w:rPr>
                <w:rFonts w:ascii="Arial" w:hAnsi="Arial" w:cs="Arial"/>
              </w:rPr>
              <w:t>0.18-0.62</w:t>
            </w:r>
          </w:p>
        </w:tc>
        <w:tc>
          <w:tcPr>
            <w:tcW w:w="2527" w:type="dxa"/>
            <w:hideMark/>
          </w:tcPr>
          <w:p w14:paraId="1FA36A81"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1F26387E" w14:textId="77777777" w:rsidTr="0055073B">
        <w:trPr>
          <w:trHeight w:hRule="exact" w:val="312"/>
        </w:trPr>
        <w:tc>
          <w:tcPr>
            <w:tcW w:w="1670" w:type="dxa"/>
            <w:vMerge/>
            <w:hideMark/>
          </w:tcPr>
          <w:p w14:paraId="4A041733" w14:textId="77777777" w:rsidR="00703DEF" w:rsidRPr="00B36BDD" w:rsidRDefault="00703DEF" w:rsidP="007C1BC4">
            <w:pPr>
              <w:jc w:val="center"/>
              <w:rPr>
                <w:rFonts w:ascii="Arial" w:hAnsi="Arial" w:cs="Arial"/>
              </w:rPr>
            </w:pPr>
          </w:p>
        </w:tc>
        <w:tc>
          <w:tcPr>
            <w:tcW w:w="1097" w:type="dxa"/>
            <w:vMerge/>
            <w:hideMark/>
          </w:tcPr>
          <w:p w14:paraId="19FAD70C" w14:textId="77777777" w:rsidR="00703DEF" w:rsidRPr="00B36BDD" w:rsidRDefault="00703DEF" w:rsidP="007C1BC4">
            <w:pPr>
              <w:jc w:val="center"/>
              <w:rPr>
                <w:rFonts w:ascii="Arial" w:hAnsi="Arial" w:cs="Arial"/>
              </w:rPr>
            </w:pPr>
          </w:p>
        </w:tc>
        <w:tc>
          <w:tcPr>
            <w:tcW w:w="817" w:type="dxa"/>
            <w:vMerge/>
            <w:hideMark/>
          </w:tcPr>
          <w:p w14:paraId="4718A0D4" w14:textId="77777777" w:rsidR="00703DEF" w:rsidRPr="00B36BDD" w:rsidRDefault="00703DEF" w:rsidP="007C1BC4">
            <w:pPr>
              <w:jc w:val="center"/>
              <w:rPr>
                <w:rFonts w:ascii="Arial" w:hAnsi="Arial" w:cs="Arial"/>
              </w:rPr>
            </w:pPr>
          </w:p>
        </w:tc>
        <w:tc>
          <w:tcPr>
            <w:tcW w:w="1803" w:type="dxa"/>
            <w:vMerge/>
            <w:hideMark/>
          </w:tcPr>
          <w:p w14:paraId="16DECB12" w14:textId="77777777" w:rsidR="00703DEF" w:rsidRPr="00B36BDD" w:rsidRDefault="00703DEF" w:rsidP="007C1BC4">
            <w:pPr>
              <w:jc w:val="center"/>
              <w:rPr>
                <w:rFonts w:ascii="Arial" w:hAnsi="Arial" w:cs="Arial"/>
              </w:rPr>
            </w:pPr>
          </w:p>
        </w:tc>
        <w:tc>
          <w:tcPr>
            <w:tcW w:w="1134" w:type="dxa"/>
            <w:vMerge/>
            <w:hideMark/>
          </w:tcPr>
          <w:p w14:paraId="7C213426" w14:textId="77777777" w:rsidR="00703DEF" w:rsidRPr="00B36BDD" w:rsidRDefault="00703DEF" w:rsidP="007C1BC4">
            <w:pPr>
              <w:jc w:val="center"/>
              <w:rPr>
                <w:rFonts w:ascii="Arial" w:hAnsi="Arial" w:cs="Arial"/>
              </w:rPr>
            </w:pPr>
          </w:p>
        </w:tc>
        <w:tc>
          <w:tcPr>
            <w:tcW w:w="1235" w:type="dxa"/>
            <w:vMerge/>
            <w:hideMark/>
          </w:tcPr>
          <w:p w14:paraId="20DA8201" w14:textId="77777777" w:rsidR="00703DEF" w:rsidRPr="00B36BDD" w:rsidRDefault="00703DEF" w:rsidP="007C1BC4">
            <w:pPr>
              <w:jc w:val="center"/>
              <w:rPr>
                <w:rFonts w:ascii="Arial" w:hAnsi="Arial" w:cs="Arial"/>
              </w:rPr>
            </w:pPr>
          </w:p>
        </w:tc>
        <w:tc>
          <w:tcPr>
            <w:tcW w:w="1496" w:type="dxa"/>
            <w:hideMark/>
          </w:tcPr>
          <w:p w14:paraId="79BA1EED"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74415DA2" w14:textId="77777777" w:rsidR="00703DEF" w:rsidRPr="00B36BDD" w:rsidRDefault="00703DEF" w:rsidP="007C1BC4">
            <w:pPr>
              <w:jc w:val="center"/>
              <w:rPr>
                <w:rFonts w:ascii="Arial" w:hAnsi="Arial" w:cs="Arial"/>
              </w:rPr>
            </w:pPr>
            <w:r w:rsidRPr="00B36BDD">
              <w:rPr>
                <w:rFonts w:ascii="Arial" w:hAnsi="Arial" w:cs="Arial"/>
              </w:rPr>
              <w:t>0.04</w:t>
            </w:r>
          </w:p>
        </w:tc>
        <w:tc>
          <w:tcPr>
            <w:tcW w:w="1266" w:type="dxa"/>
            <w:hideMark/>
          </w:tcPr>
          <w:p w14:paraId="0AB213A7" w14:textId="77777777" w:rsidR="00703DEF" w:rsidRPr="00B36BDD" w:rsidRDefault="00703DEF" w:rsidP="007C1BC4">
            <w:pPr>
              <w:jc w:val="center"/>
              <w:rPr>
                <w:rFonts w:ascii="Arial" w:hAnsi="Arial" w:cs="Arial"/>
              </w:rPr>
            </w:pPr>
            <w:r w:rsidRPr="00B36BDD">
              <w:rPr>
                <w:rFonts w:ascii="Arial" w:hAnsi="Arial" w:cs="Arial"/>
              </w:rPr>
              <w:t>0-0.14</w:t>
            </w:r>
          </w:p>
        </w:tc>
        <w:tc>
          <w:tcPr>
            <w:tcW w:w="2527" w:type="dxa"/>
            <w:hideMark/>
          </w:tcPr>
          <w:p w14:paraId="6CA8B49F" w14:textId="77777777" w:rsidR="00703DEF" w:rsidRPr="00B36BDD" w:rsidRDefault="00703DEF" w:rsidP="007C1BC4">
            <w:pPr>
              <w:jc w:val="center"/>
              <w:rPr>
                <w:rFonts w:ascii="Arial" w:hAnsi="Arial" w:cs="Arial"/>
              </w:rPr>
            </w:pPr>
            <w:r w:rsidRPr="00B36BDD">
              <w:rPr>
                <w:rFonts w:ascii="Arial" w:hAnsi="Arial" w:cs="Arial"/>
              </w:rPr>
              <w:t>dominant</w:t>
            </w:r>
          </w:p>
        </w:tc>
      </w:tr>
    </w:tbl>
    <w:p w14:paraId="2EF3F471" w14:textId="77BCE94F" w:rsidR="00DE4099" w:rsidRPr="007F05C5" w:rsidRDefault="00DE4099" w:rsidP="007C1BC4">
      <w:pPr>
        <w:rPr>
          <w:rFonts w:ascii="Arial" w:hAnsi="Arial" w:cs="Arial"/>
          <w:lang w:val="en-US"/>
        </w:rPr>
        <w:sectPr w:rsidR="00DE4099" w:rsidRPr="007F05C5" w:rsidSect="003B54B1">
          <w:pgSz w:w="16840" w:h="11900" w:orient="landscape"/>
          <w:pgMar w:top="1440" w:right="1440" w:bottom="1440" w:left="1440" w:header="709" w:footer="709" w:gutter="0"/>
          <w:cols w:space="708"/>
          <w:docGrid w:linePitch="360"/>
        </w:sectPr>
      </w:pPr>
    </w:p>
    <w:p w14:paraId="10376C58" w14:textId="63007291" w:rsidR="007B2B97" w:rsidRPr="007F05C5" w:rsidRDefault="007B2B97" w:rsidP="007C1BC4">
      <w:pPr>
        <w:rPr>
          <w:rFonts w:ascii="Arial" w:hAnsi="Arial" w:cs="Arial"/>
          <w:lang w:val="en-US"/>
        </w:rPr>
      </w:pPr>
    </w:p>
    <w:sectPr w:rsidR="007B2B97" w:rsidRPr="007F05C5" w:rsidSect="000452C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Benjamin Van Doren" w:date="2021-11-29T16:51:00Z" w:initials="BVD">
    <w:p w14:paraId="1A2A6A36" w14:textId="77777777" w:rsidR="00814478" w:rsidRDefault="00814478">
      <w:pPr>
        <w:pStyle w:val="CommentText"/>
      </w:pPr>
      <w:r>
        <w:rPr>
          <w:rStyle w:val="CommentReference"/>
        </w:rPr>
        <w:annotationRef/>
      </w:r>
      <w:r>
        <w:t>Say “in the nine most abundant species” if you picked THE 9 species of greatest abundance</w:t>
      </w:r>
    </w:p>
    <w:p w14:paraId="20892D17" w14:textId="77777777" w:rsidR="00814478" w:rsidRDefault="00814478">
      <w:pPr>
        <w:pStyle w:val="CommentText"/>
      </w:pPr>
    </w:p>
    <w:p w14:paraId="6809EBFB" w14:textId="4DF49E4A" w:rsidR="00814478" w:rsidRDefault="00814478">
      <w:pPr>
        <w:pStyle w:val="CommentText"/>
      </w:pPr>
      <w:r>
        <w:t xml:space="preserve">Say “in nine of the most abundant species” if you picked these nine species from the most abundant ones, but there are some others that are more abundant. </w:t>
      </w:r>
    </w:p>
  </w:comment>
  <w:comment w:id="20" w:author="Benjamin Van Doren" w:date="2021-11-29T16:57:00Z" w:initials="BVD">
    <w:p w14:paraId="1B59FA6B" w14:textId="4ADFF6DB" w:rsidR="00015D1B" w:rsidRDefault="00015D1B">
      <w:pPr>
        <w:pStyle w:val="CommentText"/>
      </w:pPr>
      <w:r>
        <w:rPr>
          <w:rStyle w:val="CommentReference"/>
        </w:rPr>
        <w:annotationRef/>
      </w:r>
      <w:r>
        <w:t>Can you say anything about how you expect their distributions to change with increased warming? I understand if that is beyond the scope of the paper</w:t>
      </w:r>
    </w:p>
  </w:comment>
  <w:comment w:id="45" w:author="Benjamin Van Doren" w:date="2021-11-29T17:00:00Z" w:initials="BVD">
    <w:p w14:paraId="25908F28" w14:textId="5D02449E" w:rsidR="00C5305D" w:rsidRDefault="00C5305D">
      <w:pPr>
        <w:pStyle w:val="CommentText"/>
      </w:pPr>
      <w:r>
        <w:rPr>
          <w:rStyle w:val="CommentReference"/>
        </w:rPr>
        <w:annotationRef/>
      </w:r>
      <w:r>
        <w:t>You might mean a different word here, sounds weird</w:t>
      </w:r>
    </w:p>
  </w:comment>
  <w:comment w:id="52" w:author="Benjamin Van Doren" w:date="2021-11-29T17:02:00Z" w:initials="BVD">
    <w:p w14:paraId="56AB9ABD" w14:textId="58D37006" w:rsidR="0098205A" w:rsidRDefault="0098205A">
      <w:pPr>
        <w:pStyle w:val="CommentText"/>
      </w:pPr>
      <w:r>
        <w:rPr>
          <w:rStyle w:val="CommentReference"/>
        </w:rPr>
        <w:annotationRef/>
      </w:r>
      <w:r>
        <w:t>I don’t quite follow this (not a language thing, just need to explain a little more thoroughly)</w:t>
      </w:r>
      <w:r w:rsidR="00032A07">
        <w:t>. What is a “range-shift gap”?</w:t>
      </w:r>
    </w:p>
  </w:comment>
  <w:comment w:id="72" w:author="Benjamin Van Doren" w:date="2021-11-29T17:11:00Z" w:initials="BVD">
    <w:p w14:paraId="407F6033" w14:textId="40429E7D" w:rsidR="009F7CF6" w:rsidRDefault="009F7CF6">
      <w:pPr>
        <w:pStyle w:val="CommentText"/>
      </w:pPr>
      <w:r>
        <w:rPr>
          <w:rStyle w:val="CommentReference"/>
        </w:rPr>
        <w:annotationRef/>
      </w:r>
      <w:r>
        <w:t>Correct?</w:t>
      </w:r>
    </w:p>
  </w:comment>
  <w:comment w:id="128" w:author="Benjamin Van Doren" w:date="2021-11-29T17:18:00Z" w:initials="BVD">
    <w:p w14:paraId="40D8A815" w14:textId="717CCEED" w:rsidR="008553B6" w:rsidRDefault="008553B6">
      <w:pPr>
        <w:pStyle w:val="CommentText"/>
      </w:pPr>
      <w:r>
        <w:rPr>
          <w:rStyle w:val="CommentReference"/>
        </w:rPr>
        <w:annotationRef/>
      </w:r>
      <w:r>
        <w:t>Contaminated how? With another species? (</w:t>
      </w:r>
      <w:proofErr w:type="gramStart"/>
      <w:r>
        <w:t>just</w:t>
      </w:r>
      <w:proofErr w:type="gramEnd"/>
      <w:r>
        <w:t xml:space="preserve"> curious, not sure if important to specify)</w:t>
      </w:r>
    </w:p>
  </w:comment>
  <w:comment w:id="137" w:author="Benjamin Van Doren" w:date="2021-11-29T17:21:00Z" w:initials="BVD">
    <w:p w14:paraId="5740A8EB" w14:textId="1E755B09" w:rsidR="00C416CB" w:rsidRDefault="00C416CB">
      <w:pPr>
        <w:pStyle w:val="CommentText"/>
      </w:pPr>
      <w:r>
        <w:rPr>
          <w:rStyle w:val="CommentReference"/>
        </w:rPr>
        <w:annotationRef/>
      </w:r>
      <w:r>
        <w:t>I don’t totally follow this (not a language thing)</w:t>
      </w:r>
    </w:p>
  </w:comment>
  <w:comment w:id="140" w:author="Benjamin Van Doren" w:date="2021-11-29T17:23:00Z" w:initials="BVD">
    <w:p w14:paraId="26A07469" w14:textId="2BD21FA8" w:rsidR="001B6E89" w:rsidRDefault="001B6E89">
      <w:pPr>
        <w:pStyle w:val="CommentText"/>
      </w:pPr>
      <w:r>
        <w:rPr>
          <w:rStyle w:val="CommentReference"/>
        </w:rPr>
        <w:annotationRef/>
      </w:r>
      <w:r>
        <w:t>Not sure if you need this paragraph – I got a bit confused reading it</w:t>
      </w:r>
    </w:p>
  </w:comment>
  <w:comment w:id="160" w:author="Benjamin Van Doren" w:date="2021-11-29T17:28:00Z" w:initials="BVD">
    <w:p w14:paraId="1EC7C729" w14:textId="48F9CE36" w:rsidR="004A34F3" w:rsidRDefault="004A34F3">
      <w:pPr>
        <w:pStyle w:val="CommentText"/>
      </w:pPr>
      <w:r>
        <w:rPr>
          <w:rStyle w:val="CommentReference"/>
        </w:rPr>
        <w:annotationRef/>
      </w:r>
      <w:r>
        <w:t>What do you mean by the “Average of the central temperature”?</w:t>
      </w:r>
    </w:p>
  </w:comment>
  <w:comment w:id="182" w:author="Benjamin Van Doren" w:date="2021-11-29T17:32:00Z" w:initials="BVD">
    <w:p w14:paraId="43105205" w14:textId="786D43CC" w:rsidR="002E5BD6" w:rsidRDefault="002E5BD6">
      <w:pPr>
        <w:pStyle w:val="CommentText"/>
      </w:pPr>
      <w:r>
        <w:rPr>
          <w:rStyle w:val="CommentReference"/>
        </w:rPr>
        <w:annotationRef/>
      </w:r>
      <w:r>
        <w:t xml:space="preserve">Should this be more specific? </w:t>
      </w:r>
    </w:p>
  </w:comment>
  <w:comment w:id="185" w:author="Jinlin Chen" w:date="2021-11-16T05:23:00Z" w:initials="JC">
    <w:p w14:paraId="3AA85833" w14:textId="5919A13B" w:rsidR="00870031" w:rsidRDefault="00870031">
      <w:pPr>
        <w:pStyle w:val="CommentText"/>
      </w:pPr>
      <w:r>
        <w:rPr>
          <w:rStyle w:val="CommentReference"/>
        </w:rPr>
        <w:annotationRef/>
      </w:r>
      <w:r>
        <w:t>Currently a simplified phylogeny tree with equal branch distance is used</w:t>
      </w:r>
      <w:r w:rsidR="001A6106">
        <w:t xml:space="preserve">. I still need to ask for real phylogenetic tree data. </w:t>
      </w:r>
    </w:p>
  </w:comment>
  <w:comment w:id="239" w:author="Benjamin Van Doren" w:date="2021-11-29T17:51:00Z" w:initials="BVD">
    <w:p w14:paraId="069877BD" w14:textId="5700EC0A" w:rsidR="00401749" w:rsidRDefault="00401749">
      <w:pPr>
        <w:pStyle w:val="CommentText"/>
      </w:pPr>
      <w:r>
        <w:rPr>
          <w:rStyle w:val="CommentReference"/>
        </w:rPr>
        <w:annotationRef/>
      </w:r>
      <w:r>
        <w:t>Figure 4 doesn’t have an “a” panel, it’s just one panel</w:t>
      </w:r>
    </w:p>
  </w:comment>
  <w:comment w:id="283" w:author="Benjamin Van Doren" w:date="2021-11-29T18:00:00Z" w:initials="BVD">
    <w:p w14:paraId="67FFABA2" w14:textId="77777777" w:rsidR="008460DD" w:rsidRDefault="008460DD">
      <w:pPr>
        <w:pStyle w:val="CommentText"/>
        <w:rPr>
          <w:rStyle w:val="CommentReference"/>
        </w:rPr>
      </w:pPr>
      <w:r>
        <w:rPr>
          <w:rStyle w:val="CommentReference"/>
        </w:rPr>
        <w:annotationRef/>
      </w:r>
      <w:r>
        <w:rPr>
          <w:rStyle w:val="CommentReference"/>
        </w:rPr>
        <w:t>When you cite in a sentence like this, you’ll want to change the parentheses so it’s “Overgaard et al. (2014) examined…”</w:t>
      </w:r>
    </w:p>
    <w:p w14:paraId="0BC1AFA8" w14:textId="77777777" w:rsidR="008460DD" w:rsidRDefault="008460DD">
      <w:pPr>
        <w:pStyle w:val="CommentText"/>
        <w:rPr>
          <w:rStyle w:val="CommentReference"/>
        </w:rPr>
      </w:pPr>
    </w:p>
    <w:p w14:paraId="0AB17CDB" w14:textId="290B9759" w:rsidR="008460DD" w:rsidRPr="008460DD" w:rsidRDefault="008460DD">
      <w:pPr>
        <w:pStyle w:val="CommentText"/>
        <w:rPr>
          <w:sz w:val="16"/>
          <w:szCs w:val="16"/>
        </w:rPr>
      </w:pPr>
      <w:r>
        <w:rPr>
          <w:rStyle w:val="CommentReference"/>
        </w:rPr>
        <w:t>Your citation manager will have an option to do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09EBFB" w15:done="0"/>
  <w15:commentEx w15:paraId="1B59FA6B" w15:done="0"/>
  <w15:commentEx w15:paraId="25908F28" w15:done="0"/>
  <w15:commentEx w15:paraId="56AB9ABD" w15:done="0"/>
  <w15:commentEx w15:paraId="407F6033" w15:done="0"/>
  <w15:commentEx w15:paraId="40D8A815" w15:done="0"/>
  <w15:commentEx w15:paraId="5740A8EB" w15:done="0"/>
  <w15:commentEx w15:paraId="26A07469" w15:done="0"/>
  <w15:commentEx w15:paraId="1EC7C729" w15:done="0"/>
  <w15:commentEx w15:paraId="43105205" w15:done="0"/>
  <w15:commentEx w15:paraId="3AA85833" w15:done="0"/>
  <w15:commentEx w15:paraId="069877BD" w15:done="0"/>
  <w15:commentEx w15:paraId="0AB17C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F83AF" w16cex:dateUtc="2021-11-29T21:51:00Z"/>
  <w16cex:commentExtensible w16cex:durableId="254F8502" w16cex:dateUtc="2021-11-29T21:57:00Z"/>
  <w16cex:commentExtensible w16cex:durableId="254F85A9" w16cex:dateUtc="2021-11-29T22:00:00Z"/>
  <w16cex:commentExtensible w16cex:durableId="254F8641" w16cex:dateUtc="2021-11-29T22:02:00Z"/>
  <w16cex:commentExtensible w16cex:durableId="254F885D" w16cex:dateUtc="2021-11-29T22:11:00Z"/>
  <w16cex:commentExtensible w16cex:durableId="254F89FB" w16cex:dateUtc="2021-11-29T22:18:00Z"/>
  <w16cex:commentExtensible w16cex:durableId="254F8AA7" w16cex:dateUtc="2021-11-29T22:21:00Z"/>
  <w16cex:commentExtensible w16cex:durableId="254F8AF9" w16cex:dateUtc="2021-11-29T22:23:00Z"/>
  <w16cex:commentExtensible w16cex:durableId="254F8C4D" w16cex:dateUtc="2021-11-29T22:28:00Z"/>
  <w16cex:commentExtensible w16cex:durableId="254F8D49" w16cex:dateUtc="2021-11-29T22:32:00Z"/>
  <w16cex:commentExtensible w16cex:durableId="253E0505" w16cex:dateUtc="2021-11-16T10:23:00Z"/>
  <w16cex:commentExtensible w16cex:durableId="254F9186" w16cex:dateUtc="2021-11-29T22:51:00Z"/>
  <w16cex:commentExtensible w16cex:durableId="254F93A3" w16cex:dateUtc="2021-11-29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09EBFB" w16cid:durableId="254F83AF"/>
  <w16cid:commentId w16cid:paraId="1B59FA6B" w16cid:durableId="254F8502"/>
  <w16cid:commentId w16cid:paraId="25908F28" w16cid:durableId="254F85A9"/>
  <w16cid:commentId w16cid:paraId="56AB9ABD" w16cid:durableId="254F8641"/>
  <w16cid:commentId w16cid:paraId="407F6033" w16cid:durableId="254F885D"/>
  <w16cid:commentId w16cid:paraId="40D8A815" w16cid:durableId="254F89FB"/>
  <w16cid:commentId w16cid:paraId="5740A8EB" w16cid:durableId="254F8AA7"/>
  <w16cid:commentId w16cid:paraId="26A07469" w16cid:durableId="254F8AF9"/>
  <w16cid:commentId w16cid:paraId="1EC7C729" w16cid:durableId="254F8C4D"/>
  <w16cid:commentId w16cid:paraId="43105205" w16cid:durableId="254F8D49"/>
  <w16cid:commentId w16cid:paraId="3AA85833" w16cid:durableId="253E0505"/>
  <w16cid:commentId w16cid:paraId="069877BD" w16cid:durableId="254F9186"/>
  <w16cid:commentId w16cid:paraId="0AB17CDB" w16cid:durableId="254F93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3518C" w14:textId="77777777" w:rsidR="004C73B7" w:rsidRDefault="004C73B7" w:rsidP="00840752">
      <w:r>
        <w:separator/>
      </w:r>
    </w:p>
  </w:endnote>
  <w:endnote w:type="continuationSeparator" w:id="0">
    <w:p w14:paraId="0D22D7F2" w14:textId="77777777" w:rsidR="004C73B7" w:rsidRDefault="004C73B7" w:rsidP="0084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7CA19" w14:textId="77777777" w:rsidR="004C73B7" w:rsidRDefault="004C73B7" w:rsidP="00840752">
      <w:r>
        <w:separator/>
      </w:r>
    </w:p>
  </w:footnote>
  <w:footnote w:type="continuationSeparator" w:id="0">
    <w:p w14:paraId="4F052072" w14:textId="77777777" w:rsidR="004C73B7" w:rsidRDefault="004C73B7" w:rsidP="0084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924"/>
    <w:multiLevelType w:val="hybridMultilevel"/>
    <w:tmpl w:val="14927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92312"/>
    <w:multiLevelType w:val="hybridMultilevel"/>
    <w:tmpl w:val="2826A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D567A"/>
    <w:multiLevelType w:val="hybridMultilevel"/>
    <w:tmpl w:val="364ED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A4E56"/>
    <w:multiLevelType w:val="hybridMultilevel"/>
    <w:tmpl w:val="7AA21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556000"/>
    <w:multiLevelType w:val="hybridMultilevel"/>
    <w:tmpl w:val="CC4AE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8D5EAA"/>
    <w:multiLevelType w:val="hybridMultilevel"/>
    <w:tmpl w:val="CA62B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35D5BD9"/>
    <w:multiLevelType w:val="hybridMultilevel"/>
    <w:tmpl w:val="D7268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404BE5"/>
    <w:multiLevelType w:val="hybridMultilevel"/>
    <w:tmpl w:val="D64E009A"/>
    <w:lvl w:ilvl="0" w:tplc="B1BCE9BE">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0B64984"/>
    <w:multiLevelType w:val="multilevel"/>
    <w:tmpl w:val="3A88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7CA5531"/>
    <w:multiLevelType w:val="hybridMultilevel"/>
    <w:tmpl w:val="77625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D757B8A"/>
    <w:multiLevelType w:val="hybridMultilevel"/>
    <w:tmpl w:val="7DACB6D8"/>
    <w:lvl w:ilvl="0" w:tplc="8FCAE068">
      <w:start w:val="249"/>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7F5D64"/>
    <w:multiLevelType w:val="hybridMultilevel"/>
    <w:tmpl w:val="ACF0FA5C"/>
    <w:lvl w:ilvl="0" w:tplc="652E2E7C">
      <w:start w:val="4"/>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9C6491"/>
    <w:multiLevelType w:val="hybridMultilevel"/>
    <w:tmpl w:val="8EDC0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17"/>
  </w:num>
  <w:num w:numId="3">
    <w:abstractNumId w:val="6"/>
  </w:num>
  <w:num w:numId="4">
    <w:abstractNumId w:val="26"/>
  </w:num>
  <w:num w:numId="5">
    <w:abstractNumId w:val="21"/>
  </w:num>
  <w:num w:numId="6">
    <w:abstractNumId w:val="23"/>
  </w:num>
  <w:num w:numId="7">
    <w:abstractNumId w:val="18"/>
  </w:num>
  <w:num w:numId="8">
    <w:abstractNumId w:val="3"/>
  </w:num>
  <w:num w:numId="9">
    <w:abstractNumId w:val="15"/>
  </w:num>
  <w:num w:numId="10">
    <w:abstractNumId w:val="11"/>
  </w:num>
  <w:num w:numId="11">
    <w:abstractNumId w:val="12"/>
  </w:num>
  <w:num w:numId="12">
    <w:abstractNumId w:val="8"/>
  </w:num>
  <w:num w:numId="13">
    <w:abstractNumId w:val="19"/>
  </w:num>
  <w:num w:numId="14">
    <w:abstractNumId w:val="13"/>
  </w:num>
  <w:num w:numId="15">
    <w:abstractNumId w:val="0"/>
  </w:num>
  <w:num w:numId="16">
    <w:abstractNumId w:val="5"/>
  </w:num>
  <w:num w:numId="17">
    <w:abstractNumId w:val="4"/>
  </w:num>
  <w:num w:numId="18">
    <w:abstractNumId w:val="7"/>
  </w:num>
  <w:num w:numId="19">
    <w:abstractNumId w:val="9"/>
  </w:num>
  <w:num w:numId="20">
    <w:abstractNumId w:val="2"/>
  </w:num>
  <w:num w:numId="21">
    <w:abstractNumId w:val="24"/>
  </w:num>
  <w:num w:numId="22">
    <w:abstractNumId w:val="10"/>
  </w:num>
  <w:num w:numId="23">
    <w:abstractNumId w:val="1"/>
  </w:num>
  <w:num w:numId="24">
    <w:abstractNumId w:val="22"/>
  </w:num>
  <w:num w:numId="25">
    <w:abstractNumId w:val="14"/>
  </w:num>
  <w:num w:numId="26">
    <w:abstractNumId w:val="20"/>
  </w:num>
  <w:num w:numId="2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nlin Chen">
    <w15:presenceInfo w15:providerId="AD" w15:userId="S::quee3755@ox.ac.uk::3962bcab-6b37-4cf2-a2fd-0090fc8aa6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C3"/>
    <w:rsid w:val="000026F0"/>
    <w:rsid w:val="00005535"/>
    <w:rsid w:val="00006474"/>
    <w:rsid w:val="000067E1"/>
    <w:rsid w:val="0000748B"/>
    <w:rsid w:val="000128B8"/>
    <w:rsid w:val="00013562"/>
    <w:rsid w:val="00015D1B"/>
    <w:rsid w:val="00016199"/>
    <w:rsid w:val="00017D17"/>
    <w:rsid w:val="00020BAE"/>
    <w:rsid w:val="0002329C"/>
    <w:rsid w:val="0002365C"/>
    <w:rsid w:val="00023DFA"/>
    <w:rsid w:val="000248A0"/>
    <w:rsid w:val="00025164"/>
    <w:rsid w:val="00025301"/>
    <w:rsid w:val="000270BE"/>
    <w:rsid w:val="000275A7"/>
    <w:rsid w:val="00030020"/>
    <w:rsid w:val="00030234"/>
    <w:rsid w:val="00031E8C"/>
    <w:rsid w:val="000323D3"/>
    <w:rsid w:val="00032A07"/>
    <w:rsid w:val="00034A52"/>
    <w:rsid w:val="0003504A"/>
    <w:rsid w:val="00035188"/>
    <w:rsid w:val="000368C9"/>
    <w:rsid w:val="00036A2A"/>
    <w:rsid w:val="000377CB"/>
    <w:rsid w:val="00040354"/>
    <w:rsid w:val="00041BC3"/>
    <w:rsid w:val="000441E7"/>
    <w:rsid w:val="00044B2C"/>
    <w:rsid w:val="000452CA"/>
    <w:rsid w:val="00045B7F"/>
    <w:rsid w:val="00046745"/>
    <w:rsid w:val="00046EDE"/>
    <w:rsid w:val="00046F64"/>
    <w:rsid w:val="00047101"/>
    <w:rsid w:val="000503B9"/>
    <w:rsid w:val="0005107A"/>
    <w:rsid w:val="000523B5"/>
    <w:rsid w:val="000529FD"/>
    <w:rsid w:val="000531B6"/>
    <w:rsid w:val="0005376D"/>
    <w:rsid w:val="00054B94"/>
    <w:rsid w:val="000553CF"/>
    <w:rsid w:val="00055EB7"/>
    <w:rsid w:val="00055F3A"/>
    <w:rsid w:val="00056D0F"/>
    <w:rsid w:val="000570CB"/>
    <w:rsid w:val="00057866"/>
    <w:rsid w:val="00057D30"/>
    <w:rsid w:val="0006153E"/>
    <w:rsid w:val="0006183D"/>
    <w:rsid w:val="000625C0"/>
    <w:rsid w:val="000643AA"/>
    <w:rsid w:val="00065485"/>
    <w:rsid w:val="00066A1E"/>
    <w:rsid w:val="00066D54"/>
    <w:rsid w:val="00070168"/>
    <w:rsid w:val="00071151"/>
    <w:rsid w:val="000773AE"/>
    <w:rsid w:val="00077658"/>
    <w:rsid w:val="000777B9"/>
    <w:rsid w:val="000809E7"/>
    <w:rsid w:val="00081E42"/>
    <w:rsid w:val="0008287F"/>
    <w:rsid w:val="00083CBD"/>
    <w:rsid w:val="000852EC"/>
    <w:rsid w:val="000855AC"/>
    <w:rsid w:val="0008726C"/>
    <w:rsid w:val="0009020B"/>
    <w:rsid w:val="0009103F"/>
    <w:rsid w:val="00092038"/>
    <w:rsid w:val="0009229E"/>
    <w:rsid w:val="000958FD"/>
    <w:rsid w:val="00095E61"/>
    <w:rsid w:val="00097048"/>
    <w:rsid w:val="00097531"/>
    <w:rsid w:val="0009777A"/>
    <w:rsid w:val="00097BA0"/>
    <w:rsid w:val="000A40C3"/>
    <w:rsid w:val="000A7638"/>
    <w:rsid w:val="000B00DD"/>
    <w:rsid w:val="000B194D"/>
    <w:rsid w:val="000B263D"/>
    <w:rsid w:val="000B308D"/>
    <w:rsid w:val="000B4179"/>
    <w:rsid w:val="000B51F0"/>
    <w:rsid w:val="000B55C7"/>
    <w:rsid w:val="000B58B8"/>
    <w:rsid w:val="000B5956"/>
    <w:rsid w:val="000B5A74"/>
    <w:rsid w:val="000B5DD4"/>
    <w:rsid w:val="000B6084"/>
    <w:rsid w:val="000B631D"/>
    <w:rsid w:val="000B6AA6"/>
    <w:rsid w:val="000B6CBE"/>
    <w:rsid w:val="000B7346"/>
    <w:rsid w:val="000C14F6"/>
    <w:rsid w:val="000C3659"/>
    <w:rsid w:val="000C497E"/>
    <w:rsid w:val="000C4AD3"/>
    <w:rsid w:val="000C4B32"/>
    <w:rsid w:val="000C55D1"/>
    <w:rsid w:val="000C58F3"/>
    <w:rsid w:val="000C6CA8"/>
    <w:rsid w:val="000C7FB2"/>
    <w:rsid w:val="000D0FD3"/>
    <w:rsid w:val="000D1808"/>
    <w:rsid w:val="000D2558"/>
    <w:rsid w:val="000D2B72"/>
    <w:rsid w:val="000D3350"/>
    <w:rsid w:val="000D3807"/>
    <w:rsid w:val="000D48E4"/>
    <w:rsid w:val="000D7C3B"/>
    <w:rsid w:val="000E2B74"/>
    <w:rsid w:val="000E3BFB"/>
    <w:rsid w:val="000E4119"/>
    <w:rsid w:val="000E41CB"/>
    <w:rsid w:val="000E5A1F"/>
    <w:rsid w:val="000E7053"/>
    <w:rsid w:val="000E7E11"/>
    <w:rsid w:val="000F062A"/>
    <w:rsid w:val="000F1B40"/>
    <w:rsid w:val="000F237C"/>
    <w:rsid w:val="000F2D71"/>
    <w:rsid w:val="000F2E04"/>
    <w:rsid w:val="000F32C0"/>
    <w:rsid w:val="000F3FBE"/>
    <w:rsid w:val="000F4132"/>
    <w:rsid w:val="000F50F9"/>
    <w:rsid w:val="000F5489"/>
    <w:rsid w:val="000F66DF"/>
    <w:rsid w:val="001001AB"/>
    <w:rsid w:val="0010270E"/>
    <w:rsid w:val="0010276F"/>
    <w:rsid w:val="00104A5C"/>
    <w:rsid w:val="00104FB8"/>
    <w:rsid w:val="00106141"/>
    <w:rsid w:val="00107DA2"/>
    <w:rsid w:val="0011067B"/>
    <w:rsid w:val="00110D5A"/>
    <w:rsid w:val="001113A3"/>
    <w:rsid w:val="00112EDD"/>
    <w:rsid w:val="001136C9"/>
    <w:rsid w:val="00113BE7"/>
    <w:rsid w:val="001201D7"/>
    <w:rsid w:val="001210F8"/>
    <w:rsid w:val="00121C2C"/>
    <w:rsid w:val="00122DAE"/>
    <w:rsid w:val="0012415B"/>
    <w:rsid w:val="001245D6"/>
    <w:rsid w:val="001246B7"/>
    <w:rsid w:val="0012515D"/>
    <w:rsid w:val="00125C2F"/>
    <w:rsid w:val="001271E7"/>
    <w:rsid w:val="00127399"/>
    <w:rsid w:val="0013033D"/>
    <w:rsid w:val="00130E74"/>
    <w:rsid w:val="00133DFB"/>
    <w:rsid w:val="0013514A"/>
    <w:rsid w:val="0013633E"/>
    <w:rsid w:val="00136888"/>
    <w:rsid w:val="00137D81"/>
    <w:rsid w:val="00140342"/>
    <w:rsid w:val="0014129F"/>
    <w:rsid w:val="001424A2"/>
    <w:rsid w:val="00142F4D"/>
    <w:rsid w:val="0014458C"/>
    <w:rsid w:val="00144C79"/>
    <w:rsid w:val="001450D7"/>
    <w:rsid w:val="001518AD"/>
    <w:rsid w:val="00152BAF"/>
    <w:rsid w:val="00152F0B"/>
    <w:rsid w:val="00152FA0"/>
    <w:rsid w:val="001544E2"/>
    <w:rsid w:val="001555F7"/>
    <w:rsid w:val="00155DA6"/>
    <w:rsid w:val="00156838"/>
    <w:rsid w:val="00157313"/>
    <w:rsid w:val="00157433"/>
    <w:rsid w:val="00160C58"/>
    <w:rsid w:val="00165C8E"/>
    <w:rsid w:val="00170F0B"/>
    <w:rsid w:val="001714D5"/>
    <w:rsid w:val="00173C7A"/>
    <w:rsid w:val="00174930"/>
    <w:rsid w:val="001751E3"/>
    <w:rsid w:val="00175EBB"/>
    <w:rsid w:val="0017617F"/>
    <w:rsid w:val="00177ECE"/>
    <w:rsid w:val="00182A81"/>
    <w:rsid w:val="001859CF"/>
    <w:rsid w:val="00186719"/>
    <w:rsid w:val="00186832"/>
    <w:rsid w:val="001871A0"/>
    <w:rsid w:val="0018727E"/>
    <w:rsid w:val="001879B9"/>
    <w:rsid w:val="001901D5"/>
    <w:rsid w:val="00190BEB"/>
    <w:rsid w:val="00190E1A"/>
    <w:rsid w:val="001920B9"/>
    <w:rsid w:val="00192D77"/>
    <w:rsid w:val="00193090"/>
    <w:rsid w:val="0019316F"/>
    <w:rsid w:val="00194438"/>
    <w:rsid w:val="0019523C"/>
    <w:rsid w:val="00195CCB"/>
    <w:rsid w:val="00197758"/>
    <w:rsid w:val="001978BF"/>
    <w:rsid w:val="001A03CB"/>
    <w:rsid w:val="001A0797"/>
    <w:rsid w:val="001A149F"/>
    <w:rsid w:val="001A1E9C"/>
    <w:rsid w:val="001A27D3"/>
    <w:rsid w:val="001A3391"/>
    <w:rsid w:val="001A37F5"/>
    <w:rsid w:val="001A440C"/>
    <w:rsid w:val="001A4CF9"/>
    <w:rsid w:val="001A4D4C"/>
    <w:rsid w:val="001A5425"/>
    <w:rsid w:val="001A5AA6"/>
    <w:rsid w:val="001A6106"/>
    <w:rsid w:val="001A6174"/>
    <w:rsid w:val="001A7465"/>
    <w:rsid w:val="001A784A"/>
    <w:rsid w:val="001A7D36"/>
    <w:rsid w:val="001B262E"/>
    <w:rsid w:val="001B2B3E"/>
    <w:rsid w:val="001B4BA0"/>
    <w:rsid w:val="001B51F6"/>
    <w:rsid w:val="001B6BF7"/>
    <w:rsid w:val="001B6E89"/>
    <w:rsid w:val="001B72D6"/>
    <w:rsid w:val="001C14AA"/>
    <w:rsid w:val="001C1AD0"/>
    <w:rsid w:val="001C3034"/>
    <w:rsid w:val="001C52D6"/>
    <w:rsid w:val="001C6D59"/>
    <w:rsid w:val="001C6D81"/>
    <w:rsid w:val="001C6FA4"/>
    <w:rsid w:val="001D1178"/>
    <w:rsid w:val="001D23F0"/>
    <w:rsid w:val="001D27E4"/>
    <w:rsid w:val="001D33EE"/>
    <w:rsid w:val="001D62CE"/>
    <w:rsid w:val="001D7781"/>
    <w:rsid w:val="001E2217"/>
    <w:rsid w:val="001E3430"/>
    <w:rsid w:val="001E3BEE"/>
    <w:rsid w:val="001E4624"/>
    <w:rsid w:val="001E5610"/>
    <w:rsid w:val="001E5951"/>
    <w:rsid w:val="001E5C45"/>
    <w:rsid w:val="001E64D3"/>
    <w:rsid w:val="001E6D01"/>
    <w:rsid w:val="001F08FD"/>
    <w:rsid w:val="001F10CA"/>
    <w:rsid w:val="001F1BE3"/>
    <w:rsid w:val="001F4734"/>
    <w:rsid w:val="001F50EB"/>
    <w:rsid w:val="001F5B9D"/>
    <w:rsid w:val="001F612D"/>
    <w:rsid w:val="00204C7D"/>
    <w:rsid w:val="00204FDD"/>
    <w:rsid w:val="002061BE"/>
    <w:rsid w:val="002061ED"/>
    <w:rsid w:val="00206969"/>
    <w:rsid w:val="00207043"/>
    <w:rsid w:val="00211590"/>
    <w:rsid w:val="002118E3"/>
    <w:rsid w:val="00211DCF"/>
    <w:rsid w:val="00212232"/>
    <w:rsid w:val="00212990"/>
    <w:rsid w:val="00212A8D"/>
    <w:rsid w:val="00212E5A"/>
    <w:rsid w:val="0021365A"/>
    <w:rsid w:val="00213D6E"/>
    <w:rsid w:val="00214B60"/>
    <w:rsid w:val="0021584F"/>
    <w:rsid w:val="0021589C"/>
    <w:rsid w:val="0021652C"/>
    <w:rsid w:val="002167FB"/>
    <w:rsid w:val="00216CE4"/>
    <w:rsid w:val="00217455"/>
    <w:rsid w:val="002175D8"/>
    <w:rsid w:val="00217768"/>
    <w:rsid w:val="00217F25"/>
    <w:rsid w:val="0022188C"/>
    <w:rsid w:val="00221AE8"/>
    <w:rsid w:val="002224D1"/>
    <w:rsid w:val="00222578"/>
    <w:rsid w:val="002226F9"/>
    <w:rsid w:val="002228A6"/>
    <w:rsid w:val="00222E68"/>
    <w:rsid w:val="0022400A"/>
    <w:rsid w:val="00225D48"/>
    <w:rsid w:val="00225EBE"/>
    <w:rsid w:val="00226FBE"/>
    <w:rsid w:val="002277B2"/>
    <w:rsid w:val="002310BF"/>
    <w:rsid w:val="00232A88"/>
    <w:rsid w:val="00233E78"/>
    <w:rsid w:val="0023417C"/>
    <w:rsid w:val="002347D9"/>
    <w:rsid w:val="0023536C"/>
    <w:rsid w:val="00237101"/>
    <w:rsid w:val="00237555"/>
    <w:rsid w:val="00243604"/>
    <w:rsid w:val="00243DAB"/>
    <w:rsid w:val="00245BF5"/>
    <w:rsid w:val="002464B2"/>
    <w:rsid w:val="002466B0"/>
    <w:rsid w:val="00250641"/>
    <w:rsid w:val="00250CB2"/>
    <w:rsid w:val="0025181A"/>
    <w:rsid w:val="002518EF"/>
    <w:rsid w:val="002520E2"/>
    <w:rsid w:val="00252677"/>
    <w:rsid w:val="00252DF9"/>
    <w:rsid w:val="002536D8"/>
    <w:rsid w:val="00255B96"/>
    <w:rsid w:val="00257551"/>
    <w:rsid w:val="0026067A"/>
    <w:rsid w:val="002609B7"/>
    <w:rsid w:val="002615B1"/>
    <w:rsid w:val="002615B2"/>
    <w:rsid w:val="002634D0"/>
    <w:rsid w:val="00264929"/>
    <w:rsid w:val="0026541E"/>
    <w:rsid w:val="00265F6F"/>
    <w:rsid w:val="002663CF"/>
    <w:rsid w:val="00266D81"/>
    <w:rsid w:val="00266E82"/>
    <w:rsid w:val="0026735A"/>
    <w:rsid w:val="00270432"/>
    <w:rsid w:val="00270BB1"/>
    <w:rsid w:val="00271FFC"/>
    <w:rsid w:val="00272FE4"/>
    <w:rsid w:val="00273C62"/>
    <w:rsid w:val="00276745"/>
    <w:rsid w:val="00276DCF"/>
    <w:rsid w:val="00276E88"/>
    <w:rsid w:val="00276F9C"/>
    <w:rsid w:val="00277094"/>
    <w:rsid w:val="002773A1"/>
    <w:rsid w:val="00277DEC"/>
    <w:rsid w:val="00280040"/>
    <w:rsid w:val="0028109F"/>
    <w:rsid w:val="00283344"/>
    <w:rsid w:val="00283590"/>
    <w:rsid w:val="00283CDC"/>
    <w:rsid w:val="00284DA4"/>
    <w:rsid w:val="00285516"/>
    <w:rsid w:val="002855B7"/>
    <w:rsid w:val="00285D2D"/>
    <w:rsid w:val="0028684A"/>
    <w:rsid w:val="00287A8E"/>
    <w:rsid w:val="00287EB7"/>
    <w:rsid w:val="00290ED3"/>
    <w:rsid w:val="00291B32"/>
    <w:rsid w:val="00291C3D"/>
    <w:rsid w:val="0029274B"/>
    <w:rsid w:val="00292EB4"/>
    <w:rsid w:val="00293EF9"/>
    <w:rsid w:val="002A0FC2"/>
    <w:rsid w:val="002A1A1A"/>
    <w:rsid w:val="002A1C53"/>
    <w:rsid w:val="002A25E9"/>
    <w:rsid w:val="002A29D1"/>
    <w:rsid w:val="002A5873"/>
    <w:rsid w:val="002A70E6"/>
    <w:rsid w:val="002A7210"/>
    <w:rsid w:val="002B0BF2"/>
    <w:rsid w:val="002B37B5"/>
    <w:rsid w:val="002B4C4E"/>
    <w:rsid w:val="002B5968"/>
    <w:rsid w:val="002B5D3D"/>
    <w:rsid w:val="002B706F"/>
    <w:rsid w:val="002C1F5D"/>
    <w:rsid w:val="002C2961"/>
    <w:rsid w:val="002C30D1"/>
    <w:rsid w:val="002C44A3"/>
    <w:rsid w:val="002C44C1"/>
    <w:rsid w:val="002C4F2A"/>
    <w:rsid w:val="002C67DF"/>
    <w:rsid w:val="002D0182"/>
    <w:rsid w:val="002D17F8"/>
    <w:rsid w:val="002D34E7"/>
    <w:rsid w:val="002D43C5"/>
    <w:rsid w:val="002D6259"/>
    <w:rsid w:val="002D6BB5"/>
    <w:rsid w:val="002D6F98"/>
    <w:rsid w:val="002D7037"/>
    <w:rsid w:val="002D76E0"/>
    <w:rsid w:val="002E0DB2"/>
    <w:rsid w:val="002E1BDF"/>
    <w:rsid w:val="002E2419"/>
    <w:rsid w:val="002E4005"/>
    <w:rsid w:val="002E5BD6"/>
    <w:rsid w:val="002E5E8D"/>
    <w:rsid w:val="002E6E08"/>
    <w:rsid w:val="002E7323"/>
    <w:rsid w:val="002E772C"/>
    <w:rsid w:val="002F0913"/>
    <w:rsid w:val="002F3A67"/>
    <w:rsid w:val="002F4E23"/>
    <w:rsid w:val="002F59E7"/>
    <w:rsid w:val="002F6605"/>
    <w:rsid w:val="00300486"/>
    <w:rsid w:val="00300986"/>
    <w:rsid w:val="00300DAC"/>
    <w:rsid w:val="00301A69"/>
    <w:rsid w:val="00301C2F"/>
    <w:rsid w:val="00301C6A"/>
    <w:rsid w:val="00302A7A"/>
    <w:rsid w:val="0030427E"/>
    <w:rsid w:val="003076EC"/>
    <w:rsid w:val="0031192D"/>
    <w:rsid w:val="00312086"/>
    <w:rsid w:val="003127D2"/>
    <w:rsid w:val="00312B6E"/>
    <w:rsid w:val="00313720"/>
    <w:rsid w:val="00313A52"/>
    <w:rsid w:val="003145DF"/>
    <w:rsid w:val="003161D3"/>
    <w:rsid w:val="00317EA5"/>
    <w:rsid w:val="00320505"/>
    <w:rsid w:val="00321A34"/>
    <w:rsid w:val="0032495F"/>
    <w:rsid w:val="00324E2A"/>
    <w:rsid w:val="003263E0"/>
    <w:rsid w:val="00330369"/>
    <w:rsid w:val="00331232"/>
    <w:rsid w:val="00331823"/>
    <w:rsid w:val="003318AE"/>
    <w:rsid w:val="00331C8D"/>
    <w:rsid w:val="0033351A"/>
    <w:rsid w:val="003376FF"/>
    <w:rsid w:val="003377D0"/>
    <w:rsid w:val="00341F84"/>
    <w:rsid w:val="003421EC"/>
    <w:rsid w:val="003431C6"/>
    <w:rsid w:val="00343F57"/>
    <w:rsid w:val="00344335"/>
    <w:rsid w:val="00346DEB"/>
    <w:rsid w:val="003477EA"/>
    <w:rsid w:val="00350BD1"/>
    <w:rsid w:val="003516F6"/>
    <w:rsid w:val="00351FEA"/>
    <w:rsid w:val="003528C7"/>
    <w:rsid w:val="00352CE4"/>
    <w:rsid w:val="00353C0B"/>
    <w:rsid w:val="00353DD1"/>
    <w:rsid w:val="00354A3D"/>
    <w:rsid w:val="00355B5D"/>
    <w:rsid w:val="0036142A"/>
    <w:rsid w:val="00361A91"/>
    <w:rsid w:val="00361DC9"/>
    <w:rsid w:val="00363A35"/>
    <w:rsid w:val="0036468F"/>
    <w:rsid w:val="00364959"/>
    <w:rsid w:val="00365027"/>
    <w:rsid w:val="00366CD1"/>
    <w:rsid w:val="00367968"/>
    <w:rsid w:val="003716E2"/>
    <w:rsid w:val="003721E1"/>
    <w:rsid w:val="00374003"/>
    <w:rsid w:val="003767C1"/>
    <w:rsid w:val="00376D27"/>
    <w:rsid w:val="00376DBB"/>
    <w:rsid w:val="003774C1"/>
    <w:rsid w:val="00381FC8"/>
    <w:rsid w:val="0038453B"/>
    <w:rsid w:val="003848BA"/>
    <w:rsid w:val="00384DA0"/>
    <w:rsid w:val="003850D6"/>
    <w:rsid w:val="00386252"/>
    <w:rsid w:val="00386A50"/>
    <w:rsid w:val="00387901"/>
    <w:rsid w:val="00387971"/>
    <w:rsid w:val="00391685"/>
    <w:rsid w:val="00391AFD"/>
    <w:rsid w:val="0039343E"/>
    <w:rsid w:val="003948AD"/>
    <w:rsid w:val="003948B0"/>
    <w:rsid w:val="00394A62"/>
    <w:rsid w:val="00395C5B"/>
    <w:rsid w:val="003970E7"/>
    <w:rsid w:val="00397476"/>
    <w:rsid w:val="003975A6"/>
    <w:rsid w:val="00397810"/>
    <w:rsid w:val="003978F1"/>
    <w:rsid w:val="00397B32"/>
    <w:rsid w:val="00397D9B"/>
    <w:rsid w:val="003A1424"/>
    <w:rsid w:val="003A1A47"/>
    <w:rsid w:val="003A1DE6"/>
    <w:rsid w:val="003A483E"/>
    <w:rsid w:val="003B3F78"/>
    <w:rsid w:val="003B3FA1"/>
    <w:rsid w:val="003B4C7F"/>
    <w:rsid w:val="003B54B1"/>
    <w:rsid w:val="003B5783"/>
    <w:rsid w:val="003B5E9A"/>
    <w:rsid w:val="003B6A4E"/>
    <w:rsid w:val="003B71D1"/>
    <w:rsid w:val="003C074A"/>
    <w:rsid w:val="003C1941"/>
    <w:rsid w:val="003C1F13"/>
    <w:rsid w:val="003C26C1"/>
    <w:rsid w:val="003C3584"/>
    <w:rsid w:val="003C48B7"/>
    <w:rsid w:val="003C491A"/>
    <w:rsid w:val="003C52DB"/>
    <w:rsid w:val="003C5BBA"/>
    <w:rsid w:val="003C631A"/>
    <w:rsid w:val="003D1CF3"/>
    <w:rsid w:val="003D25BF"/>
    <w:rsid w:val="003D2B98"/>
    <w:rsid w:val="003D4B4F"/>
    <w:rsid w:val="003D5443"/>
    <w:rsid w:val="003D5E57"/>
    <w:rsid w:val="003D6BD4"/>
    <w:rsid w:val="003E140B"/>
    <w:rsid w:val="003E1CA2"/>
    <w:rsid w:val="003E4396"/>
    <w:rsid w:val="003E5719"/>
    <w:rsid w:val="003E638F"/>
    <w:rsid w:val="003E6A11"/>
    <w:rsid w:val="003E6D66"/>
    <w:rsid w:val="003F0476"/>
    <w:rsid w:val="003F25D1"/>
    <w:rsid w:val="00401749"/>
    <w:rsid w:val="00401933"/>
    <w:rsid w:val="00401950"/>
    <w:rsid w:val="00402289"/>
    <w:rsid w:val="00403519"/>
    <w:rsid w:val="004072E1"/>
    <w:rsid w:val="00410394"/>
    <w:rsid w:val="00412A00"/>
    <w:rsid w:val="00414133"/>
    <w:rsid w:val="00414397"/>
    <w:rsid w:val="0041591E"/>
    <w:rsid w:val="00416039"/>
    <w:rsid w:val="004161ED"/>
    <w:rsid w:val="00416F9A"/>
    <w:rsid w:val="00417950"/>
    <w:rsid w:val="00417B81"/>
    <w:rsid w:val="0042018D"/>
    <w:rsid w:val="00421E3D"/>
    <w:rsid w:val="004223C5"/>
    <w:rsid w:val="004263F8"/>
    <w:rsid w:val="00426510"/>
    <w:rsid w:val="00426F96"/>
    <w:rsid w:val="0043073D"/>
    <w:rsid w:val="00430DF8"/>
    <w:rsid w:val="00431F77"/>
    <w:rsid w:val="004333CA"/>
    <w:rsid w:val="00434D6D"/>
    <w:rsid w:val="00436CA2"/>
    <w:rsid w:val="00436F3E"/>
    <w:rsid w:val="00437594"/>
    <w:rsid w:val="004377A0"/>
    <w:rsid w:val="00437F90"/>
    <w:rsid w:val="00442A5A"/>
    <w:rsid w:val="00443DB9"/>
    <w:rsid w:val="0044469B"/>
    <w:rsid w:val="00446409"/>
    <w:rsid w:val="0044641C"/>
    <w:rsid w:val="00446F85"/>
    <w:rsid w:val="00447E98"/>
    <w:rsid w:val="0045074A"/>
    <w:rsid w:val="004529DD"/>
    <w:rsid w:val="00454BF1"/>
    <w:rsid w:val="00460D79"/>
    <w:rsid w:val="00463580"/>
    <w:rsid w:val="004637DD"/>
    <w:rsid w:val="004640D6"/>
    <w:rsid w:val="00464342"/>
    <w:rsid w:val="004664CC"/>
    <w:rsid w:val="0046703F"/>
    <w:rsid w:val="00467E18"/>
    <w:rsid w:val="00471448"/>
    <w:rsid w:val="00471D5E"/>
    <w:rsid w:val="00474543"/>
    <w:rsid w:val="00474F76"/>
    <w:rsid w:val="00475C40"/>
    <w:rsid w:val="00476283"/>
    <w:rsid w:val="00476545"/>
    <w:rsid w:val="00476605"/>
    <w:rsid w:val="0048031B"/>
    <w:rsid w:val="00480686"/>
    <w:rsid w:val="004831B0"/>
    <w:rsid w:val="0048411F"/>
    <w:rsid w:val="00486522"/>
    <w:rsid w:val="004868C2"/>
    <w:rsid w:val="00487D00"/>
    <w:rsid w:val="00493960"/>
    <w:rsid w:val="00496A15"/>
    <w:rsid w:val="0049735E"/>
    <w:rsid w:val="0049794D"/>
    <w:rsid w:val="004A0E81"/>
    <w:rsid w:val="004A2D8A"/>
    <w:rsid w:val="004A34F3"/>
    <w:rsid w:val="004A4273"/>
    <w:rsid w:val="004A4831"/>
    <w:rsid w:val="004A4A02"/>
    <w:rsid w:val="004A7AE0"/>
    <w:rsid w:val="004B0098"/>
    <w:rsid w:val="004B0C39"/>
    <w:rsid w:val="004B0DCA"/>
    <w:rsid w:val="004B1777"/>
    <w:rsid w:val="004B1834"/>
    <w:rsid w:val="004B1CAD"/>
    <w:rsid w:val="004B324E"/>
    <w:rsid w:val="004B3EB0"/>
    <w:rsid w:val="004B48E3"/>
    <w:rsid w:val="004B5E2F"/>
    <w:rsid w:val="004B67C0"/>
    <w:rsid w:val="004C06E5"/>
    <w:rsid w:val="004C1022"/>
    <w:rsid w:val="004C10D9"/>
    <w:rsid w:val="004C12A5"/>
    <w:rsid w:val="004C1552"/>
    <w:rsid w:val="004C2B68"/>
    <w:rsid w:val="004C2D8E"/>
    <w:rsid w:val="004C373B"/>
    <w:rsid w:val="004C4238"/>
    <w:rsid w:val="004C4A5B"/>
    <w:rsid w:val="004C4A5D"/>
    <w:rsid w:val="004C5A73"/>
    <w:rsid w:val="004C607B"/>
    <w:rsid w:val="004C63E1"/>
    <w:rsid w:val="004C6A7D"/>
    <w:rsid w:val="004C73B7"/>
    <w:rsid w:val="004C7897"/>
    <w:rsid w:val="004D034F"/>
    <w:rsid w:val="004D0AFB"/>
    <w:rsid w:val="004D12BB"/>
    <w:rsid w:val="004D22C7"/>
    <w:rsid w:val="004D2A60"/>
    <w:rsid w:val="004D3D27"/>
    <w:rsid w:val="004D3FB8"/>
    <w:rsid w:val="004D56CC"/>
    <w:rsid w:val="004D5E53"/>
    <w:rsid w:val="004D6646"/>
    <w:rsid w:val="004E0677"/>
    <w:rsid w:val="004E093D"/>
    <w:rsid w:val="004E0D56"/>
    <w:rsid w:val="004E3919"/>
    <w:rsid w:val="004E44B9"/>
    <w:rsid w:val="004F0763"/>
    <w:rsid w:val="004F3ED8"/>
    <w:rsid w:val="004F5042"/>
    <w:rsid w:val="004F561D"/>
    <w:rsid w:val="004F73E9"/>
    <w:rsid w:val="004F7A40"/>
    <w:rsid w:val="005005A5"/>
    <w:rsid w:val="0050110D"/>
    <w:rsid w:val="005023AE"/>
    <w:rsid w:val="00502714"/>
    <w:rsid w:val="00504C1E"/>
    <w:rsid w:val="005055E6"/>
    <w:rsid w:val="00506000"/>
    <w:rsid w:val="0050641D"/>
    <w:rsid w:val="00506C29"/>
    <w:rsid w:val="00507849"/>
    <w:rsid w:val="00512D02"/>
    <w:rsid w:val="00514230"/>
    <w:rsid w:val="005144EE"/>
    <w:rsid w:val="00516A60"/>
    <w:rsid w:val="00522152"/>
    <w:rsid w:val="00523637"/>
    <w:rsid w:val="00523F7B"/>
    <w:rsid w:val="00524E4B"/>
    <w:rsid w:val="00525ADA"/>
    <w:rsid w:val="0053048C"/>
    <w:rsid w:val="00530E0F"/>
    <w:rsid w:val="0053172A"/>
    <w:rsid w:val="0053234F"/>
    <w:rsid w:val="0053351D"/>
    <w:rsid w:val="00533C86"/>
    <w:rsid w:val="005361E1"/>
    <w:rsid w:val="00537EDA"/>
    <w:rsid w:val="00537FA7"/>
    <w:rsid w:val="00540A34"/>
    <w:rsid w:val="00540F5C"/>
    <w:rsid w:val="00541450"/>
    <w:rsid w:val="00542CBC"/>
    <w:rsid w:val="00544629"/>
    <w:rsid w:val="005448EF"/>
    <w:rsid w:val="00545E94"/>
    <w:rsid w:val="005469BF"/>
    <w:rsid w:val="00547178"/>
    <w:rsid w:val="005475D6"/>
    <w:rsid w:val="0055073B"/>
    <w:rsid w:val="005523C6"/>
    <w:rsid w:val="0055295A"/>
    <w:rsid w:val="00553EFC"/>
    <w:rsid w:val="00554385"/>
    <w:rsid w:val="00555B2D"/>
    <w:rsid w:val="0055745B"/>
    <w:rsid w:val="005622F3"/>
    <w:rsid w:val="0056254E"/>
    <w:rsid w:val="00563483"/>
    <w:rsid w:val="00567C90"/>
    <w:rsid w:val="00570DB3"/>
    <w:rsid w:val="005736A8"/>
    <w:rsid w:val="00575F70"/>
    <w:rsid w:val="005766CD"/>
    <w:rsid w:val="00577CBB"/>
    <w:rsid w:val="005808BA"/>
    <w:rsid w:val="00581374"/>
    <w:rsid w:val="00581D1F"/>
    <w:rsid w:val="00582977"/>
    <w:rsid w:val="00584618"/>
    <w:rsid w:val="0059511F"/>
    <w:rsid w:val="005966FE"/>
    <w:rsid w:val="00597390"/>
    <w:rsid w:val="005973D5"/>
    <w:rsid w:val="0059764D"/>
    <w:rsid w:val="005A05F8"/>
    <w:rsid w:val="005B0470"/>
    <w:rsid w:val="005B14D0"/>
    <w:rsid w:val="005B18C8"/>
    <w:rsid w:val="005B1ECD"/>
    <w:rsid w:val="005B2063"/>
    <w:rsid w:val="005B4F17"/>
    <w:rsid w:val="005B53CF"/>
    <w:rsid w:val="005B78EB"/>
    <w:rsid w:val="005B7EDE"/>
    <w:rsid w:val="005C0A2E"/>
    <w:rsid w:val="005C186F"/>
    <w:rsid w:val="005C1F19"/>
    <w:rsid w:val="005C5B7E"/>
    <w:rsid w:val="005C5C52"/>
    <w:rsid w:val="005C5D02"/>
    <w:rsid w:val="005C5E91"/>
    <w:rsid w:val="005C66DA"/>
    <w:rsid w:val="005C6AEF"/>
    <w:rsid w:val="005C6E03"/>
    <w:rsid w:val="005C72B0"/>
    <w:rsid w:val="005C76E3"/>
    <w:rsid w:val="005D1C98"/>
    <w:rsid w:val="005D2610"/>
    <w:rsid w:val="005D26B0"/>
    <w:rsid w:val="005D396E"/>
    <w:rsid w:val="005D3E5C"/>
    <w:rsid w:val="005D5A34"/>
    <w:rsid w:val="005D607A"/>
    <w:rsid w:val="005D7237"/>
    <w:rsid w:val="005D7CFD"/>
    <w:rsid w:val="005E0F08"/>
    <w:rsid w:val="005E1B2A"/>
    <w:rsid w:val="005E43FE"/>
    <w:rsid w:val="005E446F"/>
    <w:rsid w:val="005E5624"/>
    <w:rsid w:val="005E695A"/>
    <w:rsid w:val="005F0295"/>
    <w:rsid w:val="005F030E"/>
    <w:rsid w:val="005F08FD"/>
    <w:rsid w:val="005F3066"/>
    <w:rsid w:val="005F4637"/>
    <w:rsid w:val="005F4C4E"/>
    <w:rsid w:val="005F7E72"/>
    <w:rsid w:val="006001F1"/>
    <w:rsid w:val="006014A8"/>
    <w:rsid w:val="00603066"/>
    <w:rsid w:val="00603DF5"/>
    <w:rsid w:val="00606F71"/>
    <w:rsid w:val="0060784D"/>
    <w:rsid w:val="00607E04"/>
    <w:rsid w:val="006123A7"/>
    <w:rsid w:val="00612A76"/>
    <w:rsid w:val="006132F4"/>
    <w:rsid w:val="00613622"/>
    <w:rsid w:val="00616CDE"/>
    <w:rsid w:val="006171F7"/>
    <w:rsid w:val="00617302"/>
    <w:rsid w:val="00620004"/>
    <w:rsid w:val="006215AB"/>
    <w:rsid w:val="00622321"/>
    <w:rsid w:val="00623168"/>
    <w:rsid w:val="0062548F"/>
    <w:rsid w:val="00626F69"/>
    <w:rsid w:val="00627762"/>
    <w:rsid w:val="00627999"/>
    <w:rsid w:val="006279A6"/>
    <w:rsid w:val="006305E7"/>
    <w:rsid w:val="006338E2"/>
    <w:rsid w:val="00634307"/>
    <w:rsid w:val="006354ED"/>
    <w:rsid w:val="006427B6"/>
    <w:rsid w:val="00642958"/>
    <w:rsid w:val="00643CEC"/>
    <w:rsid w:val="00645BDA"/>
    <w:rsid w:val="006460B5"/>
    <w:rsid w:val="00647EB5"/>
    <w:rsid w:val="006501EB"/>
    <w:rsid w:val="00651714"/>
    <w:rsid w:val="0065237B"/>
    <w:rsid w:val="0065457F"/>
    <w:rsid w:val="00654E0F"/>
    <w:rsid w:val="00655A0E"/>
    <w:rsid w:val="00660005"/>
    <w:rsid w:val="006618AB"/>
    <w:rsid w:val="00661CC1"/>
    <w:rsid w:val="00663BB2"/>
    <w:rsid w:val="00663FAA"/>
    <w:rsid w:val="00664328"/>
    <w:rsid w:val="00664793"/>
    <w:rsid w:val="00665908"/>
    <w:rsid w:val="00666573"/>
    <w:rsid w:val="00666F18"/>
    <w:rsid w:val="006707C4"/>
    <w:rsid w:val="00671463"/>
    <w:rsid w:val="00672025"/>
    <w:rsid w:val="00673F5E"/>
    <w:rsid w:val="00675201"/>
    <w:rsid w:val="00676012"/>
    <w:rsid w:val="00676208"/>
    <w:rsid w:val="006817AB"/>
    <w:rsid w:val="0068206F"/>
    <w:rsid w:val="00682757"/>
    <w:rsid w:val="006828D0"/>
    <w:rsid w:val="00682AC8"/>
    <w:rsid w:val="00682E64"/>
    <w:rsid w:val="00684B5B"/>
    <w:rsid w:val="00684CD8"/>
    <w:rsid w:val="00687824"/>
    <w:rsid w:val="00687F5B"/>
    <w:rsid w:val="006901FD"/>
    <w:rsid w:val="00692662"/>
    <w:rsid w:val="00692B23"/>
    <w:rsid w:val="00692C98"/>
    <w:rsid w:val="0069579D"/>
    <w:rsid w:val="00696FE4"/>
    <w:rsid w:val="00697000"/>
    <w:rsid w:val="006A1435"/>
    <w:rsid w:val="006A15C0"/>
    <w:rsid w:val="006A1AAC"/>
    <w:rsid w:val="006A2E9B"/>
    <w:rsid w:val="006A5712"/>
    <w:rsid w:val="006A6104"/>
    <w:rsid w:val="006A7A78"/>
    <w:rsid w:val="006B0073"/>
    <w:rsid w:val="006B0D76"/>
    <w:rsid w:val="006B1674"/>
    <w:rsid w:val="006B25C7"/>
    <w:rsid w:val="006B2898"/>
    <w:rsid w:val="006B32D4"/>
    <w:rsid w:val="006B3B15"/>
    <w:rsid w:val="006B55F2"/>
    <w:rsid w:val="006B607A"/>
    <w:rsid w:val="006B771A"/>
    <w:rsid w:val="006B7A92"/>
    <w:rsid w:val="006C0AA1"/>
    <w:rsid w:val="006C154E"/>
    <w:rsid w:val="006C2268"/>
    <w:rsid w:val="006C2CCE"/>
    <w:rsid w:val="006C2E6A"/>
    <w:rsid w:val="006C43AA"/>
    <w:rsid w:val="006C5433"/>
    <w:rsid w:val="006C5B4F"/>
    <w:rsid w:val="006C6C0E"/>
    <w:rsid w:val="006C773B"/>
    <w:rsid w:val="006C7A6D"/>
    <w:rsid w:val="006D190F"/>
    <w:rsid w:val="006D1D0C"/>
    <w:rsid w:val="006D2319"/>
    <w:rsid w:val="006D257E"/>
    <w:rsid w:val="006D3017"/>
    <w:rsid w:val="006D351F"/>
    <w:rsid w:val="006D53E8"/>
    <w:rsid w:val="006D55D4"/>
    <w:rsid w:val="006D67F0"/>
    <w:rsid w:val="006D6BAB"/>
    <w:rsid w:val="006E0D62"/>
    <w:rsid w:val="006E3434"/>
    <w:rsid w:val="006E37CA"/>
    <w:rsid w:val="006E5572"/>
    <w:rsid w:val="006E6463"/>
    <w:rsid w:val="006E6F28"/>
    <w:rsid w:val="006E70B7"/>
    <w:rsid w:val="006E7322"/>
    <w:rsid w:val="006F1C62"/>
    <w:rsid w:val="006F1D14"/>
    <w:rsid w:val="006F3374"/>
    <w:rsid w:val="006F4025"/>
    <w:rsid w:val="006F5AFA"/>
    <w:rsid w:val="006F7D5C"/>
    <w:rsid w:val="00702804"/>
    <w:rsid w:val="00703DEF"/>
    <w:rsid w:val="00705C43"/>
    <w:rsid w:val="0070603B"/>
    <w:rsid w:val="00706DED"/>
    <w:rsid w:val="00707245"/>
    <w:rsid w:val="00710821"/>
    <w:rsid w:val="00710ED7"/>
    <w:rsid w:val="007120AC"/>
    <w:rsid w:val="007138E1"/>
    <w:rsid w:val="0071591D"/>
    <w:rsid w:val="007163CD"/>
    <w:rsid w:val="007220E1"/>
    <w:rsid w:val="00722341"/>
    <w:rsid w:val="00722543"/>
    <w:rsid w:val="007226E2"/>
    <w:rsid w:val="0072333B"/>
    <w:rsid w:val="00723874"/>
    <w:rsid w:val="00723E4C"/>
    <w:rsid w:val="007242EC"/>
    <w:rsid w:val="00725A62"/>
    <w:rsid w:val="007272A2"/>
    <w:rsid w:val="00732190"/>
    <w:rsid w:val="007335A9"/>
    <w:rsid w:val="007336D0"/>
    <w:rsid w:val="00734EBA"/>
    <w:rsid w:val="007363C5"/>
    <w:rsid w:val="00736541"/>
    <w:rsid w:val="00737029"/>
    <w:rsid w:val="0074179C"/>
    <w:rsid w:val="00741E47"/>
    <w:rsid w:val="00742C6C"/>
    <w:rsid w:val="0074313A"/>
    <w:rsid w:val="007438A7"/>
    <w:rsid w:val="00745A2B"/>
    <w:rsid w:val="007465DA"/>
    <w:rsid w:val="00750AF9"/>
    <w:rsid w:val="00751F56"/>
    <w:rsid w:val="007539BD"/>
    <w:rsid w:val="00754891"/>
    <w:rsid w:val="00757705"/>
    <w:rsid w:val="00757782"/>
    <w:rsid w:val="00757F45"/>
    <w:rsid w:val="007600BC"/>
    <w:rsid w:val="007619C0"/>
    <w:rsid w:val="0076249E"/>
    <w:rsid w:val="007625A8"/>
    <w:rsid w:val="00762EB0"/>
    <w:rsid w:val="007638ED"/>
    <w:rsid w:val="007644E9"/>
    <w:rsid w:val="00764D79"/>
    <w:rsid w:val="0076526E"/>
    <w:rsid w:val="00765D53"/>
    <w:rsid w:val="00770B36"/>
    <w:rsid w:val="00776C1C"/>
    <w:rsid w:val="0077725F"/>
    <w:rsid w:val="007775E9"/>
    <w:rsid w:val="007813DB"/>
    <w:rsid w:val="00781AAF"/>
    <w:rsid w:val="00781CD6"/>
    <w:rsid w:val="00783B90"/>
    <w:rsid w:val="00783D2F"/>
    <w:rsid w:val="00784175"/>
    <w:rsid w:val="00784456"/>
    <w:rsid w:val="00790963"/>
    <w:rsid w:val="00790D7D"/>
    <w:rsid w:val="007933EA"/>
    <w:rsid w:val="007949ED"/>
    <w:rsid w:val="007959F8"/>
    <w:rsid w:val="00795D8A"/>
    <w:rsid w:val="00796E22"/>
    <w:rsid w:val="00796E50"/>
    <w:rsid w:val="007974D2"/>
    <w:rsid w:val="00797B9B"/>
    <w:rsid w:val="00797E95"/>
    <w:rsid w:val="007A0501"/>
    <w:rsid w:val="007A0AAC"/>
    <w:rsid w:val="007A0AD2"/>
    <w:rsid w:val="007A158B"/>
    <w:rsid w:val="007A3025"/>
    <w:rsid w:val="007A41B1"/>
    <w:rsid w:val="007A4E41"/>
    <w:rsid w:val="007A5C29"/>
    <w:rsid w:val="007A7316"/>
    <w:rsid w:val="007A751F"/>
    <w:rsid w:val="007B152D"/>
    <w:rsid w:val="007B2B97"/>
    <w:rsid w:val="007B52FC"/>
    <w:rsid w:val="007B5B9A"/>
    <w:rsid w:val="007B6A45"/>
    <w:rsid w:val="007C1BC4"/>
    <w:rsid w:val="007C2A19"/>
    <w:rsid w:val="007C2A27"/>
    <w:rsid w:val="007C3FD1"/>
    <w:rsid w:val="007C40BB"/>
    <w:rsid w:val="007C66C5"/>
    <w:rsid w:val="007D05A1"/>
    <w:rsid w:val="007D09BC"/>
    <w:rsid w:val="007D2035"/>
    <w:rsid w:val="007D2D8B"/>
    <w:rsid w:val="007D3188"/>
    <w:rsid w:val="007D3DBA"/>
    <w:rsid w:val="007D4475"/>
    <w:rsid w:val="007D4724"/>
    <w:rsid w:val="007D4DEA"/>
    <w:rsid w:val="007D53BA"/>
    <w:rsid w:val="007D6259"/>
    <w:rsid w:val="007E0CDF"/>
    <w:rsid w:val="007E137B"/>
    <w:rsid w:val="007E1A0F"/>
    <w:rsid w:val="007E298F"/>
    <w:rsid w:val="007E3960"/>
    <w:rsid w:val="007E3B0A"/>
    <w:rsid w:val="007E4FA0"/>
    <w:rsid w:val="007E6E9A"/>
    <w:rsid w:val="007E6F6F"/>
    <w:rsid w:val="007E7625"/>
    <w:rsid w:val="007F05C5"/>
    <w:rsid w:val="007F1454"/>
    <w:rsid w:val="007F1564"/>
    <w:rsid w:val="007F2000"/>
    <w:rsid w:val="007F28F9"/>
    <w:rsid w:val="00801349"/>
    <w:rsid w:val="00803F56"/>
    <w:rsid w:val="00805315"/>
    <w:rsid w:val="00806179"/>
    <w:rsid w:val="00807B86"/>
    <w:rsid w:val="00807D86"/>
    <w:rsid w:val="00810ACE"/>
    <w:rsid w:val="00810CA5"/>
    <w:rsid w:val="0081173E"/>
    <w:rsid w:val="00812680"/>
    <w:rsid w:val="00812824"/>
    <w:rsid w:val="008136AC"/>
    <w:rsid w:val="0081381F"/>
    <w:rsid w:val="00814478"/>
    <w:rsid w:val="0081673A"/>
    <w:rsid w:val="00817638"/>
    <w:rsid w:val="00817705"/>
    <w:rsid w:val="008201B5"/>
    <w:rsid w:val="008206E5"/>
    <w:rsid w:val="00821146"/>
    <w:rsid w:val="008215BB"/>
    <w:rsid w:val="00824155"/>
    <w:rsid w:val="00824863"/>
    <w:rsid w:val="00825146"/>
    <w:rsid w:val="008260C8"/>
    <w:rsid w:val="00827421"/>
    <w:rsid w:val="00830FCC"/>
    <w:rsid w:val="00831DC3"/>
    <w:rsid w:val="00831F16"/>
    <w:rsid w:val="00832B6A"/>
    <w:rsid w:val="00833A70"/>
    <w:rsid w:val="008354ED"/>
    <w:rsid w:val="00837EBC"/>
    <w:rsid w:val="0084003C"/>
    <w:rsid w:val="00840752"/>
    <w:rsid w:val="00840DD3"/>
    <w:rsid w:val="0084112D"/>
    <w:rsid w:val="00841508"/>
    <w:rsid w:val="00841D64"/>
    <w:rsid w:val="00841FF8"/>
    <w:rsid w:val="00843CFE"/>
    <w:rsid w:val="00844B36"/>
    <w:rsid w:val="00845D80"/>
    <w:rsid w:val="008460DD"/>
    <w:rsid w:val="00846411"/>
    <w:rsid w:val="00846F63"/>
    <w:rsid w:val="008478B5"/>
    <w:rsid w:val="00847F92"/>
    <w:rsid w:val="00850CC2"/>
    <w:rsid w:val="00851127"/>
    <w:rsid w:val="0085416C"/>
    <w:rsid w:val="00854D0B"/>
    <w:rsid w:val="008553B6"/>
    <w:rsid w:val="00855644"/>
    <w:rsid w:val="00855D57"/>
    <w:rsid w:val="00857814"/>
    <w:rsid w:val="0086080D"/>
    <w:rsid w:val="008609DB"/>
    <w:rsid w:val="00860A04"/>
    <w:rsid w:val="008612B5"/>
    <w:rsid w:val="0086240D"/>
    <w:rsid w:val="008636B6"/>
    <w:rsid w:val="00863848"/>
    <w:rsid w:val="0086433B"/>
    <w:rsid w:val="00867830"/>
    <w:rsid w:val="00870031"/>
    <w:rsid w:val="0087114B"/>
    <w:rsid w:val="00873105"/>
    <w:rsid w:val="00873883"/>
    <w:rsid w:val="00873A98"/>
    <w:rsid w:val="00875A14"/>
    <w:rsid w:val="00875C00"/>
    <w:rsid w:val="008761D0"/>
    <w:rsid w:val="008802E5"/>
    <w:rsid w:val="008816B7"/>
    <w:rsid w:val="00881AF0"/>
    <w:rsid w:val="008823E5"/>
    <w:rsid w:val="00882598"/>
    <w:rsid w:val="00883AA4"/>
    <w:rsid w:val="00884505"/>
    <w:rsid w:val="00884F18"/>
    <w:rsid w:val="00885B04"/>
    <w:rsid w:val="00886388"/>
    <w:rsid w:val="008903D2"/>
    <w:rsid w:val="00890A27"/>
    <w:rsid w:val="00891023"/>
    <w:rsid w:val="008911CD"/>
    <w:rsid w:val="0089271B"/>
    <w:rsid w:val="00893FBB"/>
    <w:rsid w:val="00894B43"/>
    <w:rsid w:val="0089578B"/>
    <w:rsid w:val="00895C3E"/>
    <w:rsid w:val="0089773B"/>
    <w:rsid w:val="008A1AA1"/>
    <w:rsid w:val="008A1E5C"/>
    <w:rsid w:val="008A37B2"/>
    <w:rsid w:val="008A3E8C"/>
    <w:rsid w:val="008A6255"/>
    <w:rsid w:val="008A70F3"/>
    <w:rsid w:val="008A7FDA"/>
    <w:rsid w:val="008B32B0"/>
    <w:rsid w:val="008B6A40"/>
    <w:rsid w:val="008B6DEA"/>
    <w:rsid w:val="008C0B03"/>
    <w:rsid w:val="008C0BDD"/>
    <w:rsid w:val="008C1D56"/>
    <w:rsid w:val="008C278F"/>
    <w:rsid w:val="008C3208"/>
    <w:rsid w:val="008C3F5A"/>
    <w:rsid w:val="008C5DD5"/>
    <w:rsid w:val="008C68F1"/>
    <w:rsid w:val="008C7E49"/>
    <w:rsid w:val="008D14E8"/>
    <w:rsid w:val="008D3F14"/>
    <w:rsid w:val="008D6042"/>
    <w:rsid w:val="008D6F16"/>
    <w:rsid w:val="008D7AB4"/>
    <w:rsid w:val="008D7B69"/>
    <w:rsid w:val="008E08DB"/>
    <w:rsid w:val="008E1D06"/>
    <w:rsid w:val="008E449D"/>
    <w:rsid w:val="008E5854"/>
    <w:rsid w:val="008E5AD7"/>
    <w:rsid w:val="008E6ABD"/>
    <w:rsid w:val="008E6DD4"/>
    <w:rsid w:val="008E748E"/>
    <w:rsid w:val="008E7B7B"/>
    <w:rsid w:val="008F001A"/>
    <w:rsid w:val="008F141F"/>
    <w:rsid w:val="008F30FA"/>
    <w:rsid w:val="008F35EC"/>
    <w:rsid w:val="008F40A7"/>
    <w:rsid w:val="008F7A5F"/>
    <w:rsid w:val="00902CE9"/>
    <w:rsid w:val="00903E80"/>
    <w:rsid w:val="00904578"/>
    <w:rsid w:val="00904889"/>
    <w:rsid w:val="00906CC6"/>
    <w:rsid w:val="00906D94"/>
    <w:rsid w:val="0091081F"/>
    <w:rsid w:val="0091102E"/>
    <w:rsid w:val="009118C8"/>
    <w:rsid w:val="00912458"/>
    <w:rsid w:val="00912A4F"/>
    <w:rsid w:val="009140D1"/>
    <w:rsid w:val="00914B10"/>
    <w:rsid w:val="00920AE9"/>
    <w:rsid w:val="00921B17"/>
    <w:rsid w:val="00921BAF"/>
    <w:rsid w:val="00922004"/>
    <w:rsid w:val="00922E60"/>
    <w:rsid w:val="0092432D"/>
    <w:rsid w:val="009254A9"/>
    <w:rsid w:val="00925D72"/>
    <w:rsid w:val="00926B62"/>
    <w:rsid w:val="0093034C"/>
    <w:rsid w:val="00930691"/>
    <w:rsid w:val="00930A02"/>
    <w:rsid w:val="00930BDB"/>
    <w:rsid w:val="00930FF3"/>
    <w:rsid w:val="00931414"/>
    <w:rsid w:val="0093227C"/>
    <w:rsid w:val="00933722"/>
    <w:rsid w:val="00933799"/>
    <w:rsid w:val="00933EC7"/>
    <w:rsid w:val="00934A8A"/>
    <w:rsid w:val="009370C8"/>
    <w:rsid w:val="0094012B"/>
    <w:rsid w:val="0094057D"/>
    <w:rsid w:val="009435A1"/>
    <w:rsid w:val="00946D2C"/>
    <w:rsid w:val="009470C9"/>
    <w:rsid w:val="0095141B"/>
    <w:rsid w:val="0095191E"/>
    <w:rsid w:val="00952FC6"/>
    <w:rsid w:val="009554FA"/>
    <w:rsid w:val="00955CE5"/>
    <w:rsid w:val="0095609A"/>
    <w:rsid w:val="009571CF"/>
    <w:rsid w:val="009612F1"/>
    <w:rsid w:val="0096156E"/>
    <w:rsid w:val="009615E1"/>
    <w:rsid w:val="00962FCD"/>
    <w:rsid w:val="009643F3"/>
    <w:rsid w:val="00964456"/>
    <w:rsid w:val="00965D6B"/>
    <w:rsid w:val="00967D8C"/>
    <w:rsid w:val="00970F52"/>
    <w:rsid w:val="00971B47"/>
    <w:rsid w:val="00971B58"/>
    <w:rsid w:val="00971DF0"/>
    <w:rsid w:val="00971E2A"/>
    <w:rsid w:val="0097537C"/>
    <w:rsid w:val="009759C7"/>
    <w:rsid w:val="009760F1"/>
    <w:rsid w:val="00977CD6"/>
    <w:rsid w:val="0098205A"/>
    <w:rsid w:val="00983024"/>
    <w:rsid w:val="00984A4A"/>
    <w:rsid w:val="009851F2"/>
    <w:rsid w:val="009854CE"/>
    <w:rsid w:val="00985B5C"/>
    <w:rsid w:val="00985CEE"/>
    <w:rsid w:val="00986833"/>
    <w:rsid w:val="00986AE6"/>
    <w:rsid w:val="00986BA1"/>
    <w:rsid w:val="00990DCF"/>
    <w:rsid w:val="00991510"/>
    <w:rsid w:val="009927AD"/>
    <w:rsid w:val="00993283"/>
    <w:rsid w:val="00993E37"/>
    <w:rsid w:val="009958A7"/>
    <w:rsid w:val="009A2B58"/>
    <w:rsid w:val="009A4866"/>
    <w:rsid w:val="009A617C"/>
    <w:rsid w:val="009A7092"/>
    <w:rsid w:val="009B358C"/>
    <w:rsid w:val="009B5B38"/>
    <w:rsid w:val="009C040E"/>
    <w:rsid w:val="009C06FE"/>
    <w:rsid w:val="009C25C1"/>
    <w:rsid w:val="009C33E1"/>
    <w:rsid w:val="009C5020"/>
    <w:rsid w:val="009C50BD"/>
    <w:rsid w:val="009C51AE"/>
    <w:rsid w:val="009C549D"/>
    <w:rsid w:val="009C6601"/>
    <w:rsid w:val="009C67A0"/>
    <w:rsid w:val="009C7B0A"/>
    <w:rsid w:val="009C7BEA"/>
    <w:rsid w:val="009D2B25"/>
    <w:rsid w:val="009D2F49"/>
    <w:rsid w:val="009D312C"/>
    <w:rsid w:val="009D3365"/>
    <w:rsid w:val="009D3948"/>
    <w:rsid w:val="009D7F22"/>
    <w:rsid w:val="009E088F"/>
    <w:rsid w:val="009E0B65"/>
    <w:rsid w:val="009E1151"/>
    <w:rsid w:val="009E1C93"/>
    <w:rsid w:val="009E3FF0"/>
    <w:rsid w:val="009E52D6"/>
    <w:rsid w:val="009E5538"/>
    <w:rsid w:val="009E698A"/>
    <w:rsid w:val="009E7D0E"/>
    <w:rsid w:val="009F00E8"/>
    <w:rsid w:val="009F0CD6"/>
    <w:rsid w:val="009F1BD7"/>
    <w:rsid w:val="009F45AD"/>
    <w:rsid w:val="009F45C7"/>
    <w:rsid w:val="009F61F7"/>
    <w:rsid w:val="009F77F3"/>
    <w:rsid w:val="009F7CF6"/>
    <w:rsid w:val="00A00FD8"/>
    <w:rsid w:val="00A039F2"/>
    <w:rsid w:val="00A03AC1"/>
    <w:rsid w:val="00A046E2"/>
    <w:rsid w:val="00A04836"/>
    <w:rsid w:val="00A04CD0"/>
    <w:rsid w:val="00A04E0D"/>
    <w:rsid w:val="00A0528D"/>
    <w:rsid w:val="00A06CCB"/>
    <w:rsid w:val="00A07912"/>
    <w:rsid w:val="00A10604"/>
    <w:rsid w:val="00A10EE1"/>
    <w:rsid w:val="00A117AA"/>
    <w:rsid w:val="00A11A38"/>
    <w:rsid w:val="00A14342"/>
    <w:rsid w:val="00A14A09"/>
    <w:rsid w:val="00A14BBF"/>
    <w:rsid w:val="00A14D72"/>
    <w:rsid w:val="00A1578E"/>
    <w:rsid w:val="00A17B27"/>
    <w:rsid w:val="00A22DBC"/>
    <w:rsid w:val="00A22F23"/>
    <w:rsid w:val="00A23C59"/>
    <w:rsid w:val="00A26A08"/>
    <w:rsid w:val="00A26D0F"/>
    <w:rsid w:val="00A26EDD"/>
    <w:rsid w:val="00A27BCA"/>
    <w:rsid w:val="00A27EDF"/>
    <w:rsid w:val="00A30C68"/>
    <w:rsid w:val="00A30F16"/>
    <w:rsid w:val="00A31AAB"/>
    <w:rsid w:val="00A33A41"/>
    <w:rsid w:val="00A35A19"/>
    <w:rsid w:val="00A36D37"/>
    <w:rsid w:val="00A3702A"/>
    <w:rsid w:val="00A37EF1"/>
    <w:rsid w:val="00A40313"/>
    <w:rsid w:val="00A41298"/>
    <w:rsid w:val="00A42EDF"/>
    <w:rsid w:val="00A4447F"/>
    <w:rsid w:val="00A4474D"/>
    <w:rsid w:val="00A4595A"/>
    <w:rsid w:val="00A46AB6"/>
    <w:rsid w:val="00A47181"/>
    <w:rsid w:val="00A55C51"/>
    <w:rsid w:val="00A611FC"/>
    <w:rsid w:val="00A61BC9"/>
    <w:rsid w:val="00A62CF1"/>
    <w:rsid w:val="00A6312F"/>
    <w:rsid w:val="00A70669"/>
    <w:rsid w:val="00A7086C"/>
    <w:rsid w:val="00A71910"/>
    <w:rsid w:val="00A71D2F"/>
    <w:rsid w:val="00A72192"/>
    <w:rsid w:val="00A731A3"/>
    <w:rsid w:val="00A73FFD"/>
    <w:rsid w:val="00A76C14"/>
    <w:rsid w:val="00A77C84"/>
    <w:rsid w:val="00A81613"/>
    <w:rsid w:val="00A81F2E"/>
    <w:rsid w:val="00A829EC"/>
    <w:rsid w:val="00A83144"/>
    <w:rsid w:val="00A831C3"/>
    <w:rsid w:val="00A836AD"/>
    <w:rsid w:val="00A844D9"/>
    <w:rsid w:val="00A8510F"/>
    <w:rsid w:val="00A86E65"/>
    <w:rsid w:val="00A86F08"/>
    <w:rsid w:val="00A874E6"/>
    <w:rsid w:val="00A876DA"/>
    <w:rsid w:val="00A87A5C"/>
    <w:rsid w:val="00A87D0D"/>
    <w:rsid w:val="00A9022C"/>
    <w:rsid w:val="00A9310E"/>
    <w:rsid w:val="00A9361A"/>
    <w:rsid w:val="00A9446F"/>
    <w:rsid w:val="00A94F52"/>
    <w:rsid w:val="00A95DAF"/>
    <w:rsid w:val="00A96891"/>
    <w:rsid w:val="00A96C94"/>
    <w:rsid w:val="00A97699"/>
    <w:rsid w:val="00A97C0B"/>
    <w:rsid w:val="00AA089D"/>
    <w:rsid w:val="00AA0F29"/>
    <w:rsid w:val="00AA108A"/>
    <w:rsid w:val="00AA120D"/>
    <w:rsid w:val="00AA58EB"/>
    <w:rsid w:val="00AA6CE5"/>
    <w:rsid w:val="00AA7375"/>
    <w:rsid w:val="00AA75C5"/>
    <w:rsid w:val="00AA7AEA"/>
    <w:rsid w:val="00AB03BE"/>
    <w:rsid w:val="00AB16CD"/>
    <w:rsid w:val="00AB25FD"/>
    <w:rsid w:val="00AB2927"/>
    <w:rsid w:val="00AB2982"/>
    <w:rsid w:val="00AB3D17"/>
    <w:rsid w:val="00AB3E3A"/>
    <w:rsid w:val="00AB414C"/>
    <w:rsid w:val="00AB4808"/>
    <w:rsid w:val="00AB4C2A"/>
    <w:rsid w:val="00AB69FA"/>
    <w:rsid w:val="00AB70FC"/>
    <w:rsid w:val="00AC1D03"/>
    <w:rsid w:val="00AC2E9C"/>
    <w:rsid w:val="00AC7620"/>
    <w:rsid w:val="00AC7B20"/>
    <w:rsid w:val="00AD175F"/>
    <w:rsid w:val="00AD23D3"/>
    <w:rsid w:val="00AD277B"/>
    <w:rsid w:val="00AD2808"/>
    <w:rsid w:val="00AD530D"/>
    <w:rsid w:val="00AD696E"/>
    <w:rsid w:val="00AD7579"/>
    <w:rsid w:val="00AD79E1"/>
    <w:rsid w:val="00AD7C4F"/>
    <w:rsid w:val="00AE0ADA"/>
    <w:rsid w:val="00AE1E38"/>
    <w:rsid w:val="00AE4201"/>
    <w:rsid w:val="00AE42B7"/>
    <w:rsid w:val="00AE42D0"/>
    <w:rsid w:val="00AE4454"/>
    <w:rsid w:val="00AE51A0"/>
    <w:rsid w:val="00AE5D35"/>
    <w:rsid w:val="00AE638E"/>
    <w:rsid w:val="00AE6F27"/>
    <w:rsid w:val="00AE7D15"/>
    <w:rsid w:val="00AF0EF3"/>
    <w:rsid w:val="00AF2386"/>
    <w:rsid w:val="00AF3153"/>
    <w:rsid w:val="00AF4391"/>
    <w:rsid w:val="00AF48E3"/>
    <w:rsid w:val="00AF4E44"/>
    <w:rsid w:val="00AF6F10"/>
    <w:rsid w:val="00B0139C"/>
    <w:rsid w:val="00B01906"/>
    <w:rsid w:val="00B01C83"/>
    <w:rsid w:val="00B0266D"/>
    <w:rsid w:val="00B02CA7"/>
    <w:rsid w:val="00B03AFF"/>
    <w:rsid w:val="00B04D68"/>
    <w:rsid w:val="00B071C8"/>
    <w:rsid w:val="00B07D78"/>
    <w:rsid w:val="00B123E8"/>
    <w:rsid w:val="00B14D62"/>
    <w:rsid w:val="00B15468"/>
    <w:rsid w:val="00B15FAD"/>
    <w:rsid w:val="00B16A45"/>
    <w:rsid w:val="00B17822"/>
    <w:rsid w:val="00B20DEB"/>
    <w:rsid w:val="00B211D3"/>
    <w:rsid w:val="00B23BEE"/>
    <w:rsid w:val="00B24BEA"/>
    <w:rsid w:val="00B26D8B"/>
    <w:rsid w:val="00B2783C"/>
    <w:rsid w:val="00B27959"/>
    <w:rsid w:val="00B308DE"/>
    <w:rsid w:val="00B30C51"/>
    <w:rsid w:val="00B31FC1"/>
    <w:rsid w:val="00B32124"/>
    <w:rsid w:val="00B335E4"/>
    <w:rsid w:val="00B337B6"/>
    <w:rsid w:val="00B34ECC"/>
    <w:rsid w:val="00B360B0"/>
    <w:rsid w:val="00B36BDD"/>
    <w:rsid w:val="00B36FEB"/>
    <w:rsid w:val="00B376DF"/>
    <w:rsid w:val="00B40062"/>
    <w:rsid w:val="00B402B5"/>
    <w:rsid w:val="00B40C48"/>
    <w:rsid w:val="00B40F10"/>
    <w:rsid w:val="00B42A35"/>
    <w:rsid w:val="00B430DF"/>
    <w:rsid w:val="00B431C8"/>
    <w:rsid w:val="00B457AA"/>
    <w:rsid w:val="00B459F0"/>
    <w:rsid w:val="00B45B38"/>
    <w:rsid w:val="00B4752A"/>
    <w:rsid w:val="00B4785F"/>
    <w:rsid w:val="00B47AFD"/>
    <w:rsid w:val="00B501CC"/>
    <w:rsid w:val="00B503A5"/>
    <w:rsid w:val="00B50632"/>
    <w:rsid w:val="00B51B82"/>
    <w:rsid w:val="00B52035"/>
    <w:rsid w:val="00B52630"/>
    <w:rsid w:val="00B526A7"/>
    <w:rsid w:val="00B52CE5"/>
    <w:rsid w:val="00B55F1B"/>
    <w:rsid w:val="00B615F2"/>
    <w:rsid w:val="00B65C36"/>
    <w:rsid w:val="00B66621"/>
    <w:rsid w:val="00B6779F"/>
    <w:rsid w:val="00B70E1C"/>
    <w:rsid w:val="00B73427"/>
    <w:rsid w:val="00B73608"/>
    <w:rsid w:val="00B741A3"/>
    <w:rsid w:val="00B743C4"/>
    <w:rsid w:val="00B75468"/>
    <w:rsid w:val="00B758A0"/>
    <w:rsid w:val="00B819F5"/>
    <w:rsid w:val="00B83428"/>
    <w:rsid w:val="00B84352"/>
    <w:rsid w:val="00B87167"/>
    <w:rsid w:val="00B872A0"/>
    <w:rsid w:val="00B872FF"/>
    <w:rsid w:val="00B87B5E"/>
    <w:rsid w:val="00B9108E"/>
    <w:rsid w:val="00B92EA0"/>
    <w:rsid w:val="00B936C5"/>
    <w:rsid w:val="00B93A96"/>
    <w:rsid w:val="00B941EF"/>
    <w:rsid w:val="00B9437C"/>
    <w:rsid w:val="00B94BEA"/>
    <w:rsid w:val="00B94F1F"/>
    <w:rsid w:val="00B959DA"/>
    <w:rsid w:val="00BA044A"/>
    <w:rsid w:val="00BA0A14"/>
    <w:rsid w:val="00BA1AA5"/>
    <w:rsid w:val="00BA4522"/>
    <w:rsid w:val="00BA52F6"/>
    <w:rsid w:val="00BA553F"/>
    <w:rsid w:val="00BA5C54"/>
    <w:rsid w:val="00BA6D49"/>
    <w:rsid w:val="00BB52D4"/>
    <w:rsid w:val="00BC0174"/>
    <w:rsid w:val="00BC0318"/>
    <w:rsid w:val="00BC1CD8"/>
    <w:rsid w:val="00BC2D87"/>
    <w:rsid w:val="00BC30BB"/>
    <w:rsid w:val="00BC4AE4"/>
    <w:rsid w:val="00BC56BA"/>
    <w:rsid w:val="00BC58C1"/>
    <w:rsid w:val="00BC5D01"/>
    <w:rsid w:val="00BC6304"/>
    <w:rsid w:val="00BC73C3"/>
    <w:rsid w:val="00BC7557"/>
    <w:rsid w:val="00BD2DBB"/>
    <w:rsid w:val="00BD2E8B"/>
    <w:rsid w:val="00BD2F56"/>
    <w:rsid w:val="00BD3DEC"/>
    <w:rsid w:val="00BD56E5"/>
    <w:rsid w:val="00BD5E9E"/>
    <w:rsid w:val="00BD7C25"/>
    <w:rsid w:val="00BE193C"/>
    <w:rsid w:val="00BE1A5D"/>
    <w:rsid w:val="00BE2097"/>
    <w:rsid w:val="00BE4A57"/>
    <w:rsid w:val="00BE5C6F"/>
    <w:rsid w:val="00BE5D66"/>
    <w:rsid w:val="00BE761F"/>
    <w:rsid w:val="00BF3A87"/>
    <w:rsid w:val="00BF3BB1"/>
    <w:rsid w:val="00BF50DB"/>
    <w:rsid w:val="00BF653D"/>
    <w:rsid w:val="00BF7262"/>
    <w:rsid w:val="00BF7B51"/>
    <w:rsid w:val="00C00A94"/>
    <w:rsid w:val="00C019E4"/>
    <w:rsid w:val="00C03219"/>
    <w:rsid w:val="00C03B2E"/>
    <w:rsid w:val="00C05C11"/>
    <w:rsid w:val="00C06021"/>
    <w:rsid w:val="00C06421"/>
    <w:rsid w:val="00C06422"/>
    <w:rsid w:val="00C06877"/>
    <w:rsid w:val="00C07A21"/>
    <w:rsid w:val="00C10653"/>
    <w:rsid w:val="00C11030"/>
    <w:rsid w:val="00C11DB4"/>
    <w:rsid w:val="00C170D6"/>
    <w:rsid w:val="00C178C5"/>
    <w:rsid w:val="00C214E4"/>
    <w:rsid w:val="00C227E3"/>
    <w:rsid w:val="00C23B4A"/>
    <w:rsid w:val="00C23C9E"/>
    <w:rsid w:val="00C23D36"/>
    <w:rsid w:val="00C23E58"/>
    <w:rsid w:val="00C24EAD"/>
    <w:rsid w:val="00C2663D"/>
    <w:rsid w:val="00C27C7E"/>
    <w:rsid w:val="00C30D12"/>
    <w:rsid w:val="00C30E88"/>
    <w:rsid w:val="00C310AC"/>
    <w:rsid w:val="00C33EBE"/>
    <w:rsid w:val="00C364E0"/>
    <w:rsid w:val="00C36C0F"/>
    <w:rsid w:val="00C4036C"/>
    <w:rsid w:val="00C408A4"/>
    <w:rsid w:val="00C40B5D"/>
    <w:rsid w:val="00C41578"/>
    <w:rsid w:val="00C416CB"/>
    <w:rsid w:val="00C42562"/>
    <w:rsid w:val="00C4298B"/>
    <w:rsid w:val="00C450C5"/>
    <w:rsid w:val="00C46392"/>
    <w:rsid w:val="00C505E9"/>
    <w:rsid w:val="00C51B2D"/>
    <w:rsid w:val="00C51DA2"/>
    <w:rsid w:val="00C51F14"/>
    <w:rsid w:val="00C5240F"/>
    <w:rsid w:val="00C52B1B"/>
    <w:rsid w:val="00C5305D"/>
    <w:rsid w:val="00C536BF"/>
    <w:rsid w:val="00C55D05"/>
    <w:rsid w:val="00C5768F"/>
    <w:rsid w:val="00C577B2"/>
    <w:rsid w:val="00C5799B"/>
    <w:rsid w:val="00C602B4"/>
    <w:rsid w:val="00C6032C"/>
    <w:rsid w:val="00C60C01"/>
    <w:rsid w:val="00C6126E"/>
    <w:rsid w:val="00C61558"/>
    <w:rsid w:val="00C6232E"/>
    <w:rsid w:val="00C624CF"/>
    <w:rsid w:val="00C6293B"/>
    <w:rsid w:val="00C62D7D"/>
    <w:rsid w:val="00C64D3E"/>
    <w:rsid w:val="00C64DE4"/>
    <w:rsid w:val="00C64F51"/>
    <w:rsid w:val="00C65E30"/>
    <w:rsid w:val="00C65FFE"/>
    <w:rsid w:val="00C67209"/>
    <w:rsid w:val="00C679B6"/>
    <w:rsid w:val="00C67C27"/>
    <w:rsid w:val="00C706E1"/>
    <w:rsid w:val="00C71A86"/>
    <w:rsid w:val="00C72931"/>
    <w:rsid w:val="00C73451"/>
    <w:rsid w:val="00C73469"/>
    <w:rsid w:val="00C75C30"/>
    <w:rsid w:val="00C75CEB"/>
    <w:rsid w:val="00C8102E"/>
    <w:rsid w:val="00C827CB"/>
    <w:rsid w:val="00C82E3E"/>
    <w:rsid w:val="00C837DC"/>
    <w:rsid w:val="00C8402E"/>
    <w:rsid w:val="00C85254"/>
    <w:rsid w:val="00C8579A"/>
    <w:rsid w:val="00C8579B"/>
    <w:rsid w:val="00C85B80"/>
    <w:rsid w:val="00C870F4"/>
    <w:rsid w:val="00C90121"/>
    <w:rsid w:val="00C90495"/>
    <w:rsid w:val="00C90F14"/>
    <w:rsid w:val="00C91827"/>
    <w:rsid w:val="00C92B47"/>
    <w:rsid w:val="00C93B0B"/>
    <w:rsid w:val="00C953BE"/>
    <w:rsid w:val="00C95A43"/>
    <w:rsid w:val="00CA0AAE"/>
    <w:rsid w:val="00CA114D"/>
    <w:rsid w:val="00CA2DAA"/>
    <w:rsid w:val="00CA3450"/>
    <w:rsid w:val="00CA35AC"/>
    <w:rsid w:val="00CA4488"/>
    <w:rsid w:val="00CA4F89"/>
    <w:rsid w:val="00CA6FA8"/>
    <w:rsid w:val="00CB0E0D"/>
    <w:rsid w:val="00CB1BB7"/>
    <w:rsid w:val="00CB4309"/>
    <w:rsid w:val="00CB44BD"/>
    <w:rsid w:val="00CB6931"/>
    <w:rsid w:val="00CB7097"/>
    <w:rsid w:val="00CB78D2"/>
    <w:rsid w:val="00CB7C78"/>
    <w:rsid w:val="00CB7CB5"/>
    <w:rsid w:val="00CC12BD"/>
    <w:rsid w:val="00CC17DA"/>
    <w:rsid w:val="00CC1A1B"/>
    <w:rsid w:val="00CC30FF"/>
    <w:rsid w:val="00CC350F"/>
    <w:rsid w:val="00CC3CA1"/>
    <w:rsid w:val="00CC433A"/>
    <w:rsid w:val="00CC4B76"/>
    <w:rsid w:val="00CC4C23"/>
    <w:rsid w:val="00CC5521"/>
    <w:rsid w:val="00CC58AC"/>
    <w:rsid w:val="00CC5BAB"/>
    <w:rsid w:val="00CD1A44"/>
    <w:rsid w:val="00CD2E0D"/>
    <w:rsid w:val="00CD4421"/>
    <w:rsid w:val="00CD6946"/>
    <w:rsid w:val="00CD7968"/>
    <w:rsid w:val="00CE1509"/>
    <w:rsid w:val="00CE4AA4"/>
    <w:rsid w:val="00CE575D"/>
    <w:rsid w:val="00CE72A3"/>
    <w:rsid w:val="00CE7C15"/>
    <w:rsid w:val="00CF3A54"/>
    <w:rsid w:val="00CF599A"/>
    <w:rsid w:val="00CF63C7"/>
    <w:rsid w:val="00CF67BE"/>
    <w:rsid w:val="00D02378"/>
    <w:rsid w:val="00D02656"/>
    <w:rsid w:val="00D04222"/>
    <w:rsid w:val="00D06659"/>
    <w:rsid w:val="00D11E79"/>
    <w:rsid w:val="00D12862"/>
    <w:rsid w:val="00D12D2F"/>
    <w:rsid w:val="00D1467F"/>
    <w:rsid w:val="00D153B2"/>
    <w:rsid w:val="00D15550"/>
    <w:rsid w:val="00D157F9"/>
    <w:rsid w:val="00D2014D"/>
    <w:rsid w:val="00D2091C"/>
    <w:rsid w:val="00D20BFF"/>
    <w:rsid w:val="00D20FB2"/>
    <w:rsid w:val="00D218CB"/>
    <w:rsid w:val="00D22043"/>
    <w:rsid w:val="00D22E43"/>
    <w:rsid w:val="00D24E23"/>
    <w:rsid w:val="00D24E71"/>
    <w:rsid w:val="00D2563A"/>
    <w:rsid w:val="00D25CE0"/>
    <w:rsid w:val="00D2670E"/>
    <w:rsid w:val="00D2738D"/>
    <w:rsid w:val="00D279F9"/>
    <w:rsid w:val="00D360F4"/>
    <w:rsid w:val="00D36B99"/>
    <w:rsid w:val="00D37A68"/>
    <w:rsid w:val="00D37F64"/>
    <w:rsid w:val="00D4135B"/>
    <w:rsid w:val="00D418E2"/>
    <w:rsid w:val="00D447BE"/>
    <w:rsid w:val="00D45499"/>
    <w:rsid w:val="00D45A0D"/>
    <w:rsid w:val="00D5025A"/>
    <w:rsid w:val="00D50807"/>
    <w:rsid w:val="00D5284E"/>
    <w:rsid w:val="00D53633"/>
    <w:rsid w:val="00D53E2C"/>
    <w:rsid w:val="00D571B7"/>
    <w:rsid w:val="00D600FD"/>
    <w:rsid w:val="00D602A6"/>
    <w:rsid w:val="00D66031"/>
    <w:rsid w:val="00D66DDE"/>
    <w:rsid w:val="00D67952"/>
    <w:rsid w:val="00D704F4"/>
    <w:rsid w:val="00D707CE"/>
    <w:rsid w:val="00D70C74"/>
    <w:rsid w:val="00D716AF"/>
    <w:rsid w:val="00D7270A"/>
    <w:rsid w:val="00D72F71"/>
    <w:rsid w:val="00D72FA3"/>
    <w:rsid w:val="00D74E6D"/>
    <w:rsid w:val="00D75A6D"/>
    <w:rsid w:val="00D75C68"/>
    <w:rsid w:val="00D75E2B"/>
    <w:rsid w:val="00D7635E"/>
    <w:rsid w:val="00D803C5"/>
    <w:rsid w:val="00D828AB"/>
    <w:rsid w:val="00D82A0C"/>
    <w:rsid w:val="00D83F9A"/>
    <w:rsid w:val="00D85442"/>
    <w:rsid w:val="00D85B54"/>
    <w:rsid w:val="00D8695A"/>
    <w:rsid w:val="00D870C5"/>
    <w:rsid w:val="00D875A8"/>
    <w:rsid w:val="00D878B0"/>
    <w:rsid w:val="00D87A87"/>
    <w:rsid w:val="00D90CE7"/>
    <w:rsid w:val="00D91614"/>
    <w:rsid w:val="00D91A35"/>
    <w:rsid w:val="00D931FC"/>
    <w:rsid w:val="00D945C1"/>
    <w:rsid w:val="00D94ED3"/>
    <w:rsid w:val="00D976AF"/>
    <w:rsid w:val="00D9789C"/>
    <w:rsid w:val="00D97EAA"/>
    <w:rsid w:val="00DA01B0"/>
    <w:rsid w:val="00DA38C1"/>
    <w:rsid w:val="00DA3B9F"/>
    <w:rsid w:val="00DA7F85"/>
    <w:rsid w:val="00DB1611"/>
    <w:rsid w:val="00DB195D"/>
    <w:rsid w:val="00DB2101"/>
    <w:rsid w:val="00DB25CE"/>
    <w:rsid w:val="00DB3682"/>
    <w:rsid w:val="00DB619A"/>
    <w:rsid w:val="00DB6955"/>
    <w:rsid w:val="00DB74A3"/>
    <w:rsid w:val="00DB7A26"/>
    <w:rsid w:val="00DB7BD2"/>
    <w:rsid w:val="00DC0514"/>
    <w:rsid w:val="00DC116E"/>
    <w:rsid w:val="00DC15F4"/>
    <w:rsid w:val="00DC3465"/>
    <w:rsid w:val="00DC4B75"/>
    <w:rsid w:val="00DC4BED"/>
    <w:rsid w:val="00DC5215"/>
    <w:rsid w:val="00DC5A0D"/>
    <w:rsid w:val="00DC5D12"/>
    <w:rsid w:val="00DC6F22"/>
    <w:rsid w:val="00DC6FE6"/>
    <w:rsid w:val="00DD1F17"/>
    <w:rsid w:val="00DD43D3"/>
    <w:rsid w:val="00DD545A"/>
    <w:rsid w:val="00DD6DF3"/>
    <w:rsid w:val="00DE0262"/>
    <w:rsid w:val="00DE0B88"/>
    <w:rsid w:val="00DE1160"/>
    <w:rsid w:val="00DE1C6D"/>
    <w:rsid w:val="00DE2C42"/>
    <w:rsid w:val="00DE3876"/>
    <w:rsid w:val="00DE4099"/>
    <w:rsid w:val="00DE4A0B"/>
    <w:rsid w:val="00DE5581"/>
    <w:rsid w:val="00DE5865"/>
    <w:rsid w:val="00DE589F"/>
    <w:rsid w:val="00DE63D0"/>
    <w:rsid w:val="00DE6D7A"/>
    <w:rsid w:val="00DE6DA2"/>
    <w:rsid w:val="00DF0FAA"/>
    <w:rsid w:val="00DF1237"/>
    <w:rsid w:val="00DF217A"/>
    <w:rsid w:val="00DF5142"/>
    <w:rsid w:val="00DF54AC"/>
    <w:rsid w:val="00DF5E54"/>
    <w:rsid w:val="00DF6CBA"/>
    <w:rsid w:val="00E003EE"/>
    <w:rsid w:val="00E004FF"/>
    <w:rsid w:val="00E0370F"/>
    <w:rsid w:val="00E03BDB"/>
    <w:rsid w:val="00E03D5F"/>
    <w:rsid w:val="00E04091"/>
    <w:rsid w:val="00E06254"/>
    <w:rsid w:val="00E0738C"/>
    <w:rsid w:val="00E07726"/>
    <w:rsid w:val="00E102BF"/>
    <w:rsid w:val="00E10D64"/>
    <w:rsid w:val="00E1119D"/>
    <w:rsid w:val="00E11A41"/>
    <w:rsid w:val="00E122ED"/>
    <w:rsid w:val="00E12764"/>
    <w:rsid w:val="00E12A4C"/>
    <w:rsid w:val="00E131A5"/>
    <w:rsid w:val="00E13FED"/>
    <w:rsid w:val="00E141B4"/>
    <w:rsid w:val="00E17EE9"/>
    <w:rsid w:val="00E17F1D"/>
    <w:rsid w:val="00E21814"/>
    <w:rsid w:val="00E218B4"/>
    <w:rsid w:val="00E2235F"/>
    <w:rsid w:val="00E23278"/>
    <w:rsid w:val="00E264EF"/>
    <w:rsid w:val="00E26B2C"/>
    <w:rsid w:val="00E271AB"/>
    <w:rsid w:val="00E330BB"/>
    <w:rsid w:val="00E33378"/>
    <w:rsid w:val="00E33779"/>
    <w:rsid w:val="00E33CED"/>
    <w:rsid w:val="00E34263"/>
    <w:rsid w:val="00E357E8"/>
    <w:rsid w:val="00E369B3"/>
    <w:rsid w:val="00E36F4E"/>
    <w:rsid w:val="00E4042C"/>
    <w:rsid w:val="00E405D4"/>
    <w:rsid w:val="00E432E6"/>
    <w:rsid w:val="00E43C50"/>
    <w:rsid w:val="00E44238"/>
    <w:rsid w:val="00E44245"/>
    <w:rsid w:val="00E44955"/>
    <w:rsid w:val="00E44B70"/>
    <w:rsid w:val="00E45037"/>
    <w:rsid w:val="00E45B8A"/>
    <w:rsid w:val="00E47345"/>
    <w:rsid w:val="00E505CC"/>
    <w:rsid w:val="00E51264"/>
    <w:rsid w:val="00E51B90"/>
    <w:rsid w:val="00E52450"/>
    <w:rsid w:val="00E551F5"/>
    <w:rsid w:val="00E55F60"/>
    <w:rsid w:val="00E57A1F"/>
    <w:rsid w:val="00E6064D"/>
    <w:rsid w:val="00E61667"/>
    <w:rsid w:val="00E61AA3"/>
    <w:rsid w:val="00E623CC"/>
    <w:rsid w:val="00E625A7"/>
    <w:rsid w:val="00E629F1"/>
    <w:rsid w:val="00E64D33"/>
    <w:rsid w:val="00E65C22"/>
    <w:rsid w:val="00E67B2B"/>
    <w:rsid w:val="00E70C36"/>
    <w:rsid w:val="00E70C64"/>
    <w:rsid w:val="00E71151"/>
    <w:rsid w:val="00E73F67"/>
    <w:rsid w:val="00E743F3"/>
    <w:rsid w:val="00E745F6"/>
    <w:rsid w:val="00E747BC"/>
    <w:rsid w:val="00E752FD"/>
    <w:rsid w:val="00E76543"/>
    <w:rsid w:val="00E7661E"/>
    <w:rsid w:val="00E80ED7"/>
    <w:rsid w:val="00E81DED"/>
    <w:rsid w:val="00E832FB"/>
    <w:rsid w:val="00E834CC"/>
    <w:rsid w:val="00E83777"/>
    <w:rsid w:val="00E84F1E"/>
    <w:rsid w:val="00E85734"/>
    <w:rsid w:val="00E86C03"/>
    <w:rsid w:val="00E908AC"/>
    <w:rsid w:val="00E9125B"/>
    <w:rsid w:val="00E91B29"/>
    <w:rsid w:val="00E91C26"/>
    <w:rsid w:val="00E92B3C"/>
    <w:rsid w:val="00E94822"/>
    <w:rsid w:val="00E948EA"/>
    <w:rsid w:val="00E9494F"/>
    <w:rsid w:val="00E955A5"/>
    <w:rsid w:val="00E95CEA"/>
    <w:rsid w:val="00E96FFD"/>
    <w:rsid w:val="00E973DE"/>
    <w:rsid w:val="00EA134D"/>
    <w:rsid w:val="00EA2330"/>
    <w:rsid w:val="00EA306B"/>
    <w:rsid w:val="00EA385B"/>
    <w:rsid w:val="00EA3934"/>
    <w:rsid w:val="00EA3F78"/>
    <w:rsid w:val="00EA46CF"/>
    <w:rsid w:val="00EA46E1"/>
    <w:rsid w:val="00EA5252"/>
    <w:rsid w:val="00EA551F"/>
    <w:rsid w:val="00EA57A9"/>
    <w:rsid w:val="00EB0106"/>
    <w:rsid w:val="00EB05D6"/>
    <w:rsid w:val="00EB0E69"/>
    <w:rsid w:val="00EB1008"/>
    <w:rsid w:val="00EB249D"/>
    <w:rsid w:val="00EB29AA"/>
    <w:rsid w:val="00EB355F"/>
    <w:rsid w:val="00EB37E8"/>
    <w:rsid w:val="00EB5988"/>
    <w:rsid w:val="00EC1458"/>
    <w:rsid w:val="00EC2CBF"/>
    <w:rsid w:val="00EC4109"/>
    <w:rsid w:val="00EC538B"/>
    <w:rsid w:val="00EC565F"/>
    <w:rsid w:val="00EC59F0"/>
    <w:rsid w:val="00EC5D43"/>
    <w:rsid w:val="00EC61C5"/>
    <w:rsid w:val="00EC6552"/>
    <w:rsid w:val="00EC67A0"/>
    <w:rsid w:val="00EC743B"/>
    <w:rsid w:val="00EC7791"/>
    <w:rsid w:val="00ED0F62"/>
    <w:rsid w:val="00ED0FCB"/>
    <w:rsid w:val="00ED25D4"/>
    <w:rsid w:val="00ED3253"/>
    <w:rsid w:val="00ED49FF"/>
    <w:rsid w:val="00ED5028"/>
    <w:rsid w:val="00ED6528"/>
    <w:rsid w:val="00EE183E"/>
    <w:rsid w:val="00EE1CED"/>
    <w:rsid w:val="00EE1EA3"/>
    <w:rsid w:val="00EE311B"/>
    <w:rsid w:val="00EE333E"/>
    <w:rsid w:val="00EE376C"/>
    <w:rsid w:val="00EE3CA3"/>
    <w:rsid w:val="00EE3CC7"/>
    <w:rsid w:val="00EE469D"/>
    <w:rsid w:val="00EE4B5A"/>
    <w:rsid w:val="00EE4C9D"/>
    <w:rsid w:val="00EE65F1"/>
    <w:rsid w:val="00EE74B8"/>
    <w:rsid w:val="00EF0A01"/>
    <w:rsid w:val="00EF189A"/>
    <w:rsid w:val="00EF3BCB"/>
    <w:rsid w:val="00EF40FB"/>
    <w:rsid w:val="00EF41FB"/>
    <w:rsid w:val="00EF4EED"/>
    <w:rsid w:val="00EF605A"/>
    <w:rsid w:val="00EF6F2D"/>
    <w:rsid w:val="00EF7825"/>
    <w:rsid w:val="00F00210"/>
    <w:rsid w:val="00F01B15"/>
    <w:rsid w:val="00F02A19"/>
    <w:rsid w:val="00F06E11"/>
    <w:rsid w:val="00F07D50"/>
    <w:rsid w:val="00F10684"/>
    <w:rsid w:val="00F11008"/>
    <w:rsid w:val="00F1185A"/>
    <w:rsid w:val="00F11CD5"/>
    <w:rsid w:val="00F12FF2"/>
    <w:rsid w:val="00F1695B"/>
    <w:rsid w:val="00F16C20"/>
    <w:rsid w:val="00F16E10"/>
    <w:rsid w:val="00F16E76"/>
    <w:rsid w:val="00F1790D"/>
    <w:rsid w:val="00F203EE"/>
    <w:rsid w:val="00F21B16"/>
    <w:rsid w:val="00F22147"/>
    <w:rsid w:val="00F255C3"/>
    <w:rsid w:val="00F277B7"/>
    <w:rsid w:val="00F30486"/>
    <w:rsid w:val="00F30D3F"/>
    <w:rsid w:val="00F31D83"/>
    <w:rsid w:val="00F32A9A"/>
    <w:rsid w:val="00F34064"/>
    <w:rsid w:val="00F350F0"/>
    <w:rsid w:val="00F36265"/>
    <w:rsid w:val="00F370E5"/>
    <w:rsid w:val="00F40855"/>
    <w:rsid w:val="00F41CD3"/>
    <w:rsid w:val="00F42330"/>
    <w:rsid w:val="00F42D25"/>
    <w:rsid w:val="00F45960"/>
    <w:rsid w:val="00F45D05"/>
    <w:rsid w:val="00F46711"/>
    <w:rsid w:val="00F46B72"/>
    <w:rsid w:val="00F4725D"/>
    <w:rsid w:val="00F4791E"/>
    <w:rsid w:val="00F47B42"/>
    <w:rsid w:val="00F522C3"/>
    <w:rsid w:val="00F52570"/>
    <w:rsid w:val="00F52FE4"/>
    <w:rsid w:val="00F53004"/>
    <w:rsid w:val="00F53C39"/>
    <w:rsid w:val="00F55498"/>
    <w:rsid w:val="00F6063E"/>
    <w:rsid w:val="00F6164D"/>
    <w:rsid w:val="00F61E61"/>
    <w:rsid w:val="00F62679"/>
    <w:rsid w:val="00F62E0D"/>
    <w:rsid w:val="00F6328C"/>
    <w:rsid w:val="00F63904"/>
    <w:rsid w:val="00F64858"/>
    <w:rsid w:val="00F64BA3"/>
    <w:rsid w:val="00F67459"/>
    <w:rsid w:val="00F67CBF"/>
    <w:rsid w:val="00F71E48"/>
    <w:rsid w:val="00F72E3E"/>
    <w:rsid w:val="00F73B90"/>
    <w:rsid w:val="00F7406A"/>
    <w:rsid w:val="00F75D94"/>
    <w:rsid w:val="00F76624"/>
    <w:rsid w:val="00F76B1A"/>
    <w:rsid w:val="00F76D7E"/>
    <w:rsid w:val="00F837DE"/>
    <w:rsid w:val="00F844C4"/>
    <w:rsid w:val="00F86EA1"/>
    <w:rsid w:val="00F93C6D"/>
    <w:rsid w:val="00F9470A"/>
    <w:rsid w:val="00F95569"/>
    <w:rsid w:val="00F9667E"/>
    <w:rsid w:val="00F96A97"/>
    <w:rsid w:val="00FA0915"/>
    <w:rsid w:val="00FA108C"/>
    <w:rsid w:val="00FA13AC"/>
    <w:rsid w:val="00FA1587"/>
    <w:rsid w:val="00FA3E77"/>
    <w:rsid w:val="00FB1C09"/>
    <w:rsid w:val="00FB247F"/>
    <w:rsid w:val="00FB2F2A"/>
    <w:rsid w:val="00FB3949"/>
    <w:rsid w:val="00FB42D4"/>
    <w:rsid w:val="00FB47C3"/>
    <w:rsid w:val="00FB48EB"/>
    <w:rsid w:val="00FB495B"/>
    <w:rsid w:val="00FB610F"/>
    <w:rsid w:val="00FB621C"/>
    <w:rsid w:val="00FB73C9"/>
    <w:rsid w:val="00FC16D8"/>
    <w:rsid w:val="00FC1C16"/>
    <w:rsid w:val="00FC2A03"/>
    <w:rsid w:val="00FC37FE"/>
    <w:rsid w:val="00FC4978"/>
    <w:rsid w:val="00FC638B"/>
    <w:rsid w:val="00FC6AAD"/>
    <w:rsid w:val="00FD1B7B"/>
    <w:rsid w:val="00FD2848"/>
    <w:rsid w:val="00FD2D1D"/>
    <w:rsid w:val="00FD36C7"/>
    <w:rsid w:val="00FD3A9C"/>
    <w:rsid w:val="00FD3D7C"/>
    <w:rsid w:val="00FD514C"/>
    <w:rsid w:val="00FD58E3"/>
    <w:rsid w:val="00FD5D02"/>
    <w:rsid w:val="00FE0BEA"/>
    <w:rsid w:val="00FE1740"/>
    <w:rsid w:val="00FE284D"/>
    <w:rsid w:val="00FE3AF8"/>
    <w:rsid w:val="00FE4C64"/>
    <w:rsid w:val="00FE6087"/>
    <w:rsid w:val="00FF2654"/>
    <w:rsid w:val="00FF7A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9C1EE"/>
  <w15:chartTrackingRefBased/>
  <w15:docId w15:val="{7F7B7B83-6893-8747-A1A2-6C62135E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85F"/>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paragraph" w:styleId="Heading3">
    <w:name w:val="heading 3"/>
    <w:basedOn w:val="Normal"/>
    <w:next w:val="Normal"/>
    <w:link w:val="Heading3Char"/>
    <w:uiPriority w:val="9"/>
    <w:unhideWhenUsed/>
    <w:qFormat/>
    <w:rsid w:val="00174930"/>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semiHidden/>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F0763"/>
  </w:style>
  <w:style w:type="character" w:styleId="FollowedHyperlink">
    <w:name w:val="FollowedHyperlink"/>
    <w:basedOn w:val="DefaultParagraphFont"/>
    <w:uiPriority w:val="99"/>
    <w:semiHidden/>
    <w:unhideWhenUsed/>
    <w:rsid w:val="000E3BFB"/>
    <w:rPr>
      <w:color w:val="954F72" w:themeColor="followedHyperlink"/>
      <w:u w:val="single"/>
    </w:rPr>
  </w:style>
  <w:style w:type="character" w:customStyle="1" w:styleId="orcid-id-https">
    <w:name w:val="orcid-id-https"/>
    <w:basedOn w:val="DefaultParagraphFont"/>
    <w:rsid w:val="00E23278"/>
  </w:style>
  <w:style w:type="character" w:customStyle="1" w:styleId="Heading3Char">
    <w:name w:val="Heading 3 Char"/>
    <w:basedOn w:val="DefaultParagraphFont"/>
    <w:link w:val="Heading3"/>
    <w:uiPriority w:val="9"/>
    <w:rsid w:val="00174930"/>
    <w:rPr>
      <w:rFonts w:asciiTheme="majorHAnsi" w:eastAsiaTheme="majorEastAsia" w:hAnsiTheme="majorHAnsi" w:cstheme="majorBidi"/>
      <w:color w:val="1F3763" w:themeColor="accent1" w:themeShade="7F"/>
      <w:lang w:eastAsia="en-US"/>
    </w:rPr>
  </w:style>
  <w:style w:type="character" w:customStyle="1" w:styleId="inline-equationlabel">
    <w:name w:val="inline-equation__label"/>
    <w:basedOn w:val="DefaultParagraphFont"/>
    <w:rsid w:val="003E6A11"/>
  </w:style>
  <w:style w:type="character" w:styleId="PlaceholderText">
    <w:name w:val="Placeholder Text"/>
    <w:basedOn w:val="DefaultParagraphFont"/>
    <w:uiPriority w:val="99"/>
    <w:semiHidden/>
    <w:rsid w:val="00930BDB"/>
    <w:rPr>
      <w:color w:val="808080"/>
    </w:rPr>
  </w:style>
  <w:style w:type="table" w:styleId="PlainTable2">
    <w:name w:val="Plain Table 2"/>
    <w:basedOn w:val="TableNormal"/>
    <w:uiPriority w:val="42"/>
    <w:rsid w:val="00A06CC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57019">
      <w:bodyDiv w:val="1"/>
      <w:marLeft w:val="0"/>
      <w:marRight w:val="0"/>
      <w:marTop w:val="0"/>
      <w:marBottom w:val="0"/>
      <w:divBdr>
        <w:top w:val="none" w:sz="0" w:space="0" w:color="auto"/>
        <w:left w:val="none" w:sz="0" w:space="0" w:color="auto"/>
        <w:bottom w:val="none" w:sz="0" w:space="0" w:color="auto"/>
        <w:right w:val="none" w:sz="0" w:space="0" w:color="auto"/>
      </w:divBdr>
    </w:div>
    <w:div w:id="140192600">
      <w:bodyDiv w:val="1"/>
      <w:marLeft w:val="0"/>
      <w:marRight w:val="0"/>
      <w:marTop w:val="0"/>
      <w:marBottom w:val="0"/>
      <w:divBdr>
        <w:top w:val="none" w:sz="0" w:space="0" w:color="auto"/>
        <w:left w:val="none" w:sz="0" w:space="0" w:color="auto"/>
        <w:bottom w:val="none" w:sz="0" w:space="0" w:color="auto"/>
        <w:right w:val="none" w:sz="0" w:space="0" w:color="auto"/>
      </w:divBdr>
    </w:div>
    <w:div w:id="149248122">
      <w:bodyDiv w:val="1"/>
      <w:marLeft w:val="0"/>
      <w:marRight w:val="0"/>
      <w:marTop w:val="0"/>
      <w:marBottom w:val="0"/>
      <w:divBdr>
        <w:top w:val="none" w:sz="0" w:space="0" w:color="auto"/>
        <w:left w:val="none" w:sz="0" w:space="0" w:color="auto"/>
        <w:bottom w:val="none" w:sz="0" w:space="0" w:color="auto"/>
        <w:right w:val="none" w:sz="0" w:space="0" w:color="auto"/>
      </w:divBdr>
    </w:div>
    <w:div w:id="227375475">
      <w:bodyDiv w:val="1"/>
      <w:marLeft w:val="0"/>
      <w:marRight w:val="0"/>
      <w:marTop w:val="0"/>
      <w:marBottom w:val="0"/>
      <w:divBdr>
        <w:top w:val="none" w:sz="0" w:space="0" w:color="auto"/>
        <w:left w:val="none" w:sz="0" w:space="0" w:color="auto"/>
        <w:bottom w:val="none" w:sz="0" w:space="0" w:color="auto"/>
        <w:right w:val="none" w:sz="0" w:space="0" w:color="auto"/>
      </w:divBdr>
    </w:div>
    <w:div w:id="294332718">
      <w:bodyDiv w:val="1"/>
      <w:marLeft w:val="0"/>
      <w:marRight w:val="0"/>
      <w:marTop w:val="0"/>
      <w:marBottom w:val="0"/>
      <w:divBdr>
        <w:top w:val="none" w:sz="0" w:space="0" w:color="auto"/>
        <w:left w:val="none" w:sz="0" w:space="0" w:color="auto"/>
        <w:bottom w:val="none" w:sz="0" w:space="0" w:color="auto"/>
        <w:right w:val="none" w:sz="0" w:space="0" w:color="auto"/>
      </w:divBdr>
    </w:div>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47483365">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4502">
      <w:bodyDiv w:val="1"/>
      <w:marLeft w:val="0"/>
      <w:marRight w:val="0"/>
      <w:marTop w:val="0"/>
      <w:marBottom w:val="0"/>
      <w:divBdr>
        <w:top w:val="none" w:sz="0" w:space="0" w:color="auto"/>
        <w:left w:val="none" w:sz="0" w:space="0" w:color="auto"/>
        <w:bottom w:val="none" w:sz="0" w:space="0" w:color="auto"/>
        <w:right w:val="none" w:sz="0" w:space="0" w:color="auto"/>
      </w:divBdr>
      <w:divsChild>
        <w:div w:id="1043672471">
          <w:marLeft w:val="0"/>
          <w:marRight w:val="0"/>
          <w:marTop w:val="0"/>
          <w:marBottom w:val="0"/>
          <w:divBdr>
            <w:top w:val="none" w:sz="0" w:space="0" w:color="auto"/>
            <w:left w:val="none" w:sz="0" w:space="0" w:color="auto"/>
            <w:bottom w:val="none" w:sz="0" w:space="0" w:color="auto"/>
            <w:right w:val="none" w:sz="0" w:space="0" w:color="auto"/>
          </w:divBdr>
        </w:div>
      </w:divsChild>
    </w:div>
    <w:div w:id="519130415">
      <w:bodyDiv w:val="1"/>
      <w:marLeft w:val="0"/>
      <w:marRight w:val="0"/>
      <w:marTop w:val="0"/>
      <w:marBottom w:val="0"/>
      <w:divBdr>
        <w:top w:val="none" w:sz="0" w:space="0" w:color="auto"/>
        <w:left w:val="none" w:sz="0" w:space="0" w:color="auto"/>
        <w:bottom w:val="none" w:sz="0" w:space="0" w:color="auto"/>
        <w:right w:val="none" w:sz="0" w:space="0" w:color="auto"/>
      </w:divBdr>
    </w:div>
    <w:div w:id="524905724">
      <w:bodyDiv w:val="1"/>
      <w:marLeft w:val="0"/>
      <w:marRight w:val="0"/>
      <w:marTop w:val="0"/>
      <w:marBottom w:val="0"/>
      <w:divBdr>
        <w:top w:val="none" w:sz="0" w:space="0" w:color="auto"/>
        <w:left w:val="none" w:sz="0" w:space="0" w:color="auto"/>
        <w:bottom w:val="none" w:sz="0" w:space="0" w:color="auto"/>
        <w:right w:val="none" w:sz="0" w:space="0" w:color="auto"/>
      </w:divBdr>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33928148">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69074217">
      <w:bodyDiv w:val="1"/>
      <w:marLeft w:val="0"/>
      <w:marRight w:val="0"/>
      <w:marTop w:val="0"/>
      <w:marBottom w:val="0"/>
      <w:divBdr>
        <w:top w:val="none" w:sz="0" w:space="0" w:color="auto"/>
        <w:left w:val="none" w:sz="0" w:space="0" w:color="auto"/>
        <w:bottom w:val="none" w:sz="0" w:space="0" w:color="auto"/>
        <w:right w:val="none" w:sz="0" w:space="0" w:color="auto"/>
      </w:divBdr>
      <w:divsChild>
        <w:div w:id="1698238152">
          <w:marLeft w:val="0"/>
          <w:marRight w:val="0"/>
          <w:marTop w:val="0"/>
          <w:marBottom w:val="0"/>
          <w:divBdr>
            <w:top w:val="none" w:sz="0" w:space="0" w:color="auto"/>
            <w:left w:val="none" w:sz="0" w:space="0" w:color="auto"/>
            <w:bottom w:val="none" w:sz="0" w:space="0" w:color="auto"/>
            <w:right w:val="none" w:sz="0" w:space="0" w:color="auto"/>
          </w:divBdr>
          <w:divsChild>
            <w:div w:id="1084103941">
              <w:marLeft w:val="0"/>
              <w:marRight w:val="0"/>
              <w:marTop w:val="0"/>
              <w:marBottom w:val="0"/>
              <w:divBdr>
                <w:top w:val="none" w:sz="0" w:space="0" w:color="auto"/>
                <w:left w:val="none" w:sz="0" w:space="0" w:color="auto"/>
                <w:bottom w:val="none" w:sz="0" w:space="0" w:color="auto"/>
                <w:right w:val="none" w:sz="0" w:space="0" w:color="auto"/>
              </w:divBdr>
              <w:divsChild>
                <w:div w:id="1249079045">
                  <w:marLeft w:val="0"/>
                  <w:marRight w:val="0"/>
                  <w:marTop w:val="0"/>
                  <w:marBottom w:val="0"/>
                  <w:divBdr>
                    <w:top w:val="none" w:sz="0" w:space="0" w:color="auto"/>
                    <w:left w:val="none" w:sz="0" w:space="0" w:color="auto"/>
                    <w:bottom w:val="none" w:sz="0" w:space="0" w:color="auto"/>
                    <w:right w:val="none" w:sz="0" w:space="0" w:color="auto"/>
                  </w:divBdr>
                  <w:divsChild>
                    <w:div w:id="16848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712389152">
      <w:bodyDiv w:val="1"/>
      <w:marLeft w:val="0"/>
      <w:marRight w:val="0"/>
      <w:marTop w:val="0"/>
      <w:marBottom w:val="0"/>
      <w:divBdr>
        <w:top w:val="none" w:sz="0" w:space="0" w:color="auto"/>
        <w:left w:val="none" w:sz="0" w:space="0" w:color="auto"/>
        <w:bottom w:val="none" w:sz="0" w:space="0" w:color="auto"/>
        <w:right w:val="none" w:sz="0" w:space="0" w:color="auto"/>
      </w:divBdr>
      <w:divsChild>
        <w:div w:id="1898934194">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825361911">
      <w:bodyDiv w:val="1"/>
      <w:marLeft w:val="0"/>
      <w:marRight w:val="0"/>
      <w:marTop w:val="0"/>
      <w:marBottom w:val="0"/>
      <w:divBdr>
        <w:top w:val="none" w:sz="0" w:space="0" w:color="auto"/>
        <w:left w:val="none" w:sz="0" w:space="0" w:color="auto"/>
        <w:bottom w:val="none" w:sz="0" w:space="0" w:color="auto"/>
        <w:right w:val="none" w:sz="0" w:space="0" w:color="auto"/>
      </w:divBdr>
    </w:div>
    <w:div w:id="861355690">
      <w:bodyDiv w:val="1"/>
      <w:marLeft w:val="0"/>
      <w:marRight w:val="0"/>
      <w:marTop w:val="0"/>
      <w:marBottom w:val="0"/>
      <w:divBdr>
        <w:top w:val="none" w:sz="0" w:space="0" w:color="auto"/>
        <w:left w:val="none" w:sz="0" w:space="0" w:color="auto"/>
        <w:bottom w:val="none" w:sz="0" w:space="0" w:color="auto"/>
        <w:right w:val="none" w:sz="0" w:space="0" w:color="auto"/>
      </w:divBdr>
      <w:divsChild>
        <w:div w:id="1094013010">
          <w:marLeft w:val="0"/>
          <w:marRight w:val="0"/>
          <w:marTop w:val="0"/>
          <w:marBottom w:val="0"/>
          <w:divBdr>
            <w:top w:val="none" w:sz="0" w:space="0" w:color="auto"/>
            <w:left w:val="none" w:sz="0" w:space="0" w:color="auto"/>
            <w:bottom w:val="none" w:sz="0" w:space="0" w:color="auto"/>
            <w:right w:val="none" w:sz="0" w:space="0" w:color="auto"/>
          </w:divBdr>
          <w:divsChild>
            <w:div w:id="1021736823">
              <w:marLeft w:val="0"/>
              <w:marRight w:val="0"/>
              <w:marTop w:val="0"/>
              <w:marBottom w:val="0"/>
              <w:divBdr>
                <w:top w:val="none" w:sz="0" w:space="0" w:color="auto"/>
                <w:left w:val="none" w:sz="0" w:space="0" w:color="auto"/>
                <w:bottom w:val="none" w:sz="0" w:space="0" w:color="auto"/>
                <w:right w:val="none" w:sz="0" w:space="0" w:color="auto"/>
              </w:divBdr>
            </w:div>
          </w:divsChild>
        </w:div>
        <w:div w:id="380714241">
          <w:marLeft w:val="0"/>
          <w:marRight w:val="0"/>
          <w:marTop w:val="0"/>
          <w:marBottom w:val="0"/>
          <w:divBdr>
            <w:top w:val="none" w:sz="0" w:space="0" w:color="auto"/>
            <w:left w:val="none" w:sz="0" w:space="0" w:color="auto"/>
            <w:bottom w:val="none" w:sz="0" w:space="0" w:color="auto"/>
            <w:right w:val="none" w:sz="0" w:space="0" w:color="auto"/>
          </w:divBdr>
          <w:divsChild>
            <w:div w:id="196356656">
              <w:marLeft w:val="0"/>
              <w:marRight w:val="0"/>
              <w:marTop w:val="0"/>
              <w:marBottom w:val="0"/>
              <w:divBdr>
                <w:top w:val="none" w:sz="0" w:space="0" w:color="auto"/>
                <w:left w:val="none" w:sz="0" w:space="0" w:color="auto"/>
                <w:bottom w:val="none" w:sz="0" w:space="0" w:color="auto"/>
                <w:right w:val="none" w:sz="0" w:space="0" w:color="auto"/>
              </w:divBdr>
            </w:div>
          </w:divsChild>
        </w:div>
        <w:div w:id="906570479">
          <w:marLeft w:val="0"/>
          <w:marRight w:val="0"/>
          <w:marTop w:val="0"/>
          <w:marBottom w:val="0"/>
          <w:divBdr>
            <w:top w:val="none" w:sz="0" w:space="0" w:color="auto"/>
            <w:left w:val="none" w:sz="0" w:space="0" w:color="auto"/>
            <w:bottom w:val="none" w:sz="0" w:space="0" w:color="auto"/>
            <w:right w:val="none" w:sz="0" w:space="0" w:color="auto"/>
          </w:divBdr>
          <w:divsChild>
            <w:div w:id="19870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2409">
      <w:bodyDiv w:val="1"/>
      <w:marLeft w:val="0"/>
      <w:marRight w:val="0"/>
      <w:marTop w:val="0"/>
      <w:marBottom w:val="0"/>
      <w:divBdr>
        <w:top w:val="none" w:sz="0" w:space="0" w:color="auto"/>
        <w:left w:val="none" w:sz="0" w:space="0" w:color="auto"/>
        <w:bottom w:val="none" w:sz="0" w:space="0" w:color="auto"/>
        <w:right w:val="none" w:sz="0" w:space="0" w:color="auto"/>
      </w:divBdr>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001591725">
      <w:bodyDiv w:val="1"/>
      <w:marLeft w:val="0"/>
      <w:marRight w:val="0"/>
      <w:marTop w:val="0"/>
      <w:marBottom w:val="0"/>
      <w:divBdr>
        <w:top w:val="none" w:sz="0" w:space="0" w:color="auto"/>
        <w:left w:val="none" w:sz="0" w:space="0" w:color="auto"/>
        <w:bottom w:val="none" w:sz="0" w:space="0" w:color="auto"/>
        <w:right w:val="none" w:sz="0" w:space="0" w:color="auto"/>
      </w:divBdr>
      <w:divsChild>
        <w:div w:id="1699429742">
          <w:marLeft w:val="0"/>
          <w:marRight w:val="0"/>
          <w:marTop w:val="0"/>
          <w:marBottom w:val="0"/>
          <w:divBdr>
            <w:top w:val="none" w:sz="0" w:space="0" w:color="auto"/>
            <w:left w:val="none" w:sz="0" w:space="0" w:color="auto"/>
            <w:bottom w:val="none" w:sz="0" w:space="0" w:color="auto"/>
            <w:right w:val="none" w:sz="0" w:space="0" w:color="auto"/>
          </w:divBdr>
          <w:divsChild>
            <w:div w:id="502211456">
              <w:marLeft w:val="0"/>
              <w:marRight w:val="0"/>
              <w:marTop w:val="0"/>
              <w:marBottom w:val="0"/>
              <w:divBdr>
                <w:top w:val="none" w:sz="0" w:space="0" w:color="auto"/>
                <w:left w:val="none" w:sz="0" w:space="0" w:color="auto"/>
                <w:bottom w:val="none" w:sz="0" w:space="0" w:color="auto"/>
                <w:right w:val="none" w:sz="0" w:space="0" w:color="auto"/>
              </w:divBdr>
              <w:divsChild>
                <w:div w:id="617639784">
                  <w:marLeft w:val="0"/>
                  <w:marRight w:val="0"/>
                  <w:marTop w:val="0"/>
                  <w:marBottom w:val="0"/>
                  <w:divBdr>
                    <w:top w:val="none" w:sz="0" w:space="0" w:color="auto"/>
                    <w:left w:val="none" w:sz="0" w:space="0" w:color="auto"/>
                    <w:bottom w:val="none" w:sz="0" w:space="0" w:color="auto"/>
                    <w:right w:val="none" w:sz="0" w:space="0" w:color="auto"/>
                  </w:divBdr>
                  <w:divsChild>
                    <w:div w:id="742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92713">
      <w:bodyDiv w:val="1"/>
      <w:marLeft w:val="0"/>
      <w:marRight w:val="0"/>
      <w:marTop w:val="0"/>
      <w:marBottom w:val="0"/>
      <w:divBdr>
        <w:top w:val="none" w:sz="0" w:space="0" w:color="auto"/>
        <w:left w:val="none" w:sz="0" w:space="0" w:color="auto"/>
        <w:bottom w:val="none" w:sz="0" w:space="0" w:color="auto"/>
        <w:right w:val="none" w:sz="0" w:space="0" w:color="auto"/>
      </w:divBdr>
    </w:div>
    <w:div w:id="1136266222">
      <w:bodyDiv w:val="1"/>
      <w:marLeft w:val="0"/>
      <w:marRight w:val="0"/>
      <w:marTop w:val="0"/>
      <w:marBottom w:val="0"/>
      <w:divBdr>
        <w:top w:val="none" w:sz="0" w:space="0" w:color="auto"/>
        <w:left w:val="none" w:sz="0" w:space="0" w:color="auto"/>
        <w:bottom w:val="none" w:sz="0" w:space="0" w:color="auto"/>
        <w:right w:val="none" w:sz="0" w:space="0" w:color="auto"/>
      </w:divBdr>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277978637">
      <w:bodyDiv w:val="1"/>
      <w:marLeft w:val="0"/>
      <w:marRight w:val="0"/>
      <w:marTop w:val="0"/>
      <w:marBottom w:val="0"/>
      <w:divBdr>
        <w:top w:val="none" w:sz="0" w:space="0" w:color="auto"/>
        <w:left w:val="none" w:sz="0" w:space="0" w:color="auto"/>
        <w:bottom w:val="none" w:sz="0" w:space="0" w:color="auto"/>
        <w:right w:val="none" w:sz="0" w:space="0" w:color="auto"/>
      </w:divBdr>
    </w:div>
    <w:div w:id="1290287161">
      <w:bodyDiv w:val="1"/>
      <w:marLeft w:val="0"/>
      <w:marRight w:val="0"/>
      <w:marTop w:val="0"/>
      <w:marBottom w:val="0"/>
      <w:divBdr>
        <w:top w:val="none" w:sz="0" w:space="0" w:color="auto"/>
        <w:left w:val="none" w:sz="0" w:space="0" w:color="auto"/>
        <w:bottom w:val="none" w:sz="0" w:space="0" w:color="auto"/>
        <w:right w:val="none" w:sz="0" w:space="0" w:color="auto"/>
      </w:divBdr>
    </w:div>
    <w:div w:id="1310867863">
      <w:bodyDiv w:val="1"/>
      <w:marLeft w:val="0"/>
      <w:marRight w:val="0"/>
      <w:marTop w:val="0"/>
      <w:marBottom w:val="0"/>
      <w:divBdr>
        <w:top w:val="none" w:sz="0" w:space="0" w:color="auto"/>
        <w:left w:val="none" w:sz="0" w:space="0" w:color="auto"/>
        <w:bottom w:val="none" w:sz="0" w:space="0" w:color="auto"/>
        <w:right w:val="none" w:sz="0" w:space="0" w:color="auto"/>
      </w:divBdr>
    </w:div>
    <w:div w:id="1401559704">
      <w:bodyDiv w:val="1"/>
      <w:marLeft w:val="0"/>
      <w:marRight w:val="0"/>
      <w:marTop w:val="0"/>
      <w:marBottom w:val="0"/>
      <w:divBdr>
        <w:top w:val="none" w:sz="0" w:space="0" w:color="auto"/>
        <w:left w:val="none" w:sz="0" w:space="0" w:color="auto"/>
        <w:bottom w:val="none" w:sz="0" w:space="0" w:color="auto"/>
        <w:right w:val="none" w:sz="0" w:space="0" w:color="auto"/>
      </w:divBdr>
      <w:divsChild>
        <w:div w:id="2043171354">
          <w:marLeft w:val="0"/>
          <w:marRight w:val="0"/>
          <w:marTop w:val="0"/>
          <w:marBottom w:val="0"/>
          <w:divBdr>
            <w:top w:val="none" w:sz="0" w:space="0" w:color="auto"/>
            <w:left w:val="none" w:sz="0" w:space="0" w:color="auto"/>
            <w:bottom w:val="none" w:sz="0" w:space="0" w:color="auto"/>
            <w:right w:val="none" w:sz="0" w:space="0" w:color="auto"/>
          </w:divBdr>
          <w:divsChild>
            <w:div w:id="1853300765">
              <w:marLeft w:val="0"/>
              <w:marRight w:val="0"/>
              <w:marTop w:val="0"/>
              <w:marBottom w:val="0"/>
              <w:divBdr>
                <w:top w:val="none" w:sz="0" w:space="0" w:color="auto"/>
                <w:left w:val="none" w:sz="0" w:space="0" w:color="auto"/>
                <w:bottom w:val="none" w:sz="0" w:space="0" w:color="auto"/>
                <w:right w:val="none" w:sz="0" w:space="0" w:color="auto"/>
              </w:divBdr>
              <w:divsChild>
                <w:div w:id="1051885329">
                  <w:marLeft w:val="0"/>
                  <w:marRight w:val="0"/>
                  <w:marTop w:val="0"/>
                  <w:marBottom w:val="0"/>
                  <w:divBdr>
                    <w:top w:val="none" w:sz="0" w:space="0" w:color="auto"/>
                    <w:left w:val="none" w:sz="0" w:space="0" w:color="auto"/>
                    <w:bottom w:val="none" w:sz="0" w:space="0" w:color="auto"/>
                    <w:right w:val="none" w:sz="0" w:space="0" w:color="auto"/>
                  </w:divBdr>
                  <w:divsChild>
                    <w:div w:id="1607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3469">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06748393">
      <w:bodyDiv w:val="1"/>
      <w:marLeft w:val="0"/>
      <w:marRight w:val="0"/>
      <w:marTop w:val="0"/>
      <w:marBottom w:val="0"/>
      <w:divBdr>
        <w:top w:val="none" w:sz="0" w:space="0" w:color="auto"/>
        <w:left w:val="none" w:sz="0" w:space="0" w:color="auto"/>
        <w:bottom w:val="none" w:sz="0" w:space="0" w:color="auto"/>
        <w:right w:val="none" w:sz="0" w:space="0" w:color="auto"/>
      </w:divBdr>
      <w:divsChild>
        <w:div w:id="304824156">
          <w:marLeft w:val="0"/>
          <w:marRight w:val="0"/>
          <w:marTop w:val="0"/>
          <w:marBottom w:val="0"/>
          <w:divBdr>
            <w:top w:val="none" w:sz="0" w:space="0" w:color="auto"/>
            <w:left w:val="none" w:sz="0" w:space="0" w:color="auto"/>
            <w:bottom w:val="none" w:sz="0" w:space="0" w:color="auto"/>
            <w:right w:val="none" w:sz="0" w:space="0" w:color="auto"/>
          </w:divBdr>
          <w:divsChild>
            <w:div w:id="1712025925">
              <w:marLeft w:val="0"/>
              <w:marRight w:val="0"/>
              <w:marTop w:val="0"/>
              <w:marBottom w:val="0"/>
              <w:divBdr>
                <w:top w:val="none" w:sz="0" w:space="0" w:color="auto"/>
                <w:left w:val="none" w:sz="0" w:space="0" w:color="auto"/>
                <w:bottom w:val="none" w:sz="0" w:space="0" w:color="auto"/>
                <w:right w:val="none" w:sz="0" w:space="0" w:color="auto"/>
              </w:divBdr>
              <w:divsChild>
                <w:div w:id="1129058288">
                  <w:marLeft w:val="0"/>
                  <w:marRight w:val="0"/>
                  <w:marTop w:val="0"/>
                  <w:marBottom w:val="0"/>
                  <w:divBdr>
                    <w:top w:val="none" w:sz="0" w:space="0" w:color="auto"/>
                    <w:left w:val="none" w:sz="0" w:space="0" w:color="auto"/>
                    <w:bottom w:val="none" w:sz="0" w:space="0" w:color="auto"/>
                    <w:right w:val="none" w:sz="0" w:space="0" w:color="auto"/>
                  </w:divBdr>
                  <w:divsChild>
                    <w:div w:id="13509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85799366">
      <w:bodyDiv w:val="1"/>
      <w:marLeft w:val="0"/>
      <w:marRight w:val="0"/>
      <w:marTop w:val="0"/>
      <w:marBottom w:val="0"/>
      <w:divBdr>
        <w:top w:val="none" w:sz="0" w:space="0" w:color="auto"/>
        <w:left w:val="none" w:sz="0" w:space="0" w:color="auto"/>
        <w:bottom w:val="none" w:sz="0" w:space="0" w:color="auto"/>
        <w:right w:val="none" w:sz="0" w:space="0" w:color="auto"/>
      </w:divBdr>
    </w:div>
    <w:div w:id="1591347538">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48387">
      <w:bodyDiv w:val="1"/>
      <w:marLeft w:val="0"/>
      <w:marRight w:val="0"/>
      <w:marTop w:val="0"/>
      <w:marBottom w:val="0"/>
      <w:divBdr>
        <w:top w:val="none" w:sz="0" w:space="0" w:color="auto"/>
        <w:left w:val="none" w:sz="0" w:space="0" w:color="auto"/>
        <w:bottom w:val="none" w:sz="0" w:space="0" w:color="auto"/>
        <w:right w:val="none" w:sz="0" w:space="0" w:color="auto"/>
      </w:divBdr>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742672702">
      <w:bodyDiv w:val="1"/>
      <w:marLeft w:val="0"/>
      <w:marRight w:val="0"/>
      <w:marTop w:val="0"/>
      <w:marBottom w:val="0"/>
      <w:divBdr>
        <w:top w:val="none" w:sz="0" w:space="0" w:color="auto"/>
        <w:left w:val="none" w:sz="0" w:space="0" w:color="auto"/>
        <w:bottom w:val="none" w:sz="0" w:space="0" w:color="auto"/>
        <w:right w:val="none" w:sz="0" w:space="0" w:color="auto"/>
      </w:divBdr>
    </w:div>
    <w:div w:id="1747416755">
      <w:bodyDiv w:val="1"/>
      <w:marLeft w:val="0"/>
      <w:marRight w:val="0"/>
      <w:marTop w:val="0"/>
      <w:marBottom w:val="0"/>
      <w:divBdr>
        <w:top w:val="none" w:sz="0" w:space="0" w:color="auto"/>
        <w:left w:val="none" w:sz="0" w:space="0" w:color="auto"/>
        <w:bottom w:val="none" w:sz="0" w:space="0" w:color="auto"/>
        <w:right w:val="none" w:sz="0" w:space="0" w:color="auto"/>
      </w:divBdr>
    </w:div>
    <w:div w:id="1800948350">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51049">
      <w:bodyDiv w:val="1"/>
      <w:marLeft w:val="0"/>
      <w:marRight w:val="0"/>
      <w:marTop w:val="0"/>
      <w:marBottom w:val="0"/>
      <w:divBdr>
        <w:top w:val="none" w:sz="0" w:space="0" w:color="auto"/>
        <w:left w:val="none" w:sz="0" w:space="0" w:color="auto"/>
        <w:bottom w:val="none" w:sz="0" w:space="0" w:color="auto"/>
        <w:right w:val="none" w:sz="0" w:space="0" w:color="auto"/>
      </w:divBdr>
      <w:divsChild>
        <w:div w:id="634264030">
          <w:marLeft w:val="0"/>
          <w:marRight w:val="0"/>
          <w:marTop w:val="0"/>
          <w:marBottom w:val="0"/>
          <w:divBdr>
            <w:top w:val="none" w:sz="0" w:space="0" w:color="auto"/>
            <w:left w:val="none" w:sz="0" w:space="0" w:color="auto"/>
            <w:bottom w:val="none" w:sz="0" w:space="0" w:color="auto"/>
            <w:right w:val="none" w:sz="0" w:space="0" w:color="auto"/>
          </w:divBdr>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220711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2098087">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27</Pages>
  <Words>58857</Words>
  <Characters>335491</Characters>
  <Application>Microsoft Office Word</Application>
  <DocSecurity>0</DocSecurity>
  <Lines>2795</Lines>
  <Paragraphs>787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Benjamin Van Doren</cp:lastModifiedBy>
  <cp:revision>387</cp:revision>
  <dcterms:created xsi:type="dcterms:W3CDTF">2021-08-19T16:42:00Z</dcterms:created>
  <dcterms:modified xsi:type="dcterms:W3CDTF">2021-11-29T23:15:00Z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